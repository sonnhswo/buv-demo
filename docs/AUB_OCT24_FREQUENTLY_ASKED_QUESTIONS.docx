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0785E" w14:textId="549BE60C" w:rsidR="00BF43A2" w:rsidRPr="00863667" w:rsidRDefault="00BF43A2" w:rsidP="003E1B62">
      <w:pPr>
        <w:ind w:firstLine="0"/>
        <w:jc w:val="center"/>
        <w:rPr>
          <w:rFonts w:ascii="iCiel Avenir LT Std 35 Light" w:hAnsi="iCiel Avenir LT Std 35 Light"/>
          <w:b/>
          <w:bCs/>
          <w:sz w:val="32"/>
          <w:szCs w:val="32"/>
          <w:lang w:val="vi-VN"/>
        </w:rPr>
      </w:pPr>
      <w:bookmarkStart w:id="0" w:name="_Hlk92290032"/>
      <w:r w:rsidRPr="00863667">
        <w:rPr>
          <w:rFonts w:ascii="iCiel Avenir LT Std 35 Light" w:hAnsi="iCiel Avenir LT Std 35 Light"/>
          <w:b/>
          <w:bCs/>
          <w:sz w:val="32"/>
          <w:szCs w:val="32"/>
          <w:lang w:val="vi-VN"/>
        </w:rPr>
        <w:t>STUDENTS AND PARENTS’ FREQUENTLY ASKED QUESTIONS</w:t>
      </w:r>
    </w:p>
    <w:p w14:paraId="017533B0" w14:textId="3A3A9F46" w:rsidR="00DB3E7A" w:rsidRPr="00863667" w:rsidRDefault="00BF43A2" w:rsidP="003E1B62">
      <w:pPr>
        <w:ind w:left="-270"/>
        <w:jc w:val="center"/>
        <w:rPr>
          <w:rFonts w:ascii="iCiel Avenir LT Std 35 Light" w:hAnsi="iCiel Avenir LT Std 35 Light"/>
          <w:b/>
          <w:bCs/>
          <w:i/>
          <w:iCs/>
          <w:lang w:val="vi-VN"/>
        </w:rPr>
      </w:pPr>
      <w:r w:rsidRPr="00863667">
        <w:rPr>
          <w:rFonts w:ascii="iCiel Avenir LT Std 35 Light" w:hAnsi="iCiel Avenir LT Std 35 Light"/>
          <w:b/>
          <w:bCs/>
          <w:i/>
          <w:iCs/>
          <w:lang w:val="vi-VN"/>
        </w:rPr>
        <w:t>CÁC CÂU HỎI THƯỜNG GẶP DÀNH CHO SINH VIÊN</w:t>
      </w:r>
      <w:r w:rsidR="002D64E7" w:rsidRPr="00863667">
        <w:rPr>
          <w:rFonts w:ascii="iCiel Avenir LT Std 35 Light" w:hAnsi="iCiel Avenir LT Std 35 Light"/>
          <w:b/>
          <w:bCs/>
          <w:i/>
          <w:iCs/>
          <w:lang w:val="vi-VN"/>
        </w:rPr>
        <w:t xml:space="preserve"> </w:t>
      </w:r>
      <w:r w:rsidRPr="00863667">
        <w:rPr>
          <w:rFonts w:ascii="iCiel Avenir LT Std 35 Light" w:hAnsi="iCiel Avenir LT Std 35 Light"/>
          <w:b/>
          <w:bCs/>
          <w:i/>
          <w:iCs/>
          <w:lang w:val="vi-VN"/>
        </w:rPr>
        <w:t>VÀ PHỤ HUYNH</w:t>
      </w:r>
      <w:bookmarkStart w:id="1" w:name="_Toc106291503"/>
      <w:bookmarkEnd w:id="0"/>
    </w:p>
    <w:bookmarkEnd w:id="1" w:displacedByCustomXml="next"/>
    <w:bookmarkStart w:id="2" w:name="_Hlk85186583" w:displacedByCustomXml="next"/>
    <w:sdt>
      <w:sdtPr>
        <w:rPr>
          <w:rFonts w:ascii="iCiel Avenir LT Std 35 Light" w:eastAsia="Times New Roman" w:hAnsi="iCiel Avenir LT Std 35 Light" w:cs="Times New Roman"/>
          <w:color w:val="auto"/>
          <w:sz w:val="24"/>
          <w:szCs w:val="24"/>
          <w:lang w:val="vi-VN" w:eastAsia="en-GB"/>
        </w:rPr>
        <w:id w:val="1329563488"/>
        <w:docPartObj>
          <w:docPartGallery w:val="Table of Contents"/>
          <w:docPartUnique/>
        </w:docPartObj>
      </w:sdtPr>
      <w:sdtEndPr>
        <w:rPr>
          <w:b/>
          <w:bCs/>
          <w:noProof/>
          <w:sz w:val="22"/>
          <w:szCs w:val="22"/>
        </w:rPr>
      </w:sdtEndPr>
      <w:sdtContent>
        <w:p w14:paraId="0BE30E4F" w14:textId="77777777" w:rsidR="00265A85" w:rsidRPr="00863667" w:rsidRDefault="00265A85" w:rsidP="003E1B62">
          <w:pPr>
            <w:pStyle w:val="TOCHeading"/>
            <w:spacing w:before="100" w:after="100" w:line="400" w:lineRule="exact"/>
            <w:rPr>
              <w:rFonts w:ascii="iCiel Avenir LT Std 35 Light" w:hAnsi="iCiel Avenir LT Std 35 Light"/>
              <w:b/>
              <w:bCs/>
              <w:sz w:val="24"/>
              <w:szCs w:val="24"/>
              <w:lang w:val="vi-VN"/>
            </w:rPr>
          </w:pPr>
          <w:r w:rsidRPr="00863667">
            <w:rPr>
              <w:rFonts w:ascii="iCiel Avenir LT Std 35 Light" w:hAnsi="iCiel Avenir LT Std 35 Light"/>
              <w:b/>
              <w:bCs/>
              <w:sz w:val="24"/>
              <w:szCs w:val="24"/>
              <w:lang w:val="vi-VN"/>
            </w:rPr>
            <w:t>CONTENTS/</w:t>
          </w:r>
          <w:r w:rsidRPr="00863667">
            <w:rPr>
              <w:rFonts w:ascii="iCiel Avenir LT Std 35 Light" w:hAnsi="iCiel Avenir LT Std 35 Light"/>
              <w:b/>
              <w:bCs/>
              <w:i/>
              <w:iCs/>
              <w:sz w:val="24"/>
              <w:szCs w:val="24"/>
              <w:lang w:val="vi-VN"/>
            </w:rPr>
            <w:t>MỤC LỤC</w:t>
          </w:r>
        </w:p>
        <w:p w14:paraId="2DA2645F" w14:textId="7399546D" w:rsidR="00D427AB" w:rsidRDefault="00265A85">
          <w:pPr>
            <w:pStyle w:val="TOC1"/>
            <w:rPr>
              <w:ins w:id="3" w:author="An Tran, ACA (BUV)" w:date="2024-09-13T18:09:00Z" w16du:dateUtc="2024-09-13T11:09:00Z"/>
              <w:rFonts w:asciiTheme="minorHAnsi" w:eastAsiaTheme="minorEastAsia" w:hAnsiTheme="minorHAnsi" w:cstheme="minorBidi"/>
              <w:b w:val="0"/>
              <w:bCs w:val="0"/>
              <w:kern w:val="2"/>
              <w:lang w:eastAsia="en-US"/>
              <w14:ligatures w14:val="standardContextual"/>
            </w:rPr>
          </w:pPr>
          <w:r w:rsidRPr="00863667">
            <w:rPr>
              <w:rFonts w:ascii="iCiel Avenir LT Std 35 Light" w:hAnsi="iCiel Avenir LT Std 35 Light"/>
              <w:lang w:val="vi-VN"/>
            </w:rPr>
            <w:fldChar w:fldCharType="begin"/>
          </w:r>
          <w:r w:rsidRPr="00863667">
            <w:rPr>
              <w:rFonts w:ascii="iCiel Avenir LT Std 35 Light" w:hAnsi="iCiel Avenir LT Std 35 Light"/>
              <w:lang w:val="vi-VN"/>
            </w:rPr>
            <w:instrText xml:space="preserve"> TOC \o "1-3" \h \z \u </w:instrText>
          </w:r>
          <w:r w:rsidRPr="00863667">
            <w:rPr>
              <w:rFonts w:ascii="iCiel Avenir LT Std 35 Light" w:hAnsi="iCiel Avenir LT Std 35 Light"/>
              <w:lang w:val="vi-VN"/>
            </w:rPr>
            <w:fldChar w:fldCharType="separate"/>
          </w:r>
          <w:ins w:id="4" w:author="An Tran, ACA (BUV)" w:date="2024-09-13T18:09:00Z" w16du:dateUtc="2024-09-13T11:09:00Z">
            <w:r w:rsidR="00D427AB" w:rsidRPr="00C110EA">
              <w:rPr>
                <w:rStyle w:val="Hyperlink"/>
              </w:rPr>
              <w:fldChar w:fldCharType="begin"/>
            </w:r>
            <w:r w:rsidR="00D427AB" w:rsidRPr="00C110EA">
              <w:rPr>
                <w:rStyle w:val="Hyperlink"/>
              </w:rPr>
              <w:instrText xml:space="preserve"> </w:instrText>
            </w:r>
            <w:r w:rsidR="00D427AB">
              <w:instrText>HYPERLINK \l "_Toc177143717"</w:instrText>
            </w:r>
            <w:r w:rsidR="00D427AB" w:rsidRPr="00C110EA">
              <w:rPr>
                <w:rStyle w:val="Hyperlink"/>
              </w:rPr>
              <w:instrText xml:space="preserve"> </w:instrText>
            </w:r>
            <w:r w:rsidR="00D427AB" w:rsidRPr="00C110EA">
              <w:rPr>
                <w:rStyle w:val="Hyperlink"/>
              </w:rPr>
            </w:r>
            <w:r w:rsidR="00D427AB" w:rsidRPr="00C110EA">
              <w:rPr>
                <w:rStyle w:val="Hyperlink"/>
              </w:rPr>
              <w:fldChar w:fldCharType="separate"/>
            </w:r>
            <w:r w:rsidR="00D427AB" w:rsidRPr="00C110EA">
              <w:rPr>
                <w:rStyle w:val="Hyperlink"/>
                <w:rFonts w:ascii="iCiel Avenir LT Std 35 Light" w:hAnsi="iCiel Avenir LT Std 35 Light"/>
                <w:lang w:val="vi-VN"/>
              </w:rPr>
              <w:t>I.</w:t>
            </w:r>
            <w:r w:rsidR="00D427AB">
              <w:rPr>
                <w:rFonts w:asciiTheme="minorHAnsi" w:eastAsiaTheme="minorEastAsia" w:hAnsiTheme="minorHAnsi" w:cstheme="minorBidi"/>
                <w:b w:val="0"/>
                <w:bCs w:val="0"/>
                <w:kern w:val="2"/>
                <w:lang w:eastAsia="en-US"/>
                <w14:ligatures w14:val="standardContextual"/>
              </w:rPr>
              <w:tab/>
            </w:r>
            <w:r w:rsidR="00D427AB" w:rsidRPr="00C110EA">
              <w:rPr>
                <w:rStyle w:val="Hyperlink"/>
                <w:rFonts w:ascii="iCiel Avenir LT Std 35 Light" w:hAnsi="iCiel Avenir LT Std 35 Light"/>
                <w:lang w:val="vi-VN"/>
              </w:rPr>
              <w:t>ACADEMIC AND STUDENT OPERATIONS</w:t>
            </w:r>
            <w:r w:rsidR="00D427AB">
              <w:rPr>
                <w:webHidden/>
              </w:rPr>
              <w:tab/>
            </w:r>
            <w:r w:rsidR="00D427AB">
              <w:rPr>
                <w:webHidden/>
              </w:rPr>
              <w:fldChar w:fldCharType="begin"/>
            </w:r>
            <w:r w:rsidR="00D427AB">
              <w:rPr>
                <w:webHidden/>
              </w:rPr>
              <w:instrText xml:space="preserve"> PAGEREF _Toc177143717 \h </w:instrText>
            </w:r>
          </w:ins>
          <w:r w:rsidR="00D427AB">
            <w:rPr>
              <w:webHidden/>
            </w:rPr>
          </w:r>
          <w:r w:rsidR="00D427AB">
            <w:rPr>
              <w:webHidden/>
            </w:rPr>
            <w:fldChar w:fldCharType="separate"/>
          </w:r>
          <w:ins w:id="5" w:author="An Tran, ACA (BUV)" w:date="2024-09-13T18:09:00Z" w16du:dateUtc="2024-09-13T11:09:00Z">
            <w:r w:rsidR="00D427AB">
              <w:rPr>
                <w:webHidden/>
              </w:rPr>
              <w:t>10</w:t>
            </w:r>
            <w:r w:rsidR="00D427AB">
              <w:rPr>
                <w:webHidden/>
              </w:rPr>
              <w:fldChar w:fldCharType="end"/>
            </w:r>
            <w:r w:rsidR="00D427AB" w:rsidRPr="00C110EA">
              <w:rPr>
                <w:rStyle w:val="Hyperlink"/>
              </w:rPr>
              <w:fldChar w:fldCharType="end"/>
            </w:r>
          </w:ins>
        </w:p>
        <w:p w14:paraId="49F14F4D" w14:textId="6F6FB76B" w:rsidR="00D427AB" w:rsidRDefault="00D427AB">
          <w:pPr>
            <w:pStyle w:val="TOC2"/>
            <w:tabs>
              <w:tab w:val="left" w:pos="1540"/>
            </w:tabs>
            <w:rPr>
              <w:ins w:id="6" w:author="An Tran, ACA (BUV)" w:date="2024-09-13T18:09:00Z" w16du:dateUtc="2024-09-13T11:09:00Z"/>
              <w:rFonts w:asciiTheme="minorHAnsi" w:eastAsiaTheme="minorEastAsia" w:hAnsiTheme="minorHAnsi" w:cstheme="minorBidi"/>
              <w:kern w:val="2"/>
              <w:lang w:eastAsia="en-US"/>
              <w14:ligatures w14:val="standardContextual"/>
            </w:rPr>
          </w:pPr>
          <w:ins w:id="7"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"_Toc177143718"</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How can students/parents get a timetable? / </w:t>
            </w:r>
            <w:r w:rsidRPr="00C110EA">
              <w:rPr>
                <w:rStyle w:val="Hyperlink"/>
                <w:i/>
                <w:iCs/>
                <w:lang w:val="vi-VN"/>
              </w:rPr>
              <w:t>Sinh viên/phụ huynh có thể nhận thời khóa biểu ở đâu?</w:t>
            </w:r>
            <w:r>
              <w:rPr>
                <w:webHidden/>
              </w:rPr>
              <w:tab/>
            </w:r>
            <w:r>
              <w:rPr>
                <w:webHidden/>
              </w:rPr>
              <w:fldChar w:fldCharType="begin"/>
            </w:r>
            <w:r>
              <w:rPr>
                <w:webHidden/>
              </w:rPr>
              <w:instrText xml:space="preserve"> PAGEREF _Toc177143718 \h </w:instrText>
            </w:r>
          </w:ins>
          <w:r>
            <w:rPr>
              <w:webHidden/>
            </w:rPr>
          </w:r>
          <w:r>
            <w:rPr>
              <w:webHidden/>
            </w:rPr>
            <w:fldChar w:fldCharType="separate"/>
          </w:r>
          <w:ins w:id="8" w:author="An Tran, ACA (BUV)" w:date="2024-09-13T18:09:00Z" w16du:dateUtc="2024-09-13T11:09:00Z">
            <w:r>
              <w:rPr>
                <w:webHidden/>
              </w:rPr>
              <w:t>10</w:t>
            </w:r>
            <w:r>
              <w:rPr>
                <w:webHidden/>
              </w:rPr>
              <w:fldChar w:fldCharType="end"/>
            </w:r>
            <w:r w:rsidRPr="00C110EA">
              <w:rPr>
                <w:rStyle w:val="Hyperlink"/>
              </w:rPr>
              <w:fldChar w:fldCharType="end"/>
            </w:r>
          </w:ins>
        </w:p>
        <w:p w14:paraId="497C1F0E" w14:textId="4C24F836" w:rsidR="00D427AB" w:rsidRDefault="00D427AB">
          <w:pPr>
            <w:pStyle w:val="TOC2"/>
            <w:tabs>
              <w:tab w:val="left" w:pos="1540"/>
            </w:tabs>
            <w:rPr>
              <w:ins w:id="9" w:author="An Tran, ACA (BUV)" w:date="2024-09-13T18:09:00Z" w16du:dateUtc="2024-09-13T11:09:00Z"/>
              <w:rFonts w:asciiTheme="minorHAnsi" w:eastAsiaTheme="minorEastAsia" w:hAnsiTheme="minorHAnsi" w:cstheme="minorBidi"/>
              <w:kern w:val="2"/>
              <w:lang w:eastAsia="en-US"/>
              <w14:ligatures w14:val="standardContextual"/>
            </w:rPr>
          </w:pPr>
          <w:ins w:id="10"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"_Toc177143719"</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2.</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How does BUV record student attendance? / </w:t>
            </w:r>
            <w:r w:rsidRPr="00C110EA">
              <w:rPr>
                <w:rStyle w:val="Hyperlink"/>
                <w:i/>
                <w:iCs/>
                <w:lang w:val="vi-VN"/>
              </w:rPr>
              <w:t>Điểm chuyên cần của sinh viên được BUV quản lý như thế nào?</w:t>
            </w:r>
            <w:r>
              <w:rPr>
                <w:webHidden/>
              </w:rPr>
              <w:tab/>
            </w:r>
            <w:r>
              <w:rPr>
                <w:webHidden/>
              </w:rPr>
              <w:fldChar w:fldCharType="begin"/>
            </w:r>
            <w:r>
              <w:rPr>
                <w:webHidden/>
              </w:rPr>
              <w:instrText xml:space="preserve"> PAGEREF _Toc177143719 \h </w:instrText>
            </w:r>
          </w:ins>
          <w:r>
            <w:rPr>
              <w:webHidden/>
            </w:rPr>
          </w:r>
          <w:r>
            <w:rPr>
              <w:webHidden/>
            </w:rPr>
            <w:fldChar w:fldCharType="separate"/>
          </w:r>
          <w:ins w:id="11" w:author="An Tran, ACA (BUV)" w:date="2024-09-13T18:09:00Z" w16du:dateUtc="2024-09-13T11:09:00Z">
            <w:r>
              <w:rPr>
                <w:webHidden/>
              </w:rPr>
              <w:t>10</w:t>
            </w:r>
            <w:r>
              <w:rPr>
                <w:webHidden/>
              </w:rPr>
              <w:fldChar w:fldCharType="end"/>
            </w:r>
            <w:r w:rsidRPr="00C110EA">
              <w:rPr>
                <w:rStyle w:val="Hyperlink"/>
              </w:rPr>
              <w:fldChar w:fldCharType="end"/>
            </w:r>
          </w:ins>
        </w:p>
        <w:p w14:paraId="39C02D02" w14:textId="103FB585" w:rsidR="00D427AB" w:rsidRDefault="00D427AB">
          <w:pPr>
            <w:pStyle w:val="TOC2"/>
            <w:tabs>
              <w:tab w:val="left" w:pos="1540"/>
            </w:tabs>
            <w:rPr>
              <w:ins w:id="12" w:author="An Tran, ACA (BUV)" w:date="2024-09-13T18:09:00Z" w16du:dateUtc="2024-09-13T11:09:00Z"/>
              <w:rFonts w:asciiTheme="minorHAnsi" w:eastAsiaTheme="minorEastAsia" w:hAnsiTheme="minorHAnsi" w:cstheme="minorBidi"/>
              <w:kern w:val="2"/>
              <w:lang w:eastAsia="en-US"/>
              <w14:ligatures w14:val="standardContextual"/>
            </w:rPr>
          </w:pPr>
          <w:ins w:id="13"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"_Toc177143720"</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3.</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What should students/parents do if students need to be absent from classes? / </w:t>
            </w:r>
            <w:r w:rsidRPr="00C110EA">
              <w:rPr>
                <w:rStyle w:val="Hyperlink"/>
                <w:i/>
                <w:iCs/>
                <w:lang w:val="vi-VN"/>
              </w:rPr>
              <w:t>Nếu sinh viên cần nghỉ học vì một lý do nào đó, sinh viên/phụ huynh cần phải làm gì?</w:t>
            </w:r>
            <w:r>
              <w:rPr>
                <w:webHidden/>
              </w:rPr>
              <w:tab/>
            </w:r>
            <w:r>
              <w:rPr>
                <w:webHidden/>
              </w:rPr>
              <w:fldChar w:fldCharType="begin"/>
            </w:r>
            <w:r>
              <w:rPr>
                <w:webHidden/>
              </w:rPr>
              <w:instrText xml:space="preserve"> PAGEREF _Toc177143720 \h </w:instrText>
            </w:r>
          </w:ins>
          <w:r>
            <w:rPr>
              <w:webHidden/>
            </w:rPr>
          </w:r>
          <w:r>
            <w:rPr>
              <w:webHidden/>
            </w:rPr>
            <w:fldChar w:fldCharType="separate"/>
          </w:r>
          <w:ins w:id="14" w:author="An Tran, ACA (BUV)" w:date="2024-09-13T18:09:00Z" w16du:dateUtc="2024-09-13T11:09:00Z">
            <w:r>
              <w:rPr>
                <w:webHidden/>
              </w:rPr>
              <w:t>14</w:t>
            </w:r>
            <w:r>
              <w:rPr>
                <w:webHidden/>
              </w:rPr>
              <w:fldChar w:fldCharType="end"/>
            </w:r>
            <w:r w:rsidRPr="00C110EA">
              <w:rPr>
                <w:rStyle w:val="Hyperlink"/>
              </w:rPr>
              <w:fldChar w:fldCharType="end"/>
            </w:r>
          </w:ins>
        </w:p>
        <w:p w14:paraId="1C8B8629" w14:textId="6BEF6E32" w:rsidR="00D427AB" w:rsidRDefault="00D427AB">
          <w:pPr>
            <w:pStyle w:val="TOC2"/>
            <w:tabs>
              <w:tab w:val="left" w:pos="1540"/>
            </w:tabs>
            <w:rPr>
              <w:ins w:id="15" w:author="An Tran, ACA (BUV)" w:date="2024-09-13T18:09:00Z" w16du:dateUtc="2024-09-13T11:09:00Z"/>
              <w:rFonts w:asciiTheme="minorHAnsi" w:eastAsiaTheme="minorEastAsia" w:hAnsiTheme="minorHAnsi" w:cstheme="minorBidi"/>
              <w:kern w:val="2"/>
              <w:lang w:eastAsia="en-US"/>
              <w14:ligatures w14:val="standardContextual"/>
            </w:rPr>
          </w:pPr>
          <w:ins w:id="16"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4.</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If the academic results of students are not good enough and students/parents are worried, what can BUV support to improve their performance? / </w:t>
            </w:r>
            <w:r w:rsidRPr="00C110EA">
              <w:rPr>
                <w:rStyle w:val="Hyperlink"/>
                <w:i/>
                <w:iCs/>
                <w:lang w:val="vi-VN"/>
              </w:rPr>
              <w:t>Sinh viên/phụ huynh lo rằng kết quả học tập của sinh viên không đủ tốt, liệu nhà trường có kế hoạch gì trong việc giúp đỡ sinh viên cải thiện kết quả học tập không?</w:t>
            </w:r>
            <w:r>
              <w:rPr>
                <w:webHidden/>
              </w:rPr>
              <w:tab/>
            </w:r>
            <w:r>
              <w:rPr>
                <w:webHidden/>
              </w:rPr>
              <w:fldChar w:fldCharType="begin"/>
            </w:r>
            <w:r>
              <w:rPr>
                <w:webHidden/>
              </w:rPr>
              <w:instrText xml:space="preserve"> PAGEREF _Toc177143721 \h </w:instrText>
            </w:r>
          </w:ins>
          <w:r>
            <w:rPr>
              <w:webHidden/>
            </w:rPr>
          </w:r>
          <w:r>
            <w:rPr>
              <w:webHidden/>
            </w:rPr>
            <w:fldChar w:fldCharType="separate"/>
          </w:r>
          <w:ins w:id="17" w:author="An Tran, ACA (BUV)" w:date="2024-09-13T18:09:00Z" w16du:dateUtc="2024-09-13T11:09:00Z">
            <w:r>
              <w:rPr>
                <w:webHidden/>
              </w:rPr>
              <w:t>18</w:t>
            </w:r>
            <w:r>
              <w:rPr>
                <w:webHidden/>
              </w:rPr>
              <w:fldChar w:fldCharType="end"/>
            </w:r>
            <w:r w:rsidRPr="00C110EA">
              <w:rPr>
                <w:rStyle w:val="Hyperlink"/>
              </w:rPr>
              <w:fldChar w:fldCharType="end"/>
            </w:r>
          </w:ins>
        </w:p>
        <w:p w14:paraId="2FA6A3F8" w14:textId="24B817BF" w:rsidR="00D427AB" w:rsidRDefault="00D427AB">
          <w:pPr>
            <w:pStyle w:val="TOC2"/>
            <w:tabs>
              <w:tab w:val="left" w:pos="1540"/>
            </w:tabs>
            <w:rPr>
              <w:ins w:id="18" w:author="An Tran, ACA (BUV)" w:date="2024-09-13T18:09:00Z" w16du:dateUtc="2024-09-13T11:09:00Z"/>
              <w:rFonts w:asciiTheme="minorHAnsi" w:eastAsiaTheme="minorEastAsia" w:hAnsiTheme="minorHAnsi" w:cstheme="minorBidi"/>
              <w:kern w:val="2"/>
              <w:lang w:eastAsia="en-US"/>
              <w14:ligatures w14:val="standardContextual"/>
            </w:rPr>
          </w:pPr>
          <w:ins w:id="19"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"_Toc177143722"</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5.</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In the students’ timetable, I have seen that the students study about 2-4 hours a day only. Should this be enough to ensure quality and what should students do besides class time? / </w:t>
            </w:r>
            <w:r w:rsidRPr="00C110EA">
              <w:rPr>
                <w:rStyle w:val="Hyperlink"/>
                <w:i/>
                <w:iCs/>
                <w:lang w:val="vi-VN"/>
              </w:rPr>
              <w:t>Trong thời khóa biểu của sinh viên, tôi thấy sinh viên chỉ học 2-4 giờ một ngày. Thời lượng học như vậy liệu có đủ để đảm bảo chất lượng học tập và sinh viên còn nên làm gì ngoài các giờ học trên lớp?</w:t>
            </w:r>
            <w:r>
              <w:rPr>
                <w:webHidden/>
              </w:rPr>
              <w:tab/>
            </w:r>
            <w:r>
              <w:rPr>
                <w:webHidden/>
              </w:rPr>
              <w:fldChar w:fldCharType="begin"/>
            </w:r>
            <w:r>
              <w:rPr>
                <w:webHidden/>
              </w:rPr>
              <w:instrText xml:space="preserve"> PAGEREF _Toc177143722 \h </w:instrText>
            </w:r>
          </w:ins>
          <w:r>
            <w:rPr>
              <w:webHidden/>
            </w:rPr>
          </w:r>
          <w:r>
            <w:rPr>
              <w:webHidden/>
            </w:rPr>
            <w:fldChar w:fldCharType="separate"/>
          </w:r>
          <w:ins w:id="20" w:author="An Tran, ACA (BUV)" w:date="2024-09-13T18:09:00Z" w16du:dateUtc="2024-09-13T11:09:00Z">
            <w:r>
              <w:rPr>
                <w:webHidden/>
              </w:rPr>
              <w:t>20</w:t>
            </w:r>
            <w:r>
              <w:rPr>
                <w:webHidden/>
              </w:rPr>
              <w:fldChar w:fldCharType="end"/>
            </w:r>
            <w:r w:rsidRPr="00C110EA">
              <w:rPr>
                <w:rStyle w:val="Hyperlink"/>
              </w:rPr>
              <w:fldChar w:fldCharType="end"/>
            </w:r>
          </w:ins>
        </w:p>
        <w:p w14:paraId="26ED291A" w14:textId="185D1EBF" w:rsidR="00D427AB" w:rsidRDefault="00D427AB">
          <w:pPr>
            <w:pStyle w:val="TOC2"/>
            <w:tabs>
              <w:tab w:val="left" w:pos="1540"/>
            </w:tabs>
            <w:rPr>
              <w:ins w:id="21" w:author="An Tran, ACA (BUV)" w:date="2024-09-13T18:09:00Z" w16du:dateUtc="2024-09-13T11:09:00Z"/>
              <w:rFonts w:asciiTheme="minorHAnsi" w:eastAsiaTheme="minorEastAsia" w:hAnsiTheme="minorHAnsi" w:cstheme="minorBidi"/>
              <w:kern w:val="2"/>
              <w:lang w:eastAsia="en-US"/>
              <w14:ligatures w14:val="standardContextual"/>
            </w:rPr>
          </w:pPr>
          <w:ins w:id="22"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"_Toc177143723"</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6.</w:t>
            </w:r>
            <w:r>
              <w:rPr>
                <w:rFonts w:asciiTheme="minorHAnsi" w:eastAsiaTheme="minorEastAsia" w:hAnsiTheme="minorHAnsi" w:cstheme="minorBidi"/>
                <w:kern w:val="2"/>
                <w:lang w:eastAsia="en-US"/>
                <w14:ligatures w14:val="standardContextual"/>
              </w:rPr>
              <w:tab/>
            </w:r>
            <w:r w:rsidRPr="00C110EA">
              <w:rPr>
                <w:rStyle w:val="Hyperlink"/>
                <w:lang w:val="vi-VN"/>
              </w:rPr>
              <w:t>How can students improve their English if students/parents would like to enhance their English skills? </w:t>
            </w:r>
            <w:r w:rsidRPr="00C110EA">
              <w:rPr>
                <w:rStyle w:val="Hyperlink"/>
                <w:i/>
                <w:iCs/>
                <w:lang w:val="vi-VN"/>
              </w:rPr>
              <w:t>/ Nhà trường có thể giúp gì nếu phụ huynh và sinh viên có nhu cầu cải thiện trình độ Tiếng Anh của sinh viên?</w:t>
            </w:r>
            <w:r>
              <w:rPr>
                <w:webHidden/>
              </w:rPr>
              <w:tab/>
            </w:r>
            <w:r>
              <w:rPr>
                <w:webHidden/>
              </w:rPr>
              <w:fldChar w:fldCharType="begin"/>
            </w:r>
            <w:r>
              <w:rPr>
                <w:webHidden/>
              </w:rPr>
              <w:instrText xml:space="preserve"> PAGEREF _Toc177143723 \h </w:instrText>
            </w:r>
          </w:ins>
          <w:r>
            <w:rPr>
              <w:webHidden/>
            </w:rPr>
          </w:r>
          <w:r>
            <w:rPr>
              <w:webHidden/>
            </w:rPr>
            <w:fldChar w:fldCharType="separate"/>
          </w:r>
          <w:ins w:id="23" w:author="An Tran, ACA (BUV)" w:date="2024-09-13T18:09:00Z" w16du:dateUtc="2024-09-13T11:09:00Z">
            <w:r>
              <w:rPr>
                <w:webHidden/>
              </w:rPr>
              <w:t>21</w:t>
            </w:r>
            <w:r>
              <w:rPr>
                <w:webHidden/>
              </w:rPr>
              <w:fldChar w:fldCharType="end"/>
            </w:r>
            <w:r w:rsidRPr="00C110EA">
              <w:rPr>
                <w:rStyle w:val="Hyperlink"/>
              </w:rPr>
              <w:fldChar w:fldCharType="end"/>
            </w:r>
          </w:ins>
        </w:p>
        <w:p w14:paraId="734E9346" w14:textId="656FF613" w:rsidR="00D427AB" w:rsidRDefault="00D427AB">
          <w:pPr>
            <w:pStyle w:val="TOC2"/>
            <w:tabs>
              <w:tab w:val="left" w:pos="1540"/>
            </w:tabs>
            <w:rPr>
              <w:ins w:id="24" w:author="An Tran, ACA (BUV)" w:date="2024-09-13T18:09:00Z" w16du:dateUtc="2024-09-13T11:09:00Z"/>
              <w:rFonts w:asciiTheme="minorHAnsi" w:eastAsiaTheme="minorEastAsia" w:hAnsiTheme="minorHAnsi" w:cstheme="minorBidi"/>
              <w:kern w:val="2"/>
              <w:lang w:eastAsia="en-US"/>
              <w14:ligatures w14:val="standardContextual"/>
            </w:rPr>
          </w:pPr>
          <w:ins w:id="25"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"_Toc177143724"</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7.</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Students have been placed on academic probation, what does this mean? / </w:t>
            </w:r>
            <w:r w:rsidRPr="00C110EA">
              <w:rPr>
                <w:rStyle w:val="Hyperlink"/>
                <w:i/>
                <w:iCs/>
                <w:lang w:val="vi-VN"/>
              </w:rPr>
              <w:t>Sinh viên đang ở trong danh sách Theo dõi đặc biệt, điều này nghĩa là gì?</w:t>
            </w:r>
            <w:r>
              <w:rPr>
                <w:webHidden/>
              </w:rPr>
              <w:tab/>
            </w:r>
            <w:r>
              <w:rPr>
                <w:webHidden/>
              </w:rPr>
              <w:fldChar w:fldCharType="begin"/>
            </w:r>
            <w:r>
              <w:rPr>
                <w:webHidden/>
              </w:rPr>
              <w:instrText xml:space="preserve"> PAGEREF _Toc177143724 \h </w:instrText>
            </w:r>
          </w:ins>
          <w:r>
            <w:rPr>
              <w:webHidden/>
            </w:rPr>
          </w:r>
          <w:r>
            <w:rPr>
              <w:webHidden/>
            </w:rPr>
            <w:fldChar w:fldCharType="separate"/>
          </w:r>
          <w:ins w:id="26" w:author="An Tran, ACA (BUV)" w:date="2024-09-13T18:09:00Z" w16du:dateUtc="2024-09-13T11:09:00Z">
            <w:r>
              <w:rPr>
                <w:webHidden/>
              </w:rPr>
              <w:t>23</w:t>
            </w:r>
            <w:r>
              <w:rPr>
                <w:webHidden/>
              </w:rPr>
              <w:fldChar w:fldCharType="end"/>
            </w:r>
            <w:r w:rsidRPr="00C110EA">
              <w:rPr>
                <w:rStyle w:val="Hyperlink"/>
              </w:rPr>
              <w:fldChar w:fldCharType="end"/>
            </w:r>
          </w:ins>
        </w:p>
        <w:p w14:paraId="2874D38D" w14:textId="432C5062" w:rsidR="00D427AB" w:rsidRDefault="00D427AB">
          <w:pPr>
            <w:pStyle w:val="TOC2"/>
            <w:tabs>
              <w:tab w:val="left" w:pos="1540"/>
            </w:tabs>
            <w:rPr>
              <w:ins w:id="27" w:author="An Tran, ACA (BUV)" w:date="2024-09-13T18:09:00Z" w16du:dateUtc="2024-09-13T11:09:00Z"/>
              <w:rFonts w:asciiTheme="minorHAnsi" w:eastAsiaTheme="minorEastAsia" w:hAnsiTheme="minorHAnsi" w:cstheme="minorBidi"/>
              <w:kern w:val="2"/>
              <w:lang w:eastAsia="en-US"/>
              <w14:ligatures w14:val="standardContextual"/>
            </w:rPr>
          </w:pPr>
          <w:ins w:id="28"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"_Toc177143725"</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8.</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What if BUV students want to exchange or transfer to other Universities around the world? / </w:t>
            </w:r>
            <w:r w:rsidRPr="00C110EA">
              <w:rPr>
                <w:rStyle w:val="Hyperlink"/>
                <w:i/>
                <w:iCs/>
                <w:lang w:val="vi-VN"/>
              </w:rPr>
              <w:t>Nếu sinh viên BUV muốn tham gia chương trình Trao đổi và Chuyển tiếp sinh viên tới các trường Đại học trên thế giới thì sao?</w:t>
            </w:r>
            <w:r>
              <w:rPr>
                <w:webHidden/>
              </w:rPr>
              <w:tab/>
            </w:r>
            <w:r>
              <w:rPr>
                <w:webHidden/>
              </w:rPr>
              <w:fldChar w:fldCharType="begin"/>
            </w:r>
            <w:r>
              <w:rPr>
                <w:webHidden/>
              </w:rPr>
              <w:instrText xml:space="preserve"> PAGEREF _Toc177143725 \h </w:instrText>
            </w:r>
          </w:ins>
          <w:r>
            <w:rPr>
              <w:webHidden/>
            </w:rPr>
          </w:r>
          <w:r>
            <w:rPr>
              <w:webHidden/>
            </w:rPr>
            <w:fldChar w:fldCharType="separate"/>
          </w:r>
          <w:ins w:id="29" w:author="An Tran, ACA (BUV)" w:date="2024-09-13T18:09:00Z" w16du:dateUtc="2024-09-13T11:09:00Z">
            <w:r>
              <w:rPr>
                <w:webHidden/>
              </w:rPr>
              <w:t>24</w:t>
            </w:r>
            <w:r>
              <w:rPr>
                <w:webHidden/>
              </w:rPr>
              <w:fldChar w:fldCharType="end"/>
            </w:r>
            <w:r w:rsidRPr="00C110EA">
              <w:rPr>
                <w:rStyle w:val="Hyperlink"/>
              </w:rPr>
              <w:fldChar w:fldCharType="end"/>
            </w:r>
          </w:ins>
        </w:p>
        <w:p w14:paraId="24E48A16" w14:textId="2944F01D" w:rsidR="00D427AB" w:rsidRDefault="00D427AB">
          <w:pPr>
            <w:pStyle w:val="TOC2"/>
            <w:tabs>
              <w:tab w:val="left" w:pos="1540"/>
            </w:tabs>
            <w:rPr>
              <w:ins w:id="30" w:author="An Tran, ACA (BUV)" w:date="2024-09-13T18:09:00Z" w16du:dateUtc="2024-09-13T11:09:00Z"/>
              <w:rFonts w:asciiTheme="minorHAnsi" w:eastAsiaTheme="minorEastAsia" w:hAnsiTheme="minorHAnsi" w:cstheme="minorBidi"/>
              <w:kern w:val="2"/>
              <w:lang w:eastAsia="en-US"/>
              <w14:ligatures w14:val="standardContextual"/>
            </w:rPr>
          </w:pPr>
          <w:ins w:id="31"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"_Toc177143726"</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9.</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How can students change the programme if students/parents feel the programme is not suitable for students after a period of study? / </w:t>
            </w:r>
            <w:r w:rsidRPr="00C110EA">
              <w:rPr>
                <w:rStyle w:val="Hyperlink"/>
                <w:i/>
                <w:iCs/>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r>
              <w:rPr>
                <w:webHidden/>
              </w:rPr>
              <w:tab/>
            </w:r>
            <w:r>
              <w:rPr>
                <w:webHidden/>
              </w:rPr>
              <w:fldChar w:fldCharType="begin"/>
            </w:r>
            <w:r>
              <w:rPr>
                <w:webHidden/>
              </w:rPr>
              <w:instrText xml:space="preserve"> PAGEREF _Toc177143726 \h </w:instrText>
            </w:r>
          </w:ins>
          <w:r>
            <w:rPr>
              <w:webHidden/>
            </w:rPr>
          </w:r>
          <w:r>
            <w:rPr>
              <w:webHidden/>
            </w:rPr>
            <w:fldChar w:fldCharType="separate"/>
          </w:r>
          <w:ins w:id="32" w:author="An Tran, ACA (BUV)" w:date="2024-09-13T18:09:00Z" w16du:dateUtc="2024-09-13T11:09:00Z">
            <w:r>
              <w:rPr>
                <w:webHidden/>
              </w:rPr>
              <w:t>28</w:t>
            </w:r>
            <w:r>
              <w:rPr>
                <w:webHidden/>
              </w:rPr>
              <w:fldChar w:fldCharType="end"/>
            </w:r>
            <w:r w:rsidRPr="00C110EA">
              <w:rPr>
                <w:rStyle w:val="Hyperlink"/>
              </w:rPr>
              <w:fldChar w:fldCharType="end"/>
            </w:r>
          </w:ins>
        </w:p>
        <w:p w14:paraId="6E923ADE" w14:textId="69BAFBC4" w:rsidR="00D427AB" w:rsidRDefault="00D427AB">
          <w:pPr>
            <w:pStyle w:val="TOC2"/>
            <w:tabs>
              <w:tab w:val="left" w:pos="1540"/>
            </w:tabs>
            <w:rPr>
              <w:ins w:id="33" w:author="An Tran, ACA (BUV)" w:date="2024-09-13T18:09:00Z" w16du:dateUtc="2024-09-13T11:09:00Z"/>
              <w:rFonts w:asciiTheme="minorHAnsi" w:eastAsiaTheme="minorEastAsia" w:hAnsiTheme="minorHAnsi" w:cstheme="minorBidi"/>
              <w:kern w:val="2"/>
              <w:lang w:eastAsia="en-US"/>
              <w14:ligatures w14:val="standardContextual"/>
            </w:rPr>
          </w:pPr>
          <w:ins w:id="34"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"_Toc177143727"</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10.</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Why do students need to buy social medical insurance at BUV? Can students cancel that as they have purchased other health insurance? / </w:t>
            </w:r>
            <w:r w:rsidRPr="00C110EA">
              <w:rPr>
                <w:rStyle w:val="Hyperlink"/>
                <w:i/>
                <w:iCs/>
                <w:lang w:val="vi-VN"/>
              </w:rPr>
              <w:t>Tại sao việc mua bảo hiểm y tế tại BUV là điều cần thiết? Nếu sinh viên đã có bảo hiểm y tế, sinh viên có thể xin huỷ bảo hiểm y tế tại BUV hay không?</w:t>
            </w:r>
            <w:r>
              <w:rPr>
                <w:webHidden/>
              </w:rPr>
              <w:tab/>
            </w:r>
            <w:r>
              <w:rPr>
                <w:webHidden/>
              </w:rPr>
              <w:fldChar w:fldCharType="begin"/>
            </w:r>
            <w:r>
              <w:rPr>
                <w:webHidden/>
              </w:rPr>
              <w:instrText xml:space="preserve"> PAGEREF _Toc177143727 \h </w:instrText>
            </w:r>
          </w:ins>
          <w:r>
            <w:rPr>
              <w:webHidden/>
            </w:rPr>
          </w:r>
          <w:r>
            <w:rPr>
              <w:webHidden/>
            </w:rPr>
            <w:fldChar w:fldCharType="separate"/>
          </w:r>
          <w:ins w:id="35" w:author="An Tran, ACA (BUV)" w:date="2024-09-13T18:09:00Z" w16du:dateUtc="2024-09-13T11:09:00Z">
            <w:r>
              <w:rPr>
                <w:webHidden/>
              </w:rPr>
              <w:t>29</w:t>
            </w:r>
            <w:r>
              <w:rPr>
                <w:webHidden/>
              </w:rPr>
              <w:fldChar w:fldCharType="end"/>
            </w:r>
            <w:r w:rsidRPr="00C110EA">
              <w:rPr>
                <w:rStyle w:val="Hyperlink"/>
              </w:rPr>
              <w:fldChar w:fldCharType="end"/>
            </w:r>
          </w:ins>
        </w:p>
        <w:p w14:paraId="7AE93E6C" w14:textId="0966F725" w:rsidR="00D427AB" w:rsidRDefault="00D427AB">
          <w:pPr>
            <w:pStyle w:val="TOC2"/>
            <w:tabs>
              <w:tab w:val="left" w:pos="1540"/>
            </w:tabs>
            <w:rPr>
              <w:ins w:id="36" w:author="An Tran, ACA (BUV)" w:date="2024-09-13T18:09:00Z" w16du:dateUtc="2024-09-13T11:09:00Z"/>
              <w:rFonts w:asciiTheme="minorHAnsi" w:eastAsiaTheme="minorEastAsia" w:hAnsiTheme="minorHAnsi" w:cstheme="minorBidi"/>
              <w:kern w:val="2"/>
              <w:lang w:eastAsia="en-US"/>
              <w14:ligatures w14:val="standardContextual"/>
            </w:rPr>
          </w:pPr>
          <w:ins w:id="37"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"_Toc177143728"</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11.</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How can I obtain a confirmation letter? How long does the confirmation letter issuance process take? / </w:t>
            </w:r>
            <w:r w:rsidRPr="00C110EA">
              <w:rPr>
                <w:rStyle w:val="Hyperlink"/>
                <w:i/>
                <w:iCs/>
                <w:lang w:val="vi-VN"/>
              </w:rPr>
              <w:t>Làm thế nào để tôi có thể nhận được thư xác nhận sinh viên? Quy trình cấp thư xác nhận mất bao lâu?</w:t>
            </w:r>
            <w:r>
              <w:rPr>
                <w:webHidden/>
              </w:rPr>
              <w:tab/>
            </w:r>
            <w:r>
              <w:rPr>
                <w:webHidden/>
              </w:rPr>
              <w:fldChar w:fldCharType="begin"/>
            </w:r>
            <w:r>
              <w:rPr>
                <w:webHidden/>
              </w:rPr>
              <w:instrText xml:space="preserve"> PAGEREF _Toc177143728 \h </w:instrText>
            </w:r>
          </w:ins>
          <w:r>
            <w:rPr>
              <w:webHidden/>
            </w:rPr>
          </w:r>
          <w:r>
            <w:rPr>
              <w:webHidden/>
            </w:rPr>
            <w:fldChar w:fldCharType="separate"/>
          </w:r>
          <w:ins w:id="38" w:author="An Tran, ACA (BUV)" w:date="2024-09-13T18:09:00Z" w16du:dateUtc="2024-09-13T11:09:00Z">
            <w:r>
              <w:rPr>
                <w:webHidden/>
              </w:rPr>
              <w:t>31</w:t>
            </w:r>
            <w:r>
              <w:rPr>
                <w:webHidden/>
              </w:rPr>
              <w:fldChar w:fldCharType="end"/>
            </w:r>
            <w:r w:rsidRPr="00C110EA">
              <w:rPr>
                <w:rStyle w:val="Hyperlink"/>
              </w:rPr>
              <w:fldChar w:fldCharType="end"/>
            </w:r>
          </w:ins>
        </w:p>
        <w:p w14:paraId="610CA51A" w14:textId="4CEB4563" w:rsidR="00D427AB" w:rsidRDefault="00D427AB">
          <w:pPr>
            <w:pStyle w:val="TOC2"/>
            <w:tabs>
              <w:tab w:val="left" w:pos="1540"/>
            </w:tabs>
            <w:rPr>
              <w:ins w:id="39" w:author="An Tran, ACA (BUV)" w:date="2024-09-13T18:09:00Z" w16du:dateUtc="2024-09-13T11:09:00Z"/>
              <w:rFonts w:asciiTheme="minorHAnsi" w:eastAsiaTheme="minorEastAsia" w:hAnsiTheme="minorHAnsi" w:cstheme="minorBidi"/>
              <w:kern w:val="2"/>
              <w:lang w:eastAsia="en-US"/>
              <w14:ligatures w14:val="standardContextual"/>
            </w:rPr>
          </w:pPr>
          <w:ins w:id="40"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"_Toc177143729"</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12.</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Why do parents and students get warning letters about scholarships? Does it mean the student’s scholarship is withdrawn? / </w:t>
            </w:r>
            <w:r w:rsidRPr="00C110EA">
              <w:rPr>
                <w:rStyle w:val="Hyperlink"/>
                <w:i/>
                <w:iCs/>
                <w:lang w:val="vi-VN"/>
              </w:rPr>
              <w:t>Tại sao phụ huynh và sinh viên nhận được Thư cảnh cáo về vấn đề học bổng? Có phải thư này có nghĩa là sinh viên đã mất học bổng hay không?</w:t>
            </w:r>
            <w:r>
              <w:rPr>
                <w:webHidden/>
              </w:rPr>
              <w:tab/>
            </w:r>
            <w:r>
              <w:rPr>
                <w:webHidden/>
              </w:rPr>
              <w:fldChar w:fldCharType="begin"/>
            </w:r>
            <w:r>
              <w:rPr>
                <w:webHidden/>
              </w:rPr>
              <w:instrText xml:space="preserve"> PAGEREF _Toc177143729 \h </w:instrText>
            </w:r>
          </w:ins>
          <w:r>
            <w:rPr>
              <w:webHidden/>
            </w:rPr>
          </w:r>
          <w:r>
            <w:rPr>
              <w:webHidden/>
            </w:rPr>
            <w:fldChar w:fldCharType="separate"/>
          </w:r>
          <w:ins w:id="41" w:author="An Tran, ACA (BUV)" w:date="2024-09-13T18:09:00Z" w16du:dateUtc="2024-09-13T11:09:00Z">
            <w:r>
              <w:rPr>
                <w:webHidden/>
              </w:rPr>
              <w:t>31</w:t>
            </w:r>
            <w:r>
              <w:rPr>
                <w:webHidden/>
              </w:rPr>
              <w:fldChar w:fldCharType="end"/>
            </w:r>
            <w:r w:rsidRPr="00C110EA">
              <w:rPr>
                <w:rStyle w:val="Hyperlink"/>
              </w:rPr>
              <w:fldChar w:fldCharType="end"/>
            </w:r>
          </w:ins>
        </w:p>
        <w:p w14:paraId="3D26B7A1" w14:textId="28ECE7A4" w:rsidR="00D427AB" w:rsidRDefault="00D427AB">
          <w:pPr>
            <w:pStyle w:val="TOC2"/>
            <w:tabs>
              <w:tab w:val="left" w:pos="1540"/>
            </w:tabs>
            <w:rPr>
              <w:ins w:id="42" w:author="An Tran, ACA (BUV)" w:date="2024-09-13T18:09:00Z" w16du:dateUtc="2024-09-13T11:09:00Z"/>
              <w:rFonts w:asciiTheme="minorHAnsi" w:eastAsiaTheme="minorEastAsia" w:hAnsiTheme="minorHAnsi" w:cstheme="minorBidi"/>
              <w:kern w:val="2"/>
              <w:lang w:eastAsia="en-US"/>
              <w14:ligatures w14:val="standardContextual"/>
            </w:rPr>
          </w:pPr>
          <w:ins w:id="43"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"_Toc177143746"</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13.</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Where do I get student’s scholarship maintenance criteria? / </w:t>
            </w:r>
            <w:r w:rsidRPr="00C110EA">
              <w:rPr>
                <w:rStyle w:val="Hyperlink"/>
                <w:i/>
                <w:iCs/>
                <w:lang w:val="vi-VN"/>
              </w:rPr>
              <w:t>Phụ huynh và gia đình có thể xem điều kiện học bổng của sinh viên ở đâu?</w:t>
            </w:r>
            <w:r>
              <w:rPr>
                <w:webHidden/>
              </w:rPr>
              <w:tab/>
            </w:r>
            <w:r>
              <w:rPr>
                <w:webHidden/>
              </w:rPr>
              <w:fldChar w:fldCharType="begin"/>
            </w:r>
            <w:r>
              <w:rPr>
                <w:webHidden/>
              </w:rPr>
              <w:instrText xml:space="preserve"> PAGEREF _Toc177143746 \h </w:instrText>
            </w:r>
          </w:ins>
          <w:r>
            <w:rPr>
              <w:webHidden/>
            </w:rPr>
          </w:r>
          <w:r>
            <w:rPr>
              <w:webHidden/>
            </w:rPr>
            <w:fldChar w:fldCharType="separate"/>
          </w:r>
          <w:ins w:id="44" w:author="An Tran, ACA (BUV)" w:date="2024-09-13T18:09:00Z" w16du:dateUtc="2024-09-13T11:09:00Z">
            <w:r>
              <w:rPr>
                <w:webHidden/>
              </w:rPr>
              <w:t>32</w:t>
            </w:r>
            <w:r>
              <w:rPr>
                <w:webHidden/>
              </w:rPr>
              <w:fldChar w:fldCharType="end"/>
            </w:r>
            <w:r w:rsidRPr="00C110EA">
              <w:rPr>
                <w:rStyle w:val="Hyperlink"/>
              </w:rPr>
              <w:fldChar w:fldCharType="end"/>
            </w:r>
          </w:ins>
        </w:p>
        <w:p w14:paraId="115F6585" w14:textId="4888896B" w:rsidR="00D427AB" w:rsidRDefault="00D427AB">
          <w:pPr>
            <w:pStyle w:val="TOC2"/>
            <w:tabs>
              <w:tab w:val="left" w:pos="1540"/>
            </w:tabs>
            <w:rPr>
              <w:ins w:id="45" w:author="An Tran, ACA (BUV)" w:date="2024-09-13T18:09:00Z" w16du:dateUtc="2024-09-13T11:09:00Z"/>
              <w:rFonts w:asciiTheme="minorHAnsi" w:eastAsiaTheme="minorEastAsia" w:hAnsiTheme="minorHAnsi" w:cstheme="minorBidi"/>
              <w:kern w:val="2"/>
              <w:lang w:eastAsia="en-US"/>
              <w14:ligatures w14:val="standardContextual"/>
            </w:rPr>
          </w:pPr>
          <w:ins w:id="46"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"_Toc177143747"</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14.</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How do students have lunch at BUV if they have to study a full day? / </w:t>
            </w:r>
            <w:r w:rsidRPr="00C110EA">
              <w:rPr>
                <w:rStyle w:val="Hyperlink"/>
                <w:i/>
                <w:iCs/>
                <w:lang w:val="vi-VN"/>
              </w:rPr>
              <w:t>Sinh viên có thể ăn trưa ở đâu trong những ngày có lịch học cả ngày tại trường?</w:t>
            </w:r>
            <w:r>
              <w:rPr>
                <w:webHidden/>
              </w:rPr>
              <w:tab/>
            </w:r>
            <w:r>
              <w:rPr>
                <w:webHidden/>
              </w:rPr>
              <w:fldChar w:fldCharType="begin"/>
            </w:r>
            <w:r>
              <w:rPr>
                <w:webHidden/>
              </w:rPr>
              <w:instrText xml:space="preserve"> PAGEREF _Toc177143747 \h </w:instrText>
            </w:r>
          </w:ins>
          <w:r>
            <w:rPr>
              <w:webHidden/>
            </w:rPr>
          </w:r>
          <w:r>
            <w:rPr>
              <w:webHidden/>
            </w:rPr>
            <w:fldChar w:fldCharType="separate"/>
          </w:r>
          <w:ins w:id="47" w:author="An Tran, ACA (BUV)" w:date="2024-09-13T18:09:00Z" w16du:dateUtc="2024-09-13T11:09:00Z">
            <w:r>
              <w:rPr>
                <w:webHidden/>
              </w:rPr>
              <w:t>32</w:t>
            </w:r>
            <w:r>
              <w:rPr>
                <w:webHidden/>
              </w:rPr>
              <w:fldChar w:fldCharType="end"/>
            </w:r>
            <w:r w:rsidRPr="00C110EA">
              <w:rPr>
                <w:rStyle w:val="Hyperlink"/>
              </w:rPr>
              <w:fldChar w:fldCharType="end"/>
            </w:r>
          </w:ins>
        </w:p>
        <w:p w14:paraId="13C6647A" w14:textId="19167379" w:rsidR="00D427AB" w:rsidRDefault="00D427AB">
          <w:pPr>
            <w:pStyle w:val="TOC2"/>
            <w:tabs>
              <w:tab w:val="left" w:pos="1540"/>
            </w:tabs>
            <w:rPr>
              <w:ins w:id="48" w:author="An Tran, ACA (BUV)" w:date="2024-09-13T18:09:00Z" w16du:dateUtc="2024-09-13T11:09:00Z"/>
              <w:rFonts w:asciiTheme="minorHAnsi" w:eastAsiaTheme="minorEastAsia" w:hAnsiTheme="minorHAnsi" w:cstheme="minorBidi"/>
              <w:kern w:val="2"/>
              <w:lang w:eastAsia="en-US"/>
              <w14:ligatures w14:val="standardContextual"/>
            </w:rPr>
          </w:pPr>
          <w:ins w:id="49"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"_Toc177143748"</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15.</w:t>
            </w:r>
            <w:r>
              <w:rPr>
                <w:rFonts w:asciiTheme="minorHAnsi" w:eastAsiaTheme="minorEastAsia" w:hAnsiTheme="minorHAnsi" w:cstheme="minorBidi"/>
                <w:kern w:val="2"/>
                <w:lang w:eastAsia="en-US"/>
                <w14:ligatures w14:val="standardContextual"/>
              </w:rPr>
              <w:tab/>
            </w:r>
            <w:r w:rsidRPr="00C110EA">
              <w:rPr>
                <w:rStyle w:val="Hyperlink"/>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r>
              <w:rPr>
                <w:webHidden/>
              </w:rPr>
              <w:tab/>
            </w:r>
            <w:r>
              <w:rPr>
                <w:webHidden/>
              </w:rPr>
              <w:fldChar w:fldCharType="begin"/>
            </w:r>
            <w:r>
              <w:rPr>
                <w:webHidden/>
              </w:rPr>
              <w:instrText xml:space="preserve"> PAGEREF _Toc177143748 \h </w:instrText>
            </w:r>
          </w:ins>
          <w:r>
            <w:rPr>
              <w:webHidden/>
            </w:rPr>
          </w:r>
          <w:r>
            <w:rPr>
              <w:webHidden/>
            </w:rPr>
            <w:fldChar w:fldCharType="separate"/>
          </w:r>
          <w:ins w:id="50" w:author="An Tran, ACA (BUV)" w:date="2024-09-13T18:09:00Z" w16du:dateUtc="2024-09-13T11:09:00Z">
            <w:r>
              <w:rPr>
                <w:webHidden/>
              </w:rPr>
              <w:t>35</w:t>
            </w:r>
            <w:r>
              <w:rPr>
                <w:webHidden/>
              </w:rPr>
              <w:fldChar w:fldCharType="end"/>
            </w:r>
            <w:r w:rsidRPr="00C110EA">
              <w:rPr>
                <w:rStyle w:val="Hyperlink"/>
              </w:rPr>
              <w:fldChar w:fldCharType="end"/>
            </w:r>
          </w:ins>
        </w:p>
        <w:p w14:paraId="3D0968E6" w14:textId="77FEEB6B" w:rsidR="00D427AB" w:rsidRDefault="00D427AB">
          <w:pPr>
            <w:pStyle w:val="TOC2"/>
            <w:tabs>
              <w:tab w:val="left" w:pos="1540"/>
            </w:tabs>
            <w:rPr>
              <w:ins w:id="51" w:author="An Tran, ACA (BUV)" w:date="2024-09-13T18:09:00Z" w16du:dateUtc="2024-09-13T11:09:00Z"/>
              <w:rFonts w:asciiTheme="minorHAnsi" w:eastAsiaTheme="minorEastAsia" w:hAnsiTheme="minorHAnsi" w:cstheme="minorBidi"/>
              <w:kern w:val="2"/>
              <w:lang w:eastAsia="en-US"/>
              <w14:ligatures w14:val="standardContextual"/>
            </w:rPr>
          </w:pPr>
          <w:ins w:id="52" w:author="An Tran, ACA (BUV)" w:date="2024-09-13T18:09:00Z" w16du:dateUtc="2024-09-13T11:09:00Z">
            <w:r w:rsidRPr="00C110EA">
              <w:rPr>
                <w:rStyle w:val="Hyperlink"/>
              </w:rPr>
              <w:lastRenderedPageBreak/>
              <w:fldChar w:fldCharType="begin"/>
            </w:r>
            <w:r w:rsidRPr="00C110EA">
              <w:rPr>
                <w:rStyle w:val="Hyperlink"/>
              </w:rPr>
              <w:instrText xml:space="preserve"> </w:instrText>
            </w:r>
            <w:r>
              <w:instrText>HYPERLINK \l "_Toc177143749"</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16.</w:t>
            </w:r>
            <w:r>
              <w:rPr>
                <w:rFonts w:asciiTheme="minorHAnsi" w:eastAsiaTheme="minorEastAsia" w:hAnsiTheme="minorHAnsi" w:cstheme="minorBidi"/>
                <w:kern w:val="2"/>
                <w:lang w:eastAsia="en-US"/>
                <w14:ligatures w14:val="standardContextual"/>
              </w:rPr>
              <w:tab/>
            </w:r>
            <w:r w:rsidRPr="00C110EA">
              <w:rPr>
                <w:rStyle w:val="Hyperlink"/>
                <w:lang w:val="vi-VN"/>
              </w:rPr>
              <w:t>What forms of payment are accepted</w:t>
            </w:r>
            <w:r w:rsidRPr="00C110EA">
              <w:rPr>
                <w:rStyle w:val="Hyperlink"/>
              </w:rPr>
              <w:t xml:space="preserve"> for meals</w:t>
            </w:r>
            <w:r w:rsidRPr="00C110EA">
              <w:rPr>
                <w:rStyle w:val="Hyperlink"/>
                <w:lang w:val="vi-VN"/>
              </w:rPr>
              <w:t>? / Những hình thức thanh toán nào được chấp nhận</w:t>
            </w:r>
            <w:r w:rsidRPr="00C110EA">
              <w:rPr>
                <w:rStyle w:val="Hyperlink"/>
              </w:rPr>
              <w:t xml:space="preserve"> cho dịch vụ ăn uống</w:t>
            </w:r>
            <w:r w:rsidRPr="00C110EA">
              <w:rPr>
                <w:rStyle w:val="Hyperlink"/>
                <w:lang w:val="vi-VN"/>
              </w:rPr>
              <w:t>?</w:t>
            </w:r>
            <w:r>
              <w:rPr>
                <w:webHidden/>
              </w:rPr>
              <w:tab/>
            </w:r>
            <w:r>
              <w:rPr>
                <w:webHidden/>
              </w:rPr>
              <w:fldChar w:fldCharType="begin"/>
            </w:r>
            <w:r>
              <w:rPr>
                <w:webHidden/>
              </w:rPr>
              <w:instrText xml:space="preserve"> PAGEREF _Toc177143749 \h </w:instrText>
            </w:r>
          </w:ins>
          <w:r>
            <w:rPr>
              <w:webHidden/>
            </w:rPr>
          </w:r>
          <w:r>
            <w:rPr>
              <w:webHidden/>
            </w:rPr>
            <w:fldChar w:fldCharType="separate"/>
          </w:r>
          <w:ins w:id="53" w:author="An Tran, ACA (BUV)" w:date="2024-09-13T18:09:00Z" w16du:dateUtc="2024-09-13T11:09:00Z">
            <w:r>
              <w:rPr>
                <w:webHidden/>
              </w:rPr>
              <w:t>35</w:t>
            </w:r>
            <w:r>
              <w:rPr>
                <w:webHidden/>
              </w:rPr>
              <w:fldChar w:fldCharType="end"/>
            </w:r>
            <w:r w:rsidRPr="00C110EA">
              <w:rPr>
                <w:rStyle w:val="Hyperlink"/>
              </w:rPr>
              <w:fldChar w:fldCharType="end"/>
            </w:r>
          </w:ins>
        </w:p>
        <w:p w14:paraId="2D0A0B75" w14:textId="560B3F93" w:rsidR="00D427AB" w:rsidRDefault="00D427AB">
          <w:pPr>
            <w:pStyle w:val="TOC2"/>
            <w:tabs>
              <w:tab w:val="left" w:pos="1540"/>
            </w:tabs>
            <w:rPr>
              <w:ins w:id="54" w:author="An Tran, ACA (BUV)" w:date="2024-09-13T18:09:00Z" w16du:dateUtc="2024-09-13T11:09:00Z"/>
              <w:rFonts w:asciiTheme="minorHAnsi" w:eastAsiaTheme="minorEastAsia" w:hAnsiTheme="minorHAnsi" w:cstheme="minorBidi"/>
              <w:kern w:val="2"/>
              <w:lang w:eastAsia="en-US"/>
              <w14:ligatures w14:val="standardContextual"/>
            </w:rPr>
          </w:pPr>
          <w:ins w:id="55"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"_Toc177143750"</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17.</w:t>
            </w:r>
            <w:r>
              <w:rPr>
                <w:rFonts w:asciiTheme="minorHAnsi" w:eastAsiaTheme="minorEastAsia" w:hAnsiTheme="minorHAnsi" w:cstheme="minorBidi"/>
                <w:kern w:val="2"/>
                <w:lang w:eastAsia="en-US"/>
                <w14:ligatures w14:val="standardContextual"/>
              </w:rPr>
              <w:tab/>
            </w:r>
            <w:r w:rsidRPr="00C110EA">
              <w:rPr>
                <w:rStyle w:val="Hyperlink"/>
                <w:lang w:val="vi-VN"/>
              </w:rPr>
              <w:t>Where can students put their belongings during class time? / Sinh viên có thể để đồ cá nhân ở đâu trong giờ học?</w:t>
            </w:r>
            <w:r>
              <w:rPr>
                <w:webHidden/>
              </w:rPr>
              <w:tab/>
            </w:r>
            <w:r>
              <w:rPr>
                <w:webHidden/>
              </w:rPr>
              <w:fldChar w:fldCharType="begin"/>
            </w:r>
            <w:r>
              <w:rPr>
                <w:webHidden/>
              </w:rPr>
              <w:instrText xml:space="preserve"> PAGEREF _Toc177143750 \h </w:instrText>
            </w:r>
          </w:ins>
          <w:r>
            <w:rPr>
              <w:webHidden/>
            </w:rPr>
          </w:r>
          <w:r>
            <w:rPr>
              <w:webHidden/>
            </w:rPr>
            <w:fldChar w:fldCharType="separate"/>
          </w:r>
          <w:ins w:id="56" w:author="An Tran, ACA (BUV)" w:date="2024-09-13T18:09:00Z" w16du:dateUtc="2024-09-13T11:09:00Z">
            <w:r>
              <w:rPr>
                <w:webHidden/>
              </w:rPr>
              <w:t>37</w:t>
            </w:r>
            <w:r>
              <w:rPr>
                <w:webHidden/>
              </w:rPr>
              <w:fldChar w:fldCharType="end"/>
            </w:r>
            <w:r w:rsidRPr="00C110EA">
              <w:rPr>
                <w:rStyle w:val="Hyperlink"/>
              </w:rPr>
              <w:fldChar w:fldCharType="end"/>
            </w:r>
          </w:ins>
        </w:p>
        <w:p w14:paraId="7566616A" w14:textId="43672B0D" w:rsidR="00D427AB" w:rsidRDefault="00D427AB">
          <w:pPr>
            <w:pStyle w:val="TOC2"/>
            <w:tabs>
              <w:tab w:val="left" w:pos="1540"/>
            </w:tabs>
            <w:rPr>
              <w:ins w:id="57" w:author="An Tran, ACA (BUV)" w:date="2024-09-13T18:09:00Z" w16du:dateUtc="2024-09-13T11:09:00Z"/>
              <w:rFonts w:asciiTheme="minorHAnsi" w:eastAsiaTheme="minorEastAsia" w:hAnsiTheme="minorHAnsi" w:cstheme="minorBidi"/>
              <w:kern w:val="2"/>
              <w:lang w:eastAsia="en-US"/>
              <w14:ligatures w14:val="standardContextual"/>
            </w:rPr>
          </w:pPr>
          <w:ins w:id="58"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18.</w:t>
            </w:r>
            <w:r>
              <w:rPr>
                <w:rFonts w:asciiTheme="minorHAnsi" w:eastAsiaTheme="minorEastAsia" w:hAnsiTheme="minorHAnsi" w:cstheme="minorBidi"/>
                <w:kern w:val="2"/>
                <w:lang w:eastAsia="en-US"/>
                <w14:ligatures w14:val="standardContextual"/>
              </w:rPr>
              <w:tab/>
            </w:r>
            <w:r w:rsidRPr="00C110EA">
              <w:rPr>
                <w:rStyle w:val="Hyperlink"/>
              </w:rPr>
              <w:t xml:space="preserve">Can students book campus facilities for self-studying during both operating hours and out-of-hours (study late)? What is the booking process? </w:t>
            </w:r>
            <w:r w:rsidRPr="00C110EA">
              <w:rPr>
                <w:rStyle w:val="Hyperlink"/>
                <w:lang w:val="vi-VN"/>
              </w:rPr>
              <w:t xml:space="preserve">/ </w:t>
            </w:r>
            <w:r w:rsidRPr="00C110EA">
              <w:rPr>
                <w:rStyle w:val="Hyperlink"/>
                <w:i/>
                <w:iCs/>
                <w:lang w:val="vi-VN"/>
              </w:rPr>
              <w:t>Sinh viên có thể đăng kí học tập tại trường ngoài giờ học (tự học) không? Quy trình đăng kí như thế nào?</w:t>
            </w:r>
            <w:r>
              <w:rPr>
                <w:webHidden/>
              </w:rPr>
              <w:tab/>
            </w:r>
            <w:r>
              <w:rPr>
                <w:webHidden/>
              </w:rPr>
              <w:fldChar w:fldCharType="begin"/>
            </w:r>
            <w:r>
              <w:rPr>
                <w:webHidden/>
              </w:rPr>
              <w:instrText xml:space="preserve"> PAGEREF _Toc177143751 \h </w:instrText>
            </w:r>
          </w:ins>
          <w:r>
            <w:rPr>
              <w:webHidden/>
            </w:rPr>
          </w:r>
          <w:r>
            <w:rPr>
              <w:webHidden/>
            </w:rPr>
            <w:fldChar w:fldCharType="separate"/>
          </w:r>
          <w:ins w:id="59" w:author="An Tran, ACA (BUV)" w:date="2024-09-13T18:09:00Z" w16du:dateUtc="2024-09-13T11:09:00Z">
            <w:r>
              <w:rPr>
                <w:webHidden/>
              </w:rPr>
              <w:t>39</w:t>
            </w:r>
            <w:r>
              <w:rPr>
                <w:webHidden/>
              </w:rPr>
              <w:fldChar w:fldCharType="end"/>
            </w:r>
            <w:r w:rsidRPr="00C110EA">
              <w:rPr>
                <w:rStyle w:val="Hyperlink"/>
              </w:rPr>
              <w:fldChar w:fldCharType="end"/>
            </w:r>
          </w:ins>
        </w:p>
        <w:p w14:paraId="73B41E82" w14:textId="2A6C999D" w:rsidR="00D427AB" w:rsidRDefault="00D427AB">
          <w:pPr>
            <w:pStyle w:val="TOC2"/>
            <w:tabs>
              <w:tab w:val="left" w:pos="1540"/>
            </w:tabs>
            <w:rPr>
              <w:ins w:id="60" w:author="An Tran, ACA (BUV)" w:date="2024-09-13T18:09:00Z" w16du:dateUtc="2024-09-13T11:09:00Z"/>
              <w:rFonts w:asciiTheme="minorHAnsi" w:eastAsiaTheme="minorEastAsia" w:hAnsiTheme="minorHAnsi" w:cstheme="minorBidi"/>
              <w:kern w:val="2"/>
              <w:lang w:eastAsia="en-US"/>
              <w14:ligatures w14:val="standardContextual"/>
            </w:rPr>
          </w:pPr>
          <w:ins w:id="61"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"_Toc177143752"</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19.</w:t>
            </w:r>
            <w:r>
              <w:rPr>
                <w:rFonts w:asciiTheme="minorHAnsi" w:eastAsiaTheme="minorEastAsia" w:hAnsiTheme="minorHAnsi" w:cstheme="minorBidi"/>
                <w:kern w:val="2"/>
                <w:lang w:eastAsia="en-US"/>
                <w14:ligatures w14:val="standardContextual"/>
              </w:rPr>
              <w:tab/>
            </w:r>
            <w:r w:rsidRPr="00C110EA">
              <w:rPr>
                <w:rStyle w:val="Hyperlink"/>
              </w:rPr>
              <w:t>How can I find information about BUV's student accommodation services?/ Làm thế nào để tôi có thể tìm thông tin về dịch vụ Ký túc xá của BUV?</w:t>
            </w:r>
            <w:r>
              <w:rPr>
                <w:webHidden/>
              </w:rPr>
              <w:tab/>
            </w:r>
            <w:r>
              <w:rPr>
                <w:webHidden/>
              </w:rPr>
              <w:fldChar w:fldCharType="begin"/>
            </w:r>
            <w:r>
              <w:rPr>
                <w:webHidden/>
              </w:rPr>
              <w:instrText xml:space="preserve"> PAGEREF _Toc177143752 \h </w:instrText>
            </w:r>
          </w:ins>
          <w:r>
            <w:rPr>
              <w:webHidden/>
            </w:rPr>
          </w:r>
          <w:r>
            <w:rPr>
              <w:webHidden/>
            </w:rPr>
            <w:fldChar w:fldCharType="separate"/>
          </w:r>
          <w:ins w:id="62" w:author="An Tran, ACA (BUV)" w:date="2024-09-13T18:09:00Z" w16du:dateUtc="2024-09-13T11:09:00Z">
            <w:r>
              <w:rPr>
                <w:webHidden/>
              </w:rPr>
              <w:t>40</w:t>
            </w:r>
            <w:r>
              <w:rPr>
                <w:webHidden/>
              </w:rPr>
              <w:fldChar w:fldCharType="end"/>
            </w:r>
            <w:r w:rsidRPr="00C110EA">
              <w:rPr>
                <w:rStyle w:val="Hyperlink"/>
              </w:rPr>
              <w:fldChar w:fldCharType="end"/>
            </w:r>
          </w:ins>
        </w:p>
        <w:p w14:paraId="60035CEE" w14:textId="4DFE7D57" w:rsidR="00D427AB" w:rsidRDefault="00D427AB">
          <w:pPr>
            <w:pStyle w:val="TOC1"/>
            <w:rPr>
              <w:ins w:id="63" w:author="An Tran, ACA (BUV)" w:date="2024-09-13T18:09:00Z" w16du:dateUtc="2024-09-13T11:09:00Z"/>
              <w:rFonts w:asciiTheme="minorHAnsi" w:eastAsiaTheme="minorEastAsia" w:hAnsiTheme="minorHAnsi" w:cstheme="minorBidi"/>
              <w:b w:val="0"/>
              <w:bCs w:val="0"/>
              <w:kern w:val="2"/>
              <w:lang w:eastAsia="en-US"/>
              <w14:ligatures w14:val="standardContextual"/>
            </w:rPr>
          </w:pPr>
          <w:ins w:id="64"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"_Toc177143753"</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rFonts w:ascii="iCiel Avenir LT Std 35 Light" w:hAnsi="iCiel Avenir LT Std 35 Light"/>
                <w:lang w:val="vi-VN"/>
              </w:rPr>
              <w:t>II.</w:t>
            </w:r>
            <w:r>
              <w:rPr>
                <w:rFonts w:asciiTheme="minorHAnsi" w:eastAsiaTheme="minorEastAsia" w:hAnsiTheme="minorHAnsi" w:cstheme="minorBidi"/>
                <w:b w:val="0"/>
                <w:bCs w:val="0"/>
                <w:kern w:val="2"/>
                <w:lang w:eastAsia="en-US"/>
                <w14:ligatures w14:val="standardContextual"/>
              </w:rPr>
              <w:tab/>
            </w:r>
            <w:r w:rsidRPr="00C110EA">
              <w:rPr>
                <w:rStyle w:val="Hyperlink"/>
                <w:rFonts w:ascii="iCiel Avenir LT Std 35 Light" w:hAnsi="iCiel Avenir LT Std 35 Light"/>
                <w:lang w:val="vi-VN"/>
              </w:rPr>
              <w:t>BUS SERVICE</w:t>
            </w:r>
            <w:r>
              <w:rPr>
                <w:webHidden/>
              </w:rPr>
              <w:tab/>
            </w:r>
            <w:r>
              <w:rPr>
                <w:webHidden/>
              </w:rPr>
              <w:fldChar w:fldCharType="begin"/>
            </w:r>
            <w:r>
              <w:rPr>
                <w:webHidden/>
              </w:rPr>
              <w:instrText xml:space="preserve"> PAGEREF _Toc177143753 \h </w:instrText>
            </w:r>
          </w:ins>
          <w:r>
            <w:rPr>
              <w:webHidden/>
            </w:rPr>
          </w:r>
          <w:r>
            <w:rPr>
              <w:webHidden/>
            </w:rPr>
            <w:fldChar w:fldCharType="separate"/>
          </w:r>
          <w:ins w:id="65" w:author="An Tran, ACA (BUV)" w:date="2024-09-13T18:09:00Z" w16du:dateUtc="2024-09-13T11:09:00Z">
            <w:r>
              <w:rPr>
                <w:webHidden/>
              </w:rPr>
              <w:t>42</w:t>
            </w:r>
            <w:r>
              <w:rPr>
                <w:webHidden/>
              </w:rPr>
              <w:fldChar w:fldCharType="end"/>
            </w:r>
            <w:r w:rsidRPr="00C110EA">
              <w:rPr>
                <w:rStyle w:val="Hyperlink"/>
              </w:rPr>
              <w:fldChar w:fldCharType="end"/>
            </w:r>
          </w:ins>
        </w:p>
        <w:p w14:paraId="7C111277" w14:textId="5CC61964" w:rsidR="00D427AB" w:rsidRDefault="00D427AB">
          <w:pPr>
            <w:pStyle w:val="TOC2"/>
            <w:tabs>
              <w:tab w:val="left" w:pos="1540"/>
            </w:tabs>
            <w:rPr>
              <w:ins w:id="66" w:author="An Tran, ACA (BUV)" w:date="2024-09-13T18:09:00Z" w16du:dateUtc="2024-09-13T11:09:00Z"/>
              <w:rFonts w:asciiTheme="minorHAnsi" w:eastAsiaTheme="minorEastAsia" w:hAnsiTheme="minorHAnsi" w:cstheme="minorBidi"/>
              <w:kern w:val="2"/>
              <w:lang w:eastAsia="en-US"/>
              <w14:ligatures w14:val="standardContextual"/>
            </w:rPr>
          </w:pPr>
          <w:ins w:id="67"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"_Toc177143754"</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w:t>
            </w:r>
            <w:r>
              <w:rPr>
                <w:rFonts w:asciiTheme="minorHAnsi" w:eastAsiaTheme="minorEastAsia" w:hAnsiTheme="minorHAnsi" w:cstheme="minorBidi"/>
                <w:kern w:val="2"/>
                <w:lang w:eastAsia="en-US"/>
                <w14:ligatures w14:val="standardContextual"/>
              </w:rPr>
              <w:tab/>
            </w:r>
            <w:r w:rsidRPr="00C110EA">
              <w:rPr>
                <w:rStyle w:val="Hyperlink"/>
                <w:lang w:val="vi-VN"/>
              </w:rPr>
              <w:t>Can we have information about BUV bus services and how students get to school? Do we have to register when using buses? / Tôi muốn biết thêm thông tin về dịch vụ xe buýt của BUV. Sinh viên có phải đăng ký để sử dụng dịch vụ này hay không?</w:t>
            </w:r>
            <w:r>
              <w:rPr>
                <w:webHidden/>
              </w:rPr>
              <w:tab/>
            </w:r>
            <w:r>
              <w:rPr>
                <w:webHidden/>
              </w:rPr>
              <w:fldChar w:fldCharType="begin"/>
            </w:r>
            <w:r>
              <w:rPr>
                <w:webHidden/>
              </w:rPr>
              <w:instrText xml:space="preserve"> PAGEREF _Toc177143754 \h </w:instrText>
            </w:r>
          </w:ins>
          <w:r>
            <w:rPr>
              <w:webHidden/>
            </w:rPr>
          </w:r>
          <w:r>
            <w:rPr>
              <w:webHidden/>
            </w:rPr>
            <w:fldChar w:fldCharType="separate"/>
          </w:r>
          <w:ins w:id="68" w:author="An Tran, ACA (BUV)" w:date="2024-09-13T18:09:00Z" w16du:dateUtc="2024-09-13T11:09:00Z">
            <w:r>
              <w:rPr>
                <w:webHidden/>
              </w:rPr>
              <w:t>42</w:t>
            </w:r>
            <w:r>
              <w:rPr>
                <w:webHidden/>
              </w:rPr>
              <w:fldChar w:fldCharType="end"/>
            </w:r>
            <w:r w:rsidRPr="00C110EA">
              <w:rPr>
                <w:rStyle w:val="Hyperlink"/>
              </w:rPr>
              <w:fldChar w:fldCharType="end"/>
            </w:r>
          </w:ins>
        </w:p>
        <w:p w14:paraId="35FE50AC" w14:textId="5515149B" w:rsidR="00D427AB" w:rsidRDefault="00D427AB">
          <w:pPr>
            <w:pStyle w:val="TOC2"/>
            <w:tabs>
              <w:tab w:val="left" w:pos="1540"/>
            </w:tabs>
            <w:rPr>
              <w:ins w:id="69" w:author="An Tran, ACA (BUV)" w:date="2024-09-13T18:09:00Z" w16du:dateUtc="2024-09-13T11:09:00Z"/>
              <w:rFonts w:asciiTheme="minorHAnsi" w:eastAsiaTheme="minorEastAsia" w:hAnsiTheme="minorHAnsi" w:cstheme="minorBidi"/>
              <w:kern w:val="2"/>
              <w:lang w:eastAsia="en-US"/>
              <w14:ligatures w14:val="standardContextual"/>
            </w:rPr>
          </w:pPr>
          <w:ins w:id="70"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"_Toc177143755"</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2.</w:t>
            </w:r>
            <w:r>
              <w:rPr>
                <w:rFonts w:asciiTheme="minorHAnsi" w:eastAsiaTheme="minorEastAsia" w:hAnsiTheme="minorHAnsi" w:cstheme="minorBidi"/>
                <w:kern w:val="2"/>
                <w:lang w:eastAsia="en-US"/>
                <w14:ligatures w14:val="standardContextual"/>
              </w:rPr>
              <w:tab/>
            </w:r>
            <w:r w:rsidRPr="00C110EA">
              <w:rPr>
                <w:rStyle w:val="Hyperlink"/>
                <w:lang w:val="vi-VN"/>
              </w:rPr>
              <w:t>How can I receive bus schedule? / Làm thế nào để tôi có thể nhận được lịch xe bus.</w:t>
            </w:r>
            <w:r>
              <w:rPr>
                <w:webHidden/>
              </w:rPr>
              <w:tab/>
            </w:r>
            <w:r>
              <w:rPr>
                <w:webHidden/>
              </w:rPr>
              <w:fldChar w:fldCharType="begin"/>
            </w:r>
            <w:r>
              <w:rPr>
                <w:webHidden/>
              </w:rPr>
              <w:instrText xml:space="preserve"> PAGEREF _Toc177143755 \h </w:instrText>
            </w:r>
          </w:ins>
          <w:r>
            <w:rPr>
              <w:webHidden/>
            </w:rPr>
          </w:r>
          <w:r>
            <w:rPr>
              <w:webHidden/>
            </w:rPr>
            <w:fldChar w:fldCharType="separate"/>
          </w:r>
          <w:ins w:id="71" w:author="An Tran, ACA (BUV)" w:date="2024-09-13T18:09:00Z" w16du:dateUtc="2024-09-13T11:09:00Z">
            <w:r>
              <w:rPr>
                <w:webHidden/>
              </w:rPr>
              <w:t>42</w:t>
            </w:r>
            <w:r>
              <w:rPr>
                <w:webHidden/>
              </w:rPr>
              <w:fldChar w:fldCharType="end"/>
            </w:r>
            <w:r w:rsidRPr="00C110EA">
              <w:rPr>
                <w:rStyle w:val="Hyperlink"/>
              </w:rPr>
              <w:fldChar w:fldCharType="end"/>
            </w:r>
          </w:ins>
        </w:p>
        <w:p w14:paraId="7869B09F" w14:textId="7477476C" w:rsidR="00D427AB" w:rsidRDefault="00D427AB">
          <w:pPr>
            <w:pStyle w:val="TOC2"/>
            <w:tabs>
              <w:tab w:val="left" w:pos="1540"/>
            </w:tabs>
            <w:rPr>
              <w:ins w:id="72" w:author="An Tran, ACA (BUV)" w:date="2024-09-13T18:09:00Z" w16du:dateUtc="2024-09-13T11:09:00Z"/>
              <w:rFonts w:asciiTheme="minorHAnsi" w:eastAsiaTheme="minorEastAsia" w:hAnsiTheme="minorHAnsi" w:cstheme="minorBidi"/>
              <w:kern w:val="2"/>
              <w:lang w:eastAsia="en-US"/>
              <w14:ligatures w14:val="standardContextual"/>
            </w:rPr>
          </w:pPr>
          <w:ins w:id="73"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"_Toc177143756"</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3.</w:t>
            </w:r>
            <w:r>
              <w:rPr>
                <w:rFonts w:asciiTheme="minorHAnsi" w:eastAsiaTheme="minorEastAsia" w:hAnsiTheme="minorHAnsi" w:cstheme="minorBidi"/>
                <w:kern w:val="2"/>
                <w:lang w:eastAsia="en-US"/>
                <w14:ligatures w14:val="standardContextual"/>
              </w:rPr>
              <w:tab/>
            </w:r>
            <w:r w:rsidRPr="00C110EA">
              <w:rPr>
                <w:rStyle w:val="Hyperlink"/>
                <w:lang w:val="vi-VN"/>
              </w:rPr>
              <w:t>What should students do if the bus does not arrive on time at the pick-up point? / Sinh viên cần làm gì nếu xe buýt không đến đúng giờ tại điểm đón?</w:t>
            </w:r>
            <w:r>
              <w:rPr>
                <w:webHidden/>
              </w:rPr>
              <w:tab/>
            </w:r>
            <w:r>
              <w:rPr>
                <w:webHidden/>
              </w:rPr>
              <w:fldChar w:fldCharType="begin"/>
            </w:r>
            <w:r>
              <w:rPr>
                <w:webHidden/>
              </w:rPr>
              <w:instrText xml:space="preserve"> PAGEREF _Toc177143756 \h </w:instrText>
            </w:r>
          </w:ins>
          <w:r>
            <w:rPr>
              <w:webHidden/>
            </w:rPr>
          </w:r>
          <w:r>
            <w:rPr>
              <w:webHidden/>
            </w:rPr>
            <w:fldChar w:fldCharType="separate"/>
          </w:r>
          <w:ins w:id="74" w:author="An Tran, ACA (BUV)" w:date="2024-09-13T18:09:00Z" w16du:dateUtc="2024-09-13T11:09:00Z">
            <w:r>
              <w:rPr>
                <w:webHidden/>
              </w:rPr>
              <w:t>43</w:t>
            </w:r>
            <w:r>
              <w:rPr>
                <w:webHidden/>
              </w:rPr>
              <w:fldChar w:fldCharType="end"/>
            </w:r>
            <w:r w:rsidRPr="00C110EA">
              <w:rPr>
                <w:rStyle w:val="Hyperlink"/>
              </w:rPr>
              <w:fldChar w:fldCharType="end"/>
            </w:r>
          </w:ins>
        </w:p>
        <w:p w14:paraId="09A9B14F" w14:textId="70919B18" w:rsidR="00D427AB" w:rsidRDefault="00D427AB">
          <w:pPr>
            <w:pStyle w:val="TOC2"/>
            <w:tabs>
              <w:tab w:val="left" w:pos="1540"/>
            </w:tabs>
            <w:rPr>
              <w:ins w:id="75" w:author="An Tran, ACA (BUV)" w:date="2024-09-13T18:09:00Z" w16du:dateUtc="2024-09-13T11:09:00Z"/>
              <w:rFonts w:asciiTheme="minorHAnsi" w:eastAsiaTheme="minorEastAsia" w:hAnsiTheme="minorHAnsi" w:cstheme="minorBidi"/>
              <w:kern w:val="2"/>
              <w:lang w:eastAsia="en-US"/>
              <w14:ligatures w14:val="standardContextual"/>
            </w:rPr>
          </w:pPr>
          <w:ins w:id="76"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"_Toc177143757"</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4.</w:t>
            </w:r>
            <w:r>
              <w:rPr>
                <w:rFonts w:asciiTheme="minorHAnsi" w:eastAsiaTheme="minorEastAsia" w:hAnsiTheme="minorHAnsi" w:cstheme="minorBidi"/>
                <w:kern w:val="2"/>
                <w:lang w:eastAsia="en-US"/>
                <w14:ligatures w14:val="standardContextual"/>
              </w:rPr>
              <w:tab/>
            </w:r>
            <w:r w:rsidRPr="00C110EA">
              <w:rPr>
                <w:rStyle w:val="Hyperlink"/>
                <w:lang w:val="vi-VN"/>
              </w:rPr>
              <w:t>Can BUV adjust the bus schedule to suit the student's classes? / Nhà trường có thể điều chỉnh lịch trình xe buýt theo lịch học của sinh viên?</w:t>
            </w:r>
            <w:r>
              <w:rPr>
                <w:webHidden/>
              </w:rPr>
              <w:tab/>
            </w:r>
            <w:r>
              <w:rPr>
                <w:webHidden/>
              </w:rPr>
              <w:fldChar w:fldCharType="begin"/>
            </w:r>
            <w:r>
              <w:rPr>
                <w:webHidden/>
              </w:rPr>
              <w:instrText xml:space="preserve"> PAGEREF _Toc177143757 \h </w:instrText>
            </w:r>
          </w:ins>
          <w:r>
            <w:rPr>
              <w:webHidden/>
            </w:rPr>
          </w:r>
          <w:r>
            <w:rPr>
              <w:webHidden/>
            </w:rPr>
            <w:fldChar w:fldCharType="separate"/>
          </w:r>
          <w:ins w:id="77" w:author="An Tran, ACA (BUV)" w:date="2024-09-13T18:09:00Z" w16du:dateUtc="2024-09-13T11:09:00Z">
            <w:r>
              <w:rPr>
                <w:webHidden/>
              </w:rPr>
              <w:t>44</w:t>
            </w:r>
            <w:r>
              <w:rPr>
                <w:webHidden/>
              </w:rPr>
              <w:fldChar w:fldCharType="end"/>
            </w:r>
            <w:r w:rsidRPr="00C110EA">
              <w:rPr>
                <w:rStyle w:val="Hyperlink"/>
              </w:rPr>
              <w:fldChar w:fldCharType="end"/>
            </w:r>
          </w:ins>
        </w:p>
        <w:p w14:paraId="4E03ECC1" w14:textId="30D0DABF" w:rsidR="00D427AB" w:rsidRDefault="00D427AB">
          <w:pPr>
            <w:pStyle w:val="TOC2"/>
            <w:tabs>
              <w:tab w:val="left" w:pos="1540"/>
            </w:tabs>
            <w:rPr>
              <w:ins w:id="78" w:author="An Tran, ACA (BUV)" w:date="2024-09-13T18:09:00Z" w16du:dateUtc="2024-09-13T11:09:00Z"/>
              <w:rFonts w:asciiTheme="minorHAnsi" w:eastAsiaTheme="minorEastAsia" w:hAnsiTheme="minorHAnsi" w:cstheme="minorBidi"/>
              <w:kern w:val="2"/>
              <w:lang w:eastAsia="en-US"/>
              <w14:ligatures w14:val="standardContextual"/>
            </w:rPr>
          </w:pPr>
          <w:ins w:id="79"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"_Toc177143758"</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5.</w:t>
            </w:r>
            <w:r>
              <w:rPr>
                <w:rFonts w:asciiTheme="minorHAnsi" w:eastAsiaTheme="minorEastAsia" w:hAnsiTheme="minorHAnsi" w:cstheme="minorBidi"/>
                <w:kern w:val="2"/>
                <w:lang w:eastAsia="en-US"/>
                <w14:ligatures w14:val="standardContextual"/>
              </w:rPr>
              <w:tab/>
            </w:r>
            <w:r w:rsidRPr="00C110EA">
              <w:rPr>
                <w:rStyle w:val="Hyperlink"/>
                <w:lang w:val="vi-VN"/>
              </w:rPr>
              <w:t>What should I do in the event of “inclement weather”? / Tôi nên làm gì khi gặp phải thời tiết khác nghiệt khi đứng chờ xe buýt.</w:t>
            </w:r>
            <w:r>
              <w:rPr>
                <w:webHidden/>
              </w:rPr>
              <w:tab/>
            </w:r>
            <w:r>
              <w:rPr>
                <w:webHidden/>
              </w:rPr>
              <w:fldChar w:fldCharType="begin"/>
            </w:r>
            <w:r>
              <w:rPr>
                <w:webHidden/>
              </w:rPr>
              <w:instrText xml:space="preserve"> PAGEREF _Toc177143758 \h </w:instrText>
            </w:r>
          </w:ins>
          <w:r>
            <w:rPr>
              <w:webHidden/>
            </w:rPr>
          </w:r>
          <w:r>
            <w:rPr>
              <w:webHidden/>
            </w:rPr>
            <w:fldChar w:fldCharType="separate"/>
          </w:r>
          <w:ins w:id="80" w:author="An Tran, ACA (BUV)" w:date="2024-09-13T18:09:00Z" w16du:dateUtc="2024-09-13T11:09:00Z">
            <w:r>
              <w:rPr>
                <w:webHidden/>
              </w:rPr>
              <w:t>45</w:t>
            </w:r>
            <w:r>
              <w:rPr>
                <w:webHidden/>
              </w:rPr>
              <w:fldChar w:fldCharType="end"/>
            </w:r>
            <w:r w:rsidRPr="00C110EA">
              <w:rPr>
                <w:rStyle w:val="Hyperlink"/>
              </w:rPr>
              <w:fldChar w:fldCharType="end"/>
            </w:r>
          </w:ins>
        </w:p>
        <w:p w14:paraId="079E85C7" w14:textId="1B3E92F8" w:rsidR="00D427AB" w:rsidRDefault="00D427AB">
          <w:pPr>
            <w:pStyle w:val="TOC2"/>
            <w:tabs>
              <w:tab w:val="left" w:pos="1540"/>
            </w:tabs>
            <w:rPr>
              <w:ins w:id="81" w:author="An Tran, ACA (BUV)" w:date="2024-09-13T18:09:00Z" w16du:dateUtc="2024-09-13T11:09:00Z"/>
              <w:rFonts w:asciiTheme="minorHAnsi" w:eastAsiaTheme="minorEastAsia" w:hAnsiTheme="minorHAnsi" w:cstheme="minorBidi"/>
              <w:kern w:val="2"/>
              <w:lang w:eastAsia="en-US"/>
              <w14:ligatures w14:val="standardContextual"/>
            </w:rPr>
          </w:pPr>
          <w:ins w:id="82"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"_Toc177143759"</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6.</w:t>
            </w:r>
            <w:r>
              <w:rPr>
                <w:rFonts w:asciiTheme="minorHAnsi" w:eastAsiaTheme="minorEastAsia" w:hAnsiTheme="minorHAnsi" w:cstheme="minorBidi"/>
                <w:kern w:val="2"/>
                <w:lang w:eastAsia="en-US"/>
                <w14:ligatures w14:val="standardContextual"/>
              </w:rPr>
              <w:tab/>
            </w:r>
            <w:r w:rsidRPr="00C110EA">
              <w:rPr>
                <w:rStyle w:val="Hyperlink"/>
                <w:lang w:val="vi-VN"/>
              </w:rPr>
              <w:t>If I have left an item on the bus, how do I get it returned? / Nếu tôi để quên đồ trên xe buýt, làm sao để có thể lấy lại?</w:t>
            </w:r>
            <w:r>
              <w:rPr>
                <w:webHidden/>
              </w:rPr>
              <w:tab/>
            </w:r>
            <w:r>
              <w:rPr>
                <w:webHidden/>
              </w:rPr>
              <w:fldChar w:fldCharType="begin"/>
            </w:r>
            <w:r>
              <w:rPr>
                <w:webHidden/>
              </w:rPr>
              <w:instrText xml:space="preserve"> PAGEREF _Toc177143759 \h </w:instrText>
            </w:r>
          </w:ins>
          <w:r>
            <w:rPr>
              <w:webHidden/>
            </w:rPr>
          </w:r>
          <w:r>
            <w:rPr>
              <w:webHidden/>
            </w:rPr>
            <w:fldChar w:fldCharType="separate"/>
          </w:r>
          <w:ins w:id="83" w:author="An Tran, ACA (BUV)" w:date="2024-09-13T18:09:00Z" w16du:dateUtc="2024-09-13T11:09:00Z">
            <w:r>
              <w:rPr>
                <w:webHidden/>
              </w:rPr>
              <w:t>46</w:t>
            </w:r>
            <w:r>
              <w:rPr>
                <w:webHidden/>
              </w:rPr>
              <w:fldChar w:fldCharType="end"/>
            </w:r>
            <w:r w:rsidRPr="00C110EA">
              <w:rPr>
                <w:rStyle w:val="Hyperlink"/>
              </w:rPr>
              <w:fldChar w:fldCharType="end"/>
            </w:r>
          </w:ins>
        </w:p>
        <w:p w14:paraId="677ED8B7" w14:textId="0A0F3548" w:rsidR="00D427AB" w:rsidRDefault="00D427AB">
          <w:pPr>
            <w:pStyle w:val="TOC1"/>
            <w:rPr>
              <w:ins w:id="84" w:author="An Tran, ACA (BUV)" w:date="2024-09-13T18:09:00Z" w16du:dateUtc="2024-09-13T11:09:00Z"/>
              <w:rFonts w:asciiTheme="minorHAnsi" w:eastAsiaTheme="minorEastAsia" w:hAnsiTheme="minorHAnsi" w:cstheme="minorBidi"/>
              <w:b w:val="0"/>
              <w:bCs w:val="0"/>
              <w:kern w:val="2"/>
              <w:lang w:eastAsia="en-US"/>
              <w14:ligatures w14:val="standardContextual"/>
            </w:rPr>
          </w:pPr>
          <w:ins w:id="85" w:author="An Tran, ACA (BUV)" w:date="2024-09-13T18:09:00Z" w16du:dateUtc="2024-09-13T11:09:00Z">
            <w:r w:rsidRPr="00C110EA">
              <w:rPr>
                <w:rStyle w:val="Hyperlink"/>
              </w:rPr>
              <w:lastRenderedPageBreak/>
              <w:fldChar w:fldCharType="begin"/>
            </w:r>
            <w:r w:rsidRPr="00C110EA">
              <w:rPr>
                <w:rStyle w:val="Hyperlink"/>
              </w:rPr>
              <w:instrText xml:space="preserve"> </w:instrText>
            </w:r>
            <w:r>
              <w:instrText>HYPERLINK \l "_Toc177143760"</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rFonts w:ascii="iCiel Avenir LT Std 35 Light" w:hAnsi="iCiel Avenir LT Std 35 Light"/>
                <w:lang w:val="vi-VN"/>
              </w:rPr>
              <w:t>III.</w:t>
            </w:r>
            <w:r>
              <w:rPr>
                <w:rFonts w:asciiTheme="minorHAnsi" w:eastAsiaTheme="minorEastAsia" w:hAnsiTheme="minorHAnsi" w:cstheme="minorBidi"/>
                <w:b w:val="0"/>
                <w:bCs w:val="0"/>
                <w:kern w:val="2"/>
                <w:lang w:eastAsia="en-US"/>
                <w14:ligatures w14:val="standardContextual"/>
              </w:rPr>
              <w:tab/>
            </w:r>
            <w:r w:rsidRPr="00C110EA">
              <w:rPr>
                <w:rStyle w:val="Hyperlink"/>
                <w:rFonts w:ascii="iCiel Avenir LT Std 35 Light" w:hAnsi="iCiel Avenir LT Std 35 Light"/>
                <w:lang w:val="vi-VN"/>
              </w:rPr>
              <w:t>REGISTRY</w:t>
            </w:r>
            <w:r>
              <w:rPr>
                <w:webHidden/>
              </w:rPr>
              <w:tab/>
            </w:r>
            <w:r>
              <w:rPr>
                <w:webHidden/>
              </w:rPr>
              <w:fldChar w:fldCharType="begin"/>
            </w:r>
            <w:r>
              <w:rPr>
                <w:webHidden/>
              </w:rPr>
              <w:instrText xml:space="preserve"> PAGEREF _Toc177143760 \h </w:instrText>
            </w:r>
          </w:ins>
          <w:r>
            <w:rPr>
              <w:webHidden/>
            </w:rPr>
          </w:r>
          <w:r>
            <w:rPr>
              <w:webHidden/>
            </w:rPr>
            <w:fldChar w:fldCharType="separate"/>
          </w:r>
          <w:ins w:id="86" w:author="An Tran, ACA (BUV)" w:date="2024-09-13T18:09:00Z" w16du:dateUtc="2024-09-13T11:09:00Z">
            <w:r>
              <w:rPr>
                <w:webHidden/>
              </w:rPr>
              <w:t>47</w:t>
            </w:r>
            <w:r>
              <w:rPr>
                <w:webHidden/>
              </w:rPr>
              <w:fldChar w:fldCharType="end"/>
            </w:r>
            <w:r w:rsidRPr="00C110EA">
              <w:rPr>
                <w:rStyle w:val="Hyperlink"/>
              </w:rPr>
              <w:fldChar w:fldCharType="end"/>
            </w:r>
          </w:ins>
        </w:p>
        <w:p w14:paraId="084CD1E1" w14:textId="668B2ED9" w:rsidR="00D427AB" w:rsidRDefault="00D427AB">
          <w:pPr>
            <w:pStyle w:val="TOC2"/>
            <w:tabs>
              <w:tab w:val="left" w:pos="1540"/>
            </w:tabs>
            <w:rPr>
              <w:ins w:id="87" w:author="An Tran, ACA (BUV)" w:date="2024-09-13T18:09:00Z" w16du:dateUtc="2024-09-13T11:09:00Z"/>
              <w:rFonts w:asciiTheme="minorHAnsi" w:eastAsiaTheme="minorEastAsia" w:hAnsiTheme="minorHAnsi" w:cstheme="minorBidi"/>
              <w:kern w:val="2"/>
              <w:lang w:eastAsia="en-US"/>
              <w14:ligatures w14:val="standardContextual"/>
            </w:rPr>
          </w:pPr>
          <w:ins w:id="88"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"_Toc177143761"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w:t>
            </w:r>
            <w:r>
              <w:rPr>
                <w:rFonts w:asciiTheme="minorHAnsi" w:eastAsiaTheme="minorEastAsia" w:hAnsiTheme="minorHAnsi" w:cstheme="minorBidi"/>
                <w:kern w:val="2"/>
                <w:lang w:eastAsia="en-US"/>
                <w14:ligatures w14:val="standardContextual"/>
              </w:rPr>
              <w:tab/>
            </w:r>
            <w:r w:rsidRPr="00C110EA">
              <w:rPr>
                <w:rStyle w:val="Hyperlink"/>
              </w:rPr>
              <w:t>H</w:t>
            </w:r>
            <w:r w:rsidRPr="00C110EA">
              <w:rPr>
                <w:rStyle w:val="Hyperlink"/>
                <w:lang w:val="vi-VN"/>
              </w:rPr>
              <w:t xml:space="preserve">ow can I receive student’s result this semester? / </w:t>
            </w:r>
            <w:r w:rsidRPr="00C110EA">
              <w:rPr>
                <w:rStyle w:val="Hyperlink"/>
                <w:i/>
                <w:iCs/>
              </w:rPr>
              <w:t>S</w:t>
            </w:r>
            <w:r w:rsidRPr="00C110EA">
              <w:rPr>
                <w:rStyle w:val="Hyperlink"/>
                <w:i/>
                <w:iCs/>
                <w:lang w:val="vi-VN"/>
              </w:rPr>
              <w:t xml:space="preserve">inh viên có kết quả học kì này và có thể xem kết quả đó </w:t>
            </w:r>
            <w:r w:rsidRPr="00C110EA">
              <w:rPr>
                <w:rStyle w:val="Hyperlink"/>
                <w:i/>
                <w:iCs/>
              </w:rPr>
              <w:t>như thế nào</w:t>
            </w:r>
            <w:r w:rsidRPr="00C110EA">
              <w:rPr>
                <w:rStyle w:val="Hyperlink"/>
                <w:i/>
                <w:iCs/>
                <w:lang w:val="vi-VN"/>
              </w:rPr>
              <w:t>?</w:t>
            </w:r>
            <w:r>
              <w:rPr>
                <w:webHidden/>
              </w:rPr>
              <w:tab/>
            </w:r>
            <w:r>
              <w:rPr>
                <w:webHidden/>
              </w:rPr>
              <w:fldChar w:fldCharType="begin"/>
            </w:r>
            <w:r>
              <w:rPr>
                <w:webHidden/>
              </w:rPr>
              <w:instrText xml:space="preserve"> PAGEREF _Toc177143761 \h </w:instrText>
            </w:r>
          </w:ins>
          <w:r>
            <w:rPr>
              <w:webHidden/>
            </w:rPr>
          </w:r>
          <w:r>
            <w:rPr>
              <w:webHidden/>
            </w:rPr>
            <w:fldChar w:fldCharType="separate"/>
          </w:r>
          <w:ins w:id="89" w:author="An Tran, ACA (BUV)" w:date="2024-09-13T18:09:00Z" w16du:dateUtc="2024-09-13T11:09:00Z">
            <w:r>
              <w:rPr>
                <w:webHidden/>
              </w:rPr>
              <w:t>47</w:t>
            </w:r>
            <w:r>
              <w:rPr>
                <w:webHidden/>
              </w:rPr>
              <w:fldChar w:fldCharType="end"/>
            </w:r>
            <w:r w:rsidRPr="00C110EA">
              <w:rPr>
                <w:rStyle w:val="Hyperlink"/>
              </w:rPr>
              <w:fldChar w:fldCharType="end"/>
            </w:r>
          </w:ins>
        </w:p>
        <w:p w14:paraId="061C5FB6" w14:textId="0F4234C9" w:rsidR="00D427AB" w:rsidRDefault="00D427AB">
          <w:pPr>
            <w:pStyle w:val="TOC2"/>
            <w:tabs>
              <w:tab w:val="left" w:pos="1540"/>
            </w:tabs>
            <w:rPr>
              <w:ins w:id="90" w:author="An Tran, ACA (BUV)" w:date="2024-09-13T18:09:00Z" w16du:dateUtc="2024-09-13T11:09:00Z"/>
              <w:rFonts w:asciiTheme="minorHAnsi" w:eastAsiaTheme="minorEastAsia" w:hAnsiTheme="minorHAnsi" w:cstheme="minorBidi"/>
              <w:kern w:val="2"/>
              <w:lang w:eastAsia="en-US"/>
              <w14:ligatures w14:val="standardContextual"/>
            </w:rPr>
          </w:pPr>
          <w:ins w:id="91"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"_Toc177143762"</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2.</w:t>
            </w:r>
            <w:r>
              <w:rPr>
                <w:rFonts w:asciiTheme="minorHAnsi" w:eastAsiaTheme="minorEastAsia" w:hAnsiTheme="minorHAnsi" w:cstheme="minorBidi"/>
                <w:kern w:val="2"/>
                <w:lang w:eastAsia="en-US"/>
                <w14:ligatures w14:val="standardContextual"/>
              </w:rPr>
              <w:tab/>
            </w:r>
            <w:r w:rsidRPr="00C110EA">
              <w:rPr>
                <w:rStyle w:val="Hyperlink"/>
              </w:rPr>
              <w:t xml:space="preserve">What is the progression condition at BUV? / </w:t>
            </w:r>
            <w:r w:rsidRPr="00C110EA">
              <w:rPr>
                <w:rStyle w:val="Hyperlink"/>
                <w:i/>
                <w:iCs/>
              </w:rPr>
              <w:t>Điều kiện được lên lớp ở BUV là gì?</w:t>
            </w:r>
            <w:r>
              <w:rPr>
                <w:webHidden/>
              </w:rPr>
              <w:tab/>
            </w:r>
            <w:r>
              <w:rPr>
                <w:webHidden/>
              </w:rPr>
              <w:fldChar w:fldCharType="begin"/>
            </w:r>
            <w:r>
              <w:rPr>
                <w:webHidden/>
              </w:rPr>
              <w:instrText xml:space="preserve"> PAGEREF _Toc177143762 \h </w:instrText>
            </w:r>
          </w:ins>
          <w:r>
            <w:rPr>
              <w:webHidden/>
            </w:rPr>
          </w:r>
          <w:r>
            <w:rPr>
              <w:webHidden/>
            </w:rPr>
            <w:fldChar w:fldCharType="separate"/>
          </w:r>
          <w:ins w:id="92" w:author="An Tran, ACA (BUV)" w:date="2024-09-13T18:09:00Z" w16du:dateUtc="2024-09-13T11:09:00Z">
            <w:r>
              <w:rPr>
                <w:webHidden/>
              </w:rPr>
              <w:t>48</w:t>
            </w:r>
            <w:r>
              <w:rPr>
                <w:webHidden/>
              </w:rPr>
              <w:fldChar w:fldCharType="end"/>
            </w:r>
            <w:r w:rsidRPr="00C110EA">
              <w:rPr>
                <w:rStyle w:val="Hyperlink"/>
              </w:rPr>
              <w:fldChar w:fldCharType="end"/>
            </w:r>
          </w:ins>
        </w:p>
        <w:p w14:paraId="09907AB9" w14:textId="2688B0FE" w:rsidR="00D427AB" w:rsidRDefault="00D427AB">
          <w:pPr>
            <w:pStyle w:val="TOC2"/>
            <w:tabs>
              <w:tab w:val="left" w:pos="1540"/>
            </w:tabs>
            <w:rPr>
              <w:ins w:id="93" w:author="An Tran, ACA (BUV)" w:date="2024-09-13T18:09:00Z" w16du:dateUtc="2024-09-13T11:09:00Z"/>
              <w:rFonts w:asciiTheme="minorHAnsi" w:eastAsiaTheme="minorEastAsia" w:hAnsiTheme="minorHAnsi" w:cstheme="minorBidi"/>
              <w:kern w:val="2"/>
              <w:lang w:eastAsia="en-US"/>
              <w14:ligatures w14:val="standardContextual"/>
            </w:rPr>
          </w:pPr>
          <w:ins w:id="94"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"_Toc177143763"</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3.</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How are resits at BUV regulated? / </w:t>
            </w:r>
            <w:r w:rsidRPr="00C110EA">
              <w:rPr>
                <w:rStyle w:val="Hyperlink"/>
                <w:i/>
                <w:iCs/>
                <w:lang w:val="vi-VN"/>
              </w:rPr>
              <w:t>Quy định cho việc thi lại ở BUV như thế nào?</w:t>
            </w:r>
            <w:r>
              <w:rPr>
                <w:webHidden/>
              </w:rPr>
              <w:tab/>
            </w:r>
            <w:r>
              <w:rPr>
                <w:webHidden/>
              </w:rPr>
              <w:fldChar w:fldCharType="begin"/>
            </w:r>
            <w:r>
              <w:rPr>
                <w:webHidden/>
              </w:rPr>
              <w:instrText xml:space="preserve"> PAGEREF _Toc177143763 \h </w:instrText>
            </w:r>
          </w:ins>
          <w:r>
            <w:rPr>
              <w:webHidden/>
            </w:rPr>
          </w:r>
          <w:r>
            <w:rPr>
              <w:webHidden/>
            </w:rPr>
            <w:fldChar w:fldCharType="separate"/>
          </w:r>
          <w:ins w:id="95" w:author="An Tran, ACA (BUV)" w:date="2024-09-13T18:09:00Z" w16du:dateUtc="2024-09-13T11:09:00Z">
            <w:r>
              <w:rPr>
                <w:webHidden/>
              </w:rPr>
              <w:t>50</w:t>
            </w:r>
            <w:r>
              <w:rPr>
                <w:webHidden/>
              </w:rPr>
              <w:fldChar w:fldCharType="end"/>
            </w:r>
            <w:r w:rsidRPr="00C110EA">
              <w:rPr>
                <w:rStyle w:val="Hyperlink"/>
              </w:rPr>
              <w:fldChar w:fldCharType="end"/>
            </w:r>
          </w:ins>
        </w:p>
        <w:p w14:paraId="06C0C821" w14:textId="28731F64" w:rsidR="00D427AB" w:rsidRDefault="00D427AB">
          <w:pPr>
            <w:pStyle w:val="TOC2"/>
            <w:tabs>
              <w:tab w:val="left" w:pos="1540"/>
            </w:tabs>
            <w:rPr>
              <w:ins w:id="96" w:author="An Tran, ACA (BUV)" w:date="2024-09-13T18:09:00Z" w16du:dateUtc="2024-09-13T11:09:00Z"/>
              <w:rFonts w:asciiTheme="minorHAnsi" w:eastAsiaTheme="minorEastAsia" w:hAnsiTheme="minorHAnsi" w:cstheme="minorBidi"/>
              <w:kern w:val="2"/>
              <w:lang w:eastAsia="en-US"/>
              <w14:ligatures w14:val="standardContextual"/>
            </w:rPr>
          </w:pPr>
          <w:ins w:id="97"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"_Toc177143770"</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4.</w:t>
            </w:r>
            <w:r>
              <w:rPr>
                <w:rFonts w:asciiTheme="minorHAnsi" w:eastAsiaTheme="minorEastAsia" w:hAnsiTheme="minorHAnsi" w:cstheme="minorBidi"/>
                <w:kern w:val="2"/>
                <w:lang w:eastAsia="en-US"/>
                <w14:ligatures w14:val="standardContextual"/>
              </w:rPr>
              <w:tab/>
            </w:r>
            <w:r w:rsidRPr="00C110EA">
              <w:rPr>
                <w:rStyle w:val="Hyperlink"/>
              </w:rPr>
              <w:t xml:space="preserve">How are retakes at BUV regulated? / </w:t>
            </w:r>
            <w:r w:rsidRPr="00C110EA">
              <w:rPr>
                <w:rStyle w:val="Hyperlink"/>
                <w:i/>
                <w:iCs/>
              </w:rPr>
              <w:t>Quy định học lại ở BUV như thế nào?</w:t>
            </w:r>
            <w:r>
              <w:rPr>
                <w:webHidden/>
              </w:rPr>
              <w:tab/>
            </w:r>
            <w:r>
              <w:rPr>
                <w:webHidden/>
              </w:rPr>
              <w:fldChar w:fldCharType="begin"/>
            </w:r>
            <w:r>
              <w:rPr>
                <w:webHidden/>
              </w:rPr>
              <w:instrText xml:space="preserve"> PAGEREF _Toc177143770 \h </w:instrText>
            </w:r>
          </w:ins>
          <w:r>
            <w:rPr>
              <w:webHidden/>
            </w:rPr>
          </w:r>
          <w:r>
            <w:rPr>
              <w:webHidden/>
            </w:rPr>
            <w:fldChar w:fldCharType="separate"/>
          </w:r>
          <w:ins w:id="98" w:author="An Tran, ACA (BUV)" w:date="2024-09-13T18:09:00Z" w16du:dateUtc="2024-09-13T11:09:00Z">
            <w:r>
              <w:rPr>
                <w:webHidden/>
              </w:rPr>
              <w:t>51</w:t>
            </w:r>
            <w:r>
              <w:rPr>
                <w:webHidden/>
              </w:rPr>
              <w:fldChar w:fldCharType="end"/>
            </w:r>
            <w:r w:rsidRPr="00C110EA">
              <w:rPr>
                <w:rStyle w:val="Hyperlink"/>
              </w:rPr>
              <w:fldChar w:fldCharType="end"/>
            </w:r>
          </w:ins>
        </w:p>
        <w:p w14:paraId="2CCA40F4" w14:textId="0E864557" w:rsidR="00D427AB" w:rsidRDefault="00D427AB">
          <w:pPr>
            <w:pStyle w:val="TOC2"/>
            <w:tabs>
              <w:tab w:val="left" w:pos="1540"/>
            </w:tabs>
            <w:rPr>
              <w:ins w:id="99" w:author="An Tran, ACA (BUV)" w:date="2024-09-13T18:09:00Z" w16du:dateUtc="2024-09-13T11:09:00Z"/>
              <w:rFonts w:asciiTheme="minorHAnsi" w:eastAsiaTheme="minorEastAsia" w:hAnsiTheme="minorHAnsi" w:cstheme="minorBidi"/>
              <w:kern w:val="2"/>
              <w:lang w:eastAsia="en-US"/>
              <w14:ligatures w14:val="standardContextual"/>
            </w:rPr>
          </w:pPr>
          <w:ins w:id="100"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"_Toc177143771"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5.</w:t>
            </w:r>
            <w:r>
              <w:rPr>
                <w:rFonts w:asciiTheme="minorHAnsi" w:eastAsiaTheme="minorEastAsia" w:hAnsiTheme="minorHAnsi" w:cstheme="minorBidi"/>
                <w:kern w:val="2"/>
                <w:lang w:eastAsia="en-US"/>
                <w14:ligatures w14:val="standardContextual"/>
              </w:rPr>
              <w:tab/>
            </w:r>
            <w:r w:rsidRPr="00C110EA">
              <w:rPr>
                <w:rStyle w:val="Hyperlink"/>
              </w:rPr>
              <w:t>If students forgot/lost the student card during the exam period, are they allowed to use other documents as a replacement? / Trong trường hợp quên/mất thẻ sinh viên khi thi và kiểm tra, sinh viên có được phép sử dụng giấy tờ tùy thân khác để thay thế không?</w:t>
            </w:r>
            <w:r>
              <w:rPr>
                <w:webHidden/>
              </w:rPr>
              <w:tab/>
            </w:r>
            <w:r>
              <w:rPr>
                <w:webHidden/>
              </w:rPr>
              <w:fldChar w:fldCharType="begin"/>
            </w:r>
            <w:r>
              <w:rPr>
                <w:webHidden/>
              </w:rPr>
              <w:instrText xml:space="preserve"> PAGEREF _Toc177143771 \h </w:instrText>
            </w:r>
          </w:ins>
          <w:r>
            <w:rPr>
              <w:webHidden/>
            </w:rPr>
          </w:r>
          <w:r>
            <w:rPr>
              <w:webHidden/>
            </w:rPr>
            <w:fldChar w:fldCharType="separate"/>
          </w:r>
          <w:ins w:id="101" w:author="An Tran, ACA (BUV)" w:date="2024-09-13T18:09:00Z" w16du:dateUtc="2024-09-13T11:09:00Z">
            <w:r>
              <w:rPr>
                <w:webHidden/>
              </w:rPr>
              <w:t>55</w:t>
            </w:r>
            <w:r>
              <w:rPr>
                <w:webHidden/>
              </w:rPr>
              <w:fldChar w:fldCharType="end"/>
            </w:r>
            <w:r w:rsidRPr="00C110EA">
              <w:rPr>
                <w:rStyle w:val="Hyperlink"/>
              </w:rPr>
              <w:fldChar w:fldCharType="end"/>
            </w:r>
          </w:ins>
        </w:p>
        <w:p w14:paraId="662A957F" w14:textId="2E706C9E" w:rsidR="00D427AB" w:rsidRDefault="00D427AB">
          <w:pPr>
            <w:pStyle w:val="TOC2"/>
            <w:tabs>
              <w:tab w:val="left" w:pos="1540"/>
            </w:tabs>
            <w:rPr>
              <w:ins w:id="102" w:author="An Tran, ACA (BUV)" w:date="2024-09-13T18:09:00Z" w16du:dateUtc="2024-09-13T11:09:00Z"/>
              <w:rFonts w:asciiTheme="minorHAnsi" w:eastAsiaTheme="minorEastAsia" w:hAnsiTheme="minorHAnsi" w:cstheme="minorBidi"/>
              <w:kern w:val="2"/>
              <w:lang w:eastAsia="en-US"/>
              <w14:ligatures w14:val="standardContextual"/>
            </w:rPr>
          </w:pPr>
          <w:ins w:id="103"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"_Toc177143772"</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6.</w:t>
            </w:r>
            <w:r>
              <w:rPr>
                <w:rFonts w:asciiTheme="minorHAnsi" w:eastAsiaTheme="minorEastAsia" w:hAnsiTheme="minorHAnsi" w:cstheme="minorBidi"/>
                <w:kern w:val="2"/>
                <w:lang w:eastAsia="en-US"/>
                <w14:ligatures w14:val="standardContextual"/>
              </w:rPr>
              <w:tab/>
            </w:r>
            <w:r w:rsidRPr="00C110EA">
              <w:rPr>
                <w:rStyle w:val="Hyperlink"/>
              </w:rPr>
              <w:t xml:space="preserve">How is classification at BUV? </w:t>
            </w:r>
            <w:r w:rsidRPr="00C110EA">
              <w:rPr>
                <w:rStyle w:val="Hyperlink"/>
                <w:i/>
                <w:iCs/>
              </w:rPr>
              <w:t>/ Quy định xếp hạng bằng ở BUV như thế nào?</w:t>
            </w:r>
            <w:r>
              <w:rPr>
                <w:webHidden/>
              </w:rPr>
              <w:tab/>
            </w:r>
            <w:r>
              <w:rPr>
                <w:webHidden/>
              </w:rPr>
              <w:fldChar w:fldCharType="begin"/>
            </w:r>
            <w:r>
              <w:rPr>
                <w:webHidden/>
              </w:rPr>
              <w:instrText xml:space="preserve"> PAGEREF _Toc177143772 \h </w:instrText>
            </w:r>
          </w:ins>
          <w:r>
            <w:rPr>
              <w:webHidden/>
            </w:rPr>
          </w:r>
          <w:r>
            <w:rPr>
              <w:webHidden/>
            </w:rPr>
            <w:fldChar w:fldCharType="separate"/>
          </w:r>
          <w:ins w:id="104" w:author="An Tran, ACA (BUV)" w:date="2024-09-13T18:09:00Z" w16du:dateUtc="2024-09-13T11:09:00Z">
            <w:r>
              <w:rPr>
                <w:webHidden/>
              </w:rPr>
              <w:t>56</w:t>
            </w:r>
            <w:r>
              <w:rPr>
                <w:webHidden/>
              </w:rPr>
              <w:fldChar w:fldCharType="end"/>
            </w:r>
            <w:r w:rsidRPr="00C110EA">
              <w:rPr>
                <w:rStyle w:val="Hyperlink"/>
              </w:rPr>
              <w:fldChar w:fldCharType="end"/>
            </w:r>
          </w:ins>
        </w:p>
        <w:p w14:paraId="0AB62692" w14:textId="4A03CCF9" w:rsidR="00D427AB" w:rsidRDefault="00D427AB">
          <w:pPr>
            <w:pStyle w:val="TOC2"/>
            <w:tabs>
              <w:tab w:val="left" w:pos="1540"/>
            </w:tabs>
            <w:rPr>
              <w:ins w:id="105" w:author="An Tran, ACA (BUV)" w:date="2024-09-13T18:09:00Z" w16du:dateUtc="2024-09-13T11:09:00Z"/>
              <w:rFonts w:asciiTheme="minorHAnsi" w:eastAsiaTheme="minorEastAsia" w:hAnsiTheme="minorHAnsi" w:cstheme="minorBidi"/>
              <w:kern w:val="2"/>
              <w:lang w:eastAsia="en-US"/>
              <w14:ligatures w14:val="standardContextual"/>
            </w:rPr>
          </w:pPr>
          <w:ins w:id="106"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"_Toc177144028"</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7.</w:t>
            </w:r>
            <w:r>
              <w:rPr>
                <w:rFonts w:asciiTheme="minorHAnsi" w:eastAsiaTheme="minorEastAsia" w:hAnsiTheme="minorHAnsi" w:cstheme="minorBidi"/>
                <w:kern w:val="2"/>
                <w:lang w:eastAsia="en-US"/>
                <w14:ligatures w14:val="standardContextual"/>
              </w:rPr>
              <w:tab/>
            </w:r>
            <w:r w:rsidRPr="00C110EA">
              <w:rPr>
                <w:rStyle w:val="Hyperlink"/>
              </w:rPr>
              <w:t xml:space="preserve">The student has been asked to attend an academic conduct meeting. </w:t>
            </w:r>
            <w:r w:rsidRPr="00C110EA">
              <w:rPr>
                <w:rStyle w:val="Hyperlink"/>
                <w:i/>
                <w:iCs/>
              </w:rPr>
              <w:t>What does this mean? / Sinh viên được mời tham dự cuộc họp về vi phạm học thuật, như vậy có nghĩa là gì?</w:t>
            </w:r>
            <w:r>
              <w:rPr>
                <w:webHidden/>
              </w:rPr>
              <w:tab/>
            </w:r>
            <w:r>
              <w:rPr>
                <w:webHidden/>
              </w:rPr>
              <w:fldChar w:fldCharType="begin"/>
            </w:r>
            <w:r>
              <w:rPr>
                <w:webHidden/>
              </w:rPr>
              <w:instrText xml:space="preserve"> PAGEREF _Toc177144028 \h </w:instrText>
            </w:r>
          </w:ins>
          <w:r>
            <w:rPr>
              <w:webHidden/>
            </w:rPr>
          </w:r>
          <w:r>
            <w:rPr>
              <w:webHidden/>
            </w:rPr>
            <w:fldChar w:fldCharType="separate"/>
          </w:r>
          <w:ins w:id="107" w:author="An Tran, ACA (BUV)" w:date="2024-09-13T18:09:00Z" w16du:dateUtc="2024-09-13T11:09:00Z">
            <w:r>
              <w:rPr>
                <w:webHidden/>
              </w:rPr>
              <w:t>58</w:t>
            </w:r>
            <w:r>
              <w:rPr>
                <w:webHidden/>
              </w:rPr>
              <w:fldChar w:fldCharType="end"/>
            </w:r>
            <w:r w:rsidRPr="00C110EA">
              <w:rPr>
                <w:rStyle w:val="Hyperlink"/>
              </w:rPr>
              <w:fldChar w:fldCharType="end"/>
            </w:r>
          </w:ins>
        </w:p>
        <w:p w14:paraId="08F26511" w14:textId="10672E4E" w:rsidR="00D427AB" w:rsidRDefault="00D427AB">
          <w:pPr>
            <w:pStyle w:val="TOC2"/>
            <w:tabs>
              <w:tab w:val="left" w:pos="1540"/>
            </w:tabs>
            <w:rPr>
              <w:ins w:id="108" w:author="An Tran, ACA (BUV)" w:date="2024-09-13T18:09:00Z" w16du:dateUtc="2024-09-13T11:09:00Z"/>
              <w:rFonts w:asciiTheme="minorHAnsi" w:eastAsiaTheme="minorEastAsia" w:hAnsiTheme="minorHAnsi" w:cstheme="minorBidi"/>
              <w:kern w:val="2"/>
              <w:lang w:eastAsia="en-US"/>
              <w14:ligatures w14:val="standardContextual"/>
            </w:rPr>
          </w:pPr>
          <w:ins w:id="109"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"_Toc177144029"</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8.</w:t>
            </w:r>
            <w:r>
              <w:rPr>
                <w:rFonts w:asciiTheme="minorHAnsi" w:eastAsiaTheme="minorEastAsia" w:hAnsiTheme="minorHAnsi" w:cstheme="minorBidi"/>
                <w:kern w:val="2"/>
                <w:lang w:eastAsia="en-US"/>
                <w14:ligatures w14:val="standardContextual"/>
              </w:rPr>
              <w:tab/>
            </w:r>
            <w:r w:rsidRPr="00C110EA">
              <w:rPr>
                <w:rStyle w:val="Hyperlink"/>
              </w:rPr>
              <w:t xml:space="preserve">What is a safe similarity index when students submit assignment on Turnitin? / </w:t>
            </w:r>
            <w:r w:rsidRPr="00C110EA">
              <w:rPr>
                <w:rStyle w:val="Hyperlink"/>
                <w:i/>
                <w:iCs/>
              </w:rPr>
              <w:t>Số phần trăm độ tương đồng như thế nào là an toàn khi sinh viên nộp bài trên hệ thống Turnitin?</w:t>
            </w:r>
            <w:r>
              <w:rPr>
                <w:webHidden/>
              </w:rPr>
              <w:tab/>
            </w:r>
            <w:r>
              <w:rPr>
                <w:webHidden/>
              </w:rPr>
              <w:fldChar w:fldCharType="begin"/>
            </w:r>
            <w:r>
              <w:rPr>
                <w:webHidden/>
              </w:rPr>
              <w:instrText xml:space="preserve"> PAGEREF _Toc177144029 \h </w:instrText>
            </w:r>
          </w:ins>
          <w:r>
            <w:rPr>
              <w:webHidden/>
            </w:rPr>
          </w:r>
          <w:r>
            <w:rPr>
              <w:webHidden/>
            </w:rPr>
            <w:fldChar w:fldCharType="separate"/>
          </w:r>
          <w:ins w:id="110" w:author="An Tran, ACA (BUV)" w:date="2024-09-13T18:09:00Z" w16du:dateUtc="2024-09-13T11:09:00Z">
            <w:r>
              <w:rPr>
                <w:webHidden/>
              </w:rPr>
              <w:t>59</w:t>
            </w:r>
            <w:r>
              <w:rPr>
                <w:webHidden/>
              </w:rPr>
              <w:fldChar w:fldCharType="end"/>
            </w:r>
            <w:r w:rsidRPr="00C110EA">
              <w:rPr>
                <w:rStyle w:val="Hyperlink"/>
              </w:rPr>
              <w:fldChar w:fldCharType="end"/>
            </w:r>
          </w:ins>
        </w:p>
        <w:p w14:paraId="561BEF3A" w14:textId="66611EE2" w:rsidR="00D427AB" w:rsidRDefault="00D427AB">
          <w:pPr>
            <w:pStyle w:val="TOC2"/>
            <w:tabs>
              <w:tab w:val="left" w:pos="1540"/>
            </w:tabs>
            <w:rPr>
              <w:ins w:id="111" w:author="An Tran, ACA (BUV)" w:date="2024-09-13T18:09:00Z" w16du:dateUtc="2024-09-13T11:09:00Z"/>
              <w:rFonts w:asciiTheme="minorHAnsi" w:eastAsiaTheme="minorEastAsia" w:hAnsiTheme="minorHAnsi" w:cstheme="minorBidi"/>
              <w:kern w:val="2"/>
              <w:lang w:eastAsia="en-US"/>
              <w14:ligatures w14:val="standardContextual"/>
            </w:rPr>
          </w:pPr>
          <w:ins w:id="112"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"_Toc177144030"</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9.</w:t>
            </w:r>
            <w:r>
              <w:rPr>
                <w:rFonts w:asciiTheme="minorHAnsi" w:eastAsiaTheme="minorEastAsia" w:hAnsiTheme="minorHAnsi" w:cstheme="minorBidi"/>
                <w:kern w:val="2"/>
                <w:lang w:eastAsia="en-US"/>
                <w14:ligatures w14:val="standardContextual"/>
              </w:rPr>
              <w:tab/>
            </w:r>
            <w:r w:rsidRPr="00C110EA">
              <w:rPr>
                <w:rStyle w:val="Hyperlink"/>
              </w:rPr>
              <w:t xml:space="preserve">Students submit assignments on Turnitin system and have low similarity % but later this % increase, is this an error? / </w:t>
            </w:r>
            <w:r w:rsidRPr="00C110EA">
              <w:rPr>
                <w:rStyle w:val="Hyperlink"/>
                <w:i/>
                <w:iCs/>
              </w:rPr>
              <w:t>Sinh viên nộp bài trên hệ thống Turnitin và nhận được số phần trăm độ tương đồng thấp, nhưng sau đó số phần trăm này lại tăng lên. Liệu đây có phải là lỗi hệ thống hay không?</w:t>
            </w:r>
            <w:r>
              <w:rPr>
                <w:webHidden/>
              </w:rPr>
              <w:tab/>
            </w:r>
            <w:r>
              <w:rPr>
                <w:webHidden/>
              </w:rPr>
              <w:fldChar w:fldCharType="begin"/>
            </w:r>
            <w:r>
              <w:rPr>
                <w:webHidden/>
              </w:rPr>
              <w:instrText xml:space="preserve"> PAGEREF _Toc177144030 \h </w:instrText>
            </w:r>
          </w:ins>
          <w:r>
            <w:rPr>
              <w:webHidden/>
            </w:rPr>
          </w:r>
          <w:r>
            <w:rPr>
              <w:webHidden/>
            </w:rPr>
            <w:fldChar w:fldCharType="separate"/>
          </w:r>
          <w:ins w:id="113" w:author="An Tran, ACA (BUV)" w:date="2024-09-13T18:09:00Z" w16du:dateUtc="2024-09-13T11:09:00Z">
            <w:r>
              <w:rPr>
                <w:webHidden/>
              </w:rPr>
              <w:t>60</w:t>
            </w:r>
            <w:r>
              <w:rPr>
                <w:webHidden/>
              </w:rPr>
              <w:fldChar w:fldCharType="end"/>
            </w:r>
            <w:r w:rsidRPr="00C110EA">
              <w:rPr>
                <w:rStyle w:val="Hyperlink"/>
              </w:rPr>
              <w:fldChar w:fldCharType="end"/>
            </w:r>
          </w:ins>
        </w:p>
        <w:p w14:paraId="08B56ACD" w14:textId="72DF775B" w:rsidR="00D427AB" w:rsidRDefault="00D427AB">
          <w:pPr>
            <w:pStyle w:val="TOC2"/>
            <w:tabs>
              <w:tab w:val="left" w:pos="1540"/>
            </w:tabs>
            <w:rPr>
              <w:ins w:id="114" w:author="An Tran, ACA (BUV)" w:date="2024-09-13T18:09:00Z" w16du:dateUtc="2024-09-13T11:09:00Z"/>
              <w:rFonts w:asciiTheme="minorHAnsi" w:eastAsiaTheme="minorEastAsia" w:hAnsiTheme="minorHAnsi" w:cstheme="minorBidi"/>
              <w:kern w:val="2"/>
              <w:lang w:eastAsia="en-US"/>
              <w14:ligatures w14:val="standardContextual"/>
            </w:rPr>
          </w:pPr>
          <w:ins w:id="115" w:author="An Tran, ACA (BUV)" w:date="2024-09-13T18:09:00Z" w16du:dateUtc="2024-09-13T11:09:00Z">
            <w:r w:rsidRPr="00C110EA">
              <w:rPr>
                <w:rStyle w:val="Hyperlink"/>
              </w:rPr>
              <w:lastRenderedPageBreak/>
              <w:fldChar w:fldCharType="begin"/>
            </w:r>
            <w:r w:rsidRPr="00C110EA">
              <w:rPr>
                <w:rStyle w:val="Hyperlink"/>
              </w:rPr>
              <w:instrText xml:space="preserve"> </w:instrText>
            </w:r>
            <w:r>
              <w:instrText>HYPERLINK \l "_Toc177144031"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10.</w:t>
            </w:r>
            <w:r>
              <w:rPr>
                <w:rFonts w:asciiTheme="minorHAnsi" w:eastAsiaTheme="minorEastAsia" w:hAnsiTheme="minorHAnsi" w:cstheme="minorBidi"/>
                <w:kern w:val="2"/>
                <w:lang w:eastAsia="en-US"/>
                <w14:ligatures w14:val="standardContextual"/>
              </w:rPr>
              <w:tab/>
            </w:r>
            <w:r w:rsidRPr="00C110EA">
              <w:rPr>
                <w:rStyle w:val="Hyperlink"/>
              </w:rPr>
              <w:t xml:space="preserve">Does student have to take responsibility for an academic misconduct in group submission? / </w:t>
            </w:r>
            <w:r w:rsidRPr="00C110EA">
              <w:rPr>
                <w:rStyle w:val="Hyperlink"/>
                <w:i/>
                <w:iCs/>
              </w:rPr>
              <w:t>Sinh viên liệu có phải chịu trách nhiệm cho vi phạm học thuật trong bài nộp nhóm hay không?</w:t>
            </w:r>
            <w:r>
              <w:rPr>
                <w:webHidden/>
              </w:rPr>
              <w:tab/>
            </w:r>
            <w:r>
              <w:rPr>
                <w:webHidden/>
              </w:rPr>
              <w:fldChar w:fldCharType="begin"/>
            </w:r>
            <w:r>
              <w:rPr>
                <w:webHidden/>
              </w:rPr>
              <w:instrText xml:space="preserve"> PAGEREF _Toc177144031 \h </w:instrText>
            </w:r>
          </w:ins>
          <w:r>
            <w:rPr>
              <w:webHidden/>
            </w:rPr>
          </w:r>
          <w:r>
            <w:rPr>
              <w:webHidden/>
            </w:rPr>
            <w:fldChar w:fldCharType="separate"/>
          </w:r>
          <w:ins w:id="116" w:author="An Tran, ACA (BUV)" w:date="2024-09-13T18:09:00Z" w16du:dateUtc="2024-09-13T11:09:00Z">
            <w:r>
              <w:rPr>
                <w:webHidden/>
              </w:rPr>
              <w:t>61</w:t>
            </w:r>
            <w:r>
              <w:rPr>
                <w:webHidden/>
              </w:rPr>
              <w:fldChar w:fldCharType="end"/>
            </w:r>
            <w:r w:rsidRPr="00C110EA">
              <w:rPr>
                <w:rStyle w:val="Hyperlink"/>
              </w:rPr>
              <w:fldChar w:fldCharType="end"/>
            </w:r>
          </w:ins>
        </w:p>
        <w:p w14:paraId="32CEEF13" w14:textId="1192F9B0" w:rsidR="00D427AB" w:rsidRDefault="00D427AB">
          <w:pPr>
            <w:pStyle w:val="TOC2"/>
            <w:tabs>
              <w:tab w:val="left" w:pos="1540"/>
            </w:tabs>
            <w:rPr>
              <w:ins w:id="117" w:author="An Tran, ACA (BUV)" w:date="2024-09-13T18:09:00Z" w16du:dateUtc="2024-09-13T11:09:00Z"/>
              <w:rFonts w:asciiTheme="minorHAnsi" w:eastAsiaTheme="minorEastAsia" w:hAnsiTheme="minorHAnsi" w:cstheme="minorBidi"/>
              <w:kern w:val="2"/>
              <w:lang w:eastAsia="en-US"/>
              <w14:ligatures w14:val="standardContextual"/>
            </w:rPr>
          </w:pPr>
          <w:ins w:id="118"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"_Toc177144032"</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11.</w:t>
            </w:r>
            <w:r>
              <w:rPr>
                <w:rFonts w:asciiTheme="minorHAnsi" w:eastAsiaTheme="minorEastAsia" w:hAnsiTheme="minorHAnsi" w:cstheme="minorBidi"/>
                <w:kern w:val="2"/>
                <w:lang w:eastAsia="en-US"/>
                <w14:ligatures w14:val="standardContextual"/>
              </w:rPr>
              <w:tab/>
            </w:r>
            <w:r w:rsidRPr="00C110EA">
              <w:rPr>
                <w:rStyle w:val="Hyperlink"/>
              </w:rPr>
              <w:t xml:space="preserve">How does academic misconduct affect the student’s academic performance &amp; studying progress? / </w:t>
            </w:r>
            <w:r w:rsidRPr="00C110EA">
              <w:rPr>
                <w:rStyle w:val="Hyperlink"/>
                <w:i/>
                <w:iCs/>
              </w:rPr>
              <w:t>Việc vi phạm học thuật có thể ảnh hưởng thế nào đến kết quả học tập và lên lớp của sinh viên?</w:t>
            </w:r>
            <w:r>
              <w:rPr>
                <w:webHidden/>
              </w:rPr>
              <w:tab/>
            </w:r>
            <w:r>
              <w:rPr>
                <w:webHidden/>
              </w:rPr>
              <w:fldChar w:fldCharType="begin"/>
            </w:r>
            <w:r>
              <w:rPr>
                <w:webHidden/>
              </w:rPr>
              <w:instrText xml:space="preserve"> PAGEREF _Toc177144032 \h </w:instrText>
            </w:r>
          </w:ins>
          <w:r>
            <w:rPr>
              <w:webHidden/>
            </w:rPr>
          </w:r>
          <w:r>
            <w:rPr>
              <w:webHidden/>
            </w:rPr>
            <w:fldChar w:fldCharType="separate"/>
          </w:r>
          <w:ins w:id="119" w:author="An Tran, ACA (BUV)" w:date="2024-09-13T18:09:00Z" w16du:dateUtc="2024-09-13T11:09:00Z">
            <w:r>
              <w:rPr>
                <w:webHidden/>
              </w:rPr>
              <w:t>61</w:t>
            </w:r>
            <w:r>
              <w:rPr>
                <w:webHidden/>
              </w:rPr>
              <w:fldChar w:fldCharType="end"/>
            </w:r>
            <w:r w:rsidRPr="00C110EA">
              <w:rPr>
                <w:rStyle w:val="Hyperlink"/>
              </w:rPr>
              <w:fldChar w:fldCharType="end"/>
            </w:r>
          </w:ins>
        </w:p>
        <w:p w14:paraId="47B67302" w14:textId="3D03097F" w:rsidR="00D427AB" w:rsidRDefault="00D427AB">
          <w:pPr>
            <w:pStyle w:val="TOC2"/>
            <w:tabs>
              <w:tab w:val="left" w:pos="1540"/>
            </w:tabs>
            <w:rPr>
              <w:ins w:id="120" w:author="An Tran, ACA (BUV)" w:date="2024-09-13T18:09:00Z" w16du:dateUtc="2024-09-13T11:09:00Z"/>
              <w:rFonts w:asciiTheme="minorHAnsi" w:eastAsiaTheme="minorEastAsia" w:hAnsiTheme="minorHAnsi" w:cstheme="minorBidi"/>
              <w:kern w:val="2"/>
              <w:lang w:eastAsia="en-US"/>
              <w14:ligatures w14:val="standardContextual"/>
            </w:rPr>
          </w:pPr>
          <w:ins w:id="121"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"_Toc177144033"</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12.</w:t>
            </w:r>
            <w:r>
              <w:rPr>
                <w:rFonts w:asciiTheme="minorHAnsi" w:eastAsiaTheme="minorEastAsia" w:hAnsiTheme="minorHAnsi" w:cstheme="minorBidi"/>
                <w:kern w:val="2"/>
                <w:lang w:eastAsia="en-US"/>
                <w14:ligatures w14:val="standardContextual"/>
              </w:rPr>
              <w:tab/>
            </w:r>
            <w:r w:rsidRPr="00C110EA">
              <w:rPr>
                <w:rStyle w:val="Hyperlink"/>
              </w:rPr>
              <w:t xml:space="preserve">Students have academic misconduct; will this be displayed in transcript or degree certificate? / </w:t>
            </w:r>
            <w:r w:rsidRPr="00C110EA">
              <w:rPr>
                <w:rStyle w:val="Hyperlink"/>
                <w:i/>
                <w:iCs/>
              </w:rPr>
              <w:t>Sinh viên đã vi phạm quy định học thuật của nhà trường, liệu việc vi phạm này có bị ghi trong hồ sơ, học bạ, bảng điểm hoặc bằng tốt nghiệp hay không?</w:t>
            </w:r>
            <w:r>
              <w:rPr>
                <w:webHidden/>
              </w:rPr>
              <w:tab/>
            </w:r>
            <w:r>
              <w:rPr>
                <w:webHidden/>
              </w:rPr>
              <w:fldChar w:fldCharType="begin"/>
            </w:r>
            <w:r>
              <w:rPr>
                <w:webHidden/>
              </w:rPr>
              <w:instrText xml:space="preserve"> PAGEREF _Toc177144033 \h </w:instrText>
            </w:r>
          </w:ins>
          <w:r>
            <w:rPr>
              <w:webHidden/>
            </w:rPr>
          </w:r>
          <w:r>
            <w:rPr>
              <w:webHidden/>
            </w:rPr>
            <w:fldChar w:fldCharType="separate"/>
          </w:r>
          <w:ins w:id="122" w:author="An Tran, ACA (BUV)" w:date="2024-09-13T18:09:00Z" w16du:dateUtc="2024-09-13T11:09:00Z">
            <w:r>
              <w:rPr>
                <w:webHidden/>
              </w:rPr>
              <w:t>62</w:t>
            </w:r>
            <w:r>
              <w:rPr>
                <w:webHidden/>
              </w:rPr>
              <w:fldChar w:fldCharType="end"/>
            </w:r>
            <w:r w:rsidRPr="00C110EA">
              <w:rPr>
                <w:rStyle w:val="Hyperlink"/>
              </w:rPr>
              <w:fldChar w:fldCharType="end"/>
            </w:r>
          </w:ins>
        </w:p>
        <w:p w14:paraId="3D66FC07" w14:textId="3C407110" w:rsidR="00D427AB" w:rsidRDefault="00D427AB">
          <w:pPr>
            <w:pStyle w:val="TOC2"/>
            <w:tabs>
              <w:tab w:val="left" w:pos="1540"/>
            </w:tabs>
            <w:rPr>
              <w:ins w:id="123" w:author="An Tran, ACA (BUV)" w:date="2024-09-13T18:09:00Z" w16du:dateUtc="2024-09-13T11:09:00Z"/>
              <w:rFonts w:asciiTheme="minorHAnsi" w:eastAsiaTheme="minorEastAsia" w:hAnsiTheme="minorHAnsi" w:cstheme="minorBidi"/>
              <w:kern w:val="2"/>
              <w:lang w:eastAsia="en-US"/>
              <w14:ligatures w14:val="standardContextual"/>
            </w:rPr>
          </w:pPr>
          <w:ins w:id="124"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"_Toc177144034"</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13.</w:t>
            </w:r>
            <w:r>
              <w:rPr>
                <w:rFonts w:asciiTheme="minorHAnsi" w:eastAsiaTheme="minorEastAsia" w:hAnsiTheme="minorHAnsi" w:cstheme="minorBidi"/>
                <w:kern w:val="2"/>
                <w:lang w:eastAsia="en-US"/>
                <w14:ligatures w14:val="standardContextual"/>
              </w:rPr>
              <w:tab/>
            </w:r>
            <w:r w:rsidRPr="00C110EA">
              <w:rPr>
                <w:rStyle w:val="Hyperlink"/>
              </w:rPr>
              <w:t xml:space="preserve">If students transfer to a different programme, what will happen to their academic misconduct records? / </w:t>
            </w:r>
            <w:r w:rsidRPr="00C110EA">
              <w:rPr>
                <w:rStyle w:val="Hyperlink"/>
                <w:i/>
                <w:iCs/>
              </w:rPr>
              <w:t>Nếu sinh viên chuyển ngành học thì những vi phạm học thuật cũ của sinh viên sẽ được tính ra sao?</w:t>
            </w:r>
            <w:r>
              <w:rPr>
                <w:webHidden/>
              </w:rPr>
              <w:tab/>
            </w:r>
            <w:r>
              <w:rPr>
                <w:webHidden/>
              </w:rPr>
              <w:fldChar w:fldCharType="begin"/>
            </w:r>
            <w:r>
              <w:rPr>
                <w:webHidden/>
              </w:rPr>
              <w:instrText xml:space="preserve"> PAGEREF _Toc177144034 \h </w:instrText>
            </w:r>
          </w:ins>
          <w:r>
            <w:rPr>
              <w:webHidden/>
            </w:rPr>
          </w:r>
          <w:r>
            <w:rPr>
              <w:webHidden/>
            </w:rPr>
            <w:fldChar w:fldCharType="separate"/>
          </w:r>
          <w:ins w:id="125" w:author="An Tran, ACA (BUV)" w:date="2024-09-13T18:09:00Z" w16du:dateUtc="2024-09-13T11:09:00Z">
            <w:r>
              <w:rPr>
                <w:webHidden/>
              </w:rPr>
              <w:t>62</w:t>
            </w:r>
            <w:r>
              <w:rPr>
                <w:webHidden/>
              </w:rPr>
              <w:fldChar w:fldCharType="end"/>
            </w:r>
            <w:r w:rsidRPr="00C110EA">
              <w:rPr>
                <w:rStyle w:val="Hyperlink"/>
              </w:rPr>
              <w:fldChar w:fldCharType="end"/>
            </w:r>
          </w:ins>
        </w:p>
        <w:p w14:paraId="32DF6C64" w14:textId="16A8117B" w:rsidR="00D427AB" w:rsidRDefault="00D427AB">
          <w:pPr>
            <w:pStyle w:val="TOC2"/>
            <w:tabs>
              <w:tab w:val="left" w:pos="1540"/>
            </w:tabs>
            <w:rPr>
              <w:ins w:id="126" w:author="An Tran, ACA (BUV)" w:date="2024-09-13T18:09:00Z" w16du:dateUtc="2024-09-13T11:09:00Z"/>
              <w:rFonts w:asciiTheme="minorHAnsi" w:eastAsiaTheme="minorEastAsia" w:hAnsiTheme="minorHAnsi" w:cstheme="minorBidi"/>
              <w:kern w:val="2"/>
              <w:lang w:eastAsia="en-US"/>
              <w14:ligatures w14:val="standardContextual"/>
            </w:rPr>
          </w:pPr>
          <w:ins w:id="127"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"_Toc177144035"</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14.</w:t>
            </w:r>
            <w:r>
              <w:rPr>
                <w:rFonts w:asciiTheme="minorHAnsi" w:eastAsiaTheme="minorEastAsia" w:hAnsiTheme="minorHAnsi" w:cstheme="minorBidi"/>
                <w:kern w:val="2"/>
                <w:lang w:eastAsia="en-US"/>
                <w14:ligatures w14:val="standardContextual"/>
              </w:rPr>
              <w:tab/>
            </w:r>
            <w:r w:rsidRPr="00C110EA">
              <w:rPr>
                <w:rStyle w:val="Hyperlink"/>
              </w:rPr>
              <w:t xml:space="preserve">Can BUV do anything to reduce the academic misconduct of students? / </w:t>
            </w:r>
            <w:r w:rsidRPr="00C110EA">
              <w:rPr>
                <w:rStyle w:val="Hyperlink"/>
                <w:i/>
                <w:iCs/>
              </w:rPr>
              <w:t>Liệu BUV có thể giảm nhẹ việc vi phạm học thuật cho sinh viên?</w:t>
            </w:r>
            <w:r>
              <w:rPr>
                <w:webHidden/>
              </w:rPr>
              <w:tab/>
            </w:r>
            <w:r>
              <w:rPr>
                <w:webHidden/>
              </w:rPr>
              <w:fldChar w:fldCharType="begin"/>
            </w:r>
            <w:r>
              <w:rPr>
                <w:webHidden/>
              </w:rPr>
              <w:instrText xml:space="preserve"> PAGEREF _Toc177144035 \h </w:instrText>
            </w:r>
          </w:ins>
          <w:r>
            <w:rPr>
              <w:webHidden/>
            </w:rPr>
          </w:r>
          <w:r>
            <w:rPr>
              <w:webHidden/>
            </w:rPr>
            <w:fldChar w:fldCharType="separate"/>
          </w:r>
          <w:ins w:id="128" w:author="An Tran, ACA (BUV)" w:date="2024-09-13T18:09:00Z" w16du:dateUtc="2024-09-13T11:09:00Z">
            <w:r>
              <w:rPr>
                <w:webHidden/>
              </w:rPr>
              <w:t>63</w:t>
            </w:r>
            <w:r>
              <w:rPr>
                <w:webHidden/>
              </w:rPr>
              <w:fldChar w:fldCharType="end"/>
            </w:r>
            <w:r w:rsidRPr="00C110EA">
              <w:rPr>
                <w:rStyle w:val="Hyperlink"/>
              </w:rPr>
              <w:fldChar w:fldCharType="end"/>
            </w:r>
          </w:ins>
        </w:p>
        <w:p w14:paraId="404DF59F" w14:textId="2274D873" w:rsidR="00D427AB" w:rsidRDefault="00D427AB">
          <w:pPr>
            <w:pStyle w:val="TOC2"/>
            <w:tabs>
              <w:tab w:val="left" w:pos="1540"/>
            </w:tabs>
            <w:rPr>
              <w:ins w:id="129" w:author="An Tran, ACA (BUV)" w:date="2024-09-13T18:09:00Z" w16du:dateUtc="2024-09-13T11:09:00Z"/>
              <w:rFonts w:asciiTheme="minorHAnsi" w:eastAsiaTheme="minorEastAsia" w:hAnsiTheme="minorHAnsi" w:cstheme="minorBidi"/>
              <w:kern w:val="2"/>
              <w:lang w:eastAsia="en-US"/>
              <w14:ligatures w14:val="standardContextual"/>
            </w:rPr>
          </w:pPr>
          <w:ins w:id="130"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"_Toc177144037"</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15.</w:t>
            </w:r>
            <w:r>
              <w:rPr>
                <w:rFonts w:asciiTheme="minorHAnsi" w:eastAsiaTheme="minorEastAsia" w:hAnsiTheme="minorHAnsi" w:cstheme="minorBidi"/>
                <w:kern w:val="2"/>
                <w:lang w:eastAsia="en-US"/>
                <w14:ligatures w14:val="standardContextual"/>
              </w:rPr>
              <w:tab/>
            </w:r>
            <w:r w:rsidRPr="00C110EA">
              <w:rPr>
                <w:rStyle w:val="Hyperlink"/>
              </w:rPr>
              <w:t xml:space="preserve">Can students appeal the Poor Academic Practice (PAP) decision? / </w:t>
            </w:r>
            <w:r w:rsidRPr="00C110EA">
              <w:rPr>
                <w:rStyle w:val="Hyperlink"/>
                <w:i/>
                <w:iCs/>
              </w:rPr>
              <w:t>Sinh viên có thể xin phúc tra quyết định Thực hành học thuật kém (PAP) không?</w:t>
            </w:r>
            <w:r>
              <w:rPr>
                <w:webHidden/>
              </w:rPr>
              <w:tab/>
            </w:r>
            <w:r>
              <w:rPr>
                <w:webHidden/>
              </w:rPr>
              <w:fldChar w:fldCharType="begin"/>
            </w:r>
            <w:r>
              <w:rPr>
                <w:webHidden/>
              </w:rPr>
              <w:instrText xml:space="preserve"> PAGEREF _Toc177144037 \h </w:instrText>
            </w:r>
          </w:ins>
          <w:r>
            <w:rPr>
              <w:webHidden/>
            </w:rPr>
          </w:r>
          <w:r>
            <w:rPr>
              <w:webHidden/>
            </w:rPr>
            <w:fldChar w:fldCharType="separate"/>
          </w:r>
          <w:ins w:id="131" w:author="An Tran, ACA (BUV)" w:date="2024-09-13T18:09:00Z" w16du:dateUtc="2024-09-13T11:09:00Z">
            <w:r>
              <w:rPr>
                <w:webHidden/>
              </w:rPr>
              <w:t>63</w:t>
            </w:r>
            <w:r>
              <w:rPr>
                <w:webHidden/>
              </w:rPr>
              <w:fldChar w:fldCharType="end"/>
            </w:r>
            <w:r w:rsidRPr="00C110EA">
              <w:rPr>
                <w:rStyle w:val="Hyperlink"/>
              </w:rPr>
              <w:fldChar w:fldCharType="end"/>
            </w:r>
          </w:ins>
        </w:p>
        <w:p w14:paraId="09D49E92" w14:textId="0D1413D2" w:rsidR="00D427AB" w:rsidRDefault="00D427AB">
          <w:pPr>
            <w:pStyle w:val="TOC2"/>
            <w:tabs>
              <w:tab w:val="left" w:pos="1540"/>
            </w:tabs>
            <w:rPr>
              <w:ins w:id="132" w:author="An Tran, ACA (BUV)" w:date="2024-09-13T18:09:00Z" w16du:dateUtc="2024-09-13T11:09:00Z"/>
              <w:rFonts w:asciiTheme="minorHAnsi" w:eastAsiaTheme="minorEastAsia" w:hAnsiTheme="minorHAnsi" w:cstheme="minorBidi"/>
              <w:kern w:val="2"/>
              <w:lang w:eastAsia="en-US"/>
              <w14:ligatures w14:val="standardContextual"/>
            </w:rPr>
          </w:pPr>
          <w:ins w:id="133"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"_Toc177144041"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16.</w:t>
            </w:r>
            <w:r>
              <w:rPr>
                <w:rFonts w:asciiTheme="minorHAnsi" w:eastAsiaTheme="minorEastAsia" w:hAnsiTheme="minorHAnsi" w:cstheme="minorBidi"/>
                <w:kern w:val="2"/>
                <w:lang w:eastAsia="en-US"/>
                <w14:ligatures w14:val="standardContextual"/>
              </w:rPr>
              <w:tab/>
            </w:r>
            <w:r w:rsidRPr="00C110EA">
              <w:rPr>
                <w:rStyle w:val="Hyperlink"/>
              </w:rPr>
              <w:t xml:space="preserve">What can students/parents do if students/parents think their final mark or result should be different? / </w:t>
            </w:r>
            <w:r w:rsidRPr="00C110EA">
              <w:rPr>
                <w:rStyle w:val="Hyperlink"/>
                <w:i/>
                <w:iCs/>
              </w:rPr>
              <w:t>Sinh viên/gia đình nên làm gì nếu chúng tôi nghĩ điểm và kết quả cuối cùng của sinh viên có thể khác?</w:t>
            </w:r>
            <w:r>
              <w:rPr>
                <w:webHidden/>
              </w:rPr>
              <w:tab/>
            </w:r>
            <w:r>
              <w:rPr>
                <w:webHidden/>
              </w:rPr>
              <w:fldChar w:fldCharType="begin"/>
            </w:r>
            <w:r>
              <w:rPr>
                <w:webHidden/>
              </w:rPr>
              <w:instrText xml:space="preserve"> PAGEREF _Toc177144041 \h </w:instrText>
            </w:r>
          </w:ins>
          <w:r>
            <w:rPr>
              <w:webHidden/>
            </w:rPr>
          </w:r>
          <w:r>
            <w:rPr>
              <w:webHidden/>
            </w:rPr>
            <w:fldChar w:fldCharType="separate"/>
          </w:r>
          <w:ins w:id="134" w:author="An Tran, ACA (BUV)" w:date="2024-09-13T18:09:00Z" w16du:dateUtc="2024-09-13T11:09:00Z">
            <w:r>
              <w:rPr>
                <w:webHidden/>
              </w:rPr>
              <w:t>64</w:t>
            </w:r>
            <w:r>
              <w:rPr>
                <w:webHidden/>
              </w:rPr>
              <w:fldChar w:fldCharType="end"/>
            </w:r>
            <w:r w:rsidRPr="00C110EA">
              <w:rPr>
                <w:rStyle w:val="Hyperlink"/>
              </w:rPr>
              <w:fldChar w:fldCharType="end"/>
            </w:r>
          </w:ins>
        </w:p>
        <w:p w14:paraId="3CD3F74B" w14:textId="684FE6AE" w:rsidR="00D427AB" w:rsidRDefault="00D427AB">
          <w:pPr>
            <w:pStyle w:val="TOC2"/>
            <w:tabs>
              <w:tab w:val="left" w:pos="1540"/>
            </w:tabs>
            <w:rPr>
              <w:ins w:id="135" w:author="An Tran, ACA (BUV)" w:date="2024-09-13T18:09:00Z" w16du:dateUtc="2024-09-13T11:09:00Z"/>
              <w:rFonts w:asciiTheme="minorHAnsi" w:eastAsiaTheme="minorEastAsia" w:hAnsiTheme="minorHAnsi" w:cstheme="minorBidi"/>
              <w:kern w:val="2"/>
              <w:lang w:eastAsia="en-US"/>
              <w14:ligatures w14:val="standardContextual"/>
            </w:rPr>
          </w:pPr>
          <w:ins w:id="136"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"_Toc177144042"</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17.</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If students is in a special situation while doing &amp; submitting their assessments, what should we do? </w:t>
            </w:r>
            <w:r w:rsidRPr="00C110EA">
              <w:rPr>
                <w:rStyle w:val="Hyperlink"/>
                <w:i/>
                <w:iCs/>
                <w:lang w:val="vi-VN"/>
              </w:rPr>
              <w:t>/ Nếu sinh viên không may gặp tình huống đặc biệt khi làm và nộp bài, chúng tôi nên làm gì?</w:t>
            </w:r>
            <w:r>
              <w:rPr>
                <w:webHidden/>
              </w:rPr>
              <w:tab/>
            </w:r>
            <w:r>
              <w:rPr>
                <w:webHidden/>
              </w:rPr>
              <w:fldChar w:fldCharType="begin"/>
            </w:r>
            <w:r>
              <w:rPr>
                <w:webHidden/>
              </w:rPr>
              <w:instrText xml:space="preserve"> PAGEREF _Toc177144042 \h </w:instrText>
            </w:r>
          </w:ins>
          <w:r>
            <w:rPr>
              <w:webHidden/>
            </w:rPr>
          </w:r>
          <w:r>
            <w:rPr>
              <w:webHidden/>
            </w:rPr>
            <w:fldChar w:fldCharType="separate"/>
          </w:r>
          <w:ins w:id="137" w:author="An Tran, ACA (BUV)" w:date="2024-09-13T18:09:00Z" w16du:dateUtc="2024-09-13T11:09:00Z">
            <w:r>
              <w:rPr>
                <w:webHidden/>
              </w:rPr>
              <w:t>65</w:t>
            </w:r>
            <w:r>
              <w:rPr>
                <w:webHidden/>
              </w:rPr>
              <w:fldChar w:fldCharType="end"/>
            </w:r>
            <w:r w:rsidRPr="00C110EA">
              <w:rPr>
                <w:rStyle w:val="Hyperlink"/>
              </w:rPr>
              <w:fldChar w:fldCharType="end"/>
            </w:r>
          </w:ins>
        </w:p>
        <w:p w14:paraId="2AC2D130" w14:textId="1A77C7A9" w:rsidR="00D427AB" w:rsidRDefault="00D427AB">
          <w:pPr>
            <w:pStyle w:val="TOC2"/>
            <w:tabs>
              <w:tab w:val="left" w:pos="1540"/>
            </w:tabs>
            <w:rPr>
              <w:ins w:id="138" w:author="An Tran, ACA (BUV)" w:date="2024-09-13T18:09:00Z" w16du:dateUtc="2024-09-13T11:09:00Z"/>
              <w:rFonts w:asciiTheme="minorHAnsi" w:eastAsiaTheme="minorEastAsia" w:hAnsiTheme="minorHAnsi" w:cstheme="minorBidi"/>
              <w:kern w:val="2"/>
              <w:lang w:eastAsia="en-US"/>
              <w14:ligatures w14:val="standardContextual"/>
            </w:rPr>
          </w:pPr>
          <w:ins w:id="139"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"_Toc177144045"</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18.</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Can I have confirmation from my family, friends, or even myself as evidence for their Exceptional Circumstance claim? / </w:t>
            </w:r>
            <w:r w:rsidRPr="00C110EA">
              <w:rPr>
                <w:rStyle w:val="Hyperlink"/>
                <w:i/>
                <w:iCs/>
                <w:lang w:val="vi-VN"/>
              </w:rPr>
              <w:t>Liệu xác nhận từ người thân, bạn bè hay thậm chí từ chính bản thân sinh viên có được chấp nhận như một bằng chứng hỗ trợ cho đơn xem xét Trường hợp Ngoại lệ không?</w:t>
            </w:r>
            <w:r>
              <w:rPr>
                <w:webHidden/>
              </w:rPr>
              <w:tab/>
            </w:r>
            <w:r>
              <w:rPr>
                <w:webHidden/>
              </w:rPr>
              <w:fldChar w:fldCharType="begin"/>
            </w:r>
            <w:r>
              <w:rPr>
                <w:webHidden/>
              </w:rPr>
              <w:instrText xml:space="preserve"> PAGEREF _Toc177144045 \h </w:instrText>
            </w:r>
          </w:ins>
          <w:r>
            <w:rPr>
              <w:webHidden/>
            </w:rPr>
          </w:r>
          <w:r>
            <w:rPr>
              <w:webHidden/>
            </w:rPr>
            <w:fldChar w:fldCharType="separate"/>
          </w:r>
          <w:ins w:id="140" w:author="An Tran, ACA (BUV)" w:date="2024-09-13T18:09:00Z" w16du:dateUtc="2024-09-13T11:09:00Z">
            <w:r>
              <w:rPr>
                <w:webHidden/>
              </w:rPr>
              <w:t>66</w:t>
            </w:r>
            <w:r>
              <w:rPr>
                <w:webHidden/>
              </w:rPr>
              <w:fldChar w:fldCharType="end"/>
            </w:r>
            <w:r w:rsidRPr="00C110EA">
              <w:rPr>
                <w:rStyle w:val="Hyperlink"/>
              </w:rPr>
              <w:fldChar w:fldCharType="end"/>
            </w:r>
          </w:ins>
        </w:p>
        <w:p w14:paraId="0EDFE938" w14:textId="3C6B19BB" w:rsidR="00D427AB" w:rsidRDefault="00D427AB">
          <w:pPr>
            <w:pStyle w:val="TOC2"/>
            <w:tabs>
              <w:tab w:val="left" w:pos="1540"/>
            </w:tabs>
            <w:rPr>
              <w:ins w:id="141" w:author="An Tran, ACA (BUV)" w:date="2024-09-13T18:09:00Z" w16du:dateUtc="2024-09-13T11:09:00Z"/>
              <w:rFonts w:asciiTheme="minorHAnsi" w:eastAsiaTheme="minorEastAsia" w:hAnsiTheme="minorHAnsi" w:cstheme="minorBidi"/>
              <w:kern w:val="2"/>
              <w:lang w:eastAsia="en-US"/>
              <w14:ligatures w14:val="standardContextual"/>
            </w:rPr>
          </w:pPr>
          <w:ins w:id="142" w:author="An Tran, ACA (BUV)" w:date="2024-09-13T18:09:00Z" w16du:dateUtc="2024-09-13T11:09:00Z">
            <w:r w:rsidRPr="00C110EA">
              <w:rPr>
                <w:rStyle w:val="Hyperlink"/>
              </w:rPr>
              <w:lastRenderedPageBreak/>
              <w:fldChar w:fldCharType="begin"/>
            </w:r>
            <w:r w:rsidRPr="00C110EA">
              <w:rPr>
                <w:rStyle w:val="Hyperlink"/>
              </w:rPr>
              <w:instrText xml:space="preserve"> </w:instrText>
            </w:r>
            <w:r>
              <w:instrText>HYPERLINK \l "_Toc177144046"</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19.</w:t>
            </w:r>
            <w:r>
              <w:rPr>
                <w:rFonts w:asciiTheme="minorHAnsi" w:eastAsiaTheme="minorEastAsia" w:hAnsiTheme="minorHAnsi" w:cstheme="minorBidi"/>
                <w:kern w:val="2"/>
                <w:lang w:eastAsia="en-US"/>
                <w14:ligatures w14:val="standardContextual"/>
              </w:rPr>
              <w:tab/>
            </w:r>
            <w:r w:rsidRPr="00C110EA">
              <w:rPr>
                <w:rStyle w:val="Hyperlink"/>
                <w:lang w:val="vi-VN"/>
              </w:rPr>
              <w:t xml:space="preserve">My Exceptional Circumstance claim got upheld. What is the next step? / </w:t>
            </w:r>
            <w:r w:rsidRPr="00C110EA">
              <w:rPr>
                <w:rStyle w:val="Hyperlink"/>
                <w:i/>
                <w:iCs/>
                <w:lang w:val="vi-VN"/>
              </w:rPr>
              <w:t>Sinh viên cần làm gì sau khi đơn xin xem xét Trường hợp Ngoại lệ được chấp thuận?</w:t>
            </w:r>
            <w:r>
              <w:rPr>
                <w:webHidden/>
              </w:rPr>
              <w:tab/>
            </w:r>
            <w:r>
              <w:rPr>
                <w:webHidden/>
              </w:rPr>
              <w:fldChar w:fldCharType="begin"/>
            </w:r>
            <w:r>
              <w:rPr>
                <w:webHidden/>
              </w:rPr>
              <w:instrText xml:space="preserve"> PAGEREF _Toc177144046 \h </w:instrText>
            </w:r>
          </w:ins>
          <w:r>
            <w:rPr>
              <w:webHidden/>
            </w:rPr>
          </w:r>
          <w:r>
            <w:rPr>
              <w:webHidden/>
            </w:rPr>
            <w:fldChar w:fldCharType="separate"/>
          </w:r>
          <w:ins w:id="143" w:author="An Tran, ACA (BUV)" w:date="2024-09-13T18:09:00Z" w16du:dateUtc="2024-09-13T11:09:00Z">
            <w:r>
              <w:rPr>
                <w:webHidden/>
              </w:rPr>
              <w:t>66</w:t>
            </w:r>
            <w:r>
              <w:rPr>
                <w:webHidden/>
              </w:rPr>
              <w:fldChar w:fldCharType="end"/>
            </w:r>
            <w:r w:rsidRPr="00C110EA">
              <w:rPr>
                <w:rStyle w:val="Hyperlink"/>
              </w:rPr>
              <w:fldChar w:fldCharType="end"/>
            </w:r>
          </w:ins>
        </w:p>
        <w:p w14:paraId="3F02C776" w14:textId="2203611B" w:rsidR="00D427AB" w:rsidRDefault="00D427AB">
          <w:pPr>
            <w:pStyle w:val="TOC1"/>
            <w:rPr>
              <w:ins w:id="144" w:author="An Tran, ACA (BUV)" w:date="2024-09-13T18:09:00Z" w16du:dateUtc="2024-09-13T11:09:00Z"/>
              <w:rFonts w:asciiTheme="minorHAnsi" w:eastAsiaTheme="minorEastAsia" w:hAnsiTheme="minorHAnsi" w:cstheme="minorBidi"/>
              <w:b w:val="0"/>
              <w:bCs w:val="0"/>
              <w:kern w:val="2"/>
              <w:lang w:eastAsia="en-US"/>
              <w14:ligatures w14:val="standardContextual"/>
            </w:rPr>
          </w:pPr>
          <w:ins w:id="145"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"_Toc177144047"</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rFonts w:ascii="iCiel Avenir LT Std 35 Light" w:hAnsi="iCiel Avenir LT Std 35 Light"/>
                <w:lang w:val="vi-VN"/>
              </w:rPr>
              <w:t>IV.</w:t>
            </w:r>
            <w:r>
              <w:rPr>
                <w:rFonts w:asciiTheme="minorHAnsi" w:eastAsiaTheme="minorEastAsia" w:hAnsiTheme="minorHAnsi" w:cstheme="minorBidi"/>
                <w:b w:val="0"/>
                <w:bCs w:val="0"/>
                <w:kern w:val="2"/>
                <w:lang w:eastAsia="en-US"/>
                <w14:ligatures w14:val="standardContextual"/>
              </w:rPr>
              <w:tab/>
            </w:r>
            <w:r w:rsidRPr="00C110EA">
              <w:rPr>
                <w:rStyle w:val="Hyperlink"/>
                <w:rFonts w:ascii="iCiel Avenir LT Std 35 Light" w:hAnsi="iCiel Avenir LT Std 35 Light"/>
                <w:lang w:val="vi-VN"/>
              </w:rPr>
              <w:t>STUDENT EXPERIENCE</w:t>
            </w:r>
            <w:r>
              <w:rPr>
                <w:webHidden/>
              </w:rPr>
              <w:tab/>
            </w:r>
            <w:r>
              <w:rPr>
                <w:webHidden/>
              </w:rPr>
              <w:fldChar w:fldCharType="begin"/>
            </w:r>
            <w:r>
              <w:rPr>
                <w:webHidden/>
              </w:rPr>
              <w:instrText xml:space="preserve"> PAGEREF _Toc177144047 \h </w:instrText>
            </w:r>
          </w:ins>
          <w:r>
            <w:rPr>
              <w:webHidden/>
            </w:rPr>
          </w:r>
          <w:r>
            <w:rPr>
              <w:webHidden/>
            </w:rPr>
            <w:fldChar w:fldCharType="separate"/>
          </w:r>
          <w:ins w:id="146" w:author="An Tran, ACA (BUV)" w:date="2024-09-13T18:09:00Z" w16du:dateUtc="2024-09-13T11:09:00Z">
            <w:r>
              <w:rPr>
                <w:webHidden/>
              </w:rPr>
              <w:t>68</w:t>
            </w:r>
            <w:r>
              <w:rPr>
                <w:webHidden/>
              </w:rPr>
              <w:fldChar w:fldCharType="end"/>
            </w:r>
            <w:r w:rsidRPr="00C110EA">
              <w:rPr>
                <w:rStyle w:val="Hyperlink"/>
              </w:rPr>
              <w:fldChar w:fldCharType="end"/>
            </w:r>
          </w:ins>
        </w:p>
        <w:p w14:paraId="68AAC398" w14:textId="5DDADC22" w:rsidR="00D427AB" w:rsidRDefault="00D427AB">
          <w:pPr>
            <w:pStyle w:val="TOC2"/>
            <w:tabs>
              <w:tab w:val="left" w:pos="1540"/>
            </w:tabs>
            <w:rPr>
              <w:ins w:id="147" w:author="An Tran, ACA (BUV)" w:date="2024-09-13T18:09:00Z" w16du:dateUtc="2024-09-13T11:09:00Z"/>
              <w:rFonts w:asciiTheme="minorHAnsi" w:eastAsiaTheme="minorEastAsia" w:hAnsiTheme="minorHAnsi" w:cstheme="minorBidi"/>
              <w:kern w:val="2"/>
              <w:lang w:eastAsia="en-US"/>
              <w14:ligatures w14:val="standardContextual"/>
            </w:rPr>
          </w:pPr>
          <w:ins w:id="148"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"_Toc177144048"</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w:t>
            </w:r>
            <w:r>
              <w:rPr>
                <w:rFonts w:asciiTheme="minorHAnsi" w:eastAsiaTheme="minorEastAsia" w:hAnsiTheme="minorHAnsi" w:cstheme="minorBidi"/>
                <w:kern w:val="2"/>
                <w:lang w:eastAsia="en-US"/>
                <w14:ligatures w14:val="standardContextual"/>
              </w:rPr>
              <w:tab/>
            </w:r>
            <w:r w:rsidRPr="00C110EA">
              <w:rPr>
                <w:rStyle w:val="Hyperlink"/>
                <w:bCs/>
              </w:rPr>
              <w:t xml:space="preserve">Where do students seek support related to career, jobs, and internships? / </w:t>
            </w:r>
            <w:r w:rsidRPr="00C110EA">
              <w:rPr>
                <w:rStyle w:val="Hyperlink"/>
                <w:bCs/>
                <w:i/>
                <w:iCs/>
              </w:rPr>
              <w:t>Sinh viên tìm kiếm sự hỗ trợ liên quan đến hướng nghiệp, việc làm và thực tập ở đâu?</w:t>
            </w:r>
            <w:r>
              <w:rPr>
                <w:webHidden/>
              </w:rPr>
              <w:tab/>
            </w:r>
            <w:r>
              <w:rPr>
                <w:webHidden/>
              </w:rPr>
              <w:fldChar w:fldCharType="begin"/>
            </w:r>
            <w:r>
              <w:rPr>
                <w:webHidden/>
              </w:rPr>
              <w:instrText xml:space="preserve"> PAGEREF _Toc177144048 \h </w:instrText>
            </w:r>
          </w:ins>
          <w:r>
            <w:rPr>
              <w:webHidden/>
            </w:rPr>
          </w:r>
          <w:r>
            <w:rPr>
              <w:webHidden/>
            </w:rPr>
            <w:fldChar w:fldCharType="separate"/>
          </w:r>
          <w:ins w:id="149" w:author="An Tran, ACA (BUV)" w:date="2024-09-13T18:09:00Z" w16du:dateUtc="2024-09-13T11:09:00Z">
            <w:r>
              <w:rPr>
                <w:webHidden/>
              </w:rPr>
              <w:t>68</w:t>
            </w:r>
            <w:r>
              <w:rPr>
                <w:webHidden/>
              </w:rPr>
              <w:fldChar w:fldCharType="end"/>
            </w:r>
            <w:r w:rsidRPr="00C110EA">
              <w:rPr>
                <w:rStyle w:val="Hyperlink"/>
              </w:rPr>
              <w:fldChar w:fldCharType="end"/>
            </w:r>
          </w:ins>
        </w:p>
        <w:p w14:paraId="7A1E943A" w14:textId="72E119BC" w:rsidR="00D427AB" w:rsidRDefault="00D427AB">
          <w:pPr>
            <w:pStyle w:val="TOC2"/>
            <w:tabs>
              <w:tab w:val="left" w:pos="1540"/>
            </w:tabs>
            <w:rPr>
              <w:ins w:id="150" w:author="An Tran, ACA (BUV)" w:date="2024-09-13T18:09:00Z" w16du:dateUtc="2024-09-13T11:09:00Z"/>
              <w:rFonts w:asciiTheme="minorHAnsi" w:eastAsiaTheme="minorEastAsia" w:hAnsiTheme="minorHAnsi" w:cstheme="minorBidi"/>
              <w:kern w:val="2"/>
              <w:lang w:eastAsia="en-US"/>
              <w14:ligatures w14:val="standardContextual"/>
            </w:rPr>
          </w:pPr>
          <w:ins w:id="151"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"_Toc177144049"</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2.</w:t>
            </w:r>
            <w:r>
              <w:rPr>
                <w:rFonts w:asciiTheme="minorHAnsi" w:eastAsiaTheme="minorEastAsia" w:hAnsiTheme="minorHAnsi" w:cstheme="minorBidi"/>
                <w:kern w:val="2"/>
                <w:lang w:eastAsia="en-US"/>
                <w14:ligatures w14:val="standardContextual"/>
              </w:rPr>
              <w:tab/>
            </w:r>
            <w:r w:rsidRPr="00C110EA">
              <w:rPr>
                <w:rStyle w:val="Hyperlink"/>
                <w:bCs/>
              </w:rPr>
              <w:t xml:space="preserve">What are BUV Career Centre, BUV Career Platform, BUV Career Centre Platform, BUV Job Portal? Why should students use this platform? / </w:t>
            </w:r>
            <w:r w:rsidRPr="00C110EA">
              <w:rPr>
                <w:rStyle w:val="Hyperlink"/>
                <w:bCs/>
                <w:i/>
                <w:iCs/>
              </w:rPr>
              <w:t>“BUV Career Centre”, “BUV Career Platform”, “BUV Career Centre Platform”, “BUV Job Portal” là gì? Vì sao sinh viên nên sử dụng nền tảng này?</w:t>
            </w:r>
            <w:r>
              <w:rPr>
                <w:webHidden/>
              </w:rPr>
              <w:tab/>
            </w:r>
            <w:r>
              <w:rPr>
                <w:webHidden/>
              </w:rPr>
              <w:fldChar w:fldCharType="begin"/>
            </w:r>
            <w:r>
              <w:rPr>
                <w:webHidden/>
              </w:rPr>
              <w:instrText xml:space="preserve"> PAGEREF _Toc177144049 \h </w:instrText>
            </w:r>
          </w:ins>
          <w:r>
            <w:rPr>
              <w:webHidden/>
            </w:rPr>
          </w:r>
          <w:r>
            <w:rPr>
              <w:webHidden/>
            </w:rPr>
            <w:fldChar w:fldCharType="separate"/>
          </w:r>
          <w:ins w:id="152" w:author="An Tran, ACA (BUV)" w:date="2024-09-13T18:09:00Z" w16du:dateUtc="2024-09-13T11:09:00Z">
            <w:r>
              <w:rPr>
                <w:webHidden/>
              </w:rPr>
              <w:t>69</w:t>
            </w:r>
            <w:r>
              <w:rPr>
                <w:webHidden/>
              </w:rPr>
              <w:fldChar w:fldCharType="end"/>
            </w:r>
            <w:r w:rsidRPr="00C110EA">
              <w:rPr>
                <w:rStyle w:val="Hyperlink"/>
              </w:rPr>
              <w:fldChar w:fldCharType="end"/>
            </w:r>
          </w:ins>
        </w:p>
        <w:p w14:paraId="02297880" w14:textId="38830983" w:rsidR="00D427AB" w:rsidRDefault="00D427AB">
          <w:pPr>
            <w:pStyle w:val="TOC2"/>
            <w:tabs>
              <w:tab w:val="left" w:pos="1540"/>
            </w:tabs>
            <w:rPr>
              <w:ins w:id="153" w:author="An Tran, ACA (BUV)" w:date="2024-09-13T18:09:00Z" w16du:dateUtc="2024-09-13T11:09:00Z"/>
              <w:rFonts w:asciiTheme="minorHAnsi" w:eastAsiaTheme="minorEastAsia" w:hAnsiTheme="minorHAnsi" w:cstheme="minorBidi"/>
              <w:kern w:val="2"/>
              <w:lang w:eastAsia="en-US"/>
              <w14:ligatures w14:val="standardContextual"/>
            </w:rPr>
          </w:pPr>
          <w:ins w:id="154"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"_Toc177144050"</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3.</w:t>
            </w:r>
            <w:r>
              <w:rPr>
                <w:rFonts w:asciiTheme="minorHAnsi" w:eastAsiaTheme="minorEastAsia" w:hAnsiTheme="minorHAnsi" w:cstheme="minorBidi"/>
                <w:kern w:val="2"/>
                <w:lang w:eastAsia="en-US"/>
                <w14:ligatures w14:val="standardContextual"/>
              </w:rPr>
              <w:tab/>
            </w:r>
            <w:r w:rsidRPr="00C110EA">
              <w:rPr>
                <w:rStyle w:val="Hyperlink"/>
              </w:rPr>
              <w:t xml:space="preserve">Is the Internship programme at BUV compulsory to students? / </w:t>
            </w:r>
            <w:r w:rsidRPr="00C110EA">
              <w:rPr>
                <w:rStyle w:val="Hyperlink"/>
                <w:i/>
                <w:iCs/>
              </w:rPr>
              <w:t>Ch</w:t>
            </w:r>
            <w:r w:rsidRPr="00C110EA">
              <w:rPr>
                <w:rStyle w:val="Hyperlink"/>
                <w:rFonts w:cs="Calibri"/>
                <w:i/>
                <w:iCs/>
              </w:rPr>
              <w:t>ươ</w:t>
            </w:r>
            <w:r w:rsidRPr="00C110EA">
              <w:rPr>
                <w:rStyle w:val="Hyperlink"/>
                <w:i/>
                <w:iCs/>
              </w:rPr>
              <w:t>ng tr</w:t>
            </w:r>
            <w:r w:rsidRPr="00C110EA">
              <w:rPr>
                <w:rStyle w:val="Hyperlink"/>
                <w:rFonts w:cs="Avenir Next LT Pro"/>
                <w:i/>
                <w:iCs/>
              </w:rPr>
              <w:t>ì</w:t>
            </w:r>
            <w:r w:rsidRPr="00C110EA">
              <w:rPr>
                <w:rStyle w:val="Hyperlink"/>
                <w:i/>
                <w:iCs/>
              </w:rPr>
              <w:t>nh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t</w:t>
            </w:r>
            <w:r w:rsidRPr="00C110EA">
              <w:rPr>
                <w:rStyle w:val="Hyperlink"/>
                <w:rFonts w:cs="Calibri"/>
                <w:i/>
                <w:iCs/>
              </w:rPr>
              <w:t>ạ</w:t>
            </w:r>
            <w:r w:rsidRPr="00C110EA">
              <w:rPr>
                <w:rStyle w:val="Hyperlink"/>
                <w:i/>
                <w:iCs/>
              </w:rPr>
              <w:t>i BUV có b</w:t>
            </w:r>
            <w:r w:rsidRPr="00C110EA">
              <w:rPr>
                <w:rStyle w:val="Hyperlink"/>
                <w:rFonts w:cs="Calibri"/>
                <w:i/>
                <w:iCs/>
              </w:rPr>
              <w:t>ắ</w:t>
            </w:r>
            <w:r w:rsidRPr="00C110EA">
              <w:rPr>
                <w:rStyle w:val="Hyperlink"/>
                <w:i/>
                <w:iCs/>
              </w:rPr>
              <w:t>t bu</w:t>
            </w:r>
            <w:r w:rsidRPr="00C110EA">
              <w:rPr>
                <w:rStyle w:val="Hyperlink"/>
                <w:rFonts w:cs="Calibri"/>
                <w:i/>
                <w:iCs/>
              </w:rPr>
              <w:t>ộ</w:t>
            </w:r>
            <w:r w:rsidRPr="00C110EA">
              <w:rPr>
                <w:rStyle w:val="Hyperlink"/>
                <w:i/>
                <w:iCs/>
              </w:rPr>
              <w:t>c đ</w:t>
            </w:r>
            <w:r w:rsidRPr="00C110EA">
              <w:rPr>
                <w:rStyle w:val="Hyperlink"/>
                <w:rFonts w:cs="Calibri"/>
                <w:i/>
                <w:iCs/>
              </w:rPr>
              <w:t>ố</w:t>
            </w:r>
            <w:r w:rsidRPr="00C110EA">
              <w:rPr>
                <w:rStyle w:val="Hyperlink"/>
                <w:i/>
                <w:iCs/>
              </w:rPr>
              <w:t>i v</w:t>
            </w:r>
            <w:r w:rsidRPr="00C110EA">
              <w:rPr>
                <w:rStyle w:val="Hyperlink"/>
                <w:rFonts w:cs="Calibri"/>
                <w:i/>
                <w:iCs/>
              </w:rPr>
              <w:t>ớ</w:t>
            </w:r>
            <w:r w:rsidRPr="00C110EA">
              <w:rPr>
                <w:rStyle w:val="Hyperlink"/>
                <w:i/>
                <w:iCs/>
              </w:rPr>
              <w:t>i sinh viên không?</w:t>
            </w:r>
            <w:r>
              <w:rPr>
                <w:webHidden/>
              </w:rPr>
              <w:tab/>
            </w:r>
            <w:r>
              <w:rPr>
                <w:webHidden/>
              </w:rPr>
              <w:fldChar w:fldCharType="begin"/>
            </w:r>
            <w:r>
              <w:rPr>
                <w:webHidden/>
              </w:rPr>
              <w:instrText xml:space="preserve"> PAGEREF _Toc177144050 \h </w:instrText>
            </w:r>
          </w:ins>
          <w:r>
            <w:rPr>
              <w:webHidden/>
            </w:rPr>
          </w:r>
          <w:r>
            <w:rPr>
              <w:webHidden/>
            </w:rPr>
            <w:fldChar w:fldCharType="separate"/>
          </w:r>
          <w:ins w:id="155" w:author="An Tran, ACA (BUV)" w:date="2024-09-13T18:09:00Z" w16du:dateUtc="2024-09-13T11:09:00Z">
            <w:r>
              <w:rPr>
                <w:webHidden/>
              </w:rPr>
              <w:t>71</w:t>
            </w:r>
            <w:r>
              <w:rPr>
                <w:webHidden/>
              </w:rPr>
              <w:fldChar w:fldCharType="end"/>
            </w:r>
            <w:r w:rsidRPr="00C110EA">
              <w:rPr>
                <w:rStyle w:val="Hyperlink"/>
              </w:rPr>
              <w:fldChar w:fldCharType="end"/>
            </w:r>
          </w:ins>
        </w:p>
        <w:p w14:paraId="0C006AB2" w14:textId="4CAD4FE7" w:rsidR="00D427AB" w:rsidRDefault="00D427AB">
          <w:pPr>
            <w:pStyle w:val="TOC2"/>
            <w:tabs>
              <w:tab w:val="left" w:pos="1540"/>
            </w:tabs>
            <w:rPr>
              <w:ins w:id="156" w:author="An Tran, ACA (BUV)" w:date="2024-09-13T18:09:00Z" w16du:dateUtc="2024-09-13T11:09:00Z"/>
              <w:rFonts w:asciiTheme="minorHAnsi" w:eastAsiaTheme="minorEastAsia" w:hAnsiTheme="minorHAnsi" w:cstheme="minorBidi"/>
              <w:kern w:val="2"/>
              <w:lang w:eastAsia="en-US"/>
              <w14:ligatures w14:val="standardContextual"/>
            </w:rPr>
          </w:pPr>
          <w:ins w:id="157"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4.</w:t>
            </w:r>
            <w:r>
              <w:rPr>
                <w:rFonts w:asciiTheme="minorHAnsi" w:eastAsiaTheme="minorEastAsia" w:hAnsiTheme="minorHAnsi" w:cstheme="minorBidi"/>
                <w:kern w:val="2"/>
                <w:lang w:eastAsia="en-US"/>
                <w14:ligatures w14:val="standardContextual"/>
              </w:rPr>
              <w:tab/>
            </w:r>
            <w:r w:rsidRPr="00C110EA">
              <w:rPr>
                <w:rStyle w:val="Hyperlink"/>
              </w:rPr>
              <w:t xml:space="preserve">How does BUV support students with their internships? / </w:t>
            </w:r>
            <w:r w:rsidRPr="00C110EA">
              <w:rPr>
                <w:rStyle w:val="Hyperlink"/>
                <w:i/>
                <w:iCs/>
              </w:rPr>
              <w:t>Sinh viên đ</w:t>
            </w:r>
            <w:r w:rsidRPr="00C110EA">
              <w:rPr>
                <w:rStyle w:val="Hyperlink"/>
                <w:rFonts w:cs="Calibri"/>
                <w:i/>
                <w:iCs/>
              </w:rPr>
              <w:t>ượ</w:t>
            </w:r>
            <w:r w:rsidRPr="00C110EA">
              <w:rPr>
                <w:rStyle w:val="Hyperlink"/>
                <w:i/>
                <w:iCs/>
              </w:rPr>
              <w:t>c BUV h</w:t>
            </w:r>
            <w:r w:rsidRPr="00C110EA">
              <w:rPr>
                <w:rStyle w:val="Hyperlink"/>
                <w:rFonts w:cs="Calibri"/>
                <w:i/>
                <w:iCs/>
              </w:rPr>
              <w:t>ỗ</w:t>
            </w:r>
            <w:r w:rsidRPr="00C110EA">
              <w:rPr>
                <w:rStyle w:val="Hyperlink"/>
                <w:i/>
                <w:iCs/>
              </w:rPr>
              <w:t xml:space="preserve"> tr</w:t>
            </w:r>
            <w:r w:rsidRPr="00C110EA">
              <w:rPr>
                <w:rStyle w:val="Hyperlink"/>
                <w:rFonts w:cs="Calibri"/>
                <w:i/>
                <w:iCs/>
              </w:rPr>
              <w:t>ợ</w:t>
            </w:r>
            <w:r w:rsidRPr="00C110EA">
              <w:rPr>
                <w:rStyle w:val="Hyperlink"/>
                <w:i/>
                <w:iCs/>
              </w:rPr>
              <w:t xml:space="preserve"> trong công tác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nh</w:t>
            </w:r>
            <w:r w:rsidRPr="00C110EA">
              <w:rPr>
                <w:rStyle w:val="Hyperlink"/>
                <w:rFonts w:cs="Calibri"/>
                <w:i/>
                <w:iCs/>
              </w:rPr>
              <w:t>ư</w:t>
            </w:r>
            <w:r w:rsidRPr="00C110EA">
              <w:rPr>
                <w:rStyle w:val="Hyperlink"/>
                <w:i/>
                <w:iCs/>
              </w:rPr>
              <w:t xml:space="preserve"> th</w:t>
            </w:r>
            <w:r w:rsidRPr="00C110EA">
              <w:rPr>
                <w:rStyle w:val="Hyperlink"/>
                <w:rFonts w:cs="Calibri"/>
                <w:i/>
                <w:iCs/>
              </w:rPr>
              <w:t>ế</w:t>
            </w:r>
            <w:r w:rsidRPr="00C110EA">
              <w:rPr>
                <w:rStyle w:val="Hyperlink"/>
                <w:i/>
                <w:iCs/>
              </w:rPr>
              <w:t xml:space="preserve"> nào?</w:t>
            </w:r>
            <w:r>
              <w:rPr>
                <w:webHidden/>
              </w:rPr>
              <w:tab/>
            </w:r>
            <w:r>
              <w:rPr>
                <w:webHidden/>
              </w:rPr>
              <w:fldChar w:fldCharType="begin"/>
            </w:r>
            <w:r>
              <w:rPr>
                <w:webHidden/>
              </w:rPr>
              <w:instrText xml:space="preserve"> PAGEREF _Toc177144051 \h </w:instrText>
            </w:r>
          </w:ins>
          <w:r>
            <w:rPr>
              <w:webHidden/>
            </w:rPr>
          </w:r>
          <w:r>
            <w:rPr>
              <w:webHidden/>
            </w:rPr>
            <w:fldChar w:fldCharType="separate"/>
          </w:r>
          <w:ins w:id="158" w:author="An Tran, ACA (BUV)" w:date="2024-09-13T18:09:00Z" w16du:dateUtc="2024-09-13T11:09:00Z">
            <w:r>
              <w:rPr>
                <w:webHidden/>
              </w:rPr>
              <w:t>73</w:t>
            </w:r>
            <w:r>
              <w:rPr>
                <w:webHidden/>
              </w:rPr>
              <w:fldChar w:fldCharType="end"/>
            </w:r>
            <w:r w:rsidRPr="00C110EA">
              <w:rPr>
                <w:rStyle w:val="Hyperlink"/>
              </w:rPr>
              <w:fldChar w:fldCharType="end"/>
            </w:r>
          </w:ins>
        </w:p>
        <w:p w14:paraId="0709D7E1" w14:textId="51AEC56D" w:rsidR="00D427AB" w:rsidRDefault="00D427AB">
          <w:pPr>
            <w:pStyle w:val="TOC2"/>
            <w:tabs>
              <w:tab w:val="left" w:pos="1540"/>
            </w:tabs>
            <w:rPr>
              <w:ins w:id="159" w:author="An Tran, ACA (BUV)" w:date="2024-09-13T18:09:00Z" w16du:dateUtc="2024-09-13T11:09:00Z"/>
              <w:rFonts w:asciiTheme="minorHAnsi" w:eastAsiaTheme="minorEastAsia" w:hAnsiTheme="minorHAnsi" w:cstheme="minorBidi"/>
              <w:kern w:val="2"/>
              <w:lang w:eastAsia="en-US"/>
              <w14:ligatures w14:val="standardContextual"/>
            </w:rPr>
          </w:pPr>
          <w:ins w:id="160"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"_Toc177144052"</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5.</w:t>
            </w:r>
            <w:r>
              <w:rPr>
                <w:rFonts w:asciiTheme="minorHAnsi" w:eastAsiaTheme="minorEastAsia" w:hAnsiTheme="minorHAnsi" w:cstheme="minorBidi"/>
                <w:kern w:val="2"/>
                <w:lang w:eastAsia="en-US"/>
                <w14:ligatures w14:val="standardContextual"/>
              </w:rPr>
              <w:tab/>
            </w:r>
            <w:r w:rsidRPr="00C110EA">
              <w:rPr>
                <w:rStyle w:val="Hyperlink"/>
              </w:rPr>
              <w:t xml:space="preserve">Can first year students go for internships? / </w:t>
            </w:r>
            <w:r w:rsidRPr="00C110EA">
              <w:rPr>
                <w:rStyle w:val="Hyperlink"/>
                <w:i/>
                <w:iCs/>
              </w:rPr>
              <w:t>Sinh viên năm nh</w:t>
            </w:r>
            <w:r w:rsidRPr="00C110EA">
              <w:rPr>
                <w:rStyle w:val="Hyperlink"/>
                <w:rFonts w:cs="Calibri"/>
                <w:i/>
                <w:iCs/>
              </w:rPr>
              <w:t>ấ</w:t>
            </w:r>
            <w:r w:rsidRPr="00C110EA">
              <w:rPr>
                <w:rStyle w:val="Hyperlink"/>
                <w:i/>
                <w:iCs/>
              </w:rPr>
              <w:t>t có th</w:t>
            </w:r>
            <w:r w:rsidRPr="00C110EA">
              <w:rPr>
                <w:rStyle w:val="Hyperlink"/>
                <w:rFonts w:cs="Calibri"/>
                <w:i/>
                <w:iCs/>
              </w:rPr>
              <w:t>ể</w:t>
            </w:r>
            <w:r w:rsidRPr="00C110EA">
              <w:rPr>
                <w:rStyle w:val="Hyperlink"/>
                <w:i/>
                <w:iCs/>
              </w:rPr>
              <w:t xml:space="preserve"> đi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đ</w:t>
            </w:r>
            <w:r w:rsidRPr="00C110EA">
              <w:rPr>
                <w:rStyle w:val="Hyperlink"/>
                <w:rFonts w:cs="Calibri"/>
                <w:i/>
                <w:iCs/>
              </w:rPr>
              <w:t>ượ</w:t>
            </w:r>
            <w:r w:rsidRPr="00C110EA">
              <w:rPr>
                <w:rStyle w:val="Hyperlink"/>
                <w:i/>
                <w:iCs/>
              </w:rPr>
              <w:t>c không?</w:t>
            </w:r>
            <w:r>
              <w:rPr>
                <w:webHidden/>
              </w:rPr>
              <w:tab/>
            </w:r>
            <w:r>
              <w:rPr>
                <w:webHidden/>
              </w:rPr>
              <w:fldChar w:fldCharType="begin"/>
            </w:r>
            <w:r>
              <w:rPr>
                <w:webHidden/>
              </w:rPr>
              <w:instrText xml:space="preserve"> PAGEREF _Toc177144052 \h </w:instrText>
            </w:r>
          </w:ins>
          <w:r>
            <w:rPr>
              <w:webHidden/>
            </w:rPr>
          </w:r>
          <w:r>
            <w:rPr>
              <w:webHidden/>
            </w:rPr>
            <w:fldChar w:fldCharType="separate"/>
          </w:r>
          <w:ins w:id="161" w:author="An Tran, ACA (BUV)" w:date="2024-09-13T18:09:00Z" w16du:dateUtc="2024-09-13T11:09:00Z">
            <w:r>
              <w:rPr>
                <w:webHidden/>
              </w:rPr>
              <w:t>76</w:t>
            </w:r>
            <w:r>
              <w:rPr>
                <w:webHidden/>
              </w:rPr>
              <w:fldChar w:fldCharType="end"/>
            </w:r>
            <w:r w:rsidRPr="00C110EA">
              <w:rPr>
                <w:rStyle w:val="Hyperlink"/>
              </w:rPr>
              <w:fldChar w:fldCharType="end"/>
            </w:r>
          </w:ins>
        </w:p>
        <w:p w14:paraId="1FAB9977" w14:textId="45741CF0" w:rsidR="00D427AB" w:rsidRDefault="00D427AB">
          <w:pPr>
            <w:pStyle w:val="TOC2"/>
            <w:tabs>
              <w:tab w:val="left" w:pos="1540"/>
            </w:tabs>
            <w:rPr>
              <w:ins w:id="162" w:author="An Tran, ACA (BUV)" w:date="2024-09-13T18:09:00Z" w16du:dateUtc="2024-09-13T11:09:00Z"/>
              <w:rFonts w:asciiTheme="minorHAnsi" w:eastAsiaTheme="minorEastAsia" w:hAnsiTheme="minorHAnsi" w:cstheme="minorBidi"/>
              <w:kern w:val="2"/>
              <w:lang w:eastAsia="en-US"/>
              <w14:ligatures w14:val="standardContextual"/>
            </w:rPr>
          </w:pPr>
          <w:ins w:id="163"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"_Toc177144053"</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6.</w:t>
            </w:r>
            <w:r>
              <w:rPr>
                <w:rFonts w:asciiTheme="minorHAnsi" w:eastAsiaTheme="minorEastAsia" w:hAnsiTheme="minorHAnsi" w:cstheme="minorBidi"/>
                <w:kern w:val="2"/>
                <w:lang w:eastAsia="en-US"/>
                <w14:ligatures w14:val="standardContextual"/>
              </w:rPr>
              <w:tab/>
            </w:r>
            <w:r w:rsidRPr="00C110EA">
              <w:rPr>
                <w:rStyle w:val="Hyperlink"/>
              </w:rPr>
              <w:t xml:space="preserve">Can BUV guarantee that every student will have an internship during the semester break? / </w:t>
            </w:r>
            <w:r w:rsidRPr="00C110EA">
              <w:rPr>
                <w:rStyle w:val="Hyperlink"/>
                <w:i/>
                <w:iCs/>
              </w:rPr>
              <w:t>Nhà tr</w:t>
            </w:r>
            <w:r w:rsidRPr="00C110EA">
              <w:rPr>
                <w:rStyle w:val="Hyperlink"/>
                <w:rFonts w:cs="Calibri"/>
                <w:i/>
                <w:iCs/>
              </w:rPr>
              <w:t>ườ</w:t>
            </w:r>
            <w:r w:rsidRPr="00C110EA">
              <w:rPr>
                <w:rStyle w:val="Hyperlink"/>
                <w:i/>
                <w:iCs/>
              </w:rPr>
              <w:t>ng có th</w:t>
            </w:r>
            <w:r w:rsidRPr="00C110EA">
              <w:rPr>
                <w:rStyle w:val="Hyperlink"/>
                <w:rFonts w:cs="Calibri"/>
                <w:i/>
                <w:iCs/>
              </w:rPr>
              <w:t>ể</w:t>
            </w:r>
            <w:r w:rsidRPr="00C110EA">
              <w:rPr>
                <w:rStyle w:val="Hyperlink"/>
                <w:i/>
                <w:iCs/>
              </w:rPr>
              <w:t xml:space="preserve"> đ</w:t>
            </w:r>
            <w:r w:rsidRPr="00C110EA">
              <w:rPr>
                <w:rStyle w:val="Hyperlink"/>
                <w:rFonts w:cs="Calibri"/>
                <w:i/>
                <w:iCs/>
              </w:rPr>
              <w:t>ả</w:t>
            </w:r>
            <w:r w:rsidRPr="00C110EA">
              <w:rPr>
                <w:rStyle w:val="Hyperlink"/>
                <w:i/>
                <w:iCs/>
              </w:rPr>
              <w:t>m b</w:t>
            </w:r>
            <w:r w:rsidRPr="00C110EA">
              <w:rPr>
                <w:rStyle w:val="Hyperlink"/>
                <w:rFonts w:cs="Calibri"/>
                <w:i/>
                <w:iCs/>
              </w:rPr>
              <w:t>ả</w:t>
            </w:r>
            <w:r w:rsidRPr="00C110EA">
              <w:rPr>
                <w:rStyle w:val="Hyperlink"/>
                <w:i/>
                <w:iCs/>
              </w:rPr>
              <w:t>o r</w:t>
            </w:r>
            <w:r w:rsidRPr="00C110EA">
              <w:rPr>
                <w:rStyle w:val="Hyperlink"/>
                <w:rFonts w:cs="Calibri"/>
                <w:i/>
                <w:iCs/>
              </w:rPr>
              <w:t>ằ</w:t>
            </w:r>
            <w:r w:rsidRPr="00C110EA">
              <w:rPr>
                <w:rStyle w:val="Hyperlink"/>
                <w:i/>
                <w:iCs/>
              </w:rPr>
              <w:t>ng t</w:t>
            </w:r>
            <w:r w:rsidRPr="00C110EA">
              <w:rPr>
                <w:rStyle w:val="Hyperlink"/>
                <w:rFonts w:cs="Calibri"/>
                <w:i/>
                <w:iCs/>
              </w:rPr>
              <w:t>ấ</w:t>
            </w:r>
            <w:r w:rsidRPr="00C110EA">
              <w:rPr>
                <w:rStyle w:val="Hyperlink"/>
                <w:i/>
                <w:iCs/>
              </w:rPr>
              <w:t>t c</w:t>
            </w:r>
            <w:r w:rsidRPr="00C110EA">
              <w:rPr>
                <w:rStyle w:val="Hyperlink"/>
                <w:rFonts w:cs="Calibri"/>
                <w:i/>
                <w:iCs/>
              </w:rPr>
              <w:t>ả</w:t>
            </w:r>
            <w:r w:rsidRPr="00C110EA">
              <w:rPr>
                <w:rStyle w:val="Hyperlink"/>
                <w:i/>
                <w:iCs/>
              </w:rPr>
              <w:t xml:space="preserve"> các sinh viên đ</w:t>
            </w:r>
            <w:r w:rsidRPr="00C110EA">
              <w:rPr>
                <w:rStyle w:val="Hyperlink"/>
                <w:rFonts w:cs="Calibri"/>
                <w:i/>
                <w:iCs/>
              </w:rPr>
              <w:t>ề</w:t>
            </w:r>
            <w:r w:rsidRPr="00C110EA">
              <w:rPr>
                <w:rStyle w:val="Hyperlink"/>
                <w:i/>
                <w:iCs/>
              </w:rPr>
              <w:t>u đ</w:t>
            </w:r>
            <w:r w:rsidRPr="00C110EA">
              <w:rPr>
                <w:rStyle w:val="Hyperlink"/>
                <w:rFonts w:cs="Calibri"/>
                <w:i/>
                <w:iCs/>
              </w:rPr>
              <w:t>ượ</w:t>
            </w:r>
            <w:r w:rsidRPr="00C110EA">
              <w:rPr>
                <w:rStyle w:val="Hyperlink"/>
                <w:i/>
                <w:iCs/>
              </w:rPr>
              <w:t>c đi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vào k</w:t>
            </w:r>
            <w:r w:rsidRPr="00C110EA">
              <w:rPr>
                <w:rStyle w:val="Hyperlink"/>
                <w:rFonts w:cs="Calibri"/>
                <w:i/>
                <w:iCs/>
              </w:rPr>
              <w:t>ỳ</w:t>
            </w:r>
            <w:r w:rsidRPr="00C110EA">
              <w:rPr>
                <w:rStyle w:val="Hyperlink"/>
                <w:i/>
                <w:iCs/>
              </w:rPr>
              <w:t xml:space="preserve"> ngh</w:t>
            </w:r>
            <w:r w:rsidRPr="00C110EA">
              <w:rPr>
                <w:rStyle w:val="Hyperlink"/>
                <w:rFonts w:cs="Calibri"/>
                <w:i/>
                <w:iCs/>
              </w:rPr>
              <w:t>ỉ</w:t>
            </w:r>
            <w:r w:rsidRPr="00C110EA">
              <w:rPr>
                <w:rStyle w:val="Hyperlink"/>
                <w:i/>
                <w:iCs/>
              </w:rPr>
              <w:t xml:space="preserve"> gi</w:t>
            </w:r>
            <w:r w:rsidRPr="00C110EA">
              <w:rPr>
                <w:rStyle w:val="Hyperlink"/>
                <w:rFonts w:cs="Calibri"/>
                <w:i/>
                <w:iCs/>
              </w:rPr>
              <w:t>ữ</w:t>
            </w:r>
            <w:r w:rsidRPr="00C110EA">
              <w:rPr>
                <w:rStyle w:val="Hyperlink"/>
                <w:i/>
                <w:iCs/>
              </w:rPr>
              <w:t>a h</w:t>
            </w:r>
            <w:r w:rsidRPr="00C110EA">
              <w:rPr>
                <w:rStyle w:val="Hyperlink"/>
                <w:rFonts w:cs="Calibri"/>
                <w:i/>
                <w:iCs/>
              </w:rPr>
              <w:t>ọ</w:t>
            </w:r>
            <w:r w:rsidRPr="00C110EA">
              <w:rPr>
                <w:rStyle w:val="Hyperlink"/>
                <w:i/>
                <w:iCs/>
              </w:rPr>
              <w:t>c k</w:t>
            </w:r>
            <w:r w:rsidRPr="00C110EA">
              <w:rPr>
                <w:rStyle w:val="Hyperlink"/>
                <w:rFonts w:cs="Calibri"/>
                <w:i/>
                <w:iCs/>
              </w:rPr>
              <w:t>ỳ</w:t>
            </w:r>
            <w:r w:rsidRPr="00C110EA">
              <w:rPr>
                <w:rStyle w:val="Hyperlink"/>
                <w:i/>
                <w:iCs/>
              </w:rPr>
              <w:t xml:space="preserve"> không?</w:t>
            </w:r>
            <w:r>
              <w:rPr>
                <w:webHidden/>
              </w:rPr>
              <w:tab/>
            </w:r>
            <w:r>
              <w:rPr>
                <w:webHidden/>
              </w:rPr>
              <w:fldChar w:fldCharType="begin"/>
            </w:r>
            <w:r>
              <w:rPr>
                <w:webHidden/>
              </w:rPr>
              <w:instrText xml:space="preserve"> PAGEREF _Toc177144053 \h </w:instrText>
            </w:r>
          </w:ins>
          <w:r>
            <w:rPr>
              <w:webHidden/>
            </w:rPr>
          </w:r>
          <w:r>
            <w:rPr>
              <w:webHidden/>
            </w:rPr>
            <w:fldChar w:fldCharType="separate"/>
          </w:r>
          <w:ins w:id="164" w:author="An Tran, ACA (BUV)" w:date="2024-09-13T18:09:00Z" w16du:dateUtc="2024-09-13T11:09:00Z">
            <w:r>
              <w:rPr>
                <w:webHidden/>
              </w:rPr>
              <w:t>78</w:t>
            </w:r>
            <w:r>
              <w:rPr>
                <w:webHidden/>
              </w:rPr>
              <w:fldChar w:fldCharType="end"/>
            </w:r>
            <w:r w:rsidRPr="00C110EA">
              <w:rPr>
                <w:rStyle w:val="Hyperlink"/>
              </w:rPr>
              <w:fldChar w:fldCharType="end"/>
            </w:r>
          </w:ins>
        </w:p>
        <w:p w14:paraId="152B206F" w14:textId="328197D9" w:rsidR="00D427AB" w:rsidRDefault="00D427AB">
          <w:pPr>
            <w:pStyle w:val="TOC2"/>
            <w:tabs>
              <w:tab w:val="left" w:pos="1540"/>
            </w:tabs>
            <w:rPr>
              <w:ins w:id="165" w:author="An Tran, ACA (BUV)" w:date="2024-09-13T18:09:00Z" w16du:dateUtc="2024-09-13T11:09:00Z"/>
              <w:rFonts w:asciiTheme="minorHAnsi" w:eastAsiaTheme="minorEastAsia" w:hAnsiTheme="minorHAnsi" w:cstheme="minorBidi"/>
              <w:kern w:val="2"/>
              <w:lang w:eastAsia="en-US"/>
              <w14:ligatures w14:val="standardContextual"/>
            </w:rPr>
          </w:pPr>
          <w:ins w:id="166"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"_Toc177144054"</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7.</w:t>
            </w:r>
            <w:r>
              <w:rPr>
                <w:rFonts w:asciiTheme="minorHAnsi" w:eastAsiaTheme="minorEastAsia" w:hAnsiTheme="minorHAnsi" w:cstheme="minorBidi"/>
                <w:kern w:val="2"/>
                <w:lang w:eastAsia="en-US"/>
                <w14:ligatures w14:val="standardContextual"/>
              </w:rPr>
              <w:tab/>
            </w:r>
            <w:r w:rsidRPr="00C110EA">
              <w:rPr>
                <w:rStyle w:val="Hyperlink"/>
              </w:rPr>
              <w:t xml:space="preserve">What can students do during 3 months break if they do not go for internships? / </w:t>
            </w:r>
            <w:r w:rsidRPr="00C110EA">
              <w:rPr>
                <w:rStyle w:val="Hyperlink"/>
                <w:i/>
                <w:iCs/>
              </w:rPr>
              <w:t>N</w:t>
            </w:r>
            <w:r w:rsidRPr="00C110EA">
              <w:rPr>
                <w:rStyle w:val="Hyperlink"/>
                <w:rFonts w:cs="Calibri"/>
                <w:i/>
                <w:iCs/>
              </w:rPr>
              <w:t>ế</w:t>
            </w:r>
            <w:r w:rsidRPr="00C110EA">
              <w:rPr>
                <w:rStyle w:val="Hyperlink"/>
                <w:i/>
                <w:iCs/>
              </w:rPr>
              <w:t>u trong 3 tháng ngh</w:t>
            </w:r>
            <w:r w:rsidRPr="00C110EA">
              <w:rPr>
                <w:rStyle w:val="Hyperlink"/>
                <w:rFonts w:cs="Calibri"/>
                <w:i/>
                <w:iCs/>
              </w:rPr>
              <w:t>ỉ</w:t>
            </w:r>
            <w:r w:rsidRPr="00C110EA">
              <w:rPr>
                <w:rStyle w:val="Hyperlink"/>
                <w:i/>
                <w:iCs/>
              </w:rPr>
              <w:t xml:space="preserve"> gi</w:t>
            </w:r>
            <w:r w:rsidRPr="00C110EA">
              <w:rPr>
                <w:rStyle w:val="Hyperlink"/>
                <w:rFonts w:cs="Calibri"/>
                <w:i/>
                <w:iCs/>
              </w:rPr>
              <w:t>ữ</w:t>
            </w:r>
            <w:r w:rsidRPr="00C110EA">
              <w:rPr>
                <w:rStyle w:val="Hyperlink"/>
                <w:i/>
                <w:iCs/>
              </w:rPr>
              <w:t>a k</w:t>
            </w:r>
            <w:r w:rsidRPr="00C110EA">
              <w:rPr>
                <w:rStyle w:val="Hyperlink"/>
                <w:rFonts w:cs="Calibri"/>
                <w:i/>
                <w:iCs/>
              </w:rPr>
              <w:t>ỳ</w:t>
            </w:r>
            <w:r w:rsidRPr="00C110EA">
              <w:rPr>
                <w:rStyle w:val="Hyperlink"/>
                <w:i/>
                <w:iCs/>
              </w:rPr>
              <w:t xml:space="preserve"> sinh viên không đi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thì có th</w:t>
            </w:r>
            <w:r w:rsidRPr="00C110EA">
              <w:rPr>
                <w:rStyle w:val="Hyperlink"/>
                <w:rFonts w:cs="Calibri"/>
                <w:i/>
                <w:iCs/>
              </w:rPr>
              <w:t>ể</w:t>
            </w:r>
            <w:r w:rsidRPr="00C110EA">
              <w:rPr>
                <w:rStyle w:val="Hyperlink"/>
                <w:i/>
                <w:iCs/>
              </w:rPr>
              <w:t xml:space="preserve"> làm gì?</w:t>
            </w:r>
            <w:r>
              <w:rPr>
                <w:webHidden/>
              </w:rPr>
              <w:tab/>
            </w:r>
            <w:r>
              <w:rPr>
                <w:webHidden/>
              </w:rPr>
              <w:fldChar w:fldCharType="begin"/>
            </w:r>
            <w:r>
              <w:rPr>
                <w:webHidden/>
              </w:rPr>
              <w:instrText xml:space="preserve"> PAGEREF _Toc177144054 \h </w:instrText>
            </w:r>
          </w:ins>
          <w:r>
            <w:rPr>
              <w:webHidden/>
            </w:rPr>
          </w:r>
          <w:r>
            <w:rPr>
              <w:webHidden/>
            </w:rPr>
            <w:fldChar w:fldCharType="separate"/>
          </w:r>
          <w:ins w:id="167" w:author="An Tran, ACA (BUV)" w:date="2024-09-13T18:09:00Z" w16du:dateUtc="2024-09-13T11:09:00Z">
            <w:r>
              <w:rPr>
                <w:webHidden/>
              </w:rPr>
              <w:t>80</w:t>
            </w:r>
            <w:r>
              <w:rPr>
                <w:webHidden/>
              </w:rPr>
              <w:fldChar w:fldCharType="end"/>
            </w:r>
            <w:r w:rsidRPr="00C110EA">
              <w:rPr>
                <w:rStyle w:val="Hyperlink"/>
              </w:rPr>
              <w:fldChar w:fldCharType="end"/>
            </w:r>
          </w:ins>
        </w:p>
        <w:p w14:paraId="328809BB" w14:textId="2A312F37" w:rsidR="00D427AB" w:rsidRDefault="00D427AB">
          <w:pPr>
            <w:pStyle w:val="TOC2"/>
            <w:tabs>
              <w:tab w:val="left" w:pos="1540"/>
            </w:tabs>
            <w:rPr>
              <w:ins w:id="168" w:author="An Tran, ACA (BUV)" w:date="2024-09-13T18:09:00Z" w16du:dateUtc="2024-09-13T11:09:00Z"/>
              <w:rFonts w:asciiTheme="minorHAnsi" w:eastAsiaTheme="minorEastAsia" w:hAnsiTheme="minorHAnsi" w:cstheme="minorBidi"/>
              <w:kern w:val="2"/>
              <w:lang w:eastAsia="en-US"/>
              <w14:ligatures w14:val="standardContextual"/>
            </w:rPr>
          </w:pPr>
          <w:ins w:id="169"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"_Toc177144055"</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en-GB"/>
              </w:rPr>
              <w:t>8.</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Where can I get the information about the internships, extra-curricular activities, short courses that BUV is offering? / </w:t>
            </w:r>
            <w:r w:rsidRPr="00C110EA">
              <w:rPr>
                <w:rStyle w:val="Hyperlink"/>
                <w:i/>
                <w:iCs/>
                <w:lang w:val="en-GB"/>
              </w:rPr>
              <w:t>Chúng tôi có th</w:t>
            </w:r>
            <w:r w:rsidRPr="00C110EA">
              <w:rPr>
                <w:rStyle w:val="Hyperlink"/>
                <w:rFonts w:cs="Calibri"/>
                <w:i/>
                <w:iCs/>
                <w:lang w:val="en-GB"/>
              </w:rPr>
              <w:t>ể</w:t>
            </w:r>
            <w:r w:rsidRPr="00C110EA">
              <w:rPr>
                <w:rStyle w:val="Hyperlink"/>
                <w:i/>
                <w:iCs/>
                <w:lang w:val="en-GB"/>
              </w:rPr>
              <w:t xml:space="preserve"> c</w:t>
            </w:r>
            <w:r w:rsidRPr="00C110EA">
              <w:rPr>
                <w:rStyle w:val="Hyperlink"/>
                <w:rFonts w:cs="Calibri"/>
                <w:i/>
                <w:iCs/>
                <w:lang w:val="en-GB"/>
              </w:rPr>
              <w:t>ậ</w:t>
            </w:r>
            <w:r w:rsidRPr="00C110EA">
              <w:rPr>
                <w:rStyle w:val="Hyperlink"/>
                <w:i/>
                <w:iCs/>
                <w:lang w:val="en-GB"/>
              </w:rPr>
              <w:t>p nh</w:t>
            </w:r>
            <w:r w:rsidRPr="00C110EA">
              <w:rPr>
                <w:rStyle w:val="Hyperlink"/>
                <w:rFonts w:cs="Calibri"/>
                <w:i/>
                <w:iCs/>
                <w:lang w:val="en-GB"/>
              </w:rPr>
              <w:t>ậ</w:t>
            </w:r>
            <w:r w:rsidRPr="00C110EA">
              <w:rPr>
                <w:rStyle w:val="Hyperlink"/>
                <w:i/>
                <w:iCs/>
                <w:lang w:val="en-GB"/>
              </w:rPr>
              <w:t>t các thông tin v</w:t>
            </w:r>
            <w:r w:rsidRPr="00C110EA">
              <w:rPr>
                <w:rStyle w:val="Hyperlink"/>
                <w:rFonts w:cs="Calibri"/>
                <w:i/>
                <w:iCs/>
                <w:lang w:val="en-GB"/>
              </w:rPr>
              <w:t>ề</w:t>
            </w:r>
            <w:r w:rsidRPr="00C110EA">
              <w:rPr>
                <w:rStyle w:val="Hyperlink"/>
                <w:i/>
                <w:iCs/>
                <w:lang w:val="en-GB"/>
              </w:rPr>
              <w:t xml:space="preserve"> c</w:t>
            </w:r>
            <w:r w:rsidRPr="00C110EA">
              <w:rPr>
                <w:rStyle w:val="Hyperlink"/>
                <w:rFonts w:cs="Calibri"/>
                <w:i/>
                <w:iCs/>
                <w:lang w:val="en-GB"/>
              </w:rPr>
              <w:t>ơ</w:t>
            </w:r>
            <w:r w:rsidRPr="00C110EA">
              <w:rPr>
                <w:rStyle w:val="Hyperlink"/>
                <w:i/>
                <w:iCs/>
                <w:lang w:val="en-GB"/>
              </w:rPr>
              <w:t xml:space="preserve"> h</w:t>
            </w:r>
            <w:r w:rsidRPr="00C110EA">
              <w:rPr>
                <w:rStyle w:val="Hyperlink"/>
                <w:rFonts w:cs="Calibri"/>
                <w:i/>
                <w:iCs/>
                <w:lang w:val="en-GB"/>
              </w:rPr>
              <w:t>ộ</w:t>
            </w:r>
            <w:r w:rsidRPr="00C110EA">
              <w:rPr>
                <w:rStyle w:val="Hyperlink"/>
                <w:i/>
                <w:iCs/>
                <w:lang w:val="en-GB"/>
              </w:rPr>
              <w:t>i th</w:t>
            </w:r>
            <w:r w:rsidRPr="00C110EA">
              <w:rPr>
                <w:rStyle w:val="Hyperlink"/>
                <w:rFonts w:cs="Calibri"/>
                <w:i/>
                <w:iCs/>
                <w:lang w:val="en-GB"/>
              </w:rPr>
              <w:t>ự</w:t>
            </w:r>
            <w:r w:rsidRPr="00C110EA">
              <w:rPr>
                <w:rStyle w:val="Hyperlink"/>
                <w:i/>
                <w:iCs/>
                <w:lang w:val="en-GB"/>
              </w:rPr>
              <w:t>c t</w:t>
            </w:r>
            <w:r w:rsidRPr="00C110EA">
              <w:rPr>
                <w:rStyle w:val="Hyperlink"/>
                <w:rFonts w:cs="Calibri"/>
                <w:i/>
                <w:iCs/>
                <w:lang w:val="en-GB"/>
              </w:rPr>
              <w:t>ậ</w:t>
            </w:r>
            <w:r w:rsidRPr="00C110EA">
              <w:rPr>
                <w:rStyle w:val="Hyperlink"/>
                <w:i/>
                <w:iCs/>
                <w:lang w:val="en-GB"/>
              </w:rPr>
              <w:t>p, ho</w:t>
            </w:r>
            <w:r w:rsidRPr="00C110EA">
              <w:rPr>
                <w:rStyle w:val="Hyperlink"/>
                <w:rFonts w:cs="Calibri"/>
                <w:i/>
                <w:iCs/>
                <w:lang w:val="en-GB"/>
              </w:rPr>
              <w:t>ạ</w:t>
            </w:r>
            <w:r w:rsidRPr="00C110EA">
              <w:rPr>
                <w:rStyle w:val="Hyperlink"/>
                <w:i/>
                <w:iCs/>
                <w:lang w:val="en-GB"/>
              </w:rPr>
              <w:t xml:space="preserve">t </w:t>
            </w:r>
            <w:r w:rsidRPr="00C110EA">
              <w:rPr>
                <w:rStyle w:val="Hyperlink"/>
                <w:rFonts w:cs="Calibri"/>
                <w:i/>
                <w:iCs/>
                <w:lang w:val="en-GB"/>
              </w:rPr>
              <w:t>độ</w:t>
            </w:r>
            <w:r w:rsidRPr="00C110EA">
              <w:rPr>
                <w:rStyle w:val="Hyperlink"/>
                <w:i/>
                <w:iCs/>
                <w:lang w:val="en-GB"/>
              </w:rPr>
              <w:t>ng ngo</w:t>
            </w:r>
            <w:r w:rsidRPr="00C110EA">
              <w:rPr>
                <w:rStyle w:val="Hyperlink"/>
                <w:rFonts w:cs="Calibri"/>
                <w:i/>
                <w:iCs/>
                <w:lang w:val="en-GB"/>
              </w:rPr>
              <w:t>ạ</w:t>
            </w:r>
            <w:r w:rsidRPr="00C110EA">
              <w:rPr>
                <w:rStyle w:val="Hyperlink"/>
                <w:i/>
                <w:iCs/>
                <w:lang w:val="en-GB"/>
              </w:rPr>
              <w:t>i khóa và các khóa h</w:t>
            </w:r>
            <w:r w:rsidRPr="00C110EA">
              <w:rPr>
                <w:rStyle w:val="Hyperlink"/>
                <w:rFonts w:cs="Calibri"/>
                <w:i/>
                <w:iCs/>
                <w:lang w:val="en-GB"/>
              </w:rPr>
              <w:t>ọ</w:t>
            </w:r>
            <w:r w:rsidRPr="00C110EA">
              <w:rPr>
                <w:rStyle w:val="Hyperlink"/>
                <w:i/>
                <w:iCs/>
                <w:lang w:val="en-GB"/>
              </w:rPr>
              <w:t>c ng</w:t>
            </w:r>
            <w:r w:rsidRPr="00C110EA">
              <w:rPr>
                <w:rStyle w:val="Hyperlink"/>
                <w:rFonts w:cs="Calibri"/>
                <w:i/>
                <w:iCs/>
                <w:lang w:val="en-GB"/>
              </w:rPr>
              <w:t>ắ</w:t>
            </w:r>
            <w:r w:rsidRPr="00C110EA">
              <w:rPr>
                <w:rStyle w:val="Hyperlink"/>
                <w:i/>
                <w:iCs/>
                <w:lang w:val="en-GB"/>
              </w:rPr>
              <w:t>n h</w:t>
            </w:r>
            <w:r w:rsidRPr="00C110EA">
              <w:rPr>
                <w:rStyle w:val="Hyperlink"/>
                <w:rFonts w:cs="Calibri"/>
                <w:i/>
                <w:iCs/>
                <w:lang w:val="en-GB"/>
              </w:rPr>
              <w:t>ạ</w:t>
            </w:r>
            <w:r w:rsidRPr="00C110EA">
              <w:rPr>
                <w:rStyle w:val="Hyperlink"/>
                <w:i/>
                <w:iCs/>
                <w:lang w:val="en-GB"/>
              </w:rPr>
              <w:t xml:space="preserve">n BUV </w:t>
            </w:r>
            <w:r w:rsidRPr="00C110EA">
              <w:rPr>
                <w:rStyle w:val="Hyperlink"/>
                <w:rFonts w:cs="Calibri"/>
                <w:i/>
                <w:iCs/>
                <w:lang w:val="en-GB"/>
              </w:rPr>
              <w:t>đ</w:t>
            </w:r>
            <w:r w:rsidRPr="00C110EA">
              <w:rPr>
                <w:rStyle w:val="Hyperlink"/>
                <w:i/>
                <w:iCs/>
                <w:lang w:val="en-GB"/>
              </w:rPr>
              <w:t>ang cung c</w:t>
            </w:r>
            <w:r w:rsidRPr="00C110EA">
              <w:rPr>
                <w:rStyle w:val="Hyperlink"/>
                <w:rFonts w:cs="Calibri"/>
                <w:i/>
                <w:iCs/>
                <w:lang w:val="en-GB"/>
              </w:rPr>
              <w:t>ấ</w:t>
            </w:r>
            <w:r w:rsidRPr="00C110EA">
              <w:rPr>
                <w:rStyle w:val="Hyperlink"/>
                <w:i/>
                <w:iCs/>
                <w:lang w:val="en-GB"/>
              </w:rPr>
              <w:t xml:space="preserve">p </w:t>
            </w:r>
            <w:r w:rsidRPr="00C110EA">
              <w:rPr>
                <w:rStyle w:val="Hyperlink"/>
                <w:rFonts w:cs="Calibri"/>
                <w:i/>
                <w:iCs/>
                <w:lang w:val="en-GB"/>
              </w:rPr>
              <w:t>ở</w:t>
            </w:r>
            <w:r w:rsidRPr="00C110EA">
              <w:rPr>
                <w:rStyle w:val="Hyperlink"/>
                <w:i/>
                <w:iCs/>
                <w:lang w:val="en-GB"/>
              </w:rPr>
              <w:t xml:space="preserve"> </w:t>
            </w:r>
            <w:r w:rsidRPr="00C110EA">
              <w:rPr>
                <w:rStyle w:val="Hyperlink"/>
                <w:rFonts w:cs="Calibri"/>
                <w:i/>
                <w:iCs/>
                <w:lang w:val="en-GB"/>
              </w:rPr>
              <w:t>đ</w:t>
            </w:r>
            <w:r w:rsidRPr="00C110EA">
              <w:rPr>
                <w:rStyle w:val="Hyperlink"/>
                <w:rFonts w:cs="Avenir LT Std 35 Light"/>
                <w:i/>
                <w:iCs/>
                <w:lang w:val="en-GB"/>
              </w:rPr>
              <w:t>â</w:t>
            </w:r>
            <w:r w:rsidRPr="00C110EA">
              <w:rPr>
                <w:rStyle w:val="Hyperlink"/>
                <w:i/>
                <w:iCs/>
                <w:lang w:val="en-GB"/>
              </w:rPr>
              <w:t>u?</w:t>
            </w:r>
            <w:r>
              <w:rPr>
                <w:webHidden/>
              </w:rPr>
              <w:tab/>
            </w:r>
            <w:r>
              <w:rPr>
                <w:webHidden/>
              </w:rPr>
              <w:fldChar w:fldCharType="begin"/>
            </w:r>
            <w:r>
              <w:rPr>
                <w:webHidden/>
              </w:rPr>
              <w:instrText xml:space="preserve"> PAGEREF _Toc177144055 \h </w:instrText>
            </w:r>
          </w:ins>
          <w:r>
            <w:rPr>
              <w:webHidden/>
            </w:rPr>
          </w:r>
          <w:r>
            <w:rPr>
              <w:webHidden/>
            </w:rPr>
            <w:fldChar w:fldCharType="separate"/>
          </w:r>
          <w:ins w:id="170" w:author="An Tran, ACA (BUV)" w:date="2024-09-13T18:09:00Z" w16du:dateUtc="2024-09-13T11:09:00Z">
            <w:r>
              <w:rPr>
                <w:webHidden/>
              </w:rPr>
              <w:t>81</w:t>
            </w:r>
            <w:r>
              <w:rPr>
                <w:webHidden/>
              </w:rPr>
              <w:fldChar w:fldCharType="end"/>
            </w:r>
            <w:r w:rsidRPr="00C110EA">
              <w:rPr>
                <w:rStyle w:val="Hyperlink"/>
              </w:rPr>
              <w:fldChar w:fldCharType="end"/>
            </w:r>
          </w:ins>
        </w:p>
        <w:p w14:paraId="27EA28BF" w14:textId="659DB82D" w:rsidR="00D427AB" w:rsidRDefault="00D427AB">
          <w:pPr>
            <w:pStyle w:val="TOC2"/>
            <w:tabs>
              <w:tab w:val="left" w:pos="1540"/>
            </w:tabs>
            <w:rPr>
              <w:ins w:id="171" w:author="An Tran, ACA (BUV)" w:date="2024-09-13T18:09:00Z" w16du:dateUtc="2024-09-13T11:09:00Z"/>
              <w:rFonts w:asciiTheme="minorHAnsi" w:eastAsiaTheme="minorEastAsia" w:hAnsiTheme="minorHAnsi" w:cstheme="minorBidi"/>
              <w:kern w:val="2"/>
              <w:lang w:eastAsia="en-US"/>
              <w14:ligatures w14:val="standardContextual"/>
            </w:rPr>
          </w:pPr>
          <w:ins w:id="172" w:author="An Tran, ACA (BUV)" w:date="2024-09-13T18:09:00Z" w16du:dateUtc="2024-09-13T11:09:00Z">
            <w:r w:rsidRPr="00C110EA">
              <w:rPr>
                <w:rStyle w:val="Hyperlink"/>
              </w:rPr>
              <w:lastRenderedPageBreak/>
              <w:fldChar w:fldCharType="begin"/>
            </w:r>
            <w:r w:rsidRPr="00C110EA">
              <w:rPr>
                <w:rStyle w:val="Hyperlink"/>
              </w:rPr>
              <w:instrText xml:space="preserve"> </w:instrText>
            </w:r>
            <w:r>
              <w:instrText>HYPERLINK \l "_Toc177144056"</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en-GB"/>
              </w:rPr>
              <w:t>9.</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What is the point of going for an internship which is not relevant to student’s major? / </w:t>
            </w:r>
            <w:r w:rsidRPr="00C110EA">
              <w:rPr>
                <w:rStyle w:val="Hyperlink"/>
                <w:i/>
                <w:iCs/>
                <w:lang w:val="en-GB"/>
              </w:rPr>
              <w:t>N</w:t>
            </w:r>
            <w:r w:rsidRPr="00C110EA">
              <w:rPr>
                <w:rStyle w:val="Hyperlink"/>
                <w:rFonts w:cs="Calibri"/>
                <w:i/>
                <w:iCs/>
                <w:lang w:val="en-GB"/>
              </w:rPr>
              <w:t>ế</w:t>
            </w:r>
            <w:r w:rsidRPr="00C110EA">
              <w:rPr>
                <w:rStyle w:val="Hyperlink"/>
                <w:i/>
                <w:iCs/>
                <w:lang w:val="en-GB"/>
              </w:rPr>
              <w:t xml:space="preserve">u sinh viên </w:t>
            </w:r>
            <w:r w:rsidRPr="00C110EA">
              <w:rPr>
                <w:rStyle w:val="Hyperlink"/>
                <w:rFonts w:cs="Calibri"/>
                <w:i/>
                <w:iCs/>
                <w:lang w:val="en-GB"/>
              </w:rPr>
              <w:t>đ</w:t>
            </w:r>
            <w:r w:rsidRPr="00C110EA">
              <w:rPr>
                <w:rStyle w:val="Hyperlink"/>
                <w:i/>
                <w:iCs/>
                <w:lang w:val="en-GB"/>
              </w:rPr>
              <w:t>i th</w:t>
            </w:r>
            <w:r w:rsidRPr="00C110EA">
              <w:rPr>
                <w:rStyle w:val="Hyperlink"/>
                <w:rFonts w:cs="Calibri"/>
                <w:i/>
                <w:iCs/>
                <w:lang w:val="en-GB"/>
              </w:rPr>
              <w:t>ự</w:t>
            </w:r>
            <w:r w:rsidRPr="00C110EA">
              <w:rPr>
                <w:rStyle w:val="Hyperlink"/>
                <w:i/>
                <w:iCs/>
                <w:lang w:val="en-GB"/>
              </w:rPr>
              <w:t>c t</w:t>
            </w:r>
            <w:r w:rsidRPr="00C110EA">
              <w:rPr>
                <w:rStyle w:val="Hyperlink"/>
                <w:rFonts w:cs="Calibri"/>
                <w:i/>
                <w:iCs/>
                <w:lang w:val="en-GB"/>
              </w:rPr>
              <w:t>ậ</w:t>
            </w:r>
            <w:r w:rsidRPr="00C110EA">
              <w:rPr>
                <w:rStyle w:val="Hyperlink"/>
                <w:i/>
                <w:iCs/>
                <w:lang w:val="en-GB"/>
              </w:rPr>
              <w:t>p trong m</w:t>
            </w:r>
            <w:r w:rsidRPr="00C110EA">
              <w:rPr>
                <w:rStyle w:val="Hyperlink"/>
                <w:rFonts w:cs="Calibri"/>
                <w:i/>
                <w:iCs/>
                <w:lang w:val="en-GB"/>
              </w:rPr>
              <w:t>ả</w:t>
            </w:r>
            <w:r w:rsidRPr="00C110EA">
              <w:rPr>
                <w:rStyle w:val="Hyperlink"/>
                <w:i/>
                <w:iCs/>
                <w:lang w:val="en-GB"/>
              </w:rPr>
              <w:t>ng không liên quan t</w:t>
            </w:r>
            <w:r w:rsidRPr="00C110EA">
              <w:rPr>
                <w:rStyle w:val="Hyperlink"/>
                <w:rFonts w:cs="Calibri"/>
                <w:i/>
                <w:iCs/>
                <w:lang w:val="en-GB"/>
              </w:rPr>
              <w:t>ớ</w:t>
            </w:r>
            <w:r w:rsidRPr="00C110EA">
              <w:rPr>
                <w:rStyle w:val="Hyperlink"/>
                <w:i/>
                <w:iCs/>
                <w:lang w:val="en-GB"/>
              </w:rPr>
              <w:t>i ngành h</w:t>
            </w:r>
            <w:r w:rsidRPr="00C110EA">
              <w:rPr>
                <w:rStyle w:val="Hyperlink"/>
                <w:rFonts w:cs="Calibri"/>
                <w:i/>
                <w:iCs/>
                <w:lang w:val="en-GB"/>
              </w:rPr>
              <w:t>ọ</w:t>
            </w:r>
            <w:r w:rsidRPr="00C110EA">
              <w:rPr>
                <w:rStyle w:val="Hyperlink"/>
                <w:i/>
                <w:iCs/>
                <w:lang w:val="en-GB"/>
              </w:rPr>
              <w:t>c thì có tác d</w:t>
            </w:r>
            <w:r w:rsidRPr="00C110EA">
              <w:rPr>
                <w:rStyle w:val="Hyperlink"/>
                <w:rFonts w:cs="Calibri"/>
                <w:i/>
                <w:iCs/>
                <w:lang w:val="en-GB"/>
              </w:rPr>
              <w:t>ụ</w:t>
            </w:r>
            <w:r w:rsidRPr="00C110EA">
              <w:rPr>
                <w:rStyle w:val="Hyperlink"/>
                <w:i/>
                <w:iCs/>
                <w:lang w:val="en-GB"/>
              </w:rPr>
              <w:t>ng gì?</w:t>
            </w:r>
            <w:r>
              <w:rPr>
                <w:webHidden/>
              </w:rPr>
              <w:tab/>
            </w:r>
            <w:r>
              <w:rPr>
                <w:webHidden/>
              </w:rPr>
              <w:fldChar w:fldCharType="begin"/>
            </w:r>
            <w:r>
              <w:rPr>
                <w:webHidden/>
              </w:rPr>
              <w:instrText xml:space="preserve"> PAGEREF _Toc177144056 \h </w:instrText>
            </w:r>
          </w:ins>
          <w:r>
            <w:rPr>
              <w:webHidden/>
            </w:rPr>
          </w:r>
          <w:r>
            <w:rPr>
              <w:webHidden/>
            </w:rPr>
            <w:fldChar w:fldCharType="separate"/>
          </w:r>
          <w:ins w:id="173" w:author="An Tran, ACA (BUV)" w:date="2024-09-13T18:09:00Z" w16du:dateUtc="2024-09-13T11:09:00Z">
            <w:r>
              <w:rPr>
                <w:webHidden/>
              </w:rPr>
              <w:t>83</w:t>
            </w:r>
            <w:r>
              <w:rPr>
                <w:webHidden/>
              </w:rPr>
              <w:fldChar w:fldCharType="end"/>
            </w:r>
            <w:r w:rsidRPr="00C110EA">
              <w:rPr>
                <w:rStyle w:val="Hyperlink"/>
              </w:rPr>
              <w:fldChar w:fldCharType="end"/>
            </w:r>
          </w:ins>
        </w:p>
        <w:p w14:paraId="5D29EABF" w14:textId="351D69CC" w:rsidR="00D427AB" w:rsidRDefault="00D427AB">
          <w:pPr>
            <w:pStyle w:val="TOC2"/>
            <w:tabs>
              <w:tab w:val="left" w:pos="1540"/>
            </w:tabs>
            <w:rPr>
              <w:ins w:id="174" w:author="An Tran, ACA (BUV)" w:date="2024-09-13T18:09:00Z" w16du:dateUtc="2024-09-13T11:09:00Z"/>
              <w:rFonts w:asciiTheme="minorHAnsi" w:eastAsiaTheme="minorEastAsia" w:hAnsiTheme="minorHAnsi" w:cstheme="minorBidi"/>
              <w:kern w:val="2"/>
              <w:lang w:eastAsia="en-US"/>
              <w14:ligatures w14:val="standardContextual"/>
            </w:rPr>
          </w:pPr>
          <w:ins w:id="175"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"_Toc177144057"</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10.</w:t>
            </w:r>
            <w:r>
              <w:rPr>
                <w:rFonts w:asciiTheme="minorHAnsi" w:eastAsiaTheme="minorEastAsia" w:hAnsiTheme="minorHAnsi" w:cstheme="minorBidi"/>
                <w:kern w:val="2"/>
                <w:lang w:eastAsia="en-US"/>
                <w14:ligatures w14:val="standardContextual"/>
              </w:rPr>
              <w:tab/>
            </w:r>
            <w:r w:rsidRPr="00C110EA">
              <w:rPr>
                <w:rStyle w:val="Hyperlink"/>
              </w:rPr>
              <w:t xml:space="preserve">Does BUV have any solutions if students </w:t>
            </w:r>
            <w:r w:rsidRPr="00C110EA">
              <w:rPr>
                <w:rStyle w:val="Hyperlink"/>
                <w:bCs/>
              </w:rPr>
              <w:t>cannot</w:t>
            </w:r>
            <w:r w:rsidRPr="00C110EA">
              <w:rPr>
                <w:rStyle w:val="Hyperlink"/>
              </w:rPr>
              <w:t xml:space="preserve"> pass internship interviews many times? / </w:t>
            </w:r>
            <w:r w:rsidRPr="00C110EA">
              <w:rPr>
                <w:rStyle w:val="Hyperlink"/>
                <w:i/>
                <w:iCs/>
              </w:rPr>
              <w:t>Nhà tr</w:t>
            </w:r>
            <w:r w:rsidRPr="00C110EA">
              <w:rPr>
                <w:rStyle w:val="Hyperlink"/>
                <w:rFonts w:cs="Calibri"/>
                <w:i/>
                <w:iCs/>
              </w:rPr>
              <w:t>ườ</w:t>
            </w:r>
            <w:r w:rsidRPr="00C110EA">
              <w:rPr>
                <w:rStyle w:val="Hyperlink"/>
                <w:i/>
                <w:iCs/>
              </w:rPr>
              <w:t>ng có ph</w:t>
            </w:r>
            <w:r w:rsidRPr="00C110EA">
              <w:rPr>
                <w:rStyle w:val="Hyperlink"/>
                <w:rFonts w:cs="Calibri"/>
                <w:i/>
                <w:iCs/>
              </w:rPr>
              <w:t>ươ</w:t>
            </w:r>
            <w:r w:rsidRPr="00C110EA">
              <w:rPr>
                <w:rStyle w:val="Hyperlink"/>
                <w:i/>
                <w:iCs/>
              </w:rPr>
              <w:t xml:space="preserve">ng </w:t>
            </w:r>
            <w:r w:rsidRPr="00C110EA">
              <w:rPr>
                <w:rStyle w:val="Hyperlink"/>
                <w:rFonts w:cs="Avenir Next LT Pro"/>
                <w:i/>
                <w:iCs/>
              </w:rPr>
              <w:t>á</w:t>
            </w:r>
            <w:r w:rsidRPr="00C110EA">
              <w:rPr>
                <w:rStyle w:val="Hyperlink"/>
                <w:i/>
                <w:iCs/>
              </w:rPr>
              <w:t>n g</w:t>
            </w:r>
            <w:r w:rsidRPr="00C110EA">
              <w:rPr>
                <w:rStyle w:val="Hyperlink"/>
                <w:rFonts w:cs="Avenir Next LT Pro"/>
                <w:i/>
                <w:iCs/>
              </w:rPr>
              <w:t>ì</w:t>
            </w:r>
            <w:r w:rsidRPr="00C110EA">
              <w:rPr>
                <w:rStyle w:val="Hyperlink"/>
                <w:i/>
                <w:iCs/>
              </w:rPr>
              <w:t xml:space="preserve"> n</w:t>
            </w:r>
            <w:r w:rsidRPr="00C110EA">
              <w:rPr>
                <w:rStyle w:val="Hyperlink"/>
                <w:rFonts w:cs="Calibri"/>
                <w:i/>
                <w:iCs/>
              </w:rPr>
              <w:t>ế</w:t>
            </w:r>
            <w:r w:rsidRPr="00C110EA">
              <w:rPr>
                <w:rStyle w:val="Hyperlink"/>
                <w:i/>
                <w:iCs/>
              </w:rPr>
              <w:t>u sinh viên liên t</w:t>
            </w:r>
            <w:r w:rsidRPr="00C110EA">
              <w:rPr>
                <w:rStyle w:val="Hyperlink"/>
                <w:rFonts w:cs="Calibri"/>
                <w:i/>
                <w:iCs/>
              </w:rPr>
              <w:t>ụ</w:t>
            </w:r>
            <w:r w:rsidRPr="00C110EA">
              <w:rPr>
                <w:rStyle w:val="Hyperlink"/>
                <w:i/>
                <w:iCs/>
              </w:rPr>
              <w:t>c không đ</w:t>
            </w:r>
            <w:r w:rsidRPr="00C110EA">
              <w:rPr>
                <w:rStyle w:val="Hyperlink"/>
                <w:rFonts w:cs="Calibri"/>
                <w:i/>
                <w:iCs/>
              </w:rPr>
              <w:t>ỗ</w:t>
            </w:r>
            <w:r w:rsidRPr="00C110EA">
              <w:rPr>
                <w:rStyle w:val="Hyperlink"/>
                <w:i/>
                <w:iCs/>
              </w:rPr>
              <w:t xml:space="preserve"> các vòng ph</w:t>
            </w:r>
            <w:r w:rsidRPr="00C110EA">
              <w:rPr>
                <w:rStyle w:val="Hyperlink"/>
                <w:rFonts w:cs="Calibri"/>
                <w:i/>
                <w:iCs/>
              </w:rPr>
              <w:t>ỏ</w:t>
            </w:r>
            <w:r w:rsidRPr="00C110EA">
              <w:rPr>
                <w:rStyle w:val="Hyperlink"/>
                <w:i/>
                <w:iCs/>
              </w:rPr>
              <w:t>ng v</w:t>
            </w:r>
            <w:r w:rsidRPr="00C110EA">
              <w:rPr>
                <w:rStyle w:val="Hyperlink"/>
                <w:rFonts w:cs="Calibri"/>
                <w:i/>
                <w:iCs/>
              </w:rPr>
              <w:t>ấ</w:t>
            </w:r>
            <w:r w:rsidRPr="00C110EA">
              <w:rPr>
                <w:rStyle w:val="Hyperlink"/>
                <w:i/>
                <w:iCs/>
              </w:rPr>
              <w:t>n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v</w:t>
            </w:r>
            <w:r w:rsidRPr="00C110EA">
              <w:rPr>
                <w:rStyle w:val="Hyperlink"/>
                <w:rFonts w:cs="Calibri"/>
                <w:i/>
                <w:iCs/>
              </w:rPr>
              <w:t>ớ</w:t>
            </w:r>
            <w:r w:rsidRPr="00C110EA">
              <w:rPr>
                <w:rStyle w:val="Hyperlink"/>
                <w:i/>
                <w:iCs/>
              </w:rPr>
              <w:t>i công ty?</w:t>
            </w:r>
            <w:r>
              <w:rPr>
                <w:webHidden/>
              </w:rPr>
              <w:tab/>
            </w:r>
            <w:r>
              <w:rPr>
                <w:webHidden/>
              </w:rPr>
              <w:fldChar w:fldCharType="begin"/>
            </w:r>
            <w:r>
              <w:rPr>
                <w:webHidden/>
              </w:rPr>
              <w:instrText xml:space="preserve"> PAGEREF _Toc177144057 \h </w:instrText>
            </w:r>
          </w:ins>
          <w:r>
            <w:rPr>
              <w:webHidden/>
            </w:rPr>
          </w:r>
          <w:r>
            <w:rPr>
              <w:webHidden/>
            </w:rPr>
            <w:fldChar w:fldCharType="separate"/>
          </w:r>
          <w:ins w:id="176" w:author="An Tran, ACA (BUV)" w:date="2024-09-13T18:09:00Z" w16du:dateUtc="2024-09-13T11:09:00Z">
            <w:r>
              <w:rPr>
                <w:webHidden/>
              </w:rPr>
              <w:t>85</w:t>
            </w:r>
            <w:r>
              <w:rPr>
                <w:webHidden/>
              </w:rPr>
              <w:fldChar w:fldCharType="end"/>
            </w:r>
            <w:r w:rsidRPr="00C110EA">
              <w:rPr>
                <w:rStyle w:val="Hyperlink"/>
              </w:rPr>
              <w:fldChar w:fldCharType="end"/>
            </w:r>
          </w:ins>
        </w:p>
        <w:p w14:paraId="2C1F868B" w14:textId="21D5E924" w:rsidR="00D427AB" w:rsidRDefault="00D427AB">
          <w:pPr>
            <w:pStyle w:val="TOC2"/>
            <w:tabs>
              <w:tab w:val="left" w:pos="1540"/>
            </w:tabs>
            <w:rPr>
              <w:ins w:id="177" w:author="An Tran, ACA (BUV)" w:date="2024-09-13T18:09:00Z" w16du:dateUtc="2024-09-13T11:09:00Z"/>
              <w:rFonts w:asciiTheme="minorHAnsi" w:eastAsiaTheme="minorEastAsia" w:hAnsiTheme="minorHAnsi" w:cstheme="minorBidi"/>
              <w:kern w:val="2"/>
              <w:lang w:eastAsia="en-US"/>
              <w14:ligatures w14:val="standardContextual"/>
            </w:rPr>
          </w:pPr>
          <w:ins w:id="178"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"_Toc177144058"</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11.</w:t>
            </w:r>
            <w:r>
              <w:rPr>
                <w:rFonts w:asciiTheme="minorHAnsi" w:eastAsiaTheme="minorEastAsia" w:hAnsiTheme="minorHAnsi" w:cstheme="minorBidi"/>
                <w:kern w:val="2"/>
                <w:lang w:eastAsia="en-US"/>
                <w14:ligatures w14:val="standardContextual"/>
              </w:rPr>
              <w:tab/>
            </w:r>
            <w:r w:rsidRPr="00C110EA">
              <w:rPr>
                <w:rStyle w:val="Hyperlink"/>
              </w:rPr>
              <w:t xml:space="preserve">Are the internships that BUV support students paid or unpaid? / </w:t>
            </w:r>
            <w:r w:rsidRPr="00C110EA">
              <w:rPr>
                <w:rStyle w:val="Hyperlink"/>
                <w:i/>
                <w:iCs/>
              </w:rPr>
              <w:t>Các c</w:t>
            </w:r>
            <w:r w:rsidRPr="00C110EA">
              <w:rPr>
                <w:rStyle w:val="Hyperlink"/>
                <w:rFonts w:cs="Calibri"/>
                <w:i/>
                <w:iCs/>
              </w:rPr>
              <w:t>ơ</w:t>
            </w:r>
            <w:r w:rsidRPr="00C110EA">
              <w:rPr>
                <w:rStyle w:val="Hyperlink"/>
                <w:i/>
                <w:iCs/>
              </w:rPr>
              <w:t xml:space="preserve"> h</w:t>
            </w:r>
            <w:r w:rsidRPr="00C110EA">
              <w:rPr>
                <w:rStyle w:val="Hyperlink"/>
                <w:rFonts w:cs="Calibri"/>
                <w:i/>
                <w:iCs/>
              </w:rPr>
              <w:t>ộ</w:t>
            </w:r>
            <w:r w:rsidRPr="00C110EA">
              <w:rPr>
                <w:rStyle w:val="Hyperlink"/>
                <w:i/>
                <w:iCs/>
              </w:rPr>
              <w:t>i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đ</w:t>
            </w:r>
            <w:r w:rsidRPr="00C110EA">
              <w:rPr>
                <w:rStyle w:val="Hyperlink"/>
                <w:rFonts w:cs="Calibri"/>
                <w:i/>
                <w:iCs/>
              </w:rPr>
              <w:t>ượ</w:t>
            </w:r>
            <w:r w:rsidRPr="00C110EA">
              <w:rPr>
                <w:rStyle w:val="Hyperlink"/>
                <w:i/>
                <w:iCs/>
              </w:rPr>
              <w:t>c cung c</w:t>
            </w:r>
            <w:r w:rsidRPr="00C110EA">
              <w:rPr>
                <w:rStyle w:val="Hyperlink"/>
                <w:rFonts w:cs="Calibri"/>
                <w:i/>
                <w:iCs/>
              </w:rPr>
              <w:t>ấ</w:t>
            </w:r>
            <w:r w:rsidRPr="00C110EA">
              <w:rPr>
                <w:rStyle w:val="Hyperlink"/>
                <w:i/>
                <w:iCs/>
              </w:rPr>
              <w:t>p t</w:t>
            </w:r>
            <w:r w:rsidRPr="00C110EA">
              <w:rPr>
                <w:rStyle w:val="Hyperlink"/>
                <w:rFonts w:cs="Calibri"/>
                <w:i/>
                <w:iCs/>
              </w:rPr>
              <w:t>ạ</w:t>
            </w:r>
            <w:r w:rsidRPr="00C110EA">
              <w:rPr>
                <w:rStyle w:val="Hyperlink"/>
                <w:i/>
                <w:iCs/>
              </w:rPr>
              <w:t>i BUV có ph</w:t>
            </w:r>
            <w:r w:rsidRPr="00C110EA">
              <w:rPr>
                <w:rStyle w:val="Hyperlink"/>
                <w:rFonts w:cs="Calibri"/>
                <w:i/>
                <w:iCs/>
              </w:rPr>
              <w:t>ụ</w:t>
            </w:r>
            <w:r w:rsidRPr="00C110EA">
              <w:rPr>
                <w:rStyle w:val="Hyperlink"/>
                <w:i/>
                <w:iCs/>
              </w:rPr>
              <w:t xml:space="preserve"> c</w:t>
            </w:r>
            <w:r w:rsidRPr="00C110EA">
              <w:rPr>
                <w:rStyle w:val="Hyperlink"/>
                <w:rFonts w:cs="Calibri"/>
                <w:i/>
                <w:iCs/>
              </w:rPr>
              <w:t>ấ</w:t>
            </w:r>
            <w:r w:rsidRPr="00C110EA">
              <w:rPr>
                <w:rStyle w:val="Hyperlink"/>
                <w:i/>
                <w:iCs/>
              </w:rPr>
              <w:t>p hay không?</w:t>
            </w:r>
            <w:r>
              <w:rPr>
                <w:webHidden/>
              </w:rPr>
              <w:tab/>
            </w:r>
            <w:r>
              <w:rPr>
                <w:webHidden/>
              </w:rPr>
              <w:fldChar w:fldCharType="begin"/>
            </w:r>
            <w:r>
              <w:rPr>
                <w:webHidden/>
              </w:rPr>
              <w:instrText xml:space="preserve"> PAGEREF _Toc177144058 \h </w:instrText>
            </w:r>
          </w:ins>
          <w:r>
            <w:rPr>
              <w:webHidden/>
            </w:rPr>
          </w:r>
          <w:r>
            <w:rPr>
              <w:webHidden/>
            </w:rPr>
            <w:fldChar w:fldCharType="separate"/>
          </w:r>
          <w:ins w:id="179" w:author="An Tran, ACA (BUV)" w:date="2024-09-13T18:09:00Z" w16du:dateUtc="2024-09-13T11:09:00Z">
            <w:r>
              <w:rPr>
                <w:webHidden/>
              </w:rPr>
              <w:t>86</w:t>
            </w:r>
            <w:r>
              <w:rPr>
                <w:webHidden/>
              </w:rPr>
              <w:fldChar w:fldCharType="end"/>
            </w:r>
            <w:r w:rsidRPr="00C110EA">
              <w:rPr>
                <w:rStyle w:val="Hyperlink"/>
              </w:rPr>
              <w:fldChar w:fldCharType="end"/>
            </w:r>
          </w:ins>
        </w:p>
        <w:p w14:paraId="50793E37" w14:textId="1D8AFAC2" w:rsidR="00D427AB" w:rsidRDefault="00D427AB">
          <w:pPr>
            <w:pStyle w:val="TOC2"/>
            <w:tabs>
              <w:tab w:val="left" w:pos="1540"/>
            </w:tabs>
            <w:rPr>
              <w:ins w:id="180" w:author="An Tran, ACA (BUV)" w:date="2024-09-13T18:09:00Z" w16du:dateUtc="2024-09-13T11:09:00Z"/>
              <w:rFonts w:asciiTheme="minorHAnsi" w:eastAsiaTheme="minorEastAsia" w:hAnsiTheme="minorHAnsi" w:cstheme="minorBidi"/>
              <w:kern w:val="2"/>
              <w:lang w:eastAsia="en-US"/>
              <w14:ligatures w14:val="standardContextual"/>
            </w:rPr>
          </w:pPr>
          <w:ins w:id="181"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"_Toc177144059"</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12.</w:t>
            </w:r>
            <w:r>
              <w:rPr>
                <w:rFonts w:asciiTheme="minorHAnsi" w:eastAsiaTheme="minorEastAsia" w:hAnsiTheme="minorHAnsi" w:cstheme="minorBidi"/>
                <w:kern w:val="2"/>
                <w:lang w:eastAsia="en-US"/>
                <w14:ligatures w14:val="standardContextual"/>
              </w:rPr>
              <w:tab/>
            </w:r>
            <w:r w:rsidRPr="00C110EA">
              <w:rPr>
                <w:rStyle w:val="Hyperlink"/>
              </w:rPr>
              <w:t xml:space="preserve">How does BUV evaluate students’ internship? Is any post-internship report required from students to prove they have done it? / </w:t>
            </w:r>
            <w:r w:rsidRPr="00C110EA">
              <w:rPr>
                <w:rStyle w:val="Hyperlink"/>
                <w:i/>
                <w:iCs/>
              </w:rPr>
              <w:t>Nhà tr</w:t>
            </w:r>
            <w:r w:rsidRPr="00C110EA">
              <w:rPr>
                <w:rStyle w:val="Hyperlink"/>
                <w:rFonts w:cs="Calibri"/>
                <w:i/>
                <w:iCs/>
              </w:rPr>
              <w:t>ườ</w:t>
            </w:r>
            <w:r w:rsidRPr="00C110EA">
              <w:rPr>
                <w:rStyle w:val="Hyperlink"/>
                <w:i/>
                <w:iCs/>
              </w:rPr>
              <w:t>ng đánh giá k</w:t>
            </w:r>
            <w:r w:rsidRPr="00C110EA">
              <w:rPr>
                <w:rStyle w:val="Hyperlink"/>
                <w:rFonts w:cs="Calibri"/>
                <w:i/>
                <w:iCs/>
              </w:rPr>
              <w:t>ế</w:t>
            </w:r>
            <w:r w:rsidRPr="00C110EA">
              <w:rPr>
                <w:rStyle w:val="Hyperlink"/>
                <w:i/>
                <w:iCs/>
              </w:rPr>
              <w:t>t qu</w:t>
            </w:r>
            <w:r w:rsidRPr="00C110EA">
              <w:rPr>
                <w:rStyle w:val="Hyperlink"/>
                <w:rFonts w:cs="Calibri"/>
                <w:i/>
                <w:iCs/>
              </w:rPr>
              <w:t>ả</w:t>
            </w:r>
            <w:r w:rsidRPr="00C110EA">
              <w:rPr>
                <w:rStyle w:val="Hyperlink"/>
                <w:i/>
                <w:iCs/>
              </w:rPr>
              <w:t xml:space="preserve">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c</w:t>
            </w:r>
            <w:r w:rsidRPr="00C110EA">
              <w:rPr>
                <w:rStyle w:val="Hyperlink"/>
                <w:rFonts w:cs="Calibri"/>
                <w:i/>
                <w:iCs/>
              </w:rPr>
              <w:t>ủ</w:t>
            </w:r>
            <w:r w:rsidRPr="00C110EA">
              <w:rPr>
                <w:rStyle w:val="Hyperlink"/>
                <w:i/>
                <w:iCs/>
              </w:rPr>
              <w:t>a sinh viên th</w:t>
            </w:r>
            <w:r w:rsidRPr="00C110EA">
              <w:rPr>
                <w:rStyle w:val="Hyperlink"/>
                <w:rFonts w:cs="Calibri"/>
                <w:i/>
                <w:iCs/>
              </w:rPr>
              <w:t>ế</w:t>
            </w:r>
            <w:r w:rsidRPr="00C110EA">
              <w:rPr>
                <w:rStyle w:val="Hyperlink"/>
                <w:i/>
                <w:iCs/>
              </w:rPr>
              <w:t xml:space="preserve"> nào? Nhà tr</w:t>
            </w:r>
            <w:r w:rsidRPr="00C110EA">
              <w:rPr>
                <w:rStyle w:val="Hyperlink"/>
                <w:rFonts w:cs="Calibri"/>
                <w:i/>
                <w:iCs/>
              </w:rPr>
              <w:t>ườ</w:t>
            </w:r>
            <w:r w:rsidRPr="00C110EA">
              <w:rPr>
                <w:rStyle w:val="Hyperlink"/>
                <w:i/>
                <w:iCs/>
              </w:rPr>
              <w:t>ng có yêu c</w:t>
            </w:r>
            <w:r w:rsidRPr="00C110EA">
              <w:rPr>
                <w:rStyle w:val="Hyperlink"/>
                <w:rFonts w:cs="Calibri"/>
                <w:i/>
                <w:iCs/>
              </w:rPr>
              <w:t>ầ</w:t>
            </w:r>
            <w:r w:rsidRPr="00C110EA">
              <w:rPr>
                <w:rStyle w:val="Hyperlink"/>
                <w:i/>
                <w:iCs/>
              </w:rPr>
              <w:t>u báo cáo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cu</w:t>
            </w:r>
            <w:r w:rsidRPr="00C110EA">
              <w:rPr>
                <w:rStyle w:val="Hyperlink"/>
                <w:rFonts w:cs="Calibri"/>
                <w:i/>
                <w:iCs/>
              </w:rPr>
              <w:t>ố</w:t>
            </w:r>
            <w:r w:rsidRPr="00C110EA">
              <w:rPr>
                <w:rStyle w:val="Hyperlink"/>
                <w:i/>
                <w:iCs/>
              </w:rPr>
              <w:t>i k</w:t>
            </w:r>
            <w:r w:rsidRPr="00C110EA">
              <w:rPr>
                <w:rStyle w:val="Hyperlink"/>
                <w:rFonts w:cs="Calibri"/>
                <w:i/>
                <w:iCs/>
              </w:rPr>
              <w:t>ỳ</w:t>
            </w:r>
            <w:r w:rsidRPr="00C110EA">
              <w:rPr>
                <w:rStyle w:val="Hyperlink"/>
                <w:i/>
                <w:iCs/>
              </w:rPr>
              <w:t xml:space="preserve"> t</w:t>
            </w:r>
            <w:r w:rsidRPr="00C110EA">
              <w:rPr>
                <w:rStyle w:val="Hyperlink"/>
                <w:rFonts w:cs="Calibri"/>
                <w:i/>
                <w:iCs/>
              </w:rPr>
              <w:t>ừ</w:t>
            </w:r>
            <w:r w:rsidRPr="00C110EA">
              <w:rPr>
                <w:rStyle w:val="Hyperlink"/>
                <w:i/>
                <w:iCs/>
              </w:rPr>
              <w:t xml:space="preserve"> sinh viên đ</w:t>
            </w:r>
            <w:r w:rsidRPr="00C110EA">
              <w:rPr>
                <w:rStyle w:val="Hyperlink"/>
                <w:rFonts w:cs="Calibri"/>
                <w:i/>
                <w:iCs/>
              </w:rPr>
              <w:t>ể</w:t>
            </w:r>
            <w:r w:rsidRPr="00C110EA">
              <w:rPr>
                <w:rStyle w:val="Hyperlink"/>
                <w:i/>
                <w:iCs/>
              </w:rPr>
              <w:t xml:space="preserve"> có b</w:t>
            </w:r>
            <w:r w:rsidRPr="00C110EA">
              <w:rPr>
                <w:rStyle w:val="Hyperlink"/>
                <w:rFonts w:cs="Calibri"/>
                <w:i/>
                <w:iCs/>
              </w:rPr>
              <w:t>ằ</w:t>
            </w:r>
            <w:r w:rsidRPr="00C110EA">
              <w:rPr>
                <w:rStyle w:val="Hyperlink"/>
                <w:i/>
                <w:iCs/>
              </w:rPr>
              <w:t>ng ch</w:t>
            </w:r>
            <w:r w:rsidRPr="00C110EA">
              <w:rPr>
                <w:rStyle w:val="Hyperlink"/>
                <w:rFonts w:cs="Calibri"/>
                <w:i/>
                <w:iCs/>
              </w:rPr>
              <w:t>ứ</w:t>
            </w:r>
            <w:r w:rsidRPr="00C110EA">
              <w:rPr>
                <w:rStyle w:val="Hyperlink"/>
                <w:i/>
                <w:iCs/>
              </w:rPr>
              <w:t>ng đã hoàn thành th</w:t>
            </w:r>
            <w:r w:rsidRPr="00C110EA">
              <w:rPr>
                <w:rStyle w:val="Hyperlink"/>
                <w:rFonts w:cs="Calibri"/>
                <w:i/>
                <w:iCs/>
              </w:rPr>
              <w:t>ự</w:t>
            </w:r>
            <w:r w:rsidRPr="00C110EA">
              <w:rPr>
                <w:rStyle w:val="Hyperlink"/>
                <w:i/>
                <w:iCs/>
              </w:rPr>
              <w:t>c t</w:t>
            </w:r>
            <w:r w:rsidRPr="00C110EA">
              <w:rPr>
                <w:rStyle w:val="Hyperlink"/>
                <w:rFonts w:cs="Calibri"/>
                <w:i/>
                <w:iCs/>
              </w:rPr>
              <w:t>ậ</w:t>
            </w:r>
            <w:r w:rsidRPr="00C110EA">
              <w:rPr>
                <w:rStyle w:val="Hyperlink"/>
                <w:i/>
                <w:iCs/>
              </w:rPr>
              <w:t>p không?</w:t>
            </w:r>
            <w:r>
              <w:rPr>
                <w:webHidden/>
              </w:rPr>
              <w:tab/>
            </w:r>
            <w:r>
              <w:rPr>
                <w:webHidden/>
              </w:rPr>
              <w:fldChar w:fldCharType="begin"/>
            </w:r>
            <w:r>
              <w:rPr>
                <w:webHidden/>
              </w:rPr>
              <w:instrText xml:space="preserve"> PAGEREF _Toc177144059 \h </w:instrText>
            </w:r>
          </w:ins>
          <w:r>
            <w:rPr>
              <w:webHidden/>
            </w:rPr>
          </w:r>
          <w:r>
            <w:rPr>
              <w:webHidden/>
            </w:rPr>
            <w:fldChar w:fldCharType="separate"/>
          </w:r>
          <w:ins w:id="182" w:author="An Tran, ACA (BUV)" w:date="2024-09-13T18:09:00Z" w16du:dateUtc="2024-09-13T11:09:00Z">
            <w:r>
              <w:rPr>
                <w:webHidden/>
              </w:rPr>
              <w:t>88</w:t>
            </w:r>
            <w:r>
              <w:rPr>
                <w:webHidden/>
              </w:rPr>
              <w:fldChar w:fldCharType="end"/>
            </w:r>
            <w:r w:rsidRPr="00C110EA">
              <w:rPr>
                <w:rStyle w:val="Hyperlink"/>
              </w:rPr>
              <w:fldChar w:fldCharType="end"/>
            </w:r>
          </w:ins>
        </w:p>
        <w:p w14:paraId="565494E7" w14:textId="6F1DC52E" w:rsidR="00D427AB" w:rsidRDefault="00D427AB">
          <w:pPr>
            <w:pStyle w:val="TOC2"/>
            <w:tabs>
              <w:tab w:val="left" w:pos="1540"/>
            </w:tabs>
            <w:rPr>
              <w:ins w:id="183" w:author="An Tran, ACA (BUV)" w:date="2024-09-13T18:09:00Z" w16du:dateUtc="2024-09-13T11:09:00Z"/>
              <w:rFonts w:asciiTheme="minorHAnsi" w:eastAsiaTheme="minorEastAsia" w:hAnsiTheme="minorHAnsi" w:cstheme="minorBidi"/>
              <w:kern w:val="2"/>
              <w:lang w:eastAsia="en-US"/>
              <w14:ligatures w14:val="standardContextual"/>
            </w:rPr>
          </w:pPr>
          <w:ins w:id="184"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"_Toc177144060"</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en-GB"/>
              </w:rPr>
              <w:t>13.</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Who are normally the companies that host BUV students for internships? How can internships take place if companies continue to work from home with social distancing? / </w:t>
            </w:r>
            <w:r w:rsidRPr="00C110EA">
              <w:rPr>
                <w:rStyle w:val="Hyperlink"/>
                <w:i/>
                <w:iCs/>
                <w:lang w:val="en-GB"/>
              </w:rPr>
              <w:t>Các công ty nh</w:t>
            </w:r>
            <w:r w:rsidRPr="00C110EA">
              <w:rPr>
                <w:rStyle w:val="Hyperlink"/>
                <w:rFonts w:cs="Calibri"/>
                <w:i/>
                <w:iCs/>
                <w:lang w:val="en-GB"/>
              </w:rPr>
              <w:t>ậ</w:t>
            </w:r>
            <w:r w:rsidRPr="00C110EA">
              <w:rPr>
                <w:rStyle w:val="Hyperlink"/>
                <w:i/>
                <w:iCs/>
                <w:lang w:val="en-GB"/>
              </w:rPr>
              <w:t>n sinh viên th</w:t>
            </w:r>
            <w:r w:rsidRPr="00C110EA">
              <w:rPr>
                <w:rStyle w:val="Hyperlink"/>
                <w:rFonts w:cs="Calibri"/>
                <w:i/>
                <w:iCs/>
                <w:lang w:val="en-GB"/>
              </w:rPr>
              <w:t>ự</w:t>
            </w:r>
            <w:r w:rsidRPr="00C110EA">
              <w:rPr>
                <w:rStyle w:val="Hyperlink"/>
                <w:i/>
                <w:iCs/>
                <w:lang w:val="en-GB"/>
              </w:rPr>
              <w:t>c t</w:t>
            </w:r>
            <w:r w:rsidRPr="00C110EA">
              <w:rPr>
                <w:rStyle w:val="Hyperlink"/>
                <w:rFonts w:cs="Calibri"/>
                <w:i/>
                <w:iCs/>
                <w:lang w:val="en-GB"/>
              </w:rPr>
              <w:t>ậ</w:t>
            </w:r>
            <w:r w:rsidRPr="00C110EA">
              <w:rPr>
                <w:rStyle w:val="Hyperlink"/>
                <w:i/>
                <w:iCs/>
                <w:lang w:val="en-GB"/>
              </w:rPr>
              <w:t>p t</w:t>
            </w:r>
            <w:r w:rsidRPr="00C110EA">
              <w:rPr>
                <w:rStyle w:val="Hyperlink"/>
                <w:rFonts w:cs="Calibri"/>
                <w:i/>
                <w:iCs/>
                <w:lang w:val="en-GB"/>
              </w:rPr>
              <w:t>ừ</w:t>
            </w:r>
            <w:r w:rsidRPr="00C110EA">
              <w:rPr>
                <w:rStyle w:val="Hyperlink"/>
                <w:i/>
                <w:iCs/>
                <w:lang w:val="en-GB"/>
              </w:rPr>
              <w:t xml:space="preserve"> BUV th</w:t>
            </w:r>
            <w:r w:rsidRPr="00C110EA">
              <w:rPr>
                <w:rStyle w:val="Hyperlink"/>
                <w:rFonts w:cs="Calibri"/>
                <w:i/>
                <w:iCs/>
                <w:lang w:val="en-GB"/>
              </w:rPr>
              <w:t>ườ</w:t>
            </w:r>
            <w:r w:rsidRPr="00C110EA">
              <w:rPr>
                <w:rStyle w:val="Hyperlink"/>
                <w:i/>
                <w:iCs/>
                <w:lang w:val="en-GB"/>
              </w:rPr>
              <w:t>ng là nh</w:t>
            </w:r>
            <w:r w:rsidRPr="00C110EA">
              <w:rPr>
                <w:rStyle w:val="Hyperlink"/>
                <w:rFonts w:cs="Calibri"/>
                <w:i/>
                <w:iCs/>
                <w:lang w:val="en-GB"/>
              </w:rPr>
              <w:t>ữ</w:t>
            </w:r>
            <w:r w:rsidRPr="00C110EA">
              <w:rPr>
                <w:rStyle w:val="Hyperlink"/>
                <w:i/>
                <w:iCs/>
                <w:lang w:val="en-GB"/>
              </w:rPr>
              <w:t>ng công ty nào? N</w:t>
            </w:r>
            <w:r w:rsidRPr="00C110EA">
              <w:rPr>
                <w:rStyle w:val="Hyperlink"/>
                <w:rFonts w:cs="Calibri"/>
                <w:i/>
                <w:iCs/>
                <w:lang w:val="en-GB"/>
              </w:rPr>
              <w:t>ế</w:t>
            </w:r>
            <w:r w:rsidRPr="00C110EA">
              <w:rPr>
                <w:rStyle w:val="Hyperlink"/>
                <w:i/>
                <w:iCs/>
                <w:lang w:val="en-GB"/>
              </w:rPr>
              <w:t>u các công ty ti</w:t>
            </w:r>
            <w:r w:rsidRPr="00C110EA">
              <w:rPr>
                <w:rStyle w:val="Hyperlink"/>
                <w:rFonts w:cs="Calibri"/>
                <w:i/>
                <w:iCs/>
                <w:lang w:val="en-GB"/>
              </w:rPr>
              <w:t>ế</w:t>
            </w:r>
            <w:r w:rsidRPr="00C110EA">
              <w:rPr>
                <w:rStyle w:val="Hyperlink"/>
                <w:i/>
                <w:iCs/>
                <w:lang w:val="en-GB"/>
              </w:rPr>
              <w:t>p t</w:t>
            </w:r>
            <w:r w:rsidRPr="00C110EA">
              <w:rPr>
                <w:rStyle w:val="Hyperlink"/>
                <w:rFonts w:cs="Calibri"/>
                <w:i/>
                <w:iCs/>
                <w:lang w:val="en-GB"/>
              </w:rPr>
              <w:t>ụ</w:t>
            </w:r>
            <w:r w:rsidRPr="00C110EA">
              <w:rPr>
                <w:rStyle w:val="Hyperlink"/>
                <w:i/>
                <w:iCs/>
                <w:lang w:val="en-GB"/>
              </w:rPr>
              <w:t>c làm vi</w:t>
            </w:r>
            <w:r w:rsidRPr="00C110EA">
              <w:rPr>
                <w:rStyle w:val="Hyperlink"/>
                <w:rFonts w:cs="Calibri"/>
                <w:i/>
                <w:iCs/>
                <w:lang w:val="en-GB"/>
              </w:rPr>
              <w:t>ệ</w:t>
            </w:r>
            <w:r w:rsidRPr="00C110EA">
              <w:rPr>
                <w:rStyle w:val="Hyperlink"/>
                <w:i/>
                <w:iCs/>
                <w:lang w:val="en-GB"/>
              </w:rPr>
              <w:t>c t</w:t>
            </w:r>
            <w:r w:rsidRPr="00C110EA">
              <w:rPr>
                <w:rStyle w:val="Hyperlink"/>
                <w:rFonts w:cs="Calibri"/>
                <w:i/>
                <w:iCs/>
                <w:lang w:val="en-GB"/>
              </w:rPr>
              <w:t>ừ</w:t>
            </w:r>
            <w:r w:rsidRPr="00C110EA">
              <w:rPr>
                <w:rStyle w:val="Hyperlink"/>
                <w:i/>
                <w:iCs/>
                <w:lang w:val="en-GB"/>
              </w:rPr>
              <w:t xml:space="preserve"> xa do giãn cách thì sinh viên có th</w:t>
            </w:r>
            <w:r w:rsidRPr="00C110EA">
              <w:rPr>
                <w:rStyle w:val="Hyperlink"/>
                <w:rFonts w:cs="Calibri"/>
                <w:i/>
                <w:iCs/>
                <w:lang w:val="en-GB"/>
              </w:rPr>
              <w:t>ể</w:t>
            </w:r>
            <w:r w:rsidRPr="00C110EA">
              <w:rPr>
                <w:rStyle w:val="Hyperlink"/>
                <w:i/>
                <w:iCs/>
                <w:lang w:val="en-GB"/>
              </w:rPr>
              <w:t xml:space="preserve"> </w:t>
            </w:r>
            <w:r w:rsidRPr="00C110EA">
              <w:rPr>
                <w:rStyle w:val="Hyperlink"/>
                <w:rFonts w:cs="Calibri"/>
                <w:i/>
                <w:iCs/>
                <w:lang w:val="en-GB"/>
              </w:rPr>
              <w:t>đ</w:t>
            </w:r>
            <w:r w:rsidRPr="00C110EA">
              <w:rPr>
                <w:rStyle w:val="Hyperlink"/>
                <w:i/>
                <w:iCs/>
                <w:lang w:val="en-GB"/>
              </w:rPr>
              <w:t>i th</w:t>
            </w:r>
            <w:r w:rsidRPr="00C110EA">
              <w:rPr>
                <w:rStyle w:val="Hyperlink"/>
                <w:rFonts w:cs="Calibri"/>
                <w:i/>
                <w:iCs/>
                <w:lang w:val="en-GB"/>
              </w:rPr>
              <w:t>ự</w:t>
            </w:r>
            <w:r w:rsidRPr="00C110EA">
              <w:rPr>
                <w:rStyle w:val="Hyperlink"/>
                <w:i/>
                <w:iCs/>
                <w:lang w:val="en-GB"/>
              </w:rPr>
              <w:t>c t</w:t>
            </w:r>
            <w:r w:rsidRPr="00C110EA">
              <w:rPr>
                <w:rStyle w:val="Hyperlink"/>
                <w:rFonts w:cs="Calibri"/>
                <w:i/>
                <w:iCs/>
                <w:lang w:val="en-GB"/>
              </w:rPr>
              <w:t>ậ</w:t>
            </w:r>
            <w:r w:rsidRPr="00C110EA">
              <w:rPr>
                <w:rStyle w:val="Hyperlink"/>
                <w:i/>
                <w:iCs/>
                <w:lang w:val="en-GB"/>
              </w:rPr>
              <w:t>p không?</w:t>
            </w:r>
            <w:r>
              <w:rPr>
                <w:webHidden/>
              </w:rPr>
              <w:tab/>
            </w:r>
            <w:r>
              <w:rPr>
                <w:webHidden/>
              </w:rPr>
              <w:fldChar w:fldCharType="begin"/>
            </w:r>
            <w:r>
              <w:rPr>
                <w:webHidden/>
              </w:rPr>
              <w:instrText xml:space="preserve"> PAGEREF _Toc177144060 \h </w:instrText>
            </w:r>
          </w:ins>
          <w:r>
            <w:rPr>
              <w:webHidden/>
            </w:rPr>
          </w:r>
          <w:r>
            <w:rPr>
              <w:webHidden/>
            </w:rPr>
            <w:fldChar w:fldCharType="separate"/>
          </w:r>
          <w:ins w:id="185" w:author="An Tran, ACA (BUV)" w:date="2024-09-13T18:09:00Z" w16du:dateUtc="2024-09-13T11:09:00Z">
            <w:r>
              <w:rPr>
                <w:webHidden/>
              </w:rPr>
              <w:t>92</w:t>
            </w:r>
            <w:r>
              <w:rPr>
                <w:webHidden/>
              </w:rPr>
              <w:fldChar w:fldCharType="end"/>
            </w:r>
            <w:r w:rsidRPr="00C110EA">
              <w:rPr>
                <w:rStyle w:val="Hyperlink"/>
              </w:rPr>
              <w:fldChar w:fldCharType="end"/>
            </w:r>
          </w:ins>
        </w:p>
        <w:p w14:paraId="05E1425B" w14:textId="5F36A351" w:rsidR="00D427AB" w:rsidRDefault="00D427AB">
          <w:pPr>
            <w:pStyle w:val="TOC2"/>
            <w:tabs>
              <w:tab w:val="left" w:pos="1540"/>
            </w:tabs>
            <w:rPr>
              <w:ins w:id="186" w:author="An Tran, ACA (BUV)" w:date="2024-09-13T18:09:00Z" w16du:dateUtc="2024-09-13T11:09:00Z"/>
              <w:rFonts w:asciiTheme="minorHAnsi" w:eastAsiaTheme="minorEastAsia" w:hAnsiTheme="minorHAnsi" w:cstheme="minorBidi"/>
              <w:kern w:val="2"/>
              <w:lang w:eastAsia="en-US"/>
              <w14:ligatures w14:val="standardContextual"/>
            </w:rPr>
          </w:pPr>
          <w:ins w:id="187"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14.</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How does BUV evaluate companies/organisations to send students for internship? Will BUV check in on students' performance &amp; working environment during their internship to ensure fairness and safety? / </w:t>
            </w:r>
            <w:r w:rsidRPr="00C110EA">
              <w:rPr>
                <w:rStyle w:val="Hyperlink"/>
                <w:i/>
                <w:iCs/>
                <w:lang w:val="en-GB"/>
              </w:rPr>
              <w:t>BUV đánh giá các doanh nghiệp như thế nào trước khi gửi sinh viên đi thực tập. BUV có kiểm tra môi trường làm việc của sinh viên trong quá trình thực tập hay không?</w:t>
            </w:r>
            <w:r>
              <w:rPr>
                <w:webHidden/>
              </w:rPr>
              <w:tab/>
            </w:r>
            <w:r>
              <w:rPr>
                <w:webHidden/>
              </w:rPr>
              <w:fldChar w:fldCharType="begin"/>
            </w:r>
            <w:r>
              <w:rPr>
                <w:webHidden/>
              </w:rPr>
              <w:instrText xml:space="preserve"> PAGEREF _Toc177144061 \h </w:instrText>
            </w:r>
          </w:ins>
          <w:r>
            <w:rPr>
              <w:webHidden/>
            </w:rPr>
          </w:r>
          <w:r>
            <w:rPr>
              <w:webHidden/>
            </w:rPr>
            <w:fldChar w:fldCharType="separate"/>
          </w:r>
          <w:ins w:id="188" w:author="An Tran, ACA (BUV)" w:date="2024-09-13T18:09:00Z" w16du:dateUtc="2024-09-13T11:09:00Z">
            <w:r>
              <w:rPr>
                <w:webHidden/>
              </w:rPr>
              <w:t>95</w:t>
            </w:r>
            <w:r>
              <w:rPr>
                <w:webHidden/>
              </w:rPr>
              <w:fldChar w:fldCharType="end"/>
            </w:r>
            <w:r w:rsidRPr="00C110EA">
              <w:rPr>
                <w:rStyle w:val="Hyperlink"/>
              </w:rPr>
              <w:fldChar w:fldCharType="end"/>
            </w:r>
          </w:ins>
        </w:p>
        <w:p w14:paraId="2DBB47C5" w14:textId="17FB7FC5" w:rsidR="00D427AB" w:rsidRDefault="00D427AB">
          <w:pPr>
            <w:pStyle w:val="TOC2"/>
            <w:tabs>
              <w:tab w:val="left" w:pos="1540"/>
            </w:tabs>
            <w:rPr>
              <w:ins w:id="189" w:author="An Tran, ACA (BUV)" w:date="2024-09-13T18:09:00Z" w16du:dateUtc="2024-09-13T11:09:00Z"/>
              <w:rFonts w:asciiTheme="minorHAnsi" w:eastAsiaTheme="minorEastAsia" w:hAnsiTheme="minorHAnsi" w:cstheme="minorBidi"/>
              <w:kern w:val="2"/>
              <w:lang w:eastAsia="en-US"/>
              <w14:ligatures w14:val="standardContextual"/>
            </w:rPr>
          </w:pPr>
          <w:ins w:id="190"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"_Toc177144062"</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vi-VN"/>
              </w:rPr>
              <w:t>15.</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Does BUV and partnered companies/organisations have plans to conduct the internship and training programme to offer full-time recruitment for students after graduation? / </w:t>
            </w:r>
            <w:r w:rsidRPr="00C110EA">
              <w:rPr>
                <w:rStyle w:val="Hyperlink"/>
                <w:i/>
                <w:iCs/>
                <w:lang w:val="en-GB"/>
              </w:rPr>
              <w:t>BUV và các đối tác có quan hệ chiến lược lâu dài trong kế hoạch tuyển thực tập sinh và sau đó là tuyển dụng các vị trí chính thức cho sinh viên sau khi tốt nghiệp hay không?</w:t>
            </w:r>
            <w:r>
              <w:rPr>
                <w:webHidden/>
              </w:rPr>
              <w:tab/>
            </w:r>
            <w:r>
              <w:rPr>
                <w:webHidden/>
              </w:rPr>
              <w:fldChar w:fldCharType="begin"/>
            </w:r>
            <w:r>
              <w:rPr>
                <w:webHidden/>
              </w:rPr>
              <w:instrText xml:space="preserve"> PAGEREF _Toc177144062 \h </w:instrText>
            </w:r>
          </w:ins>
          <w:r>
            <w:rPr>
              <w:webHidden/>
            </w:rPr>
          </w:r>
          <w:r>
            <w:rPr>
              <w:webHidden/>
            </w:rPr>
            <w:fldChar w:fldCharType="separate"/>
          </w:r>
          <w:ins w:id="191" w:author="An Tran, ACA (BUV)" w:date="2024-09-13T18:09:00Z" w16du:dateUtc="2024-09-13T11:09:00Z">
            <w:r>
              <w:rPr>
                <w:webHidden/>
              </w:rPr>
              <w:t>96</w:t>
            </w:r>
            <w:r>
              <w:rPr>
                <w:webHidden/>
              </w:rPr>
              <w:fldChar w:fldCharType="end"/>
            </w:r>
            <w:r w:rsidRPr="00C110EA">
              <w:rPr>
                <w:rStyle w:val="Hyperlink"/>
              </w:rPr>
              <w:fldChar w:fldCharType="end"/>
            </w:r>
          </w:ins>
        </w:p>
        <w:p w14:paraId="04BD1894" w14:textId="3BD35EFA" w:rsidR="00D427AB" w:rsidRDefault="00D427AB">
          <w:pPr>
            <w:pStyle w:val="TOC2"/>
            <w:tabs>
              <w:tab w:val="left" w:pos="1540"/>
            </w:tabs>
            <w:rPr>
              <w:ins w:id="192" w:author="An Tran, ACA (BUV)" w:date="2024-09-13T18:09:00Z" w16du:dateUtc="2024-09-13T11:09:00Z"/>
              <w:rFonts w:asciiTheme="minorHAnsi" w:eastAsiaTheme="minorEastAsia" w:hAnsiTheme="minorHAnsi" w:cstheme="minorBidi"/>
              <w:kern w:val="2"/>
              <w:lang w:eastAsia="en-US"/>
              <w14:ligatures w14:val="standardContextual"/>
            </w:rPr>
          </w:pPr>
          <w:ins w:id="193" w:author="An Tran, ACA (BUV)" w:date="2024-09-13T18:09:00Z" w16du:dateUtc="2024-09-13T11:09:00Z">
            <w:r w:rsidRPr="00C110EA">
              <w:rPr>
                <w:rStyle w:val="Hyperlink"/>
              </w:rPr>
              <w:lastRenderedPageBreak/>
              <w:fldChar w:fldCharType="begin"/>
            </w:r>
            <w:r w:rsidRPr="00C110EA">
              <w:rPr>
                <w:rStyle w:val="Hyperlink"/>
              </w:rPr>
              <w:instrText xml:space="preserve"> </w:instrText>
            </w:r>
            <w:r>
              <w:instrText>HYPERLINK \l "_Toc177144063"</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en-GB"/>
              </w:rPr>
              <w:t>16.</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What kind of extra-curricular classes and short courses can students register and when? Do we have to pay course fee for those? / </w:t>
            </w:r>
            <w:r w:rsidRPr="00C110EA">
              <w:rPr>
                <w:rStyle w:val="Hyperlink"/>
                <w:i/>
                <w:iCs/>
                <w:lang w:val="en-GB"/>
              </w:rPr>
              <w:t>BUV cung cấp các lớp học ngoại khóa và khóa học ngắn nào và vào lúc nào? Sinh viên có cần trả học phí cho các khóa học này không?</w:t>
            </w:r>
            <w:r>
              <w:rPr>
                <w:webHidden/>
              </w:rPr>
              <w:tab/>
            </w:r>
            <w:r>
              <w:rPr>
                <w:webHidden/>
              </w:rPr>
              <w:fldChar w:fldCharType="begin"/>
            </w:r>
            <w:r>
              <w:rPr>
                <w:webHidden/>
              </w:rPr>
              <w:instrText xml:space="preserve"> PAGEREF _Toc177144063 \h </w:instrText>
            </w:r>
          </w:ins>
          <w:r>
            <w:rPr>
              <w:webHidden/>
            </w:rPr>
          </w:r>
          <w:r>
            <w:rPr>
              <w:webHidden/>
            </w:rPr>
            <w:fldChar w:fldCharType="separate"/>
          </w:r>
          <w:ins w:id="194" w:author="An Tran, ACA (BUV)" w:date="2024-09-13T18:09:00Z" w16du:dateUtc="2024-09-13T11:09:00Z">
            <w:r>
              <w:rPr>
                <w:webHidden/>
              </w:rPr>
              <w:t>97</w:t>
            </w:r>
            <w:r>
              <w:rPr>
                <w:webHidden/>
              </w:rPr>
              <w:fldChar w:fldCharType="end"/>
            </w:r>
            <w:r w:rsidRPr="00C110EA">
              <w:rPr>
                <w:rStyle w:val="Hyperlink"/>
              </w:rPr>
              <w:fldChar w:fldCharType="end"/>
            </w:r>
          </w:ins>
        </w:p>
        <w:p w14:paraId="6564883B" w14:textId="29632FC8" w:rsidR="00D427AB" w:rsidRDefault="00D427AB">
          <w:pPr>
            <w:pStyle w:val="TOC2"/>
            <w:tabs>
              <w:tab w:val="left" w:pos="1540"/>
            </w:tabs>
            <w:rPr>
              <w:ins w:id="195" w:author="An Tran, ACA (BUV)" w:date="2024-09-13T18:09:00Z" w16du:dateUtc="2024-09-13T11:09:00Z"/>
              <w:rFonts w:asciiTheme="minorHAnsi" w:eastAsiaTheme="minorEastAsia" w:hAnsiTheme="minorHAnsi" w:cstheme="minorBidi"/>
              <w:kern w:val="2"/>
              <w:lang w:eastAsia="en-US"/>
              <w14:ligatures w14:val="standardContextual"/>
            </w:rPr>
          </w:pPr>
          <w:ins w:id="196"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"_Toc177144064"</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en-GB"/>
              </w:rPr>
              <w:t>17.</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Where to get support when students have concerns about their wellbeing and personal life? Who can parents/students contact if students need help with stress and anxiety at school? / </w:t>
            </w:r>
            <w:r w:rsidRPr="00C110EA">
              <w:rPr>
                <w:rStyle w:val="Hyperlink"/>
                <w:i/>
                <w:iCs/>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r>
              <w:rPr>
                <w:webHidden/>
              </w:rPr>
              <w:tab/>
            </w:r>
            <w:r>
              <w:rPr>
                <w:webHidden/>
              </w:rPr>
              <w:fldChar w:fldCharType="begin"/>
            </w:r>
            <w:r>
              <w:rPr>
                <w:webHidden/>
              </w:rPr>
              <w:instrText xml:space="preserve"> PAGEREF _Toc177144064 \h </w:instrText>
            </w:r>
          </w:ins>
          <w:r>
            <w:rPr>
              <w:webHidden/>
            </w:rPr>
          </w:r>
          <w:r>
            <w:rPr>
              <w:webHidden/>
            </w:rPr>
            <w:fldChar w:fldCharType="separate"/>
          </w:r>
          <w:ins w:id="197" w:author="An Tran, ACA (BUV)" w:date="2024-09-13T18:09:00Z" w16du:dateUtc="2024-09-13T11:09:00Z">
            <w:r>
              <w:rPr>
                <w:webHidden/>
              </w:rPr>
              <w:t>100</w:t>
            </w:r>
            <w:r>
              <w:rPr>
                <w:webHidden/>
              </w:rPr>
              <w:fldChar w:fldCharType="end"/>
            </w:r>
            <w:r w:rsidRPr="00C110EA">
              <w:rPr>
                <w:rStyle w:val="Hyperlink"/>
              </w:rPr>
              <w:fldChar w:fldCharType="end"/>
            </w:r>
          </w:ins>
        </w:p>
        <w:p w14:paraId="5CCB2E8D" w14:textId="79B1ABA2" w:rsidR="00D427AB" w:rsidRDefault="00D427AB">
          <w:pPr>
            <w:pStyle w:val="TOC2"/>
            <w:tabs>
              <w:tab w:val="left" w:pos="1540"/>
            </w:tabs>
            <w:rPr>
              <w:ins w:id="198" w:author="An Tran, ACA (BUV)" w:date="2024-09-13T18:09:00Z" w16du:dateUtc="2024-09-13T11:09:00Z"/>
              <w:rFonts w:asciiTheme="minorHAnsi" w:eastAsiaTheme="minorEastAsia" w:hAnsiTheme="minorHAnsi" w:cstheme="minorBidi"/>
              <w:kern w:val="2"/>
              <w:lang w:eastAsia="en-US"/>
              <w14:ligatures w14:val="standardContextual"/>
            </w:rPr>
          </w:pPr>
          <w:ins w:id="199"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"_Toc177144065"</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en-GB"/>
              </w:rPr>
              <w:t>18.</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What is the Personal and Social Growth (PSG) Programme and what are the criteria to complete the programme?  / </w:t>
            </w:r>
            <w:r w:rsidRPr="00C110EA">
              <w:rPr>
                <w:rStyle w:val="Hyperlink"/>
                <w:i/>
                <w:iCs/>
                <w:lang w:val="en-GB"/>
              </w:rPr>
              <w:t>Chương trình Nâng cao Năng lực Cá nhân và Kỹ năng Xã hội (PSG) là gì và các điều kiện hoàn thành chương trình là gì?</w:t>
            </w:r>
            <w:r>
              <w:rPr>
                <w:webHidden/>
              </w:rPr>
              <w:tab/>
            </w:r>
            <w:r>
              <w:rPr>
                <w:webHidden/>
              </w:rPr>
              <w:fldChar w:fldCharType="begin"/>
            </w:r>
            <w:r>
              <w:rPr>
                <w:webHidden/>
              </w:rPr>
              <w:instrText xml:space="preserve"> PAGEREF _Toc177144065 \h </w:instrText>
            </w:r>
          </w:ins>
          <w:r>
            <w:rPr>
              <w:webHidden/>
            </w:rPr>
          </w:r>
          <w:r>
            <w:rPr>
              <w:webHidden/>
            </w:rPr>
            <w:fldChar w:fldCharType="separate"/>
          </w:r>
          <w:ins w:id="200" w:author="An Tran, ACA (BUV)" w:date="2024-09-13T18:09:00Z" w16du:dateUtc="2024-09-13T11:09:00Z">
            <w:r>
              <w:rPr>
                <w:webHidden/>
              </w:rPr>
              <w:t>101</w:t>
            </w:r>
            <w:r>
              <w:rPr>
                <w:webHidden/>
              </w:rPr>
              <w:fldChar w:fldCharType="end"/>
            </w:r>
            <w:r w:rsidRPr="00C110EA">
              <w:rPr>
                <w:rStyle w:val="Hyperlink"/>
              </w:rPr>
              <w:fldChar w:fldCharType="end"/>
            </w:r>
          </w:ins>
        </w:p>
        <w:p w14:paraId="79C5BF5F" w14:textId="76939DEC" w:rsidR="00D427AB" w:rsidRDefault="00D427AB">
          <w:pPr>
            <w:pStyle w:val="TOC2"/>
            <w:tabs>
              <w:tab w:val="left" w:pos="1540"/>
            </w:tabs>
            <w:rPr>
              <w:ins w:id="201" w:author="An Tran, ACA (BUV)" w:date="2024-09-13T18:09:00Z" w16du:dateUtc="2024-09-13T11:09:00Z"/>
              <w:rFonts w:asciiTheme="minorHAnsi" w:eastAsiaTheme="minorEastAsia" w:hAnsiTheme="minorHAnsi" w:cstheme="minorBidi"/>
              <w:kern w:val="2"/>
              <w:lang w:eastAsia="en-US"/>
              <w14:ligatures w14:val="standardContextual"/>
            </w:rPr>
          </w:pPr>
          <w:ins w:id="202"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"_Toc177144066"</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lang w:val="en-GB"/>
              </w:rPr>
              <w:t>19.</w:t>
            </w:r>
            <w:r>
              <w:rPr>
                <w:rFonts w:asciiTheme="minorHAnsi" w:eastAsiaTheme="minorEastAsia" w:hAnsiTheme="minorHAnsi" w:cstheme="minorBidi"/>
                <w:kern w:val="2"/>
                <w:lang w:eastAsia="en-US"/>
                <w14:ligatures w14:val="standardContextual"/>
              </w:rPr>
              <w:tab/>
            </w:r>
            <w:r w:rsidRPr="00C110EA">
              <w:rPr>
                <w:rStyle w:val="Hyperlink"/>
                <w:lang w:val="en-GB"/>
              </w:rPr>
              <w:t xml:space="preserve">How can students track my PSG activity records and PSG points? / </w:t>
            </w:r>
            <w:r w:rsidRPr="00C110EA">
              <w:rPr>
                <w:rStyle w:val="Hyperlink"/>
                <w:i/>
                <w:iCs/>
                <w:lang w:val="en-GB"/>
              </w:rPr>
              <w:t>Làm thế nào để sinh viên theo dõi lịch sử hoạt động PSG đã tham gia và điểm PSG?</w:t>
            </w:r>
            <w:r>
              <w:rPr>
                <w:webHidden/>
              </w:rPr>
              <w:tab/>
            </w:r>
            <w:r>
              <w:rPr>
                <w:webHidden/>
              </w:rPr>
              <w:fldChar w:fldCharType="begin"/>
            </w:r>
            <w:r>
              <w:rPr>
                <w:webHidden/>
              </w:rPr>
              <w:instrText xml:space="preserve"> PAGEREF _Toc177144066 \h </w:instrText>
            </w:r>
          </w:ins>
          <w:r>
            <w:rPr>
              <w:webHidden/>
            </w:rPr>
          </w:r>
          <w:r>
            <w:rPr>
              <w:webHidden/>
            </w:rPr>
            <w:fldChar w:fldCharType="separate"/>
          </w:r>
          <w:ins w:id="203" w:author="An Tran, ACA (BUV)" w:date="2024-09-13T18:09:00Z" w16du:dateUtc="2024-09-13T11:09:00Z">
            <w:r>
              <w:rPr>
                <w:webHidden/>
              </w:rPr>
              <w:t>104</w:t>
            </w:r>
            <w:r>
              <w:rPr>
                <w:webHidden/>
              </w:rPr>
              <w:fldChar w:fldCharType="end"/>
            </w:r>
            <w:r w:rsidRPr="00C110EA">
              <w:rPr>
                <w:rStyle w:val="Hyperlink"/>
              </w:rPr>
              <w:fldChar w:fldCharType="end"/>
            </w:r>
          </w:ins>
        </w:p>
        <w:p w14:paraId="324B8BC9" w14:textId="2B813514" w:rsidR="00D427AB" w:rsidRDefault="00D427AB">
          <w:pPr>
            <w:pStyle w:val="TOC2"/>
            <w:tabs>
              <w:tab w:val="left" w:pos="1540"/>
            </w:tabs>
            <w:rPr>
              <w:ins w:id="204" w:author="An Tran, ACA (BUV)" w:date="2024-09-13T18:09:00Z" w16du:dateUtc="2024-09-13T11:09:00Z"/>
              <w:rFonts w:asciiTheme="minorHAnsi" w:eastAsiaTheme="minorEastAsia" w:hAnsiTheme="minorHAnsi" w:cstheme="minorBidi"/>
              <w:kern w:val="2"/>
              <w:lang w:eastAsia="en-US"/>
              <w14:ligatures w14:val="standardContextual"/>
            </w:rPr>
          </w:pPr>
          <w:ins w:id="205"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"_Toc177144067"</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20.</w:t>
            </w:r>
            <w:r>
              <w:rPr>
                <w:rFonts w:asciiTheme="minorHAnsi" w:eastAsiaTheme="minorEastAsia" w:hAnsiTheme="minorHAnsi" w:cstheme="minorBidi"/>
                <w:kern w:val="2"/>
                <w:lang w:eastAsia="en-US"/>
                <w14:ligatures w14:val="standardContextual"/>
              </w:rPr>
              <w:tab/>
            </w:r>
            <w:r w:rsidRPr="00C110EA">
              <w:rPr>
                <w:rStyle w:val="Hyperlink"/>
                <w:bCs/>
              </w:rPr>
              <w:t xml:space="preserve">What clubs does BUV offer, and how can students join them? / </w:t>
            </w:r>
            <w:r w:rsidRPr="00C110EA">
              <w:rPr>
                <w:rStyle w:val="Hyperlink"/>
                <w:bCs/>
                <w:i/>
                <w:iCs/>
              </w:rPr>
              <w:t xml:space="preserve">BUV </w:t>
            </w:r>
            <w:r w:rsidRPr="00C110EA">
              <w:rPr>
                <w:rStyle w:val="Hyperlink"/>
                <w:rFonts w:cs="Calibri"/>
                <w:bCs/>
                <w:i/>
                <w:iCs/>
              </w:rPr>
              <w:t>đ</w:t>
            </w:r>
            <w:r w:rsidRPr="00C110EA">
              <w:rPr>
                <w:rStyle w:val="Hyperlink"/>
                <w:bCs/>
                <w:i/>
                <w:iCs/>
              </w:rPr>
              <w:t>ang c</w:t>
            </w:r>
            <w:r w:rsidRPr="00C110EA">
              <w:rPr>
                <w:rStyle w:val="Hyperlink"/>
                <w:rFonts w:cs="Avenir LT Std 35 Light"/>
                <w:bCs/>
                <w:i/>
                <w:iCs/>
              </w:rPr>
              <w:t>ó</w:t>
            </w:r>
            <w:r w:rsidRPr="00C110EA">
              <w:rPr>
                <w:rStyle w:val="Hyperlink"/>
                <w:bCs/>
                <w:i/>
                <w:iCs/>
              </w:rPr>
              <w:t xml:space="preserve"> nh</w:t>
            </w:r>
            <w:r w:rsidRPr="00C110EA">
              <w:rPr>
                <w:rStyle w:val="Hyperlink"/>
                <w:rFonts w:cs="Calibri"/>
                <w:bCs/>
                <w:i/>
                <w:iCs/>
              </w:rPr>
              <w:t>ữ</w:t>
            </w:r>
            <w:r w:rsidRPr="00C110EA">
              <w:rPr>
                <w:rStyle w:val="Hyperlink"/>
                <w:bCs/>
                <w:i/>
                <w:iCs/>
              </w:rPr>
              <w:t>ng Câu l</w:t>
            </w:r>
            <w:r w:rsidRPr="00C110EA">
              <w:rPr>
                <w:rStyle w:val="Hyperlink"/>
                <w:rFonts w:cs="Calibri"/>
                <w:bCs/>
                <w:i/>
                <w:iCs/>
              </w:rPr>
              <w:t>ạ</w:t>
            </w:r>
            <w:r w:rsidRPr="00C110EA">
              <w:rPr>
                <w:rStyle w:val="Hyperlink"/>
                <w:bCs/>
                <w:i/>
                <w:iCs/>
              </w:rPr>
              <w:t>c b</w:t>
            </w:r>
            <w:r w:rsidRPr="00C110EA">
              <w:rPr>
                <w:rStyle w:val="Hyperlink"/>
                <w:rFonts w:cs="Calibri"/>
                <w:bCs/>
                <w:i/>
                <w:iCs/>
              </w:rPr>
              <w:t>ộ</w:t>
            </w:r>
            <w:r w:rsidRPr="00C110EA">
              <w:rPr>
                <w:rStyle w:val="Hyperlink"/>
                <w:bCs/>
                <w:i/>
                <w:iCs/>
              </w:rPr>
              <w:t xml:space="preserve"> nào và làm th</w:t>
            </w:r>
            <w:r w:rsidRPr="00C110EA">
              <w:rPr>
                <w:rStyle w:val="Hyperlink"/>
                <w:rFonts w:cs="Calibri"/>
                <w:bCs/>
                <w:i/>
                <w:iCs/>
              </w:rPr>
              <w:t>ế</w:t>
            </w:r>
            <w:r w:rsidRPr="00C110EA">
              <w:rPr>
                <w:rStyle w:val="Hyperlink"/>
                <w:bCs/>
                <w:i/>
                <w:iCs/>
              </w:rPr>
              <w:t xml:space="preserve"> nào </w:t>
            </w:r>
            <w:r w:rsidRPr="00C110EA">
              <w:rPr>
                <w:rStyle w:val="Hyperlink"/>
                <w:rFonts w:cs="Calibri"/>
                <w:bCs/>
                <w:i/>
                <w:iCs/>
              </w:rPr>
              <w:t>để</w:t>
            </w:r>
            <w:r w:rsidRPr="00C110EA">
              <w:rPr>
                <w:rStyle w:val="Hyperlink"/>
                <w:bCs/>
                <w:i/>
                <w:iCs/>
              </w:rPr>
              <w:t xml:space="preserve"> sinh viên có th</w:t>
            </w:r>
            <w:r w:rsidRPr="00C110EA">
              <w:rPr>
                <w:rStyle w:val="Hyperlink"/>
                <w:rFonts w:cs="Calibri"/>
                <w:bCs/>
                <w:i/>
                <w:iCs/>
              </w:rPr>
              <w:t>ể</w:t>
            </w:r>
            <w:r w:rsidRPr="00C110EA">
              <w:rPr>
                <w:rStyle w:val="Hyperlink"/>
                <w:bCs/>
                <w:i/>
                <w:iCs/>
              </w:rPr>
              <w:t xml:space="preserve"> tham gia vào các Câu l</w:t>
            </w:r>
            <w:r w:rsidRPr="00C110EA">
              <w:rPr>
                <w:rStyle w:val="Hyperlink"/>
                <w:rFonts w:cs="Calibri"/>
                <w:bCs/>
                <w:i/>
                <w:iCs/>
              </w:rPr>
              <w:t>ạ</w:t>
            </w:r>
            <w:r w:rsidRPr="00C110EA">
              <w:rPr>
                <w:rStyle w:val="Hyperlink"/>
                <w:bCs/>
                <w:i/>
                <w:iCs/>
              </w:rPr>
              <w:t>c b</w:t>
            </w:r>
            <w:r w:rsidRPr="00C110EA">
              <w:rPr>
                <w:rStyle w:val="Hyperlink"/>
                <w:rFonts w:cs="Calibri"/>
                <w:bCs/>
                <w:i/>
                <w:iCs/>
              </w:rPr>
              <w:t>ộ</w:t>
            </w:r>
            <w:r w:rsidRPr="00C110EA">
              <w:rPr>
                <w:rStyle w:val="Hyperlink"/>
                <w:bCs/>
                <w:i/>
                <w:iCs/>
              </w:rPr>
              <w:t xml:space="preserve"> </w:t>
            </w:r>
            <w:r w:rsidRPr="00C110EA">
              <w:rPr>
                <w:rStyle w:val="Hyperlink"/>
                <w:rFonts w:cs="Calibri"/>
                <w:bCs/>
                <w:i/>
                <w:iCs/>
              </w:rPr>
              <w:t>đ</w:t>
            </w:r>
            <w:r w:rsidRPr="00C110EA">
              <w:rPr>
                <w:rStyle w:val="Hyperlink"/>
                <w:bCs/>
                <w:i/>
                <w:iCs/>
              </w:rPr>
              <w:t>ó?</w:t>
            </w:r>
            <w:r>
              <w:rPr>
                <w:webHidden/>
              </w:rPr>
              <w:tab/>
            </w:r>
            <w:r>
              <w:rPr>
                <w:webHidden/>
              </w:rPr>
              <w:fldChar w:fldCharType="begin"/>
            </w:r>
            <w:r>
              <w:rPr>
                <w:webHidden/>
              </w:rPr>
              <w:instrText xml:space="preserve"> PAGEREF _Toc177144067 \h </w:instrText>
            </w:r>
          </w:ins>
          <w:r>
            <w:rPr>
              <w:webHidden/>
            </w:rPr>
          </w:r>
          <w:r>
            <w:rPr>
              <w:webHidden/>
            </w:rPr>
            <w:fldChar w:fldCharType="separate"/>
          </w:r>
          <w:ins w:id="206" w:author="An Tran, ACA (BUV)" w:date="2024-09-13T18:09:00Z" w16du:dateUtc="2024-09-13T11:09:00Z">
            <w:r>
              <w:rPr>
                <w:webHidden/>
              </w:rPr>
              <w:t>105</w:t>
            </w:r>
            <w:r>
              <w:rPr>
                <w:webHidden/>
              </w:rPr>
              <w:fldChar w:fldCharType="end"/>
            </w:r>
            <w:r w:rsidRPr="00C110EA">
              <w:rPr>
                <w:rStyle w:val="Hyperlink"/>
              </w:rPr>
              <w:fldChar w:fldCharType="end"/>
            </w:r>
          </w:ins>
        </w:p>
        <w:p w14:paraId="173E63A1" w14:textId="47055390" w:rsidR="00D427AB" w:rsidRDefault="00D427AB">
          <w:pPr>
            <w:pStyle w:val="TOC2"/>
            <w:tabs>
              <w:tab w:val="left" w:pos="1540"/>
            </w:tabs>
            <w:rPr>
              <w:ins w:id="207" w:author="An Tran, ACA (BUV)" w:date="2024-09-13T18:09:00Z" w16du:dateUtc="2024-09-13T11:09:00Z"/>
              <w:rFonts w:asciiTheme="minorHAnsi" w:eastAsiaTheme="minorEastAsia" w:hAnsiTheme="minorHAnsi" w:cstheme="minorBidi"/>
              <w:kern w:val="2"/>
              <w:lang w:eastAsia="en-US"/>
              <w14:ligatures w14:val="standardContextual"/>
            </w:rPr>
          </w:pPr>
          <w:ins w:id="208"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"_Toc177144068"</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21.</w:t>
            </w:r>
            <w:r>
              <w:rPr>
                <w:rFonts w:asciiTheme="minorHAnsi" w:eastAsiaTheme="minorEastAsia" w:hAnsiTheme="minorHAnsi" w:cstheme="minorBidi"/>
                <w:kern w:val="2"/>
                <w:lang w:eastAsia="en-US"/>
                <w14:ligatures w14:val="standardContextual"/>
              </w:rPr>
              <w:tab/>
            </w:r>
            <w:r w:rsidRPr="00C110EA">
              <w:rPr>
                <w:rStyle w:val="Hyperlink"/>
              </w:rPr>
              <w:t xml:space="preserve">How can students start a new club at BUV? / </w:t>
            </w:r>
            <w:r w:rsidRPr="00C110EA">
              <w:rPr>
                <w:rStyle w:val="Hyperlink"/>
                <w:i/>
                <w:iCs/>
              </w:rPr>
              <w:t>Sinh viên mu</w:t>
            </w:r>
            <w:r w:rsidRPr="00C110EA">
              <w:rPr>
                <w:rStyle w:val="Hyperlink"/>
                <w:rFonts w:cs="Calibri"/>
                <w:i/>
                <w:iCs/>
              </w:rPr>
              <w:t>ố</w:t>
            </w:r>
            <w:r w:rsidRPr="00C110EA">
              <w:rPr>
                <w:rStyle w:val="Hyperlink"/>
                <w:i/>
                <w:iCs/>
              </w:rPr>
              <w:t>n m</w:t>
            </w:r>
            <w:r w:rsidRPr="00C110EA">
              <w:rPr>
                <w:rStyle w:val="Hyperlink"/>
                <w:rFonts w:cs="Calibri"/>
                <w:i/>
                <w:iCs/>
              </w:rPr>
              <w:t>ở</w:t>
            </w:r>
            <w:r w:rsidRPr="00C110EA">
              <w:rPr>
                <w:rStyle w:val="Hyperlink"/>
                <w:i/>
                <w:iCs/>
              </w:rPr>
              <w:t xml:space="preserve"> C</w:t>
            </w:r>
            <w:r w:rsidRPr="00C110EA">
              <w:rPr>
                <w:rStyle w:val="Hyperlink"/>
                <w:rFonts w:cs="Avenir LT Std 35 Light"/>
                <w:i/>
                <w:iCs/>
              </w:rPr>
              <w:t>â</w:t>
            </w:r>
            <w:r w:rsidRPr="00C110EA">
              <w:rPr>
                <w:rStyle w:val="Hyperlink"/>
                <w:i/>
                <w:iCs/>
              </w:rPr>
              <w:t>u l</w:t>
            </w:r>
            <w:r w:rsidRPr="00C110EA">
              <w:rPr>
                <w:rStyle w:val="Hyperlink"/>
                <w:rFonts w:cs="Calibri"/>
                <w:i/>
                <w:iCs/>
              </w:rPr>
              <w:t>ạ</w:t>
            </w:r>
            <w:r w:rsidRPr="00C110EA">
              <w:rPr>
                <w:rStyle w:val="Hyperlink"/>
                <w:i/>
                <w:iCs/>
              </w:rPr>
              <w:t>c b</w:t>
            </w:r>
            <w:r w:rsidRPr="00C110EA">
              <w:rPr>
                <w:rStyle w:val="Hyperlink"/>
                <w:rFonts w:cs="Calibri"/>
                <w:i/>
                <w:iCs/>
              </w:rPr>
              <w:t>ộ</w:t>
            </w:r>
            <w:r w:rsidRPr="00C110EA">
              <w:rPr>
                <w:rStyle w:val="Hyperlink"/>
                <w:i/>
                <w:iCs/>
              </w:rPr>
              <w:t xml:space="preserve"> m</w:t>
            </w:r>
            <w:r w:rsidRPr="00C110EA">
              <w:rPr>
                <w:rStyle w:val="Hyperlink"/>
                <w:rFonts w:cs="Calibri"/>
                <w:i/>
                <w:iCs/>
              </w:rPr>
              <w:t>ớ</w:t>
            </w:r>
            <w:r w:rsidRPr="00C110EA">
              <w:rPr>
                <w:rStyle w:val="Hyperlink"/>
                <w:i/>
                <w:iCs/>
              </w:rPr>
              <w:t>i t</w:t>
            </w:r>
            <w:r w:rsidRPr="00C110EA">
              <w:rPr>
                <w:rStyle w:val="Hyperlink"/>
                <w:rFonts w:cs="Calibri"/>
                <w:i/>
                <w:iCs/>
              </w:rPr>
              <w:t>ạ</w:t>
            </w:r>
            <w:r w:rsidRPr="00C110EA">
              <w:rPr>
                <w:rStyle w:val="Hyperlink"/>
                <w:i/>
                <w:iCs/>
              </w:rPr>
              <w:t>i BUV th</w:t>
            </w:r>
            <w:r w:rsidRPr="00C110EA">
              <w:rPr>
                <w:rStyle w:val="Hyperlink"/>
                <w:rFonts w:cs="Avenir LT Std 35 Light"/>
                <w:i/>
                <w:iCs/>
              </w:rPr>
              <w:t>ì</w:t>
            </w:r>
            <w:r w:rsidRPr="00C110EA">
              <w:rPr>
                <w:rStyle w:val="Hyperlink"/>
                <w:i/>
                <w:iCs/>
              </w:rPr>
              <w:t xml:space="preserve"> ph</w:t>
            </w:r>
            <w:r w:rsidRPr="00C110EA">
              <w:rPr>
                <w:rStyle w:val="Hyperlink"/>
                <w:rFonts w:cs="Calibri"/>
                <w:i/>
                <w:iCs/>
              </w:rPr>
              <w:t>ả</w:t>
            </w:r>
            <w:r w:rsidRPr="00C110EA">
              <w:rPr>
                <w:rStyle w:val="Hyperlink"/>
                <w:i/>
                <w:iCs/>
              </w:rPr>
              <w:t>i l</w:t>
            </w:r>
            <w:r w:rsidRPr="00C110EA">
              <w:rPr>
                <w:rStyle w:val="Hyperlink"/>
                <w:rFonts w:cs="Avenir LT Std 35 Light"/>
                <w:i/>
                <w:iCs/>
              </w:rPr>
              <w:t>à</w:t>
            </w:r>
            <w:r w:rsidRPr="00C110EA">
              <w:rPr>
                <w:rStyle w:val="Hyperlink"/>
                <w:i/>
                <w:iCs/>
              </w:rPr>
              <w:t>m nh</w:t>
            </w:r>
            <w:r w:rsidRPr="00C110EA">
              <w:rPr>
                <w:rStyle w:val="Hyperlink"/>
                <w:rFonts w:cs="Calibri"/>
                <w:i/>
                <w:iCs/>
              </w:rPr>
              <w:t>ư</w:t>
            </w:r>
            <w:r w:rsidRPr="00C110EA">
              <w:rPr>
                <w:rStyle w:val="Hyperlink"/>
                <w:i/>
                <w:iCs/>
              </w:rPr>
              <w:t xml:space="preserve"> nào?</w:t>
            </w:r>
            <w:r>
              <w:rPr>
                <w:webHidden/>
              </w:rPr>
              <w:tab/>
            </w:r>
            <w:r>
              <w:rPr>
                <w:webHidden/>
              </w:rPr>
              <w:fldChar w:fldCharType="begin"/>
            </w:r>
            <w:r>
              <w:rPr>
                <w:webHidden/>
              </w:rPr>
              <w:instrText xml:space="preserve"> PAGEREF _Toc177144068 \h </w:instrText>
            </w:r>
          </w:ins>
          <w:r>
            <w:rPr>
              <w:webHidden/>
            </w:rPr>
          </w:r>
          <w:r>
            <w:rPr>
              <w:webHidden/>
            </w:rPr>
            <w:fldChar w:fldCharType="separate"/>
          </w:r>
          <w:ins w:id="209" w:author="An Tran, ACA (BUV)" w:date="2024-09-13T18:09:00Z" w16du:dateUtc="2024-09-13T11:09:00Z">
            <w:r>
              <w:rPr>
                <w:webHidden/>
              </w:rPr>
              <w:t>105</w:t>
            </w:r>
            <w:r>
              <w:rPr>
                <w:webHidden/>
              </w:rPr>
              <w:fldChar w:fldCharType="end"/>
            </w:r>
            <w:r w:rsidRPr="00C110EA">
              <w:rPr>
                <w:rStyle w:val="Hyperlink"/>
              </w:rPr>
              <w:fldChar w:fldCharType="end"/>
            </w:r>
          </w:ins>
        </w:p>
        <w:p w14:paraId="4F80E783" w14:textId="640568F5" w:rsidR="00D427AB" w:rsidRDefault="00D427AB">
          <w:pPr>
            <w:pStyle w:val="TOC2"/>
            <w:tabs>
              <w:tab w:val="left" w:pos="1540"/>
            </w:tabs>
            <w:rPr>
              <w:ins w:id="210" w:author="An Tran, ACA (BUV)" w:date="2024-09-13T18:09:00Z" w16du:dateUtc="2024-09-13T11:09:00Z"/>
              <w:rFonts w:asciiTheme="minorHAnsi" w:eastAsiaTheme="minorEastAsia" w:hAnsiTheme="minorHAnsi" w:cstheme="minorBidi"/>
              <w:kern w:val="2"/>
              <w:lang w:eastAsia="en-US"/>
              <w14:ligatures w14:val="standardContextual"/>
            </w:rPr>
          </w:pPr>
          <w:ins w:id="211"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"_Toc177144069"</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22.</w:t>
            </w:r>
            <w:r>
              <w:rPr>
                <w:rFonts w:asciiTheme="minorHAnsi" w:eastAsiaTheme="minorEastAsia" w:hAnsiTheme="minorHAnsi" w:cstheme="minorBidi"/>
                <w:kern w:val="2"/>
                <w:lang w:eastAsia="en-US"/>
                <w14:ligatures w14:val="standardContextual"/>
              </w:rPr>
              <w:tab/>
            </w:r>
            <w:r w:rsidRPr="00C110EA">
              <w:rPr>
                <w:rStyle w:val="Hyperlink"/>
              </w:rPr>
              <w:t xml:space="preserve">What support is available for students who want to start a new student-led project? / </w:t>
            </w:r>
            <w:r w:rsidRPr="00C110EA">
              <w:rPr>
                <w:rStyle w:val="Hyperlink"/>
                <w:i/>
                <w:iCs/>
              </w:rPr>
              <w:t>Sinh viên s</w:t>
            </w:r>
            <w:r w:rsidRPr="00C110EA">
              <w:rPr>
                <w:rStyle w:val="Hyperlink"/>
                <w:rFonts w:cs="Calibri"/>
                <w:i/>
                <w:iCs/>
              </w:rPr>
              <w:t>ẽ</w:t>
            </w:r>
            <w:r w:rsidRPr="00C110EA">
              <w:rPr>
                <w:rStyle w:val="Hyperlink"/>
                <w:i/>
                <w:iCs/>
              </w:rPr>
              <w:t xml:space="preserve"> </w:t>
            </w:r>
            <w:r w:rsidRPr="00C110EA">
              <w:rPr>
                <w:rStyle w:val="Hyperlink"/>
                <w:rFonts w:cs="Calibri"/>
                <w:i/>
                <w:iCs/>
              </w:rPr>
              <w:t>đượ</w:t>
            </w:r>
            <w:r w:rsidRPr="00C110EA">
              <w:rPr>
                <w:rStyle w:val="Hyperlink"/>
                <w:i/>
                <w:iCs/>
              </w:rPr>
              <w:t>c h</w:t>
            </w:r>
            <w:r w:rsidRPr="00C110EA">
              <w:rPr>
                <w:rStyle w:val="Hyperlink"/>
                <w:rFonts w:cs="Calibri"/>
                <w:i/>
                <w:iCs/>
              </w:rPr>
              <w:t>ỗ</w:t>
            </w:r>
            <w:r w:rsidRPr="00C110EA">
              <w:rPr>
                <w:rStyle w:val="Hyperlink"/>
                <w:i/>
                <w:iCs/>
              </w:rPr>
              <w:t xml:space="preserve"> tr</w:t>
            </w:r>
            <w:r w:rsidRPr="00C110EA">
              <w:rPr>
                <w:rStyle w:val="Hyperlink"/>
                <w:rFonts w:cs="Calibri"/>
                <w:i/>
                <w:iCs/>
              </w:rPr>
              <w:t>ợ</w:t>
            </w:r>
            <w:r w:rsidRPr="00C110EA">
              <w:rPr>
                <w:rStyle w:val="Hyperlink"/>
                <w:i/>
                <w:iCs/>
              </w:rPr>
              <w:t xml:space="preserve"> nh</w:t>
            </w:r>
            <w:r w:rsidRPr="00C110EA">
              <w:rPr>
                <w:rStyle w:val="Hyperlink"/>
                <w:rFonts w:cs="Calibri"/>
                <w:i/>
                <w:iCs/>
              </w:rPr>
              <w:t>ư</w:t>
            </w:r>
            <w:r w:rsidRPr="00C110EA">
              <w:rPr>
                <w:rStyle w:val="Hyperlink"/>
                <w:i/>
                <w:iCs/>
              </w:rPr>
              <w:t xml:space="preserve"> th</w:t>
            </w:r>
            <w:r w:rsidRPr="00C110EA">
              <w:rPr>
                <w:rStyle w:val="Hyperlink"/>
                <w:rFonts w:cs="Calibri"/>
                <w:i/>
                <w:iCs/>
              </w:rPr>
              <w:t>ế</w:t>
            </w:r>
            <w:r w:rsidRPr="00C110EA">
              <w:rPr>
                <w:rStyle w:val="Hyperlink"/>
                <w:i/>
                <w:iCs/>
              </w:rPr>
              <w:t xml:space="preserve"> nào n</w:t>
            </w:r>
            <w:r w:rsidRPr="00C110EA">
              <w:rPr>
                <w:rStyle w:val="Hyperlink"/>
                <w:rFonts w:cs="Calibri"/>
                <w:i/>
                <w:iCs/>
              </w:rPr>
              <w:t>ế</w:t>
            </w:r>
            <w:r w:rsidRPr="00C110EA">
              <w:rPr>
                <w:rStyle w:val="Hyperlink"/>
                <w:i/>
                <w:iCs/>
              </w:rPr>
              <w:t>u mu</w:t>
            </w:r>
            <w:r w:rsidRPr="00C110EA">
              <w:rPr>
                <w:rStyle w:val="Hyperlink"/>
                <w:rFonts w:cs="Calibri"/>
                <w:i/>
                <w:iCs/>
              </w:rPr>
              <w:t>ố</w:t>
            </w:r>
            <w:r w:rsidRPr="00C110EA">
              <w:rPr>
                <w:rStyle w:val="Hyperlink"/>
                <w:i/>
                <w:iCs/>
              </w:rPr>
              <w:t>n b</w:t>
            </w:r>
            <w:r w:rsidRPr="00C110EA">
              <w:rPr>
                <w:rStyle w:val="Hyperlink"/>
                <w:rFonts w:cs="Calibri"/>
                <w:i/>
                <w:iCs/>
              </w:rPr>
              <w:t>ắ</w:t>
            </w:r>
            <w:r w:rsidRPr="00C110EA">
              <w:rPr>
                <w:rStyle w:val="Hyperlink"/>
                <w:i/>
                <w:iCs/>
              </w:rPr>
              <w:t xml:space="preserve">t </w:t>
            </w:r>
            <w:r w:rsidRPr="00C110EA">
              <w:rPr>
                <w:rStyle w:val="Hyperlink"/>
                <w:rFonts w:cs="Calibri"/>
                <w:i/>
                <w:iCs/>
              </w:rPr>
              <w:t>đầ</w:t>
            </w:r>
            <w:r w:rsidRPr="00C110EA">
              <w:rPr>
                <w:rStyle w:val="Hyperlink"/>
                <w:i/>
                <w:iCs/>
              </w:rPr>
              <w:t>u m</w:t>
            </w:r>
            <w:r w:rsidRPr="00C110EA">
              <w:rPr>
                <w:rStyle w:val="Hyperlink"/>
                <w:rFonts w:cs="Calibri"/>
                <w:i/>
                <w:iCs/>
              </w:rPr>
              <w:t>ộ</w:t>
            </w:r>
            <w:r w:rsidRPr="00C110EA">
              <w:rPr>
                <w:rStyle w:val="Hyperlink"/>
                <w:i/>
                <w:iCs/>
              </w:rPr>
              <w:t>t D</w:t>
            </w:r>
            <w:r w:rsidRPr="00C110EA">
              <w:rPr>
                <w:rStyle w:val="Hyperlink"/>
                <w:rFonts w:cs="Calibri"/>
                <w:i/>
                <w:iCs/>
              </w:rPr>
              <w:t>ự</w:t>
            </w:r>
            <w:r w:rsidRPr="00C110EA">
              <w:rPr>
                <w:rStyle w:val="Hyperlink"/>
                <w:i/>
                <w:iCs/>
              </w:rPr>
              <w:t xml:space="preserve"> án m</w:t>
            </w:r>
            <w:r w:rsidRPr="00C110EA">
              <w:rPr>
                <w:rStyle w:val="Hyperlink"/>
                <w:rFonts w:cs="Calibri"/>
                <w:i/>
                <w:iCs/>
              </w:rPr>
              <w:t>ớ</w:t>
            </w:r>
            <w:r w:rsidRPr="00C110EA">
              <w:rPr>
                <w:rStyle w:val="Hyperlink"/>
                <w:i/>
                <w:iCs/>
              </w:rPr>
              <w:t>i?</w:t>
            </w:r>
            <w:r>
              <w:rPr>
                <w:webHidden/>
              </w:rPr>
              <w:tab/>
            </w:r>
            <w:r>
              <w:rPr>
                <w:webHidden/>
              </w:rPr>
              <w:fldChar w:fldCharType="begin"/>
            </w:r>
            <w:r>
              <w:rPr>
                <w:webHidden/>
              </w:rPr>
              <w:instrText xml:space="preserve"> PAGEREF _Toc177144069 \h </w:instrText>
            </w:r>
          </w:ins>
          <w:r>
            <w:rPr>
              <w:webHidden/>
            </w:rPr>
          </w:r>
          <w:r>
            <w:rPr>
              <w:webHidden/>
            </w:rPr>
            <w:fldChar w:fldCharType="separate"/>
          </w:r>
          <w:ins w:id="212" w:author="An Tran, ACA (BUV)" w:date="2024-09-13T18:09:00Z" w16du:dateUtc="2024-09-13T11:09:00Z">
            <w:r>
              <w:rPr>
                <w:webHidden/>
              </w:rPr>
              <w:t>106</w:t>
            </w:r>
            <w:r>
              <w:rPr>
                <w:webHidden/>
              </w:rPr>
              <w:fldChar w:fldCharType="end"/>
            </w:r>
            <w:r w:rsidRPr="00C110EA">
              <w:rPr>
                <w:rStyle w:val="Hyperlink"/>
              </w:rPr>
              <w:fldChar w:fldCharType="end"/>
            </w:r>
          </w:ins>
        </w:p>
        <w:p w14:paraId="1F3E6622" w14:textId="3CD9E4B1" w:rsidR="00D427AB" w:rsidRDefault="00D427AB">
          <w:pPr>
            <w:pStyle w:val="TOC2"/>
            <w:tabs>
              <w:tab w:val="left" w:pos="1540"/>
            </w:tabs>
            <w:rPr>
              <w:ins w:id="213" w:author="An Tran, ACA (BUV)" w:date="2024-09-13T18:09:00Z" w16du:dateUtc="2024-09-13T11:09:00Z"/>
              <w:rFonts w:asciiTheme="minorHAnsi" w:eastAsiaTheme="minorEastAsia" w:hAnsiTheme="minorHAnsi" w:cstheme="minorBidi"/>
              <w:kern w:val="2"/>
              <w:lang w:eastAsia="en-US"/>
              <w14:ligatures w14:val="standardContextual"/>
            </w:rPr>
          </w:pPr>
          <w:ins w:id="214"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"_Toc177144070"</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23.</w:t>
            </w:r>
            <w:r>
              <w:rPr>
                <w:rFonts w:asciiTheme="minorHAnsi" w:eastAsiaTheme="minorEastAsia" w:hAnsiTheme="minorHAnsi" w:cstheme="minorBidi"/>
                <w:kern w:val="2"/>
                <w:lang w:eastAsia="en-US"/>
                <w14:ligatures w14:val="standardContextual"/>
              </w:rPr>
              <w:tab/>
            </w:r>
            <w:r w:rsidRPr="00C110EA">
              <w:rPr>
                <w:rStyle w:val="Hyperlink"/>
              </w:rPr>
              <w:t xml:space="preserve">What is the Student Association Committee? How can students join the BUV Student Association Committee? / </w:t>
            </w:r>
            <w:r w:rsidRPr="00C110EA">
              <w:rPr>
                <w:rStyle w:val="Hyperlink"/>
                <w:i/>
                <w:iCs/>
              </w:rPr>
              <w:t>H</w:t>
            </w:r>
            <w:r w:rsidRPr="00C110EA">
              <w:rPr>
                <w:rStyle w:val="Hyperlink"/>
                <w:rFonts w:cs="Calibri"/>
                <w:i/>
                <w:iCs/>
              </w:rPr>
              <w:t>ộ</w:t>
            </w:r>
            <w:r w:rsidRPr="00C110EA">
              <w:rPr>
                <w:rStyle w:val="Hyperlink"/>
                <w:i/>
                <w:iCs/>
              </w:rPr>
              <w:t xml:space="preserve">i </w:t>
            </w:r>
            <w:r w:rsidRPr="00C110EA">
              <w:rPr>
                <w:rStyle w:val="Hyperlink"/>
                <w:rFonts w:cs="Calibri"/>
                <w:i/>
                <w:iCs/>
              </w:rPr>
              <w:t>đồ</w:t>
            </w:r>
            <w:r w:rsidRPr="00C110EA">
              <w:rPr>
                <w:rStyle w:val="Hyperlink"/>
                <w:i/>
                <w:iCs/>
              </w:rPr>
              <w:t>ng Sinh viên BUV là gì? Sinh viên có th</w:t>
            </w:r>
            <w:r w:rsidRPr="00C110EA">
              <w:rPr>
                <w:rStyle w:val="Hyperlink"/>
                <w:rFonts w:cs="Calibri"/>
                <w:i/>
                <w:iCs/>
              </w:rPr>
              <w:t>ể</w:t>
            </w:r>
            <w:r w:rsidRPr="00C110EA">
              <w:rPr>
                <w:rStyle w:val="Hyperlink"/>
                <w:i/>
                <w:iCs/>
              </w:rPr>
              <w:t xml:space="preserve"> tham gia v</w:t>
            </w:r>
            <w:r w:rsidRPr="00C110EA">
              <w:rPr>
                <w:rStyle w:val="Hyperlink"/>
                <w:rFonts w:cs="Avenir LT Std 35 Light"/>
                <w:i/>
                <w:iCs/>
              </w:rPr>
              <w:t>à</w:t>
            </w:r>
            <w:r w:rsidRPr="00C110EA">
              <w:rPr>
                <w:rStyle w:val="Hyperlink"/>
                <w:i/>
                <w:iCs/>
              </w:rPr>
              <w:t>o H</w:t>
            </w:r>
            <w:r w:rsidRPr="00C110EA">
              <w:rPr>
                <w:rStyle w:val="Hyperlink"/>
                <w:rFonts w:cs="Calibri"/>
                <w:i/>
                <w:iCs/>
              </w:rPr>
              <w:t>ộ</w:t>
            </w:r>
            <w:r w:rsidRPr="00C110EA">
              <w:rPr>
                <w:rStyle w:val="Hyperlink"/>
                <w:i/>
                <w:iCs/>
              </w:rPr>
              <w:t xml:space="preserve">i </w:t>
            </w:r>
            <w:r w:rsidRPr="00C110EA">
              <w:rPr>
                <w:rStyle w:val="Hyperlink"/>
                <w:rFonts w:cs="Calibri"/>
                <w:i/>
                <w:iCs/>
              </w:rPr>
              <w:t>đồ</w:t>
            </w:r>
            <w:r w:rsidRPr="00C110EA">
              <w:rPr>
                <w:rStyle w:val="Hyperlink"/>
                <w:i/>
                <w:iCs/>
              </w:rPr>
              <w:t>ng sinh vi</w:t>
            </w:r>
            <w:r w:rsidRPr="00C110EA">
              <w:rPr>
                <w:rStyle w:val="Hyperlink"/>
                <w:rFonts w:cs="Avenir LT Std 35 Light"/>
                <w:i/>
                <w:iCs/>
              </w:rPr>
              <w:t>ê</w:t>
            </w:r>
            <w:r w:rsidRPr="00C110EA">
              <w:rPr>
                <w:rStyle w:val="Hyperlink"/>
                <w:i/>
                <w:iCs/>
              </w:rPr>
              <w:t>n BUV b</w:t>
            </w:r>
            <w:r w:rsidRPr="00C110EA">
              <w:rPr>
                <w:rStyle w:val="Hyperlink"/>
                <w:rFonts w:cs="Calibri"/>
                <w:i/>
                <w:iCs/>
              </w:rPr>
              <w:t>ằ</w:t>
            </w:r>
            <w:r w:rsidRPr="00C110EA">
              <w:rPr>
                <w:rStyle w:val="Hyperlink"/>
                <w:i/>
                <w:iCs/>
              </w:rPr>
              <w:t>ng cách nào?</w:t>
            </w:r>
            <w:r>
              <w:rPr>
                <w:webHidden/>
              </w:rPr>
              <w:tab/>
            </w:r>
            <w:r>
              <w:rPr>
                <w:webHidden/>
              </w:rPr>
              <w:fldChar w:fldCharType="begin"/>
            </w:r>
            <w:r>
              <w:rPr>
                <w:webHidden/>
              </w:rPr>
              <w:instrText xml:space="preserve"> PAGEREF _Toc177144070 \h </w:instrText>
            </w:r>
          </w:ins>
          <w:r>
            <w:rPr>
              <w:webHidden/>
            </w:rPr>
          </w:r>
          <w:r>
            <w:rPr>
              <w:webHidden/>
            </w:rPr>
            <w:fldChar w:fldCharType="separate"/>
          </w:r>
          <w:ins w:id="215" w:author="An Tran, ACA (BUV)" w:date="2024-09-13T18:09:00Z" w16du:dateUtc="2024-09-13T11:09:00Z">
            <w:r>
              <w:rPr>
                <w:webHidden/>
              </w:rPr>
              <w:t>106</w:t>
            </w:r>
            <w:r>
              <w:rPr>
                <w:webHidden/>
              </w:rPr>
              <w:fldChar w:fldCharType="end"/>
            </w:r>
            <w:r w:rsidRPr="00C110EA">
              <w:rPr>
                <w:rStyle w:val="Hyperlink"/>
              </w:rPr>
              <w:fldChar w:fldCharType="end"/>
            </w:r>
          </w:ins>
        </w:p>
        <w:p w14:paraId="37E0DC27" w14:textId="7D102D12" w:rsidR="00D427AB" w:rsidRDefault="00D427AB">
          <w:pPr>
            <w:pStyle w:val="TOC2"/>
            <w:tabs>
              <w:tab w:val="left" w:pos="1540"/>
            </w:tabs>
            <w:rPr>
              <w:ins w:id="216" w:author="An Tran, ACA (BUV)" w:date="2024-09-13T18:09:00Z" w16du:dateUtc="2024-09-13T11:09:00Z"/>
              <w:rFonts w:asciiTheme="minorHAnsi" w:eastAsiaTheme="minorEastAsia" w:hAnsiTheme="minorHAnsi" w:cstheme="minorBidi"/>
              <w:kern w:val="2"/>
              <w:lang w:eastAsia="en-US"/>
              <w14:ligatures w14:val="standardContextual"/>
            </w:rPr>
          </w:pPr>
          <w:ins w:id="217" w:author="An Tran, ACA (BUV)" w:date="2024-09-13T18:09:00Z" w16du:dateUtc="2024-09-13T11:09:00Z">
            <w:r w:rsidRPr="00C110EA">
              <w:rPr>
                <w:rStyle w:val="Hyperlink"/>
              </w:rPr>
              <w:fldChar w:fldCharType="begin"/>
            </w:r>
            <w:r w:rsidRPr="00C110EA">
              <w:rPr>
                <w:rStyle w:val="Hyperlink"/>
              </w:rPr>
              <w:instrText xml:space="preserve"> </w:instrText>
            </w:r>
            <w:r>
              <w:instrText>HYPERLINK \l "_Toc177144071"</w:instrText>
            </w:r>
            <w:r w:rsidRPr="00C110EA">
              <w:rPr>
                <w:rStyle w:val="Hyperlink"/>
              </w:rPr>
              <w:instrText xml:space="preserve"> </w:instrText>
            </w:r>
            <w:r w:rsidRPr="00C110EA">
              <w:rPr>
                <w:rStyle w:val="Hyperlink"/>
              </w:rPr>
            </w:r>
            <w:r w:rsidRPr="00C110EA">
              <w:rPr>
                <w:rStyle w:val="Hyperlink"/>
              </w:rPr>
              <w:fldChar w:fldCharType="separate"/>
            </w:r>
            <w:r w:rsidRPr="00C110EA">
              <w:rPr>
                <w:rStyle w:val="Hyperlink"/>
                <w:bCs/>
              </w:rPr>
              <w:t>24.</w:t>
            </w:r>
            <w:r>
              <w:rPr>
                <w:rFonts w:asciiTheme="minorHAnsi" w:eastAsiaTheme="minorEastAsia" w:hAnsiTheme="minorHAnsi" w:cstheme="minorBidi"/>
                <w:kern w:val="2"/>
                <w:lang w:eastAsia="en-US"/>
                <w14:ligatures w14:val="standardContextual"/>
              </w:rPr>
              <w:tab/>
            </w:r>
            <w:r w:rsidRPr="00C110EA">
              <w:rPr>
                <w:rStyle w:val="Hyperlink"/>
              </w:rPr>
              <w:t xml:space="preserve">How can students find out about upcoming activities at the university? / </w:t>
            </w:r>
            <w:r w:rsidRPr="00C110EA">
              <w:rPr>
                <w:rStyle w:val="Hyperlink"/>
                <w:i/>
                <w:iCs/>
              </w:rPr>
              <w:t>Làm th</w:t>
            </w:r>
            <w:r w:rsidRPr="00C110EA">
              <w:rPr>
                <w:rStyle w:val="Hyperlink"/>
                <w:rFonts w:cs="Calibri"/>
                <w:i/>
                <w:iCs/>
              </w:rPr>
              <w:t>ế</w:t>
            </w:r>
            <w:r w:rsidRPr="00C110EA">
              <w:rPr>
                <w:rStyle w:val="Hyperlink"/>
                <w:i/>
                <w:iCs/>
              </w:rPr>
              <w:t xml:space="preserve"> n</w:t>
            </w:r>
            <w:r w:rsidRPr="00C110EA">
              <w:rPr>
                <w:rStyle w:val="Hyperlink"/>
                <w:rFonts w:cs="Avenir LT Std 35 Light"/>
                <w:i/>
                <w:iCs/>
              </w:rPr>
              <w:t>à</w:t>
            </w:r>
            <w:r w:rsidRPr="00C110EA">
              <w:rPr>
                <w:rStyle w:val="Hyperlink"/>
                <w:i/>
                <w:iCs/>
              </w:rPr>
              <w:t xml:space="preserve">o </w:t>
            </w:r>
            <w:r w:rsidRPr="00C110EA">
              <w:rPr>
                <w:rStyle w:val="Hyperlink"/>
                <w:rFonts w:cs="Calibri"/>
                <w:i/>
                <w:iCs/>
              </w:rPr>
              <w:t>để</w:t>
            </w:r>
            <w:r w:rsidRPr="00C110EA">
              <w:rPr>
                <w:rStyle w:val="Hyperlink"/>
                <w:i/>
                <w:iCs/>
              </w:rPr>
              <w:t xml:space="preserve"> Sinh vi</w:t>
            </w:r>
            <w:r w:rsidRPr="00C110EA">
              <w:rPr>
                <w:rStyle w:val="Hyperlink"/>
                <w:rFonts w:cs="Avenir LT Std 35 Light"/>
                <w:i/>
                <w:iCs/>
              </w:rPr>
              <w:t>ê</w:t>
            </w:r>
            <w:r w:rsidRPr="00C110EA">
              <w:rPr>
                <w:rStyle w:val="Hyperlink"/>
                <w:i/>
                <w:iCs/>
              </w:rPr>
              <w:t>n c</w:t>
            </w:r>
            <w:r w:rsidRPr="00C110EA">
              <w:rPr>
                <w:rStyle w:val="Hyperlink"/>
                <w:rFonts w:cs="Avenir LT Std 35 Light"/>
                <w:i/>
                <w:iCs/>
              </w:rPr>
              <w:t>ó</w:t>
            </w:r>
            <w:r w:rsidRPr="00C110EA">
              <w:rPr>
                <w:rStyle w:val="Hyperlink"/>
                <w:i/>
                <w:iCs/>
              </w:rPr>
              <w:t xml:space="preserve"> th</w:t>
            </w:r>
            <w:r w:rsidRPr="00C110EA">
              <w:rPr>
                <w:rStyle w:val="Hyperlink"/>
                <w:rFonts w:cs="Calibri"/>
                <w:i/>
                <w:iCs/>
              </w:rPr>
              <w:t>ể</w:t>
            </w:r>
            <w:r w:rsidRPr="00C110EA">
              <w:rPr>
                <w:rStyle w:val="Hyperlink"/>
                <w:i/>
                <w:iCs/>
              </w:rPr>
              <w:t xml:space="preserve"> bi</w:t>
            </w:r>
            <w:r w:rsidRPr="00C110EA">
              <w:rPr>
                <w:rStyle w:val="Hyperlink"/>
                <w:rFonts w:cs="Calibri"/>
                <w:i/>
                <w:iCs/>
              </w:rPr>
              <w:t>ế</w:t>
            </w:r>
            <w:r w:rsidRPr="00C110EA">
              <w:rPr>
                <w:rStyle w:val="Hyperlink"/>
                <w:i/>
                <w:iCs/>
              </w:rPr>
              <w:t xml:space="preserve">t </w:t>
            </w:r>
            <w:r w:rsidRPr="00C110EA">
              <w:rPr>
                <w:rStyle w:val="Hyperlink"/>
                <w:rFonts w:cs="Calibri"/>
                <w:i/>
                <w:iCs/>
              </w:rPr>
              <w:t>đượ</w:t>
            </w:r>
            <w:r w:rsidRPr="00C110EA">
              <w:rPr>
                <w:rStyle w:val="Hyperlink"/>
                <w:i/>
                <w:iCs/>
              </w:rPr>
              <w:t>c c</w:t>
            </w:r>
            <w:r w:rsidRPr="00C110EA">
              <w:rPr>
                <w:rStyle w:val="Hyperlink"/>
                <w:rFonts w:cs="Avenir LT Std 35 Light"/>
                <w:i/>
                <w:iCs/>
              </w:rPr>
              <w:t>á</w:t>
            </w:r>
            <w:r w:rsidRPr="00C110EA">
              <w:rPr>
                <w:rStyle w:val="Hyperlink"/>
                <w:i/>
                <w:iCs/>
              </w:rPr>
              <w:t>c ho</w:t>
            </w:r>
            <w:r w:rsidRPr="00C110EA">
              <w:rPr>
                <w:rStyle w:val="Hyperlink"/>
                <w:rFonts w:cs="Calibri"/>
                <w:i/>
                <w:iCs/>
              </w:rPr>
              <w:t>ạ</w:t>
            </w:r>
            <w:r w:rsidRPr="00C110EA">
              <w:rPr>
                <w:rStyle w:val="Hyperlink"/>
                <w:i/>
                <w:iCs/>
              </w:rPr>
              <w:t xml:space="preserve">t </w:t>
            </w:r>
            <w:r w:rsidRPr="00C110EA">
              <w:rPr>
                <w:rStyle w:val="Hyperlink"/>
                <w:rFonts w:cs="Calibri"/>
                <w:i/>
                <w:iCs/>
              </w:rPr>
              <w:t>độ</w:t>
            </w:r>
            <w:r w:rsidRPr="00C110EA">
              <w:rPr>
                <w:rStyle w:val="Hyperlink"/>
                <w:i/>
                <w:iCs/>
              </w:rPr>
              <w:t>ng s</w:t>
            </w:r>
            <w:r w:rsidRPr="00C110EA">
              <w:rPr>
                <w:rStyle w:val="Hyperlink"/>
                <w:rFonts w:cs="Calibri"/>
                <w:i/>
                <w:iCs/>
              </w:rPr>
              <w:t>ắ</w:t>
            </w:r>
            <w:r w:rsidRPr="00C110EA">
              <w:rPr>
                <w:rStyle w:val="Hyperlink"/>
                <w:i/>
                <w:iCs/>
              </w:rPr>
              <w:t>p t</w:t>
            </w:r>
            <w:r w:rsidRPr="00C110EA">
              <w:rPr>
                <w:rStyle w:val="Hyperlink"/>
                <w:rFonts w:cs="Calibri"/>
                <w:i/>
                <w:iCs/>
              </w:rPr>
              <w:t>ớ</w:t>
            </w:r>
            <w:r w:rsidRPr="00C110EA">
              <w:rPr>
                <w:rStyle w:val="Hyperlink"/>
                <w:i/>
                <w:iCs/>
              </w:rPr>
              <w:t>i di</w:t>
            </w:r>
            <w:r w:rsidRPr="00C110EA">
              <w:rPr>
                <w:rStyle w:val="Hyperlink"/>
                <w:rFonts w:cs="Calibri"/>
                <w:i/>
                <w:iCs/>
              </w:rPr>
              <w:t>ễ</w:t>
            </w:r>
            <w:r w:rsidRPr="00C110EA">
              <w:rPr>
                <w:rStyle w:val="Hyperlink"/>
                <w:i/>
                <w:iCs/>
              </w:rPr>
              <w:t>n ra t</w:t>
            </w:r>
            <w:r w:rsidRPr="00C110EA">
              <w:rPr>
                <w:rStyle w:val="Hyperlink"/>
                <w:rFonts w:cs="Calibri"/>
                <w:i/>
                <w:iCs/>
              </w:rPr>
              <w:t>ạ</w:t>
            </w:r>
            <w:r w:rsidRPr="00C110EA">
              <w:rPr>
                <w:rStyle w:val="Hyperlink"/>
                <w:i/>
                <w:iCs/>
              </w:rPr>
              <w:t>i tr</w:t>
            </w:r>
            <w:r w:rsidRPr="00C110EA">
              <w:rPr>
                <w:rStyle w:val="Hyperlink"/>
                <w:rFonts w:cs="Calibri"/>
                <w:i/>
                <w:iCs/>
              </w:rPr>
              <w:t>ườ</w:t>
            </w:r>
            <w:r w:rsidRPr="00C110EA">
              <w:rPr>
                <w:rStyle w:val="Hyperlink"/>
                <w:i/>
                <w:iCs/>
              </w:rPr>
              <w:t>ng?</w:t>
            </w:r>
            <w:r>
              <w:rPr>
                <w:webHidden/>
              </w:rPr>
              <w:tab/>
            </w:r>
            <w:r>
              <w:rPr>
                <w:webHidden/>
              </w:rPr>
              <w:fldChar w:fldCharType="begin"/>
            </w:r>
            <w:r>
              <w:rPr>
                <w:webHidden/>
              </w:rPr>
              <w:instrText xml:space="preserve"> PAGEREF _Toc177144071 \h </w:instrText>
            </w:r>
          </w:ins>
          <w:r>
            <w:rPr>
              <w:webHidden/>
            </w:rPr>
          </w:r>
          <w:r>
            <w:rPr>
              <w:webHidden/>
            </w:rPr>
            <w:fldChar w:fldCharType="separate"/>
          </w:r>
          <w:ins w:id="218" w:author="An Tran, ACA (BUV)" w:date="2024-09-13T18:09:00Z" w16du:dateUtc="2024-09-13T11:09:00Z">
            <w:r>
              <w:rPr>
                <w:webHidden/>
              </w:rPr>
              <w:t>107</w:t>
            </w:r>
            <w:r>
              <w:rPr>
                <w:webHidden/>
              </w:rPr>
              <w:fldChar w:fldCharType="end"/>
            </w:r>
            <w:r w:rsidRPr="00C110EA">
              <w:rPr>
                <w:rStyle w:val="Hyperlink"/>
              </w:rPr>
              <w:fldChar w:fldCharType="end"/>
            </w:r>
          </w:ins>
        </w:p>
        <w:p w14:paraId="7014FC3B" w14:textId="486A87AE" w:rsidR="00262D6E" w:rsidRPr="00863667" w:rsidDel="00EB329A" w:rsidRDefault="00262D6E">
          <w:pPr>
            <w:pStyle w:val="TOC1"/>
            <w:rPr>
              <w:del w:id="219" w:author="An Tran, ACA (BUV)" w:date="2024-09-12T23:47:00Z" w16du:dateUtc="2024-09-12T16:47:00Z"/>
              <w:rFonts w:ascii="iCiel Avenir LT Std 35 Light" w:eastAsiaTheme="minorEastAsia" w:hAnsi="iCiel Avenir LT Std 35 Light" w:cstheme="minorBidi"/>
              <w:b w:val="0"/>
              <w:bCs w:val="0"/>
              <w:kern w:val="2"/>
              <w:lang w:eastAsia="en-US"/>
              <w14:ligatures w14:val="standardContextual"/>
              <w:rPrChange w:id="220" w:author="An Tran, ACA (BUV)" w:date="2024-09-13T17:29:00Z" w16du:dateUtc="2024-09-13T10:29:00Z">
                <w:rPr>
                  <w:del w:id="221" w:author="An Tran, ACA (BUV)" w:date="2024-09-12T23:47:00Z" w16du:dateUtc="2024-09-12T16:47:00Z"/>
                  <w:rFonts w:asciiTheme="minorHAnsi" w:eastAsiaTheme="minorEastAsia" w:hAnsiTheme="minorHAnsi" w:cstheme="minorBidi"/>
                  <w:b w:val="0"/>
                  <w:bCs w:val="0"/>
                  <w:kern w:val="2"/>
                  <w:lang w:eastAsia="en-US"/>
                  <w14:ligatures w14:val="standardContextual"/>
                </w:rPr>
              </w:rPrChange>
            </w:rPr>
          </w:pPr>
          <w:del w:id="222" w:author="An Tran, ACA (BUV)" w:date="2024-09-12T23:47:00Z" w16du:dateUtc="2024-09-12T16:47:00Z">
            <w:r w:rsidRPr="00863667" w:rsidDel="00EB329A">
              <w:rPr>
                <w:rPrChange w:id="223" w:author="An Tran, ACA (BUV)" w:date="2024-09-13T17:29:00Z" w16du:dateUtc="2024-09-13T10:29:00Z">
                  <w:rPr>
                    <w:rStyle w:val="Hyperlink"/>
                    <w:rFonts w:ascii="iCiel Avenir LT Std 35 Light" w:hAnsi="iCiel Avenir LT Std 35 Light"/>
                    <w:lang w:val="vi-VN"/>
                  </w:rPr>
                </w:rPrChange>
              </w:rPr>
              <w:lastRenderedPageBreak/>
              <w:delText>I.</w:delText>
            </w:r>
            <w:r w:rsidRPr="00863667" w:rsidDel="00EB329A">
              <w:rPr>
                <w:rFonts w:ascii="iCiel Avenir LT Std 35 Light" w:eastAsiaTheme="minorEastAsia" w:hAnsi="iCiel Avenir LT Std 35 Light" w:cstheme="minorBidi"/>
                <w:b w:val="0"/>
                <w:bCs w:val="0"/>
                <w:kern w:val="2"/>
                <w:lang w:eastAsia="en-US"/>
                <w14:ligatures w14:val="standardContextual"/>
                <w:rPrChange w:id="224" w:author="An Tran, ACA (BUV)" w:date="2024-09-13T17:29:00Z" w16du:dateUtc="2024-09-13T10:29:00Z">
                  <w:rPr>
                    <w:rFonts w:asciiTheme="minorHAnsi" w:eastAsiaTheme="minorEastAsia" w:hAnsiTheme="minorHAnsi" w:cstheme="minorBidi"/>
                    <w:b w:val="0"/>
                    <w:bCs w:val="0"/>
                    <w:kern w:val="2"/>
                    <w:lang w:eastAsia="en-US"/>
                    <w14:ligatures w14:val="standardContextual"/>
                  </w:rPr>
                </w:rPrChange>
              </w:rPr>
              <w:tab/>
            </w:r>
            <w:r w:rsidRPr="00863667" w:rsidDel="00EB329A">
              <w:rPr>
                <w:rPrChange w:id="225" w:author="An Tran, ACA (BUV)" w:date="2024-09-13T17:29:00Z" w16du:dateUtc="2024-09-13T10:29:00Z">
                  <w:rPr>
                    <w:rStyle w:val="Hyperlink"/>
                    <w:rFonts w:ascii="iCiel Avenir LT Std 35 Light" w:hAnsi="iCiel Avenir LT Std 35 Light"/>
                    <w:lang w:val="vi-VN"/>
                  </w:rPr>
                </w:rPrChange>
              </w:rPr>
              <w:delText>ACADEMIC AND STUDENT OPERATIONS</w:delText>
            </w:r>
            <w:r w:rsidRPr="00863667" w:rsidDel="00EB329A">
              <w:rPr>
                <w:rFonts w:ascii="iCiel Avenir LT Std 35 Light" w:hAnsi="iCiel Avenir LT Std 35 Light"/>
                <w:webHidden/>
                <w:rPrChange w:id="22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227" w:author="An Tran, ACA (BUV)" w:date="2024-09-13T17:29:00Z" w16du:dateUtc="2024-09-13T10:29:00Z">
                  <w:rPr>
                    <w:webHidden/>
                  </w:rPr>
                </w:rPrChange>
              </w:rPr>
              <w:delText>12</w:delText>
            </w:r>
          </w:del>
        </w:p>
        <w:p w14:paraId="701D59BE" w14:textId="2AFFD090" w:rsidR="00262D6E" w:rsidRPr="00863667" w:rsidDel="00EB329A" w:rsidRDefault="00262D6E">
          <w:pPr>
            <w:pStyle w:val="TOC2"/>
            <w:tabs>
              <w:tab w:val="left" w:pos="1540"/>
            </w:tabs>
            <w:rPr>
              <w:del w:id="22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229" w:author="An Tran, ACA (BUV)" w:date="2024-09-13T17:29:00Z" w16du:dateUtc="2024-09-13T10:29:00Z">
                <w:rPr>
                  <w:del w:id="230" w:author="An Tran, ACA (BUV)" w:date="2024-09-12T23:47:00Z" w16du:dateUtc="2024-09-12T16:47:00Z"/>
                  <w:rFonts w:asciiTheme="minorHAnsi" w:eastAsiaTheme="minorEastAsia" w:hAnsiTheme="minorHAnsi" w:cstheme="minorBidi"/>
                  <w:kern w:val="2"/>
                  <w:lang w:eastAsia="en-US"/>
                  <w14:ligatures w14:val="standardContextual"/>
                </w:rPr>
              </w:rPrChange>
            </w:rPr>
          </w:pPr>
          <w:del w:id="231" w:author="An Tran, ACA (BUV)" w:date="2024-09-12T23:47:00Z" w16du:dateUtc="2024-09-12T16:47:00Z">
            <w:r w:rsidRPr="00863667" w:rsidDel="00EB329A">
              <w:rPr>
                <w:rFonts w:ascii="iCiel Avenir LT Std 35 Light" w:hAnsi="iCiel Avenir LT Std 35 Light"/>
                <w:rPrChange w:id="232" w:author="An Tran, ACA (BUV)" w:date="2024-09-13T17:29:00Z" w16du:dateUtc="2024-09-13T10:29:00Z">
                  <w:rPr>
                    <w:rStyle w:val="Hyperlink"/>
                    <w:bCs/>
                    <w:lang w:val="vi-VN"/>
                  </w:rPr>
                </w:rPrChange>
              </w:rPr>
              <w:delText>1.</w:delText>
            </w:r>
            <w:r w:rsidRPr="00863667" w:rsidDel="00EB329A">
              <w:rPr>
                <w:rFonts w:ascii="iCiel Avenir LT Std 35 Light" w:eastAsiaTheme="minorEastAsia" w:hAnsi="iCiel Avenir LT Std 35 Light" w:cstheme="minorBidi"/>
                <w:kern w:val="2"/>
                <w:lang w:eastAsia="en-US"/>
                <w14:ligatures w14:val="standardContextual"/>
                <w:rPrChange w:id="23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234" w:author="An Tran, ACA (BUV)" w:date="2024-09-13T17:29:00Z" w16du:dateUtc="2024-09-13T10:29:00Z">
                  <w:rPr>
                    <w:rStyle w:val="Hyperlink"/>
                    <w:lang w:val="vi-VN"/>
                  </w:rPr>
                </w:rPrChange>
              </w:rPr>
              <w:delText xml:space="preserve">How can students/parents get a timetable? / </w:delText>
            </w:r>
            <w:r w:rsidRPr="00863667" w:rsidDel="00EB329A">
              <w:rPr>
                <w:rFonts w:ascii="iCiel Avenir LT Std 35 Light" w:hAnsi="iCiel Avenir LT Std 35 Light"/>
                <w:rPrChange w:id="235" w:author="An Tran, ACA (BUV)" w:date="2024-09-13T17:29:00Z" w16du:dateUtc="2024-09-13T10:29:00Z">
                  <w:rPr>
                    <w:rStyle w:val="Hyperlink"/>
                    <w:i/>
                    <w:iCs/>
                    <w:lang w:val="vi-VN"/>
                  </w:rPr>
                </w:rPrChange>
              </w:rPr>
              <w:delText>Sinh viên/phụ huynh có thể nhận thời khóa biểu ở đâu?</w:delText>
            </w:r>
            <w:r w:rsidRPr="00863667" w:rsidDel="00EB329A">
              <w:rPr>
                <w:rFonts w:ascii="iCiel Avenir LT Std 35 Light" w:hAnsi="iCiel Avenir LT Std 35 Light"/>
                <w:webHidden/>
                <w:rPrChange w:id="23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237" w:author="An Tran, ACA (BUV)" w:date="2024-09-13T17:29:00Z" w16du:dateUtc="2024-09-13T10:29:00Z">
                  <w:rPr>
                    <w:webHidden/>
                  </w:rPr>
                </w:rPrChange>
              </w:rPr>
              <w:delText>12</w:delText>
            </w:r>
          </w:del>
        </w:p>
        <w:p w14:paraId="3108C709" w14:textId="5FE1001C" w:rsidR="00262D6E" w:rsidRPr="00863667" w:rsidDel="00EB329A" w:rsidRDefault="00262D6E">
          <w:pPr>
            <w:pStyle w:val="TOC2"/>
            <w:tabs>
              <w:tab w:val="left" w:pos="1540"/>
            </w:tabs>
            <w:rPr>
              <w:del w:id="23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239" w:author="An Tran, ACA (BUV)" w:date="2024-09-13T17:29:00Z" w16du:dateUtc="2024-09-13T10:29:00Z">
                <w:rPr>
                  <w:del w:id="240" w:author="An Tran, ACA (BUV)" w:date="2024-09-12T23:47:00Z" w16du:dateUtc="2024-09-12T16:47:00Z"/>
                  <w:rFonts w:asciiTheme="minorHAnsi" w:eastAsiaTheme="minorEastAsia" w:hAnsiTheme="minorHAnsi" w:cstheme="minorBidi"/>
                  <w:kern w:val="2"/>
                  <w:lang w:eastAsia="en-US"/>
                  <w14:ligatures w14:val="standardContextual"/>
                </w:rPr>
              </w:rPrChange>
            </w:rPr>
          </w:pPr>
          <w:del w:id="241" w:author="An Tran, ACA (BUV)" w:date="2024-09-12T23:47:00Z" w16du:dateUtc="2024-09-12T16:47:00Z">
            <w:r w:rsidRPr="00863667" w:rsidDel="00EB329A">
              <w:rPr>
                <w:rFonts w:ascii="iCiel Avenir LT Std 35 Light" w:hAnsi="iCiel Avenir LT Std 35 Light"/>
                <w:rPrChange w:id="242" w:author="An Tran, ACA (BUV)" w:date="2024-09-13T17:29:00Z" w16du:dateUtc="2024-09-13T10:29:00Z">
                  <w:rPr>
                    <w:rStyle w:val="Hyperlink"/>
                    <w:bCs/>
                    <w:lang w:val="vi-VN"/>
                  </w:rPr>
                </w:rPrChange>
              </w:rPr>
              <w:delText>2.</w:delText>
            </w:r>
            <w:r w:rsidRPr="00863667" w:rsidDel="00EB329A">
              <w:rPr>
                <w:rFonts w:ascii="iCiel Avenir LT Std 35 Light" w:eastAsiaTheme="minorEastAsia" w:hAnsi="iCiel Avenir LT Std 35 Light" w:cstheme="minorBidi"/>
                <w:kern w:val="2"/>
                <w:lang w:eastAsia="en-US"/>
                <w14:ligatures w14:val="standardContextual"/>
                <w:rPrChange w:id="24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244" w:author="An Tran, ACA (BUV)" w:date="2024-09-13T17:29:00Z" w16du:dateUtc="2024-09-13T10:29:00Z">
                  <w:rPr>
                    <w:rStyle w:val="Hyperlink"/>
                    <w:lang w:val="vi-VN"/>
                  </w:rPr>
                </w:rPrChange>
              </w:rPr>
              <w:delText xml:space="preserve">How does BUV record student attendance? / </w:delText>
            </w:r>
            <w:r w:rsidRPr="00863667" w:rsidDel="00EB329A">
              <w:rPr>
                <w:rFonts w:ascii="iCiel Avenir LT Std 35 Light" w:hAnsi="iCiel Avenir LT Std 35 Light"/>
                <w:rPrChange w:id="245" w:author="An Tran, ACA (BUV)" w:date="2024-09-13T17:29:00Z" w16du:dateUtc="2024-09-13T10:29:00Z">
                  <w:rPr>
                    <w:rStyle w:val="Hyperlink"/>
                    <w:i/>
                    <w:iCs/>
                    <w:lang w:val="vi-VN"/>
                  </w:rPr>
                </w:rPrChange>
              </w:rPr>
              <w:delText>Điểm chuyên cần của sinh viên được BUV quản lý như thế nào?</w:delText>
            </w:r>
            <w:r w:rsidRPr="00863667" w:rsidDel="00EB329A">
              <w:rPr>
                <w:rFonts w:ascii="iCiel Avenir LT Std 35 Light" w:hAnsi="iCiel Avenir LT Std 35 Light"/>
                <w:webHidden/>
                <w:rPrChange w:id="24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247" w:author="An Tran, ACA (BUV)" w:date="2024-09-13T17:29:00Z" w16du:dateUtc="2024-09-13T10:29:00Z">
                  <w:rPr>
                    <w:webHidden/>
                  </w:rPr>
                </w:rPrChange>
              </w:rPr>
              <w:delText>12</w:delText>
            </w:r>
          </w:del>
        </w:p>
        <w:p w14:paraId="38C8653C" w14:textId="3072F6B5" w:rsidR="00262D6E" w:rsidRPr="00863667" w:rsidDel="00EB329A" w:rsidRDefault="00262D6E">
          <w:pPr>
            <w:pStyle w:val="TOC2"/>
            <w:tabs>
              <w:tab w:val="left" w:pos="1540"/>
            </w:tabs>
            <w:rPr>
              <w:del w:id="24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249" w:author="An Tran, ACA (BUV)" w:date="2024-09-13T17:29:00Z" w16du:dateUtc="2024-09-13T10:29:00Z">
                <w:rPr>
                  <w:del w:id="250" w:author="An Tran, ACA (BUV)" w:date="2024-09-12T23:47:00Z" w16du:dateUtc="2024-09-12T16:47:00Z"/>
                  <w:rFonts w:asciiTheme="minorHAnsi" w:eastAsiaTheme="minorEastAsia" w:hAnsiTheme="minorHAnsi" w:cstheme="minorBidi"/>
                  <w:kern w:val="2"/>
                  <w:lang w:eastAsia="en-US"/>
                  <w14:ligatures w14:val="standardContextual"/>
                </w:rPr>
              </w:rPrChange>
            </w:rPr>
          </w:pPr>
          <w:del w:id="251" w:author="An Tran, ACA (BUV)" w:date="2024-09-12T23:47:00Z" w16du:dateUtc="2024-09-12T16:47:00Z">
            <w:r w:rsidRPr="00863667" w:rsidDel="00EB329A">
              <w:rPr>
                <w:rFonts w:ascii="iCiel Avenir LT Std 35 Light" w:hAnsi="iCiel Avenir LT Std 35 Light"/>
                <w:rPrChange w:id="252" w:author="An Tran, ACA (BUV)" w:date="2024-09-13T17:29:00Z" w16du:dateUtc="2024-09-13T10:29:00Z">
                  <w:rPr>
                    <w:rStyle w:val="Hyperlink"/>
                    <w:bCs/>
                    <w:lang w:val="vi-VN"/>
                  </w:rPr>
                </w:rPrChange>
              </w:rPr>
              <w:delText>3.</w:delText>
            </w:r>
            <w:r w:rsidRPr="00863667" w:rsidDel="00EB329A">
              <w:rPr>
                <w:rFonts w:ascii="iCiel Avenir LT Std 35 Light" w:eastAsiaTheme="minorEastAsia" w:hAnsi="iCiel Avenir LT Std 35 Light" w:cstheme="minorBidi"/>
                <w:kern w:val="2"/>
                <w:lang w:eastAsia="en-US"/>
                <w14:ligatures w14:val="standardContextual"/>
                <w:rPrChange w:id="25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254" w:author="An Tran, ACA (BUV)" w:date="2024-09-13T17:29:00Z" w16du:dateUtc="2024-09-13T10:29:00Z">
                  <w:rPr>
                    <w:rStyle w:val="Hyperlink"/>
                    <w:lang w:val="vi-VN"/>
                  </w:rPr>
                </w:rPrChange>
              </w:rPr>
              <w:delText xml:space="preserve">What should students/parents do if students need to be absent from classes? / </w:delText>
            </w:r>
            <w:r w:rsidRPr="00863667" w:rsidDel="00EB329A">
              <w:rPr>
                <w:rFonts w:ascii="iCiel Avenir LT Std 35 Light" w:hAnsi="iCiel Avenir LT Std 35 Light"/>
                <w:rPrChange w:id="255" w:author="An Tran, ACA (BUV)" w:date="2024-09-13T17:29:00Z" w16du:dateUtc="2024-09-13T10:29:00Z">
                  <w:rPr>
                    <w:rStyle w:val="Hyperlink"/>
                    <w:i/>
                    <w:iCs/>
                    <w:lang w:val="vi-VN"/>
                  </w:rPr>
                </w:rPrChange>
              </w:rPr>
              <w:delText>Nếu sinh viên cần nghỉ học vì một lý do nào đó, sinh viên/phụ huynh cần phải làm gì?</w:delText>
            </w:r>
            <w:r w:rsidRPr="00863667" w:rsidDel="00EB329A">
              <w:rPr>
                <w:rFonts w:ascii="iCiel Avenir LT Std 35 Light" w:hAnsi="iCiel Avenir LT Std 35 Light"/>
                <w:webHidden/>
                <w:rPrChange w:id="25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257" w:author="An Tran, ACA (BUV)" w:date="2024-09-13T17:29:00Z" w16du:dateUtc="2024-09-13T10:29:00Z">
                  <w:rPr>
                    <w:webHidden/>
                  </w:rPr>
                </w:rPrChange>
              </w:rPr>
              <w:delText>16</w:delText>
            </w:r>
          </w:del>
        </w:p>
        <w:p w14:paraId="7AE074C7" w14:textId="3D16EB8E" w:rsidR="00262D6E" w:rsidRPr="00863667" w:rsidDel="00EB329A" w:rsidRDefault="00262D6E">
          <w:pPr>
            <w:pStyle w:val="TOC2"/>
            <w:tabs>
              <w:tab w:val="left" w:pos="1540"/>
            </w:tabs>
            <w:rPr>
              <w:del w:id="25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259" w:author="An Tran, ACA (BUV)" w:date="2024-09-13T17:29:00Z" w16du:dateUtc="2024-09-13T10:29:00Z">
                <w:rPr>
                  <w:del w:id="260" w:author="An Tran, ACA (BUV)" w:date="2024-09-12T23:47:00Z" w16du:dateUtc="2024-09-12T16:47:00Z"/>
                  <w:rFonts w:asciiTheme="minorHAnsi" w:eastAsiaTheme="minorEastAsia" w:hAnsiTheme="minorHAnsi" w:cstheme="minorBidi"/>
                  <w:kern w:val="2"/>
                  <w:lang w:eastAsia="en-US"/>
                  <w14:ligatures w14:val="standardContextual"/>
                </w:rPr>
              </w:rPrChange>
            </w:rPr>
          </w:pPr>
          <w:del w:id="261" w:author="An Tran, ACA (BUV)" w:date="2024-09-12T23:47:00Z" w16du:dateUtc="2024-09-12T16:47:00Z">
            <w:r w:rsidRPr="00863667" w:rsidDel="00EB329A">
              <w:rPr>
                <w:rFonts w:ascii="iCiel Avenir LT Std 35 Light" w:hAnsi="iCiel Avenir LT Std 35 Light"/>
                <w:rPrChange w:id="262" w:author="An Tran, ACA (BUV)" w:date="2024-09-13T17:29:00Z" w16du:dateUtc="2024-09-13T10:29:00Z">
                  <w:rPr>
                    <w:rStyle w:val="Hyperlink"/>
                    <w:bCs/>
                    <w:lang w:val="vi-VN"/>
                  </w:rPr>
                </w:rPrChange>
              </w:rPr>
              <w:delText>4.</w:delText>
            </w:r>
            <w:r w:rsidRPr="00863667" w:rsidDel="00EB329A">
              <w:rPr>
                <w:rFonts w:ascii="iCiel Avenir LT Std 35 Light" w:eastAsiaTheme="minorEastAsia" w:hAnsi="iCiel Avenir LT Std 35 Light" w:cstheme="minorBidi"/>
                <w:kern w:val="2"/>
                <w:lang w:eastAsia="en-US"/>
                <w14:ligatures w14:val="standardContextual"/>
                <w:rPrChange w:id="26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264" w:author="An Tran, ACA (BUV)" w:date="2024-09-13T17:29:00Z" w16du:dateUtc="2024-09-13T10:29:00Z">
                  <w:rPr>
                    <w:rStyle w:val="Hyperlink"/>
                    <w:lang w:val="vi-VN"/>
                  </w:rPr>
                </w:rPrChange>
              </w:rPr>
              <w:delText xml:space="preserve">If the academic results of students are not good enough and students/parents are worried, what can BUV support to improve their performance? / </w:delText>
            </w:r>
            <w:r w:rsidRPr="00863667" w:rsidDel="00EB329A">
              <w:rPr>
                <w:rFonts w:ascii="iCiel Avenir LT Std 35 Light" w:hAnsi="iCiel Avenir LT Std 35 Light"/>
                <w:rPrChange w:id="265" w:author="An Tran, ACA (BUV)" w:date="2024-09-13T17:29:00Z" w16du:dateUtc="2024-09-13T10:29:00Z">
                  <w:rPr>
                    <w:rStyle w:val="Hyperlink"/>
                    <w:i/>
                    <w:iCs/>
                    <w:lang w:val="vi-VN"/>
                  </w:rPr>
                </w:rPrChange>
              </w:rPr>
              <w:delText>Sinh viên/phụ huynh lo rằng kết quả học tập của sinh viên không đủ tốt, liệu nhà trường có kế hoạch gì trong việc giúp đỡ sinh viên cải thiện kết quả học tập không?</w:delText>
            </w:r>
            <w:r w:rsidRPr="00863667" w:rsidDel="00EB329A">
              <w:rPr>
                <w:rFonts w:ascii="iCiel Avenir LT Std 35 Light" w:hAnsi="iCiel Avenir LT Std 35 Light"/>
                <w:webHidden/>
                <w:rPrChange w:id="26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267" w:author="An Tran, ACA (BUV)" w:date="2024-09-13T17:29:00Z" w16du:dateUtc="2024-09-13T10:29:00Z">
                  <w:rPr>
                    <w:webHidden/>
                  </w:rPr>
                </w:rPrChange>
              </w:rPr>
              <w:delText>20</w:delText>
            </w:r>
          </w:del>
        </w:p>
        <w:p w14:paraId="0FECE929" w14:textId="5894651B" w:rsidR="00262D6E" w:rsidRPr="00863667" w:rsidDel="00EB329A" w:rsidRDefault="00262D6E">
          <w:pPr>
            <w:pStyle w:val="TOC2"/>
            <w:tabs>
              <w:tab w:val="left" w:pos="1540"/>
            </w:tabs>
            <w:rPr>
              <w:del w:id="26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269" w:author="An Tran, ACA (BUV)" w:date="2024-09-13T17:29:00Z" w16du:dateUtc="2024-09-13T10:29:00Z">
                <w:rPr>
                  <w:del w:id="270" w:author="An Tran, ACA (BUV)" w:date="2024-09-12T23:47:00Z" w16du:dateUtc="2024-09-12T16:47:00Z"/>
                  <w:rFonts w:asciiTheme="minorHAnsi" w:eastAsiaTheme="minorEastAsia" w:hAnsiTheme="minorHAnsi" w:cstheme="minorBidi"/>
                  <w:kern w:val="2"/>
                  <w:lang w:eastAsia="en-US"/>
                  <w14:ligatures w14:val="standardContextual"/>
                </w:rPr>
              </w:rPrChange>
            </w:rPr>
          </w:pPr>
          <w:del w:id="271" w:author="An Tran, ACA (BUV)" w:date="2024-09-12T23:47:00Z" w16du:dateUtc="2024-09-12T16:47:00Z">
            <w:r w:rsidRPr="00863667" w:rsidDel="00EB329A">
              <w:rPr>
                <w:rFonts w:ascii="iCiel Avenir LT Std 35 Light" w:hAnsi="iCiel Avenir LT Std 35 Light"/>
                <w:rPrChange w:id="272" w:author="An Tran, ACA (BUV)" w:date="2024-09-13T17:29:00Z" w16du:dateUtc="2024-09-13T10:29:00Z">
                  <w:rPr>
                    <w:rStyle w:val="Hyperlink"/>
                    <w:bCs/>
                    <w:lang w:val="vi-VN"/>
                  </w:rPr>
                </w:rPrChange>
              </w:rPr>
              <w:delText>5.</w:delText>
            </w:r>
            <w:r w:rsidRPr="00863667" w:rsidDel="00EB329A">
              <w:rPr>
                <w:rFonts w:ascii="iCiel Avenir LT Std 35 Light" w:eastAsiaTheme="minorEastAsia" w:hAnsi="iCiel Avenir LT Std 35 Light" w:cstheme="minorBidi"/>
                <w:kern w:val="2"/>
                <w:lang w:eastAsia="en-US"/>
                <w14:ligatures w14:val="standardContextual"/>
                <w:rPrChange w:id="27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274" w:author="An Tran, ACA (BUV)" w:date="2024-09-13T17:29:00Z" w16du:dateUtc="2024-09-13T10:29:00Z">
                  <w:rPr>
                    <w:rStyle w:val="Hyperlink"/>
                    <w:lang w:val="vi-VN"/>
                  </w:rPr>
                </w:rPrChange>
              </w:rPr>
              <w:delText xml:space="preserve">In the students’ timetable, I have seen that the students study about 2-4 hours a day only. Should this be enough to ensure quality and what should students do besides class time? / </w:delText>
            </w:r>
            <w:r w:rsidRPr="00863667" w:rsidDel="00EB329A">
              <w:rPr>
                <w:rFonts w:ascii="iCiel Avenir LT Std 35 Light" w:hAnsi="iCiel Avenir LT Std 35 Light"/>
                <w:rPrChange w:id="275" w:author="An Tran, ACA (BUV)" w:date="2024-09-13T17:29:00Z" w16du:dateUtc="2024-09-13T10:29:00Z">
                  <w:rPr>
                    <w:rStyle w:val="Hyperlink"/>
                    <w:i/>
                    <w:iCs/>
                    <w:lang w:val="vi-VN"/>
                  </w:rPr>
                </w:rPrChange>
              </w:rPr>
              <w:delText>Trong thời khóa biểu của sinh viên, tôi thấy sinh viên chỉ học 2-4 giờ một ngày. Thời lượng học như vậy liệu có đủ để đảm bảo chất lượng học tập và sinh viên còn nên làm gì ngoài các giờ học trên lớp?</w:delText>
            </w:r>
            <w:r w:rsidRPr="00863667" w:rsidDel="00EB329A">
              <w:rPr>
                <w:rFonts w:ascii="iCiel Avenir LT Std 35 Light" w:hAnsi="iCiel Avenir LT Std 35 Light"/>
                <w:webHidden/>
                <w:rPrChange w:id="27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277" w:author="An Tran, ACA (BUV)" w:date="2024-09-13T17:29:00Z" w16du:dateUtc="2024-09-13T10:29:00Z">
                  <w:rPr>
                    <w:webHidden/>
                  </w:rPr>
                </w:rPrChange>
              </w:rPr>
              <w:delText>22</w:delText>
            </w:r>
          </w:del>
        </w:p>
        <w:p w14:paraId="0EB98EE8" w14:textId="1AE56238" w:rsidR="00262D6E" w:rsidRPr="00863667" w:rsidDel="00EB329A" w:rsidRDefault="00262D6E">
          <w:pPr>
            <w:pStyle w:val="TOC2"/>
            <w:tabs>
              <w:tab w:val="left" w:pos="1540"/>
            </w:tabs>
            <w:rPr>
              <w:del w:id="27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279" w:author="An Tran, ACA (BUV)" w:date="2024-09-13T17:29:00Z" w16du:dateUtc="2024-09-13T10:29:00Z">
                <w:rPr>
                  <w:del w:id="280" w:author="An Tran, ACA (BUV)" w:date="2024-09-12T23:47:00Z" w16du:dateUtc="2024-09-12T16:47:00Z"/>
                  <w:rFonts w:asciiTheme="minorHAnsi" w:eastAsiaTheme="minorEastAsia" w:hAnsiTheme="minorHAnsi" w:cstheme="minorBidi"/>
                  <w:kern w:val="2"/>
                  <w:lang w:eastAsia="en-US"/>
                  <w14:ligatures w14:val="standardContextual"/>
                </w:rPr>
              </w:rPrChange>
            </w:rPr>
          </w:pPr>
          <w:del w:id="281" w:author="An Tran, ACA (BUV)" w:date="2024-09-12T23:47:00Z" w16du:dateUtc="2024-09-12T16:47:00Z">
            <w:r w:rsidRPr="00863667" w:rsidDel="00EB329A">
              <w:rPr>
                <w:rFonts w:ascii="iCiel Avenir LT Std 35 Light" w:hAnsi="iCiel Avenir LT Std 35 Light"/>
                <w:rPrChange w:id="282" w:author="An Tran, ACA (BUV)" w:date="2024-09-13T17:29:00Z" w16du:dateUtc="2024-09-13T10:29:00Z">
                  <w:rPr>
                    <w:rStyle w:val="Hyperlink"/>
                    <w:bCs/>
                    <w:lang w:val="vi-VN"/>
                  </w:rPr>
                </w:rPrChange>
              </w:rPr>
              <w:delText>6.</w:delText>
            </w:r>
            <w:r w:rsidRPr="00863667" w:rsidDel="00EB329A">
              <w:rPr>
                <w:rFonts w:ascii="iCiel Avenir LT Std 35 Light" w:eastAsiaTheme="minorEastAsia" w:hAnsi="iCiel Avenir LT Std 35 Light" w:cstheme="minorBidi"/>
                <w:kern w:val="2"/>
                <w:lang w:eastAsia="en-US"/>
                <w14:ligatures w14:val="standardContextual"/>
                <w:rPrChange w:id="28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284" w:author="An Tran, ACA (BUV)" w:date="2024-09-13T17:29:00Z" w16du:dateUtc="2024-09-13T10:29:00Z">
                  <w:rPr>
                    <w:rStyle w:val="Hyperlink"/>
                    <w:lang w:val="vi-VN"/>
                  </w:rPr>
                </w:rPrChange>
              </w:rPr>
              <w:delText>How can students improve their English if students/parents would like to enhance their English skills? </w:delText>
            </w:r>
            <w:r w:rsidRPr="00863667" w:rsidDel="00EB329A">
              <w:rPr>
                <w:rFonts w:ascii="iCiel Avenir LT Std 35 Light" w:hAnsi="iCiel Avenir LT Std 35 Light"/>
                <w:rPrChange w:id="285" w:author="An Tran, ACA (BUV)" w:date="2024-09-13T17:29:00Z" w16du:dateUtc="2024-09-13T10:29:00Z">
                  <w:rPr>
                    <w:rStyle w:val="Hyperlink"/>
                    <w:i/>
                    <w:iCs/>
                    <w:lang w:val="vi-VN"/>
                  </w:rPr>
                </w:rPrChange>
              </w:rPr>
              <w:delText>/ Nhà trường có thể giúp gì nếu phụ huynh và sinh viên có nhu cầu cải thiện trình độ Tiếng Anh của sinh viên?</w:delText>
            </w:r>
            <w:r w:rsidRPr="00863667" w:rsidDel="00EB329A">
              <w:rPr>
                <w:rFonts w:ascii="iCiel Avenir LT Std 35 Light" w:hAnsi="iCiel Avenir LT Std 35 Light"/>
                <w:webHidden/>
                <w:rPrChange w:id="28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287" w:author="An Tran, ACA (BUV)" w:date="2024-09-13T17:29:00Z" w16du:dateUtc="2024-09-13T10:29:00Z">
                  <w:rPr>
                    <w:webHidden/>
                  </w:rPr>
                </w:rPrChange>
              </w:rPr>
              <w:delText>23</w:delText>
            </w:r>
          </w:del>
        </w:p>
        <w:p w14:paraId="7FAC18EB" w14:textId="2C951B7F" w:rsidR="00262D6E" w:rsidRPr="00863667" w:rsidDel="00EB329A" w:rsidRDefault="00262D6E">
          <w:pPr>
            <w:pStyle w:val="TOC2"/>
            <w:tabs>
              <w:tab w:val="left" w:pos="1540"/>
            </w:tabs>
            <w:rPr>
              <w:del w:id="28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289" w:author="An Tran, ACA (BUV)" w:date="2024-09-13T17:29:00Z" w16du:dateUtc="2024-09-13T10:29:00Z">
                <w:rPr>
                  <w:del w:id="290" w:author="An Tran, ACA (BUV)" w:date="2024-09-12T23:47:00Z" w16du:dateUtc="2024-09-12T16:47:00Z"/>
                  <w:rFonts w:asciiTheme="minorHAnsi" w:eastAsiaTheme="minorEastAsia" w:hAnsiTheme="minorHAnsi" w:cstheme="minorBidi"/>
                  <w:kern w:val="2"/>
                  <w:lang w:eastAsia="en-US"/>
                  <w14:ligatures w14:val="standardContextual"/>
                </w:rPr>
              </w:rPrChange>
            </w:rPr>
          </w:pPr>
          <w:del w:id="291" w:author="An Tran, ACA (BUV)" w:date="2024-09-12T23:47:00Z" w16du:dateUtc="2024-09-12T16:47:00Z">
            <w:r w:rsidRPr="00863667" w:rsidDel="00EB329A">
              <w:rPr>
                <w:rFonts w:ascii="iCiel Avenir LT Std 35 Light" w:hAnsi="iCiel Avenir LT Std 35 Light"/>
                <w:rPrChange w:id="292" w:author="An Tran, ACA (BUV)" w:date="2024-09-13T17:29:00Z" w16du:dateUtc="2024-09-13T10:29:00Z">
                  <w:rPr>
                    <w:rStyle w:val="Hyperlink"/>
                    <w:bCs/>
                    <w:lang w:val="vi-VN"/>
                  </w:rPr>
                </w:rPrChange>
              </w:rPr>
              <w:delText>7.</w:delText>
            </w:r>
            <w:r w:rsidRPr="00863667" w:rsidDel="00EB329A">
              <w:rPr>
                <w:rFonts w:ascii="iCiel Avenir LT Std 35 Light" w:eastAsiaTheme="minorEastAsia" w:hAnsi="iCiel Avenir LT Std 35 Light" w:cstheme="minorBidi"/>
                <w:kern w:val="2"/>
                <w:lang w:eastAsia="en-US"/>
                <w14:ligatures w14:val="standardContextual"/>
                <w:rPrChange w:id="29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294" w:author="An Tran, ACA (BUV)" w:date="2024-09-13T17:29:00Z" w16du:dateUtc="2024-09-13T10:29:00Z">
                  <w:rPr>
                    <w:rStyle w:val="Hyperlink"/>
                    <w:lang w:val="vi-VN"/>
                  </w:rPr>
                </w:rPrChange>
              </w:rPr>
              <w:delText xml:space="preserve">Students have been placed on academic probation, what does this mean? / </w:delText>
            </w:r>
            <w:r w:rsidRPr="00863667" w:rsidDel="00EB329A">
              <w:rPr>
                <w:rFonts w:ascii="iCiel Avenir LT Std 35 Light" w:hAnsi="iCiel Avenir LT Std 35 Light"/>
                <w:rPrChange w:id="295" w:author="An Tran, ACA (BUV)" w:date="2024-09-13T17:29:00Z" w16du:dateUtc="2024-09-13T10:29:00Z">
                  <w:rPr>
                    <w:rStyle w:val="Hyperlink"/>
                    <w:i/>
                    <w:iCs/>
                    <w:lang w:val="vi-VN"/>
                  </w:rPr>
                </w:rPrChange>
              </w:rPr>
              <w:delText>Sinh viên đang ở trong danh sách Theo dõi đặc biệt, điều này nghĩa là gì?</w:delText>
            </w:r>
            <w:r w:rsidRPr="00863667" w:rsidDel="00EB329A">
              <w:rPr>
                <w:rFonts w:ascii="iCiel Avenir LT Std 35 Light" w:hAnsi="iCiel Avenir LT Std 35 Light"/>
                <w:webHidden/>
                <w:rPrChange w:id="29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297" w:author="An Tran, ACA (BUV)" w:date="2024-09-13T17:29:00Z" w16du:dateUtc="2024-09-13T10:29:00Z">
                  <w:rPr>
                    <w:webHidden/>
                  </w:rPr>
                </w:rPrChange>
              </w:rPr>
              <w:delText>24</w:delText>
            </w:r>
          </w:del>
        </w:p>
        <w:p w14:paraId="0844E9E2" w14:textId="3A2A7C6A" w:rsidR="00262D6E" w:rsidRPr="00863667" w:rsidDel="00EB329A" w:rsidRDefault="00262D6E">
          <w:pPr>
            <w:pStyle w:val="TOC2"/>
            <w:tabs>
              <w:tab w:val="left" w:pos="1540"/>
            </w:tabs>
            <w:rPr>
              <w:del w:id="29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299" w:author="An Tran, ACA (BUV)" w:date="2024-09-13T17:29:00Z" w16du:dateUtc="2024-09-13T10:29:00Z">
                <w:rPr>
                  <w:del w:id="300" w:author="An Tran, ACA (BUV)" w:date="2024-09-12T23:47:00Z" w16du:dateUtc="2024-09-12T16:47:00Z"/>
                  <w:rFonts w:asciiTheme="minorHAnsi" w:eastAsiaTheme="minorEastAsia" w:hAnsiTheme="minorHAnsi" w:cstheme="minorBidi"/>
                  <w:kern w:val="2"/>
                  <w:lang w:eastAsia="en-US"/>
                  <w14:ligatures w14:val="standardContextual"/>
                </w:rPr>
              </w:rPrChange>
            </w:rPr>
          </w:pPr>
          <w:del w:id="301" w:author="An Tran, ACA (BUV)" w:date="2024-09-12T23:47:00Z" w16du:dateUtc="2024-09-12T16:47:00Z">
            <w:r w:rsidRPr="00863667" w:rsidDel="00EB329A">
              <w:rPr>
                <w:rFonts w:ascii="iCiel Avenir LT Std 35 Light" w:hAnsi="iCiel Avenir LT Std 35 Light"/>
                <w:rPrChange w:id="302" w:author="An Tran, ACA (BUV)" w:date="2024-09-13T17:29:00Z" w16du:dateUtc="2024-09-13T10:29:00Z">
                  <w:rPr>
                    <w:rStyle w:val="Hyperlink"/>
                    <w:bCs/>
                    <w:lang w:val="vi-VN"/>
                  </w:rPr>
                </w:rPrChange>
              </w:rPr>
              <w:delText>8.</w:delText>
            </w:r>
            <w:r w:rsidRPr="00863667" w:rsidDel="00EB329A">
              <w:rPr>
                <w:rFonts w:ascii="iCiel Avenir LT Std 35 Light" w:eastAsiaTheme="minorEastAsia" w:hAnsi="iCiel Avenir LT Std 35 Light" w:cstheme="minorBidi"/>
                <w:kern w:val="2"/>
                <w:lang w:eastAsia="en-US"/>
                <w14:ligatures w14:val="standardContextual"/>
                <w:rPrChange w:id="30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04" w:author="An Tran, ACA (BUV)" w:date="2024-09-13T17:29:00Z" w16du:dateUtc="2024-09-13T10:29:00Z">
                  <w:rPr>
                    <w:rStyle w:val="Hyperlink"/>
                    <w:lang w:val="vi-VN"/>
                  </w:rPr>
                </w:rPrChange>
              </w:rPr>
              <w:delText xml:space="preserve">What if BUV students want to exchange or transfer to other Universities around the world? / </w:delText>
            </w:r>
            <w:r w:rsidRPr="00863667" w:rsidDel="00EB329A">
              <w:rPr>
                <w:rFonts w:ascii="iCiel Avenir LT Std 35 Light" w:hAnsi="iCiel Avenir LT Std 35 Light"/>
                <w:rPrChange w:id="305" w:author="An Tran, ACA (BUV)" w:date="2024-09-13T17:29:00Z" w16du:dateUtc="2024-09-13T10:29:00Z">
                  <w:rPr>
                    <w:rStyle w:val="Hyperlink"/>
                    <w:i/>
                    <w:iCs/>
                    <w:lang w:val="vi-VN"/>
                  </w:rPr>
                </w:rPrChange>
              </w:rPr>
              <w:delText>Nếu sinh viên BUV muốn tham gia chương trình Trao đổi và Chuyển tiếp sinh viên tới các trường Đại học trên thế giới thì sao?</w:delText>
            </w:r>
            <w:r w:rsidRPr="00863667" w:rsidDel="00EB329A">
              <w:rPr>
                <w:rFonts w:ascii="iCiel Avenir LT Std 35 Light" w:hAnsi="iCiel Avenir LT Std 35 Light"/>
                <w:webHidden/>
                <w:rPrChange w:id="30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07" w:author="An Tran, ACA (BUV)" w:date="2024-09-13T17:29:00Z" w16du:dateUtc="2024-09-13T10:29:00Z">
                  <w:rPr>
                    <w:webHidden/>
                  </w:rPr>
                </w:rPrChange>
              </w:rPr>
              <w:delText>25</w:delText>
            </w:r>
          </w:del>
        </w:p>
        <w:p w14:paraId="56CD35FA" w14:textId="134BC7E9" w:rsidR="00262D6E" w:rsidRPr="00863667" w:rsidDel="00EB329A" w:rsidRDefault="00262D6E">
          <w:pPr>
            <w:pStyle w:val="TOC2"/>
            <w:tabs>
              <w:tab w:val="left" w:pos="1540"/>
            </w:tabs>
            <w:rPr>
              <w:del w:id="30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09" w:author="An Tran, ACA (BUV)" w:date="2024-09-13T17:29:00Z" w16du:dateUtc="2024-09-13T10:29:00Z">
                <w:rPr>
                  <w:del w:id="310" w:author="An Tran, ACA (BUV)" w:date="2024-09-12T23:47:00Z" w16du:dateUtc="2024-09-12T16:47:00Z"/>
                  <w:rFonts w:asciiTheme="minorHAnsi" w:eastAsiaTheme="minorEastAsia" w:hAnsiTheme="minorHAnsi" w:cstheme="minorBidi"/>
                  <w:kern w:val="2"/>
                  <w:lang w:eastAsia="en-US"/>
                  <w14:ligatures w14:val="standardContextual"/>
                </w:rPr>
              </w:rPrChange>
            </w:rPr>
          </w:pPr>
          <w:del w:id="311" w:author="An Tran, ACA (BUV)" w:date="2024-09-12T23:47:00Z" w16du:dateUtc="2024-09-12T16:47:00Z">
            <w:r w:rsidRPr="00863667" w:rsidDel="00EB329A">
              <w:rPr>
                <w:rFonts w:ascii="iCiel Avenir LT Std 35 Light" w:hAnsi="iCiel Avenir LT Std 35 Light"/>
                <w:rPrChange w:id="312" w:author="An Tran, ACA (BUV)" w:date="2024-09-13T17:29:00Z" w16du:dateUtc="2024-09-13T10:29:00Z">
                  <w:rPr>
                    <w:rStyle w:val="Hyperlink"/>
                    <w:bCs/>
                    <w:lang w:val="vi-VN"/>
                  </w:rPr>
                </w:rPrChange>
              </w:rPr>
              <w:delText>9.</w:delText>
            </w:r>
            <w:r w:rsidRPr="00863667" w:rsidDel="00EB329A">
              <w:rPr>
                <w:rFonts w:ascii="iCiel Avenir LT Std 35 Light" w:eastAsiaTheme="minorEastAsia" w:hAnsi="iCiel Avenir LT Std 35 Light" w:cstheme="minorBidi"/>
                <w:kern w:val="2"/>
                <w:lang w:eastAsia="en-US"/>
                <w14:ligatures w14:val="standardContextual"/>
                <w:rPrChange w:id="31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14" w:author="An Tran, ACA (BUV)" w:date="2024-09-13T17:29:00Z" w16du:dateUtc="2024-09-13T10:29:00Z">
                  <w:rPr>
                    <w:rStyle w:val="Hyperlink"/>
                    <w:lang w:val="vi-VN"/>
                  </w:rPr>
                </w:rPrChange>
              </w:rPr>
              <w:delText xml:space="preserve">What are the procedures and policy if things don’t go as planned and students have to defer from the university? How to apply for deferment? / </w:delText>
            </w:r>
            <w:r w:rsidRPr="00863667" w:rsidDel="00EB329A">
              <w:rPr>
                <w:rFonts w:ascii="iCiel Avenir LT Std 35 Light" w:hAnsi="iCiel Avenir LT Std 35 Light"/>
                <w:rPrChange w:id="315" w:author="An Tran, ACA (BUV)" w:date="2024-09-13T17:29:00Z" w16du:dateUtc="2024-09-13T10:29:00Z">
                  <w:rPr>
                    <w:rStyle w:val="Hyperlink"/>
                    <w:i/>
                    <w:iCs/>
                    <w:lang w:val="vi-VN"/>
                  </w:rPr>
                </w:rPrChange>
              </w:rPr>
              <w:delText>Trong trường hợp sinh viên cần bảo lưu kết quả và xin nghỉ học một thời gian, quy trình và chính sách của việc bảo lưu này như thế nào?</w:delText>
            </w:r>
            <w:r w:rsidRPr="00863667" w:rsidDel="00EB329A">
              <w:rPr>
                <w:rFonts w:ascii="iCiel Avenir LT Std 35 Light" w:hAnsi="iCiel Avenir LT Std 35 Light"/>
                <w:webHidden/>
                <w:rPrChange w:id="31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17" w:author="An Tran, ACA (BUV)" w:date="2024-09-13T17:29:00Z" w16du:dateUtc="2024-09-13T10:29:00Z">
                  <w:rPr>
                    <w:webHidden/>
                  </w:rPr>
                </w:rPrChange>
              </w:rPr>
              <w:delText>28</w:delText>
            </w:r>
          </w:del>
        </w:p>
        <w:p w14:paraId="199C9E7A" w14:textId="1AC88F4A" w:rsidR="00262D6E" w:rsidRPr="00863667" w:rsidDel="00EB329A" w:rsidRDefault="00262D6E">
          <w:pPr>
            <w:pStyle w:val="TOC2"/>
            <w:tabs>
              <w:tab w:val="left" w:pos="1540"/>
            </w:tabs>
            <w:rPr>
              <w:del w:id="31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19" w:author="An Tran, ACA (BUV)" w:date="2024-09-13T17:29:00Z" w16du:dateUtc="2024-09-13T10:29:00Z">
                <w:rPr>
                  <w:del w:id="320" w:author="An Tran, ACA (BUV)" w:date="2024-09-12T23:47:00Z" w16du:dateUtc="2024-09-12T16:47:00Z"/>
                  <w:rFonts w:asciiTheme="minorHAnsi" w:eastAsiaTheme="minorEastAsia" w:hAnsiTheme="minorHAnsi" w:cstheme="minorBidi"/>
                  <w:kern w:val="2"/>
                  <w:lang w:eastAsia="en-US"/>
                  <w14:ligatures w14:val="standardContextual"/>
                </w:rPr>
              </w:rPrChange>
            </w:rPr>
          </w:pPr>
          <w:del w:id="321" w:author="An Tran, ACA (BUV)" w:date="2024-09-12T23:47:00Z" w16du:dateUtc="2024-09-12T16:47:00Z">
            <w:r w:rsidRPr="00863667" w:rsidDel="00EB329A">
              <w:rPr>
                <w:rFonts w:ascii="iCiel Avenir LT Std 35 Light" w:hAnsi="iCiel Avenir LT Std 35 Light"/>
                <w:rPrChange w:id="322" w:author="An Tran, ACA (BUV)" w:date="2024-09-13T17:29:00Z" w16du:dateUtc="2024-09-13T10:29:00Z">
                  <w:rPr>
                    <w:rStyle w:val="Hyperlink"/>
                    <w:bCs/>
                    <w:lang w:val="vi-VN"/>
                  </w:rPr>
                </w:rPrChange>
              </w:rPr>
              <w:delText>10.</w:delText>
            </w:r>
            <w:r w:rsidRPr="00863667" w:rsidDel="00EB329A">
              <w:rPr>
                <w:rFonts w:ascii="iCiel Avenir LT Std 35 Light" w:eastAsiaTheme="minorEastAsia" w:hAnsi="iCiel Avenir LT Std 35 Light" w:cstheme="minorBidi"/>
                <w:kern w:val="2"/>
                <w:lang w:eastAsia="en-US"/>
                <w14:ligatures w14:val="standardContextual"/>
                <w:rPrChange w:id="32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24" w:author="An Tran, ACA (BUV)" w:date="2024-09-13T17:29:00Z" w16du:dateUtc="2024-09-13T10:29:00Z">
                  <w:rPr>
                    <w:rStyle w:val="Hyperlink"/>
                    <w:lang w:val="vi-VN"/>
                  </w:rPr>
                </w:rPrChange>
              </w:rPr>
              <w:delText xml:space="preserve">How can students change the programme if students/parents feel the programme is not suitable for students after a period of study? / </w:delText>
            </w:r>
            <w:r w:rsidRPr="00863667" w:rsidDel="00EB329A">
              <w:rPr>
                <w:rFonts w:ascii="iCiel Avenir LT Std 35 Light" w:hAnsi="iCiel Avenir LT Std 35 Light"/>
                <w:rPrChange w:id="325" w:author="An Tran, ACA (BUV)" w:date="2024-09-13T17:29:00Z" w16du:dateUtc="2024-09-13T10:29:00Z">
                  <w:rPr>
                    <w:rStyle w:val="Hyperlink"/>
                    <w:i/>
                    <w:iCs/>
                    <w:lang w:val="vi-VN"/>
                  </w:rPr>
                </w:rPrChange>
              </w:rPr>
              <w:delTex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delText>
            </w:r>
            <w:r w:rsidRPr="00863667" w:rsidDel="00EB329A">
              <w:rPr>
                <w:rFonts w:ascii="iCiel Avenir LT Std 35 Light" w:hAnsi="iCiel Avenir LT Std 35 Light"/>
                <w:webHidden/>
                <w:rPrChange w:id="32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27" w:author="An Tran, ACA (BUV)" w:date="2024-09-13T17:29:00Z" w16du:dateUtc="2024-09-13T10:29:00Z">
                  <w:rPr>
                    <w:webHidden/>
                  </w:rPr>
                </w:rPrChange>
              </w:rPr>
              <w:delText>30</w:delText>
            </w:r>
          </w:del>
        </w:p>
        <w:p w14:paraId="28785BF4" w14:textId="693F5078" w:rsidR="00262D6E" w:rsidRPr="00863667" w:rsidDel="00EB329A" w:rsidRDefault="00262D6E">
          <w:pPr>
            <w:pStyle w:val="TOC2"/>
            <w:tabs>
              <w:tab w:val="left" w:pos="1540"/>
            </w:tabs>
            <w:rPr>
              <w:del w:id="32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29" w:author="An Tran, ACA (BUV)" w:date="2024-09-13T17:29:00Z" w16du:dateUtc="2024-09-13T10:29:00Z">
                <w:rPr>
                  <w:del w:id="330" w:author="An Tran, ACA (BUV)" w:date="2024-09-12T23:47:00Z" w16du:dateUtc="2024-09-12T16:47:00Z"/>
                  <w:rFonts w:asciiTheme="minorHAnsi" w:eastAsiaTheme="minorEastAsia" w:hAnsiTheme="minorHAnsi" w:cstheme="minorBidi"/>
                  <w:kern w:val="2"/>
                  <w:lang w:eastAsia="en-US"/>
                  <w14:ligatures w14:val="standardContextual"/>
                </w:rPr>
              </w:rPrChange>
            </w:rPr>
          </w:pPr>
          <w:del w:id="331" w:author="An Tran, ACA (BUV)" w:date="2024-09-12T23:47:00Z" w16du:dateUtc="2024-09-12T16:47:00Z">
            <w:r w:rsidRPr="00863667" w:rsidDel="00EB329A">
              <w:rPr>
                <w:rFonts w:ascii="iCiel Avenir LT Std 35 Light" w:hAnsi="iCiel Avenir LT Std 35 Light"/>
                <w:rPrChange w:id="332" w:author="An Tran, ACA (BUV)" w:date="2024-09-13T17:29:00Z" w16du:dateUtc="2024-09-13T10:29:00Z">
                  <w:rPr>
                    <w:rStyle w:val="Hyperlink"/>
                    <w:bCs/>
                    <w:lang w:val="vi-VN"/>
                  </w:rPr>
                </w:rPrChange>
              </w:rPr>
              <w:delText>11.</w:delText>
            </w:r>
            <w:r w:rsidRPr="00863667" w:rsidDel="00EB329A">
              <w:rPr>
                <w:rFonts w:ascii="iCiel Avenir LT Std 35 Light" w:eastAsiaTheme="minorEastAsia" w:hAnsi="iCiel Avenir LT Std 35 Light" w:cstheme="minorBidi"/>
                <w:kern w:val="2"/>
                <w:lang w:eastAsia="en-US"/>
                <w14:ligatures w14:val="standardContextual"/>
                <w:rPrChange w:id="33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34" w:author="An Tran, ACA (BUV)" w:date="2024-09-13T17:29:00Z" w16du:dateUtc="2024-09-13T10:29:00Z">
                  <w:rPr>
                    <w:rStyle w:val="Hyperlink"/>
                    <w:lang w:val="vi-VN"/>
                  </w:rPr>
                </w:rPrChange>
              </w:rPr>
              <w:delText xml:space="preserve">Why do students need to buy social medical insurance at BUV? Can students cancel that as they have purchased other health insurance? / </w:delText>
            </w:r>
            <w:r w:rsidRPr="00863667" w:rsidDel="00EB329A">
              <w:rPr>
                <w:rFonts w:ascii="iCiel Avenir LT Std 35 Light" w:hAnsi="iCiel Avenir LT Std 35 Light"/>
                <w:rPrChange w:id="335" w:author="An Tran, ACA (BUV)" w:date="2024-09-13T17:29:00Z" w16du:dateUtc="2024-09-13T10:29:00Z">
                  <w:rPr>
                    <w:rStyle w:val="Hyperlink"/>
                    <w:i/>
                    <w:iCs/>
                    <w:lang w:val="vi-VN"/>
                  </w:rPr>
                </w:rPrChange>
              </w:rPr>
              <w:delText>Tại sao việc mua bảo hiểm y tế tại BUV là điều cần thiết? Nếu sinh viên đã có bảo hiểm y tế, sinh viên có thể xin huỷ bảo hiểm y tế tại BUV hay không?</w:delText>
            </w:r>
            <w:r w:rsidRPr="00863667" w:rsidDel="00EB329A">
              <w:rPr>
                <w:rFonts w:ascii="iCiel Avenir LT Std 35 Light" w:hAnsi="iCiel Avenir LT Std 35 Light"/>
                <w:webHidden/>
                <w:rPrChange w:id="33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37" w:author="An Tran, ACA (BUV)" w:date="2024-09-13T17:29:00Z" w16du:dateUtc="2024-09-13T10:29:00Z">
                  <w:rPr>
                    <w:webHidden/>
                  </w:rPr>
                </w:rPrChange>
              </w:rPr>
              <w:delText>31</w:delText>
            </w:r>
          </w:del>
        </w:p>
        <w:p w14:paraId="2C6C6ADF" w14:textId="0345CF3D" w:rsidR="00262D6E" w:rsidRPr="00863667" w:rsidDel="00EB329A" w:rsidRDefault="00262D6E">
          <w:pPr>
            <w:pStyle w:val="TOC2"/>
            <w:tabs>
              <w:tab w:val="left" w:pos="1540"/>
            </w:tabs>
            <w:rPr>
              <w:del w:id="33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39" w:author="An Tran, ACA (BUV)" w:date="2024-09-13T17:29:00Z" w16du:dateUtc="2024-09-13T10:29:00Z">
                <w:rPr>
                  <w:del w:id="340" w:author="An Tran, ACA (BUV)" w:date="2024-09-12T23:47:00Z" w16du:dateUtc="2024-09-12T16:47:00Z"/>
                  <w:rFonts w:asciiTheme="minorHAnsi" w:eastAsiaTheme="minorEastAsia" w:hAnsiTheme="minorHAnsi" w:cstheme="minorBidi"/>
                  <w:kern w:val="2"/>
                  <w:lang w:eastAsia="en-US"/>
                  <w14:ligatures w14:val="standardContextual"/>
                </w:rPr>
              </w:rPrChange>
            </w:rPr>
          </w:pPr>
          <w:del w:id="341" w:author="An Tran, ACA (BUV)" w:date="2024-09-12T23:47:00Z" w16du:dateUtc="2024-09-12T16:47:00Z">
            <w:r w:rsidRPr="00863667" w:rsidDel="00EB329A">
              <w:rPr>
                <w:rFonts w:ascii="iCiel Avenir LT Std 35 Light" w:hAnsi="iCiel Avenir LT Std 35 Light"/>
                <w:rPrChange w:id="342" w:author="An Tran, ACA (BUV)" w:date="2024-09-13T17:29:00Z" w16du:dateUtc="2024-09-13T10:29:00Z">
                  <w:rPr>
                    <w:rStyle w:val="Hyperlink"/>
                    <w:bCs/>
                    <w:lang w:val="vi-VN"/>
                  </w:rPr>
                </w:rPrChange>
              </w:rPr>
              <w:delText>12.</w:delText>
            </w:r>
            <w:r w:rsidRPr="00863667" w:rsidDel="00EB329A">
              <w:rPr>
                <w:rFonts w:ascii="iCiel Avenir LT Std 35 Light" w:eastAsiaTheme="minorEastAsia" w:hAnsi="iCiel Avenir LT Std 35 Light" w:cstheme="minorBidi"/>
                <w:kern w:val="2"/>
                <w:lang w:eastAsia="en-US"/>
                <w14:ligatures w14:val="standardContextual"/>
                <w:rPrChange w:id="34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44" w:author="An Tran, ACA (BUV)" w:date="2024-09-13T17:29:00Z" w16du:dateUtc="2024-09-13T10:29:00Z">
                  <w:rPr>
                    <w:rStyle w:val="Hyperlink"/>
                    <w:lang w:val="vi-VN"/>
                  </w:rPr>
                </w:rPrChange>
              </w:rPr>
              <w:delText xml:space="preserve">Why do parents and students get warning letters about scholarships? Does it mean the student’s scholarship is withdrawn? / </w:delText>
            </w:r>
            <w:r w:rsidRPr="00863667" w:rsidDel="00EB329A">
              <w:rPr>
                <w:rFonts w:ascii="iCiel Avenir LT Std 35 Light" w:hAnsi="iCiel Avenir LT Std 35 Light"/>
                <w:rPrChange w:id="345" w:author="An Tran, ACA (BUV)" w:date="2024-09-13T17:29:00Z" w16du:dateUtc="2024-09-13T10:29:00Z">
                  <w:rPr>
                    <w:rStyle w:val="Hyperlink"/>
                    <w:i/>
                    <w:iCs/>
                    <w:lang w:val="vi-VN"/>
                  </w:rPr>
                </w:rPrChange>
              </w:rPr>
              <w:delText>Tại sao phụ huynh và sinh viên nhận được Thư cảnh cáo về vấn đề học bổng? Có phải thư này có nghĩa là sinh viên đã mất học bổng hay không?</w:delText>
            </w:r>
            <w:r w:rsidRPr="00863667" w:rsidDel="00EB329A">
              <w:rPr>
                <w:rFonts w:ascii="iCiel Avenir LT Std 35 Light" w:hAnsi="iCiel Avenir LT Std 35 Light"/>
                <w:webHidden/>
                <w:rPrChange w:id="34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47" w:author="An Tran, ACA (BUV)" w:date="2024-09-13T17:29:00Z" w16du:dateUtc="2024-09-13T10:29:00Z">
                  <w:rPr>
                    <w:webHidden/>
                  </w:rPr>
                </w:rPrChange>
              </w:rPr>
              <w:delText>33</w:delText>
            </w:r>
          </w:del>
        </w:p>
        <w:p w14:paraId="564CAE93" w14:textId="07DC2116" w:rsidR="00262D6E" w:rsidRPr="00863667" w:rsidDel="00EB329A" w:rsidRDefault="00262D6E">
          <w:pPr>
            <w:pStyle w:val="TOC2"/>
            <w:tabs>
              <w:tab w:val="left" w:pos="1540"/>
            </w:tabs>
            <w:rPr>
              <w:del w:id="34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49" w:author="An Tran, ACA (BUV)" w:date="2024-09-13T17:29:00Z" w16du:dateUtc="2024-09-13T10:29:00Z">
                <w:rPr>
                  <w:del w:id="350" w:author="An Tran, ACA (BUV)" w:date="2024-09-12T23:47:00Z" w16du:dateUtc="2024-09-12T16:47:00Z"/>
                  <w:rFonts w:asciiTheme="minorHAnsi" w:eastAsiaTheme="minorEastAsia" w:hAnsiTheme="minorHAnsi" w:cstheme="minorBidi"/>
                  <w:kern w:val="2"/>
                  <w:lang w:eastAsia="en-US"/>
                  <w14:ligatures w14:val="standardContextual"/>
                </w:rPr>
              </w:rPrChange>
            </w:rPr>
          </w:pPr>
          <w:del w:id="351" w:author="An Tran, ACA (BUV)" w:date="2024-09-12T23:47:00Z" w16du:dateUtc="2024-09-12T16:47:00Z">
            <w:r w:rsidRPr="00863667" w:rsidDel="00EB329A">
              <w:rPr>
                <w:rFonts w:ascii="iCiel Avenir LT Std 35 Light" w:hAnsi="iCiel Avenir LT Std 35 Light"/>
                <w:rPrChange w:id="352" w:author="An Tran, ACA (BUV)" w:date="2024-09-13T17:29:00Z" w16du:dateUtc="2024-09-13T10:29:00Z">
                  <w:rPr>
                    <w:rStyle w:val="Hyperlink"/>
                    <w:bCs/>
                    <w:lang w:val="vi-VN"/>
                  </w:rPr>
                </w:rPrChange>
              </w:rPr>
              <w:delText>13.</w:delText>
            </w:r>
            <w:r w:rsidRPr="00863667" w:rsidDel="00EB329A">
              <w:rPr>
                <w:rFonts w:ascii="iCiel Avenir LT Std 35 Light" w:eastAsiaTheme="minorEastAsia" w:hAnsi="iCiel Avenir LT Std 35 Light" w:cstheme="minorBidi"/>
                <w:kern w:val="2"/>
                <w:lang w:eastAsia="en-US"/>
                <w14:ligatures w14:val="standardContextual"/>
                <w:rPrChange w:id="35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54" w:author="An Tran, ACA (BUV)" w:date="2024-09-13T17:29:00Z" w16du:dateUtc="2024-09-13T10:29:00Z">
                  <w:rPr>
                    <w:rStyle w:val="Hyperlink"/>
                    <w:lang w:val="vi-VN"/>
                  </w:rPr>
                </w:rPrChange>
              </w:rPr>
              <w:delText xml:space="preserve">Where do I get student’s scholarship maintenance criteria? / </w:delText>
            </w:r>
            <w:r w:rsidRPr="00863667" w:rsidDel="00EB329A">
              <w:rPr>
                <w:rFonts w:ascii="iCiel Avenir LT Std 35 Light" w:hAnsi="iCiel Avenir LT Std 35 Light"/>
                <w:rPrChange w:id="355" w:author="An Tran, ACA (BUV)" w:date="2024-09-13T17:29:00Z" w16du:dateUtc="2024-09-13T10:29:00Z">
                  <w:rPr>
                    <w:rStyle w:val="Hyperlink"/>
                    <w:i/>
                    <w:iCs/>
                    <w:lang w:val="vi-VN"/>
                  </w:rPr>
                </w:rPrChange>
              </w:rPr>
              <w:delText>Phụ huynh và gia đình có thể xem điều kiện học bổng của sinh viên ở đâu?</w:delText>
            </w:r>
            <w:r w:rsidRPr="00863667" w:rsidDel="00EB329A">
              <w:rPr>
                <w:rFonts w:ascii="iCiel Avenir LT Std 35 Light" w:hAnsi="iCiel Avenir LT Std 35 Light"/>
                <w:webHidden/>
                <w:rPrChange w:id="35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57" w:author="An Tran, ACA (BUV)" w:date="2024-09-13T17:29:00Z" w16du:dateUtc="2024-09-13T10:29:00Z">
                  <w:rPr>
                    <w:webHidden/>
                  </w:rPr>
                </w:rPrChange>
              </w:rPr>
              <w:delText>33</w:delText>
            </w:r>
          </w:del>
        </w:p>
        <w:p w14:paraId="56D214C5" w14:textId="0D4927BF" w:rsidR="00262D6E" w:rsidRPr="00863667" w:rsidDel="00EB329A" w:rsidRDefault="00262D6E">
          <w:pPr>
            <w:pStyle w:val="TOC2"/>
            <w:tabs>
              <w:tab w:val="left" w:pos="1540"/>
            </w:tabs>
            <w:rPr>
              <w:del w:id="35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59" w:author="An Tran, ACA (BUV)" w:date="2024-09-13T17:29:00Z" w16du:dateUtc="2024-09-13T10:29:00Z">
                <w:rPr>
                  <w:del w:id="360" w:author="An Tran, ACA (BUV)" w:date="2024-09-12T23:47:00Z" w16du:dateUtc="2024-09-12T16:47:00Z"/>
                  <w:rFonts w:asciiTheme="minorHAnsi" w:eastAsiaTheme="minorEastAsia" w:hAnsiTheme="minorHAnsi" w:cstheme="minorBidi"/>
                  <w:kern w:val="2"/>
                  <w:lang w:eastAsia="en-US"/>
                  <w14:ligatures w14:val="standardContextual"/>
                </w:rPr>
              </w:rPrChange>
            </w:rPr>
          </w:pPr>
          <w:del w:id="361" w:author="An Tran, ACA (BUV)" w:date="2024-09-12T23:47:00Z" w16du:dateUtc="2024-09-12T16:47:00Z">
            <w:r w:rsidRPr="00863667" w:rsidDel="00EB329A">
              <w:rPr>
                <w:rFonts w:ascii="iCiel Avenir LT Std 35 Light" w:hAnsi="iCiel Avenir LT Std 35 Light"/>
                <w:rPrChange w:id="362" w:author="An Tran, ACA (BUV)" w:date="2024-09-13T17:29:00Z" w16du:dateUtc="2024-09-13T10:29:00Z">
                  <w:rPr>
                    <w:rStyle w:val="Hyperlink"/>
                    <w:bCs/>
                    <w:lang w:val="vi-VN"/>
                  </w:rPr>
                </w:rPrChange>
              </w:rPr>
              <w:delText>14.</w:delText>
            </w:r>
            <w:r w:rsidRPr="00863667" w:rsidDel="00EB329A">
              <w:rPr>
                <w:rFonts w:ascii="iCiel Avenir LT Std 35 Light" w:eastAsiaTheme="minorEastAsia" w:hAnsi="iCiel Avenir LT Std 35 Light" w:cstheme="minorBidi"/>
                <w:kern w:val="2"/>
                <w:lang w:eastAsia="en-US"/>
                <w14:ligatures w14:val="standardContextual"/>
                <w:rPrChange w:id="36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64" w:author="An Tran, ACA (BUV)" w:date="2024-09-13T17:29:00Z" w16du:dateUtc="2024-09-13T10:29:00Z">
                  <w:rPr>
                    <w:rStyle w:val="Hyperlink"/>
                    <w:lang w:val="vi-VN"/>
                  </w:rPr>
                </w:rPrChange>
              </w:rPr>
              <w:delText xml:space="preserve">How do students have lunch at BUV if they have to study a full day? / </w:delText>
            </w:r>
            <w:r w:rsidRPr="00863667" w:rsidDel="00EB329A">
              <w:rPr>
                <w:rFonts w:ascii="iCiel Avenir LT Std 35 Light" w:hAnsi="iCiel Avenir LT Std 35 Light"/>
                <w:rPrChange w:id="365" w:author="An Tran, ACA (BUV)" w:date="2024-09-13T17:29:00Z" w16du:dateUtc="2024-09-13T10:29:00Z">
                  <w:rPr>
                    <w:rStyle w:val="Hyperlink"/>
                    <w:i/>
                    <w:iCs/>
                    <w:lang w:val="vi-VN"/>
                  </w:rPr>
                </w:rPrChange>
              </w:rPr>
              <w:delText>Sinh viên có thể ăn trưa ở đâu trong những ngày có lịch học cả ngày tại trường?</w:delText>
            </w:r>
            <w:r w:rsidRPr="00863667" w:rsidDel="00EB329A">
              <w:rPr>
                <w:rFonts w:ascii="iCiel Avenir LT Std 35 Light" w:hAnsi="iCiel Avenir LT Std 35 Light"/>
                <w:webHidden/>
                <w:rPrChange w:id="36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67" w:author="An Tran, ACA (BUV)" w:date="2024-09-13T17:29:00Z" w16du:dateUtc="2024-09-13T10:29:00Z">
                  <w:rPr>
                    <w:webHidden/>
                  </w:rPr>
                </w:rPrChange>
              </w:rPr>
              <w:delText>34</w:delText>
            </w:r>
          </w:del>
        </w:p>
        <w:p w14:paraId="54739B76" w14:textId="7341227F" w:rsidR="00262D6E" w:rsidRPr="00863667" w:rsidDel="00EB329A" w:rsidRDefault="00262D6E">
          <w:pPr>
            <w:pStyle w:val="TOC2"/>
            <w:tabs>
              <w:tab w:val="left" w:pos="1540"/>
            </w:tabs>
            <w:rPr>
              <w:del w:id="36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69" w:author="An Tran, ACA (BUV)" w:date="2024-09-13T17:29:00Z" w16du:dateUtc="2024-09-13T10:29:00Z">
                <w:rPr>
                  <w:del w:id="370" w:author="An Tran, ACA (BUV)" w:date="2024-09-12T23:47:00Z" w16du:dateUtc="2024-09-12T16:47:00Z"/>
                  <w:rFonts w:asciiTheme="minorHAnsi" w:eastAsiaTheme="minorEastAsia" w:hAnsiTheme="minorHAnsi" w:cstheme="minorBidi"/>
                  <w:kern w:val="2"/>
                  <w:lang w:eastAsia="en-US"/>
                  <w14:ligatures w14:val="standardContextual"/>
                </w:rPr>
              </w:rPrChange>
            </w:rPr>
          </w:pPr>
          <w:del w:id="371" w:author="An Tran, ACA (BUV)" w:date="2024-09-12T23:47:00Z" w16du:dateUtc="2024-09-12T16:47:00Z">
            <w:r w:rsidRPr="00863667" w:rsidDel="00EB329A">
              <w:rPr>
                <w:rFonts w:ascii="iCiel Avenir LT Std 35 Light" w:hAnsi="iCiel Avenir LT Std 35 Light"/>
                <w:rPrChange w:id="372" w:author="An Tran, ACA (BUV)" w:date="2024-09-13T17:29:00Z" w16du:dateUtc="2024-09-13T10:29:00Z">
                  <w:rPr>
                    <w:rStyle w:val="Hyperlink"/>
                    <w:bCs/>
                  </w:rPr>
                </w:rPrChange>
              </w:rPr>
              <w:delText>15.</w:delText>
            </w:r>
            <w:r w:rsidRPr="00863667" w:rsidDel="00EB329A">
              <w:rPr>
                <w:rFonts w:ascii="iCiel Avenir LT Std 35 Light" w:eastAsiaTheme="minorEastAsia" w:hAnsi="iCiel Avenir LT Std 35 Light" w:cstheme="minorBidi"/>
                <w:kern w:val="2"/>
                <w:lang w:eastAsia="en-US"/>
                <w14:ligatures w14:val="standardContextual"/>
                <w:rPrChange w:id="37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74" w:author="An Tran, ACA (BUV)" w:date="2024-09-13T17:29:00Z" w16du:dateUtc="2024-09-13T10:29:00Z">
                  <w:rPr>
                    <w:rStyle w:val="Hyperlink"/>
                    <w:lang w:val="vi-VN"/>
                  </w:rPr>
                </w:rPrChange>
              </w:rPr>
              <w:delTex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delText>
            </w:r>
            <w:r w:rsidRPr="00863667" w:rsidDel="00EB329A">
              <w:rPr>
                <w:rFonts w:ascii="iCiel Avenir LT Std 35 Light" w:hAnsi="iCiel Avenir LT Std 35 Light"/>
                <w:webHidden/>
                <w:rPrChange w:id="375"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76" w:author="An Tran, ACA (BUV)" w:date="2024-09-13T17:29:00Z" w16du:dateUtc="2024-09-13T10:29:00Z">
                  <w:rPr>
                    <w:webHidden/>
                  </w:rPr>
                </w:rPrChange>
              </w:rPr>
              <w:delText>36</w:delText>
            </w:r>
          </w:del>
        </w:p>
        <w:p w14:paraId="721FEC29" w14:textId="3F28C039" w:rsidR="00262D6E" w:rsidRPr="00863667" w:rsidDel="00EB329A" w:rsidRDefault="00262D6E">
          <w:pPr>
            <w:pStyle w:val="TOC2"/>
            <w:tabs>
              <w:tab w:val="left" w:pos="1540"/>
            </w:tabs>
            <w:rPr>
              <w:del w:id="377"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78" w:author="An Tran, ACA (BUV)" w:date="2024-09-13T17:29:00Z" w16du:dateUtc="2024-09-13T10:29:00Z">
                <w:rPr>
                  <w:del w:id="379" w:author="An Tran, ACA (BUV)" w:date="2024-09-12T23:47:00Z" w16du:dateUtc="2024-09-12T16:47:00Z"/>
                  <w:rFonts w:asciiTheme="minorHAnsi" w:eastAsiaTheme="minorEastAsia" w:hAnsiTheme="minorHAnsi" w:cstheme="minorBidi"/>
                  <w:kern w:val="2"/>
                  <w:lang w:eastAsia="en-US"/>
                  <w14:ligatures w14:val="standardContextual"/>
                </w:rPr>
              </w:rPrChange>
            </w:rPr>
          </w:pPr>
          <w:del w:id="380" w:author="An Tran, ACA (BUV)" w:date="2024-09-12T23:47:00Z" w16du:dateUtc="2024-09-12T16:47:00Z">
            <w:r w:rsidRPr="00863667" w:rsidDel="00EB329A">
              <w:rPr>
                <w:rFonts w:ascii="iCiel Avenir LT Std 35 Light" w:hAnsi="iCiel Avenir LT Std 35 Light"/>
                <w:rPrChange w:id="381" w:author="An Tran, ACA (BUV)" w:date="2024-09-13T17:29:00Z" w16du:dateUtc="2024-09-13T10:29:00Z">
                  <w:rPr>
                    <w:rStyle w:val="Hyperlink"/>
                    <w:bCs/>
                    <w:lang w:val="vi-VN"/>
                  </w:rPr>
                </w:rPrChange>
              </w:rPr>
              <w:delText>16.</w:delText>
            </w:r>
            <w:r w:rsidRPr="00863667" w:rsidDel="00EB329A">
              <w:rPr>
                <w:rFonts w:ascii="iCiel Avenir LT Std 35 Light" w:eastAsiaTheme="minorEastAsia" w:hAnsi="iCiel Avenir LT Std 35 Light" w:cstheme="minorBidi"/>
                <w:kern w:val="2"/>
                <w:lang w:eastAsia="en-US"/>
                <w14:ligatures w14:val="standardContextual"/>
                <w:rPrChange w:id="382"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83" w:author="An Tran, ACA (BUV)" w:date="2024-09-13T17:29:00Z" w16du:dateUtc="2024-09-13T10:29:00Z">
                  <w:rPr>
                    <w:rStyle w:val="Hyperlink"/>
                    <w:lang w:val="vi-VN"/>
                  </w:rPr>
                </w:rPrChange>
              </w:rPr>
              <w:delText>What forms of payment are accepted</w:delText>
            </w:r>
            <w:r w:rsidRPr="00863667" w:rsidDel="00EB329A">
              <w:rPr>
                <w:rFonts w:ascii="iCiel Avenir LT Std 35 Light" w:hAnsi="iCiel Avenir LT Std 35 Light"/>
                <w:rPrChange w:id="384" w:author="An Tran, ACA (BUV)" w:date="2024-09-13T17:29:00Z" w16du:dateUtc="2024-09-13T10:29:00Z">
                  <w:rPr>
                    <w:rStyle w:val="Hyperlink"/>
                  </w:rPr>
                </w:rPrChange>
              </w:rPr>
              <w:delText xml:space="preserve"> for meals</w:delText>
            </w:r>
            <w:r w:rsidRPr="00863667" w:rsidDel="00EB329A">
              <w:rPr>
                <w:rFonts w:ascii="iCiel Avenir LT Std 35 Light" w:hAnsi="iCiel Avenir LT Std 35 Light"/>
                <w:rPrChange w:id="385" w:author="An Tran, ACA (BUV)" w:date="2024-09-13T17:29:00Z" w16du:dateUtc="2024-09-13T10:29:00Z">
                  <w:rPr>
                    <w:rStyle w:val="Hyperlink"/>
                    <w:lang w:val="vi-VN"/>
                  </w:rPr>
                </w:rPrChange>
              </w:rPr>
              <w:delText>? / Những hình thức thanh toán nào được chấp nhận</w:delText>
            </w:r>
            <w:r w:rsidRPr="00863667" w:rsidDel="00EB329A">
              <w:rPr>
                <w:rFonts w:ascii="iCiel Avenir LT Std 35 Light" w:hAnsi="iCiel Avenir LT Std 35 Light"/>
                <w:rPrChange w:id="386" w:author="An Tran, ACA (BUV)" w:date="2024-09-13T17:29:00Z" w16du:dateUtc="2024-09-13T10:29:00Z">
                  <w:rPr>
                    <w:rStyle w:val="Hyperlink"/>
                  </w:rPr>
                </w:rPrChange>
              </w:rPr>
              <w:delText xml:space="preserve"> cho dịch vụ ăn uống</w:delText>
            </w:r>
            <w:r w:rsidRPr="00863667" w:rsidDel="00EB329A">
              <w:rPr>
                <w:rFonts w:ascii="iCiel Avenir LT Std 35 Light" w:hAnsi="iCiel Avenir LT Std 35 Light"/>
                <w:rPrChange w:id="387" w:author="An Tran, ACA (BUV)" w:date="2024-09-13T17:29:00Z" w16du:dateUtc="2024-09-13T10:29:00Z">
                  <w:rPr>
                    <w:rStyle w:val="Hyperlink"/>
                    <w:lang w:val="vi-VN"/>
                  </w:rPr>
                </w:rPrChange>
              </w:rPr>
              <w:delText>?</w:delText>
            </w:r>
            <w:r w:rsidRPr="00863667" w:rsidDel="00EB329A">
              <w:rPr>
                <w:rFonts w:ascii="iCiel Avenir LT Std 35 Light" w:hAnsi="iCiel Avenir LT Std 35 Light"/>
                <w:webHidden/>
                <w:rPrChange w:id="38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89" w:author="An Tran, ACA (BUV)" w:date="2024-09-13T17:29:00Z" w16du:dateUtc="2024-09-13T10:29:00Z">
                  <w:rPr>
                    <w:webHidden/>
                  </w:rPr>
                </w:rPrChange>
              </w:rPr>
              <w:delText>37</w:delText>
            </w:r>
          </w:del>
        </w:p>
        <w:p w14:paraId="4DB3C91F" w14:textId="40E3A0BE" w:rsidR="00262D6E" w:rsidRPr="00863667" w:rsidDel="00EB329A" w:rsidRDefault="00262D6E">
          <w:pPr>
            <w:pStyle w:val="TOC2"/>
            <w:tabs>
              <w:tab w:val="left" w:pos="1540"/>
            </w:tabs>
            <w:rPr>
              <w:del w:id="39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391" w:author="An Tran, ACA (BUV)" w:date="2024-09-13T17:29:00Z" w16du:dateUtc="2024-09-13T10:29:00Z">
                <w:rPr>
                  <w:del w:id="392" w:author="An Tran, ACA (BUV)" w:date="2024-09-12T23:47:00Z" w16du:dateUtc="2024-09-12T16:47:00Z"/>
                  <w:rFonts w:asciiTheme="minorHAnsi" w:eastAsiaTheme="minorEastAsia" w:hAnsiTheme="minorHAnsi" w:cstheme="minorBidi"/>
                  <w:kern w:val="2"/>
                  <w:lang w:eastAsia="en-US"/>
                  <w14:ligatures w14:val="standardContextual"/>
                </w:rPr>
              </w:rPrChange>
            </w:rPr>
          </w:pPr>
          <w:del w:id="393" w:author="An Tran, ACA (BUV)" w:date="2024-09-12T23:47:00Z" w16du:dateUtc="2024-09-12T16:47:00Z">
            <w:r w:rsidRPr="00863667" w:rsidDel="00EB329A">
              <w:rPr>
                <w:rFonts w:ascii="iCiel Avenir LT Std 35 Light" w:hAnsi="iCiel Avenir LT Std 35 Light"/>
                <w:rPrChange w:id="394" w:author="An Tran, ACA (BUV)" w:date="2024-09-13T17:29:00Z" w16du:dateUtc="2024-09-13T10:29:00Z">
                  <w:rPr>
                    <w:rStyle w:val="Hyperlink"/>
                    <w:bCs/>
                    <w:lang w:val="vi-VN"/>
                  </w:rPr>
                </w:rPrChange>
              </w:rPr>
              <w:delText>17.</w:delText>
            </w:r>
            <w:r w:rsidRPr="00863667" w:rsidDel="00EB329A">
              <w:rPr>
                <w:rFonts w:ascii="iCiel Avenir LT Std 35 Light" w:eastAsiaTheme="minorEastAsia" w:hAnsi="iCiel Avenir LT Std 35 Light" w:cstheme="minorBidi"/>
                <w:kern w:val="2"/>
                <w:lang w:eastAsia="en-US"/>
                <w14:ligatures w14:val="standardContextual"/>
                <w:rPrChange w:id="39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396" w:author="An Tran, ACA (BUV)" w:date="2024-09-13T17:29:00Z" w16du:dateUtc="2024-09-13T10:29:00Z">
                  <w:rPr>
                    <w:rStyle w:val="Hyperlink"/>
                    <w:lang w:val="vi-VN"/>
                  </w:rPr>
                </w:rPrChange>
              </w:rPr>
              <w:delText>Where can students put their belongings during class time? / Sinh viên có thể để đồ cá nhân ở đâu trong giờ học?</w:delText>
            </w:r>
            <w:r w:rsidRPr="00863667" w:rsidDel="00EB329A">
              <w:rPr>
                <w:rFonts w:ascii="iCiel Avenir LT Std 35 Light" w:hAnsi="iCiel Avenir LT Std 35 Light"/>
                <w:webHidden/>
                <w:rPrChange w:id="397"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398" w:author="An Tran, ACA (BUV)" w:date="2024-09-13T17:29:00Z" w16du:dateUtc="2024-09-13T10:29:00Z">
                  <w:rPr>
                    <w:webHidden/>
                  </w:rPr>
                </w:rPrChange>
              </w:rPr>
              <w:delText>39</w:delText>
            </w:r>
          </w:del>
        </w:p>
        <w:p w14:paraId="05377738" w14:textId="7B8CE0B5" w:rsidR="00262D6E" w:rsidRPr="00863667" w:rsidDel="00EB329A" w:rsidRDefault="00262D6E">
          <w:pPr>
            <w:pStyle w:val="TOC2"/>
            <w:tabs>
              <w:tab w:val="left" w:pos="1540"/>
            </w:tabs>
            <w:rPr>
              <w:del w:id="399"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00" w:author="An Tran, ACA (BUV)" w:date="2024-09-13T17:29:00Z" w16du:dateUtc="2024-09-13T10:29:00Z">
                <w:rPr>
                  <w:del w:id="401" w:author="An Tran, ACA (BUV)" w:date="2024-09-12T23:47:00Z" w16du:dateUtc="2024-09-12T16:47:00Z"/>
                  <w:rFonts w:asciiTheme="minorHAnsi" w:eastAsiaTheme="minorEastAsia" w:hAnsiTheme="minorHAnsi" w:cstheme="minorBidi"/>
                  <w:kern w:val="2"/>
                  <w:lang w:eastAsia="en-US"/>
                  <w14:ligatures w14:val="standardContextual"/>
                </w:rPr>
              </w:rPrChange>
            </w:rPr>
          </w:pPr>
          <w:del w:id="402" w:author="An Tran, ACA (BUV)" w:date="2024-09-12T23:47:00Z" w16du:dateUtc="2024-09-12T16:47:00Z">
            <w:r w:rsidRPr="00863667" w:rsidDel="00EB329A">
              <w:rPr>
                <w:rFonts w:ascii="iCiel Avenir LT Std 35 Light" w:hAnsi="iCiel Avenir LT Std 35 Light"/>
                <w:rPrChange w:id="403" w:author="An Tran, ACA (BUV)" w:date="2024-09-13T17:29:00Z" w16du:dateUtc="2024-09-13T10:29:00Z">
                  <w:rPr>
                    <w:rStyle w:val="Hyperlink"/>
                    <w:bCs/>
                    <w:lang w:val="vi-VN"/>
                  </w:rPr>
                </w:rPrChange>
              </w:rPr>
              <w:delText>18.</w:delText>
            </w:r>
            <w:r w:rsidRPr="00863667" w:rsidDel="00EB329A">
              <w:rPr>
                <w:rFonts w:ascii="iCiel Avenir LT Std 35 Light" w:eastAsiaTheme="minorEastAsia" w:hAnsi="iCiel Avenir LT Std 35 Light" w:cstheme="minorBidi"/>
                <w:kern w:val="2"/>
                <w:lang w:eastAsia="en-US"/>
                <w14:ligatures w14:val="standardContextual"/>
                <w:rPrChange w:id="404"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05" w:author="An Tran, ACA (BUV)" w:date="2024-09-13T17:29:00Z" w16du:dateUtc="2024-09-13T10:29:00Z">
                  <w:rPr>
                    <w:rStyle w:val="Hyperlink"/>
                    <w:lang w:val="vi-VN"/>
                  </w:rPr>
                </w:rPrChange>
              </w:rPr>
              <w:delText xml:space="preserve">Can students book campus facilities for self-studying? What is the process? / </w:delText>
            </w:r>
            <w:r w:rsidRPr="00863667" w:rsidDel="00EB329A">
              <w:rPr>
                <w:rFonts w:ascii="iCiel Avenir LT Std 35 Light" w:hAnsi="iCiel Avenir LT Std 35 Light"/>
                <w:rPrChange w:id="406" w:author="An Tran, ACA (BUV)" w:date="2024-09-13T17:29:00Z" w16du:dateUtc="2024-09-13T10:29:00Z">
                  <w:rPr>
                    <w:rStyle w:val="Hyperlink"/>
                    <w:i/>
                    <w:iCs/>
                    <w:lang w:val="vi-VN"/>
                  </w:rPr>
                </w:rPrChange>
              </w:rPr>
              <w:delText>Sinh viên có thể đăng kí học tập tại trường ngoài giờ học (tự học) không? Quy trình đăng kí như thế nào?</w:delText>
            </w:r>
            <w:r w:rsidRPr="00863667" w:rsidDel="00EB329A">
              <w:rPr>
                <w:rFonts w:ascii="iCiel Avenir LT Std 35 Light" w:hAnsi="iCiel Avenir LT Std 35 Light"/>
                <w:webHidden/>
                <w:rPrChange w:id="407"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08" w:author="An Tran, ACA (BUV)" w:date="2024-09-13T17:29:00Z" w16du:dateUtc="2024-09-13T10:29:00Z">
                  <w:rPr>
                    <w:webHidden/>
                  </w:rPr>
                </w:rPrChange>
              </w:rPr>
              <w:delText>40</w:delText>
            </w:r>
          </w:del>
        </w:p>
        <w:p w14:paraId="3BE5415D" w14:textId="2E1E37A3" w:rsidR="00262D6E" w:rsidRPr="00863667" w:rsidDel="00EB329A" w:rsidRDefault="00262D6E">
          <w:pPr>
            <w:pStyle w:val="TOC2"/>
            <w:tabs>
              <w:tab w:val="left" w:pos="1540"/>
            </w:tabs>
            <w:rPr>
              <w:del w:id="409"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10" w:author="An Tran, ACA (BUV)" w:date="2024-09-13T17:29:00Z" w16du:dateUtc="2024-09-13T10:29:00Z">
                <w:rPr>
                  <w:del w:id="411" w:author="An Tran, ACA (BUV)" w:date="2024-09-12T23:47:00Z" w16du:dateUtc="2024-09-12T16:47:00Z"/>
                  <w:rFonts w:asciiTheme="minorHAnsi" w:eastAsiaTheme="minorEastAsia" w:hAnsiTheme="minorHAnsi" w:cstheme="minorBidi"/>
                  <w:kern w:val="2"/>
                  <w:lang w:eastAsia="en-US"/>
                  <w14:ligatures w14:val="standardContextual"/>
                </w:rPr>
              </w:rPrChange>
            </w:rPr>
          </w:pPr>
          <w:del w:id="412" w:author="An Tran, ACA (BUV)" w:date="2024-09-12T23:47:00Z" w16du:dateUtc="2024-09-12T16:47:00Z">
            <w:r w:rsidRPr="00863667" w:rsidDel="00EB329A">
              <w:rPr>
                <w:rFonts w:ascii="iCiel Avenir LT Std 35 Light" w:hAnsi="iCiel Avenir LT Std 35 Light"/>
                <w:rPrChange w:id="413" w:author="An Tran, ACA (BUV)" w:date="2024-09-13T17:29:00Z" w16du:dateUtc="2024-09-13T10:29:00Z">
                  <w:rPr>
                    <w:rStyle w:val="Hyperlink"/>
                    <w:bCs/>
                    <w:lang w:val="vi-VN"/>
                  </w:rPr>
                </w:rPrChange>
              </w:rPr>
              <w:delText>19.</w:delText>
            </w:r>
            <w:r w:rsidRPr="00863667" w:rsidDel="00EB329A">
              <w:rPr>
                <w:rFonts w:ascii="iCiel Avenir LT Std 35 Light" w:eastAsiaTheme="minorEastAsia" w:hAnsi="iCiel Avenir LT Std 35 Light" w:cstheme="minorBidi"/>
                <w:kern w:val="2"/>
                <w:lang w:eastAsia="en-US"/>
                <w14:ligatures w14:val="standardContextual"/>
                <w:rPrChange w:id="414"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15" w:author="An Tran, ACA (BUV)" w:date="2024-09-13T17:29:00Z" w16du:dateUtc="2024-09-13T10:29:00Z">
                  <w:rPr>
                    <w:rStyle w:val="Hyperlink"/>
                    <w:lang w:val="vi-VN"/>
                  </w:rPr>
                </w:rPrChange>
              </w:rPr>
              <w:delText xml:space="preserve">How can I obtain a confirmation letter? How long does the confirmation letter issuance process take? / </w:delText>
            </w:r>
            <w:r w:rsidRPr="00863667" w:rsidDel="00EB329A">
              <w:rPr>
                <w:rFonts w:ascii="iCiel Avenir LT Std 35 Light" w:hAnsi="iCiel Avenir LT Std 35 Light"/>
                <w:rPrChange w:id="416" w:author="An Tran, ACA (BUV)" w:date="2024-09-13T17:29:00Z" w16du:dateUtc="2024-09-13T10:29:00Z">
                  <w:rPr>
                    <w:rStyle w:val="Hyperlink"/>
                    <w:i/>
                    <w:iCs/>
                    <w:lang w:val="vi-VN"/>
                  </w:rPr>
                </w:rPrChange>
              </w:rPr>
              <w:delText>Làm thế nào để tôi có thể nhận được thư xác nhận sinh viên? Quy trình cấp thư xác nhận mất bao lâu?</w:delText>
            </w:r>
            <w:r w:rsidRPr="00863667" w:rsidDel="00EB329A">
              <w:rPr>
                <w:rFonts w:ascii="iCiel Avenir LT Std 35 Light" w:hAnsi="iCiel Avenir LT Std 35 Light"/>
                <w:webHidden/>
                <w:rPrChange w:id="417"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18" w:author="An Tran, ACA (BUV)" w:date="2024-09-13T17:29:00Z" w16du:dateUtc="2024-09-13T10:29:00Z">
                  <w:rPr>
                    <w:webHidden/>
                  </w:rPr>
                </w:rPrChange>
              </w:rPr>
              <w:delText>42</w:delText>
            </w:r>
          </w:del>
        </w:p>
        <w:p w14:paraId="65095218" w14:textId="2AB1FE84" w:rsidR="00262D6E" w:rsidRPr="00863667" w:rsidDel="00EB329A" w:rsidRDefault="00262D6E">
          <w:pPr>
            <w:pStyle w:val="TOC1"/>
            <w:rPr>
              <w:del w:id="419" w:author="An Tran, ACA (BUV)" w:date="2024-09-12T23:47:00Z" w16du:dateUtc="2024-09-12T16:47:00Z"/>
              <w:rFonts w:ascii="iCiel Avenir LT Std 35 Light" w:eastAsiaTheme="minorEastAsia" w:hAnsi="iCiel Avenir LT Std 35 Light" w:cstheme="minorBidi"/>
              <w:b w:val="0"/>
              <w:bCs w:val="0"/>
              <w:kern w:val="2"/>
              <w:lang w:eastAsia="en-US"/>
              <w14:ligatures w14:val="standardContextual"/>
              <w:rPrChange w:id="420" w:author="An Tran, ACA (BUV)" w:date="2024-09-13T17:29:00Z" w16du:dateUtc="2024-09-13T10:29:00Z">
                <w:rPr>
                  <w:del w:id="421" w:author="An Tran, ACA (BUV)" w:date="2024-09-12T23:47:00Z" w16du:dateUtc="2024-09-12T16:47:00Z"/>
                  <w:rFonts w:asciiTheme="minorHAnsi" w:eastAsiaTheme="minorEastAsia" w:hAnsiTheme="minorHAnsi" w:cstheme="minorBidi"/>
                  <w:b w:val="0"/>
                  <w:bCs w:val="0"/>
                  <w:kern w:val="2"/>
                  <w:lang w:eastAsia="en-US"/>
                  <w14:ligatures w14:val="standardContextual"/>
                </w:rPr>
              </w:rPrChange>
            </w:rPr>
          </w:pPr>
          <w:del w:id="422" w:author="An Tran, ACA (BUV)" w:date="2024-09-12T23:47:00Z" w16du:dateUtc="2024-09-12T16:47:00Z">
            <w:r w:rsidRPr="00863667" w:rsidDel="00EB329A">
              <w:rPr>
                <w:rPrChange w:id="423" w:author="An Tran, ACA (BUV)" w:date="2024-09-13T17:29:00Z" w16du:dateUtc="2024-09-13T10:29:00Z">
                  <w:rPr>
                    <w:rStyle w:val="Hyperlink"/>
                    <w:rFonts w:ascii="iCiel Avenir LT Std 35 Light" w:hAnsi="iCiel Avenir LT Std 35 Light"/>
                    <w:lang w:val="vi-VN"/>
                  </w:rPr>
                </w:rPrChange>
              </w:rPr>
              <w:delText>II.</w:delText>
            </w:r>
            <w:r w:rsidRPr="00863667" w:rsidDel="00EB329A">
              <w:rPr>
                <w:rFonts w:ascii="iCiel Avenir LT Std 35 Light" w:eastAsiaTheme="minorEastAsia" w:hAnsi="iCiel Avenir LT Std 35 Light" w:cstheme="minorBidi"/>
                <w:b w:val="0"/>
                <w:bCs w:val="0"/>
                <w:kern w:val="2"/>
                <w:lang w:eastAsia="en-US"/>
                <w14:ligatures w14:val="standardContextual"/>
                <w:rPrChange w:id="424" w:author="An Tran, ACA (BUV)" w:date="2024-09-13T17:29:00Z" w16du:dateUtc="2024-09-13T10:29:00Z">
                  <w:rPr>
                    <w:rFonts w:asciiTheme="minorHAnsi" w:eastAsiaTheme="minorEastAsia" w:hAnsiTheme="minorHAnsi" w:cstheme="minorBidi"/>
                    <w:b w:val="0"/>
                    <w:bCs w:val="0"/>
                    <w:kern w:val="2"/>
                    <w:lang w:eastAsia="en-US"/>
                    <w14:ligatures w14:val="standardContextual"/>
                  </w:rPr>
                </w:rPrChange>
              </w:rPr>
              <w:tab/>
            </w:r>
            <w:r w:rsidRPr="00863667" w:rsidDel="00EB329A">
              <w:rPr>
                <w:rPrChange w:id="425" w:author="An Tran, ACA (BUV)" w:date="2024-09-13T17:29:00Z" w16du:dateUtc="2024-09-13T10:29:00Z">
                  <w:rPr>
                    <w:rStyle w:val="Hyperlink"/>
                    <w:rFonts w:ascii="iCiel Avenir LT Std 35 Light" w:hAnsi="iCiel Avenir LT Std 35 Light"/>
                    <w:lang w:val="vi-VN"/>
                  </w:rPr>
                </w:rPrChange>
              </w:rPr>
              <w:delText>BUS SERVICE</w:delText>
            </w:r>
            <w:r w:rsidRPr="00863667" w:rsidDel="00EB329A">
              <w:rPr>
                <w:rFonts w:ascii="iCiel Avenir LT Std 35 Light" w:hAnsi="iCiel Avenir LT Std 35 Light"/>
                <w:webHidden/>
                <w:rPrChange w:id="42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27" w:author="An Tran, ACA (BUV)" w:date="2024-09-13T17:29:00Z" w16du:dateUtc="2024-09-13T10:29:00Z">
                  <w:rPr>
                    <w:webHidden/>
                  </w:rPr>
                </w:rPrChange>
              </w:rPr>
              <w:delText>43</w:delText>
            </w:r>
          </w:del>
        </w:p>
        <w:p w14:paraId="319F3D3C" w14:textId="1091547C" w:rsidR="00262D6E" w:rsidRPr="00863667" w:rsidDel="00EB329A" w:rsidRDefault="00262D6E">
          <w:pPr>
            <w:pStyle w:val="TOC2"/>
            <w:tabs>
              <w:tab w:val="left" w:pos="1540"/>
            </w:tabs>
            <w:rPr>
              <w:del w:id="42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29" w:author="An Tran, ACA (BUV)" w:date="2024-09-13T17:29:00Z" w16du:dateUtc="2024-09-13T10:29:00Z">
                <w:rPr>
                  <w:del w:id="430" w:author="An Tran, ACA (BUV)" w:date="2024-09-12T23:47:00Z" w16du:dateUtc="2024-09-12T16:47:00Z"/>
                  <w:rFonts w:asciiTheme="minorHAnsi" w:eastAsiaTheme="minorEastAsia" w:hAnsiTheme="minorHAnsi" w:cstheme="minorBidi"/>
                  <w:kern w:val="2"/>
                  <w:lang w:eastAsia="en-US"/>
                  <w14:ligatures w14:val="standardContextual"/>
                </w:rPr>
              </w:rPrChange>
            </w:rPr>
          </w:pPr>
          <w:del w:id="431" w:author="An Tran, ACA (BUV)" w:date="2024-09-12T23:47:00Z" w16du:dateUtc="2024-09-12T16:47:00Z">
            <w:r w:rsidRPr="00863667" w:rsidDel="00EB329A">
              <w:rPr>
                <w:rFonts w:ascii="iCiel Avenir LT Std 35 Light" w:hAnsi="iCiel Avenir LT Std 35 Light"/>
                <w:rPrChange w:id="432" w:author="An Tran, ACA (BUV)" w:date="2024-09-13T17:29:00Z" w16du:dateUtc="2024-09-13T10:29:00Z">
                  <w:rPr>
                    <w:rStyle w:val="Hyperlink"/>
                    <w:bCs/>
                    <w:lang w:val="vi-VN"/>
                  </w:rPr>
                </w:rPrChange>
              </w:rPr>
              <w:delText>1.</w:delText>
            </w:r>
            <w:r w:rsidRPr="00863667" w:rsidDel="00EB329A">
              <w:rPr>
                <w:rFonts w:ascii="iCiel Avenir LT Std 35 Light" w:eastAsiaTheme="minorEastAsia" w:hAnsi="iCiel Avenir LT Std 35 Light" w:cstheme="minorBidi"/>
                <w:kern w:val="2"/>
                <w:lang w:eastAsia="en-US"/>
                <w14:ligatures w14:val="standardContextual"/>
                <w:rPrChange w:id="43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34" w:author="An Tran, ACA (BUV)" w:date="2024-09-13T17:29:00Z" w16du:dateUtc="2024-09-13T10:29:00Z">
                  <w:rPr>
                    <w:rStyle w:val="Hyperlink"/>
                    <w:lang w:val="vi-VN"/>
                  </w:rPr>
                </w:rPrChange>
              </w:rPr>
              <w:delText>Can we have information about BUV bus services and how students get to school? Do we have to register when using buses? / Tôi muốn biết thêm thông tin về dịch vụ xe buýt của BUV. Sinh viên có phải đăng ký để sử dụng dịch vụ này hay không?</w:delText>
            </w:r>
            <w:r w:rsidRPr="00863667" w:rsidDel="00EB329A">
              <w:rPr>
                <w:rFonts w:ascii="iCiel Avenir LT Std 35 Light" w:hAnsi="iCiel Avenir LT Std 35 Light"/>
                <w:webHidden/>
                <w:rPrChange w:id="435"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36" w:author="An Tran, ACA (BUV)" w:date="2024-09-13T17:29:00Z" w16du:dateUtc="2024-09-13T10:29:00Z">
                  <w:rPr>
                    <w:webHidden/>
                  </w:rPr>
                </w:rPrChange>
              </w:rPr>
              <w:delText>43</w:delText>
            </w:r>
          </w:del>
        </w:p>
        <w:p w14:paraId="44FCEA75" w14:textId="6A92BF00" w:rsidR="00262D6E" w:rsidRPr="00863667" w:rsidDel="00EB329A" w:rsidRDefault="00262D6E">
          <w:pPr>
            <w:pStyle w:val="TOC2"/>
            <w:tabs>
              <w:tab w:val="left" w:pos="1540"/>
            </w:tabs>
            <w:rPr>
              <w:del w:id="437"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38" w:author="An Tran, ACA (BUV)" w:date="2024-09-13T17:29:00Z" w16du:dateUtc="2024-09-13T10:29:00Z">
                <w:rPr>
                  <w:del w:id="439" w:author="An Tran, ACA (BUV)" w:date="2024-09-12T23:47:00Z" w16du:dateUtc="2024-09-12T16:47:00Z"/>
                  <w:rFonts w:asciiTheme="minorHAnsi" w:eastAsiaTheme="minorEastAsia" w:hAnsiTheme="minorHAnsi" w:cstheme="minorBidi"/>
                  <w:kern w:val="2"/>
                  <w:lang w:eastAsia="en-US"/>
                  <w14:ligatures w14:val="standardContextual"/>
                </w:rPr>
              </w:rPrChange>
            </w:rPr>
          </w:pPr>
          <w:del w:id="440" w:author="An Tran, ACA (BUV)" w:date="2024-09-12T23:47:00Z" w16du:dateUtc="2024-09-12T16:47:00Z">
            <w:r w:rsidRPr="00863667" w:rsidDel="00EB329A">
              <w:rPr>
                <w:rFonts w:ascii="iCiel Avenir LT Std 35 Light" w:hAnsi="iCiel Avenir LT Std 35 Light"/>
                <w:rPrChange w:id="441" w:author="An Tran, ACA (BUV)" w:date="2024-09-13T17:29:00Z" w16du:dateUtc="2024-09-13T10:29:00Z">
                  <w:rPr>
                    <w:rStyle w:val="Hyperlink"/>
                    <w:bCs/>
                    <w:lang w:val="vi-VN"/>
                  </w:rPr>
                </w:rPrChange>
              </w:rPr>
              <w:delText>2.</w:delText>
            </w:r>
            <w:r w:rsidRPr="00863667" w:rsidDel="00EB329A">
              <w:rPr>
                <w:rFonts w:ascii="iCiel Avenir LT Std 35 Light" w:eastAsiaTheme="minorEastAsia" w:hAnsi="iCiel Avenir LT Std 35 Light" w:cstheme="minorBidi"/>
                <w:kern w:val="2"/>
                <w:lang w:eastAsia="en-US"/>
                <w14:ligatures w14:val="standardContextual"/>
                <w:rPrChange w:id="442"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43" w:author="An Tran, ACA (BUV)" w:date="2024-09-13T17:29:00Z" w16du:dateUtc="2024-09-13T10:29:00Z">
                  <w:rPr>
                    <w:rStyle w:val="Hyperlink"/>
                    <w:lang w:val="vi-VN"/>
                  </w:rPr>
                </w:rPrChange>
              </w:rPr>
              <w:delText>How can I receive bus schedule? / Làm thế nào để tôi có thể nhận được lịch xe bus.</w:delText>
            </w:r>
            <w:r w:rsidRPr="00863667" w:rsidDel="00EB329A">
              <w:rPr>
                <w:rFonts w:ascii="iCiel Avenir LT Std 35 Light" w:hAnsi="iCiel Avenir LT Std 35 Light"/>
                <w:webHidden/>
                <w:rPrChange w:id="44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45" w:author="An Tran, ACA (BUV)" w:date="2024-09-13T17:29:00Z" w16du:dateUtc="2024-09-13T10:29:00Z">
                  <w:rPr>
                    <w:webHidden/>
                  </w:rPr>
                </w:rPrChange>
              </w:rPr>
              <w:delText>43</w:delText>
            </w:r>
          </w:del>
        </w:p>
        <w:p w14:paraId="35BB652B" w14:textId="3685DDE4" w:rsidR="00262D6E" w:rsidRPr="00863667" w:rsidDel="00EB329A" w:rsidRDefault="00262D6E">
          <w:pPr>
            <w:pStyle w:val="TOC2"/>
            <w:tabs>
              <w:tab w:val="left" w:pos="1540"/>
            </w:tabs>
            <w:rPr>
              <w:del w:id="44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47" w:author="An Tran, ACA (BUV)" w:date="2024-09-13T17:29:00Z" w16du:dateUtc="2024-09-13T10:29:00Z">
                <w:rPr>
                  <w:del w:id="448" w:author="An Tran, ACA (BUV)" w:date="2024-09-12T23:47:00Z" w16du:dateUtc="2024-09-12T16:47:00Z"/>
                  <w:rFonts w:asciiTheme="minorHAnsi" w:eastAsiaTheme="minorEastAsia" w:hAnsiTheme="minorHAnsi" w:cstheme="minorBidi"/>
                  <w:kern w:val="2"/>
                  <w:lang w:eastAsia="en-US"/>
                  <w14:ligatures w14:val="standardContextual"/>
                </w:rPr>
              </w:rPrChange>
            </w:rPr>
          </w:pPr>
          <w:del w:id="449" w:author="An Tran, ACA (BUV)" w:date="2024-09-12T23:47:00Z" w16du:dateUtc="2024-09-12T16:47:00Z">
            <w:r w:rsidRPr="00863667" w:rsidDel="00EB329A">
              <w:rPr>
                <w:rFonts w:ascii="iCiel Avenir LT Std 35 Light" w:hAnsi="iCiel Avenir LT Std 35 Light"/>
                <w:rPrChange w:id="450" w:author="An Tran, ACA (BUV)" w:date="2024-09-13T17:29:00Z" w16du:dateUtc="2024-09-13T10:29:00Z">
                  <w:rPr>
                    <w:rStyle w:val="Hyperlink"/>
                    <w:bCs/>
                    <w:lang w:val="vi-VN"/>
                  </w:rPr>
                </w:rPrChange>
              </w:rPr>
              <w:delText>3.</w:delText>
            </w:r>
            <w:r w:rsidRPr="00863667" w:rsidDel="00EB329A">
              <w:rPr>
                <w:rFonts w:ascii="iCiel Avenir LT Std 35 Light" w:eastAsiaTheme="minorEastAsia" w:hAnsi="iCiel Avenir LT Std 35 Light" w:cstheme="minorBidi"/>
                <w:kern w:val="2"/>
                <w:lang w:eastAsia="en-US"/>
                <w14:ligatures w14:val="standardContextual"/>
                <w:rPrChange w:id="45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52" w:author="An Tran, ACA (BUV)" w:date="2024-09-13T17:29:00Z" w16du:dateUtc="2024-09-13T10:29:00Z">
                  <w:rPr>
                    <w:rStyle w:val="Hyperlink"/>
                    <w:lang w:val="vi-VN"/>
                  </w:rPr>
                </w:rPrChange>
              </w:rPr>
              <w:delText>What should students do if the bus does not arrive on time at the pick-up point? / Sinh viên cần làm gì nếu xe buýt không đến đúng giờ tại điểm đón?</w:delText>
            </w:r>
            <w:r w:rsidRPr="00863667" w:rsidDel="00EB329A">
              <w:rPr>
                <w:rFonts w:ascii="iCiel Avenir LT Std 35 Light" w:hAnsi="iCiel Avenir LT Std 35 Light"/>
                <w:webHidden/>
                <w:rPrChange w:id="453"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54" w:author="An Tran, ACA (BUV)" w:date="2024-09-13T17:29:00Z" w16du:dateUtc="2024-09-13T10:29:00Z">
                  <w:rPr>
                    <w:webHidden/>
                  </w:rPr>
                </w:rPrChange>
              </w:rPr>
              <w:delText>44</w:delText>
            </w:r>
          </w:del>
        </w:p>
        <w:p w14:paraId="7124F437" w14:textId="19F4D7A3" w:rsidR="00262D6E" w:rsidRPr="00863667" w:rsidDel="00EB329A" w:rsidRDefault="00262D6E">
          <w:pPr>
            <w:pStyle w:val="TOC2"/>
            <w:tabs>
              <w:tab w:val="left" w:pos="1540"/>
            </w:tabs>
            <w:rPr>
              <w:del w:id="455"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56" w:author="An Tran, ACA (BUV)" w:date="2024-09-13T17:29:00Z" w16du:dateUtc="2024-09-13T10:29:00Z">
                <w:rPr>
                  <w:del w:id="457" w:author="An Tran, ACA (BUV)" w:date="2024-09-12T23:47:00Z" w16du:dateUtc="2024-09-12T16:47:00Z"/>
                  <w:rFonts w:asciiTheme="minorHAnsi" w:eastAsiaTheme="minorEastAsia" w:hAnsiTheme="minorHAnsi" w:cstheme="minorBidi"/>
                  <w:kern w:val="2"/>
                  <w:lang w:eastAsia="en-US"/>
                  <w14:ligatures w14:val="standardContextual"/>
                </w:rPr>
              </w:rPrChange>
            </w:rPr>
          </w:pPr>
          <w:del w:id="458" w:author="An Tran, ACA (BUV)" w:date="2024-09-12T23:47:00Z" w16du:dateUtc="2024-09-12T16:47:00Z">
            <w:r w:rsidRPr="00863667" w:rsidDel="00EB329A">
              <w:rPr>
                <w:rFonts w:ascii="iCiel Avenir LT Std 35 Light" w:hAnsi="iCiel Avenir LT Std 35 Light"/>
                <w:rPrChange w:id="459" w:author="An Tran, ACA (BUV)" w:date="2024-09-13T17:29:00Z" w16du:dateUtc="2024-09-13T10:29:00Z">
                  <w:rPr>
                    <w:rStyle w:val="Hyperlink"/>
                    <w:bCs/>
                    <w:lang w:val="vi-VN"/>
                  </w:rPr>
                </w:rPrChange>
              </w:rPr>
              <w:delText>4.</w:delText>
            </w:r>
            <w:r w:rsidRPr="00863667" w:rsidDel="00EB329A">
              <w:rPr>
                <w:rFonts w:ascii="iCiel Avenir LT Std 35 Light" w:eastAsiaTheme="minorEastAsia" w:hAnsi="iCiel Avenir LT Std 35 Light" w:cstheme="minorBidi"/>
                <w:kern w:val="2"/>
                <w:lang w:eastAsia="en-US"/>
                <w14:ligatures w14:val="standardContextual"/>
                <w:rPrChange w:id="460"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61" w:author="An Tran, ACA (BUV)" w:date="2024-09-13T17:29:00Z" w16du:dateUtc="2024-09-13T10:29:00Z">
                  <w:rPr>
                    <w:rStyle w:val="Hyperlink"/>
                    <w:lang w:val="vi-VN"/>
                  </w:rPr>
                </w:rPrChange>
              </w:rPr>
              <w:delText>Can BUV adjust the bus schedule to suit the student's classes? / Nhà trường có thể điều chỉnh lịch trình xe buýt theo lịch học của sinh viên?</w:delText>
            </w:r>
            <w:r w:rsidRPr="00863667" w:rsidDel="00EB329A">
              <w:rPr>
                <w:rFonts w:ascii="iCiel Avenir LT Std 35 Light" w:hAnsi="iCiel Avenir LT Std 35 Light"/>
                <w:webHidden/>
                <w:rPrChange w:id="462"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63" w:author="An Tran, ACA (BUV)" w:date="2024-09-13T17:29:00Z" w16du:dateUtc="2024-09-13T10:29:00Z">
                  <w:rPr>
                    <w:webHidden/>
                  </w:rPr>
                </w:rPrChange>
              </w:rPr>
              <w:delText>45</w:delText>
            </w:r>
          </w:del>
        </w:p>
        <w:p w14:paraId="31B9DAC4" w14:textId="6D5E1B0B" w:rsidR="00262D6E" w:rsidRPr="00863667" w:rsidDel="00EB329A" w:rsidRDefault="00262D6E">
          <w:pPr>
            <w:pStyle w:val="TOC2"/>
            <w:tabs>
              <w:tab w:val="left" w:pos="1540"/>
            </w:tabs>
            <w:rPr>
              <w:del w:id="464"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65" w:author="An Tran, ACA (BUV)" w:date="2024-09-13T17:29:00Z" w16du:dateUtc="2024-09-13T10:29:00Z">
                <w:rPr>
                  <w:del w:id="466" w:author="An Tran, ACA (BUV)" w:date="2024-09-12T23:47:00Z" w16du:dateUtc="2024-09-12T16:47:00Z"/>
                  <w:rFonts w:asciiTheme="minorHAnsi" w:eastAsiaTheme="minorEastAsia" w:hAnsiTheme="minorHAnsi" w:cstheme="minorBidi"/>
                  <w:kern w:val="2"/>
                  <w:lang w:eastAsia="en-US"/>
                  <w14:ligatures w14:val="standardContextual"/>
                </w:rPr>
              </w:rPrChange>
            </w:rPr>
          </w:pPr>
          <w:del w:id="467" w:author="An Tran, ACA (BUV)" w:date="2024-09-12T23:47:00Z" w16du:dateUtc="2024-09-12T16:47:00Z">
            <w:r w:rsidRPr="00863667" w:rsidDel="00EB329A">
              <w:rPr>
                <w:rFonts w:ascii="iCiel Avenir LT Std 35 Light" w:hAnsi="iCiel Avenir LT Std 35 Light"/>
                <w:rPrChange w:id="468" w:author="An Tran, ACA (BUV)" w:date="2024-09-13T17:29:00Z" w16du:dateUtc="2024-09-13T10:29:00Z">
                  <w:rPr>
                    <w:rStyle w:val="Hyperlink"/>
                    <w:bCs/>
                    <w:lang w:val="vi-VN"/>
                  </w:rPr>
                </w:rPrChange>
              </w:rPr>
              <w:delText>5.</w:delText>
            </w:r>
            <w:r w:rsidRPr="00863667" w:rsidDel="00EB329A">
              <w:rPr>
                <w:rFonts w:ascii="iCiel Avenir LT Std 35 Light" w:eastAsiaTheme="minorEastAsia" w:hAnsi="iCiel Avenir LT Std 35 Light" w:cstheme="minorBidi"/>
                <w:kern w:val="2"/>
                <w:lang w:eastAsia="en-US"/>
                <w14:ligatures w14:val="standardContextual"/>
                <w:rPrChange w:id="469"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70" w:author="An Tran, ACA (BUV)" w:date="2024-09-13T17:29:00Z" w16du:dateUtc="2024-09-13T10:29:00Z">
                  <w:rPr>
                    <w:rStyle w:val="Hyperlink"/>
                    <w:lang w:val="vi-VN"/>
                  </w:rPr>
                </w:rPrChange>
              </w:rPr>
              <w:delText>What should I do in the event of “inclement weather”? / Tôi nên làm gì khi gặp phải thời tiết khác nghiệt khi đứng chờ xe buýt.</w:delText>
            </w:r>
            <w:r w:rsidRPr="00863667" w:rsidDel="00EB329A">
              <w:rPr>
                <w:rFonts w:ascii="iCiel Avenir LT Std 35 Light" w:hAnsi="iCiel Avenir LT Std 35 Light"/>
                <w:webHidden/>
                <w:rPrChange w:id="47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72" w:author="An Tran, ACA (BUV)" w:date="2024-09-13T17:29:00Z" w16du:dateUtc="2024-09-13T10:29:00Z">
                  <w:rPr>
                    <w:webHidden/>
                  </w:rPr>
                </w:rPrChange>
              </w:rPr>
              <w:delText>46</w:delText>
            </w:r>
          </w:del>
        </w:p>
        <w:p w14:paraId="420A638D" w14:textId="35A7CA23" w:rsidR="00262D6E" w:rsidRPr="00863667" w:rsidDel="00EB329A" w:rsidRDefault="00262D6E">
          <w:pPr>
            <w:pStyle w:val="TOC2"/>
            <w:tabs>
              <w:tab w:val="left" w:pos="1540"/>
            </w:tabs>
            <w:rPr>
              <w:del w:id="47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74" w:author="An Tran, ACA (BUV)" w:date="2024-09-13T17:29:00Z" w16du:dateUtc="2024-09-13T10:29:00Z">
                <w:rPr>
                  <w:del w:id="475" w:author="An Tran, ACA (BUV)" w:date="2024-09-12T23:47:00Z" w16du:dateUtc="2024-09-12T16:47:00Z"/>
                  <w:rFonts w:asciiTheme="minorHAnsi" w:eastAsiaTheme="minorEastAsia" w:hAnsiTheme="minorHAnsi" w:cstheme="minorBidi"/>
                  <w:kern w:val="2"/>
                  <w:lang w:eastAsia="en-US"/>
                  <w14:ligatures w14:val="standardContextual"/>
                </w:rPr>
              </w:rPrChange>
            </w:rPr>
          </w:pPr>
          <w:del w:id="476" w:author="An Tran, ACA (BUV)" w:date="2024-09-12T23:47:00Z" w16du:dateUtc="2024-09-12T16:47:00Z">
            <w:r w:rsidRPr="00863667" w:rsidDel="00EB329A">
              <w:rPr>
                <w:rFonts w:ascii="iCiel Avenir LT Std 35 Light" w:hAnsi="iCiel Avenir LT Std 35 Light"/>
                <w:rPrChange w:id="477" w:author="An Tran, ACA (BUV)" w:date="2024-09-13T17:29:00Z" w16du:dateUtc="2024-09-13T10:29:00Z">
                  <w:rPr>
                    <w:rStyle w:val="Hyperlink"/>
                    <w:bCs/>
                    <w:lang w:val="vi-VN"/>
                  </w:rPr>
                </w:rPrChange>
              </w:rPr>
              <w:delText>6.</w:delText>
            </w:r>
            <w:r w:rsidRPr="00863667" w:rsidDel="00EB329A">
              <w:rPr>
                <w:rFonts w:ascii="iCiel Avenir LT Std 35 Light" w:eastAsiaTheme="minorEastAsia" w:hAnsi="iCiel Avenir LT Std 35 Light" w:cstheme="minorBidi"/>
                <w:kern w:val="2"/>
                <w:lang w:eastAsia="en-US"/>
                <w14:ligatures w14:val="standardContextual"/>
                <w:rPrChange w:id="47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79" w:author="An Tran, ACA (BUV)" w:date="2024-09-13T17:29:00Z" w16du:dateUtc="2024-09-13T10:29:00Z">
                  <w:rPr>
                    <w:rStyle w:val="Hyperlink"/>
                    <w:lang w:val="vi-VN"/>
                  </w:rPr>
                </w:rPrChange>
              </w:rPr>
              <w:delText>If I have left an item on the bus, how do I get it returned? / Nếu tôi để quên đồ trên xe buýt, làm sao để có thể lấy lại?</w:delText>
            </w:r>
            <w:r w:rsidRPr="00863667" w:rsidDel="00EB329A">
              <w:rPr>
                <w:rFonts w:ascii="iCiel Avenir LT Std 35 Light" w:hAnsi="iCiel Avenir LT Std 35 Light"/>
                <w:webHidden/>
                <w:rPrChange w:id="480"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81" w:author="An Tran, ACA (BUV)" w:date="2024-09-13T17:29:00Z" w16du:dateUtc="2024-09-13T10:29:00Z">
                  <w:rPr>
                    <w:webHidden/>
                  </w:rPr>
                </w:rPrChange>
              </w:rPr>
              <w:delText>47</w:delText>
            </w:r>
          </w:del>
        </w:p>
        <w:p w14:paraId="2399E39A" w14:textId="74D68CF6" w:rsidR="00262D6E" w:rsidRPr="00863667" w:rsidDel="00EB329A" w:rsidRDefault="00262D6E">
          <w:pPr>
            <w:pStyle w:val="TOC1"/>
            <w:rPr>
              <w:del w:id="482" w:author="An Tran, ACA (BUV)" w:date="2024-09-12T23:47:00Z" w16du:dateUtc="2024-09-12T16:47:00Z"/>
              <w:rFonts w:ascii="iCiel Avenir LT Std 35 Light" w:eastAsiaTheme="minorEastAsia" w:hAnsi="iCiel Avenir LT Std 35 Light" w:cstheme="minorBidi"/>
              <w:b w:val="0"/>
              <w:bCs w:val="0"/>
              <w:kern w:val="2"/>
              <w:lang w:eastAsia="en-US"/>
              <w14:ligatures w14:val="standardContextual"/>
              <w:rPrChange w:id="483" w:author="An Tran, ACA (BUV)" w:date="2024-09-13T17:29:00Z" w16du:dateUtc="2024-09-13T10:29:00Z">
                <w:rPr>
                  <w:del w:id="484" w:author="An Tran, ACA (BUV)" w:date="2024-09-12T23:47:00Z" w16du:dateUtc="2024-09-12T16:47:00Z"/>
                  <w:rFonts w:asciiTheme="minorHAnsi" w:eastAsiaTheme="minorEastAsia" w:hAnsiTheme="minorHAnsi" w:cstheme="minorBidi"/>
                  <w:b w:val="0"/>
                  <w:bCs w:val="0"/>
                  <w:kern w:val="2"/>
                  <w:lang w:eastAsia="en-US"/>
                  <w14:ligatures w14:val="standardContextual"/>
                </w:rPr>
              </w:rPrChange>
            </w:rPr>
          </w:pPr>
          <w:del w:id="485" w:author="An Tran, ACA (BUV)" w:date="2024-09-12T23:47:00Z" w16du:dateUtc="2024-09-12T16:47:00Z">
            <w:r w:rsidRPr="00863667" w:rsidDel="00EB329A">
              <w:rPr>
                <w:rPrChange w:id="486" w:author="An Tran, ACA (BUV)" w:date="2024-09-13T17:29:00Z" w16du:dateUtc="2024-09-13T10:29:00Z">
                  <w:rPr>
                    <w:rStyle w:val="Hyperlink"/>
                    <w:rFonts w:ascii="iCiel Avenir LT Std 35 Light" w:hAnsi="iCiel Avenir LT Std 35 Light"/>
                    <w:lang w:val="vi-VN"/>
                  </w:rPr>
                </w:rPrChange>
              </w:rPr>
              <w:delText>III.</w:delText>
            </w:r>
            <w:r w:rsidRPr="00863667" w:rsidDel="00EB329A">
              <w:rPr>
                <w:rFonts w:ascii="iCiel Avenir LT Std 35 Light" w:eastAsiaTheme="minorEastAsia" w:hAnsi="iCiel Avenir LT Std 35 Light" w:cstheme="minorBidi"/>
                <w:b w:val="0"/>
                <w:bCs w:val="0"/>
                <w:kern w:val="2"/>
                <w:lang w:eastAsia="en-US"/>
                <w14:ligatures w14:val="standardContextual"/>
                <w:rPrChange w:id="487" w:author="An Tran, ACA (BUV)" w:date="2024-09-13T17:29:00Z" w16du:dateUtc="2024-09-13T10:29:00Z">
                  <w:rPr>
                    <w:rFonts w:asciiTheme="minorHAnsi" w:eastAsiaTheme="minorEastAsia" w:hAnsiTheme="minorHAnsi" w:cstheme="minorBidi"/>
                    <w:b w:val="0"/>
                    <w:bCs w:val="0"/>
                    <w:kern w:val="2"/>
                    <w:lang w:eastAsia="en-US"/>
                    <w14:ligatures w14:val="standardContextual"/>
                  </w:rPr>
                </w:rPrChange>
              </w:rPr>
              <w:tab/>
            </w:r>
            <w:r w:rsidRPr="00863667" w:rsidDel="00EB329A">
              <w:rPr>
                <w:rPrChange w:id="488" w:author="An Tran, ACA (BUV)" w:date="2024-09-13T17:29:00Z" w16du:dateUtc="2024-09-13T10:29:00Z">
                  <w:rPr>
                    <w:rStyle w:val="Hyperlink"/>
                    <w:rFonts w:ascii="iCiel Avenir LT Std 35 Light" w:hAnsi="iCiel Avenir LT Std 35 Light"/>
                    <w:lang w:val="vi-VN"/>
                  </w:rPr>
                </w:rPrChange>
              </w:rPr>
              <w:delText>REGISTRY</w:delText>
            </w:r>
            <w:r w:rsidRPr="00863667" w:rsidDel="00EB329A">
              <w:rPr>
                <w:rFonts w:ascii="iCiel Avenir LT Std 35 Light" w:hAnsi="iCiel Avenir LT Std 35 Light"/>
                <w:webHidden/>
                <w:rPrChange w:id="489"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90" w:author="An Tran, ACA (BUV)" w:date="2024-09-13T17:29:00Z" w16du:dateUtc="2024-09-13T10:29:00Z">
                  <w:rPr>
                    <w:webHidden/>
                  </w:rPr>
                </w:rPrChange>
              </w:rPr>
              <w:delText>48</w:delText>
            </w:r>
          </w:del>
        </w:p>
        <w:p w14:paraId="61BD5A71" w14:textId="0E2EC4F9" w:rsidR="00262D6E" w:rsidRPr="00863667" w:rsidDel="00EB329A" w:rsidRDefault="00262D6E">
          <w:pPr>
            <w:pStyle w:val="TOC2"/>
            <w:tabs>
              <w:tab w:val="left" w:pos="1540"/>
            </w:tabs>
            <w:rPr>
              <w:del w:id="491"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492" w:author="An Tran, ACA (BUV)" w:date="2024-09-13T17:29:00Z" w16du:dateUtc="2024-09-13T10:29:00Z">
                <w:rPr>
                  <w:del w:id="493" w:author="An Tran, ACA (BUV)" w:date="2024-09-12T23:47:00Z" w16du:dateUtc="2024-09-12T16:47:00Z"/>
                  <w:rFonts w:asciiTheme="minorHAnsi" w:eastAsiaTheme="minorEastAsia" w:hAnsiTheme="minorHAnsi" w:cstheme="minorBidi"/>
                  <w:kern w:val="2"/>
                  <w:lang w:eastAsia="en-US"/>
                  <w14:ligatures w14:val="standardContextual"/>
                </w:rPr>
              </w:rPrChange>
            </w:rPr>
          </w:pPr>
          <w:del w:id="494" w:author="An Tran, ACA (BUV)" w:date="2024-09-12T23:47:00Z" w16du:dateUtc="2024-09-12T16:47:00Z">
            <w:r w:rsidRPr="00863667" w:rsidDel="00EB329A">
              <w:rPr>
                <w:rFonts w:ascii="iCiel Avenir LT Std 35 Light" w:hAnsi="iCiel Avenir LT Std 35 Light"/>
                <w:rPrChange w:id="495" w:author="An Tran, ACA (BUV)" w:date="2024-09-13T17:29:00Z" w16du:dateUtc="2024-09-13T10:29:00Z">
                  <w:rPr>
                    <w:rStyle w:val="Hyperlink"/>
                    <w:bCs/>
                    <w:lang w:val="vi-VN"/>
                  </w:rPr>
                </w:rPrChange>
              </w:rPr>
              <w:delText>1.</w:delText>
            </w:r>
            <w:r w:rsidRPr="00863667" w:rsidDel="00EB329A">
              <w:rPr>
                <w:rFonts w:ascii="iCiel Avenir LT Std 35 Light" w:eastAsiaTheme="minorEastAsia" w:hAnsi="iCiel Avenir LT Std 35 Light" w:cstheme="minorBidi"/>
                <w:kern w:val="2"/>
                <w:lang w:eastAsia="en-US"/>
                <w14:ligatures w14:val="standardContextual"/>
                <w:rPrChange w:id="496"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497" w:author="An Tran, ACA (BUV)" w:date="2024-09-13T17:29:00Z" w16du:dateUtc="2024-09-13T10:29:00Z">
                  <w:rPr>
                    <w:rStyle w:val="Hyperlink"/>
                    <w:lang w:val="vi-VN"/>
                  </w:rPr>
                </w:rPrChange>
              </w:rPr>
              <w:delText>When &amp; how can I receive student’s result this semester? / Khi nào sinh viên có kết quả học kì này và có thể xem kết quả đó ở đâu?</w:delText>
            </w:r>
            <w:r w:rsidRPr="00863667" w:rsidDel="00EB329A">
              <w:rPr>
                <w:rFonts w:ascii="iCiel Avenir LT Std 35 Light" w:hAnsi="iCiel Avenir LT Std 35 Light"/>
                <w:webHidden/>
                <w:rPrChange w:id="49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499" w:author="An Tran, ACA (BUV)" w:date="2024-09-13T17:29:00Z" w16du:dateUtc="2024-09-13T10:29:00Z">
                  <w:rPr>
                    <w:webHidden/>
                  </w:rPr>
                </w:rPrChange>
              </w:rPr>
              <w:delText>48</w:delText>
            </w:r>
          </w:del>
        </w:p>
        <w:p w14:paraId="3843968A" w14:textId="292C05FA" w:rsidR="00262D6E" w:rsidRPr="00863667" w:rsidDel="00EB329A" w:rsidRDefault="00262D6E">
          <w:pPr>
            <w:pStyle w:val="TOC2"/>
            <w:tabs>
              <w:tab w:val="left" w:pos="1540"/>
            </w:tabs>
            <w:rPr>
              <w:del w:id="50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01" w:author="An Tran, ACA (BUV)" w:date="2024-09-13T17:29:00Z" w16du:dateUtc="2024-09-13T10:29:00Z">
                <w:rPr>
                  <w:del w:id="502" w:author="An Tran, ACA (BUV)" w:date="2024-09-12T23:47:00Z" w16du:dateUtc="2024-09-12T16:47:00Z"/>
                  <w:rFonts w:asciiTheme="minorHAnsi" w:eastAsiaTheme="minorEastAsia" w:hAnsiTheme="minorHAnsi" w:cstheme="minorBidi"/>
                  <w:kern w:val="2"/>
                  <w:lang w:eastAsia="en-US"/>
                  <w14:ligatures w14:val="standardContextual"/>
                </w:rPr>
              </w:rPrChange>
            </w:rPr>
          </w:pPr>
          <w:del w:id="503" w:author="An Tran, ACA (BUV)" w:date="2024-09-12T23:47:00Z" w16du:dateUtc="2024-09-12T16:47:00Z">
            <w:r w:rsidRPr="00863667" w:rsidDel="00EB329A">
              <w:rPr>
                <w:rFonts w:ascii="iCiel Avenir LT Std 35 Light" w:hAnsi="iCiel Avenir LT Std 35 Light"/>
                <w:rPrChange w:id="504" w:author="An Tran, ACA (BUV)" w:date="2024-09-13T17:29:00Z" w16du:dateUtc="2024-09-13T10:29:00Z">
                  <w:rPr>
                    <w:rStyle w:val="Hyperlink"/>
                    <w:bCs/>
                    <w:lang w:val="vi-VN"/>
                  </w:rPr>
                </w:rPrChange>
              </w:rPr>
              <w:delText>2.</w:delText>
            </w:r>
            <w:r w:rsidRPr="00863667" w:rsidDel="00EB329A">
              <w:rPr>
                <w:rFonts w:ascii="iCiel Avenir LT Std 35 Light" w:eastAsiaTheme="minorEastAsia" w:hAnsi="iCiel Avenir LT Std 35 Light" w:cstheme="minorBidi"/>
                <w:kern w:val="2"/>
                <w:lang w:eastAsia="en-US"/>
                <w14:ligatures w14:val="standardContextual"/>
                <w:rPrChange w:id="50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06" w:author="An Tran, ACA (BUV)" w:date="2024-09-13T17:29:00Z" w16du:dateUtc="2024-09-13T10:29:00Z">
                  <w:rPr>
                    <w:rStyle w:val="Hyperlink"/>
                    <w:lang w:val="vi-VN"/>
                  </w:rPr>
                </w:rPrChange>
              </w:rPr>
              <w:delText xml:space="preserve">Can the undergraduate students request an official transcript?/ </w:delText>
            </w:r>
            <w:r w:rsidRPr="00863667" w:rsidDel="00EB329A">
              <w:rPr>
                <w:rFonts w:ascii="iCiel Avenir LT Std 35 Light" w:hAnsi="iCiel Avenir LT Std 35 Light"/>
                <w:rPrChange w:id="507" w:author="An Tran, ACA (BUV)" w:date="2024-09-13T17:29:00Z" w16du:dateUtc="2024-09-13T10:29:00Z">
                  <w:rPr>
                    <w:rStyle w:val="Hyperlink"/>
                    <w:i/>
                    <w:iCs/>
                    <w:lang w:val="vi-VN"/>
                  </w:rPr>
                </w:rPrChange>
              </w:rPr>
              <w:delText>Sinh viên chưa tốt nghiệp có thể xin cấp bảng điểm chính thức không?</w:delText>
            </w:r>
            <w:r w:rsidRPr="00863667" w:rsidDel="00EB329A">
              <w:rPr>
                <w:rFonts w:ascii="iCiel Avenir LT Std 35 Light" w:hAnsi="iCiel Avenir LT Std 35 Light"/>
                <w:webHidden/>
                <w:rPrChange w:id="50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09" w:author="An Tran, ACA (BUV)" w:date="2024-09-13T17:29:00Z" w16du:dateUtc="2024-09-13T10:29:00Z">
                  <w:rPr>
                    <w:webHidden/>
                  </w:rPr>
                </w:rPrChange>
              </w:rPr>
              <w:delText>49</w:delText>
            </w:r>
          </w:del>
        </w:p>
        <w:p w14:paraId="13F2FEC8" w14:textId="05161D37" w:rsidR="00262D6E" w:rsidRPr="00863667" w:rsidDel="00EB329A" w:rsidRDefault="00262D6E">
          <w:pPr>
            <w:pStyle w:val="TOC2"/>
            <w:tabs>
              <w:tab w:val="left" w:pos="1540"/>
            </w:tabs>
            <w:rPr>
              <w:del w:id="51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11" w:author="An Tran, ACA (BUV)" w:date="2024-09-13T17:29:00Z" w16du:dateUtc="2024-09-13T10:29:00Z">
                <w:rPr>
                  <w:del w:id="512" w:author="An Tran, ACA (BUV)" w:date="2024-09-12T23:47:00Z" w16du:dateUtc="2024-09-12T16:47:00Z"/>
                  <w:rFonts w:asciiTheme="minorHAnsi" w:eastAsiaTheme="minorEastAsia" w:hAnsiTheme="minorHAnsi" w:cstheme="minorBidi"/>
                  <w:kern w:val="2"/>
                  <w:lang w:eastAsia="en-US"/>
                  <w14:ligatures w14:val="standardContextual"/>
                </w:rPr>
              </w:rPrChange>
            </w:rPr>
          </w:pPr>
          <w:del w:id="513" w:author="An Tran, ACA (BUV)" w:date="2024-09-12T23:47:00Z" w16du:dateUtc="2024-09-12T16:47:00Z">
            <w:r w:rsidRPr="00863667" w:rsidDel="00EB329A">
              <w:rPr>
                <w:rFonts w:ascii="iCiel Avenir LT Std 35 Light" w:hAnsi="iCiel Avenir LT Std 35 Light"/>
                <w:rPrChange w:id="514" w:author="An Tran, ACA (BUV)" w:date="2024-09-13T17:29:00Z" w16du:dateUtc="2024-09-13T10:29:00Z">
                  <w:rPr>
                    <w:rStyle w:val="Hyperlink"/>
                    <w:bCs/>
                    <w:lang w:val="vi-VN"/>
                  </w:rPr>
                </w:rPrChange>
              </w:rPr>
              <w:delText>3.</w:delText>
            </w:r>
            <w:r w:rsidRPr="00863667" w:rsidDel="00EB329A">
              <w:rPr>
                <w:rFonts w:ascii="iCiel Avenir LT Std 35 Light" w:eastAsiaTheme="minorEastAsia" w:hAnsi="iCiel Avenir LT Std 35 Light" w:cstheme="minorBidi"/>
                <w:kern w:val="2"/>
                <w:lang w:eastAsia="en-US"/>
                <w14:ligatures w14:val="standardContextual"/>
                <w:rPrChange w:id="51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16" w:author="An Tran, ACA (BUV)" w:date="2024-09-13T17:29:00Z" w16du:dateUtc="2024-09-13T10:29:00Z">
                  <w:rPr>
                    <w:rStyle w:val="Hyperlink"/>
                    <w:lang w:val="vi-VN"/>
                  </w:rPr>
                </w:rPrChange>
              </w:rPr>
              <w:delText xml:space="preserve">How can I read and understand students’ transcript? / </w:delText>
            </w:r>
            <w:r w:rsidRPr="00863667" w:rsidDel="00EB329A">
              <w:rPr>
                <w:rFonts w:ascii="iCiel Avenir LT Std 35 Light" w:hAnsi="iCiel Avenir LT Std 35 Light"/>
                <w:rPrChange w:id="517" w:author="An Tran, ACA (BUV)" w:date="2024-09-13T17:29:00Z" w16du:dateUtc="2024-09-13T10:29:00Z">
                  <w:rPr>
                    <w:rStyle w:val="Hyperlink"/>
                    <w:i/>
                    <w:iCs/>
                    <w:lang w:val="vi-VN"/>
                  </w:rPr>
                </w:rPrChange>
              </w:rPr>
              <w:delText>Làm thế nào để đọc và hiểu bảng điểm của sinh viên?</w:delText>
            </w:r>
            <w:r w:rsidRPr="00863667" w:rsidDel="00EB329A">
              <w:rPr>
                <w:rFonts w:ascii="iCiel Avenir LT Std 35 Light" w:hAnsi="iCiel Avenir LT Std 35 Light"/>
                <w:webHidden/>
                <w:rPrChange w:id="51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19" w:author="An Tran, ACA (BUV)" w:date="2024-09-13T17:29:00Z" w16du:dateUtc="2024-09-13T10:29:00Z">
                  <w:rPr>
                    <w:webHidden/>
                  </w:rPr>
                </w:rPrChange>
              </w:rPr>
              <w:delText>49</w:delText>
            </w:r>
          </w:del>
        </w:p>
        <w:p w14:paraId="6C24FF8B" w14:textId="7B855E39" w:rsidR="00262D6E" w:rsidRPr="00863667" w:rsidDel="00EB329A" w:rsidRDefault="00262D6E">
          <w:pPr>
            <w:pStyle w:val="TOC2"/>
            <w:tabs>
              <w:tab w:val="left" w:pos="1540"/>
            </w:tabs>
            <w:rPr>
              <w:del w:id="52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21" w:author="An Tran, ACA (BUV)" w:date="2024-09-13T17:29:00Z" w16du:dateUtc="2024-09-13T10:29:00Z">
                <w:rPr>
                  <w:del w:id="522" w:author="An Tran, ACA (BUV)" w:date="2024-09-12T23:47:00Z" w16du:dateUtc="2024-09-12T16:47:00Z"/>
                  <w:rFonts w:asciiTheme="minorHAnsi" w:eastAsiaTheme="minorEastAsia" w:hAnsiTheme="minorHAnsi" w:cstheme="minorBidi"/>
                  <w:kern w:val="2"/>
                  <w:lang w:eastAsia="en-US"/>
                  <w14:ligatures w14:val="standardContextual"/>
                </w:rPr>
              </w:rPrChange>
            </w:rPr>
          </w:pPr>
          <w:del w:id="523" w:author="An Tran, ACA (BUV)" w:date="2024-09-12T23:47:00Z" w16du:dateUtc="2024-09-12T16:47:00Z">
            <w:r w:rsidRPr="00863667" w:rsidDel="00EB329A">
              <w:rPr>
                <w:rFonts w:ascii="iCiel Avenir LT Std 35 Light" w:hAnsi="iCiel Avenir LT Std 35 Light"/>
                <w:rPrChange w:id="524" w:author="An Tran, ACA (BUV)" w:date="2024-09-13T17:29:00Z" w16du:dateUtc="2024-09-13T10:29:00Z">
                  <w:rPr>
                    <w:rStyle w:val="Hyperlink"/>
                    <w:bCs/>
                    <w:lang w:val="vi-VN"/>
                  </w:rPr>
                </w:rPrChange>
              </w:rPr>
              <w:delText>4.</w:delText>
            </w:r>
            <w:r w:rsidRPr="00863667" w:rsidDel="00EB329A">
              <w:rPr>
                <w:rFonts w:ascii="iCiel Avenir LT Std 35 Light" w:eastAsiaTheme="minorEastAsia" w:hAnsi="iCiel Avenir LT Std 35 Light" w:cstheme="minorBidi"/>
                <w:kern w:val="2"/>
                <w:lang w:eastAsia="en-US"/>
                <w14:ligatures w14:val="standardContextual"/>
                <w:rPrChange w:id="52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26" w:author="An Tran, ACA (BUV)" w:date="2024-09-13T17:29:00Z" w16du:dateUtc="2024-09-13T10:29:00Z">
                  <w:rPr>
                    <w:rStyle w:val="Hyperlink"/>
                    <w:lang w:val="vi-VN"/>
                  </w:rPr>
                </w:rPrChange>
              </w:rPr>
              <w:delText xml:space="preserve">What is the progression condition at BUV? / </w:delText>
            </w:r>
            <w:r w:rsidRPr="00863667" w:rsidDel="00EB329A">
              <w:rPr>
                <w:rFonts w:ascii="iCiel Avenir LT Std 35 Light" w:hAnsi="iCiel Avenir LT Std 35 Light"/>
                <w:rPrChange w:id="527" w:author="An Tran, ACA (BUV)" w:date="2024-09-13T17:29:00Z" w16du:dateUtc="2024-09-13T10:29:00Z">
                  <w:rPr>
                    <w:rStyle w:val="Hyperlink"/>
                    <w:i/>
                    <w:iCs/>
                    <w:lang w:val="vi-VN"/>
                  </w:rPr>
                </w:rPrChange>
              </w:rPr>
              <w:delText>Điều kiện được lên lớp ở BUV là gì?</w:delText>
            </w:r>
            <w:r w:rsidRPr="00863667" w:rsidDel="00EB329A">
              <w:rPr>
                <w:rFonts w:ascii="iCiel Avenir LT Std 35 Light" w:hAnsi="iCiel Avenir LT Std 35 Light"/>
                <w:webHidden/>
                <w:rPrChange w:id="52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29" w:author="An Tran, ACA (BUV)" w:date="2024-09-13T17:29:00Z" w16du:dateUtc="2024-09-13T10:29:00Z">
                  <w:rPr>
                    <w:webHidden/>
                  </w:rPr>
                </w:rPrChange>
              </w:rPr>
              <w:delText>50</w:delText>
            </w:r>
          </w:del>
        </w:p>
        <w:p w14:paraId="626C5CDF" w14:textId="640440EC" w:rsidR="00262D6E" w:rsidRPr="00863667" w:rsidDel="00EB329A" w:rsidRDefault="00262D6E">
          <w:pPr>
            <w:pStyle w:val="TOC2"/>
            <w:tabs>
              <w:tab w:val="left" w:pos="1540"/>
            </w:tabs>
            <w:rPr>
              <w:del w:id="53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31" w:author="An Tran, ACA (BUV)" w:date="2024-09-13T17:29:00Z" w16du:dateUtc="2024-09-13T10:29:00Z">
                <w:rPr>
                  <w:del w:id="532" w:author="An Tran, ACA (BUV)" w:date="2024-09-12T23:47:00Z" w16du:dateUtc="2024-09-12T16:47:00Z"/>
                  <w:rFonts w:asciiTheme="minorHAnsi" w:eastAsiaTheme="minorEastAsia" w:hAnsiTheme="minorHAnsi" w:cstheme="minorBidi"/>
                  <w:kern w:val="2"/>
                  <w:lang w:eastAsia="en-US"/>
                  <w14:ligatures w14:val="standardContextual"/>
                </w:rPr>
              </w:rPrChange>
            </w:rPr>
          </w:pPr>
          <w:del w:id="533" w:author="An Tran, ACA (BUV)" w:date="2024-09-12T23:47:00Z" w16du:dateUtc="2024-09-12T16:47:00Z">
            <w:r w:rsidRPr="00863667" w:rsidDel="00EB329A">
              <w:rPr>
                <w:rFonts w:ascii="iCiel Avenir LT Std 35 Light" w:hAnsi="iCiel Avenir LT Std 35 Light"/>
                <w:rPrChange w:id="534" w:author="An Tran, ACA (BUV)" w:date="2024-09-13T17:29:00Z" w16du:dateUtc="2024-09-13T10:29:00Z">
                  <w:rPr>
                    <w:rStyle w:val="Hyperlink"/>
                    <w:bCs/>
                    <w:lang w:val="vi-VN"/>
                  </w:rPr>
                </w:rPrChange>
              </w:rPr>
              <w:delText>5.</w:delText>
            </w:r>
            <w:r w:rsidRPr="00863667" w:rsidDel="00EB329A">
              <w:rPr>
                <w:rFonts w:ascii="iCiel Avenir LT Std 35 Light" w:eastAsiaTheme="minorEastAsia" w:hAnsi="iCiel Avenir LT Std 35 Light" w:cstheme="minorBidi"/>
                <w:kern w:val="2"/>
                <w:lang w:eastAsia="en-US"/>
                <w14:ligatures w14:val="standardContextual"/>
                <w:rPrChange w:id="53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36" w:author="An Tran, ACA (BUV)" w:date="2024-09-13T17:29:00Z" w16du:dateUtc="2024-09-13T10:29:00Z">
                  <w:rPr>
                    <w:rStyle w:val="Hyperlink"/>
                    <w:lang w:val="vi-VN"/>
                  </w:rPr>
                </w:rPrChange>
              </w:rPr>
              <w:delText xml:space="preserve">How are resits at BUV regulated and what would happen if student failed the resit(s)? How many resits can student attempt? / </w:delText>
            </w:r>
            <w:r w:rsidRPr="00863667" w:rsidDel="00EB329A">
              <w:rPr>
                <w:rFonts w:ascii="iCiel Avenir LT Std 35 Light" w:hAnsi="iCiel Avenir LT Std 35 Light"/>
                <w:rPrChange w:id="537" w:author="An Tran, ACA (BUV)" w:date="2024-09-13T17:29:00Z" w16du:dateUtc="2024-09-13T10:29:00Z">
                  <w:rPr>
                    <w:rStyle w:val="Hyperlink"/>
                    <w:i/>
                    <w:iCs/>
                    <w:lang w:val="vi-VN"/>
                  </w:rPr>
                </w:rPrChange>
              </w:rPr>
              <w:delText>Quy định cho việc thi lại ở BUV như thế nào và nếu con tôi trượt bài thi lại thì chuyện gì sẽ xảy ra? Sinh viên có thể thi lại bao nhiêu lần?</w:delText>
            </w:r>
            <w:r w:rsidRPr="00863667" w:rsidDel="00EB329A">
              <w:rPr>
                <w:rFonts w:ascii="iCiel Avenir LT Std 35 Light" w:hAnsi="iCiel Avenir LT Std 35 Light"/>
                <w:webHidden/>
                <w:rPrChange w:id="53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39" w:author="An Tran, ACA (BUV)" w:date="2024-09-13T17:29:00Z" w16du:dateUtc="2024-09-13T10:29:00Z">
                  <w:rPr>
                    <w:webHidden/>
                  </w:rPr>
                </w:rPrChange>
              </w:rPr>
              <w:delText>50</w:delText>
            </w:r>
          </w:del>
        </w:p>
        <w:p w14:paraId="7233CE12" w14:textId="3E9CCF34" w:rsidR="00262D6E" w:rsidRPr="00863667" w:rsidDel="00EB329A" w:rsidRDefault="00262D6E">
          <w:pPr>
            <w:pStyle w:val="TOC2"/>
            <w:tabs>
              <w:tab w:val="left" w:pos="1540"/>
            </w:tabs>
            <w:rPr>
              <w:del w:id="54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41" w:author="An Tran, ACA (BUV)" w:date="2024-09-13T17:29:00Z" w16du:dateUtc="2024-09-13T10:29:00Z">
                <w:rPr>
                  <w:del w:id="542" w:author="An Tran, ACA (BUV)" w:date="2024-09-12T23:47:00Z" w16du:dateUtc="2024-09-12T16:47:00Z"/>
                  <w:rFonts w:asciiTheme="minorHAnsi" w:eastAsiaTheme="minorEastAsia" w:hAnsiTheme="minorHAnsi" w:cstheme="minorBidi"/>
                  <w:kern w:val="2"/>
                  <w:lang w:eastAsia="en-US"/>
                  <w14:ligatures w14:val="standardContextual"/>
                </w:rPr>
              </w:rPrChange>
            </w:rPr>
          </w:pPr>
          <w:del w:id="543" w:author="An Tran, ACA (BUV)" w:date="2024-09-12T23:47:00Z" w16du:dateUtc="2024-09-12T16:47:00Z">
            <w:r w:rsidRPr="00863667" w:rsidDel="00EB329A">
              <w:rPr>
                <w:rFonts w:ascii="iCiel Avenir LT Std 35 Light" w:hAnsi="iCiel Avenir LT Std 35 Light"/>
                <w:rPrChange w:id="544" w:author="An Tran, ACA (BUV)" w:date="2024-09-13T17:29:00Z" w16du:dateUtc="2024-09-13T10:29:00Z">
                  <w:rPr>
                    <w:rStyle w:val="Hyperlink"/>
                    <w:bCs/>
                    <w:lang w:val="vi-VN"/>
                  </w:rPr>
                </w:rPrChange>
              </w:rPr>
              <w:delText>6.</w:delText>
            </w:r>
            <w:r w:rsidRPr="00863667" w:rsidDel="00EB329A">
              <w:rPr>
                <w:rFonts w:ascii="iCiel Avenir LT Std 35 Light" w:eastAsiaTheme="minorEastAsia" w:hAnsi="iCiel Avenir LT Std 35 Light" w:cstheme="minorBidi"/>
                <w:kern w:val="2"/>
                <w:lang w:eastAsia="en-US"/>
                <w14:ligatures w14:val="standardContextual"/>
                <w:rPrChange w:id="54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46" w:author="An Tran, ACA (BUV)" w:date="2024-09-13T17:29:00Z" w16du:dateUtc="2024-09-13T10:29:00Z">
                  <w:rPr>
                    <w:rStyle w:val="Hyperlink"/>
                    <w:lang w:val="vi-VN"/>
                  </w:rPr>
                </w:rPrChange>
              </w:rPr>
              <w:delText xml:space="preserve">What if student fails a component in a 2-teaching-block module (eg. The Professional Toolkit)? Do they have to retake/resit the whole module? / </w:delText>
            </w:r>
            <w:r w:rsidRPr="00863667" w:rsidDel="00EB329A">
              <w:rPr>
                <w:rFonts w:ascii="iCiel Avenir LT Std 35 Light" w:hAnsi="iCiel Avenir LT Std 35 Light"/>
                <w:rPrChange w:id="547" w:author="An Tran, ACA (BUV)" w:date="2024-09-13T17:29:00Z" w16du:dateUtc="2024-09-13T10:29:00Z">
                  <w:rPr>
                    <w:rStyle w:val="Hyperlink"/>
                    <w:i/>
                    <w:iCs/>
                    <w:lang w:val="vi-VN"/>
                  </w:rPr>
                </w:rPrChange>
              </w:rPr>
              <w:delText>Nếu sinh viên không đạt điểm đỗ cho một bài thành phần của một môn học trong 2 học kỳ (ví dụ: môn The Professional Toolkit) thì có phải học/thi lại cả môn không?</w:delText>
            </w:r>
            <w:r w:rsidRPr="00863667" w:rsidDel="00EB329A">
              <w:rPr>
                <w:rFonts w:ascii="iCiel Avenir LT Std 35 Light" w:hAnsi="iCiel Avenir LT Std 35 Light"/>
                <w:webHidden/>
                <w:rPrChange w:id="54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49" w:author="An Tran, ACA (BUV)" w:date="2024-09-13T17:29:00Z" w16du:dateUtc="2024-09-13T10:29:00Z">
                  <w:rPr>
                    <w:webHidden/>
                  </w:rPr>
                </w:rPrChange>
              </w:rPr>
              <w:delText>52</w:delText>
            </w:r>
          </w:del>
        </w:p>
        <w:p w14:paraId="48757A6E" w14:textId="1CB38D06" w:rsidR="00262D6E" w:rsidRPr="00863667" w:rsidDel="00EB329A" w:rsidRDefault="00262D6E">
          <w:pPr>
            <w:pStyle w:val="TOC2"/>
            <w:tabs>
              <w:tab w:val="left" w:pos="1540"/>
            </w:tabs>
            <w:rPr>
              <w:del w:id="55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51" w:author="An Tran, ACA (BUV)" w:date="2024-09-13T17:29:00Z" w16du:dateUtc="2024-09-13T10:29:00Z">
                <w:rPr>
                  <w:del w:id="552" w:author="An Tran, ACA (BUV)" w:date="2024-09-12T23:47:00Z" w16du:dateUtc="2024-09-12T16:47:00Z"/>
                  <w:rFonts w:asciiTheme="minorHAnsi" w:eastAsiaTheme="minorEastAsia" w:hAnsiTheme="minorHAnsi" w:cstheme="minorBidi"/>
                  <w:kern w:val="2"/>
                  <w:lang w:eastAsia="en-US"/>
                  <w14:ligatures w14:val="standardContextual"/>
                </w:rPr>
              </w:rPrChange>
            </w:rPr>
          </w:pPr>
          <w:del w:id="553" w:author="An Tran, ACA (BUV)" w:date="2024-09-12T23:47:00Z" w16du:dateUtc="2024-09-12T16:47:00Z">
            <w:r w:rsidRPr="00863667" w:rsidDel="00EB329A">
              <w:rPr>
                <w:rFonts w:ascii="iCiel Avenir LT Std 35 Light" w:hAnsi="iCiel Avenir LT Std 35 Light"/>
                <w:rPrChange w:id="554" w:author="An Tran, ACA (BUV)" w:date="2024-09-13T17:29:00Z" w16du:dateUtc="2024-09-13T10:29:00Z">
                  <w:rPr>
                    <w:rStyle w:val="Hyperlink"/>
                    <w:bCs/>
                    <w:lang w:val="vi-VN"/>
                  </w:rPr>
                </w:rPrChange>
              </w:rPr>
              <w:delText>7.</w:delText>
            </w:r>
            <w:r w:rsidRPr="00863667" w:rsidDel="00EB329A">
              <w:rPr>
                <w:rFonts w:ascii="iCiel Avenir LT Std 35 Light" w:eastAsiaTheme="minorEastAsia" w:hAnsi="iCiel Avenir LT Std 35 Light" w:cstheme="minorBidi"/>
                <w:kern w:val="2"/>
                <w:lang w:eastAsia="en-US"/>
                <w14:ligatures w14:val="standardContextual"/>
                <w:rPrChange w:id="55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56" w:author="An Tran, ACA (BUV)" w:date="2024-09-13T17:29:00Z" w16du:dateUtc="2024-09-13T10:29:00Z">
                  <w:rPr>
                    <w:rStyle w:val="Hyperlink"/>
                    <w:lang w:val="vi-VN"/>
                  </w:rPr>
                </w:rPrChange>
              </w:rPr>
              <w:delText xml:space="preserve">How are retakes at BUV regulated? / </w:delText>
            </w:r>
            <w:r w:rsidRPr="00863667" w:rsidDel="00EB329A">
              <w:rPr>
                <w:rFonts w:ascii="iCiel Avenir LT Std 35 Light" w:hAnsi="iCiel Avenir LT Std 35 Light"/>
                <w:rPrChange w:id="557" w:author="An Tran, ACA (BUV)" w:date="2024-09-13T17:29:00Z" w16du:dateUtc="2024-09-13T10:29:00Z">
                  <w:rPr>
                    <w:rStyle w:val="Hyperlink"/>
                    <w:i/>
                    <w:iCs/>
                    <w:lang w:val="vi-VN"/>
                  </w:rPr>
                </w:rPrChange>
              </w:rPr>
              <w:delText>Quy định học lại ở BUV như thế nào?</w:delText>
            </w:r>
            <w:r w:rsidRPr="00863667" w:rsidDel="00EB329A">
              <w:rPr>
                <w:rFonts w:ascii="iCiel Avenir LT Std 35 Light" w:hAnsi="iCiel Avenir LT Std 35 Light"/>
                <w:webHidden/>
                <w:rPrChange w:id="55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59" w:author="An Tran, ACA (BUV)" w:date="2024-09-13T17:29:00Z" w16du:dateUtc="2024-09-13T10:29:00Z">
                  <w:rPr>
                    <w:webHidden/>
                  </w:rPr>
                </w:rPrChange>
              </w:rPr>
              <w:delText>53</w:delText>
            </w:r>
          </w:del>
        </w:p>
        <w:p w14:paraId="5DE6AB65" w14:textId="03B82B1F" w:rsidR="00262D6E" w:rsidRPr="00863667" w:rsidDel="00EB329A" w:rsidRDefault="00262D6E">
          <w:pPr>
            <w:pStyle w:val="TOC2"/>
            <w:tabs>
              <w:tab w:val="left" w:pos="1540"/>
            </w:tabs>
            <w:rPr>
              <w:del w:id="56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61" w:author="An Tran, ACA (BUV)" w:date="2024-09-13T17:29:00Z" w16du:dateUtc="2024-09-13T10:29:00Z">
                <w:rPr>
                  <w:del w:id="562" w:author="An Tran, ACA (BUV)" w:date="2024-09-12T23:47:00Z" w16du:dateUtc="2024-09-12T16:47:00Z"/>
                  <w:rFonts w:asciiTheme="minorHAnsi" w:eastAsiaTheme="minorEastAsia" w:hAnsiTheme="minorHAnsi" w:cstheme="minorBidi"/>
                  <w:kern w:val="2"/>
                  <w:lang w:eastAsia="en-US"/>
                  <w14:ligatures w14:val="standardContextual"/>
                </w:rPr>
              </w:rPrChange>
            </w:rPr>
          </w:pPr>
          <w:del w:id="563" w:author="An Tran, ACA (BUV)" w:date="2024-09-12T23:47:00Z" w16du:dateUtc="2024-09-12T16:47:00Z">
            <w:r w:rsidRPr="00863667" w:rsidDel="00EB329A">
              <w:rPr>
                <w:rFonts w:ascii="iCiel Avenir LT Std 35 Light" w:hAnsi="iCiel Avenir LT Std 35 Light"/>
                <w:rPrChange w:id="564" w:author="An Tran, ACA (BUV)" w:date="2024-09-13T17:29:00Z" w16du:dateUtc="2024-09-13T10:29:00Z">
                  <w:rPr>
                    <w:rStyle w:val="Hyperlink"/>
                    <w:bCs/>
                    <w:lang w:val="vi-VN"/>
                  </w:rPr>
                </w:rPrChange>
              </w:rPr>
              <w:delText>8.</w:delText>
            </w:r>
            <w:r w:rsidRPr="00863667" w:rsidDel="00EB329A">
              <w:rPr>
                <w:rFonts w:ascii="iCiel Avenir LT Std 35 Light" w:eastAsiaTheme="minorEastAsia" w:hAnsi="iCiel Avenir LT Std 35 Light" w:cstheme="minorBidi"/>
                <w:kern w:val="2"/>
                <w:lang w:eastAsia="en-US"/>
                <w14:ligatures w14:val="standardContextual"/>
                <w:rPrChange w:id="56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66" w:author="An Tran, ACA (BUV)" w:date="2024-09-13T17:29:00Z" w16du:dateUtc="2024-09-13T10:29:00Z">
                  <w:rPr>
                    <w:rStyle w:val="Hyperlink"/>
                    <w:lang w:val="vi-VN"/>
                  </w:rPr>
                </w:rPrChange>
              </w:rPr>
              <w:delText xml:space="preserve">What does it mean when student is in “can’t proceed” &amp; how will the tuition fee be settled during this period? / </w:delText>
            </w:r>
            <w:r w:rsidRPr="00863667" w:rsidDel="00EB329A">
              <w:rPr>
                <w:rFonts w:ascii="iCiel Avenir LT Std 35 Light" w:hAnsi="iCiel Avenir LT Std 35 Light"/>
                <w:rPrChange w:id="567" w:author="An Tran, ACA (BUV)" w:date="2024-09-13T17:29:00Z" w16du:dateUtc="2024-09-13T10:29:00Z">
                  <w:rPr>
                    <w:rStyle w:val="Hyperlink"/>
                    <w:i/>
                    <w:iCs/>
                    <w:lang w:val="vi-VN"/>
                  </w:rPr>
                </w:rPrChange>
              </w:rPr>
              <w:delText>Sinh viên trong tình trạng “Không được lên lớp” nghĩa là sao và học phí của sinh viên trong tình trạng này sẽ thế nào?</w:delText>
            </w:r>
            <w:r w:rsidRPr="00863667" w:rsidDel="00EB329A">
              <w:rPr>
                <w:rFonts w:ascii="iCiel Avenir LT Std 35 Light" w:hAnsi="iCiel Avenir LT Std 35 Light"/>
                <w:webHidden/>
                <w:rPrChange w:id="56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69" w:author="An Tran, ACA (BUV)" w:date="2024-09-13T17:29:00Z" w16du:dateUtc="2024-09-13T10:29:00Z">
                  <w:rPr>
                    <w:webHidden/>
                  </w:rPr>
                </w:rPrChange>
              </w:rPr>
              <w:delText>54</w:delText>
            </w:r>
          </w:del>
        </w:p>
        <w:p w14:paraId="754A2EEF" w14:textId="6E5BE6A8" w:rsidR="00262D6E" w:rsidRPr="00863667" w:rsidDel="00EB329A" w:rsidRDefault="00262D6E">
          <w:pPr>
            <w:pStyle w:val="TOC2"/>
            <w:tabs>
              <w:tab w:val="left" w:pos="1540"/>
            </w:tabs>
            <w:rPr>
              <w:del w:id="57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71" w:author="An Tran, ACA (BUV)" w:date="2024-09-13T17:29:00Z" w16du:dateUtc="2024-09-13T10:29:00Z">
                <w:rPr>
                  <w:del w:id="572" w:author="An Tran, ACA (BUV)" w:date="2024-09-12T23:47:00Z" w16du:dateUtc="2024-09-12T16:47:00Z"/>
                  <w:rFonts w:asciiTheme="minorHAnsi" w:eastAsiaTheme="minorEastAsia" w:hAnsiTheme="minorHAnsi" w:cstheme="minorBidi"/>
                  <w:kern w:val="2"/>
                  <w:lang w:eastAsia="en-US"/>
                  <w14:ligatures w14:val="standardContextual"/>
                </w:rPr>
              </w:rPrChange>
            </w:rPr>
          </w:pPr>
          <w:del w:id="573" w:author="An Tran, ACA (BUV)" w:date="2024-09-12T23:47:00Z" w16du:dateUtc="2024-09-12T16:47:00Z">
            <w:r w:rsidRPr="00863667" w:rsidDel="00EB329A">
              <w:rPr>
                <w:rFonts w:ascii="iCiel Avenir LT Std 35 Light" w:hAnsi="iCiel Avenir LT Std 35 Light"/>
                <w:rPrChange w:id="574" w:author="An Tran, ACA (BUV)" w:date="2024-09-13T17:29:00Z" w16du:dateUtc="2024-09-13T10:29:00Z">
                  <w:rPr>
                    <w:rStyle w:val="Hyperlink"/>
                    <w:bCs/>
                    <w:lang w:val="vi-VN"/>
                  </w:rPr>
                </w:rPrChange>
              </w:rPr>
              <w:delText>9.</w:delText>
            </w:r>
            <w:r w:rsidRPr="00863667" w:rsidDel="00EB329A">
              <w:rPr>
                <w:rFonts w:ascii="iCiel Avenir LT Std 35 Light" w:eastAsiaTheme="minorEastAsia" w:hAnsi="iCiel Avenir LT Std 35 Light" w:cstheme="minorBidi"/>
                <w:kern w:val="2"/>
                <w:lang w:eastAsia="en-US"/>
                <w14:ligatures w14:val="standardContextual"/>
                <w:rPrChange w:id="57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76" w:author="An Tran, ACA (BUV)" w:date="2024-09-13T17:29:00Z" w16du:dateUtc="2024-09-13T10:29:00Z">
                  <w:rPr>
                    <w:rStyle w:val="Hyperlink"/>
                    <w:lang w:val="vi-VN"/>
                  </w:rPr>
                </w:rPrChange>
              </w:rPr>
              <w:delText>How can students maintain their scholarship/bursary? If students fail any modules, how’s that going to affect their scholarship? /</w:delText>
            </w:r>
            <w:r w:rsidRPr="00863667" w:rsidDel="00EB329A">
              <w:rPr>
                <w:rFonts w:ascii="iCiel Avenir LT Std 35 Light" w:hAnsi="iCiel Avenir LT Std 35 Light"/>
                <w:rPrChange w:id="577" w:author="An Tran, ACA (BUV)" w:date="2024-09-13T17:29:00Z" w16du:dateUtc="2024-09-13T10:29:00Z">
                  <w:rPr>
                    <w:rStyle w:val="Hyperlink"/>
                    <w:i/>
                    <w:iCs/>
                    <w:lang w:val="vi-VN"/>
                  </w:rPr>
                </w:rPrChange>
              </w:rPr>
              <w:delText xml:space="preserve"> Làm thế nào để sinh viên duy trì học bổng? Nếu sinh viên trượt môn thì có ảnh hưởng đến học bổng của con hay không?</w:delText>
            </w:r>
            <w:r w:rsidRPr="00863667" w:rsidDel="00EB329A">
              <w:rPr>
                <w:rFonts w:ascii="iCiel Avenir LT Std 35 Light" w:hAnsi="iCiel Avenir LT Std 35 Light"/>
                <w:webHidden/>
                <w:rPrChange w:id="57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79" w:author="An Tran, ACA (BUV)" w:date="2024-09-13T17:29:00Z" w16du:dateUtc="2024-09-13T10:29:00Z">
                  <w:rPr>
                    <w:webHidden/>
                  </w:rPr>
                </w:rPrChange>
              </w:rPr>
              <w:delText>56</w:delText>
            </w:r>
          </w:del>
        </w:p>
        <w:p w14:paraId="39F78095" w14:textId="6913F26D" w:rsidR="00262D6E" w:rsidRPr="00863667" w:rsidDel="00EB329A" w:rsidRDefault="00262D6E">
          <w:pPr>
            <w:pStyle w:val="TOC2"/>
            <w:tabs>
              <w:tab w:val="left" w:pos="1540"/>
            </w:tabs>
            <w:rPr>
              <w:del w:id="58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81" w:author="An Tran, ACA (BUV)" w:date="2024-09-13T17:29:00Z" w16du:dateUtc="2024-09-13T10:29:00Z">
                <w:rPr>
                  <w:del w:id="582" w:author="An Tran, ACA (BUV)" w:date="2024-09-12T23:47:00Z" w16du:dateUtc="2024-09-12T16:47:00Z"/>
                  <w:rFonts w:asciiTheme="minorHAnsi" w:eastAsiaTheme="minorEastAsia" w:hAnsiTheme="minorHAnsi" w:cstheme="minorBidi"/>
                  <w:kern w:val="2"/>
                  <w:lang w:eastAsia="en-US"/>
                  <w14:ligatures w14:val="standardContextual"/>
                </w:rPr>
              </w:rPrChange>
            </w:rPr>
          </w:pPr>
          <w:del w:id="583" w:author="An Tran, ACA (BUV)" w:date="2024-09-12T23:47:00Z" w16du:dateUtc="2024-09-12T16:47:00Z">
            <w:r w:rsidRPr="00863667" w:rsidDel="00EB329A">
              <w:rPr>
                <w:rFonts w:ascii="iCiel Avenir LT Std 35 Light" w:hAnsi="iCiel Avenir LT Std 35 Light"/>
                <w:rPrChange w:id="584" w:author="An Tran, ACA (BUV)" w:date="2024-09-13T17:29:00Z" w16du:dateUtc="2024-09-13T10:29:00Z">
                  <w:rPr>
                    <w:rStyle w:val="Hyperlink"/>
                    <w:bCs/>
                    <w:lang w:val="vi-VN"/>
                  </w:rPr>
                </w:rPrChange>
              </w:rPr>
              <w:delText>10.</w:delText>
            </w:r>
            <w:r w:rsidRPr="00863667" w:rsidDel="00EB329A">
              <w:rPr>
                <w:rFonts w:ascii="iCiel Avenir LT Std 35 Light" w:eastAsiaTheme="minorEastAsia" w:hAnsi="iCiel Avenir LT Std 35 Light" w:cstheme="minorBidi"/>
                <w:kern w:val="2"/>
                <w:lang w:eastAsia="en-US"/>
                <w14:ligatures w14:val="standardContextual"/>
                <w:rPrChange w:id="58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86" w:author="An Tran, ACA (BUV)" w:date="2024-09-13T17:29:00Z" w16du:dateUtc="2024-09-13T10:29:00Z">
                  <w:rPr>
                    <w:rStyle w:val="Hyperlink"/>
                  </w:rPr>
                </w:rPrChange>
              </w:rPr>
              <w:delText>What are the criteria for</w:delText>
            </w:r>
            <w:r w:rsidRPr="00863667" w:rsidDel="00EB329A">
              <w:rPr>
                <w:rFonts w:ascii="iCiel Avenir LT Std 35 Light" w:hAnsi="iCiel Avenir LT Std 35 Light"/>
                <w:rPrChange w:id="587" w:author="An Tran, ACA (BUV)" w:date="2024-09-13T17:29:00Z" w16du:dateUtc="2024-09-13T10:29:00Z">
                  <w:rPr>
                    <w:rStyle w:val="Hyperlink"/>
                    <w:lang w:val="vi-VN"/>
                  </w:rPr>
                </w:rPrChange>
              </w:rPr>
              <w:delText xml:space="preserve"> Top student and</w:delText>
            </w:r>
            <w:r w:rsidRPr="00863667" w:rsidDel="00EB329A">
              <w:rPr>
                <w:rFonts w:ascii="iCiel Avenir LT Std 35 Light" w:hAnsi="iCiel Avenir LT Std 35 Light"/>
                <w:rPrChange w:id="588" w:author="An Tran, ACA (BUV)" w:date="2024-09-13T17:29:00Z" w16du:dateUtc="2024-09-13T10:29:00Z">
                  <w:rPr>
                    <w:rStyle w:val="Hyperlink"/>
                  </w:rPr>
                </w:rPrChange>
              </w:rPr>
              <w:delText xml:space="preserve"> Dean award at BUV? / </w:delText>
            </w:r>
            <w:r w:rsidRPr="00863667" w:rsidDel="00EB329A">
              <w:rPr>
                <w:rFonts w:ascii="iCiel Avenir LT Std 35 Light" w:hAnsi="iCiel Avenir LT Std 35 Light"/>
                <w:rPrChange w:id="589" w:author="An Tran, ACA (BUV)" w:date="2024-09-13T17:29:00Z" w16du:dateUtc="2024-09-13T10:29:00Z">
                  <w:rPr>
                    <w:rStyle w:val="Hyperlink"/>
                    <w:i/>
                    <w:iCs/>
                  </w:rPr>
                </w:rPrChange>
              </w:rPr>
              <w:delText>Tiêu chí trao thưởng về thành tích học tập xuất sắc ở BUV là gì</w:delText>
            </w:r>
            <w:r w:rsidRPr="00863667" w:rsidDel="00EB329A">
              <w:rPr>
                <w:rFonts w:ascii="iCiel Avenir LT Std 35 Light" w:hAnsi="iCiel Avenir LT Std 35 Light"/>
                <w:rPrChange w:id="590" w:author="An Tran, ACA (BUV)" w:date="2024-09-13T17:29:00Z" w16du:dateUtc="2024-09-13T10:29:00Z">
                  <w:rPr>
                    <w:rStyle w:val="Hyperlink"/>
                    <w:i/>
                    <w:iCs/>
                    <w:lang w:val="vi-VN"/>
                  </w:rPr>
                </w:rPrChange>
              </w:rPr>
              <w:delText>?</w:delText>
            </w:r>
            <w:r w:rsidRPr="00863667" w:rsidDel="00EB329A">
              <w:rPr>
                <w:rFonts w:ascii="iCiel Avenir LT Std 35 Light" w:hAnsi="iCiel Avenir LT Std 35 Light"/>
                <w:webHidden/>
                <w:rPrChange w:id="59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592" w:author="An Tran, ACA (BUV)" w:date="2024-09-13T17:29:00Z" w16du:dateUtc="2024-09-13T10:29:00Z">
                  <w:rPr>
                    <w:webHidden/>
                  </w:rPr>
                </w:rPrChange>
              </w:rPr>
              <w:delText>57</w:delText>
            </w:r>
          </w:del>
        </w:p>
        <w:p w14:paraId="670CB469" w14:textId="189555CE" w:rsidR="00262D6E" w:rsidRPr="00863667" w:rsidDel="00EB329A" w:rsidRDefault="00262D6E">
          <w:pPr>
            <w:pStyle w:val="TOC2"/>
            <w:tabs>
              <w:tab w:val="left" w:pos="1540"/>
            </w:tabs>
            <w:rPr>
              <w:del w:id="59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594" w:author="An Tran, ACA (BUV)" w:date="2024-09-13T17:29:00Z" w16du:dateUtc="2024-09-13T10:29:00Z">
                <w:rPr>
                  <w:del w:id="595" w:author="An Tran, ACA (BUV)" w:date="2024-09-12T23:47:00Z" w16du:dateUtc="2024-09-12T16:47:00Z"/>
                  <w:rFonts w:asciiTheme="minorHAnsi" w:eastAsiaTheme="minorEastAsia" w:hAnsiTheme="minorHAnsi" w:cstheme="minorBidi"/>
                  <w:kern w:val="2"/>
                  <w:lang w:eastAsia="en-US"/>
                  <w14:ligatures w14:val="standardContextual"/>
                </w:rPr>
              </w:rPrChange>
            </w:rPr>
          </w:pPr>
          <w:del w:id="596" w:author="An Tran, ACA (BUV)" w:date="2024-09-12T23:47:00Z" w16du:dateUtc="2024-09-12T16:47:00Z">
            <w:r w:rsidRPr="00863667" w:rsidDel="00EB329A">
              <w:rPr>
                <w:rFonts w:ascii="iCiel Avenir LT Std 35 Light" w:hAnsi="iCiel Avenir LT Std 35 Light"/>
                <w:rPrChange w:id="597" w:author="An Tran, ACA (BUV)" w:date="2024-09-13T17:29:00Z" w16du:dateUtc="2024-09-13T10:29:00Z">
                  <w:rPr>
                    <w:rStyle w:val="Hyperlink"/>
                    <w:bCs/>
                    <w:lang w:val="vi-VN"/>
                  </w:rPr>
                </w:rPrChange>
              </w:rPr>
              <w:delText>11.</w:delText>
            </w:r>
            <w:r w:rsidRPr="00863667" w:rsidDel="00EB329A">
              <w:rPr>
                <w:rFonts w:ascii="iCiel Avenir LT Std 35 Light" w:eastAsiaTheme="minorEastAsia" w:hAnsi="iCiel Avenir LT Std 35 Light" w:cstheme="minorBidi"/>
                <w:kern w:val="2"/>
                <w:lang w:eastAsia="en-US"/>
                <w14:ligatures w14:val="standardContextual"/>
                <w:rPrChange w:id="59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599" w:author="An Tran, ACA (BUV)" w:date="2024-09-13T17:29:00Z" w16du:dateUtc="2024-09-13T10:29:00Z">
                  <w:rPr>
                    <w:rStyle w:val="Hyperlink"/>
                    <w:lang w:val="vi-VN"/>
                  </w:rPr>
                </w:rPrChange>
              </w:rPr>
              <w:delText xml:space="preserve">Does Staffordshire University provide Overall Average Percentage Mark (GPA) and classification for Year 1 and Year 2? / </w:delText>
            </w:r>
            <w:r w:rsidRPr="00863667" w:rsidDel="00EB329A">
              <w:rPr>
                <w:rFonts w:ascii="iCiel Avenir LT Std 35 Light" w:hAnsi="iCiel Avenir LT Std 35 Light"/>
                <w:rPrChange w:id="600" w:author="An Tran, ACA (BUV)" w:date="2024-09-13T17:29:00Z" w16du:dateUtc="2024-09-13T10:29:00Z">
                  <w:rPr>
                    <w:rStyle w:val="Hyperlink"/>
                    <w:i/>
                    <w:iCs/>
                    <w:lang w:val="vi-VN"/>
                  </w:rPr>
                </w:rPrChange>
              </w:rPr>
              <w:delText>Đại học Staffordshire có cung cấp điểm trung bình (GPA) riêng cho năm nhất và năm hai không?</w:delText>
            </w:r>
            <w:r w:rsidRPr="00863667" w:rsidDel="00EB329A">
              <w:rPr>
                <w:rFonts w:ascii="iCiel Avenir LT Std 35 Light" w:hAnsi="iCiel Avenir LT Std 35 Light"/>
                <w:webHidden/>
                <w:rPrChange w:id="60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02" w:author="An Tran, ACA (BUV)" w:date="2024-09-13T17:29:00Z" w16du:dateUtc="2024-09-13T10:29:00Z">
                  <w:rPr>
                    <w:webHidden/>
                  </w:rPr>
                </w:rPrChange>
              </w:rPr>
              <w:delText>58</w:delText>
            </w:r>
          </w:del>
        </w:p>
        <w:p w14:paraId="6D7209A4" w14:textId="57C4F933" w:rsidR="00262D6E" w:rsidRPr="00863667" w:rsidDel="00EB329A" w:rsidRDefault="00262D6E">
          <w:pPr>
            <w:pStyle w:val="TOC2"/>
            <w:tabs>
              <w:tab w:val="left" w:pos="1540"/>
            </w:tabs>
            <w:rPr>
              <w:del w:id="60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04" w:author="An Tran, ACA (BUV)" w:date="2024-09-13T17:29:00Z" w16du:dateUtc="2024-09-13T10:29:00Z">
                <w:rPr>
                  <w:del w:id="605" w:author="An Tran, ACA (BUV)" w:date="2024-09-12T23:47:00Z" w16du:dateUtc="2024-09-12T16:47:00Z"/>
                  <w:rFonts w:asciiTheme="minorHAnsi" w:eastAsiaTheme="minorEastAsia" w:hAnsiTheme="minorHAnsi" w:cstheme="minorBidi"/>
                  <w:kern w:val="2"/>
                  <w:lang w:eastAsia="en-US"/>
                  <w14:ligatures w14:val="standardContextual"/>
                </w:rPr>
              </w:rPrChange>
            </w:rPr>
          </w:pPr>
          <w:del w:id="606" w:author="An Tran, ACA (BUV)" w:date="2024-09-12T23:47:00Z" w16du:dateUtc="2024-09-12T16:47:00Z">
            <w:r w:rsidRPr="00863667" w:rsidDel="00EB329A">
              <w:rPr>
                <w:rFonts w:ascii="iCiel Avenir LT Std 35 Light" w:hAnsi="iCiel Avenir LT Std 35 Light"/>
                <w:rPrChange w:id="607" w:author="An Tran, ACA (BUV)" w:date="2024-09-13T17:29:00Z" w16du:dateUtc="2024-09-13T10:29:00Z">
                  <w:rPr>
                    <w:rStyle w:val="Hyperlink"/>
                    <w:bCs/>
                    <w:lang w:val="vi-VN"/>
                  </w:rPr>
                </w:rPrChange>
              </w:rPr>
              <w:delText>12.</w:delText>
            </w:r>
            <w:r w:rsidRPr="00863667" w:rsidDel="00EB329A">
              <w:rPr>
                <w:rFonts w:ascii="iCiel Avenir LT Std 35 Light" w:eastAsiaTheme="minorEastAsia" w:hAnsi="iCiel Avenir LT Std 35 Light" w:cstheme="minorBidi"/>
                <w:kern w:val="2"/>
                <w:lang w:eastAsia="en-US"/>
                <w14:ligatures w14:val="standardContextual"/>
                <w:rPrChange w:id="60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09" w:author="An Tran, ACA (BUV)" w:date="2024-09-13T17:29:00Z" w16du:dateUtc="2024-09-13T10:29:00Z">
                  <w:rPr>
                    <w:rStyle w:val="Hyperlink"/>
                    <w:lang w:val="vi-VN"/>
                  </w:rPr>
                </w:rPrChange>
              </w:rPr>
              <w:delText xml:space="preserve">When will a student’s final GPA &amp; classification be available? How are student’s GPA &amp; classification calculated? What is the graduation condition? / </w:delText>
            </w:r>
            <w:r w:rsidRPr="00863667" w:rsidDel="00EB329A">
              <w:rPr>
                <w:rFonts w:ascii="iCiel Avenir LT Std 35 Light" w:hAnsi="iCiel Avenir LT Std 35 Light"/>
                <w:rPrChange w:id="610" w:author="An Tran, ACA (BUV)" w:date="2024-09-13T17:29:00Z" w16du:dateUtc="2024-09-13T10:29:00Z">
                  <w:rPr>
                    <w:rStyle w:val="Hyperlink"/>
                    <w:i/>
                    <w:iCs/>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r w:rsidRPr="00863667" w:rsidDel="00EB329A">
              <w:rPr>
                <w:rFonts w:ascii="iCiel Avenir LT Std 35 Light" w:hAnsi="iCiel Avenir LT Std 35 Light"/>
                <w:webHidden/>
                <w:rPrChange w:id="61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12" w:author="An Tran, ACA (BUV)" w:date="2024-09-13T17:29:00Z" w16du:dateUtc="2024-09-13T10:29:00Z">
                  <w:rPr>
                    <w:webHidden/>
                  </w:rPr>
                </w:rPrChange>
              </w:rPr>
              <w:delText>59</w:delText>
            </w:r>
          </w:del>
        </w:p>
        <w:p w14:paraId="4AE8CF30" w14:textId="214827B0" w:rsidR="00262D6E" w:rsidRPr="00863667" w:rsidDel="00EB329A" w:rsidRDefault="00262D6E">
          <w:pPr>
            <w:pStyle w:val="TOC2"/>
            <w:tabs>
              <w:tab w:val="left" w:pos="1540"/>
            </w:tabs>
            <w:rPr>
              <w:del w:id="61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14" w:author="An Tran, ACA (BUV)" w:date="2024-09-13T17:29:00Z" w16du:dateUtc="2024-09-13T10:29:00Z">
                <w:rPr>
                  <w:del w:id="615" w:author="An Tran, ACA (BUV)" w:date="2024-09-12T23:47:00Z" w16du:dateUtc="2024-09-12T16:47:00Z"/>
                  <w:rFonts w:asciiTheme="minorHAnsi" w:eastAsiaTheme="minorEastAsia" w:hAnsiTheme="minorHAnsi" w:cstheme="minorBidi"/>
                  <w:kern w:val="2"/>
                  <w:lang w:eastAsia="en-US"/>
                  <w14:ligatures w14:val="standardContextual"/>
                </w:rPr>
              </w:rPrChange>
            </w:rPr>
          </w:pPr>
          <w:del w:id="616" w:author="An Tran, ACA (BUV)" w:date="2024-09-12T23:47:00Z" w16du:dateUtc="2024-09-12T16:47:00Z">
            <w:r w:rsidRPr="00863667" w:rsidDel="00EB329A">
              <w:rPr>
                <w:rFonts w:ascii="iCiel Avenir LT Std 35 Light" w:hAnsi="iCiel Avenir LT Std 35 Light"/>
                <w:rPrChange w:id="617" w:author="An Tran, ACA (BUV)" w:date="2024-09-13T17:29:00Z" w16du:dateUtc="2024-09-13T10:29:00Z">
                  <w:rPr>
                    <w:rStyle w:val="Hyperlink"/>
                    <w:bCs/>
                    <w:lang w:val="vi-VN"/>
                  </w:rPr>
                </w:rPrChange>
              </w:rPr>
              <w:delText>13.</w:delText>
            </w:r>
            <w:r w:rsidRPr="00863667" w:rsidDel="00EB329A">
              <w:rPr>
                <w:rFonts w:ascii="iCiel Avenir LT Std 35 Light" w:eastAsiaTheme="minorEastAsia" w:hAnsi="iCiel Avenir LT Std 35 Light" w:cstheme="minorBidi"/>
                <w:kern w:val="2"/>
                <w:lang w:eastAsia="en-US"/>
                <w14:ligatures w14:val="standardContextual"/>
                <w:rPrChange w:id="61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19" w:author="An Tran, ACA (BUV)" w:date="2024-09-13T17:29:00Z" w16du:dateUtc="2024-09-13T10:29:00Z">
                  <w:rPr>
                    <w:rStyle w:val="Hyperlink"/>
                    <w:lang w:val="vi-VN"/>
                  </w:rPr>
                </w:rPrChange>
              </w:rPr>
              <w:delText xml:space="preserve">When can I collect students’ official transcript and degree certificate? / </w:delText>
            </w:r>
            <w:r w:rsidRPr="00863667" w:rsidDel="00EB329A">
              <w:rPr>
                <w:rFonts w:ascii="iCiel Avenir LT Std 35 Light" w:hAnsi="iCiel Avenir LT Std 35 Light"/>
                <w:rPrChange w:id="620" w:author="An Tran, ACA (BUV)" w:date="2024-09-13T17:29:00Z" w16du:dateUtc="2024-09-13T10:29:00Z">
                  <w:rPr>
                    <w:rStyle w:val="Hyperlink"/>
                    <w:i/>
                    <w:iCs/>
                    <w:lang w:val="vi-VN"/>
                  </w:rPr>
                </w:rPrChange>
              </w:rPr>
              <w:delText>Khi nào thì tôi nhận được bảng điểm chính thức và bằng tốt nghiệp của sinh viên?</w:delText>
            </w:r>
            <w:r w:rsidRPr="00863667" w:rsidDel="00EB329A">
              <w:rPr>
                <w:rFonts w:ascii="iCiel Avenir LT Std 35 Light" w:hAnsi="iCiel Avenir LT Std 35 Light"/>
                <w:webHidden/>
                <w:rPrChange w:id="62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22" w:author="An Tran, ACA (BUV)" w:date="2024-09-13T17:29:00Z" w16du:dateUtc="2024-09-13T10:29:00Z">
                  <w:rPr>
                    <w:webHidden/>
                  </w:rPr>
                </w:rPrChange>
              </w:rPr>
              <w:delText>60</w:delText>
            </w:r>
          </w:del>
        </w:p>
        <w:p w14:paraId="606152F4" w14:textId="6F1E2E89" w:rsidR="00262D6E" w:rsidRPr="00863667" w:rsidDel="00EB329A" w:rsidRDefault="00262D6E">
          <w:pPr>
            <w:pStyle w:val="TOC2"/>
            <w:tabs>
              <w:tab w:val="left" w:pos="1540"/>
            </w:tabs>
            <w:rPr>
              <w:del w:id="62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24" w:author="An Tran, ACA (BUV)" w:date="2024-09-13T17:29:00Z" w16du:dateUtc="2024-09-13T10:29:00Z">
                <w:rPr>
                  <w:del w:id="625" w:author="An Tran, ACA (BUV)" w:date="2024-09-12T23:47:00Z" w16du:dateUtc="2024-09-12T16:47:00Z"/>
                  <w:rFonts w:asciiTheme="minorHAnsi" w:eastAsiaTheme="minorEastAsia" w:hAnsiTheme="minorHAnsi" w:cstheme="minorBidi"/>
                  <w:kern w:val="2"/>
                  <w:lang w:eastAsia="en-US"/>
                  <w14:ligatures w14:val="standardContextual"/>
                </w:rPr>
              </w:rPrChange>
            </w:rPr>
          </w:pPr>
          <w:del w:id="626" w:author="An Tran, ACA (BUV)" w:date="2024-09-12T23:47:00Z" w16du:dateUtc="2024-09-12T16:47:00Z">
            <w:r w:rsidRPr="00863667" w:rsidDel="00EB329A">
              <w:rPr>
                <w:rFonts w:ascii="iCiel Avenir LT Std 35 Light" w:hAnsi="iCiel Avenir LT Std 35 Light"/>
                <w:rPrChange w:id="627" w:author="An Tran, ACA (BUV)" w:date="2024-09-13T17:29:00Z" w16du:dateUtc="2024-09-13T10:29:00Z">
                  <w:rPr>
                    <w:rStyle w:val="Hyperlink"/>
                    <w:bCs/>
                    <w:lang w:val="vi-VN"/>
                  </w:rPr>
                </w:rPrChange>
              </w:rPr>
              <w:delText>14.</w:delText>
            </w:r>
            <w:r w:rsidRPr="00863667" w:rsidDel="00EB329A">
              <w:rPr>
                <w:rFonts w:ascii="iCiel Avenir LT Std 35 Light" w:eastAsiaTheme="minorEastAsia" w:hAnsi="iCiel Avenir LT Std 35 Light" w:cstheme="minorBidi"/>
                <w:kern w:val="2"/>
                <w:lang w:eastAsia="en-US"/>
                <w14:ligatures w14:val="standardContextual"/>
                <w:rPrChange w:id="62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29" w:author="An Tran, ACA (BUV)" w:date="2024-09-13T17:29:00Z" w16du:dateUtc="2024-09-13T10:29:00Z">
                  <w:rPr>
                    <w:rStyle w:val="Hyperlink"/>
                    <w:bCs/>
                    <w:lang w:val="vi-VN"/>
                  </w:rPr>
                </w:rPrChange>
              </w:rPr>
              <w:delText xml:space="preserve">Can Staffordshire University’s grading scale and GPA be converted to the 4.0 system in the US or Germany so students can apply to higher education institution in these countries? / </w:delText>
            </w:r>
            <w:r w:rsidRPr="00863667" w:rsidDel="00EB329A">
              <w:rPr>
                <w:rFonts w:ascii="iCiel Avenir LT Std 35 Light" w:hAnsi="iCiel Avenir LT Std 35 Light"/>
                <w:rPrChange w:id="630" w:author="An Tran, ACA (BUV)" w:date="2024-09-13T17:29:00Z" w16du:dateUtc="2024-09-13T10:29:00Z">
                  <w:rPr>
                    <w:rStyle w:val="Hyperlink"/>
                    <w:bCs/>
                    <w:i/>
                    <w:iCs/>
                    <w:lang w:val="vi-VN"/>
                  </w:rPr>
                </w:rPrChange>
              </w:rPr>
              <w:delText>Liệu thang điểm và GPA của trường Đại học Staffordshire có thể được chuyển đổi sang hệ thang điểm 4.0 ở Mỹ hay Đức để sinh viên có thể đăng ký học cao học tại các cở sở giáo dục ở những nước này?</w:delText>
            </w:r>
            <w:r w:rsidRPr="00863667" w:rsidDel="00EB329A">
              <w:rPr>
                <w:rFonts w:ascii="iCiel Avenir LT Std 35 Light" w:hAnsi="iCiel Avenir LT Std 35 Light"/>
                <w:webHidden/>
                <w:rPrChange w:id="63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32" w:author="An Tran, ACA (BUV)" w:date="2024-09-13T17:29:00Z" w16du:dateUtc="2024-09-13T10:29:00Z">
                  <w:rPr>
                    <w:webHidden/>
                  </w:rPr>
                </w:rPrChange>
              </w:rPr>
              <w:delText>60</w:delText>
            </w:r>
          </w:del>
        </w:p>
        <w:p w14:paraId="10B857C6" w14:textId="26E4B67B" w:rsidR="00262D6E" w:rsidRPr="00863667" w:rsidDel="00EB329A" w:rsidRDefault="00262D6E">
          <w:pPr>
            <w:pStyle w:val="TOC2"/>
            <w:tabs>
              <w:tab w:val="left" w:pos="1540"/>
            </w:tabs>
            <w:rPr>
              <w:del w:id="63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34" w:author="An Tran, ACA (BUV)" w:date="2024-09-13T17:29:00Z" w16du:dateUtc="2024-09-13T10:29:00Z">
                <w:rPr>
                  <w:del w:id="635" w:author="An Tran, ACA (BUV)" w:date="2024-09-12T23:47:00Z" w16du:dateUtc="2024-09-12T16:47:00Z"/>
                  <w:rFonts w:asciiTheme="minorHAnsi" w:eastAsiaTheme="minorEastAsia" w:hAnsiTheme="minorHAnsi" w:cstheme="minorBidi"/>
                  <w:kern w:val="2"/>
                  <w:lang w:eastAsia="en-US"/>
                  <w14:ligatures w14:val="standardContextual"/>
                </w:rPr>
              </w:rPrChange>
            </w:rPr>
          </w:pPr>
          <w:del w:id="636" w:author="An Tran, ACA (BUV)" w:date="2024-09-12T23:47:00Z" w16du:dateUtc="2024-09-12T16:47:00Z">
            <w:r w:rsidRPr="00863667" w:rsidDel="00EB329A">
              <w:rPr>
                <w:rFonts w:ascii="iCiel Avenir LT Std 35 Light" w:hAnsi="iCiel Avenir LT Std 35 Light"/>
                <w:rPrChange w:id="637" w:author="An Tran, ACA (BUV)" w:date="2024-09-13T17:29:00Z" w16du:dateUtc="2024-09-13T10:29:00Z">
                  <w:rPr>
                    <w:rStyle w:val="Hyperlink"/>
                    <w:bCs/>
                    <w:lang w:val="vi-VN"/>
                  </w:rPr>
                </w:rPrChange>
              </w:rPr>
              <w:delText>15.</w:delText>
            </w:r>
            <w:r w:rsidRPr="00863667" w:rsidDel="00EB329A">
              <w:rPr>
                <w:rFonts w:ascii="iCiel Avenir LT Std 35 Light" w:eastAsiaTheme="minorEastAsia" w:hAnsi="iCiel Avenir LT Std 35 Light" w:cstheme="minorBidi"/>
                <w:kern w:val="2"/>
                <w:lang w:eastAsia="en-US"/>
                <w14:ligatures w14:val="standardContextual"/>
                <w:rPrChange w:id="63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39" w:author="An Tran, ACA (BUV)" w:date="2024-09-13T17:29:00Z" w16du:dateUtc="2024-09-13T10:29:00Z">
                  <w:rPr>
                    <w:rStyle w:val="Hyperlink"/>
                    <w:lang w:val="vi-VN"/>
                  </w:rPr>
                </w:rPrChange>
              </w:rPr>
              <w:delText xml:space="preserve">How can students have a copy or a re-issued version of the transcript/degree certificate? / </w:delText>
            </w:r>
            <w:r w:rsidRPr="00863667" w:rsidDel="00EB329A">
              <w:rPr>
                <w:rFonts w:ascii="iCiel Avenir LT Std 35 Light" w:hAnsi="iCiel Avenir LT Std 35 Light"/>
                <w:rPrChange w:id="640" w:author="An Tran, ACA (BUV)" w:date="2024-09-13T17:29:00Z" w16du:dateUtc="2024-09-13T10:29:00Z">
                  <w:rPr>
                    <w:rStyle w:val="Hyperlink"/>
                    <w:i/>
                    <w:iCs/>
                    <w:lang w:val="vi-VN"/>
                  </w:rPr>
                </w:rPrChange>
              </w:rPr>
              <w:delText>Làm thế nào để sinh viên có thể xin bản sao hoặc xin cấp lại bảng điểm chính thức hoặc bằng tốt nghiệp?</w:delText>
            </w:r>
            <w:r w:rsidRPr="00863667" w:rsidDel="00EB329A">
              <w:rPr>
                <w:rFonts w:ascii="iCiel Avenir LT Std 35 Light" w:hAnsi="iCiel Avenir LT Std 35 Light"/>
                <w:webHidden/>
                <w:rPrChange w:id="64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42" w:author="An Tran, ACA (BUV)" w:date="2024-09-13T17:29:00Z" w16du:dateUtc="2024-09-13T10:29:00Z">
                  <w:rPr>
                    <w:webHidden/>
                  </w:rPr>
                </w:rPrChange>
              </w:rPr>
              <w:delText>62</w:delText>
            </w:r>
          </w:del>
        </w:p>
        <w:p w14:paraId="0B0C0772" w14:textId="0AC5D9DC" w:rsidR="00262D6E" w:rsidRPr="00863667" w:rsidDel="00EB329A" w:rsidRDefault="00262D6E">
          <w:pPr>
            <w:pStyle w:val="TOC2"/>
            <w:tabs>
              <w:tab w:val="left" w:pos="1540"/>
            </w:tabs>
            <w:rPr>
              <w:del w:id="64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44" w:author="An Tran, ACA (BUV)" w:date="2024-09-13T17:29:00Z" w16du:dateUtc="2024-09-13T10:29:00Z">
                <w:rPr>
                  <w:del w:id="645" w:author="An Tran, ACA (BUV)" w:date="2024-09-12T23:47:00Z" w16du:dateUtc="2024-09-12T16:47:00Z"/>
                  <w:rFonts w:asciiTheme="minorHAnsi" w:eastAsiaTheme="minorEastAsia" w:hAnsiTheme="minorHAnsi" w:cstheme="minorBidi"/>
                  <w:kern w:val="2"/>
                  <w:lang w:eastAsia="en-US"/>
                  <w14:ligatures w14:val="standardContextual"/>
                </w:rPr>
              </w:rPrChange>
            </w:rPr>
          </w:pPr>
          <w:del w:id="646" w:author="An Tran, ACA (BUV)" w:date="2024-09-12T23:47:00Z" w16du:dateUtc="2024-09-12T16:47:00Z">
            <w:r w:rsidRPr="00863667" w:rsidDel="00EB329A">
              <w:rPr>
                <w:rFonts w:ascii="iCiel Avenir LT Std 35 Light" w:hAnsi="iCiel Avenir LT Std 35 Light"/>
                <w:rPrChange w:id="647" w:author="An Tran, ACA (BUV)" w:date="2024-09-13T17:29:00Z" w16du:dateUtc="2024-09-13T10:29:00Z">
                  <w:rPr>
                    <w:rStyle w:val="Hyperlink"/>
                    <w:bCs/>
                    <w:lang w:val="vi-VN"/>
                  </w:rPr>
                </w:rPrChange>
              </w:rPr>
              <w:delText>16.</w:delText>
            </w:r>
            <w:r w:rsidRPr="00863667" w:rsidDel="00EB329A">
              <w:rPr>
                <w:rFonts w:ascii="iCiel Avenir LT Std 35 Light" w:eastAsiaTheme="minorEastAsia" w:hAnsi="iCiel Avenir LT Std 35 Light" w:cstheme="minorBidi"/>
                <w:kern w:val="2"/>
                <w:lang w:eastAsia="en-US"/>
                <w14:ligatures w14:val="standardContextual"/>
                <w:rPrChange w:id="64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49" w:author="An Tran, ACA (BUV)" w:date="2024-09-13T17:29:00Z" w16du:dateUtc="2024-09-13T10:29:00Z">
                  <w:rPr>
                    <w:rStyle w:val="Hyperlink"/>
                    <w:lang w:val="vi-VN"/>
                  </w:rPr>
                </w:rPrChange>
              </w:rPr>
              <w:delText xml:space="preserve">Can parents or siblings collect the certificate and transcript for students? Or can BUV send student’s original certificate and transcript via post? / </w:delText>
            </w:r>
            <w:r w:rsidRPr="00863667" w:rsidDel="00EB329A">
              <w:rPr>
                <w:rFonts w:ascii="iCiel Avenir LT Std 35 Light" w:hAnsi="iCiel Avenir LT Std 35 Light"/>
                <w:rPrChange w:id="650" w:author="An Tran, ACA (BUV)" w:date="2024-09-13T17:29:00Z" w16du:dateUtc="2024-09-13T10:29:00Z">
                  <w:rPr>
                    <w:rStyle w:val="Hyperlink"/>
                    <w:i/>
                    <w:iCs/>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r w:rsidRPr="00863667" w:rsidDel="00EB329A">
              <w:rPr>
                <w:rFonts w:ascii="iCiel Avenir LT Std 35 Light" w:hAnsi="iCiel Avenir LT Std 35 Light"/>
                <w:webHidden/>
                <w:rPrChange w:id="65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52" w:author="An Tran, ACA (BUV)" w:date="2024-09-13T17:29:00Z" w16du:dateUtc="2024-09-13T10:29:00Z">
                  <w:rPr>
                    <w:webHidden/>
                  </w:rPr>
                </w:rPrChange>
              </w:rPr>
              <w:delText>62</w:delText>
            </w:r>
          </w:del>
        </w:p>
        <w:p w14:paraId="678662F3" w14:textId="2DDF406A" w:rsidR="00262D6E" w:rsidRPr="00863667" w:rsidDel="00EB329A" w:rsidRDefault="00262D6E">
          <w:pPr>
            <w:pStyle w:val="TOC2"/>
            <w:tabs>
              <w:tab w:val="left" w:pos="1540"/>
            </w:tabs>
            <w:rPr>
              <w:del w:id="65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54" w:author="An Tran, ACA (BUV)" w:date="2024-09-13T17:29:00Z" w16du:dateUtc="2024-09-13T10:29:00Z">
                <w:rPr>
                  <w:del w:id="655" w:author="An Tran, ACA (BUV)" w:date="2024-09-12T23:47:00Z" w16du:dateUtc="2024-09-12T16:47:00Z"/>
                  <w:rFonts w:asciiTheme="minorHAnsi" w:eastAsiaTheme="minorEastAsia" w:hAnsiTheme="minorHAnsi" w:cstheme="minorBidi"/>
                  <w:kern w:val="2"/>
                  <w:lang w:eastAsia="en-US"/>
                  <w14:ligatures w14:val="standardContextual"/>
                </w:rPr>
              </w:rPrChange>
            </w:rPr>
          </w:pPr>
          <w:del w:id="656" w:author="An Tran, ACA (BUV)" w:date="2024-09-12T23:47:00Z" w16du:dateUtc="2024-09-12T16:47:00Z">
            <w:r w:rsidRPr="00863667" w:rsidDel="00EB329A">
              <w:rPr>
                <w:rFonts w:ascii="iCiel Avenir LT Std 35 Light" w:hAnsi="iCiel Avenir LT Std 35 Light"/>
                <w:rPrChange w:id="657" w:author="An Tran, ACA (BUV)" w:date="2024-09-13T17:29:00Z" w16du:dateUtc="2024-09-13T10:29:00Z">
                  <w:rPr>
                    <w:rStyle w:val="Hyperlink"/>
                    <w:bCs/>
                    <w:lang w:val="vi-VN"/>
                  </w:rPr>
                </w:rPrChange>
              </w:rPr>
              <w:delText>17.</w:delText>
            </w:r>
            <w:r w:rsidRPr="00863667" w:rsidDel="00EB329A">
              <w:rPr>
                <w:rFonts w:ascii="iCiel Avenir LT Std 35 Light" w:eastAsiaTheme="minorEastAsia" w:hAnsi="iCiel Avenir LT Std 35 Light" w:cstheme="minorBidi"/>
                <w:kern w:val="2"/>
                <w:lang w:eastAsia="en-US"/>
                <w14:ligatures w14:val="standardContextual"/>
                <w:rPrChange w:id="65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59" w:author="An Tran, ACA (BUV)" w:date="2024-09-13T17:29:00Z" w16du:dateUtc="2024-09-13T10:29:00Z">
                  <w:rPr>
                    <w:rStyle w:val="Hyperlink"/>
                    <w:lang w:val="vi-VN"/>
                  </w:rPr>
                </w:rPrChange>
              </w:rPr>
              <w:delText xml:space="preserve">Do the students need to re-submit the assessment if the student has Exceptional Circumstance Upheld? When? / </w:delText>
            </w:r>
            <w:r w:rsidRPr="00863667" w:rsidDel="00EB329A">
              <w:rPr>
                <w:rFonts w:ascii="iCiel Avenir LT Std 35 Light" w:hAnsi="iCiel Avenir LT Std 35 Light"/>
                <w:rPrChange w:id="660" w:author="An Tran, ACA (BUV)" w:date="2024-09-13T17:29:00Z" w16du:dateUtc="2024-09-13T10:29:00Z">
                  <w:rPr>
                    <w:rStyle w:val="Hyperlink"/>
                    <w:i/>
                    <w:iCs/>
                    <w:lang w:val="vi-VN"/>
                  </w:rPr>
                </w:rPrChange>
              </w:rPr>
              <w:delText>Sau khi đơn xin xét ngoại lệ của sinh viên được chấp thuận, sinh viên có phải nộp lại bài không và bao giờ nộp lại bài?</w:delText>
            </w:r>
            <w:r w:rsidRPr="00863667" w:rsidDel="00EB329A">
              <w:rPr>
                <w:rFonts w:ascii="iCiel Avenir LT Std 35 Light" w:hAnsi="iCiel Avenir LT Std 35 Light"/>
                <w:webHidden/>
                <w:rPrChange w:id="66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62" w:author="An Tran, ACA (BUV)" w:date="2024-09-13T17:29:00Z" w16du:dateUtc="2024-09-13T10:29:00Z">
                  <w:rPr>
                    <w:webHidden/>
                  </w:rPr>
                </w:rPrChange>
              </w:rPr>
              <w:delText>64</w:delText>
            </w:r>
          </w:del>
        </w:p>
        <w:p w14:paraId="298EE982" w14:textId="502B2386" w:rsidR="00262D6E" w:rsidRPr="00863667" w:rsidDel="00EB329A" w:rsidRDefault="00262D6E">
          <w:pPr>
            <w:pStyle w:val="TOC2"/>
            <w:tabs>
              <w:tab w:val="left" w:pos="1540"/>
            </w:tabs>
            <w:rPr>
              <w:del w:id="66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64" w:author="An Tran, ACA (BUV)" w:date="2024-09-13T17:29:00Z" w16du:dateUtc="2024-09-13T10:29:00Z">
                <w:rPr>
                  <w:del w:id="665" w:author="An Tran, ACA (BUV)" w:date="2024-09-12T23:47:00Z" w16du:dateUtc="2024-09-12T16:47:00Z"/>
                  <w:rFonts w:asciiTheme="minorHAnsi" w:eastAsiaTheme="minorEastAsia" w:hAnsiTheme="minorHAnsi" w:cstheme="minorBidi"/>
                  <w:kern w:val="2"/>
                  <w:lang w:eastAsia="en-US"/>
                  <w14:ligatures w14:val="standardContextual"/>
                </w:rPr>
              </w:rPrChange>
            </w:rPr>
          </w:pPr>
          <w:del w:id="666" w:author="An Tran, ACA (BUV)" w:date="2024-09-12T23:47:00Z" w16du:dateUtc="2024-09-12T16:47:00Z">
            <w:r w:rsidRPr="00863667" w:rsidDel="00EB329A">
              <w:rPr>
                <w:rFonts w:ascii="iCiel Avenir LT Std 35 Light" w:hAnsi="iCiel Avenir LT Std 35 Light"/>
                <w:rPrChange w:id="667" w:author="An Tran, ACA (BUV)" w:date="2024-09-13T17:29:00Z" w16du:dateUtc="2024-09-13T10:29:00Z">
                  <w:rPr>
                    <w:rStyle w:val="Hyperlink"/>
                    <w:bCs/>
                    <w:lang w:val="vi-VN"/>
                  </w:rPr>
                </w:rPrChange>
              </w:rPr>
              <w:delText>18.</w:delText>
            </w:r>
            <w:r w:rsidRPr="00863667" w:rsidDel="00EB329A">
              <w:rPr>
                <w:rFonts w:ascii="iCiel Avenir LT Std 35 Light" w:eastAsiaTheme="minorEastAsia" w:hAnsi="iCiel Avenir LT Std 35 Light" w:cstheme="minorBidi"/>
                <w:kern w:val="2"/>
                <w:lang w:eastAsia="en-US"/>
                <w14:ligatures w14:val="standardContextual"/>
                <w:rPrChange w:id="66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69" w:author="An Tran, ACA (BUV)" w:date="2024-09-13T17:29:00Z" w16du:dateUtc="2024-09-13T10:29:00Z">
                  <w:rPr>
                    <w:rStyle w:val="Hyperlink"/>
                    <w:lang w:val="vi-VN"/>
                  </w:rPr>
                </w:rPrChange>
              </w:rPr>
              <w:delText xml:space="preserve">What does suffix “C” on the transcript means? Can the students ask for resit to improve the grade? / </w:delText>
            </w:r>
            <w:r w:rsidRPr="00863667" w:rsidDel="00EB329A">
              <w:rPr>
                <w:rFonts w:ascii="iCiel Avenir LT Std 35 Light" w:hAnsi="iCiel Avenir LT Std 35 Light"/>
                <w:rPrChange w:id="670" w:author="An Tran, ACA (BUV)" w:date="2024-09-13T17:29:00Z" w16du:dateUtc="2024-09-13T10:29:00Z">
                  <w:rPr>
                    <w:rStyle w:val="Hyperlink"/>
                    <w:i/>
                    <w:iCs/>
                    <w:lang w:val="vi-VN"/>
                  </w:rPr>
                </w:rPrChange>
              </w:rPr>
              <w:delText>Ký hiệu “C” trong bảng điểm nghĩa là gì? Sinh viên có thể thi lại để cả thiện điểm không?</w:delText>
            </w:r>
            <w:r w:rsidRPr="00863667" w:rsidDel="00EB329A">
              <w:rPr>
                <w:rFonts w:ascii="iCiel Avenir LT Std 35 Light" w:hAnsi="iCiel Avenir LT Std 35 Light"/>
                <w:webHidden/>
                <w:rPrChange w:id="67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72" w:author="An Tran, ACA (BUV)" w:date="2024-09-13T17:29:00Z" w16du:dateUtc="2024-09-13T10:29:00Z">
                  <w:rPr>
                    <w:webHidden/>
                  </w:rPr>
                </w:rPrChange>
              </w:rPr>
              <w:delText>67</w:delText>
            </w:r>
          </w:del>
        </w:p>
        <w:p w14:paraId="6AA0E2E9" w14:textId="36082140" w:rsidR="00262D6E" w:rsidRPr="00863667" w:rsidDel="00EB329A" w:rsidRDefault="00262D6E">
          <w:pPr>
            <w:pStyle w:val="TOC2"/>
            <w:tabs>
              <w:tab w:val="left" w:pos="1540"/>
            </w:tabs>
            <w:rPr>
              <w:del w:id="67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74" w:author="An Tran, ACA (BUV)" w:date="2024-09-13T17:29:00Z" w16du:dateUtc="2024-09-13T10:29:00Z">
                <w:rPr>
                  <w:del w:id="675" w:author="An Tran, ACA (BUV)" w:date="2024-09-12T23:47:00Z" w16du:dateUtc="2024-09-12T16:47:00Z"/>
                  <w:rFonts w:asciiTheme="minorHAnsi" w:eastAsiaTheme="minorEastAsia" w:hAnsiTheme="minorHAnsi" w:cstheme="minorBidi"/>
                  <w:kern w:val="2"/>
                  <w:lang w:eastAsia="en-US"/>
                  <w14:ligatures w14:val="standardContextual"/>
                </w:rPr>
              </w:rPrChange>
            </w:rPr>
          </w:pPr>
          <w:del w:id="676" w:author="An Tran, ACA (BUV)" w:date="2024-09-12T23:47:00Z" w16du:dateUtc="2024-09-12T16:47:00Z">
            <w:r w:rsidRPr="00863667" w:rsidDel="00EB329A">
              <w:rPr>
                <w:rFonts w:ascii="iCiel Avenir LT Std 35 Light" w:hAnsi="iCiel Avenir LT Std 35 Light"/>
                <w:rPrChange w:id="677" w:author="An Tran, ACA (BUV)" w:date="2024-09-13T17:29:00Z" w16du:dateUtc="2024-09-13T10:29:00Z">
                  <w:rPr>
                    <w:rStyle w:val="Hyperlink"/>
                    <w:bCs/>
                    <w:lang w:val="vi-VN"/>
                  </w:rPr>
                </w:rPrChange>
              </w:rPr>
              <w:delText>19.</w:delText>
            </w:r>
            <w:r w:rsidRPr="00863667" w:rsidDel="00EB329A">
              <w:rPr>
                <w:rFonts w:ascii="iCiel Avenir LT Std 35 Light" w:eastAsiaTheme="minorEastAsia" w:hAnsi="iCiel Avenir LT Std 35 Light" w:cstheme="minorBidi"/>
                <w:kern w:val="2"/>
                <w:lang w:eastAsia="en-US"/>
                <w14:ligatures w14:val="standardContextual"/>
                <w:rPrChange w:id="67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79" w:author="An Tran, ACA (BUV)" w:date="2024-09-13T17:29:00Z" w16du:dateUtc="2024-09-13T10:29:00Z">
                  <w:rPr>
                    <w:rStyle w:val="Hyperlink"/>
                    <w:lang w:val="vi-VN"/>
                  </w:rPr>
                </w:rPrChange>
              </w:rPr>
              <w:delText xml:space="preserve">Can the student take the resit instead of restudying? / </w:delText>
            </w:r>
            <w:r w:rsidRPr="00863667" w:rsidDel="00EB329A">
              <w:rPr>
                <w:rFonts w:ascii="iCiel Avenir LT Std 35 Light" w:hAnsi="iCiel Avenir LT Std 35 Light"/>
                <w:rPrChange w:id="680" w:author="An Tran, ACA (BUV)" w:date="2024-09-13T17:29:00Z" w16du:dateUtc="2024-09-13T10:29:00Z">
                  <w:rPr>
                    <w:rStyle w:val="Hyperlink"/>
                    <w:i/>
                    <w:iCs/>
                    <w:lang w:val="vi-VN"/>
                  </w:rPr>
                </w:rPrChange>
              </w:rPr>
              <w:delText>Sinh viên có thể thi lại thay vì học lại không?</w:delText>
            </w:r>
            <w:r w:rsidRPr="00863667" w:rsidDel="00EB329A">
              <w:rPr>
                <w:rFonts w:ascii="iCiel Avenir LT Std 35 Light" w:hAnsi="iCiel Avenir LT Std 35 Light"/>
                <w:webHidden/>
                <w:rPrChange w:id="68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82" w:author="An Tran, ACA (BUV)" w:date="2024-09-13T17:29:00Z" w16du:dateUtc="2024-09-13T10:29:00Z">
                  <w:rPr>
                    <w:webHidden/>
                  </w:rPr>
                </w:rPrChange>
              </w:rPr>
              <w:delText>67</w:delText>
            </w:r>
          </w:del>
        </w:p>
        <w:p w14:paraId="392DF7CF" w14:textId="52A6EC6F" w:rsidR="00262D6E" w:rsidRPr="00863667" w:rsidDel="00EB329A" w:rsidRDefault="00262D6E">
          <w:pPr>
            <w:pStyle w:val="TOC2"/>
            <w:tabs>
              <w:tab w:val="left" w:pos="1540"/>
            </w:tabs>
            <w:rPr>
              <w:del w:id="68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84" w:author="An Tran, ACA (BUV)" w:date="2024-09-13T17:29:00Z" w16du:dateUtc="2024-09-13T10:29:00Z">
                <w:rPr>
                  <w:del w:id="685" w:author="An Tran, ACA (BUV)" w:date="2024-09-12T23:47:00Z" w16du:dateUtc="2024-09-12T16:47:00Z"/>
                  <w:rFonts w:asciiTheme="minorHAnsi" w:eastAsiaTheme="minorEastAsia" w:hAnsiTheme="minorHAnsi" w:cstheme="minorBidi"/>
                  <w:kern w:val="2"/>
                  <w:lang w:eastAsia="en-US"/>
                  <w14:ligatures w14:val="standardContextual"/>
                </w:rPr>
              </w:rPrChange>
            </w:rPr>
          </w:pPr>
          <w:del w:id="686" w:author="An Tran, ACA (BUV)" w:date="2024-09-12T23:47:00Z" w16du:dateUtc="2024-09-12T16:47:00Z">
            <w:r w:rsidRPr="00863667" w:rsidDel="00EB329A">
              <w:rPr>
                <w:rFonts w:ascii="iCiel Avenir LT Std 35 Light" w:hAnsi="iCiel Avenir LT Std 35 Light"/>
                <w:rPrChange w:id="687" w:author="An Tran, ACA (BUV)" w:date="2024-09-13T17:29:00Z" w16du:dateUtc="2024-09-13T10:29:00Z">
                  <w:rPr>
                    <w:rStyle w:val="Hyperlink"/>
                    <w:bCs/>
                    <w:lang w:val="vi-VN"/>
                  </w:rPr>
                </w:rPrChange>
              </w:rPr>
              <w:delText>20.</w:delText>
            </w:r>
            <w:r w:rsidRPr="00863667" w:rsidDel="00EB329A">
              <w:rPr>
                <w:rFonts w:ascii="iCiel Avenir LT Std 35 Light" w:eastAsiaTheme="minorEastAsia" w:hAnsi="iCiel Avenir LT Std 35 Light" w:cstheme="minorBidi"/>
                <w:kern w:val="2"/>
                <w:lang w:eastAsia="en-US"/>
                <w14:ligatures w14:val="standardContextual"/>
                <w:rPrChange w:id="68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89" w:author="An Tran, ACA (BUV)" w:date="2024-09-13T17:29:00Z" w16du:dateUtc="2024-09-13T10:29:00Z">
                  <w:rPr>
                    <w:rStyle w:val="Hyperlink"/>
                    <w:lang w:val="vi-VN"/>
                  </w:rPr>
                </w:rPrChange>
              </w:rPr>
              <w:delText xml:space="preserve">Why the grades are only available around 10 weeks after the final examinations? Why do the students who failed 45 credits in a year cannot attend first 2 – 3 weeks of the new semester? / </w:delText>
            </w:r>
            <w:r w:rsidRPr="00863667" w:rsidDel="00EB329A">
              <w:rPr>
                <w:rFonts w:ascii="iCiel Avenir LT Std 35 Light" w:hAnsi="iCiel Avenir LT Std 35 Light"/>
                <w:rPrChange w:id="690" w:author="An Tran, ACA (BUV)" w:date="2024-09-13T17:29:00Z" w16du:dateUtc="2024-09-13T10:29:00Z">
                  <w:rPr>
                    <w:rStyle w:val="Hyperlink"/>
                    <w:i/>
                    <w:iCs/>
                    <w:lang w:val="vi-VN"/>
                  </w:rPr>
                </w:rPrChange>
              </w:rPr>
              <w:delText>Tại sao điểm của sinh viên có khoảng 10 tuần sau đợt thi cuối kỳ của sinh viên và sinh viên đang nợ từ 45 tín chỉ của 1 năm không được tham gia 2 - 3 tuần đầu tiên của kỳ học mới?</w:delText>
            </w:r>
            <w:r w:rsidRPr="00863667" w:rsidDel="00EB329A">
              <w:rPr>
                <w:rFonts w:ascii="iCiel Avenir LT Std 35 Light" w:hAnsi="iCiel Avenir LT Std 35 Light"/>
                <w:webHidden/>
                <w:rPrChange w:id="69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692" w:author="An Tran, ACA (BUV)" w:date="2024-09-13T17:29:00Z" w16du:dateUtc="2024-09-13T10:29:00Z">
                  <w:rPr>
                    <w:webHidden/>
                  </w:rPr>
                </w:rPrChange>
              </w:rPr>
              <w:delText>68</w:delText>
            </w:r>
          </w:del>
        </w:p>
        <w:p w14:paraId="3388A102" w14:textId="6A625164" w:rsidR="00262D6E" w:rsidRPr="00863667" w:rsidDel="00EB329A" w:rsidRDefault="00262D6E">
          <w:pPr>
            <w:pStyle w:val="TOC2"/>
            <w:tabs>
              <w:tab w:val="left" w:pos="1540"/>
            </w:tabs>
            <w:rPr>
              <w:del w:id="69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694" w:author="An Tran, ACA (BUV)" w:date="2024-09-13T17:29:00Z" w16du:dateUtc="2024-09-13T10:29:00Z">
                <w:rPr>
                  <w:del w:id="695" w:author="An Tran, ACA (BUV)" w:date="2024-09-12T23:47:00Z" w16du:dateUtc="2024-09-12T16:47:00Z"/>
                  <w:rFonts w:asciiTheme="minorHAnsi" w:eastAsiaTheme="minorEastAsia" w:hAnsiTheme="minorHAnsi" w:cstheme="minorBidi"/>
                  <w:kern w:val="2"/>
                  <w:lang w:eastAsia="en-US"/>
                  <w14:ligatures w14:val="standardContextual"/>
                </w:rPr>
              </w:rPrChange>
            </w:rPr>
          </w:pPr>
          <w:del w:id="696" w:author="An Tran, ACA (BUV)" w:date="2024-09-12T23:47:00Z" w16du:dateUtc="2024-09-12T16:47:00Z">
            <w:r w:rsidRPr="00863667" w:rsidDel="00EB329A">
              <w:rPr>
                <w:rFonts w:ascii="iCiel Avenir LT Std 35 Light" w:hAnsi="iCiel Avenir LT Std 35 Light"/>
                <w:rPrChange w:id="697" w:author="An Tran, ACA (BUV)" w:date="2024-09-13T17:29:00Z" w16du:dateUtc="2024-09-13T10:29:00Z">
                  <w:rPr>
                    <w:rStyle w:val="Hyperlink"/>
                    <w:bCs/>
                    <w:lang w:val="vi-VN"/>
                  </w:rPr>
                </w:rPrChange>
              </w:rPr>
              <w:delText>21.</w:delText>
            </w:r>
            <w:r w:rsidRPr="00863667" w:rsidDel="00EB329A">
              <w:rPr>
                <w:rFonts w:ascii="iCiel Avenir LT Std 35 Light" w:eastAsiaTheme="minorEastAsia" w:hAnsi="iCiel Avenir LT Std 35 Light" w:cstheme="minorBidi"/>
                <w:kern w:val="2"/>
                <w:lang w:eastAsia="en-US"/>
                <w14:ligatures w14:val="standardContextual"/>
                <w:rPrChange w:id="69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699" w:author="An Tran, ACA (BUV)" w:date="2024-09-13T17:29:00Z" w16du:dateUtc="2024-09-13T10:29:00Z">
                  <w:rPr>
                    <w:rStyle w:val="Hyperlink"/>
                  </w:rPr>
                </w:rPrChange>
              </w:rPr>
              <w:delText xml:space="preserve">What are the differences in the rights/priorities of </w:delText>
            </w:r>
            <w:r w:rsidRPr="00863667" w:rsidDel="00EB329A">
              <w:rPr>
                <w:rFonts w:ascii="iCiel Avenir LT Std 35 Light" w:hAnsi="iCiel Avenir LT Std 35 Light"/>
                <w:rPrChange w:id="700" w:author="An Tran, ACA (BUV)" w:date="2024-09-13T17:29:00Z" w16du:dateUtc="2024-09-13T10:29:00Z">
                  <w:rPr>
                    <w:rStyle w:val="Hyperlink"/>
                    <w:lang w:val="vi-VN"/>
                  </w:rPr>
                </w:rPrChange>
              </w:rPr>
              <w:delText>top students and Dean award</w:delText>
            </w:r>
            <w:r w:rsidRPr="00863667" w:rsidDel="00EB329A">
              <w:rPr>
                <w:rFonts w:ascii="iCiel Avenir LT Std 35 Light" w:hAnsi="iCiel Avenir LT Std 35 Light"/>
                <w:rPrChange w:id="701" w:author="An Tran, ACA (BUV)" w:date="2024-09-13T17:29:00Z" w16du:dateUtc="2024-09-13T10:29:00Z">
                  <w:rPr>
                    <w:rStyle w:val="Hyperlink"/>
                  </w:rPr>
                </w:rPrChange>
              </w:rPr>
              <w:delText xml:space="preserve"> students compared to the other students? / </w:delText>
            </w:r>
            <w:r w:rsidRPr="00863667" w:rsidDel="00EB329A">
              <w:rPr>
                <w:rFonts w:ascii="iCiel Avenir LT Std 35 Light" w:hAnsi="iCiel Avenir LT Std 35 Light"/>
                <w:rPrChange w:id="702" w:author="An Tran, ACA (BUV)" w:date="2024-09-13T17:29:00Z" w16du:dateUtc="2024-09-13T10:29:00Z">
                  <w:rPr>
                    <w:rStyle w:val="Hyperlink"/>
                    <w:i/>
                    <w:iCs/>
                  </w:rPr>
                </w:rPrChange>
              </w:rPr>
              <w:delText>Sự khác biệt về quyền/ưu tiên của học sinh giỏi so với các học sinh khác là gì?</w:delText>
            </w:r>
            <w:r w:rsidRPr="00863667" w:rsidDel="00EB329A">
              <w:rPr>
                <w:rFonts w:ascii="iCiel Avenir LT Std 35 Light" w:hAnsi="iCiel Avenir LT Std 35 Light"/>
                <w:webHidden/>
                <w:rPrChange w:id="703"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04" w:author="An Tran, ACA (BUV)" w:date="2024-09-13T17:29:00Z" w16du:dateUtc="2024-09-13T10:29:00Z">
                  <w:rPr>
                    <w:webHidden/>
                  </w:rPr>
                </w:rPrChange>
              </w:rPr>
              <w:delText>70</w:delText>
            </w:r>
          </w:del>
        </w:p>
        <w:p w14:paraId="1B959748" w14:textId="522F8CCD" w:rsidR="00262D6E" w:rsidRPr="00863667" w:rsidDel="00EB329A" w:rsidRDefault="00262D6E">
          <w:pPr>
            <w:pStyle w:val="TOC2"/>
            <w:tabs>
              <w:tab w:val="left" w:pos="1540"/>
            </w:tabs>
            <w:rPr>
              <w:del w:id="705"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06" w:author="An Tran, ACA (BUV)" w:date="2024-09-13T17:29:00Z" w16du:dateUtc="2024-09-13T10:29:00Z">
                <w:rPr>
                  <w:del w:id="707" w:author="An Tran, ACA (BUV)" w:date="2024-09-12T23:47:00Z" w16du:dateUtc="2024-09-12T16:47:00Z"/>
                  <w:rFonts w:asciiTheme="minorHAnsi" w:eastAsiaTheme="minorEastAsia" w:hAnsiTheme="minorHAnsi" w:cstheme="minorBidi"/>
                  <w:kern w:val="2"/>
                  <w:lang w:eastAsia="en-US"/>
                  <w14:ligatures w14:val="standardContextual"/>
                </w:rPr>
              </w:rPrChange>
            </w:rPr>
          </w:pPr>
          <w:del w:id="708" w:author="An Tran, ACA (BUV)" w:date="2024-09-12T23:47:00Z" w16du:dateUtc="2024-09-12T16:47:00Z">
            <w:r w:rsidRPr="00863667" w:rsidDel="00EB329A">
              <w:rPr>
                <w:rFonts w:ascii="iCiel Avenir LT Std 35 Light" w:hAnsi="iCiel Avenir LT Std 35 Light"/>
                <w:rPrChange w:id="709" w:author="An Tran, ACA (BUV)" w:date="2024-09-13T17:29:00Z" w16du:dateUtc="2024-09-13T10:29:00Z">
                  <w:rPr>
                    <w:rStyle w:val="Hyperlink"/>
                    <w:bCs/>
                    <w:lang w:val="vi-VN"/>
                  </w:rPr>
                </w:rPrChange>
              </w:rPr>
              <w:delText>22.</w:delText>
            </w:r>
            <w:r w:rsidRPr="00863667" w:rsidDel="00EB329A">
              <w:rPr>
                <w:rFonts w:ascii="iCiel Avenir LT Std 35 Light" w:eastAsiaTheme="minorEastAsia" w:hAnsi="iCiel Avenir LT Std 35 Light" w:cstheme="minorBidi"/>
                <w:kern w:val="2"/>
                <w:lang w:eastAsia="en-US"/>
                <w14:ligatures w14:val="standardContextual"/>
                <w:rPrChange w:id="710"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11" w:author="An Tran, ACA (BUV)" w:date="2024-09-13T17:29:00Z" w16du:dateUtc="2024-09-13T10:29:00Z">
                  <w:rPr>
                    <w:rStyle w:val="Hyperlink"/>
                    <w:lang w:val="vi-VN"/>
                  </w:rPr>
                </w:rPrChange>
              </w:rPr>
              <w:delText xml:space="preserve">When will the continuing students/ progression students resit if they fail the module? / </w:delText>
            </w:r>
            <w:r w:rsidRPr="00863667" w:rsidDel="00EB329A">
              <w:rPr>
                <w:rFonts w:ascii="iCiel Avenir LT Std 35 Light" w:hAnsi="iCiel Avenir LT Std 35 Light"/>
                <w:rPrChange w:id="712" w:author="An Tran, ACA (BUV)" w:date="2024-09-13T17:29:00Z" w16du:dateUtc="2024-09-13T10:29:00Z">
                  <w:rPr>
                    <w:rStyle w:val="Hyperlink"/>
                    <w:i/>
                    <w:iCs/>
                    <w:lang w:val="vi-VN"/>
                  </w:rPr>
                </w:rPrChange>
              </w:rPr>
              <w:delText>Khi nào thì sinh viên thi lại nếu trượt môn học?</w:delText>
            </w:r>
            <w:r w:rsidRPr="00863667" w:rsidDel="00EB329A">
              <w:rPr>
                <w:rFonts w:ascii="iCiel Avenir LT Std 35 Light" w:hAnsi="iCiel Avenir LT Std 35 Light"/>
                <w:webHidden/>
                <w:rPrChange w:id="713"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14" w:author="An Tran, ACA (BUV)" w:date="2024-09-13T17:29:00Z" w16du:dateUtc="2024-09-13T10:29:00Z">
                  <w:rPr>
                    <w:webHidden/>
                  </w:rPr>
                </w:rPrChange>
              </w:rPr>
              <w:delText>71</w:delText>
            </w:r>
          </w:del>
        </w:p>
        <w:p w14:paraId="54D9588E" w14:textId="5CBBC84F" w:rsidR="00262D6E" w:rsidRPr="00863667" w:rsidDel="00EB329A" w:rsidRDefault="00262D6E">
          <w:pPr>
            <w:pStyle w:val="TOC2"/>
            <w:tabs>
              <w:tab w:val="left" w:pos="1540"/>
            </w:tabs>
            <w:rPr>
              <w:del w:id="715"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16" w:author="An Tran, ACA (BUV)" w:date="2024-09-13T17:29:00Z" w16du:dateUtc="2024-09-13T10:29:00Z">
                <w:rPr>
                  <w:del w:id="717" w:author="An Tran, ACA (BUV)" w:date="2024-09-12T23:47:00Z" w16du:dateUtc="2024-09-12T16:47:00Z"/>
                  <w:rFonts w:asciiTheme="minorHAnsi" w:eastAsiaTheme="minorEastAsia" w:hAnsiTheme="minorHAnsi" w:cstheme="minorBidi"/>
                  <w:kern w:val="2"/>
                  <w:lang w:eastAsia="en-US"/>
                  <w14:ligatures w14:val="standardContextual"/>
                </w:rPr>
              </w:rPrChange>
            </w:rPr>
          </w:pPr>
          <w:del w:id="718" w:author="An Tran, ACA (BUV)" w:date="2024-09-12T23:47:00Z" w16du:dateUtc="2024-09-12T16:47:00Z">
            <w:r w:rsidRPr="00863667" w:rsidDel="00EB329A">
              <w:rPr>
                <w:rFonts w:ascii="iCiel Avenir LT Std 35 Light" w:hAnsi="iCiel Avenir LT Std 35 Light"/>
                <w:rPrChange w:id="719" w:author="An Tran, ACA (BUV)" w:date="2024-09-13T17:29:00Z" w16du:dateUtc="2024-09-13T10:29:00Z">
                  <w:rPr>
                    <w:rStyle w:val="Hyperlink"/>
                    <w:bCs/>
                    <w:lang w:val="vi-VN"/>
                  </w:rPr>
                </w:rPrChange>
              </w:rPr>
              <w:delText>23.</w:delText>
            </w:r>
            <w:r w:rsidRPr="00863667" w:rsidDel="00EB329A">
              <w:rPr>
                <w:rFonts w:ascii="iCiel Avenir LT Std 35 Light" w:eastAsiaTheme="minorEastAsia" w:hAnsi="iCiel Avenir LT Std 35 Light" w:cstheme="minorBidi"/>
                <w:kern w:val="2"/>
                <w:lang w:eastAsia="en-US"/>
                <w14:ligatures w14:val="standardContextual"/>
                <w:rPrChange w:id="720"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21" w:author="An Tran, ACA (BUV)" w:date="2024-09-13T17:29:00Z" w16du:dateUtc="2024-09-13T10:29:00Z">
                  <w:rPr>
                    <w:rStyle w:val="Hyperlink"/>
                    <w:lang w:val="vi-VN"/>
                  </w:rPr>
                </w:rPrChange>
              </w:rPr>
              <w:delText xml:space="preserve">What is the late submission regulation at the University?/ </w:delText>
            </w:r>
            <w:r w:rsidRPr="00863667" w:rsidDel="00EB329A">
              <w:rPr>
                <w:rFonts w:ascii="iCiel Avenir LT Std 35 Light" w:hAnsi="iCiel Avenir LT Std 35 Light"/>
                <w:rPrChange w:id="722" w:author="An Tran, ACA (BUV)" w:date="2024-09-13T17:29:00Z" w16du:dateUtc="2024-09-13T10:29:00Z">
                  <w:rPr>
                    <w:rStyle w:val="Hyperlink"/>
                    <w:i/>
                    <w:iCs/>
                    <w:lang w:val="vi-VN"/>
                  </w:rPr>
                </w:rPrChange>
              </w:rPr>
              <w:delText>Quy định nộp bài muộn ở Trường là gì?</w:delText>
            </w:r>
            <w:r w:rsidRPr="00863667" w:rsidDel="00EB329A">
              <w:rPr>
                <w:rFonts w:ascii="iCiel Avenir LT Std 35 Light" w:hAnsi="iCiel Avenir LT Std 35 Light"/>
                <w:webHidden/>
                <w:rPrChange w:id="723"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24" w:author="An Tran, ACA (BUV)" w:date="2024-09-13T17:29:00Z" w16du:dateUtc="2024-09-13T10:29:00Z">
                  <w:rPr>
                    <w:webHidden/>
                  </w:rPr>
                </w:rPrChange>
              </w:rPr>
              <w:delText>72</w:delText>
            </w:r>
          </w:del>
        </w:p>
        <w:p w14:paraId="312730A7" w14:textId="4CC46CEA" w:rsidR="00262D6E" w:rsidRPr="00863667" w:rsidDel="00EB329A" w:rsidRDefault="00262D6E">
          <w:pPr>
            <w:pStyle w:val="TOC2"/>
            <w:tabs>
              <w:tab w:val="left" w:pos="1540"/>
            </w:tabs>
            <w:rPr>
              <w:del w:id="725"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26" w:author="An Tran, ACA (BUV)" w:date="2024-09-13T17:29:00Z" w16du:dateUtc="2024-09-13T10:29:00Z">
                <w:rPr>
                  <w:del w:id="727" w:author="An Tran, ACA (BUV)" w:date="2024-09-12T23:47:00Z" w16du:dateUtc="2024-09-12T16:47:00Z"/>
                  <w:rFonts w:asciiTheme="minorHAnsi" w:eastAsiaTheme="minorEastAsia" w:hAnsiTheme="minorHAnsi" w:cstheme="minorBidi"/>
                  <w:kern w:val="2"/>
                  <w:lang w:eastAsia="en-US"/>
                  <w14:ligatures w14:val="standardContextual"/>
                </w:rPr>
              </w:rPrChange>
            </w:rPr>
          </w:pPr>
          <w:del w:id="728" w:author="An Tran, ACA (BUV)" w:date="2024-09-12T23:47:00Z" w16du:dateUtc="2024-09-12T16:47:00Z">
            <w:r w:rsidRPr="00863667" w:rsidDel="00EB329A">
              <w:rPr>
                <w:rFonts w:ascii="iCiel Avenir LT Std 35 Light" w:hAnsi="iCiel Avenir LT Std 35 Light"/>
                <w:rPrChange w:id="729" w:author="An Tran, ACA (BUV)" w:date="2024-09-13T17:29:00Z" w16du:dateUtc="2024-09-13T10:29:00Z">
                  <w:rPr>
                    <w:rStyle w:val="Hyperlink"/>
                    <w:bCs/>
                    <w:lang w:val="vi-VN"/>
                  </w:rPr>
                </w:rPrChange>
              </w:rPr>
              <w:delText>24.</w:delText>
            </w:r>
            <w:r w:rsidRPr="00863667" w:rsidDel="00EB329A">
              <w:rPr>
                <w:rFonts w:ascii="iCiel Avenir LT Std 35 Light" w:eastAsiaTheme="minorEastAsia" w:hAnsi="iCiel Avenir LT Std 35 Light" w:cstheme="minorBidi"/>
                <w:kern w:val="2"/>
                <w:lang w:eastAsia="en-US"/>
                <w14:ligatures w14:val="standardContextual"/>
                <w:rPrChange w:id="730"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31" w:author="An Tran, ACA (BUV)" w:date="2024-09-13T17:29:00Z" w16du:dateUtc="2024-09-13T10:29:00Z">
                  <w:rPr>
                    <w:rStyle w:val="Hyperlink"/>
                    <w:lang w:val="vi-VN"/>
                  </w:rPr>
                </w:rPrChange>
              </w:rPr>
              <w:delText xml:space="preserve">Does the University provide information of graduation ranking? / </w:delText>
            </w:r>
            <w:r w:rsidRPr="00863667" w:rsidDel="00EB329A">
              <w:rPr>
                <w:rFonts w:ascii="iCiel Avenir LT Std 35 Light" w:hAnsi="iCiel Avenir LT Std 35 Light"/>
                <w:rPrChange w:id="732" w:author="An Tran, ACA (BUV)" w:date="2024-09-13T17:29:00Z" w16du:dateUtc="2024-09-13T10:29:00Z">
                  <w:rPr>
                    <w:rStyle w:val="Hyperlink"/>
                    <w:i/>
                    <w:iCs/>
                    <w:lang w:val="vi-VN"/>
                  </w:rPr>
                </w:rPrChange>
              </w:rPr>
              <w:delText>Trường có cung cấp thông tin xếp hạng điểm tốt nghiệp của sinh viên không?</w:delText>
            </w:r>
            <w:r w:rsidRPr="00863667" w:rsidDel="00EB329A">
              <w:rPr>
                <w:rFonts w:ascii="iCiel Avenir LT Std 35 Light" w:hAnsi="iCiel Avenir LT Std 35 Light"/>
                <w:webHidden/>
                <w:rPrChange w:id="733"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34" w:author="An Tran, ACA (BUV)" w:date="2024-09-13T17:29:00Z" w16du:dateUtc="2024-09-13T10:29:00Z">
                  <w:rPr>
                    <w:webHidden/>
                  </w:rPr>
                </w:rPrChange>
              </w:rPr>
              <w:delText>73</w:delText>
            </w:r>
          </w:del>
        </w:p>
        <w:p w14:paraId="4782542E" w14:textId="143DF037" w:rsidR="00262D6E" w:rsidRPr="00863667" w:rsidDel="00EB329A" w:rsidRDefault="00262D6E">
          <w:pPr>
            <w:pStyle w:val="TOC2"/>
            <w:tabs>
              <w:tab w:val="left" w:pos="1540"/>
            </w:tabs>
            <w:rPr>
              <w:del w:id="735"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36" w:author="An Tran, ACA (BUV)" w:date="2024-09-13T17:29:00Z" w16du:dateUtc="2024-09-13T10:29:00Z">
                <w:rPr>
                  <w:del w:id="737" w:author="An Tran, ACA (BUV)" w:date="2024-09-12T23:47:00Z" w16du:dateUtc="2024-09-12T16:47:00Z"/>
                  <w:rFonts w:asciiTheme="minorHAnsi" w:eastAsiaTheme="minorEastAsia" w:hAnsiTheme="minorHAnsi" w:cstheme="minorBidi"/>
                  <w:kern w:val="2"/>
                  <w:lang w:eastAsia="en-US"/>
                  <w14:ligatures w14:val="standardContextual"/>
                </w:rPr>
              </w:rPrChange>
            </w:rPr>
          </w:pPr>
          <w:del w:id="738" w:author="An Tran, ACA (BUV)" w:date="2024-09-12T23:47:00Z" w16du:dateUtc="2024-09-12T16:47:00Z">
            <w:r w:rsidRPr="00863667" w:rsidDel="00EB329A">
              <w:rPr>
                <w:rFonts w:ascii="iCiel Avenir LT Std 35 Light" w:hAnsi="iCiel Avenir LT Std 35 Light"/>
                <w:rPrChange w:id="739" w:author="An Tran, ACA (BUV)" w:date="2024-09-13T17:29:00Z" w16du:dateUtc="2024-09-13T10:29:00Z">
                  <w:rPr>
                    <w:rStyle w:val="Hyperlink"/>
                    <w:bCs/>
                    <w:lang w:val="vi-VN"/>
                  </w:rPr>
                </w:rPrChange>
              </w:rPr>
              <w:delText>25.</w:delText>
            </w:r>
            <w:r w:rsidRPr="00863667" w:rsidDel="00EB329A">
              <w:rPr>
                <w:rFonts w:ascii="iCiel Avenir LT Std 35 Light" w:eastAsiaTheme="minorEastAsia" w:hAnsi="iCiel Avenir LT Std 35 Light" w:cstheme="minorBidi"/>
                <w:kern w:val="2"/>
                <w:lang w:eastAsia="en-US"/>
                <w14:ligatures w14:val="standardContextual"/>
                <w:rPrChange w:id="740"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41" w:author="An Tran, ACA (BUV)" w:date="2024-09-13T17:29:00Z" w16du:dateUtc="2024-09-13T10:29:00Z">
                  <w:rPr>
                    <w:rStyle w:val="Hyperlink"/>
                    <w:lang w:val="vi-VN"/>
                  </w:rPr>
                </w:rPrChange>
              </w:rPr>
              <w:delText>What are the criteria for BUV Mobility Merit Scholarship Award? / Tiêu chí được đề cử phần thưởng  chương trình học/trải nghiệm quốc tế do BUV tài trợ là gì?</w:delText>
            </w:r>
            <w:r w:rsidRPr="00863667" w:rsidDel="00EB329A">
              <w:rPr>
                <w:rFonts w:ascii="iCiel Avenir LT Std 35 Light" w:hAnsi="iCiel Avenir LT Std 35 Light"/>
                <w:webHidden/>
                <w:rPrChange w:id="742"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43" w:author="An Tran, ACA (BUV)" w:date="2024-09-13T17:29:00Z" w16du:dateUtc="2024-09-13T10:29:00Z">
                  <w:rPr>
                    <w:webHidden/>
                  </w:rPr>
                </w:rPrChange>
              </w:rPr>
              <w:delText>73</w:delText>
            </w:r>
          </w:del>
        </w:p>
        <w:p w14:paraId="6DE4368F" w14:textId="293E207F" w:rsidR="00262D6E" w:rsidRPr="00863667" w:rsidDel="00EB329A" w:rsidRDefault="00262D6E">
          <w:pPr>
            <w:pStyle w:val="TOC2"/>
            <w:tabs>
              <w:tab w:val="left" w:pos="1540"/>
            </w:tabs>
            <w:rPr>
              <w:del w:id="744"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45" w:author="An Tran, ACA (BUV)" w:date="2024-09-13T17:29:00Z" w16du:dateUtc="2024-09-13T10:29:00Z">
                <w:rPr>
                  <w:del w:id="746" w:author="An Tran, ACA (BUV)" w:date="2024-09-12T23:47:00Z" w16du:dateUtc="2024-09-12T16:47:00Z"/>
                  <w:rFonts w:asciiTheme="minorHAnsi" w:eastAsiaTheme="minorEastAsia" w:hAnsiTheme="minorHAnsi" w:cstheme="minorBidi"/>
                  <w:kern w:val="2"/>
                  <w:lang w:eastAsia="en-US"/>
                  <w14:ligatures w14:val="standardContextual"/>
                </w:rPr>
              </w:rPrChange>
            </w:rPr>
          </w:pPr>
          <w:del w:id="747" w:author="An Tran, ACA (BUV)" w:date="2024-09-12T23:47:00Z" w16du:dateUtc="2024-09-12T16:47:00Z">
            <w:r w:rsidRPr="00863667" w:rsidDel="00EB329A">
              <w:rPr>
                <w:rFonts w:ascii="iCiel Avenir LT Std 35 Light" w:hAnsi="iCiel Avenir LT Std 35 Light"/>
                <w:rPrChange w:id="748" w:author="An Tran, ACA (BUV)" w:date="2024-09-13T17:29:00Z" w16du:dateUtc="2024-09-13T10:29:00Z">
                  <w:rPr>
                    <w:rStyle w:val="Hyperlink"/>
                    <w:bCs/>
                    <w:lang w:val="vi-VN"/>
                  </w:rPr>
                </w:rPrChange>
              </w:rPr>
              <w:delText>26.</w:delText>
            </w:r>
            <w:r w:rsidRPr="00863667" w:rsidDel="00EB329A">
              <w:rPr>
                <w:rFonts w:ascii="iCiel Avenir LT Std 35 Light" w:eastAsiaTheme="minorEastAsia" w:hAnsi="iCiel Avenir LT Std 35 Light" w:cstheme="minorBidi"/>
                <w:kern w:val="2"/>
                <w:lang w:eastAsia="en-US"/>
                <w14:ligatures w14:val="standardContextual"/>
                <w:rPrChange w:id="749"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50" w:author="An Tran, ACA (BUV)" w:date="2024-09-13T17:29:00Z" w16du:dateUtc="2024-09-13T10:29:00Z">
                  <w:rPr>
                    <w:rStyle w:val="Hyperlink"/>
                    <w:lang w:val="vi-VN"/>
                  </w:rPr>
                </w:rPrChange>
              </w:rPr>
              <w:delText xml:space="preserve">Can students receive the transcript and certificate for the Pathway to Stafffordshire University programme? / </w:delText>
            </w:r>
            <w:r w:rsidRPr="00863667" w:rsidDel="00EB329A">
              <w:rPr>
                <w:rFonts w:ascii="iCiel Avenir LT Std 35 Light" w:hAnsi="iCiel Avenir LT Std 35 Light"/>
                <w:rPrChange w:id="751" w:author="An Tran, ACA (BUV)" w:date="2024-09-13T17:29:00Z" w16du:dateUtc="2024-09-13T10:29:00Z">
                  <w:rPr>
                    <w:rStyle w:val="Hyperlink"/>
                    <w:i/>
                    <w:iCs/>
                    <w:lang w:val="vi-VN"/>
                  </w:rPr>
                </w:rPrChange>
              </w:rPr>
              <w:delText>Liệu sinh viên có thể xin bảng điểm và chứng chỉ hoàn thành chương trình Dự bị Đại học Staffordshire không?</w:delText>
            </w:r>
            <w:r w:rsidRPr="00863667" w:rsidDel="00EB329A">
              <w:rPr>
                <w:rFonts w:ascii="iCiel Avenir LT Std 35 Light" w:hAnsi="iCiel Avenir LT Std 35 Light"/>
                <w:webHidden/>
                <w:rPrChange w:id="752"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53" w:author="An Tran, ACA (BUV)" w:date="2024-09-13T17:29:00Z" w16du:dateUtc="2024-09-13T10:29:00Z">
                  <w:rPr>
                    <w:webHidden/>
                  </w:rPr>
                </w:rPrChange>
              </w:rPr>
              <w:delText>74</w:delText>
            </w:r>
          </w:del>
        </w:p>
        <w:p w14:paraId="670E0196" w14:textId="3CF3AE4C" w:rsidR="00262D6E" w:rsidRPr="00863667" w:rsidDel="00EB329A" w:rsidRDefault="00262D6E">
          <w:pPr>
            <w:pStyle w:val="TOC2"/>
            <w:tabs>
              <w:tab w:val="left" w:pos="1540"/>
            </w:tabs>
            <w:rPr>
              <w:del w:id="754"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55" w:author="An Tran, ACA (BUV)" w:date="2024-09-13T17:29:00Z" w16du:dateUtc="2024-09-13T10:29:00Z">
                <w:rPr>
                  <w:del w:id="756" w:author="An Tran, ACA (BUV)" w:date="2024-09-12T23:47:00Z" w16du:dateUtc="2024-09-12T16:47:00Z"/>
                  <w:rFonts w:asciiTheme="minorHAnsi" w:eastAsiaTheme="minorEastAsia" w:hAnsiTheme="minorHAnsi" w:cstheme="minorBidi"/>
                  <w:kern w:val="2"/>
                  <w:lang w:eastAsia="en-US"/>
                  <w14:ligatures w14:val="standardContextual"/>
                </w:rPr>
              </w:rPrChange>
            </w:rPr>
          </w:pPr>
          <w:del w:id="757" w:author="An Tran, ACA (BUV)" w:date="2024-09-12T23:47:00Z" w16du:dateUtc="2024-09-12T16:47:00Z">
            <w:r w:rsidRPr="00863667" w:rsidDel="00EB329A">
              <w:rPr>
                <w:rFonts w:ascii="iCiel Avenir LT Std 35 Light" w:hAnsi="iCiel Avenir LT Std 35 Light"/>
                <w:rPrChange w:id="758" w:author="An Tran, ACA (BUV)" w:date="2024-09-13T17:29:00Z" w16du:dateUtc="2024-09-13T10:29:00Z">
                  <w:rPr>
                    <w:rStyle w:val="Hyperlink"/>
                    <w:bCs/>
                    <w:lang w:val="vi-VN"/>
                  </w:rPr>
                </w:rPrChange>
              </w:rPr>
              <w:delText>27.</w:delText>
            </w:r>
            <w:r w:rsidRPr="00863667" w:rsidDel="00EB329A">
              <w:rPr>
                <w:rFonts w:ascii="iCiel Avenir LT Std 35 Light" w:eastAsiaTheme="minorEastAsia" w:hAnsi="iCiel Avenir LT Std 35 Light" w:cstheme="minorBidi"/>
                <w:kern w:val="2"/>
                <w:lang w:eastAsia="en-US"/>
                <w14:ligatures w14:val="standardContextual"/>
                <w:rPrChange w:id="759"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60" w:author="An Tran, ACA (BUV)" w:date="2024-09-13T17:29:00Z" w16du:dateUtc="2024-09-13T10:29:00Z">
                  <w:rPr>
                    <w:rStyle w:val="Hyperlink"/>
                    <w:lang w:val="vi-VN"/>
                  </w:rPr>
                </w:rPrChange>
              </w:rPr>
              <w:delText xml:space="preserve">Can students/parents have student’s exam schedule for this semester? / </w:delText>
            </w:r>
            <w:r w:rsidRPr="00863667" w:rsidDel="00EB329A">
              <w:rPr>
                <w:rFonts w:ascii="iCiel Avenir LT Std 35 Light" w:hAnsi="iCiel Avenir LT Std 35 Light"/>
                <w:rPrChange w:id="761" w:author="An Tran, ACA (BUV)" w:date="2024-09-13T17:29:00Z" w16du:dateUtc="2024-09-13T10:29:00Z">
                  <w:rPr>
                    <w:rStyle w:val="Hyperlink"/>
                    <w:i/>
                    <w:iCs/>
                    <w:lang w:val="vi-VN"/>
                  </w:rPr>
                </w:rPrChange>
              </w:rPr>
              <w:delText>Phụ huynh/sinh viên có thể xin lịch nộp bài và lịch thi của sinh viên cho học kỳ này không?</w:delText>
            </w:r>
            <w:r w:rsidRPr="00863667" w:rsidDel="00EB329A">
              <w:rPr>
                <w:rFonts w:ascii="iCiel Avenir LT Std 35 Light" w:hAnsi="iCiel Avenir LT Std 35 Light"/>
                <w:webHidden/>
                <w:rPrChange w:id="762"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63" w:author="An Tran, ACA (BUV)" w:date="2024-09-13T17:29:00Z" w16du:dateUtc="2024-09-13T10:29:00Z">
                  <w:rPr>
                    <w:webHidden/>
                  </w:rPr>
                </w:rPrChange>
              </w:rPr>
              <w:delText>75</w:delText>
            </w:r>
          </w:del>
        </w:p>
        <w:p w14:paraId="1F5FB83A" w14:textId="192ECB59" w:rsidR="00262D6E" w:rsidRPr="00863667" w:rsidDel="00EB329A" w:rsidRDefault="00262D6E">
          <w:pPr>
            <w:pStyle w:val="TOC2"/>
            <w:tabs>
              <w:tab w:val="left" w:pos="1540"/>
            </w:tabs>
            <w:rPr>
              <w:del w:id="764"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65" w:author="An Tran, ACA (BUV)" w:date="2024-09-13T17:29:00Z" w16du:dateUtc="2024-09-13T10:29:00Z">
                <w:rPr>
                  <w:del w:id="766" w:author="An Tran, ACA (BUV)" w:date="2024-09-12T23:47:00Z" w16du:dateUtc="2024-09-12T16:47:00Z"/>
                  <w:rFonts w:asciiTheme="minorHAnsi" w:eastAsiaTheme="minorEastAsia" w:hAnsiTheme="minorHAnsi" w:cstheme="minorBidi"/>
                  <w:kern w:val="2"/>
                  <w:lang w:eastAsia="en-US"/>
                  <w14:ligatures w14:val="standardContextual"/>
                </w:rPr>
              </w:rPrChange>
            </w:rPr>
          </w:pPr>
          <w:del w:id="767" w:author="An Tran, ACA (BUV)" w:date="2024-09-12T23:47:00Z" w16du:dateUtc="2024-09-12T16:47:00Z">
            <w:r w:rsidRPr="00863667" w:rsidDel="00EB329A">
              <w:rPr>
                <w:rFonts w:ascii="iCiel Avenir LT Std 35 Light" w:hAnsi="iCiel Avenir LT Std 35 Light"/>
                <w:rPrChange w:id="768" w:author="An Tran, ACA (BUV)" w:date="2024-09-13T17:29:00Z" w16du:dateUtc="2024-09-13T10:29:00Z">
                  <w:rPr>
                    <w:rStyle w:val="Hyperlink"/>
                    <w:bCs/>
                    <w:lang w:val="vi-VN"/>
                  </w:rPr>
                </w:rPrChange>
              </w:rPr>
              <w:delText>28.</w:delText>
            </w:r>
            <w:r w:rsidRPr="00863667" w:rsidDel="00EB329A">
              <w:rPr>
                <w:rFonts w:ascii="iCiel Avenir LT Std 35 Light" w:eastAsiaTheme="minorEastAsia" w:hAnsi="iCiel Avenir LT Std 35 Light" w:cstheme="minorBidi"/>
                <w:kern w:val="2"/>
                <w:lang w:eastAsia="en-US"/>
                <w14:ligatures w14:val="standardContextual"/>
                <w:rPrChange w:id="769"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70" w:author="An Tran, ACA (BUV)" w:date="2024-09-13T17:29:00Z" w16du:dateUtc="2024-09-13T10:29:00Z">
                  <w:rPr>
                    <w:rStyle w:val="Hyperlink"/>
                    <w:lang w:val="vi-VN"/>
                  </w:rPr>
                </w:rPrChange>
              </w:rPr>
              <w:delText xml:space="preserve">Students wish to take individual rather than group assessments, is this possible? / </w:delText>
            </w:r>
            <w:r w:rsidRPr="00863667" w:rsidDel="00EB329A">
              <w:rPr>
                <w:rFonts w:ascii="iCiel Avenir LT Std 35 Light" w:hAnsi="iCiel Avenir LT Std 35 Light"/>
                <w:rPrChange w:id="771" w:author="An Tran, ACA (BUV)" w:date="2024-09-13T17:29:00Z" w16du:dateUtc="2024-09-13T10:29:00Z">
                  <w:rPr>
                    <w:rStyle w:val="Hyperlink"/>
                    <w:i/>
                    <w:iCs/>
                    <w:lang w:val="vi-VN"/>
                  </w:rPr>
                </w:rPrChange>
              </w:rPr>
              <w:delText>Sinh viên muốn làm bài cá nhân thay cho việc làm bài nhóm thì có được không?</w:delText>
            </w:r>
            <w:r w:rsidRPr="00863667" w:rsidDel="00EB329A">
              <w:rPr>
                <w:rFonts w:ascii="iCiel Avenir LT Std 35 Light" w:hAnsi="iCiel Avenir LT Std 35 Light"/>
                <w:webHidden/>
                <w:rPrChange w:id="772"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73" w:author="An Tran, ACA (BUV)" w:date="2024-09-13T17:29:00Z" w16du:dateUtc="2024-09-13T10:29:00Z">
                  <w:rPr>
                    <w:webHidden/>
                  </w:rPr>
                </w:rPrChange>
              </w:rPr>
              <w:delText>75</w:delText>
            </w:r>
          </w:del>
        </w:p>
        <w:p w14:paraId="362B4FA7" w14:textId="3E2B43EB" w:rsidR="00262D6E" w:rsidRPr="00863667" w:rsidDel="00EB329A" w:rsidRDefault="00262D6E">
          <w:pPr>
            <w:pStyle w:val="TOC2"/>
            <w:tabs>
              <w:tab w:val="left" w:pos="1540"/>
            </w:tabs>
            <w:rPr>
              <w:del w:id="774"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75" w:author="An Tran, ACA (BUV)" w:date="2024-09-13T17:29:00Z" w16du:dateUtc="2024-09-13T10:29:00Z">
                <w:rPr>
                  <w:del w:id="776" w:author="An Tran, ACA (BUV)" w:date="2024-09-12T23:47:00Z" w16du:dateUtc="2024-09-12T16:47:00Z"/>
                  <w:rFonts w:asciiTheme="minorHAnsi" w:eastAsiaTheme="minorEastAsia" w:hAnsiTheme="minorHAnsi" w:cstheme="minorBidi"/>
                  <w:kern w:val="2"/>
                  <w:lang w:eastAsia="en-US"/>
                  <w14:ligatures w14:val="standardContextual"/>
                </w:rPr>
              </w:rPrChange>
            </w:rPr>
          </w:pPr>
          <w:del w:id="777" w:author="An Tran, ACA (BUV)" w:date="2024-09-12T23:47:00Z" w16du:dateUtc="2024-09-12T16:47:00Z">
            <w:r w:rsidRPr="00863667" w:rsidDel="00EB329A">
              <w:rPr>
                <w:rFonts w:ascii="iCiel Avenir LT Std 35 Light" w:hAnsi="iCiel Avenir LT Std 35 Light"/>
                <w:rPrChange w:id="778" w:author="An Tran, ACA (BUV)" w:date="2024-09-13T17:29:00Z" w16du:dateUtc="2024-09-13T10:29:00Z">
                  <w:rPr>
                    <w:rStyle w:val="Hyperlink"/>
                    <w:bCs/>
                    <w:lang w:val="vi-VN"/>
                  </w:rPr>
                </w:rPrChange>
              </w:rPr>
              <w:delText>29.</w:delText>
            </w:r>
            <w:r w:rsidRPr="00863667" w:rsidDel="00EB329A">
              <w:rPr>
                <w:rFonts w:ascii="iCiel Avenir LT Std 35 Light" w:eastAsiaTheme="minorEastAsia" w:hAnsi="iCiel Avenir LT Std 35 Light" w:cstheme="minorBidi"/>
                <w:kern w:val="2"/>
                <w:lang w:eastAsia="en-US"/>
                <w14:ligatures w14:val="standardContextual"/>
                <w:rPrChange w:id="779"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80" w:author="An Tran, ACA (BUV)" w:date="2024-09-13T17:29:00Z" w16du:dateUtc="2024-09-13T10:29:00Z">
                  <w:rPr>
                    <w:rStyle w:val="Hyperlink"/>
                    <w:lang w:val="vi-VN"/>
                  </w:rPr>
                </w:rPrChange>
              </w:rPr>
              <w:delText xml:space="preserve">The student has been asked to attend an academic conduct meeting. What does this mean? / </w:delText>
            </w:r>
            <w:r w:rsidRPr="00863667" w:rsidDel="00EB329A">
              <w:rPr>
                <w:rFonts w:ascii="iCiel Avenir LT Std 35 Light" w:hAnsi="iCiel Avenir LT Std 35 Light"/>
                <w:rPrChange w:id="781" w:author="An Tran, ACA (BUV)" w:date="2024-09-13T17:29:00Z" w16du:dateUtc="2024-09-13T10:29:00Z">
                  <w:rPr>
                    <w:rStyle w:val="Hyperlink"/>
                    <w:i/>
                    <w:iCs/>
                    <w:lang w:val="vi-VN"/>
                  </w:rPr>
                </w:rPrChange>
              </w:rPr>
              <w:delText>Sinh viên được mời tham dự cuộc họp về vi phạm học thuật, như vậy có nghĩa là gì?</w:delText>
            </w:r>
            <w:r w:rsidRPr="00863667" w:rsidDel="00EB329A">
              <w:rPr>
                <w:rFonts w:ascii="iCiel Avenir LT Std 35 Light" w:hAnsi="iCiel Avenir LT Std 35 Light"/>
                <w:webHidden/>
                <w:rPrChange w:id="782"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83" w:author="An Tran, ACA (BUV)" w:date="2024-09-13T17:29:00Z" w16du:dateUtc="2024-09-13T10:29:00Z">
                  <w:rPr>
                    <w:webHidden/>
                  </w:rPr>
                </w:rPrChange>
              </w:rPr>
              <w:delText>76</w:delText>
            </w:r>
          </w:del>
        </w:p>
        <w:p w14:paraId="369B978E" w14:textId="707E2F6B" w:rsidR="00262D6E" w:rsidRPr="00863667" w:rsidDel="00EB329A" w:rsidRDefault="00262D6E">
          <w:pPr>
            <w:pStyle w:val="TOC2"/>
            <w:tabs>
              <w:tab w:val="left" w:pos="1540"/>
            </w:tabs>
            <w:rPr>
              <w:del w:id="784"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85" w:author="An Tran, ACA (BUV)" w:date="2024-09-13T17:29:00Z" w16du:dateUtc="2024-09-13T10:29:00Z">
                <w:rPr>
                  <w:del w:id="786" w:author="An Tran, ACA (BUV)" w:date="2024-09-12T23:47:00Z" w16du:dateUtc="2024-09-12T16:47:00Z"/>
                  <w:rFonts w:asciiTheme="minorHAnsi" w:eastAsiaTheme="minorEastAsia" w:hAnsiTheme="minorHAnsi" w:cstheme="minorBidi"/>
                  <w:kern w:val="2"/>
                  <w:lang w:eastAsia="en-US"/>
                  <w14:ligatures w14:val="standardContextual"/>
                </w:rPr>
              </w:rPrChange>
            </w:rPr>
          </w:pPr>
          <w:del w:id="787" w:author="An Tran, ACA (BUV)" w:date="2024-09-12T23:47:00Z" w16du:dateUtc="2024-09-12T16:47:00Z">
            <w:r w:rsidRPr="00863667" w:rsidDel="00EB329A">
              <w:rPr>
                <w:rFonts w:ascii="iCiel Avenir LT Std 35 Light" w:hAnsi="iCiel Avenir LT Std 35 Light"/>
                <w:rPrChange w:id="788" w:author="An Tran, ACA (BUV)" w:date="2024-09-13T17:29:00Z" w16du:dateUtc="2024-09-13T10:29:00Z">
                  <w:rPr>
                    <w:rStyle w:val="Hyperlink"/>
                    <w:bCs/>
                    <w:lang w:val="vi-VN"/>
                  </w:rPr>
                </w:rPrChange>
              </w:rPr>
              <w:delText>30.</w:delText>
            </w:r>
            <w:r w:rsidRPr="00863667" w:rsidDel="00EB329A">
              <w:rPr>
                <w:rFonts w:ascii="iCiel Avenir LT Std 35 Light" w:eastAsiaTheme="minorEastAsia" w:hAnsi="iCiel Avenir LT Std 35 Light" w:cstheme="minorBidi"/>
                <w:kern w:val="2"/>
                <w:lang w:eastAsia="en-US"/>
                <w14:ligatures w14:val="standardContextual"/>
                <w:rPrChange w:id="789"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790" w:author="An Tran, ACA (BUV)" w:date="2024-09-13T17:29:00Z" w16du:dateUtc="2024-09-13T10:29:00Z">
                  <w:rPr>
                    <w:rStyle w:val="Hyperlink"/>
                    <w:lang w:val="vi-VN"/>
                  </w:rPr>
                </w:rPrChange>
              </w:rPr>
              <w:delText xml:space="preserve">What is a safe similarity index when students submit assignment on Turnitin? / </w:delText>
            </w:r>
            <w:r w:rsidRPr="00863667" w:rsidDel="00EB329A">
              <w:rPr>
                <w:rFonts w:ascii="iCiel Avenir LT Std 35 Light" w:hAnsi="iCiel Avenir LT Std 35 Light"/>
                <w:rPrChange w:id="791" w:author="An Tran, ACA (BUV)" w:date="2024-09-13T17:29:00Z" w16du:dateUtc="2024-09-13T10:29:00Z">
                  <w:rPr>
                    <w:rStyle w:val="Hyperlink"/>
                    <w:i/>
                    <w:iCs/>
                    <w:lang w:val="vi-VN"/>
                  </w:rPr>
                </w:rPrChange>
              </w:rPr>
              <w:delText>Số phần trăm độ tương đồng như thế nào là an toàn khi sinh viên nộp bài trên hệ thống Turnitin?</w:delText>
            </w:r>
            <w:r w:rsidRPr="00863667" w:rsidDel="00EB329A">
              <w:rPr>
                <w:rFonts w:ascii="iCiel Avenir LT Std 35 Light" w:hAnsi="iCiel Avenir LT Std 35 Light"/>
                <w:webHidden/>
                <w:rPrChange w:id="792"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793" w:author="An Tran, ACA (BUV)" w:date="2024-09-13T17:29:00Z" w16du:dateUtc="2024-09-13T10:29:00Z">
                  <w:rPr>
                    <w:webHidden/>
                  </w:rPr>
                </w:rPrChange>
              </w:rPr>
              <w:delText>76</w:delText>
            </w:r>
          </w:del>
        </w:p>
        <w:p w14:paraId="0A11ECEB" w14:textId="5157BAD9" w:rsidR="00262D6E" w:rsidRPr="00863667" w:rsidDel="00EB329A" w:rsidRDefault="00262D6E">
          <w:pPr>
            <w:pStyle w:val="TOC2"/>
            <w:tabs>
              <w:tab w:val="left" w:pos="1540"/>
            </w:tabs>
            <w:rPr>
              <w:del w:id="794"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795" w:author="An Tran, ACA (BUV)" w:date="2024-09-13T17:29:00Z" w16du:dateUtc="2024-09-13T10:29:00Z">
                <w:rPr>
                  <w:del w:id="796" w:author="An Tran, ACA (BUV)" w:date="2024-09-12T23:47:00Z" w16du:dateUtc="2024-09-12T16:47:00Z"/>
                  <w:rFonts w:asciiTheme="minorHAnsi" w:eastAsiaTheme="minorEastAsia" w:hAnsiTheme="minorHAnsi" w:cstheme="minorBidi"/>
                  <w:kern w:val="2"/>
                  <w:lang w:eastAsia="en-US"/>
                  <w14:ligatures w14:val="standardContextual"/>
                </w:rPr>
              </w:rPrChange>
            </w:rPr>
          </w:pPr>
          <w:del w:id="797" w:author="An Tran, ACA (BUV)" w:date="2024-09-12T23:47:00Z" w16du:dateUtc="2024-09-12T16:47:00Z">
            <w:r w:rsidRPr="00863667" w:rsidDel="00EB329A">
              <w:rPr>
                <w:rFonts w:ascii="iCiel Avenir LT Std 35 Light" w:hAnsi="iCiel Avenir LT Std 35 Light"/>
                <w:rPrChange w:id="798" w:author="An Tran, ACA (BUV)" w:date="2024-09-13T17:29:00Z" w16du:dateUtc="2024-09-13T10:29:00Z">
                  <w:rPr>
                    <w:rStyle w:val="Hyperlink"/>
                    <w:bCs/>
                    <w:lang w:val="vi-VN"/>
                  </w:rPr>
                </w:rPrChange>
              </w:rPr>
              <w:delText>31.</w:delText>
            </w:r>
            <w:r w:rsidRPr="00863667" w:rsidDel="00EB329A">
              <w:rPr>
                <w:rFonts w:ascii="iCiel Avenir LT Std 35 Light" w:eastAsiaTheme="minorEastAsia" w:hAnsi="iCiel Avenir LT Std 35 Light" w:cstheme="minorBidi"/>
                <w:kern w:val="2"/>
                <w:lang w:eastAsia="en-US"/>
                <w14:ligatures w14:val="standardContextual"/>
                <w:rPrChange w:id="799"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00" w:author="An Tran, ACA (BUV)" w:date="2024-09-13T17:29:00Z" w16du:dateUtc="2024-09-13T10:29:00Z">
                  <w:rPr>
                    <w:rStyle w:val="Hyperlink"/>
                    <w:lang w:val="vi-VN"/>
                  </w:rPr>
                </w:rPrChange>
              </w:rPr>
              <w:delText xml:space="preserve">Students submit assignments on Turnitin system and have low similarity % but later this % increase, is this an error? / </w:delText>
            </w:r>
            <w:r w:rsidRPr="00863667" w:rsidDel="00EB329A">
              <w:rPr>
                <w:rFonts w:ascii="iCiel Avenir LT Std 35 Light" w:hAnsi="iCiel Avenir LT Std 35 Light"/>
                <w:rPrChange w:id="801" w:author="An Tran, ACA (BUV)" w:date="2024-09-13T17:29:00Z" w16du:dateUtc="2024-09-13T10:29:00Z">
                  <w:rPr>
                    <w:rStyle w:val="Hyperlink"/>
                    <w:i/>
                    <w:iCs/>
                    <w:lang w:val="vi-VN"/>
                  </w:rPr>
                </w:rPrChange>
              </w:rPr>
              <w:delText>Sinh viên</w:delText>
            </w:r>
            <w:r w:rsidRPr="00863667" w:rsidDel="00EB329A">
              <w:rPr>
                <w:rFonts w:ascii="iCiel Avenir LT Std 35 Light" w:hAnsi="iCiel Avenir LT Std 35 Light"/>
                <w:rPrChange w:id="802" w:author="An Tran, ACA (BUV)" w:date="2024-09-13T17:29:00Z" w16du:dateUtc="2024-09-13T10:29:00Z">
                  <w:rPr>
                    <w:rStyle w:val="Hyperlink"/>
                    <w:lang w:val="vi-VN"/>
                  </w:rPr>
                </w:rPrChange>
              </w:rPr>
              <w:delText xml:space="preserve"> </w:delText>
            </w:r>
            <w:r w:rsidRPr="00863667" w:rsidDel="00EB329A">
              <w:rPr>
                <w:rFonts w:ascii="iCiel Avenir LT Std 35 Light" w:hAnsi="iCiel Avenir LT Std 35 Light"/>
                <w:rPrChange w:id="803" w:author="An Tran, ACA (BUV)" w:date="2024-09-13T17:29:00Z" w16du:dateUtc="2024-09-13T10:29:00Z">
                  <w:rPr>
                    <w:rStyle w:val="Hyperlink"/>
                    <w:i/>
                    <w:iCs/>
                    <w:lang w:val="vi-VN"/>
                  </w:rPr>
                </w:rPrChange>
              </w:rPr>
              <w:delText>nộp bài trên hệ thống Turnitin và nhận được số phần trăm độ tương đồng thấp, nhưng sau đó số phần trăm này lại tăng lên. Liệu đây có phải là lỗi hệ thống hay không?</w:delText>
            </w:r>
            <w:r w:rsidRPr="00863667" w:rsidDel="00EB329A">
              <w:rPr>
                <w:rFonts w:ascii="iCiel Avenir LT Std 35 Light" w:hAnsi="iCiel Avenir LT Std 35 Light"/>
                <w:webHidden/>
                <w:rPrChange w:id="80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05" w:author="An Tran, ACA (BUV)" w:date="2024-09-13T17:29:00Z" w16du:dateUtc="2024-09-13T10:29:00Z">
                  <w:rPr>
                    <w:webHidden/>
                  </w:rPr>
                </w:rPrChange>
              </w:rPr>
              <w:delText>77</w:delText>
            </w:r>
          </w:del>
        </w:p>
        <w:p w14:paraId="6CBAAE0A" w14:textId="183A57A1" w:rsidR="00262D6E" w:rsidRPr="00863667" w:rsidDel="00EB329A" w:rsidRDefault="00262D6E">
          <w:pPr>
            <w:pStyle w:val="TOC2"/>
            <w:tabs>
              <w:tab w:val="left" w:pos="1540"/>
            </w:tabs>
            <w:rPr>
              <w:del w:id="80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07" w:author="An Tran, ACA (BUV)" w:date="2024-09-13T17:29:00Z" w16du:dateUtc="2024-09-13T10:29:00Z">
                <w:rPr>
                  <w:del w:id="808" w:author="An Tran, ACA (BUV)" w:date="2024-09-12T23:47:00Z" w16du:dateUtc="2024-09-12T16:47:00Z"/>
                  <w:rFonts w:asciiTheme="minorHAnsi" w:eastAsiaTheme="minorEastAsia" w:hAnsiTheme="minorHAnsi" w:cstheme="minorBidi"/>
                  <w:kern w:val="2"/>
                  <w:lang w:eastAsia="en-US"/>
                  <w14:ligatures w14:val="standardContextual"/>
                </w:rPr>
              </w:rPrChange>
            </w:rPr>
          </w:pPr>
          <w:del w:id="809" w:author="An Tran, ACA (BUV)" w:date="2024-09-12T23:47:00Z" w16du:dateUtc="2024-09-12T16:47:00Z">
            <w:r w:rsidRPr="00863667" w:rsidDel="00EB329A">
              <w:rPr>
                <w:rFonts w:ascii="iCiel Avenir LT Std 35 Light" w:hAnsi="iCiel Avenir LT Std 35 Light"/>
                <w:rPrChange w:id="810" w:author="An Tran, ACA (BUV)" w:date="2024-09-13T17:29:00Z" w16du:dateUtc="2024-09-13T10:29:00Z">
                  <w:rPr>
                    <w:rStyle w:val="Hyperlink"/>
                    <w:bCs/>
                    <w:lang w:val="vi-VN"/>
                  </w:rPr>
                </w:rPrChange>
              </w:rPr>
              <w:delText>32.</w:delText>
            </w:r>
            <w:r w:rsidRPr="00863667" w:rsidDel="00EB329A">
              <w:rPr>
                <w:rFonts w:ascii="iCiel Avenir LT Std 35 Light" w:eastAsiaTheme="minorEastAsia" w:hAnsi="iCiel Avenir LT Std 35 Light" w:cstheme="minorBidi"/>
                <w:kern w:val="2"/>
                <w:lang w:eastAsia="en-US"/>
                <w14:ligatures w14:val="standardContextual"/>
                <w:rPrChange w:id="81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12" w:author="An Tran, ACA (BUV)" w:date="2024-09-13T17:29:00Z" w16du:dateUtc="2024-09-13T10:29:00Z">
                  <w:rPr>
                    <w:rStyle w:val="Hyperlink"/>
                    <w:lang w:val="vi-VN"/>
                  </w:rPr>
                </w:rPrChange>
              </w:rPr>
              <w:delText xml:space="preserve">Does student have to take responsibility for an academic misconduct in group submission? / </w:delText>
            </w:r>
            <w:r w:rsidRPr="00863667" w:rsidDel="00EB329A">
              <w:rPr>
                <w:rFonts w:ascii="iCiel Avenir LT Std 35 Light" w:hAnsi="iCiel Avenir LT Std 35 Light"/>
                <w:rPrChange w:id="813" w:author="An Tran, ACA (BUV)" w:date="2024-09-13T17:29:00Z" w16du:dateUtc="2024-09-13T10:29:00Z">
                  <w:rPr>
                    <w:rStyle w:val="Hyperlink"/>
                    <w:i/>
                    <w:iCs/>
                    <w:lang w:val="vi-VN"/>
                  </w:rPr>
                </w:rPrChange>
              </w:rPr>
              <w:delText>Sinh viên liệu có phải chịu trách nhiệm cho vi phạm học thuật trong bài nộp nhóm hay không?</w:delText>
            </w:r>
            <w:r w:rsidRPr="00863667" w:rsidDel="00EB329A">
              <w:rPr>
                <w:rFonts w:ascii="iCiel Avenir LT Std 35 Light" w:hAnsi="iCiel Avenir LT Std 35 Light"/>
                <w:webHidden/>
                <w:rPrChange w:id="81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15" w:author="An Tran, ACA (BUV)" w:date="2024-09-13T17:29:00Z" w16du:dateUtc="2024-09-13T10:29:00Z">
                  <w:rPr>
                    <w:webHidden/>
                  </w:rPr>
                </w:rPrChange>
              </w:rPr>
              <w:delText>78</w:delText>
            </w:r>
          </w:del>
        </w:p>
        <w:p w14:paraId="50B39817" w14:textId="0B764759" w:rsidR="00262D6E" w:rsidRPr="00863667" w:rsidDel="00EB329A" w:rsidRDefault="00262D6E">
          <w:pPr>
            <w:pStyle w:val="TOC2"/>
            <w:tabs>
              <w:tab w:val="left" w:pos="1540"/>
            </w:tabs>
            <w:rPr>
              <w:del w:id="81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17" w:author="An Tran, ACA (BUV)" w:date="2024-09-13T17:29:00Z" w16du:dateUtc="2024-09-13T10:29:00Z">
                <w:rPr>
                  <w:del w:id="818" w:author="An Tran, ACA (BUV)" w:date="2024-09-12T23:47:00Z" w16du:dateUtc="2024-09-12T16:47:00Z"/>
                  <w:rFonts w:asciiTheme="minorHAnsi" w:eastAsiaTheme="minorEastAsia" w:hAnsiTheme="minorHAnsi" w:cstheme="minorBidi"/>
                  <w:kern w:val="2"/>
                  <w:lang w:eastAsia="en-US"/>
                  <w14:ligatures w14:val="standardContextual"/>
                </w:rPr>
              </w:rPrChange>
            </w:rPr>
          </w:pPr>
          <w:del w:id="819" w:author="An Tran, ACA (BUV)" w:date="2024-09-12T23:47:00Z" w16du:dateUtc="2024-09-12T16:47:00Z">
            <w:r w:rsidRPr="00863667" w:rsidDel="00EB329A">
              <w:rPr>
                <w:rFonts w:ascii="iCiel Avenir LT Std 35 Light" w:hAnsi="iCiel Avenir LT Std 35 Light"/>
                <w:rPrChange w:id="820" w:author="An Tran, ACA (BUV)" w:date="2024-09-13T17:29:00Z" w16du:dateUtc="2024-09-13T10:29:00Z">
                  <w:rPr>
                    <w:rStyle w:val="Hyperlink"/>
                    <w:bCs/>
                    <w:lang w:val="vi-VN"/>
                  </w:rPr>
                </w:rPrChange>
              </w:rPr>
              <w:delText>33.</w:delText>
            </w:r>
            <w:r w:rsidRPr="00863667" w:rsidDel="00EB329A">
              <w:rPr>
                <w:rFonts w:ascii="iCiel Avenir LT Std 35 Light" w:eastAsiaTheme="minorEastAsia" w:hAnsi="iCiel Avenir LT Std 35 Light" w:cstheme="minorBidi"/>
                <w:kern w:val="2"/>
                <w:lang w:eastAsia="en-US"/>
                <w14:ligatures w14:val="standardContextual"/>
                <w:rPrChange w:id="82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22" w:author="An Tran, ACA (BUV)" w:date="2024-09-13T17:29:00Z" w16du:dateUtc="2024-09-13T10:29:00Z">
                  <w:rPr>
                    <w:rStyle w:val="Hyperlink"/>
                    <w:lang w:val="vi-VN"/>
                  </w:rPr>
                </w:rPrChange>
              </w:rPr>
              <w:delText xml:space="preserve">How does academic misconduct affect the student’s academic performance &amp; studying progress? / </w:delText>
            </w:r>
            <w:r w:rsidRPr="00863667" w:rsidDel="00EB329A">
              <w:rPr>
                <w:rFonts w:ascii="iCiel Avenir LT Std 35 Light" w:hAnsi="iCiel Avenir LT Std 35 Light"/>
                <w:rPrChange w:id="823" w:author="An Tran, ACA (BUV)" w:date="2024-09-13T17:29:00Z" w16du:dateUtc="2024-09-13T10:29:00Z">
                  <w:rPr>
                    <w:rStyle w:val="Hyperlink"/>
                    <w:i/>
                    <w:iCs/>
                    <w:lang w:val="vi-VN"/>
                  </w:rPr>
                </w:rPrChange>
              </w:rPr>
              <w:delText>Việc vi phạm học thuật có thể ảnh hưởng thế nào đến kết quả học tập và lên lớp của sinh viên?</w:delText>
            </w:r>
            <w:r w:rsidRPr="00863667" w:rsidDel="00EB329A">
              <w:rPr>
                <w:rFonts w:ascii="iCiel Avenir LT Std 35 Light" w:hAnsi="iCiel Avenir LT Std 35 Light"/>
                <w:webHidden/>
                <w:rPrChange w:id="82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25" w:author="An Tran, ACA (BUV)" w:date="2024-09-13T17:29:00Z" w16du:dateUtc="2024-09-13T10:29:00Z">
                  <w:rPr>
                    <w:webHidden/>
                  </w:rPr>
                </w:rPrChange>
              </w:rPr>
              <w:delText>78</w:delText>
            </w:r>
          </w:del>
        </w:p>
        <w:p w14:paraId="14DE77E9" w14:textId="363F644D" w:rsidR="00262D6E" w:rsidRPr="00863667" w:rsidDel="00EB329A" w:rsidRDefault="00262D6E">
          <w:pPr>
            <w:pStyle w:val="TOC2"/>
            <w:tabs>
              <w:tab w:val="left" w:pos="1540"/>
            </w:tabs>
            <w:rPr>
              <w:del w:id="82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27" w:author="An Tran, ACA (BUV)" w:date="2024-09-13T17:29:00Z" w16du:dateUtc="2024-09-13T10:29:00Z">
                <w:rPr>
                  <w:del w:id="828" w:author="An Tran, ACA (BUV)" w:date="2024-09-12T23:47:00Z" w16du:dateUtc="2024-09-12T16:47:00Z"/>
                  <w:rFonts w:asciiTheme="minorHAnsi" w:eastAsiaTheme="minorEastAsia" w:hAnsiTheme="minorHAnsi" w:cstheme="minorBidi"/>
                  <w:kern w:val="2"/>
                  <w:lang w:eastAsia="en-US"/>
                  <w14:ligatures w14:val="standardContextual"/>
                </w:rPr>
              </w:rPrChange>
            </w:rPr>
          </w:pPr>
          <w:del w:id="829" w:author="An Tran, ACA (BUV)" w:date="2024-09-12T23:47:00Z" w16du:dateUtc="2024-09-12T16:47:00Z">
            <w:r w:rsidRPr="00863667" w:rsidDel="00EB329A">
              <w:rPr>
                <w:rFonts w:ascii="iCiel Avenir LT Std 35 Light" w:hAnsi="iCiel Avenir LT Std 35 Light"/>
                <w:rPrChange w:id="830" w:author="An Tran, ACA (BUV)" w:date="2024-09-13T17:29:00Z" w16du:dateUtc="2024-09-13T10:29:00Z">
                  <w:rPr>
                    <w:rStyle w:val="Hyperlink"/>
                    <w:bCs/>
                    <w:lang w:val="vi-VN"/>
                  </w:rPr>
                </w:rPrChange>
              </w:rPr>
              <w:delText>34.</w:delText>
            </w:r>
            <w:r w:rsidRPr="00863667" w:rsidDel="00EB329A">
              <w:rPr>
                <w:rFonts w:ascii="iCiel Avenir LT Std 35 Light" w:eastAsiaTheme="minorEastAsia" w:hAnsi="iCiel Avenir LT Std 35 Light" w:cstheme="minorBidi"/>
                <w:kern w:val="2"/>
                <w:lang w:eastAsia="en-US"/>
                <w14:ligatures w14:val="standardContextual"/>
                <w:rPrChange w:id="83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32" w:author="An Tran, ACA (BUV)" w:date="2024-09-13T17:29:00Z" w16du:dateUtc="2024-09-13T10:29:00Z">
                  <w:rPr>
                    <w:rStyle w:val="Hyperlink"/>
                    <w:lang w:val="vi-VN"/>
                  </w:rPr>
                </w:rPrChange>
              </w:rPr>
              <w:delText xml:space="preserve">Students have academic misconduct; will this be displayed in transcript or degree certificate? / </w:delText>
            </w:r>
            <w:r w:rsidRPr="00863667" w:rsidDel="00EB329A">
              <w:rPr>
                <w:rFonts w:ascii="iCiel Avenir LT Std 35 Light" w:hAnsi="iCiel Avenir LT Std 35 Light"/>
                <w:rPrChange w:id="833" w:author="An Tran, ACA (BUV)" w:date="2024-09-13T17:29:00Z" w16du:dateUtc="2024-09-13T10:29:00Z">
                  <w:rPr>
                    <w:rStyle w:val="Hyperlink"/>
                    <w:i/>
                    <w:iCs/>
                    <w:lang w:val="vi-VN"/>
                  </w:rPr>
                </w:rPrChange>
              </w:rPr>
              <w:delText>Sinh viên đã vi phạm quy định học thuật của nhà trường, liệu việc vi phạm này có bị ghi trong hồ sơ, học bạ, bảng điểm hoặc bằng tốt nghiệp hay không?</w:delText>
            </w:r>
            <w:r w:rsidRPr="00863667" w:rsidDel="00EB329A">
              <w:rPr>
                <w:rFonts w:ascii="iCiel Avenir LT Std 35 Light" w:hAnsi="iCiel Avenir LT Std 35 Light"/>
                <w:webHidden/>
                <w:rPrChange w:id="83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35" w:author="An Tran, ACA (BUV)" w:date="2024-09-13T17:29:00Z" w16du:dateUtc="2024-09-13T10:29:00Z">
                  <w:rPr>
                    <w:webHidden/>
                  </w:rPr>
                </w:rPrChange>
              </w:rPr>
              <w:delText>79</w:delText>
            </w:r>
          </w:del>
        </w:p>
        <w:p w14:paraId="35AAD90C" w14:textId="0FE2087C" w:rsidR="00262D6E" w:rsidRPr="00863667" w:rsidDel="00EB329A" w:rsidRDefault="00262D6E">
          <w:pPr>
            <w:pStyle w:val="TOC2"/>
            <w:tabs>
              <w:tab w:val="left" w:pos="1540"/>
            </w:tabs>
            <w:rPr>
              <w:del w:id="83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37" w:author="An Tran, ACA (BUV)" w:date="2024-09-13T17:29:00Z" w16du:dateUtc="2024-09-13T10:29:00Z">
                <w:rPr>
                  <w:del w:id="838" w:author="An Tran, ACA (BUV)" w:date="2024-09-12T23:47:00Z" w16du:dateUtc="2024-09-12T16:47:00Z"/>
                  <w:rFonts w:asciiTheme="minorHAnsi" w:eastAsiaTheme="minorEastAsia" w:hAnsiTheme="minorHAnsi" w:cstheme="minorBidi"/>
                  <w:kern w:val="2"/>
                  <w:lang w:eastAsia="en-US"/>
                  <w14:ligatures w14:val="standardContextual"/>
                </w:rPr>
              </w:rPrChange>
            </w:rPr>
          </w:pPr>
          <w:del w:id="839" w:author="An Tran, ACA (BUV)" w:date="2024-09-12T23:47:00Z" w16du:dateUtc="2024-09-12T16:47:00Z">
            <w:r w:rsidRPr="00863667" w:rsidDel="00EB329A">
              <w:rPr>
                <w:rFonts w:ascii="iCiel Avenir LT Std 35 Light" w:hAnsi="iCiel Avenir LT Std 35 Light"/>
                <w:rPrChange w:id="840" w:author="An Tran, ACA (BUV)" w:date="2024-09-13T17:29:00Z" w16du:dateUtc="2024-09-13T10:29:00Z">
                  <w:rPr>
                    <w:rStyle w:val="Hyperlink"/>
                    <w:bCs/>
                    <w:lang w:val="vi-VN"/>
                  </w:rPr>
                </w:rPrChange>
              </w:rPr>
              <w:delText>35.</w:delText>
            </w:r>
            <w:r w:rsidRPr="00863667" w:rsidDel="00EB329A">
              <w:rPr>
                <w:rFonts w:ascii="iCiel Avenir LT Std 35 Light" w:eastAsiaTheme="minorEastAsia" w:hAnsi="iCiel Avenir LT Std 35 Light" w:cstheme="minorBidi"/>
                <w:kern w:val="2"/>
                <w:lang w:eastAsia="en-US"/>
                <w14:ligatures w14:val="standardContextual"/>
                <w:rPrChange w:id="84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42" w:author="An Tran, ACA (BUV)" w:date="2024-09-13T17:29:00Z" w16du:dateUtc="2024-09-13T10:29:00Z">
                  <w:rPr>
                    <w:rStyle w:val="Hyperlink"/>
                    <w:lang w:val="vi-VN"/>
                  </w:rPr>
                </w:rPrChange>
              </w:rPr>
              <w:delText xml:space="preserve">If students transfer to a different programme, what will happen to their academic misconduct records? / </w:delText>
            </w:r>
            <w:r w:rsidRPr="00863667" w:rsidDel="00EB329A">
              <w:rPr>
                <w:rFonts w:ascii="iCiel Avenir LT Std 35 Light" w:hAnsi="iCiel Avenir LT Std 35 Light"/>
                <w:rPrChange w:id="843" w:author="An Tran, ACA (BUV)" w:date="2024-09-13T17:29:00Z" w16du:dateUtc="2024-09-13T10:29:00Z">
                  <w:rPr>
                    <w:rStyle w:val="Hyperlink"/>
                    <w:i/>
                    <w:iCs/>
                    <w:lang w:val="vi-VN"/>
                  </w:rPr>
                </w:rPrChange>
              </w:rPr>
              <w:delText>Nếu sinh viên chuyển ngành học thì những vi phạm học thuật cũ của sinh viên sẽ được tính ra sao?</w:delText>
            </w:r>
            <w:r w:rsidRPr="00863667" w:rsidDel="00EB329A">
              <w:rPr>
                <w:rFonts w:ascii="iCiel Avenir LT Std 35 Light" w:hAnsi="iCiel Avenir LT Std 35 Light"/>
                <w:webHidden/>
                <w:rPrChange w:id="84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45" w:author="An Tran, ACA (BUV)" w:date="2024-09-13T17:29:00Z" w16du:dateUtc="2024-09-13T10:29:00Z">
                  <w:rPr>
                    <w:webHidden/>
                  </w:rPr>
                </w:rPrChange>
              </w:rPr>
              <w:delText>80</w:delText>
            </w:r>
          </w:del>
        </w:p>
        <w:p w14:paraId="76556C0F" w14:textId="3A25C4F5" w:rsidR="00262D6E" w:rsidRPr="00863667" w:rsidDel="00EB329A" w:rsidRDefault="00262D6E">
          <w:pPr>
            <w:pStyle w:val="TOC2"/>
            <w:tabs>
              <w:tab w:val="left" w:pos="1540"/>
            </w:tabs>
            <w:rPr>
              <w:del w:id="84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47" w:author="An Tran, ACA (BUV)" w:date="2024-09-13T17:29:00Z" w16du:dateUtc="2024-09-13T10:29:00Z">
                <w:rPr>
                  <w:del w:id="848" w:author="An Tran, ACA (BUV)" w:date="2024-09-12T23:47:00Z" w16du:dateUtc="2024-09-12T16:47:00Z"/>
                  <w:rFonts w:asciiTheme="minorHAnsi" w:eastAsiaTheme="minorEastAsia" w:hAnsiTheme="minorHAnsi" w:cstheme="minorBidi"/>
                  <w:kern w:val="2"/>
                  <w:lang w:eastAsia="en-US"/>
                  <w14:ligatures w14:val="standardContextual"/>
                </w:rPr>
              </w:rPrChange>
            </w:rPr>
          </w:pPr>
          <w:del w:id="849" w:author="An Tran, ACA (BUV)" w:date="2024-09-12T23:47:00Z" w16du:dateUtc="2024-09-12T16:47:00Z">
            <w:r w:rsidRPr="00863667" w:rsidDel="00EB329A">
              <w:rPr>
                <w:rFonts w:ascii="iCiel Avenir LT Std 35 Light" w:hAnsi="iCiel Avenir LT Std 35 Light"/>
                <w:rPrChange w:id="850" w:author="An Tran, ACA (BUV)" w:date="2024-09-13T17:29:00Z" w16du:dateUtc="2024-09-13T10:29:00Z">
                  <w:rPr>
                    <w:rStyle w:val="Hyperlink"/>
                    <w:bCs/>
                    <w:lang w:val="vi-VN"/>
                  </w:rPr>
                </w:rPrChange>
              </w:rPr>
              <w:delText>36.</w:delText>
            </w:r>
            <w:r w:rsidRPr="00863667" w:rsidDel="00EB329A">
              <w:rPr>
                <w:rFonts w:ascii="iCiel Avenir LT Std 35 Light" w:eastAsiaTheme="minorEastAsia" w:hAnsi="iCiel Avenir LT Std 35 Light" w:cstheme="minorBidi"/>
                <w:kern w:val="2"/>
                <w:lang w:eastAsia="en-US"/>
                <w14:ligatures w14:val="standardContextual"/>
                <w:rPrChange w:id="85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52" w:author="An Tran, ACA (BUV)" w:date="2024-09-13T17:29:00Z" w16du:dateUtc="2024-09-13T10:29:00Z">
                  <w:rPr>
                    <w:rStyle w:val="Hyperlink"/>
                    <w:lang w:val="vi-VN"/>
                  </w:rPr>
                </w:rPrChange>
              </w:rPr>
              <w:delText xml:space="preserve">Can BUV do anything to reduce the academic misconduct of students? / </w:delText>
            </w:r>
            <w:r w:rsidRPr="00863667" w:rsidDel="00EB329A">
              <w:rPr>
                <w:rFonts w:ascii="iCiel Avenir LT Std 35 Light" w:hAnsi="iCiel Avenir LT Std 35 Light"/>
                <w:rPrChange w:id="853" w:author="An Tran, ACA (BUV)" w:date="2024-09-13T17:29:00Z" w16du:dateUtc="2024-09-13T10:29:00Z">
                  <w:rPr>
                    <w:rStyle w:val="Hyperlink"/>
                    <w:i/>
                    <w:iCs/>
                    <w:lang w:val="vi-VN"/>
                  </w:rPr>
                </w:rPrChange>
              </w:rPr>
              <w:delText>Liệu BUV có thể giảm nhẹ việc vi phạm học thuật cho sinh viên?</w:delText>
            </w:r>
            <w:r w:rsidRPr="00863667" w:rsidDel="00EB329A">
              <w:rPr>
                <w:rFonts w:ascii="iCiel Avenir LT Std 35 Light" w:hAnsi="iCiel Avenir LT Std 35 Light"/>
                <w:webHidden/>
                <w:rPrChange w:id="85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55" w:author="An Tran, ACA (BUV)" w:date="2024-09-13T17:29:00Z" w16du:dateUtc="2024-09-13T10:29:00Z">
                  <w:rPr>
                    <w:webHidden/>
                  </w:rPr>
                </w:rPrChange>
              </w:rPr>
              <w:delText>80</w:delText>
            </w:r>
          </w:del>
        </w:p>
        <w:p w14:paraId="461F7F53" w14:textId="04B1DD9F" w:rsidR="00262D6E" w:rsidRPr="00863667" w:rsidDel="00EB329A" w:rsidRDefault="00262D6E">
          <w:pPr>
            <w:pStyle w:val="TOC2"/>
            <w:tabs>
              <w:tab w:val="left" w:pos="1540"/>
            </w:tabs>
            <w:rPr>
              <w:del w:id="85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57" w:author="An Tran, ACA (BUV)" w:date="2024-09-13T17:29:00Z" w16du:dateUtc="2024-09-13T10:29:00Z">
                <w:rPr>
                  <w:del w:id="858" w:author="An Tran, ACA (BUV)" w:date="2024-09-12T23:47:00Z" w16du:dateUtc="2024-09-12T16:47:00Z"/>
                  <w:rFonts w:asciiTheme="minorHAnsi" w:eastAsiaTheme="minorEastAsia" w:hAnsiTheme="minorHAnsi" w:cstheme="minorBidi"/>
                  <w:kern w:val="2"/>
                  <w:lang w:eastAsia="en-US"/>
                  <w14:ligatures w14:val="standardContextual"/>
                </w:rPr>
              </w:rPrChange>
            </w:rPr>
          </w:pPr>
          <w:del w:id="859" w:author="An Tran, ACA (BUV)" w:date="2024-09-12T23:47:00Z" w16du:dateUtc="2024-09-12T16:47:00Z">
            <w:r w:rsidRPr="00863667" w:rsidDel="00EB329A">
              <w:rPr>
                <w:rFonts w:ascii="iCiel Avenir LT Std 35 Light" w:hAnsi="iCiel Avenir LT Std 35 Light"/>
                <w:rPrChange w:id="860" w:author="An Tran, ACA (BUV)" w:date="2024-09-13T17:29:00Z" w16du:dateUtc="2024-09-13T10:29:00Z">
                  <w:rPr>
                    <w:rStyle w:val="Hyperlink"/>
                    <w:bCs/>
                    <w:lang w:val="vi-VN"/>
                  </w:rPr>
                </w:rPrChange>
              </w:rPr>
              <w:delText>37.</w:delText>
            </w:r>
            <w:r w:rsidRPr="00863667" w:rsidDel="00EB329A">
              <w:rPr>
                <w:rFonts w:ascii="iCiel Avenir LT Std 35 Light" w:eastAsiaTheme="minorEastAsia" w:hAnsi="iCiel Avenir LT Std 35 Light" w:cstheme="minorBidi"/>
                <w:kern w:val="2"/>
                <w:lang w:eastAsia="en-US"/>
                <w14:ligatures w14:val="standardContextual"/>
                <w:rPrChange w:id="86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62" w:author="An Tran, ACA (BUV)" w:date="2024-09-13T17:29:00Z" w16du:dateUtc="2024-09-13T10:29:00Z">
                  <w:rPr>
                    <w:rStyle w:val="Hyperlink"/>
                    <w:lang w:val="vi-VN"/>
                  </w:rPr>
                </w:rPrChange>
              </w:rPr>
              <w:delText xml:space="preserve">Can students appeal the Poor Academic Practice (PAP) decision? / </w:delText>
            </w:r>
            <w:r w:rsidRPr="00863667" w:rsidDel="00EB329A">
              <w:rPr>
                <w:rFonts w:ascii="iCiel Avenir LT Std 35 Light" w:hAnsi="iCiel Avenir LT Std 35 Light"/>
                <w:rPrChange w:id="863" w:author="An Tran, ACA (BUV)" w:date="2024-09-13T17:29:00Z" w16du:dateUtc="2024-09-13T10:29:00Z">
                  <w:rPr>
                    <w:rStyle w:val="Hyperlink"/>
                    <w:i/>
                    <w:iCs/>
                    <w:lang w:val="vi-VN"/>
                  </w:rPr>
                </w:rPrChange>
              </w:rPr>
              <w:delText>Sinh viên có thể xin phúc tra quyết định Thực hành học thuật kém (PAP) không?</w:delText>
            </w:r>
            <w:r w:rsidRPr="00863667" w:rsidDel="00EB329A">
              <w:rPr>
                <w:rFonts w:ascii="iCiel Avenir LT Std 35 Light" w:hAnsi="iCiel Avenir LT Std 35 Light"/>
                <w:webHidden/>
                <w:rPrChange w:id="86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65" w:author="An Tran, ACA (BUV)" w:date="2024-09-13T17:29:00Z" w16du:dateUtc="2024-09-13T10:29:00Z">
                  <w:rPr>
                    <w:webHidden/>
                  </w:rPr>
                </w:rPrChange>
              </w:rPr>
              <w:delText>81</w:delText>
            </w:r>
          </w:del>
        </w:p>
        <w:p w14:paraId="41646101" w14:textId="45EFE46B" w:rsidR="00262D6E" w:rsidRPr="00863667" w:rsidDel="00EB329A" w:rsidRDefault="00262D6E">
          <w:pPr>
            <w:pStyle w:val="TOC2"/>
            <w:tabs>
              <w:tab w:val="left" w:pos="1540"/>
            </w:tabs>
            <w:rPr>
              <w:del w:id="86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67" w:author="An Tran, ACA (BUV)" w:date="2024-09-13T17:29:00Z" w16du:dateUtc="2024-09-13T10:29:00Z">
                <w:rPr>
                  <w:del w:id="868" w:author="An Tran, ACA (BUV)" w:date="2024-09-12T23:47:00Z" w16du:dateUtc="2024-09-12T16:47:00Z"/>
                  <w:rFonts w:asciiTheme="minorHAnsi" w:eastAsiaTheme="minorEastAsia" w:hAnsiTheme="minorHAnsi" w:cstheme="minorBidi"/>
                  <w:kern w:val="2"/>
                  <w:lang w:eastAsia="en-US"/>
                  <w14:ligatures w14:val="standardContextual"/>
                </w:rPr>
              </w:rPrChange>
            </w:rPr>
          </w:pPr>
          <w:del w:id="869" w:author="An Tran, ACA (BUV)" w:date="2024-09-12T23:47:00Z" w16du:dateUtc="2024-09-12T16:47:00Z">
            <w:r w:rsidRPr="00863667" w:rsidDel="00EB329A">
              <w:rPr>
                <w:rFonts w:ascii="iCiel Avenir LT Std 35 Light" w:hAnsi="iCiel Avenir LT Std 35 Light"/>
                <w:rPrChange w:id="870" w:author="An Tran, ACA (BUV)" w:date="2024-09-13T17:29:00Z" w16du:dateUtc="2024-09-13T10:29:00Z">
                  <w:rPr>
                    <w:rStyle w:val="Hyperlink"/>
                    <w:bCs/>
                    <w:lang w:val="vi-VN"/>
                  </w:rPr>
                </w:rPrChange>
              </w:rPr>
              <w:delText>38.</w:delText>
            </w:r>
            <w:r w:rsidRPr="00863667" w:rsidDel="00EB329A">
              <w:rPr>
                <w:rFonts w:ascii="iCiel Avenir LT Std 35 Light" w:eastAsiaTheme="minorEastAsia" w:hAnsi="iCiel Avenir LT Std 35 Light" w:cstheme="minorBidi"/>
                <w:kern w:val="2"/>
                <w:lang w:eastAsia="en-US"/>
                <w14:ligatures w14:val="standardContextual"/>
                <w:rPrChange w:id="87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72" w:author="An Tran, ACA (BUV)" w:date="2024-09-13T17:29:00Z" w16du:dateUtc="2024-09-13T10:29:00Z">
                  <w:rPr>
                    <w:rStyle w:val="Hyperlink"/>
                    <w:lang w:val="vi-VN"/>
                  </w:rPr>
                </w:rPrChange>
              </w:rPr>
              <w:delText xml:space="preserve">What can students/parents do if students/parents think their final mark or result should be different? / </w:delText>
            </w:r>
            <w:r w:rsidRPr="00863667" w:rsidDel="00EB329A">
              <w:rPr>
                <w:rFonts w:ascii="iCiel Avenir LT Std 35 Light" w:hAnsi="iCiel Avenir LT Std 35 Light"/>
                <w:rPrChange w:id="873" w:author="An Tran, ACA (BUV)" w:date="2024-09-13T17:29:00Z" w16du:dateUtc="2024-09-13T10:29:00Z">
                  <w:rPr>
                    <w:rStyle w:val="Hyperlink"/>
                    <w:i/>
                    <w:iCs/>
                    <w:lang w:val="vi-VN"/>
                  </w:rPr>
                </w:rPrChange>
              </w:rPr>
              <w:delText>Sinh viên/gia đình nên làm gì nếu chúng tôi nghĩ điểm và kết quả cuối cùng của sinh viên có thể khác?</w:delText>
            </w:r>
            <w:r w:rsidRPr="00863667" w:rsidDel="00EB329A">
              <w:rPr>
                <w:rFonts w:ascii="iCiel Avenir LT Std 35 Light" w:hAnsi="iCiel Avenir LT Std 35 Light"/>
                <w:webHidden/>
                <w:rPrChange w:id="87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75" w:author="An Tran, ACA (BUV)" w:date="2024-09-13T17:29:00Z" w16du:dateUtc="2024-09-13T10:29:00Z">
                  <w:rPr>
                    <w:webHidden/>
                  </w:rPr>
                </w:rPrChange>
              </w:rPr>
              <w:delText>82</w:delText>
            </w:r>
          </w:del>
        </w:p>
        <w:p w14:paraId="42EA32A3" w14:textId="1B259F75" w:rsidR="00262D6E" w:rsidRPr="00863667" w:rsidDel="00EB329A" w:rsidRDefault="00262D6E">
          <w:pPr>
            <w:pStyle w:val="TOC2"/>
            <w:tabs>
              <w:tab w:val="left" w:pos="1540"/>
            </w:tabs>
            <w:rPr>
              <w:del w:id="87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77" w:author="An Tran, ACA (BUV)" w:date="2024-09-13T17:29:00Z" w16du:dateUtc="2024-09-13T10:29:00Z">
                <w:rPr>
                  <w:del w:id="878" w:author="An Tran, ACA (BUV)" w:date="2024-09-12T23:47:00Z" w16du:dateUtc="2024-09-12T16:47:00Z"/>
                  <w:rFonts w:asciiTheme="minorHAnsi" w:eastAsiaTheme="minorEastAsia" w:hAnsiTheme="minorHAnsi" w:cstheme="minorBidi"/>
                  <w:kern w:val="2"/>
                  <w:lang w:eastAsia="en-US"/>
                  <w14:ligatures w14:val="standardContextual"/>
                </w:rPr>
              </w:rPrChange>
            </w:rPr>
          </w:pPr>
          <w:del w:id="879" w:author="An Tran, ACA (BUV)" w:date="2024-09-12T23:47:00Z" w16du:dateUtc="2024-09-12T16:47:00Z">
            <w:r w:rsidRPr="00863667" w:rsidDel="00EB329A">
              <w:rPr>
                <w:rFonts w:ascii="iCiel Avenir LT Std 35 Light" w:hAnsi="iCiel Avenir LT Std 35 Light"/>
                <w:rPrChange w:id="880" w:author="An Tran, ACA (BUV)" w:date="2024-09-13T17:29:00Z" w16du:dateUtc="2024-09-13T10:29:00Z">
                  <w:rPr>
                    <w:rStyle w:val="Hyperlink"/>
                    <w:bCs/>
                    <w:lang w:val="vi-VN"/>
                  </w:rPr>
                </w:rPrChange>
              </w:rPr>
              <w:delText>39.</w:delText>
            </w:r>
            <w:r w:rsidRPr="00863667" w:rsidDel="00EB329A">
              <w:rPr>
                <w:rFonts w:ascii="iCiel Avenir LT Std 35 Light" w:eastAsiaTheme="minorEastAsia" w:hAnsi="iCiel Avenir LT Std 35 Light" w:cstheme="minorBidi"/>
                <w:kern w:val="2"/>
                <w:lang w:eastAsia="en-US"/>
                <w14:ligatures w14:val="standardContextual"/>
                <w:rPrChange w:id="88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82" w:author="An Tran, ACA (BUV)" w:date="2024-09-13T17:29:00Z" w16du:dateUtc="2024-09-13T10:29:00Z">
                  <w:rPr>
                    <w:rStyle w:val="Hyperlink"/>
                    <w:lang w:val="vi-VN"/>
                  </w:rPr>
                </w:rPrChange>
              </w:rPr>
              <w:delText xml:space="preserve">If students is in a special situation while doing &amp; submitting their assessments, what should we do? / </w:delText>
            </w:r>
            <w:r w:rsidRPr="00863667" w:rsidDel="00EB329A">
              <w:rPr>
                <w:rFonts w:ascii="iCiel Avenir LT Std 35 Light" w:hAnsi="iCiel Avenir LT Std 35 Light"/>
                <w:rPrChange w:id="883" w:author="An Tran, ACA (BUV)" w:date="2024-09-13T17:29:00Z" w16du:dateUtc="2024-09-13T10:29:00Z">
                  <w:rPr>
                    <w:rStyle w:val="Hyperlink"/>
                    <w:i/>
                    <w:iCs/>
                    <w:lang w:val="vi-VN"/>
                  </w:rPr>
                </w:rPrChange>
              </w:rPr>
              <w:delText>Nếu sinh viên không may gặp tình huống đặc biệt khi làm và nộp bài, chúng tôi nên làm gì?</w:delText>
            </w:r>
            <w:r w:rsidRPr="00863667" w:rsidDel="00EB329A">
              <w:rPr>
                <w:rFonts w:ascii="iCiel Avenir LT Std 35 Light" w:hAnsi="iCiel Avenir LT Std 35 Light"/>
                <w:webHidden/>
                <w:rPrChange w:id="88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85" w:author="An Tran, ACA (BUV)" w:date="2024-09-13T17:29:00Z" w16du:dateUtc="2024-09-13T10:29:00Z">
                  <w:rPr>
                    <w:webHidden/>
                  </w:rPr>
                </w:rPrChange>
              </w:rPr>
              <w:delText>82</w:delText>
            </w:r>
          </w:del>
        </w:p>
        <w:p w14:paraId="2DA577CD" w14:textId="7772FDFF" w:rsidR="00262D6E" w:rsidRPr="00863667" w:rsidDel="00EB329A" w:rsidRDefault="00262D6E">
          <w:pPr>
            <w:pStyle w:val="TOC2"/>
            <w:tabs>
              <w:tab w:val="left" w:pos="1540"/>
            </w:tabs>
            <w:rPr>
              <w:del w:id="88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87" w:author="An Tran, ACA (BUV)" w:date="2024-09-13T17:29:00Z" w16du:dateUtc="2024-09-13T10:29:00Z">
                <w:rPr>
                  <w:del w:id="888" w:author="An Tran, ACA (BUV)" w:date="2024-09-12T23:47:00Z" w16du:dateUtc="2024-09-12T16:47:00Z"/>
                  <w:rFonts w:asciiTheme="minorHAnsi" w:eastAsiaTheme="minorEastAsia" w:hAnsiTheme="minorHAnsi" w:cstheme="minorBidi"/>
                  <w:kern w:val="2"/>
                  <w:lang w:eastAsia="en-US"/>
                  <w14:ligatures w14:val="standardContextual"/>
                </w:rPr>
              </w:rPrChange>
            </w:rPr>
          </w:pPr>
          <w:del w:id="889" w:author="An Tran, ACA (BUV)" w:date="2024-09-12T23:47:00Z" w16du:dateUtc="2024-09-12T16:47:00Z">
            <w:r w:rsidRPr="00863667" w:rsidDel="00EB329A">
              <w:rPr>
                <w:rFonts w:ascii="iCiel Avenir LT Std 35 Light" w:hAnsi="iCiel Avenir LT Std 35 Light"/>
                <w:rPrChange w:id="890" w:author="An Tran, ACA (BUV)" w:date="2024-09-13T17:29:00Z" w16du:dateUtc="2024-09-13T10:29:00Z">
                  <w:rPr>
                    <w:rStyle w:val="Hyperlink"/>
                    <w:bCs/>
                    <w:lang w:val="vi-VN"/>
                  </w:rPr>
                </w:rPrChange>
              </w:rPr>
              <w:delText>40.</w:delText>
            </w:r>
            <w:r w:rsidRPr="00863667" w:rsidDel="00EB329A">
              <w:rPr>
                <w:rFonts w:ascii="iCiel Avenir LT Std 35 Light" w:eastAsiaTheme="minorEastAsia" w:hAnsi="iCiel Avenir LT Std 35 Light" w:cstheme="minorBidi"/>
                <w:kern w:val="2"/>
                <w:lang w:eastAsia="en-US"/>
                <w14:ligatures w14:val="standardContextual"/>
                <w:rPrChange w:id="89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892" w:author="An Tran, ACA (BUV)" w:date="2024-09-13T17:29:00Z" w16du:dateUtc="2024-09-13T10:29:00Z">
                  <w:rPr>
                    <w:rStyle w:val="Hyperlink"/>
                    <w:lang w:val="vi-VN"/>
                  </w:rPr>
                </w:rPrChange>
              </w:rPr>
              <w:delText xml:space="preserve">Can I have confirmation from my family, friends, or even myself as evidence for their Exceptional Circumstance claim? / </w:delText>
            </w:r>
            <w:r w:rsidRPr="00863667" w:rsidDel="00EB329A">
              <w:rPr>
                <w:rFonts w:ascii="iCiel Avenir LT Std 35 Light" w:hAnsi="iCiel Avenir LT Std 35 Light"/>
                <w:rPrChange w:id="893" w:author="An Tran, ACA (BUV)" w:date="2024-09-13T17:29:00Z" w16du:dateUtc="2024-09-13T10:29:00Z">
                  <w:rPr>
                    <w:rStyle w:val="Hyperlink"/>
                    <w:i/>
                    <w:iCs/>
                    <w:lang w:val="vi-VN"/>
                  </w:rPr>
                </w:rPrChange>
              </w:rPr>
              <w:delText>Liệu xác nhận từ người thân, bạn bè hay thậm chí từ chính bản thân sinh viên có được chấp nhận như một bằng chứng hỗ trợ cho đơn xem xét Trường hợp Ngoại lệ không?</w:delText>
            </w:r>
            <w:r w:rsidRPr="00863667" w:rsidDel="00EB329A">
              <w:rPr>
                <w:rFonts w:ascii="iCiel Avenir LT Std 35 Light" w:hAnsi="iCiel Avenir LT Std 35 Light"/>
                <w:webHidden/>
                <w:rPrChange w:id="89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895" w:author="An Tran, ACA (BUV)" w:date="2024-09-13T17:29:00Z" w16du:dateUtc="2024-09-13T10:29:00Z">
                  <w:rPr>
                    <w:webHidden/>
                  </w:rPr>
                </w:rPrChange>
              </w:rPr>
              <w:delText>83</w:delText>
            </w:r>
          </w:del>
        </w:p>
        <w:p w14:paraId="3FF1AC1E" w14:textId="2682A8B0" w:rsidR="00262D6E" w:rsidRPr="00863667" w:rsidDel="00EB329A" w:rsidRDefault="00262D6E">
          <w:pPr>
            <w:pStyle w:val="TOC2"/>
            <w:tabs>
              <w:tab w:val="left" w:pos="1540"/>
            </w:tabs>
            <w:rPr>
              <w:del w:id="89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897" w:author="An Tran, ACA (BUV)" w:date="2024-09-13T17:29:00Z" w16du:dateUtc="2024-09-13T10:29:00Z">
                <w:rPr>
                  <w:del w:id="898" w:author="An Tran, ACA (BUV)" w:date="2024-09-12T23:47:00Z" w16du:dateUtc="2024-09-12T16:47:00Z"/>
                  <w:rFonts w:asciiTheme="minorHAnsi" w:eastAsiaTheme="minorEastAsia" w:hAnsiTheme="minorHAnsi" w:cstheme="minorBidi"/>
                  <w:kern w:val="2"/>
                  <w:lang w:eastAsia="en-US"/>
                  <w14:ligatures w14:val="standardContextual"/>
                </w:rPr>
              </w:rPrChange>
            </w:rPr>
          </w:pPr>
          <w:del w:id="899" w:author="An Tran, ACA (BUV)" w:date="2024-09-12T23:47:00Z" w16du:dateUtc="2024-09-12T16:47:00Z">
            <w:r w:rsidRPr="00863667" w:rsidDel="00EB329A">
              <w:rPr>
                <w:rFonts w:ascii="iCiel Avenir LT Std 35 Light" w:hAnsi="iCiel Avenir LT Std 35 Light"/>
                <w:rPrChange w:id="900" w:author="An Tran, ACA (BUV)" w:date="2024-09-13T17:29:00Z" w16du:dateUtc="2024-09-13T10:29:00Z">
                  <w:rPr>
                    <w:rStyle w:val="Hyperlink"/>
                    <w:bCs/>
                    <w:lang w:val="vi-VN"/>
                  </w:rPr>
                </w:rPrChange>
              </w:rPr>
              <w:delText>41.</w:delText>
            </w:r>
            <w:r w:rsidRPr="00863667" w:rsidDel="00EB329A">
              <w:rPr>
                <w:rFonts w:ascii="iCiel Avenir LT Std 35 Light" w:eastAsiaTheme="minorEastAsia" w:hAnsi="iCiel Avenir LT Std 35 Light" w:cstheme="minorBidi"/>
                <w:kern w:val="2"/>
                <w:lang w:eastAsia="en-US"/>
                <w14:ligatures w14:val="standardContextual"/>
                <w:rPrChange w:id="90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902" w:author="An Tran, ACA (BUV)" w:date="2024-09-13T17:29:00Z" w16du:dateUtc="2024-09-13T10:29:00Z">
                  <w:rPr>
                    <w:rStyle w:val="Hyperlink"/>
                    <w:lang w:val="vi-VN"/>
                  </w:rPr>
                </w:rPrChange>
              </w:rPr>
              <w:delText xml:space="preserve">My Exceptional Circumstance claim got upheld. What is the next step? / </w:delText>
            </w:r>
            <w:r w:rsidRPr="00863667" w:rsidDel="00EB329A">
              <w:rPr>
                <w:rFonts w:ascii="iCiel Avenir LT Std 35 Light" w:hAnsi="iCiel Avenir LT Std 35 Light"/>
                <w:rPrChange w:id="903" w:author="An Tran, ACA (BUV)" w:date="2024-09-13T17:29:00Z" w16du:dateUtc="2024-09-13T10:29:00Z">
                  <w:rPr>
                    <w:rStyle w:val="Hyperlink"/>
                    <w:i/>
                    <w:iCs/>
                    <w:lang w:val="vi-VN"/>
                  </w:rPr>
                </w:rPrChange>
              </w:rPr>
              <w:delText>Sinh viên cần làm gì sau khi đơn xin xem xét Trường hợp Ngoại lệ được chấp thuận?</w:delText>
            </w:r>
            <w:r w:rsidRPr="00863667" w:rsidDel="00EB329A">
              <w:rPr>
                <w:rFonts w:ascii="iCiel Avenir LT Std 35 Light" w:hAnsi="iCiel Avenir LT Std 35 Light"/>
                <w:webHidden/>
                <w:rPrChange w:id="90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905" w:author="An Tran, ACA (BUV)" w:date="2024-09-13T17:29:00Z" w16du:dateUtc="2024-09-13T10:29:00Z">
                  <w:rPr>
                    <w:webHidden/>
                  </w:rPr>
                </w:rPrChange>
              </w:rPr>
              <w:delText>84</w:delText>
            </w:r>
          </w:del>
        </w:p>
        <w:p w14:paraId="3564E107" w14:textId="6C898509" w:rsidR="00262D6E" w:rsidRPr="00863667" w:rsidDel="00EB329A" w:rsidRDefault="00262D6E">
          <w:pPr>
            <w:pStyle w:val="TOC1"/>
            <w:rPr>
              <w:del w:id="906" w:author="An Tran, ACA (BUV)" w:date="2024-09-12T23:47:00Z" w16du:dateUtc="2024-09-12T16:47:00Z"/>
              <w:rFonts w:ascii="iCiel Avenir LT Std 35 Light" w:eastAsiaTheme="minorEastAsia" w:hAnsi="iCiel Avenir LT Std 35 Light" w:cstheme="minorBidi"/>
              <w:b w:val="0"/>
              <w:bCs w:val="0"/>
              <w:kern w:val="2"/>
              <w:lang w:eastAsia="en-US"/>
              <w14:ligatures w14:val="standardContextual"/>
              <w:rPrChange w:id="907" w:author="An Tran, ACA (BUV)" w:date="2024-09-13T17:29:00Z" w16du:dateUtc="2024-09-13T10:29:00Z">
                <w:rPr>
                  <w:del w:id="908" w:author="An Tran, ACA (BUV)" w:date="2024-09-12T23:47:00Z" w16du:dateUtc="2024-09-12T16:47:00Z"/>
                  <w:rFonts w:asciiTheme="minorHAnsi" w:eastAsiaTheme="minorEastAsia" w:hAnsiTheme="minorHAnsi" w:cstheme="minorBidi"/>
                  <w:b w:val="0"/>
                  <w:bCs w:val="0"/>
                  <w:kern w:val="2"/>
                  <w:lang w:eastAsia="en-US"/>
                  <w14:ligatures w14:val="standardContextual"/>
                </w:rPr>
              </w:rPrChange>
            </w:rPr>
          </w:pPr>
          <w:del w:id="909" w:author="An Tran, ACA (BUV)" w:date="2024-09-12T23:47:00Z" w16du:dateUtc="2024-09-12T16:47:00Z">
            <w:r w:rsidRPr="00863667" w:rsidDel="00EB329A">
              <w:rPr>
                <w:rPrChange w:id="910" w:author="An Tran, ACA (BUV)" w:date="2024-09-13T17:29:00Z" w16du:dateUtc="2024-09-13T10:29:00Z">
                  <w:rPr>
                    <w:rStyle w:val="Hyperlink"/>
                    <w:rFonts w:ascii="iCiel Avenir LT Std 35 Light" w:hAnsi="iCiel Avenir LT Std 35 Light"/>
                    <w:lang w:val="vi-VN"/>
                  </w:rPr>
                </w:rPrChange>
              </w:rPr>
              <w:delText>IV.</w:delText>
            </w:r>
            <w:r w:rsidRPr="00863667" w:rsidDel="00EB329A">
              <w:rPr>
                <w:rFonts w:ascii="iCiel Avenir LT Std 35 Light" w:eastAsiaTheme="minorEastAsia" w:hAnsi="iCiel Avenir LT Std 35 Light" w:cstheme="minorBidi"/>
                <w:b w:val="0"/>
                <w:bCs w:val="0"/>
                <w:kern w:val="2"/>
                <w:lang w:eastAsia="en-US"/>
                <w14:ligatures w14:val="standardContextual"/>
                <w:rPrChange w:id="911" w:author="An Tran, ACA (BUV)" w:date="2024-09-13T17:29:00Z" w16du:dateUtc="2024-09-13T10:29:00Z">
                  <w:rPr>
                    <w:rFonts w:asciiTheme="minorHAnsi" w:eastAsiaTheme="minorEastAsia" w:hAnsiTheme="minorHAnsi" w:cstheme="minorBidi"/>
                    <w:b w:val="0"/>
                    <w:bCs w:val="0"/>
                    <w:kern w:val="2"/>
                    <w:lang w:eastAsia="en-US"/>
                    <w14:ligatures w14:val="standardContextual"/>
                  </w:rPr>
                </w:rPrChange>
              </w:rPr>
              <w:tab/>
            </w:r>
            <w:r w:rsidRPr="00863667" w:rsidDel="00EB329A">
              <w:rPr>
                <w:rPrChange w:id="912" w:author="An Tran, ACA (BUV)" w:date="2024-09-13T17:29:00Z" w16du:dateUtc="2024-09-13T10:29:00Z">
                  <w:rPr>
                    <w:rStyle w:val="Hyperlink"/>
                    <w:rFonts w:ascii="iCiel Avenir LT Std 35 Light" w:hAnsi="iCiel Avenir LT Std 35 Light"/>
                    <w:lang w:val="vi-VN"/>
                  </w:rPr>
                </w:rPrChange>
              </w:rPr>
              <w:delText>STUDENT EXPERIENCE</w:delText>
            </w:r>
            <w:r w:rsidRPr="00863667" w:rsidDel="00EB329A">
              <w:rPr>
                <w:rFonts w:ascii="iCiel Avenir LT Std 35 Light" w:hAnsi="iCiel Avenir LT Std 35 Light"/>
                <w:webHidden/>
                <w:rPrChange w:id="913"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914" w:author="An Tran, ACA (BUV)" w:date="2024-09-13T17:29:00Z" w16du:dateUtc="2024-09-13T10:29:00Z">
                  <w:rPr>
                    <w:webHidden/>
                  </w:rPr>
                </w:rPrChange>
              </w:rPr>
              <w:delText>88</w:delText>
            </w:r>
          </w:del>
        </w:p>
        <w:p w14:paraId="7A19931F" w14:textId="7355D5F6" w:rsidR="00262D6E" w:rsidRPr="00863667" w:rsidDel="00EB329A" w:rsidRDefault="00262D6E">
          <w:pPr>
            <w:pStyle w:val="TOC2"/>
            <w:tabs>
              <w:tab w:val="left" w:pos="1540"/>
            </w:tabs>
            <w:rPr>
              <w:del w:id="915"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916" w:author="An Tran, ACA (BUV)" w:date="2024-09-13T17:29:00Z" w16du:dateUtc="2024-09-13T10:29:00Z">
                <w:rPr>
                  <w:del w:id="917" w:author="An Tran, ACA (BUV)" w:date="2024-09-12T23:47:00Z" w16du:dateUtc="2024-09-12T16:47:00Z"/>
                  <w:rFonts w:asciiTheme="minorHAnsi" w:eastAsiaTheme="minorEastAsia" w:hAnsiTheme="minorHAnsi" w:cstheme="minorBidi"/>
                  <w:kern w:val="2"/>
                  <w:lang w:eastAsia="en-US"/>
                  <w14:ligatures w14:val="standardContextual"/>
                </w:rPr>
              </w:rPrChange>
            </w:rPr>
          </w:pPr>
          <w:del w:id="918" w:author="An Tran, ACA (BUV)" w:date="2024-09-12T23:47:00Z" w16du:dateUtc="2024-09-12T16:47:00Z">
            <w:r w:rsidRPr="00863667" w:rsidDel="00EB329A">
              <w:rPr>
                <w:rFonts w:ascii="iCiel Avenir LT Std 35 Light" w:hAnsi="iCiel Avenir LT Std 35 Light"/>
                <w:rPrChange w:id="919" w:author="An Tran, ACA (BUV)" w:date="2024-09-13T17:29:00Z" w16du:dateUtc="2024-09-13T10:29:00Z">
                  <w:rPr>
                    <w:rStyle w:val="Hyperlink"/>
                    <w:bCs/>
                    <w:lang w:val="vi-VN"/>
                  </w:rPr>
                </w:rPrChange>
              </w:rPr>
              <w:delText>1.</w:delText>
            </w:r>
            <w:r w:rsidRPr="00863667" w:rsidDel="00EB329A">
              <w:rPr>
                <w:rFonts w:ascii="iCiel Avenir LT Std 35 Light" w:eastAsiaTheme="minorEastAsia" w:hAnsi="iCiel Avenir LT Std 35 Light" w:cstheme="minorBidi"/>
                <w:kern w:val="2"/>
                <w:lang w:eastAsia="en-US"/>
                <w14:ligatures w14:val="standardContextual"/>
                <w:rPrChange w:id="920"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921" w:author="An Tran, ACA (BUV)" w:date="2024-09-13T17:29:00Z" w16du:dateUtc="2024-09-13T10:29:00Z">
                  <w:rPr>
                    <w:rStyle w:val="Hyperlink"/>
                    <w:lang w:val="vi-VN"/>
                  </w:rPr>
                </w:rPrChange>
              </w:rPr>
              <w:delText xml:space="preserve">Is the Internship programme at BUV compulsory to students? / </w:delText>
            </w:r>
            <w:r w:rsidRPr="00863667" w:rsidDel="00EB329A">
              <w:rPr>
                <w:rFonts w:ascii="iCiel Avenir LT Std 35 Light" w:hAnsi="iCiel Avenir LT Std 35 Light"/>
                <w:rPrChange w:id="922" w:author="An Tran, ACA (BUV)" w:date="2024-09-13T17:29:00Z" w16du:dateUtc="2024-09-13T10:29:00Z">
                  <w:rPr>
                    <w:rStyle w:val="Hyperlink"/>
                    <w:i/>
                    <w:iCs/>
                    <w:lang w:val="vi-VN"/>
                  </w:rPr>
                </w:rPrChange>
              </w:rPr>
              <w:delText>Ch</w:delText>
            </w:r>
            <w:r w:rsidRPr="00863667" w:rsidDel="00EB329A">
              <w:rPr>
                <w:rFonts w:ascii="iCiel Avenir LT Std 35 Light" w:hAnsi="iCiel Avenir LT Std 35 Light"/>
                <w:rPrChange w:id="923" w:author="An Tran, ACA (BUV)" w:date="2024-09-13T17:29:00Z" w16du:dateUtc="2024-09-13T10:29:00Z">
                  <w:rPr>
                    <w:rStyle w:val="Hyperlink"/>
                    <w:rFonts w:cs="Calibri"/>
                    <w:i/>
                    <w:iCs/>
                    <w:lang w:val="vi-VN"/>
                  </w:rPr>
                </w:rPrChange>
              </w:rPr>
              <w:delText>ươ</w:delText>
            </w:r>
            <w:r w:rsidRPr="00863667" w:rsidDel="00EB329A">
              <w:rPr>
                <w:rFonts w:ascii="iCiel Avenir LT Std 35 Light" w:hAnsi="iCiel Avenir LT Std 35 Light"/>
                <w:rPrChange w:id="924" w:author="An Tran, ACA (BUV)" w:date="2024-09-13T17:29:00Z" w16du:dateUtc="2024-09-13T10:29:00Z">
                  <w:rPr>
                    <w:rStyle w:val="Hyperlink"/>
                    <w:i/>
                    <w:iCs/>
                    <w:lang w:val="vi-VN"/>
                  </w:rPr>
                </w:rPrChange>
              </w:rPr>
              <w:delText>ng tr</w:delText>
            </w:r>
            <w:r w:rsidRPr="00863667" w:rsidDel="00EB329A">
              <w:rPr>
                <w:rFonts w:ascii="iCiel Avenir LT Std 35 Light" w:hAnsi="iCiel Avenir LT Std 35 Light"/>
                <w:rPrChange w:id="925" w:author="An Tran, ACA (BUV)" w:date="2024-09-13T17:29:00Z" w16du:dateUtc="2024-09-13T10:29:00Z">
                  <w:rPr>
                    <w:rStyle w:val="Hyperlink"/>
                    <w:rFonts w:cs="Avenir Next LT Pro"/>
                    <w:i/>
                    <w:iCs/>
                    <w:lang w:val="vi-VN"/>
                  </w:rPr>
                </w:rPrChange>
              </w:rPr>
              <w:delText>ì</w:delText>
            </w:r>
            <w:r w:rsidRPr="00863667" w:rsidDel="00EB329A">
              <w:rPr>
                <w:rFonts w:ascii="iCiel Avenir LT Std 35 Light" w:hAnsi="iCiel Avenir LT Std 35 Light"/>
                <w:rPrChange w:id="926" w:author="An Tran, ACA (BUV)" w:date="2024-09-13T17:29:00Z" w16du:dateUtc="2024-09-13T10:29:00Z">
                  <w:rPr>
                    <w:rStyle w:val="Hyperlink"/>
                    <w:i/>
                    <w:iCs/>
                    <w:lang w:val="vi-VN"/>
                  </w:rPr>
                </w:rPrChange>
              </w:rPr>
              <w:delText>nh Th</w:delText>
            </w:r>
            <w:r w:rsidRPr="00863667" w:rsidDel="00EB329A">
              <w:rPr>
                <w:rFonts w:ascii="iCiel Avenir LT Std 35 Light" w:hAnsi="iCiel Avenir LT Std 35 Light"/>
                <w:rPrChange w:id="927"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928"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929"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930" w:author="An Tran, ACA (BUV)" w:date="2024-09-13T17:29:00Z" w16du:dateUtc="2024-09-13T10:29:00Z">
                  <w:rPr>
                    <w:rStyle w:val="Hyperlink"/>
                    <w:i/>
                    <w:iCs/>
                    <w:lang w:val="vi-VN"/>
                  </w:rPr>
                </w:rPrChange>
              </w:rPr>
              <w:delText>p t</w:delText>
            </w:r>
            <w:r w:rsidRPr="00863667" w:rsidDel="00EB329A">
              <w:rPr>
                <w:rFonts w:ascii="iCiel Avenir LT Std 35 Light" w:hAnsi="iCiel Avenir LT Std 35 Light"/>
                <w:rPrChange w:id="931" w:author="An Tran, ACA (BUV)" w:date="2024-09-13T17:29:00Z" w16du:dateUtc="2024-09-13T10:29:00Z">
                  <w:rPr>
                    <w:rStyle w:val="Hyperlink"/>
                    <w:rFonts w:cs="Calibri"/>
                    <w:i/>
                    <w:iCs/>
                    <w:lang w:val="vi-VN"/>
                  </w:rPr>
                </w:rPrChange>
              </w:rPr>
              <w:delText>ạ</w:delText>
            </w:r>
            <w:r w:rsidRPr="00863667" w:rsidDel="00EB329A">
              <w:rPr>
                <w:rFonts w:ascii="iCiel Avenir LT Std 35 Light" w:hAnsi="iCiel Avenir LT Std 35 Light"/>
                <w:rPrChange w:id="932" w:author="An Tran, ACA (BUV)" w:date="2024-09-13T17:29:00Z" w16du:dateUtc="2024-09-13T10:29:00Z">
                  <w:rPr>
                    <w:rStyle w:val="Hyperlink"/>
                    <w:i/>
                    <w:iCs/>
                    <w:lang w:val="vi-VN"/>
                  </w:rPr>
                </w:rPrChange>
              </w:rPr>
              <w:delText>i BUV có b</w:delText>
            </w:r>
            <w:r w:rsidRPr="00863667" w:rsidDel="00EB329A">
              <w:rPr>
                <w:rFonts w:ascii="iCiel Avenir LT Std 35 Light" w:hAnsi="iCiel Avenir LT Std 35 Light"/>
                <w:rPrChange w:id="933" w:author="An Tran, ACA (BUV)" w:date="2024-09-13T17:29:00Z" w16du:dateUtc="2024-09-13T10:29:00Z">
                  <w:rPr>
                    <w:rStyle w:val="Hyperlink"/>
                    <w:rFonts w:cs="Calibri"/>
                    <w:i/>
                    <w:iCs/>
                    <w:lang w:val="vi-VN"/>
                  </w:rPr>
                </w:rPrChange>
              </w:rPr>
              <w:delText>ắ</w:delText>
            </w:r>
            <w:r w:rsidRPr="00863667" w:rsidDel="00EB329A">
              <w:rPr>
                <w:rFonts w:ascii="iCiel Avenir LT Std 35 Light" w:hAnsi="iCiel Avenir LT Std 35 Light"/>
                <w:rPrChange w:id="934" w:author="An Tran, ACA (BUV)" w:date="2024-09-13T17:29:00Z" w16du:dateUtc="2024-09-13T10:29:00Z">
                  <w:rPr>
                    <w:rStyle w:val="Hyperlink"/>
                    <w:i/>
                    <w:iCs/>
                    <w:lang w:val="vi-VN"/>
                  </w:rPr>
                </w:rPrChange>
              </w:rPr>
              <w:delText>t bu</w:delText>
            </w:r>
            <w:r w:rsidRPr="00863667" w:rsidDel="00EB329A">
              <w:rPr>
                <w:rFonts w:ascii="iCiel Avenir LT Std 35 Light" w:hAnsi="iCiel Avenir LT Std 35 Light"/>
                <w:rPrChange w:id="935" w:author="An Tran, ACA (BUV)" w:date="2024-09-13T17:29:00Z" w16du:dateUtc="2024-09-13T10:29:00Z">
                  <w:rPr>
                    <w:rStyle w:val="Hyperlink"/>
                    <w:rFonts w:cs="Calibri"/>
                    <w:i/>
                    <w:iCs/>
                    <w:lang w:val="vi-VN"/>
                  </w:rPr>
                </w:rPrChange>
              </w:rPr>
              <w:delText>ộ</w:delText>
            </w:r>
            <w:r w:rsidRPr="00863667" w:rsidDel="00EB329A">
              <w:rPr>
                <w:rFonts w:ascii="iCiel Avenir LT Std 35 Light" w:hAnsi="iCiel Avenir LT Std 35 Light"/>
                <w:rPrChange w:id="936" w:author="An Tran, ACA (BUV)" w:date="2024-09-13T17:29:00Z" w16du:dateUtc="2024-09-13T10:29:00Z">
                  <w:rPr>
                    <w:rStyle w:val="Hyperlink"/>
                    <w:i/>
                    <w:iCs/>
                    <w:lang w:val="vi-VN"/>
                  </w:rPr>
                </w:rPrChange>
              </w:rPr>
              <w:delText>c đ</w:delText>
            </w:r>
            <w:r w:rsidRPr="00863667" w:rsidDel="00EB329A">
              <w:rPr>
                <w:rFonts w:ascii="iCiel Avenir LT Std 35 Light" w:hAnsi="iCiel Avenir LT Std 35 Light"/>
                <w:rPrChange w:id="937" w:author="An Tran, ACA (BUV)" w:date="2024-09-13T17:29:00Z" w16du:dateUtc="2024-09-13T10:29:00Z">
                  <w:rPr>
                    <w:rStyle w:val="Hyperlink"/>
                    <w:rFonts w:cs="Calibri"/>
                    <w:i/>
                    <w:iCs/>
                    <w:lang w:val="vi-VN"/>
                  </w:rPr>
                </w:rPrChange>
              </w:rPr>
              <w:delText>ố</w:delText>
            </w:r>
            <w:r w:rsidRPr="00863667" w:rsidDel="00EB329A">
              <w:rPr>
                <w:rFonts w:ascii="iCiel Avenir LT Std 35 Light" w:hAnsi="iCiel Avenir LT Std 35 Light"/>
                <w:rPrChange w:id="938" w:author="An Tran, ACA (BUV)" w:date="2024-09-13T17:29:00Z" w16du:dateUtc="2024-09-13T10:29:00Z">
                  <w:rPr>
                    <w:rStyle w:val="Hyperlink"/>
                    <w:i/>
                    <w:iCs/>
                    <w:lang w:val="vi-VN"/>
                  </w:rPr>
                </w:rPrChange>
              </w:rPr>
              <w:delText>i v</w:delText>
            </w:r>
            <w:r w:rsidRPr="00863667" w:rsidDel="00EB329A">
              <w:rPr>
                <w:rFonts w:ascii="iCiel Avenir LT Std 35 Light" w:hAnsi="iCiel Avenir LT Std 35 Light"/>
                <w:rPrChange w:id="939" w:author="An Tran, ACA (BUV)" w:date="2024-09-13T17:29:00Z" w16du:dateUtc="2024-09-13T10:29:00Z">
                  <w:rPr>
                    <w:rStyle w:val="Hyperlink"/>
                    <w:rFonts w:cs="Calibri"/>
                    <w:i/>
                    <w:iCs/>
                    <w:lang w:val="vi-VN"/>
                  </w:rPr>
                </w:rPrChange>
              </w:rPr>
              <w:delText>ớ</w:delText>
            </w:r>
            <w:r w:rsidRPr="00863667" w:rsidDel="00EB329A">
              <w:rPr>
                <w:rFonts w:ascii="iCiel Avenir LT Std 35 Light" w:hAnsi="iCiel Avenir LT Std 35 Light"/>
                <w:rPrChange w:id="940" w:author="An Tran, ACA (BUV)" w:date="2024-09-13T17:29:00Z" w16du:dateUtc="2024-09-13T10:29:00Z">
                  <w:rPr>
                    <w:rStyle w:val="Hyperlink"/>
                    <w:i/>
                    <w:iCs/>
                    <w:lang w:val="vi-VN"/>
                  </w:rPr>
                </w:rPrChange>
              </w:rPr>
              <w:delText>i sinh viên không?</w:delText>
            </w:r>
            <w:r w:rsidRPr="00863667" w:rsidDel="00EB329A">
              <w:rPr>
                <w:rFonts w:ascii="iCiel Avenir LT Std 35 Light" w:hAnsi="iCiel Avenir LT Std 35 Light"/>
                <w:webHidden/>
                <w:rPrChange w:id="94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942" w:author="An Tran, ACA (BUV)" w:date="2024-09-13T17:29:00Z" w16du:dateUtc="2024-09-13T10:29:00Z">
                  <w:rPr>
                    <w:webHidden/>
                  </w:rPr>
                </w:rPrChange>
              </w:rPr>
              <w:delText>88</w:delText>
            </w:r>
          </w:del>
        </w:p>
        <w:p w14:paraId="422DF456" w14:textId="36A97679" w:rsidR="00262D6E" w:rsidRPr="00863667" w:rsidDel="00EB329A" w:rsidRDefault="00262D6E">
          <w:pPr>
            <w:pStyle w:val="TOC2"/>
            <w:tabs>
              <w:tab w:val="left" w:pos="1540"/>
            </w:tabs>
            <w:rPr>
              <w:del w:id="94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944" w:author="An Tran, ACA (BUV)" w:date="2024-09-13T17:29:00Z" w16du:dateUtc="2024-09-13T10:29:00Z">
                <w:rPr>
                  <w:del w:id="945" w:author="An Tran, ACA (BUV)" w:date="2024-09-12T23:47:00Z" w16du:dateUtc="2024-09-12T16:47:00Z"/>
                  <w:rFonts w:asciiTheme="minorHAnsi" w:eastAsiaTheme="minorEastAsia" w:hAnsiTheme="minorHAnsi" w:cstheme="minorBidi"/>
                  <w:kern w:val="2"/>
                  <w:lang w:eastAsia="en-US"/>
                  <w14:ligatures w14:val="standardContextual"/>
                </w:rPr>
              </w:rPrChange>
            </w:rPr>
          </w:pPr>
          <w:del w:id="946" w:author="An Tran, ACA (BUV)" w:date="2024-09-12T23:47:00Z" w16du:dateUtc="2024-09-12T16:47:00Z">
            <w:r w:rsidRPr="00863667" w:rsidDel="00EB329A">
              <w:rPr>
                <w:rFonts w:ascii="iCiel Avenir LT Std 35 Light" w:hAnsi="iCiel Avenir LT Std 35 Light"/>
                <w:rPrChange w:id="947" w:author="An Tran, ACA (BUV)" w:date="2024-09-13T17:29:00Z" w16du:dateUtc="2024-09-13T10:29:00Z">
                  <w:rPr>
                    <w:rStyle w:val="Hyperlink"/>
                    <w:bCs/>
                    <w:lang w:val="vi-VN"/>
                  </w:rPr>
                </w:rPrChange>
              </w:rPr>
              <w:delText>2.</w:delText>
            </w:r>
            <w:r w:rsidRPr="00863667" w:rsidDel="00EB329A">
              <w:rPr>
                <w:rFonts w:ascii="iCiel Avenir LT Std 35 Light" w:eastAsiaTheme="minorEastAsia" w:hAnsi="iCiel Avenir LT Std 35 Light" w:cstheme="minorBidi"/>
                <w:kern w:val="2"/>
                <w:lang w:eastAsia="en-US"/>
                <w14:ligatures w14:val="standardContextual"/>
                <w:rPrChange w:id="94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949" w:author="An Tran, ACA (BUV)" w:date="2024-09-13T17:29:00Z" w16du:dateUtc="2024-09-13T10:29:00Z">
                  <w:rPr>
                    <w:rStyle w:val="Hyperlink"/>
                    <w:lang w:val="vi-VN"/>
                  </w:rPr>
                </w:rPrChange>
              </w:rPr>
              <w:delText xml:space="preserve">How does BUV support students with their internships? / </w:delText>
            </w:r>
            <w:r w:rsidRPr="00863667" w:rsidDel="00EB329A">
              <w:rPr>
                <w:rFonts w:ascii="iCiel Avenir LT Std 35 Light" w:hAnsi="iCiel Avenir LT Std 35 Light"/>
                <w:rPrChange w:id="950" w:author="An Tran, ACA (BUV)" w:date="2024-09-13T17:29:00Z" w16du:dateUtc="2024-09-13T10:29:00Z">
                  <w:rPr>
                    <w:rStyle w:val="Hyperlink"/>
                    <w:i/>
                    <w:iCs/>
                    <w:lang w:val="vi-VN"/>
                  </w:rPr>
                </w:rPrChange>
              </w:rPr>
              <w:delText>Sinh viên đ</w:delText>
            </w:r>
            <w:r w:rsidRPr="00863667" w:rsidDel="00EB329A">
              <w:rPr>
                <w:rFonts w:ascii="iCiel Avenir LT Std 35 Light" w:hAnsi="iCiel Avenir LT Std 35 Light"/>
                <w:rPrChange w:id="951" w:author="An Tran, ACA (BUV)" w:date="2024-09-13T17:29:00Z" w16du:dateUtc="2024-09-13T10:29:00Z">
                  <w:rPr>
                    <w:rStyle w:val="Hyperlink"/>
                    <w:rFonts w:cs="Calibri"/>
                    <w:i/>
                    <w:iCs/>
                    <w:lang w:val="vi-VN"/>
                  </w:rPr>
                </w:rPrChange>
              </w:rPr>
              <w:delText>ượ</w:delText>
            </w:r>
            <w:r w:rsidRPr="00863667" w:rsidDel="00EB329A">
              <w:rPr>
                <w:rFonts w:ascii="iCiel Avenir LT Std 35 Light" w:hAnsi="iCiel Avenir LT Std 35 Light"/>
                <w:rPrChange w:id="952" w:author="An Tran, ACA (BUV)" w:date="2024-09-13T17:29:00Z" w16du:dateUtc="2024-09-13T10:29:00Z">
                  <w:rPr>
                    <w:rStyle w:val="Hyperlink"/>
                    <w:i/>
                    <w:iCs/>
                    <w:lang w:val="vi-VN"/>
                  </w:rPr>
                </w:rPrChange>
              </w:rPr>
              <w:delText>c BUV h</w:delText>
            </w:r>
            <w:r w:rsidRPr="00863667" w:rsidDel="00EB329A">
              <w:rPr>
                <w:rFonts w:ascii="iCiel Avenir LT Std 35 Light" w:hAnsi="iCiel Avenir LT Std 35 Light"/>
                <w:rPrChange w:id="953" w:author="An Tran, ACA (BUV)" w:date="2024-09-13T17:29:00Z" w16du:dateUtc="2024-09-13T10:29:00Z">
                  <w:rPr>
                    <w:rStyle w:val="Hyperlink"/>
                    <w:rFonts w:cs="Calibri"/>
                    <w:i/>
                    <w:iCs/>
                    <w:lang w:val="vi-VN"/>
                  </w:rPr>
                </w:rPrChange>
              </w:rPr>
              <w:delText>ỗ</w:delText>
            </w:r>
            <w:r w:rsidRPr="00863667" w:rsidDel="00EB329A">
              <w:rPr>
                <w:rFonts w:ascii="iCiel Avenir LT Std 35 Light" w:hAnsi="iCiel Avenir LT Std 35 Light"/>
                <w:rPrChange w:id="954" w:author="An Tran, ACA (BUV)" w:date="2024-09-13T17:29:00Z" w16du:dateUtc="2024-09-13T10:29:00Z">
                  <w:rPr>
                    <w:rStyle w:val="Hyperlink"/>
                    <w:i/>
                    <w:iCs/>
                    <w:lang w:val="vi-VN"/>
                  </w:rPr>
                </w:rPrChange>
              </w:rPr>
              <w:delText xml:space="preserve"> tr</w:delText>
            </w:r>
            <w:r w:rsidRPr="00863667" w:rsidDel="00EB329A">
              <w:rPr>
                <w:rFonts w:ascii="iCiel Avenir LT Std 35 Light" w:hAnsi="iCiel Avenir LT Std 35 Light"/>
                <w:rPrChange w:id="955" w:author="An Tran, ACA (BUV)" w:date="2024-09-13T17:29:00Z" w16du:dateUtc="2024-09-13T10:29:00Z">
                  <w:rPr>
                    <w:rStyle w:val="Hyperlink"/>
                    <w:rFonts w:cs="Calibri"/>
                    <w:i/>
                    <w:iCs/>
                    <w:lang w:val="vi-VN"/>
                  </w:rPr>
                </w:rPrChange>
              </w:rPr>
              <w:delText>ợ</w:delText>
            </w:r>
            <w:r w:rsidRPr="00863667" w:rsidDel="00EB329A">
              <w:rPr>
                <w:rFonts w:ascii="iCiel Avenir LT Std 35 Light" w:hAnsi="iCiel Avenir LT Std 35 Light"/>
                <w:rPrChange w:id="956" w:author="An Tran, ACA (BUV)" w:date="2024-09-13T17:29:00Z" w16du:dateUtc="2024-09-13T10:29:00Z">
                  <w:rPr>
                    <w:rStyle w:val="Hyperlink"/>
                    <w:i/>
                    <w:iCs/>
                    <w:lang w:val="vi-VN"/>
                  </w:rPr>
                </w:rPrChange>
              </w:rPr>
              <w:delText xml:space="preserve"> trong công tác th</w:delText>
            </w:r>
            <w:r w:rsidRPr="00863667" w:rsidDel="00EB329A">
              <w:rPr>
                <w:rFonts w:ascii="iCiel Avenir LT Std 35 Light" w:hAnsi="iCiel Avenir LT Std 35 Light"/>
                <w:rPrChange w:id="957"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958"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959"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960" w:author="An Tran, ACA (BUV)" w:date="2024-09-13T17:29:00Z" w16du:dateUtc="2024-09-13T10:29:00Z">
                  <w:rPr>
                    <w:rStyle w:val="Hyperlink"/>
                    <w:i/>
                    <w:iCs/>
                    <w:lang w:val="vi-VN"/>
                  </w:rPr>
                </w:rPrChange>
              </w:rPr>
              <w:delText>p nh</w:delText>
            </w:r>
            <w:r w:rsidRPr="00863667" w:rsidDel="00EB329A">
              <w:rPr>
                <w:rFonts w:ascii="iCiel Avenir LT Std 35 Light" w:hAnsi="iCiel Avenir LT Std 35 Light"/>
                <w:rPrChange w:id="961" w:author="An Tran, ACA (BUV)" w:date="2024-09-13T17:29:00Z" w16du:dateUtc="2024-09-13T10:29:00Z">
                  <w:rPr>
                    <w:rStyle w:val="Hyperlink"/>
                    <w:rFonts w:cs="Calibri"/>
                    <w:i/>
                    <w:iCs/>
                    <w:lang w:val="vi-VN"/>
                  </w:rPr>
                </w:rPrChange>
              </w:rPr>
              <w:delText>ư</w:delText>
            </w:r>
            <w:r w:rsidRPr="00863667" w:rsidDel="00EB329A">
              <w:rPr>
                <w:rFonts w:ascii="iCiel Avenir LT Std 35 Light" w:hAnsi="iCiel Avenir LT Std 35 Light"/>
                <w:rPrChange w:id="962" w:author="An Tran, ACA (BUV)" w:date="2024-09-13T17:29:00Z" w16du:dateUtc="2024-09-13T10:29:00Z">
                  <w:rPr>
                    <w:rStyle w:val="Hyperlink"/>
                    <w:i/>
                    <w:iCs/>
                    <w:lang w:val="vi-VN"/>
                  </w:rPr>
                </w:rPrChange>
              </w:rPr>
              <w:delText xml:space="preserve"> th</w:delText>
            </w:r>
            <w:r w:rsidRPr="00863667" w:rsidDel="00EB329A">
              <w:rPr>
                <w:rFonts w:ascii="iCiel Avenir LT Std 35 Light" w:hAnsi="iCiel Avenir LT Std 35 Light"/>
                <w:rPrChange w:id="963" w:author="An Tran, ACA (BUV)" w:date="2024-09-13T17:29:00Z" w16du:dateUtc="2024-09-13T10:29:00Z">
                  <w:rPr>
                    <w:rStyle w:val="Hyperlink"/>
                    <w:rFonts w:cs="Calibri"/>
                    <w:i/>
                    <w:iCs/>
                    <w:lang w:val="vi-VN"/>
                  </w:rPr>
                </w:rPrChange>
              </w:rPr>
              <w:delText>ế</w:delText>
            </w:r>
            <w:r w:rsidRPr="00863667" w:rsidDel="00EB329A">
              <w:rPr>
                <w:rFonts w:ascii="iCiel Avenir LT Std 35 Light" w:hAnsi="iCiel Avenir LT Std 35 Light"/>
                <w:rPrChange w:id="964" w:author="An Tran, ACA (BUV)" w:date="2024-09-13T17:29:00Z" w16du:dateUtc="2024-09-13T10:29:00Z">
                  <w:rPr>
                    <w:rStyle w:val="Hyperlink"/>
                    <w:i/>
                    <w:iCs/>
                    <w:lang w:val="vi-VN"/>
                  </w:rPr>
                </w:rPrChange>
              </w:rPr>
              <w:delText xml:space="preserve"> nào?</w:delText>
            </w:r>
            <w:r w:rsidRPr="00863667" w:rsidDel="00EB329A">
              <w:rPr>
                <w:rFonts w:ascii="iCiel Avenir LT Std 35 Light" w:hAnsi="iCiel Avenir LT Std 35 Light"/>
                <w:webHidden/>
                <w:rPrChange w:id="965"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966" w:author="An Tran, ACA (BUV)" w:date="2024-09-13T17:29:00Z" w16du:dateUtc="2024-09-13T10:29:00Z">
                  <w:rPr>
                    <w:webHidden/>
                  </w:rPr>
                </w:rPrChange>
              </w:rPr>
              <w:delText>90</w:delText>
            </w:r>
          </w:del>
        </w:p>
        <w:p w14:paraId="78036C9E" w14:textId="0045AA95" w:rsidR="00262D6E" w:rsidRPr="00863667" w:rsidDel="00EB329A" w:rsidRDefault="00262D6E">
          <w:pPr>
            <w:pStyle w:val="TOC2"/>
            <w:tabs>
              <w:tab w:val="left" w:pos="1540"/>
            </w:tabs>
            <w:rPr>
              <w:del w:id="967"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968" w:author="An Tran, ACA (BUV)" w:date="2024-09-13T17:29:00Z" w16du:dateUtc="2024-09-13T10:29:00Z">
                <w:rPr>
                  <w:del w:id="969" w:author="An Tran, ACA (BUV)" w:date="2024-09-12T23:47:00Z" w16du:dateUtc="2024-09-12T16:47:00Z"/>
                  <w:rFonts w:asciiTheme="minorHAnsi" w:eastAsiaTheme="minorEastAsia" w:hAnsiTheme="minorHAnsi" w:cstheme="minorBidi"/>
                  <w:kern w:val="2"/>
                  <w:lang w:eastAsia="en-US"/>
                  <w14:ligatures w14:val="standardContextual"/>
                </w:rPr>
              </w:rPrChange>
            </w:rPr>
          </w:pPr>
          <w:del w:id="970" w:author="An Tran, ACA (BUV)" w:date="2024-09-12T23:47:00Z" w16du:dateUtc="2024-09-12T16:47:00Z">
            <w:r w:rsidRPr="00863667" w:rsidDel="00EB329A">
              <w:rPr>
                <w:rFonts w:ascii="iCiel Avenir LT Std 35 Light" w:hAnsi="iCiel Avenir LT Std 35 Light"/>
                <w:rPrChange w:id="971" w:author="An Tran, ACA (BUV)" w:date="2024-09-13T17:29:00Z" w16du:dateUtc="2024-09-13T10:29:00Z">
                  <w:rPr>
                    <w:rStyle w:val="Hyperlink"/>
                    <w:bCs/>
                    <w:lang w:val="vi-VN"/>
                  </w:rPr>
                </w:rPrChange>
              </w:rPr>
              <w:delText>3.</w:delText>
            </w:r>
            <w:r w:rsidRPr="00863667" w:rsidDel="00EB329A">
              <w:rPr>
                <w:rFonts w:ascii="iCiel Avenir LT Std 35 Light" w:eastAsiaTheme="minorEastAsia" w:hAnsi="iCiel Avenir LT Std 35 Light" w:cstheme="minorBidi"/>
                <w:kern w:val="2"/>
                <w:lang w:eastAsia="en-US"/>
                <w14:ligatures w14:val="standardContextual"/>
                <w:rPrChange w:id="972"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973" w:author="An Tran, ACA (BUV)" w:date="2024-09-13T17:29:00Z" w16du:dateUtc="2024-09-13T10:29:00Z">
                  <w:rPr>
                    <w:rStyle w:val="Hyperlink"/>
                    <w:lang w:val="vi-VN"/>
                  </w:rPr>
                </w:rPrChange>
              </w:rPr>
              <w:delText xml:space="preserve">Can first year students go for internships? / </w:delText>
            </w:r>
            <w:r w:rsidRPr="00863667" w:rsidDel="00EB329A">
              <w:rPr>
                <w:rFonts w:ascii="iCiel Avenir LT Std 35 Light" w:hAnsi="iCiel Avenir LT Std 35 Light"/>
                <w:rPrChange w:id="974" w:author="An Tran, ACA (BUV)" w:date="2024-09-13T17:29:00Z" w16du:dateUtc="2024-09-13T10:29:00Z">
                  <w:rPr>
                    <w:rStyle w:val="Hyperlink"/>
                    <w:i/>
                    <w:iCs/>
                    <w:lang w:val="vi-VN"/>
                  </w:rPr>
                </w:rPrChange>
              </w:rPr>
              <w:delText>Sinh viên năm nh</w:delText>
            </w:r>
            <w:r w:rsidRPr="00863667" w:rsidDel="00EB329A">
              <w:rPr>
                <w:rFonts w:ascii="iCiel Avenir LT Std 35 Light" w:hAnsi="iCiel Avenir LT Std 35 Light"/>
                <w:rPrChange w:id="975" w:author="An Tran, ACA (BUV)" w:date="2024-09-13T17:29:00Z" w16du:dateUtc="2024-09-13T10:29:00Z">
                  <w:rPr>
                    <w:rStyle w:val="Hyperlink"/>
                    <w:rFonts w:cs="Calibri"/>
                    <w:i/>
                    <w:iCs/>
                    <w:lang w:val="vi-VN"/>
                  </w:rPr>
                </w:rPrChange>
              </w:rPr>
              <w:delText>ấ</w:delText>
            </w:r>
            <w:r w:rsidRPr="00863667" w:rsidDel="00EB329A">
              <w:rPr>
                <w:rFonts w:ascii="iCiel Avenir LT Std 35 Light" w:hAnsi="iCiel Avenir LT Std 35 Light"/>
                <w:rPrChange w:id="976" w:author="An Tran, ACA (BUV)" w:date="2024-09-13T17:29:00Z" w16du:dateUtc="2024-09-13T10:29:00Z">
                  <w:rPr>
                    <w:rStyle w:val="Hyperlink"/>
                    <w:i/>
                    <w:iCs/>
                    <w:lang w:val="vi-VN"/>
                  </w:rPr>
                </w:rPrChange>
              </w:rPr>
              <w:delText>t có th</w:delText>
            </w:r>
            <w:r w:rsidRPr="00863667" w:rsidDel="00EB329A">
              <w:rPr>
                <w:rFonts w:ascii="iCiel Avenir LT Std 35 Light" w:hAnsi="iCiel Avenir LT Std 35 Light"/>
                <w:rPrChange w:id="977" w:author="An Tran, ACA (BUV)" w:date="2024-09-13T17:29:00Z" w16du:dateUtc="2024-09-13T10:29:00Z">
                  <w:rPr>
                    <w:rStyle w:val="Hyperlink"/>
                    <w:rFonts w:cs="Calibri"/>
                    <w:i/>
                    <w:iCs/>
                    <w:lang w:val="vi-VN"/>
                  </w:rPr>
                </w:rPrChange>
              </w:rPr>
              <w:delText>ể</w:delText>
            </w:r>
            <w:r w:rsidRPr="00863667" w:rsidDel="00EB329A">
              <w:rPr>
                <w:rFonts w:ascii="iCiel Avenir LT Std 35 Light" w:hAnsi="iCiel Avenir LT Std 35 Light"/>
                <w:rPrChange w:id="978" w:author="An Tran, ACA (BUV)" w:date="2024-09-13T17:29:00Z" w16du:dateUtc="2024-09-13T10:29:00Z">
                  <w:rPr>
                    <w:rStyle w:val="Hyperlink"/>
                    <w:i/>
                    <w:iCs/>
                    <w:lang w:val="vi-VN"/>
                  </w:rPr>
                </w:rPrChange>
              </w:rPr>
              <w:delText xml:space="preserve"> đi th</w:delText>
            </w:r>
            <w:r w:rsidRPr="00863667" w:rsidDel="00EB329A">
              <w:rPr>
                <w:rFonts w:ascii="iCiel Avenir LT Std 35 Light" w:hAnsi="iCiel Avenir LT Std 35 Light"/>
                <w:rPrChange w:id="979"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980"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981"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982" w:author="An Tran, ACA (BUV)" w:date="2024-09-13T17:29:00Z" w16du:dateUtc="2024-09-13T10:29:00Z">
                  <w:rPr>
                    <w:rStyle w:val="Hyperlink"/>
                    <w:i/>
                    <w:iCs/>
                    <w:lang w:val="vi-VN"/>
                  </w:rPr>
                </w:rPrChange>
              </w:rPr>
              <w:delText>p đ</w:delText>
            </w:r>
            <w:r w:rsidRPr="00863667" w:rsidDel="00EB329A">
              <w:rPr>
                <w:rFonts w:ascii="iCiel Avenir LT Std 35 Light" w:hAnsi="iCiel Avenir LT Std 35 Light"/>
                <w:rPrChange w:id="983" w:author="An Tran, ACA (BUV)" w:date="2024-09-13T17:29:00Z" w16du:dateUtc="2024-09-13T10:29:00Z">
                  <w:rPr>
                    <w:rStyle w:val="Hyperlink"/>
                    <w:rFonts w:cs="Calibri"/>
                    <w:i/>
                    <w:iCs/>
                    <w:lang w:val="vi-VN"/>
                  </w:rPr>
                </w:rPrChange>
              </w:rPr>
              <w:delText>ượ</w:delText>
            </w:r>
            <w:r w:rsidRPr="00863667" w:rsidDel="00EB329A">
              <w:rPr>
                <w:rFonts w:ascii="iCiel Avenir LT Std 35 Light" w:hAnsi="iCiel Avenir LT Std 35 Light"/>
                <w:rPrChange w:id="984" w:author="An Tran, ACA (BUV)" w:date="2024-09-13T17:29:00Z" w16du:dateUtc="2024-09-13T10:29:00Z">
                  <w:rPr>
                    <w:rStyle w:val="Hyperlink"/>
                    <w:i/>
                    <w:iCs/>
                    <w:lang w:val="vi-VN"/>
                  </w:rPr>
                </w:rPrChange>
              </w:rPr>
              <w:delText>c không?</w:delText>
            </w:r>
            <w:r w:rsidRPr="00863667" w:rsidDel="00EB329A">
              <w:rPr>
                <w:rFonts w:ascii="iCiel Avenir LT Std 35 Light" w:hAnsi="iCiel Avenir LT Std 35 Light"/>
                <w:webHidden/>
                <w:rPrChange w:id="985"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986" w:author="An Tran, ACA (BUV)" w:date="2024-09-13T17:29:00Z" w16du:dateUtc="2024-09-13T10:29:00Z">
                  <w:rPr>
                    <w:webHidden/>
                  </w:rPr>
                </w:rPrChange>
              </w:rPr>
              <w:delText>92</w:delText>
            </w:r>
          </w:del>
        </w:p>
        <w:p w14:paraId="366AE063" w14:textId="7A8CCDFA" w:rsidR="00262D6E" w:rsidRPr="00863667" w:rsidDel="00EB329A" w:rsidRDefault="00262D6E">
          <w:pPr>
            <w:pStyle w:val="TOC2"/>
            <w:tabs>
              <w:tab w:val="left" w:pos="1540"/>
            </w:tabs>
            <w:rPr>
              <w:del w:id="987"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988" w:author="An Tran, ACA (BUV)" w:date="2024-09-13T17:29:00Z" w16du:dateUtc="2024-09-13T10:29:00Z">
                <w:rPr>
                  <w:del w:id="989" w:author="An Tran, ACA (BUV)" w:date="2024-09-12T23:47:00Z" w16du:dateUtc="2024-09-12T16:47:00Z"/>
                  <w:rFonts w:asciiTheme="minorHAnsi" w:eastAsiaTheme="minorEastAsia" w:hAnsiTheme="minorHAnsi" w:cstheme="minorBidi"/>
                  <w:kern w:val="2"/>
                  <w:lang w:eastAsia="en-US"/>
                  <w14:ligatures w14:val="standardContextual"/>
                </w:rPr>
              </w:rPrChange>
            </w:rPr>
          </w:pPr>
          <w:del w:id="990" w:author="An Tran, ACA (BUV)" w:date="2024-09-12T23:47:00Z" w16du:dateUtc="2024-09-12T16:47:00Z">
            <w:r w:rsidRPr="00863667" w:rsidDel="00EB329A">
              <w:rPr>
                <w:rFonts w:ascii="iCiel Avenir LT Std 35 Light" w:hAnsi="iCiel Avenir LT Std 35 Light"/>
                <w:rPrChange w:id="991" w:author="An Tran, ACA (BUV)" w:date="2024-09-13T17:29:00Z" w16du:dateUtc="2024-09-13T10:29:00Z">
                  <w:rPr>
                    <w:rStyle w:val="Hyperlink"/>
                    <w:bCs/>
                    <w:lang w:val="vi-VN"/>
                  </w:rPr>
                </w:rPrChange>
              </w:rPr>
              <w:delText>4.</w:delText>
            </w:r>
            <w:r w:rsidRPr="00863667" w:rsidDel="00EB329A">
              <w:rPr>
                <w:rFonts w:ascii="iCiel Avenir LT Std 35 Light" w:eastAsiaTheme="minorEastAsia" w:hAnsi="iCiel Avenir LT Std 35 Light" w:cstheme="minorBidi"/>
                <w:kern w:val="2"/>
                <w:lang w:eastAsia="en-US"/>
                <w14:ligatures w14:val="standardContextual"/>
                <w:rPrChange w:id="992"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993" w:author="An Tran, ACA (BUV)" w:date="2024-09-13T17:29:00Z" w16du:dateUtc="2024-09-13T10:29:00Z">
                  <w:rPr>
                    <w:rStyle w:val="Hyperlink"/>
                    <w:lang w:val="vi-VN"/>
                  </w:rPr>
                </w:rPrChange>
              </w:rPr>
              <w:delText xml:space="preserve">Can BUV guarantee that every student will have an internship during the semester break? / </w:delText>
            </w:r>
            <w:r w:rsidRPr="00863667" w:rsidDel="00EB329A">
              <w:rPr>
                <w:rFonts w:ascii="iCiel Avenir LT Std 35 Light" w:hAnsi="iCiel Avenir LT Std 35 Light"/>
                <w:rPrChange w:id="994" w:author="An Tran, ACA (BUV)" w:date="2024-09-13T17:29:00Z" w16du:dateUtc="2024-09-13T10:29:00Z">
                  <w:rPr>
                    <w:rStyle w:val="Hyperlink"/>
                    <w:i/>
                    <w:iCs/>
                    <w:lang w:val="vi-VN"/>
                  </w:rPr>
                </w:rPrChange>
              </w:rPr>
              <w:delText>Nhà tr</w:delText>
            </w:r>
            <w:r w:rsidRPr="00863667" w:rsidDel="00EB329A">
              <w:rPr>
                <w:rFonts w:ascii="iCiel Avenir LT Std 35 Light" w:hAnsi="iCiel Avenir LT Std 35 Light"/>
                <w:rPrChange w:id="995" w:author="An Tran, ACA (BUV)" w:date="2024-09-13T17:29:00Z" w16du:dateUtc="2024-09-13T10:29:00Z">
                  <w:rPr>
                    <w:rStyle w:val="Hyperlink"/>
                    <w:rFonts w:cs="Calibri"/>
                    <w:i/>
                    <w:iCs/>
                    <w:lang w:val="vi-VN"/>
                  </w:rPr>
                </w:rPrChange>
              </w:rPr>
              <w:delText>ườ</w:delText>
            </w:r>
            <w:r w:rsidRPr="00863667" w:rsidDel="00EB329A">
              <w:rPr>
                <w:rFonts w:ascii="iCiel Avenir LT Std 35 Light" w:hAnsi="iCiel Avenir LT Std 35 Light"/>
                <w:rPrChange w:id="996" w:author="An Tran, ACA (BUV)" w:date="2024-09-13T17:29:00Z" w16du:dateUtc="2024-09-13T10:29:00Z">
                  <w:rPr>
                    <w:rStyle w:val="Hyperlink"/>
                    <w:i/>
                    <w:iCs/>
                    <w:lang w:val="vi-VN"/>
                  </w:rPr>
                </w:rPrChange>
              </w:rPr>
              <w:delText>ng có th</w:delText>
            </w:r>
            <w:r w:rsidRPr="00863667" w:rsidDel="00EB329A">
              <w:rPr>
                <w:rFonts w:ascii="iCiel Avenir LT Std 35 Light" w:hAnsi="iCiel Avenir LT Std 35 Light"/>
                <w:rPrChange w:id="997" w:author="An Tran, ACA (BUV)" w:date="2024-09-13T17:29:00Z" w16du:dateUtc="2024-09-13T10:29:00Z">
                  <w:rPr>
                    <w:rStyle w:val="Hyperlink"/>
                    <w:rFonts w:cs="Calibri"/>
                    <w:i/>
                    <w:iCs/>
                    <w:lang w:val="vi-VN"/>
                  </w:rPr>
                </w:rPrChange>
              </w:rPr>
              <w:delText>ể</w:delText>
            </w:r>
            <w:r w:rsidRPr="00863667" w:rsidDel="00EB329A">
              <w:rPr>
                <w:rFonts w:ascii="iCiel Avenir LT Std 35 Light" w:hAnsi="iCiel Avenir LT Std 35 Light"/>
                <w:rPrChange w:id="998" w:author="An Tran, ACA (BUV)" w:date="2024-09-13T17:29:00Z" w16du:dateUtc="2024-09-13T10:29:00Z">
                  <w:rPr>
                    <w:rStyle w:val="Hyperlink"/>
                    <w:i/>
                    <w:iCs/>
                    <w:lang w:val="vi-VN"/>
                  </w:rPr>
                </w:rPrChange>
              </w:rPr>
              <w:delText xml:space="preserve"> đ</w:delText>
            </w:r>
            <w:r w:rsidRPr="00863667" w:rsidDel="00EB329A">
              <w:rPr>
                <w:rFonts w:ascii="iCiel Avenir LT Std 35 Light" w:hAnsi="iCiel Avenir LT Std 35 Light"/>
                <w:rPrChange w:id="999" w:author="An Tran, ACA (BUV)" w:date="2024-09-13T17:29:00Z" w16du:dateUtc="2024-09-13T10:29:00Z">
                  <w:rPr>
                    <w:rStyle w:val="Hyperlink"/>
                    <w:rFonts w:cs="Calibri"/>
                    <w:i/>
                    <w:iCs/>
                    <w:lang w:val="vi-VN"/>
                  </w:rPr>
                </w:rPrChange>
              </w:rPr>
              <w:delText>ả</w:delText>
            </w:r>
            <w:r w:rsidRPr="00863667" w:rsidDel="00EB329A">
              <w:rPr>
                <w:rFonts w:ascii="iCiel Avenir LT Std 35 Light" w:hAnsi="iCiel Avenir LT Std 35 Light"/>
                <w:rPrChange w:id="1000" w:author="An Tran, ACA (BUV)" w:date="2024-09-13T17:29:00Z" w16du:dateUtc="2024-09-13T10:29:00Z">
                  <w:rPr>
                    <w:rStyle w:val="Hyperlink"/>
                    <w:i/>
                    <w:iCs/>
                    <w:lang w:val="vi-VN"/>
                  </w:rPr>
                </w:rPrChange>
              </w:rPr>
              <w:delText>m b</w:delText>
            </w:r>
            <w:r w:rsidRPr="00863667" w:rsidDel="00EB329A">
              <w:rPr>
                <w:rFonts w:ascii="iCiel Avenir LT Std 35 Light" w:hAnsi="iCiel Avenir LT Std 35 Light"/>
                <w:rPrChange w:id="1001" w:author="An Tran, ACA (BUV)" w:date="2024-09-13T17:29:00Z" w16du:dateUtc="2024-09-13T10:29:00Z">
                  <w:rPr>
                    <w:rStyle w:val="Hyperlink"/>
                    <w:rFonts w:cs="Calibri"/>
                    <w:i/>
                    <w:iCs/>
                    <w:lang w:val="vi-VN"/>
                  </w:rPr>
                </w:rPrChange>
              </w:rPr>
              <w:delText>ả</w:delText>
            </w:r>
            <w:r w:rsidRPr="00863667" w:rsidDel="00EB329A">
              <w:rPr>
                <w:rFonts w:ascii="iCiel Avenir LT Std 35 Light" w:hAnsi="iCiel Avenir LT Std 35 Light"/>
                <w:rPrChange w:id="1002" w:author="An Tran, ACA (BUV)" w:date="2024-09-13T17:29:00Z" w16du:dateUtc="2024-09-13T10:29:00Z">
                  <w:rPr>
                    <w:rStyle w:val="Hyperlink"/>
                    <w:i/>
                    <w:iCs/>
                    <w:lang w:val="vi-VN"/>
                  </w:rPr>
                </w:rPrChange>
              </w:rPr>
              <w:delText>o r</w:delText>
            </w:r>
            <w:r w:rsidRPr="00863667" w:rsidDel="00EB329A">
              <w:rPr>
                <w:rFonts w:ascii="iCiel Avenir LT Std 35 Light" w:hAnsi="iCiel Avenir LT Std 35 Light"/>
                <w:rPrChange w:id="1003" w:author="An Tran, ACA (BUV)" w:date="2024-09-13T17:29:00Z" w16du:dateUtc="2024-09-13T10:29:00Z">
                  <w:rPr>
                    <w:rStyle w:val="Hyperlink"/>
                    <w:rFonts w:cs="Calibri"/>
                    <w:i/>
                    <w:iCs/>
                    <w:lang w:val="vi-VN"/>
                  </w:rPr>
                </w:rPrChange>
              </w:rPr>
              <w:delText>ằ</w:delText>
            </w:r>
            <w:r w:rsidRPr="00863667" w:rsidDel="00EB329A">
              <w:rPr>
                <w:rFonts w:ascii="iCiel Avenir LT Std 35 Light" w:hAnsi="iCiel Avenir LT Std 35 Light"/>
                <w:rPrChange w:id="1004" w:author="An Tran, ACA (BUV)" w:date="2024-09-13T17:29:00Z" w16du:dateUtc="2024-09-13T10:29:00Z">
                  <w:rPr>
                    <w:rStyle w:val="Hyperlink"/>
                    <w:i/>
                    <w:iCs/>
                    <w:lang w:val="vi-VN"/>
                  </w:rPr>
                </w:rPrChange>
              </w:rPr>
              <w:delText>ng t</w:delText>
            </w:r>
            <w:r w:rsidRPr="00863667" w:rsidDel="00EB329A">
              <w:rPr>
                <w:rFonts w:ascii="iCiel Avenir LT Std 35 Light" w:hAnsi="iCiel Avenir LT Std 35 Light"/>
                <w:rPrChange w:id="1005" w:author="An Tran, ACA (BUV)" w:date="2024-09-13T17:29:00Z" w16du:dateUtc="2024-09-13T10:29:00Z">
                  <w:rPr>
                    <w:rStyle w:val="Hyperlink"/>
                    <w:rFonts w:cs="Calibri"/>
                    <w:i/>
                    <w:iCs/>
                    <w:lang w:val="vi-VN"/>
                  </w:rPr>
                </w:rPrChange>
              </w:rPr>
              <w:delText>ấ</w:delText>
            </w:r>
            <w:r w:rsidRPr="00863667" w:rsidDel="00EB329A">
              <w:rPr>
                <w:rFonts w:ascii="iCiel Avenir LT Std 35 Light" w:hAnsi="iCiel Avenir LT Std 35 Light"/>
                <w:rPrChange w:id="1006" w:author="An Tran, ACA (BUV)" w:date="2024-09-13T17:29:00Z" w16du:dateUtc="2024-09-13T10:29:00Z">
                  <w:rPr>
                    <w:rStyle w:val="Hyperlink"/>
                    <w:i/>
                    <w:iCs/>
                    <w:lang w:val="vi-VN"/>
                  </w:rPr>
                </w:rPrChange>
              </w:rPr>
              <w:delText>t c</w:delText>
            </w:r>
            <w:r w:rsidRPr="00863667" w:rsidDel="00EB329A">
              <w:rPr>
                <w:rFonts w:ascii="iCiel Avenir LT Std 35 Light" w:hAnsi="iCiel Avenir LT Std 35 Light"/>
                <w:rPrChange w:id="1007" w:author="An Tran, ACA (BUV)" w:date="2024-09-13T17:29:00Z" w16du:dateUtc="2024-09-13T10:29:00Z">
                  <w:rPr>
                    <w:rStyle w:val="Hyperlink"/>
                    <w:rFonts w:cs="Calibri"/>
                    <w:i/>
                    <w:iCs/>
                    <w:lang w:val="vi-VN"/>
                  </w:rPr>
                </w:rPrChange>
              </w:rPr>
              <w:delText>ả</w:delText>
            </w:r>
            <w:r w:rsidRPr="00863667" w:rsidDel="00EB329A">
              <w:rPr>
                <w:rFonts w:ascii="iCiel Avenir LT Std 35 Light" w:hAnsi="iCiel Avenir LT Std 35 Light"/>
                <w:rPrChange w:id="1008" w:author="An Tran, ACA (BUV)" w:date="2024-09-13T17:29:00Z" w16du:dateUtc="2024-09-13T10:29:00Z">
                  <w:rPr>
                    <w:rStyle w:val="Hyperlink"/>
                    <w:i/>
                    <w:iCs/>
                    <w:lang w:val="vi-VN"/>
                  </w:rPr>
                </w:rPrChange>
              </w:rPr>
              <w:delText xml:space="preserve"> các sinh viên đ</w:delText>
            </w:r>
            <w:r w:rsidRPr="00863667" w:rsidDel="00EB329A">
              <w:rPr>
                <w:rFonts w:ascii="iCiel Avenir LT Std 35 Light" w:hAnsi="iCiel Avenir LT Std 35 Light"/>
                <w:rPrChange w:id="1009" w:author="An Tran, ACA (BUV)" w:date="2024-09-13T17:29:00Z" w16du:dateUtc="2024-09-13T10:29:00Z">
                  <w:rPr>
                    <w:rStyle w:val="Hyperlink"/>
                    <w:rFonts w:cs="Calibri"/>
                    <w:i/>
                    <w:iCs/>
                    <w:lang w:val="vi-VN"/>
                  </w:rPr>
                </w:rPrChange>
              </w:rPr>
              <w:delText>ề</w:delText>
            </w:r>
            <w:r w:rsidRPr="00863667" w:rsidDel="00EB329A">
              <w:rPr>
                <w:rFonts w:ascii="iCiel Avenir LT Std 35 Light" w:hAnsi="iCiel Avenir LT Std 35 Light"/>
                <w:rPrChange w:id="1010" w:author="An Tran, ACA (BUV)" w:date="2024-09-13T17:29:00Z" w16du:dateUtc="2024-09-13T10:29:00Z">
                  <w:rPr>
                    <w:rStyle w:val="Hyperlink"/>
                    <w:i/>
                    <w:iCs/>
                    <w:lang w:val="vi-VN"/>
                  </w:rPr>
                </w:rPrChange>
              </w:rPr>
              <w:delText>u đ</w:delText>
            </w:r>
            <w:r w:rsidRPr="00863667" w:rsidDel="00EB329A">
              <w:rPr>
                <w:rFonts w:ascii="iCiel Avenir LT Std 35 Light" w:hAnsi="iCiel Avenir LT Std 35 Light"/>
                <w:rPrChange w:id="1011" w:author="An Tran, ACA (BUV)" w:date="2024-09-13T17:29:00Z" w16du:dateUtc="2024-09-13T10:29:00Z">
                  <w:rPr>
                    <w:rStyle w:val="Hyperlink"/>
                    <w:rFonts w:cs="Calibri"/>
                    <w:i/>
                    <w:iCs/>
                    <w:lang w:val="vi-VN"/>
                  </w:rPr>
                </w:rPrChange>
              </w:rPr>
              <w:delText>ượ</w:delText>
            </w:r>
            <w:r w:rsidRPr="00863667" w:rsidDel="00EB329A">
              <w:rPr>
                <w:rFonts w:ascii="iCiel Avenir LT Std 35 Light" w:hAnsi="iCiel Avenir LT Std 35 Light"/>
                <w:rPrChange w:id="1012" w:author="An Tran, ACA (BUV)" w:date="2024-09-13T17:29:00Z" w16du:dateUtc="2024-09-13T10:29:00Z">
                  <w:rPr>
                    <w:rStyle w:val="Hyperlink"/>
                    <w:i/>
                    <w:iCs/>
                    <w:lang w:val="vi-VN"/>
                  </w:rPr>
                </w:rPrChange>
              </w:rPr>
              <w:delText>c đi th</w:delText>
            </w:r>
            <w:r w:rsidRPr="00863667" w:rsidDel="00EB329A">
              <w:rPr>
                <w:rFonts w:ascii="iCiel Avenir LT Std 35 Light" w:hAnsi="iCiel Avenir LT Std 35 Light"/>
                <w:rPrChange w:id="1013"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014"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015"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016" w:author="An Tran, ACA (BUV)" w:date="2024-09-13T17:29:00Z" w16du:dateUtc="2024-09-13T10:29:00Z">
                  <w:rPr>
                    <w:rStyle w:val="Hyperlink"/>
                    <w:i/>
                    <w:iCs/>
                    <w:lang w:val="vi-VN"/>
                  </w:rPr>
                </w:rPrChange>
              </w:rPr>
              <w:delText>p vào k</w:delText>
            </w:r>
            <w:r w:rsidRPr="00863667" w:rsidDel="00EB329A">
              <w:rPr>
                <w:rFonts w:ascii="iCiel Avenir LT Std 35 Light" w:hAnsi="iCiel Avenir LT Std 35 Light"/>
                <w:rPrChange w:id="1017" w:author="An Tran, ACA (BUV)" w:date="2024-09-13T17:29:00Z" w16du:dateUtc="2024-09-13T10:29:00Z">
                  <w:rPr>
                    <w:rStyle w:val="Hyperlink"/>
                    <w:rFonts w:cs="Calibri"/>
                    <w:i/>
                    <w:iCs/>
                    <w:lang w:val="vi-VN"/>
                  </w:rPr>
                </w:rPrChange>
              </w:rPr>
              <w:delText>ỳ</w:delText>
            </w:r>
            <w:r w:rsidRPr="00863667" w:rsidDel="00EB329A">
              <w:rPr>
                <w:rFonts w:ascii="iCiel Avenir LT Std 35 Light" w:hAnsi="iCiel Avenir LT Std 35 Light"/>
                <w:rPrChange w:id="1018" w:author="An Tran, ACA (BUV)" w:date="2024-09-13T17:29:00Z" w16du:dateUtc="2024-09-13T10:29:00Z">
                  <w:rPr>
                    <w:rStyle w:val="Hyperlink"/>
                    <w:i/>
                    <w:iCs/>
                    <w:lang w:val="vi-VN"/>
                  </w:rPr>
                </w:rPrChange>
              </w:rPr>
              <w:delText xml:space="preserve"> ngh</w:delText>
            </w:r>
            <w:r w:rsidRPr="00863667" w:rsidDel="00EB329A">
              <w:rPr>
                <w:rFonts w:ascii="iCiel Avenir LT Std 35 Light" w:hAnsi="iCiel Avenir LT Std 35 Light"/>
                <w:rPrChange w:id="1019" w:author="An Tran, ACA (BUV)" w:date="2024-09-13T17:29:00Z" w16du:dateUtc="2024-09-13T10:29:00Z">
                  <w:rPr>
                    <w:rStyle w:val="Hyperlink"/>
                    <w:rFonts w:cs="Calibri"/>
                    <w:i/>
                    <w:iCs/>
                    <w:lang w:val="vi-VN"/>
                  </w:rPr>
                </w:rPrChange>
              </w:rPr>
              <w:delText>ỉ</w:delText>
            </w:r>
            <w:r w:rsidRPr="00863667" w:rsidDel="00EB329A">
              <w:rPr>
                <w:rFonts w:ascii="iCiel Avenir LT Std 35 Light" w:hAnsi="iCiel Avenir LT Std 35 Light"/>
                <w:rPrChange w:id="1020" w:author="An Tran, ACA (BUV)" w:date="2024-09-13T17:29:00Z" w16du:dateUtc="2024-09-13T10:29:00Z">
                  <w:rPr>
                    <w:rStyle w:val="Hyperlink"/>
                    <w:i/>
                    <w:iCs/>
                    <w:lang w:val="vi-VN"/>
                  </w:rPr>
                </w:rPrChange>
              </w:rPr>
              <w:delText xml:space="preserve"> gi</w:delText>
            </w:r>
            <w:r w:rsidRPr="00863667" w:rsidDel="00EB329A">
              <w:rPr>
                <w:rFonts w:ascii="iCiel Avenir LT Std 35 Light" w:hAnsi="iCiel Avenir LT Std 35 Light"/>
                <w:rPrChange w:id="1021" w:author="An Tran, ACA (BUV)" w:date="2024-09-13T17:29:00Z" w16du:dateUtc="2024-09-13T10:29:00Z">
                  <w:rPr>
                    <w:rStyle w:val="Hyperlink"/>
                    <w:rFonts w:cs="Calibri"/>
                    <w:i/>
                    <w:iCs/>
                    <w:lang w:val="vi-VN"/>
                  </w:rPr>
                </w:rPrChange>
              </w:rPr>
              <w:delText>ữ</w:delText>
            </w:r>
            <w:r w:rsidRPr="00863667" w:rsidDel="00EB329A">
              <w:rPr>
                <w:rFonts w:ascii="iCiel Avenir LT Std 35 Light" w:hAnsi="iCiel Avenir LT Std 35 Light"/>
                <w:rPrChange w:id="1022" w:author="An Tran, ACA (BUV)" w:date="2024-09-13T17:29:00Z" w16du:dateUtc="2024-09-13T10:29:00Z">
                  <w:rPr>
                    <w:rStyle w:val="Hyperlink"/>
                    <w:i/>
                    <w:iCs/>
                    <w:lang w:val="vi-VN"/>
                  </w:rPr>
                </w:rPrChange>
              </w:rPr>
              <w:delText>a h</w:delText>
            </w:r>
            <w:r w:rsidRPr="00863667" w:rsidDel="00EB329A">
              <w:rPr>
                <w:rFonts w:ascii="iCiel Avenir LT Std 35 Light" w:hAnsi="iCiel Avenir LT Std 35 Light"/>
                <w:rPrChange w:id="1023" w:author="An Tran, ACA (BUV)" w:date="2024-09-13T17:29:00Z" w16du:dateUtc="2024-09-13T10:29:00Z">
                  <w:rPr>
                    <w:rStyle w:val="Hyperlink"/>
                    <w:rFonts w:cs="Calibri"/>
                    <w:i/>
                    <w:iCs/>
                    <w:lang w:val="vi-VN"/>
                  </w:rPr>
                </w:rPrChange>
              </w:rPr>
              <w:delText>ọ</w:delText>
            </w:r>
            <w:r w:rsidRPr="00863667" w:rsidDel="00EB329A">
              <w:rPr>
                <w:rFonts w:ascii="iCiel Avenir LT Std 35 Light" w:hAnsi="iCiel Avenir LT Std 35 Light"/>
                <w:rPrChange w:id="1024" w:author="An Tran, ACA (BUV)" w:date="2024-09-13T17:29:00Z" w16du:dateUtc="2024-09-13T10:29:00Z">
                  <w:rPr>
                    <w:rStyle w:val="Hyperlink"/>
                    <w:i/>
                    <w:iCs/>
                    <w:lang w:val="vi-VN"/>
                  </w:rPr>
                </w:rPrChange>
              </w:rPr>
              <w:delText>c k</w:delText>
            </w:r>
            <w:r w:rsidRPr="00863667" w:rsidDel="00EB329A">
              <w:rPr>
                <w:rFonts w:ascii="iCiel Avenir LT Std 35 Light" w:hAnsi="iCiel Avenir LT Std 35 Light"/>
                <w:rPrChange w:id="1025" w:author="An Tran, ACA (BUV)" w:date="2024-09-13T17:29:00Z" w16du:dateUtc="2024-09-13T10:29:00Z">
                  <w:rPr>
                    <w:rStyle w:val="Hyperlink"/>
                    <w:rFonts w:cs="Calibri"/>
                    <w:i/>
                    <w:iCs/>
                    <w:lang w:val="vi-VN"/>
                  </w:rPr>
                </w:rPrChange>
              </w:rPr>
              <w:delText>ỳ</w:delText>
            </w:r>
            <w:r w:rsidRPr="00863667" w:rsidDel="00EB329A">
              <w:rPr>
                <w:rFonts w:ascii="iCiel Avenir LT Std 35 Light" w:hAnsi="iCiel Avenir LT Std 35 Light"/>
                <w:rPrChange w:id="1026" w:author="An Tran, ACA (BUV)" w:date="2024-09-13T17:29:00Z" w16du:dateUtc="2024-09-13T10:29:00Z">
                  <w:rPr>
                    <w:rStyle w:val="Hyperlink"/>
                    <w:i/>
                    <w:iCs/>
                    <w:lang w:val="vi-VN"/>
                  </w:rPr>
                </w:rPrChange>
              </w:rPr>
              <w:delText xml:space="preserve"> không?</w:delText>
            </w:r>
            <w:r w:rsidRPr="00863667" w:rsidDel="00EB329A">
              <w:rPr>
                <w:rFonts w:ascii="iCiel Avenir LT Std 35 Light" w:hAnsi="iCiel Avenir LT Std 35 Light"/>
                <w:webHidden/>
                <w:rPrChange w:id="1027"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028" w:author="An Tran, ACA (BUV)" w:date="2024-09-13T17:29:00Z" w16du:dateUtc="2024-09-13T10:29:00Z">
                  <w:rPr>
                    <w:webHidden/>
                  </w:rPr>
                </w:rPrChange>
              </w:rPr>
              <w:delText>95</w:delText>
            </w:r>
          </w:del>
        </w:p>
        <w:p w14:paraId="3D2EFA86" w14:textId="38EB64F6" w:rsidR="00262D6E" w:rsidRPr="00863667" w:rsidDel="00EB329A" w:rsidRDefault="00262D6E">
          <w:pPr>
            <w:pStyle w:val="TOC2"/>
            <w:tabs>
              <w:tab w:val="left" w:pos="1540"/>
            </w:tabs>
            <w:rPr>
              <w:del w:id="1029"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030" w:author="An Tran, ACA (BUV)" w:date="2024-09-13T17:29:00Z" w16du:dateUtc="2024-09-13T10:29:00Z">
                <w:rPr>
                  <w:del w:id="1031" w:author="An Tran, ACA (BUV)" w:date="2024-09-12T23:47:00Z" w16du:dateUtc="2024-09-12T16:47:00Z"/>
                  <w:rFonts w:asciiTheme="minorHAnsi" w:eastAsiaTheme="minorEastAsia" w:hAnsiTheme="minorHAnsi" w:cstheme="minorBidi"/>
                  <w:kern w:val="2"/>
                  <w:lang w:eastAsia="en-US"/>
                  <w14:ligatures w14:val="standardContextual"/>
                </w:rPr>
              </w:rPrChange>
            </w:rPr>
          </w:pPr>
          <w:del w:id="1032" w:author="An Tran, ACA (BUV)" w:date="2024-09-12T23:47:00Z" w16du:dateUtc="2024-09-12T16:47:00Z">
            <w:r w:rsidRPr="00863667" w:rsidDel="00EB329A">
              <w:rPr>
                <w:rFonts w:ascii="iCiel Avenir LT Std 35 Light" w:hAnsi="iCiel Avenir LT Std 35 Light"/>
                <w:rPrChange w:id="1033" w:author="An Tran, ACA (BUV)" w:date="2024-09-13T17:29:00Z" w16du:dateUtc="2024-09-13T10:29:00Z">
                  <w:rPr>
                    <w:rStyle w:val="Hyperlink"/>
                    <w:bCs/>
                    <w:lang w:val="vi-VN"/>
                  </w:rPr>
                </w:rPrChange>
              </w:rPr>
              <w:delText>5.</w:delText>
            </w:r>
            <w:r w:rsidRPr="00863667" w:rsidDel="00EB329A">
              <w:rPr>
                <w:rFonts w:ascii="iCiel Avenir LT Std 35 Light" w:eastAsiaTheme="minorEastAsia" w:hAnsi="iCiel Avenir LT Std 35 Light" w:cstheme="minorBidi"/>
                <w:kern w:val="2"/>
                <w:lang w:eastAsia="en-US"/>
                <w14:ligatures w14:val="standardContextual"/>
                <w:rPrChange w:id="1034"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035" w:author="An Tran, ACA (BUV)" w:date="2024-09-13T17:29:00Z" w16du:dateUtc="2024-09-13T10:29:00Z">
                  <w:rPr>
                    <w:rStyle w:val="Hyperlink"/>
                    <w:lang w:val="vi-VN"/>
                  </w:rPr>
                </w:rPrChange>
              </w:rPr>
              <w:delText xml:space="preserve">What can students do during 3 months break if they do not go for internships? / </w:delText>
            </w:r>
            <w:r w:rsidRPr="00863667" w:rsidDel="00EB329A">
              <w:rPr>
                <w:rFonts w:ascii="iCiel Avenir LT Std 35 Light" w:hAnsi="iCiel Avenir LT Std 35 Light"/>
                <w:rPrChange w:id="1036" w:author="An Tran, ACA (BUV)" w:date="2024-09-13T17:29:00Z" w16du:dateUtc="2024-09-13T10:29:00Z">
                  <w:rPr>
                    <w:rStyle w:val="Hyperlink"/>
                    <w:i/>
                    <w:iCs/>
                    <w:lang w:val="vi-VN"/>
                  </w:rPr>
                </w:rPrChange>
              </w:rPr>
              <w:delText>N</w:delText>
            </w:r>
            <w:r w:rsidRPr="00863667" w:rsidDel="00EB329A">
              <w:rPr>
                <w:rFonts w:ascii="iCiel Avenir LT Std 35 Light" w:hAnsi="iCiel Avenir LT Std 35 Light"/>
                <w:rPrChange w:id="1037" w:author="An Tran, ACA (BUV)" w:date="2024-09-13T17:29:00Z" w16du:dateUtc="2024-09-13T10:29:00Z">
                  <w:rPr>
                    <w:rStyle w:val="Hyperlink"/>
                    <w:rFonts w:cs="Calibri"/>
                    <w:i/>
                    <w:iCs/>
                    <w:lang w:val="vi-VN"/>
                  </w:rPr>
                </w:rPrChange>
              </w:rPr>
              <w:delText>ế</w:delText>
            </w:r>
            <w:r w:rsidRPr="00863667" w:rsidDel="00EB329A">
              <w:rPr>
                <w:rFonts w:ascii="iCiel Avenir LT Std 35 Light" w:hAnsi="iCiel Avenir LT Std 35 Light"/>
                <w:rPrChange w:id="1038" w:author="An Tran, ACA (BUV)" w:date="2024-09-13T17:29:00Z" w16du:dateUtc="2024-09-13T10:29:00Z">
                  <w:rPr>
                    <w:rStyle w:val="Hyperlink"/>
                    <w:i/>
                    <w:iCs/>
                    <w:lang w:val="vi-VN"/>
                  </w:rPr>
                </w:rPrChange>
              </w:rPr>
              <w:delText>u trong 3 tháng ngh</w:delText>
            </w:r>
            <w:r w:rsidRPr="00863667" w:rsidDel="00EB329A">
              <w:rPr>
                <w:rFonts w:ascii="iCiel Avenir LT Std 35 Light" w:hAnsi="iCiel Avenir LT Std 35 Light"/>
                <w:rPrChange w:id="1039" w:author="An Tran, ACA (BUV)" w:date="2024-09-13T17:29:00Z" w16du:dateUtc="2024-09-13T10:29:00Z">
                  <w:rPr>
                    <w:rStyle w:val="Hyperlink"/>
                    <w:rFonts w:cs="Calibri"/>
                    <w:i/>
                    <w:iCs/>
                    <w:lang w:val="vi-VN"/>
                  </w:rPr>
                </w:rPrChange>
              </w:rPr>
              <w:delText>ỉ</w:delText>
            </w:r>
            <w:r w:rsidRPr="00863667" w:rsidDel="00EB329A">
              <w:rPr>
                <w:rFonts w:ascii="iCiel Avenir LT Std 35 Light" w:hAnsi="iCiel Avenir LT Std 35 Light"/>
                <w:rPrChange w:id="1040" w:author="An Tran, ACA (BUV)" w:date="2024-09-13T17:29:00Z" w16du:dateUtc="2024-09-13T10:29:00Z">
                  <w:rPr>
                    <w:rStyle w:val="Hyperlink"/>
                    <w:i/>
                    <w:iCs/>
                    <w:lang w:val="vi-VN"/>
                  </w:rPr>
                </w:rPrChange>
              </w:rPr>
              <w:delText xml:space="preserve"> gi</w:delText>
            </w:r>
            <w:r w:rsidRPr="00863667" w:rsidDel="00EB329A">
              <w:rPr>
                <w:rFonts w:ascii="iCiel Avenir LT Std 35 Light" w:hAnsi="iCiel Avenir LT Std 35 Light"/>
                <w:rPrChange w:id="1041" w:author="An Tran, ACA (BUV)" w:date="2024-09-13T17:29:00Z" w16du:dateUtc="2024-09-13T10:29:00Z">
                  <w:rPr>
                    <w:rStyle w:val="Hyperlink"/>
                    <w:rFonts w:cs="Calibri"/>
                    <w:i/>
                    <w:iCs/>
                    <w:lang w:val="vi-VN"/>
                  </w:rPr>
                </w:rPrChange>
              </w:rPr>
              <w:delText>ữ</w:delText>
            </w:r>
            <w:r w:rsidRPr="00863667" w:rsidDel="00EB329A">
              <w:rPr>
                <w:rFonts w:ascii="iCiel Avenir LT Std 35 Light" w:hAnsi="iCiel Avenir LT Std 35 Light"/>
                <w:rPrChange w:id="1042" w:author="An Tran, ACA (BUV)" w:date="2024-09-13T17:29:00Z" w16du:dateUtc="2024-09-13T10:29:00Z">
                  <w:rPr>
                    <w:rStyle w:val="Hyperlink"/>
                    <w:i/>
                    <w:iCs/>
                    <w:lang w:val="vi-VN"/>
                  </w:rPr>
                </w:rPrChange>
              </w:rPr>
              <w:delText>a k</w:delText>
            </w:r>
            <w:r w:rsidRPr="00863667" w:rsidDel="00EB329A">
              <w:rPr>
                <w:rFonts w:ascii="iCiel Avenir LT Std 35 Light" w:hAnsi="iCiel Avenir LT Std 35 Light"/>
                <w:rPrChange w:id="1043" w:author="An Tran, ACA (BUV)" w:date="2024-09-13T17:29:00Z" w16du:dateUtc="2024-09-13T10:29:00Z">
                  <w:rPr>
                    <w:rStyle w:val="Hyperlink"/>
                    <w:rFonts w:cs="Calibri"/>
                    <w:i/>
                    <w:iCs/>
                    <w:lang w:val="vi-VN"/>
                  </w:rPr>
                </w:rPrChange>
              </w:rPr>
              <w:delText>ỳ</w:delText>
            </w:r>
            <w:r w:rsidRPr="00863667" w:rsidDel="00EB329A">
              <w:rPr>
                <w:rFonts w:ascii="iCiel Avenir LT Std 35 Light" w:hAnsi="iCiel Avenir LT Std 35 Light"/>
                <w:rPrChange w:id="1044" w:author="An Tran, ACA (BUV)" w:date="2024-09-13T17:29:00Z" w16du:dateUtc="2024-09-13T10:29:00Z">
                  <w:rPr>
                    <w:rStyle w:val="Hyperlink"/>
                    <w:i/>
                    <w:iCs/>
                    <w:lang w:val="vi-VN"/>
                  </w:rPr>
                </w:rPrChange>
              </w:rPr>
              <w:delText xml:space="preserve"> sinh viên không đi th</w:delText>
            </w:r>
            <w:r w:rsidRPr="00863667" w:rsidDel="00EB329A">
              <w:rPr>
                <w:rFonts w:ascii="iCiel Avenir LT Std 35 Light" w:hAnsi="iCiel Avenir LT Std 35 Light"/>
                <w:rPrChange w:id="1045"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046"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047"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048" w:author="An Tran, ACA (BUV)" w:date="2024-09-13T17:29:00Z" w16du:dateUtc="2024-09-13T10:29:00Z">
                  <w:rPr>
                    <w:rStyle w:val="Hyperlink"/>
                    <w:i/>
                    <w:iCs/>
                    <w:lang w:val="vi-VN"/>
                  </w:rPr>
                </w:rPrChange>
              </w:rPr>
              <w:delText>p thì có th</w:delText>
            </w:r>
            <w:r w:rsidRPr="00863667" w:rsidDel="00EB329A">
              <w:rPr>
                <w:rFonts w:ascii="iCiel Avenir LT Std 35 Light" w:hAnsi="iCiel Avenir LT Std 35 Light"/>
                <w:rPrChange w:id="1049" w:author="An Tran, ACA (BUV)" w:date="2024-09-13T17:29:00Z" w16du:dateUtc="2024-09-13T10:29:00Z">
                  <w:rPr>
                    <w:rStyle w:val="Hyperlink"/>
                    <w:rFonts w:cs="Calibri"/>
                    <w:i/>
                    <w:iCs/>
                    <w:lang w:val="vi-VN"/>
                  </w:rPr>
                </w:rPrChange>
              </w:rPr>
              <w:delText>ể</w:delText>
            </w:r>
            <w:r w:rsidRPr="00863667" w:rsidDel="00EB329A">
              <w:rPr>
                <w:rFonts w:ascii="iCiel Avenir LT Std 35 Light" w:hAnsi="iCiel Avenir LT Std 35 Light"/>
                <w:rPrChange w:id="1050" w:author="An Tran, ACA (BUV)" w:date="2024-09-13T17:29:00Z" w16du:dateUtc="2024-09-13T10:29:00Z">
                  <w:rPr>
                    <w:rStyle w:val="Hyperlink"/>
                    <w:i/>
                    <w:iCs/>
                    <w:lang w:val="vi-VN"/>
                  </w:rPr>
                </w:rPrChange>
              </w:rPr>
              <w:delText xml:space="preserve"> làm gì?</w:delText>
            </w:r>
            <w:r w:rsidRPr="00863667" w:rsidDel="00EB329A">
              <w:rPr>
                <w:rFonts w:ascii="iCiel Avenir LT Std 35 Light" w:hAnsi="iCiel Avenir LT Std 35 Light"/>
                <w:webHidden/>
                <w:rPrChange w:id="1051"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052" w:author="An Tran, ACA (BUV)" w:date="2024-09-13T17:29:00Z" w16du:dateUtc="2024-09-13T10:29:00Z">
                  <w:rPr>
                    <w:webHidden/>
                  </w:rPr>
                </w:rPrChange>
              </w:rPr>
              <w:delText>96</w:delText>
            </w:r>
          </w:del>
        </w:p>
        <w:p w14:paraId="4E4DC83C" w14:textId="23D2B4DA" w:rsidR="00262D6E" w:rsidRPr="00863667" w:rsidDel="00EB329A" w:rsidRDefault="00262D6E">
          <w:pPr>
            <w:pStyle w:val="TOC2"/>
            <w:tabs>
              <w:tab w:val="left" w:pos="1540"/>
            </w:tabs>
            <w:rPr>
              <w:del w:id="1053"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054" w:author="An Tran, ACA (BUV)" w:date="2024-09-13T17:29:00Z" w16du:dateUtc="2024-09-13T10:29:00Z">
                <w:rPr>
                  <w:del w:id="1055" w:author="An Tran, ACA (BUV)" w:date="2024-09-12T23:47:00Z" w16du:dateUtc="2024-09-12T16:47:00Z"/>
                  <w:rFonts w:asciiTheme="minorHAnsi" w:eastAsiaTheme="minorEastAsia" w:hAnsiTheme="minorHAnsi" w:cstheme="minorBidi"/>
                  <w:kern w:val="2"/>
                  <w:lang w:eastAsia="en-US"/>
                  <w14:ligatures w14:val="standardContextual"/>
                </w:rPr>
              </w:rPrChange>
            </w:rPr>
          </w:pPr>
          <w:del w:id="1056" w:author="An Tran, ACA (BUV)" w:date="2024-09-12T23:47:00Z" w16du:dateUtc="2024-09-12T16:47:00Z">
            <w:r w:rsidRPr="00863667" w:rsidDel="00EB329A">
              <w:rPr>
                <w:rFonts w:ascii="iCiel Avenir LT Std 35 Light" w:hAnsi="iCiel Avenir LT Std 35 Light"/>
                <w:rPrChange w:id="1057" w:author="An Tran, ACA (BUV)" w:date="2024-09-13T17:29:00Z" w16du:dateUtc="2024-09-13T10:29:00Z">
                  <w:rPr>
                    <w:rStyle w:val="Hyperlink"/>
                    <w:bCs/>
                    <w:lang w:val="vi-VN"/>
                  </w:rPr>
                </w:rPrChange>
              </w:rPr>
              <w:delText>6.</w:delText>
            </w:r>
            <w:r w:rsidRPr="00863667" w:rsidDel="00EB329A">
              <w:rPr>
                <w:rFonts w:ascii="iCiel Avenir LT Std 35 Light" w:eastAsiaTheme="minorEastAsia" w:hAnsi="iCiel Avenir LT Std 35 Light" w:cstheme="minorBidi"/>
                <w:kern w:val="2"/>
                <w:lang w:eastAsia="en-US"/>
                <w14:ligatures w14:val="standardContextual"/>
                <w:rPrChange w:id="1058"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059" w:author="An Tran, ACA (BUV)" w:date="2024-09-13T17:29:00Z" w16du:dateUtc="2024-09-13T10:29:00Z">
                  <w:rPr>
                    <w:rStyle w:val="Hyperlink"/>
                    <w:lang w:val="vi-VN"/>
                  </w:rPr>
                </w:rPrChange>
              </w:rPr>
              <w:delText xml:space="preserve">Where can I get the information about the internships, extra-curricular activities, short courses that BUV is offering? / </w:delText>
            </w:r>
            <w:r w:rsidRPr="00863667" w:rsidDel="00EB329A">
              <w:rPr>
                <w:rFonts w:ascii="iCiel Avenir LT Std 35 Light" w:hAnsi="iCiel Avenir LT Std 35 Light"/>
                <w:rPrChange w:id="1060" w:author="An Tran, ACA (BUV)" w:date="2024-09-13T17:29:00Z" w16du:dateUtc="2024-09-13T10:29:00Z">
                  <w:rPr>
                    <w:rStyle w:val="Hyperlink"/>
                    <w:i/>
                    <w:iCs/>
                    <w:lang w:val="vi-VN"/>
                  </w:rPr>
                </w:rPrChange>
              </w:rPr>
              <w:delText>Chúng tôi có th</w:delText>
            </w:r>
            <w:r w:rsidRPr="00863667" w:rsidDel="00EB329A">
              <w:rPr>
                <w:rFonts w:ascii="iCiel Avenir LT Std 35 Light" w:hAnsi="iCiel Avenir LT Std 35 Light"/>
                <w:rPrChange w:id="1061" w:author="An Tran, ACA (BUV)" w:date="2024-09-13T17:29:00Z" w16du:dateUtc="2024-09-13T10:29:00Z">
                  <w:rPr>
                    <w:rStyle w:val="Hyperlink"/>
                    <w:rFonts w:cs="Calibri"/>
                    <w:i/>
                    <w:iCs/>
                    <w:lang w:val="vi-VN"/>
                  </w:rPr>
                </w:rPrChange>
              </w:rPr>
              <w:delText>ể</w:delText>
            </w:r>
            <w:r w:rsidRPr="00863667" w:rsidDel="00EB329A">
              <w:rPr>
                <w:rFonts w:ascii="iCiel Avenir LT Std 35 Light" w:hAnsi="iCiel Avenir LT Std 35 Light"/>
                <w:rPrChange w:id="1062" w:author="An Tran, ACA (BUV)" w:date="2024-09-13T17:29:00Z" w16du:dateUtc="2024-09-13T10:29:00Z">
                  <w:rPr>
                    <w:rStyle w:val="Hyperlink"/>
                    <w:i/>
                    <w:iCs/>
                    <w:lang w:val="vi-VN"/>
                  </w:rPr>
                </w:rPrChange>
              </w:rPr>
              <w:delText xml:space="preserve"> c</w:delText>
            </w:r>
            <w:r w:rsidRPr="00863667" w:rsidDel="00EB329A">
              <w:rPr>
                <w:rFonts w:ascii="iCiel Avenir LT Std 35 Light" w:hAnsi="iCiel Avenir LT Std 35 Light"/>
                <w:rPrChange w:id="1063"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064" w:author="An Tran, ACA (BUV)" w:date="2024-09-13T17:29:00Z" w16du:dateUtc="2024-09-13T10:29:00Z">
                  <w:rPr>
                    <w:rStyle w:val="Hyperlink"/>
                    <w:i/>
                    <w:iCs/>
                    <w:lang w:val="vi-VN"/>
                  </w:rPr>
                </w:rPrChange>
              </w:rPr>
              <w:delText>p nh</w:delText>
            </w:r>
            <w:r w:rsidRPr="00863667" w:rsidDel="00EB329A">
              <w:rPr>
                <w:rFonts w:ascii="iCiel Avenir LT Std 35 Light" w:hAnsi="iCiel Avenir LT Std 35 Light"/>
                <w:rPrChange w:id="1065"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066" w:author="An Tran, ACA (BUV)" w:date="2024-09-13T17:29:00Z" w16du:dateUtc="2024-09-13T10:29:00Z">
                  <w:rPr>
                    <w:rStyle w:val="Hyperlink"/>
                    <w:i/>
                    <w:iCs/>
                    <w:lang w:val="vi-VN"/>
                  </w:rPr>
                </w:rPrChange>
              </w:rPr>
              <w:delText>t các thông tin v</w:delText>
            </w:r>
            <w:r w:rsidRPr="00863667" w:rsidDel="00EB329A">
              <w:rPr>
                <w:rFonts w:ascii="iCiel Avenir LT Std 35 Light" w:hAnsi="iCiel Avenir LT Std 35 Light"/>
                <w:rPrChange w:id="1067" w:author="An Tran, ACA (BUV)" w:date="2024-09-13T17:29:00Z" w16du:dateUtc="2024-09-13T10:29:00Z">
                  <w:rPr>
                    <w:rStyle w:val="Hyperlink"/>
                    <w:rFonts w:cs="Calibri"/>
                    <w:i/>
                    <w:iCs/>
                    <w:lang w:val="vi-VN"/>
                  </w:rPr>
                </w:rPrChange>
              </w:rPr>
              <w:delText>ề</w:delText>
            </w:r>
            <w:r w:rsidRPr="00863667" w:rsidDel="00EB329A">
              <w:rPr>
                <w:rFonts w:ascii="iCiel Avenir LT Std 35 Light" w:hAnsi="iCiel Avenir LT Std 35 Light"/>
                <w:rPrChange w:id="1068" w:author="An Tran, ACA (BUV)" w:date="2024-09-13T17:29:00Z" w16du:dateUtc="2024-09-13T10:29:00Z">
                  <w:rPr>
                    <w:rStyle w:val="Hyperlink"/>
                    <w:i/>
                    <w:iCs/>
                    <w:lang w:val="vi-VN"/>
                  </w:rPr>
                </w:rPrChange>
              </w:rPr>
              <w:delText xml:space="preserve"> c</w:delText>
            </w:r>
            <w:r w:rsidRPr="00863667" w:rsidDel="00EB329A">
              <w:rPr>
                <w:rFonts w:ascii="iCiel Avenir LT Std 35 Light" w:hAnsi="iCiel Avenir LT Std 35 Light"/>
                <w:rPrChange w:id="1069" w:author="An Tran, ACA (BUV)" w:date="2024-09-13T17:29:00Z" w16du:dateUtc="2024-09-13T10:29:00Z">
                  <w:rPr>
                    <w:rStyle w:val="Hyperlink"/>
                    <w:rFonts w:cs="Calibri"/>
                    <w:i/>
                    <w:iCs/>
                    <w:lang w:val="vi-VN"/>
                  </w:rPr>
                </w:rPrChange>
              </w:rPr>
              <w:delText>ơ</w:delText>
            </w:r>
            <w:r w:rsidRPr="00863667" w:rsidDel="00EB329A">
              <w:rPr>
                <w:rFonts w:ascii="iCiel Avenir LT Std 35 Light" w:hAnsi="iCiel Avenir LT Std 35 Light"/>
                <w:rPrChange w:id="1070" w:author="An Tran, ACA (BUV)" w:date="2024-09-13T17:29:00Z" w16du:dateUtc="2024-09-13T10:29:00Z">
                  <w:rPr>
                    <w:rStyle w:val="Hyperlink"/>
                    <w:i/>
                    <w:iCs/>
                    <w:lang w:val="vi-VN"/>
                  </w:rPr>
                </w:rPrChange>
              </w:rPr>
              <w:delText xml:space="preserve"> h</w:delText>
            </w:r>
            <w:r w:rsidRPr="00863667" w:rsidDel="00EB329A">
              <w:rPr>
                <w:rFonts w:ascii="iCiel Avenir LT Std 35 Light" w:hAnsi="iCiel Avenir LT Std 35 Light"/>
                <w:rPrChange w:id="1071" w:author="An Tran, ACA (BUV)" w:date="2024-09-13T17:29:00Z" w16du:dateUtc="2024-09-13T10:29:00Z">
                  <w:rPr>
                    <w:rStyle w:val="Hyperlink"/>
                    <w:rFonts w:cs="Calibri"/>
                    <w:i/>
                    <w:iCs/>
                    <w:lang w:val="vi-VN"/>
                  </w:rPr>
                </w:rPrChange>
              </w:rPr>
              <w:delText>ộ</w:delText>
            </w:r>
            <w:r w:rsidRPr="00863667" w:rsidDel="00EB329A">
              <w:rPr>
                <w:rFonts w:ascii="iCiel Avenir LT Std 35 Light" w:hAnsi="iCiel Avenir LT Std 35 Light"/>
                <w:rPrChange w:id="1072" w:author="An Tran, ACA (BUV)" w:date="2024-09-13T17:29:00Z" w16du:dateUtc="2024-09-13T10:29:00Z">
                  <w:rPr>
                    <w:rStyle w:val="Hyperlink"/>
                    <w:i/>
                    <w:iCs/>
                    <w:lang w:val="vi-VN"/>
                  </w:rPr>
                </w:rPrChange>
              </w:rPr>
              <w:delText>i th</w:delText>
            </w:r>
            <w:r w:rsidRPr="00863667" w:rsidDel="00EB329A">
              <w:rPr>
                <w:rFonts w:ascii="iCiel Avenir LT Std 35 Light" w:hAnsi="iCiel Avenir LT Std 35 Light"/>
                <w:rPrChange w:id="1073"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074"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075"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076" w:author="An Tran, ACA (BUV)" w:date="2024-09-13T17:29:00Z" w16du:dateUtc="2024-09-13T10:29:00Z">
                  <w:rPr>
                    <w:rStyle w:val="Hyperlink"/>
                    <w:i/>
                    <w:iCs/>
                    <w:lang w:val="vi-VN"/>
                  </w:rPr>
                </w:rPrChange>
              </w:rPr>
              <w:delText>p, ho</w:delText>
            </w:r>
            <w:r w:rsidRPr="00863667" w:rsidDel="00EB329A">
              <w:rPr>
                <w:rFonts w:ascii="iCiel Avenir LT Std 35 Light" w:hAnsi="iCiel Avenir LT Std 35 Light"/>
                <w:rPrChange w:id="1077" w:author="An Tran, ACA (BUV)" w:date="2024-09-13T17:29:00Z" w16du:dateUtc="2024-09-13T10:29:00Z">
                  <w:rPr>
                    <w:rStyle w:val="Hyperlink"/>
                    <w:rFonts w:cs="Calibri"/>
                    <w:i/>
                    <w:iCs/>
                    <w:lang w:val="vi-VN"/>
                  </w:rPr>
                </w:rPrChange>
              </w:rPr>
              <w:delText>ạ</w:delText>
            </w:r>
            <w:r w:rsidRPr="00863667" w:rsidDel="00EB329A">
              <w:rPr>
                <w:rFonts w:ascii="iCiel Avenir LT Std 35 Light" w:hAnsi="iCiel Avenir LT Std 35 Light"/>
                <w:rPrChange w:id="1078" w:author="An Tran, ACA (BUV)" w:date="2024-09-13T17:29:00Z" w16du:dateUtc="2024-09-13T10:29:00Z">
                  <w:rPr>
                    <w:rStyle w:val="Hyperlink"/>
                    <w:i/>
                    <w:iCs/>
                    <w:lang w:val="vi-VN"/>
                  </w:rPr>
                </w:rPrChange>
              </w:rPr>
              <w:delText xml:space="preserve">t </w:delText>
            </w:r>
            <w:r w:rsidRPr="00863667" w:rsidDel="00EB329A">
              <w:rPr>
                <w:rFonts w:ascii="iCiel Avenir LT Std 35 Light" w:hAnsi="iCiel Avenir LT Std 35 Light"/>
                <w:rPrChange w:id="1079" w:author="An Tran, ACA (BUV)" w:date="2024-09-13T17:29:00Z" w16du:dateUtc="2024-09-13T10:29:00Z">
                  <w:rPr>
                    <w:rStyle w:val="Hyperlink"/>
                    <w:rFonts w:cs="Calibri"/>
                    <w:i/>
                    <w:iCs/>
                    <w:lang w:val="vi-VN"/>
                  </w:rPr>
                </w:rPrChange>
              </w:rPr>
              <w:delText>độ</w:delText>
            </w:r>
            <w:r w:rsidRPr="00863667" w:rsidDel="00EB329A">
              <w:rPr>
                <w:rFonts w:ascii="iCiel Avenir LT Std 35 Light" w:hAnsi="iCiel Avenir LT Std 35 Light"/>
                <w:rPrChange w:id="1080" w:author="An Tran, ACA (BUV)" w:date="2024-09-13T17:29:00Z" w16du:dateUtc="2024-09-13T10:29:00Z">
                  <w:rPr>
                    <w:rStyle w:val="Hyperlink"/>
                    <w:i/>
                    <w:iCs/>
                    <w:lang w:val="vi-VN"/>
                  </w:rPr>
                </w:rPrChange>
              </w:rPr>
              <w:delText>ng ngo</w:delText>
            </w:r>
            <w:r w:rsidRPr="00863667" w:rsidDel="00EB329A">
              <w:rPr>
                <w:rFonts w:ascii="iCiel Avenir LT Std 35 Light" w:hAnsi="iCiel Avenir LT Std 35 Light"/>
                <w:rPrChange w:id="1081" w:author="An Tran, ACA (BUV)" w:date="2024-09-13T17:29:00Z" w16du:dateUtc="2024-09-13T10:29:00Z">
                  <w:rPr>
                    <w:rStyle w:val="Hyperlink"/>
                    <w:rFonts w:cs="Calibri"/>
                    <w:i/>
                    <w:iCs/>
                    <w:lang w:val="vi-VN"/>
                  </w:rPr>
                </w:rPrChange>
              </w:rPr>
              <w:delText>ạ</w:delText>
            </w:r>
            <w:r w:rsidRPr="00863667" w:rsidDel="00EB329A">
              <w:rPr>
                <w:rFonts w:ascii="iCiel Avenir LT Std 35 Light" w:hAnsi="iCiel Avenir LT Std 35 Light"/>
                <w:rPrChange w:id="1082" w:author="An Tran, ACA (BUV)" w:date="2024-09-13T17:29:00Z" w16du:dateUtc="2024-09-13T10:29:00Z">
                  <w:rPr>
                    <w:rStyle w:val="Hyperlink"/>
                    <w:i/>
                    <w:iCs/>
                    <w:lang w:val="vi-VN"/>
                  </w:rPr>
                </w:rPrChange>
              </w:rPr>
              <w:delText>i khóa và các khóa h</w:delText>
            </w:r>
            <w:r w:rsidRPr="00863667" w:rsidDel="00EB329A">
              <w:rPr>
                <w:rFonts w:ascii="iCiel Avenir LT Std 35 Light" w:hAnsi="iCiel Avenir LT Std 35 Light"/>
                <w:rPrChange w:id="1083" w:author="An Tran, ACA (BUV)" w:date="2024-09-13T17:29:00Z" w16du:dateUtc="2024-09-13T10:29:00Z">
                  <w:rPr>
                    <w:rStyle w:val="Hyperlink"/>
                    <w:rFonts w:cs="Calibri"/>
                    <w:i/>
                    <w:iCs/>
                    <w:lang w:val="vi-VN"/>
                  </w:rPr>
                </w:rPrChange>
              </w:rPr>
              <w:delText>ọ</w:delText>
            </w:r>
            <w:r w:rsidRPr="00863667" w:rsidDel="00EB329A">
              <w:rPr>
                <w:rFonts w:ascii="iCiel Avenir LT Std 35 Light" w:hAnsi="iCiel Avenir LT Std 35 Light"/>
                <w:rPrChange w:id="1084" w:author="An Tran, ACA (BUV)" w:date="2024-09-13T17:29:00Z" w16du:dateUtc="2024-09-13T10:29:00Z">
                  <w:rPr>
                    <w:rStyle w:val="Hyperlink"/>
                    <w:i/>
                    <w:iCs/>
                    <w:lang w:val="vi-VN"/>
                  </w:rPr>
                </w:rPrChange>
              </w:rPr>
              <w:delText>c ng</w:delText>
            </w:r>
            <w:r w:rsidRPr="00863667" w:rsidDel="00EB329A">
              <w:rPr>
                <w:rFonts w:ascii="iCiel Avenir LT Std 35 Light" w:hAnsi="iCiel Avenir LT Std 35 Light"/>
                <w:rPrChange w:id="1085" w:author="An Tran, ACA (BUV)" w:date="2024-09-13T17:29:00Z" w16du:dateUtc="2024-09-13T10:29:00Z">
                  <w:rPr>
                    <w:rStyle w:val="Hyperlink"/>
                    <w:rFonts w:cs="Calibri"/>
                    <w:i/>
                    <w:iCs/>
                    <w:lang w:val="vi-VN"/>
                  </w:rPr>
                </w:rPrChange>
              </w:rPr>
              <w:delText>ắ</w:delText>
            </w:r>
            <w:r w:rsidRPr="00863667" w:rsidDel="00EB329A">
              <w:rPr>
                <w:rFonts w:ascii="iCiel Avenir LT Std 35 Light" w:hAnsi="iCiel Avenir LT Std 35 Light"/>
                <w:rPrChange w:id="1086" w:author="An Tran, ACA (BUV)" w:date="2024-09-13T17:29:00Z" w16du:dateUtc="2024-09-13T10:29:00Z">
                  <w:rPr>
                    <w:rStyle w:val="Hyperlink"/>
                    <w:i/>
                    <w:iCs/>
                    <w:lang w:val="vi-VN"/>
                  </w:rPr>
                </w:rPrChange>
              </w:rPr>
              <w:delText>n h</w:delText>
            </w:r>
            <w:r w:rsidRPr="00863667" w:rsidDel="00EB329A">
              <w:rPr>
                <w:rFonts w:ascii="iCiel Avenir LT Std 35 Light" w:hAnsi="iCiel Avenir LT Std 35 Light"/>
                <w:rPrChange w:id="1087" w:author="An Tran, ACA (BUV)" w:date="2024-09-13T17:29:00Z" w16du:dateUtc="2024-09-13T10:29:00Z">
                  <w:rPr>
                    <w:rStyle w:val="Hyperlink"/>
                    <w:rFonts w:cs="Calibri"/>
                    <w:i/>
                    <w:iCs/>
                    <w:lang w:val="vi-VN"/>
                  </w:rPr>
                </w:rPrChange>
              </w:rPr>
              <w:delText>ạ</w:delText>
            </w:r>
            <w:r w:rsidRPr="00863667" w:rsidDel="00EB329A">
              <w:rPr>
                <w:rFonts w:ascii="iCiel Avenir LT Std 35 Light" w:hAnsi="iCiel Avenir LT Std 35 Light"/>
                <w:rPrChange w:id="1088" w:author="An Tran, ACA (BUV)" w:date="2024-09-13T17:29:00Z" w16du:dateUtc="2024-09-13T10:29:00Z">
                  <w:rPr>
                    <w:rStyle w:val="Hyperlink"/>
                    <w:i/>
                    <w:iCs/>
                    <w:lang w:val="vi-VN"/>
                  </w:rPr>
                </w:rPrChange>
              </w:rPr>
              <w:delText xml:space="preserve">n BUV </w:delText>
            </w:r>
            <w:r w:rsidRPr="00863667" w:rsidDel="00EB329A">
              <w:rPr>
                <w:rFonts w:ascii="iCiel Avenir LT Std 35 Light" w:hAnsi="iCiel Avenir LT Std 35 Light"/>
                <w:rPrChange w:id="1089" w:author="An Tran, ACA (BUV)" w:date="2024-09-13T17:29:00Z" w16du:dateUtc="2024-09-13T10:29:00Z">
                  <w:rPr>
                    <w:rStyle w:val="Hyperlink"/>
                    <w:rFonts w:cs="Calibri"/>
                    <w:i/>
                    <w:iCs/>
                    <w:lang w:val="vi-VN"/>
                  </w:rPr>
                </w:rPrChange>
              </w:rPr>
              <w:delText>đ</w:delText>
            </w:r>
            <w:r w:rsidRPr="00863667" w:rsidDel="00EB329A">
              <w:rPr>
                <w:rFonts w:ascii="iCiel Avenir LT Std 35 Light" w:hAnsi="iCiel Avenir LT Std 35 Light"/>
                <w:rPrChange w:id="1090" w:author="An Tran, ACA (BUV)" w:date="2024-09-13T17:29:00Z" w16du:dateUtc="2024-09-13T10:29:00Z">
                  <w:rPr>
                    <w:rStyle w:val="Hyperlink"/>
                    <w:i/>
                    <w:iCs/>
                    <w:lang w:val="vi-VN"/>
                  </w:rPr>
                </w:rPrChange>
              </w:rPr>
              <w:delText>ang cung c</w:delText>
            </w:r>
            <w:r w:rsidRPr="00863667" w:rsidDel="00EB329A">
              <w:rPr>
                <w:rFonts w:ascii="iCiel Avenir LT Std 35 Light" w:hAnsi="iCiel Avenir LT Std 35 Light"/>
                <w:rPrChange w:id="1091" w:author="An Tran, ACA (BUV)" w:date="2024-09-13T17:29:00Z" w16du:dateUtc="2024-09-13T10:29:00Z">
                  <w:rPr>
                    <w:rStyle w:val="Hyperlink"/>
                    <w:rFonts w:cs="Calibri"/>
                    <w:i/>
                    <w:iCs/>
                    <w:lang w:val="vi-VN"/>
                  </w:rPr>
                </w:rPrChange>
              </w:rPr>
              <w:delText>ấ</w:delText>
            </w:r>
            <w:r w:rsidRPr="00863667" w:rsidDel="00EB329A">
              <w:rPr>
                <w:rFonts w:ascii="iCiel Avenir LT Std 35 Light" w:hAnsi="iCiel Avenir LT Std 35 Light"/>
                <w:rPrChange w:id="1092" w:author="An Tran, ACA (BUV)" w:date="2024-09-13T17:29:00Z" w16du:dateUtc="2024-09-13T10:29:00Z">
                  <w:rPr>
                    <w:rStyle w:val="Hyperlink"/>
                    <w:i/>
                    <w:iCs/>
                    <w:lang w:val="vi-VN"/>
                  </w:rPr>
                </w:rPrChange>
              </w:rPr>
              <w:delText xml:space="preserve">p </w:delText>
            </w:r>
            <w:r w:rsidRPr="00863667" w:rsidDel="00EB329A">
              <w:rPr>
                <w:rFonts w:ascii="iCiel Avenir LT Std 35 Light" w:hAnsi="iCiel Avenir LT Std 35 Light"/>
                <w:rPrChange w:id="1093" w:author="An Tran, ACA (BUV)" w:date="2024-09-13T17:29:00Z" w16du:dateUtc="2024-09-13T10:29:00Z">
                  <w:rPr>
                    <w:rStyle w:val="Hyperlink"/>
                    <w:rFonts w:cs="Calibri"/>
                    <w:i/>
                    <w:iCs/>
                    <w:lang w:val="vi-VN"/>
                  </w:rPr>
                </w:rPrChange>
              </w:rPr>
              <w:delText>ở</w:delText>
            </w:r>
            <w:r w:rsidRPr="00863667" w:rsidDel="00EB329A">
              <w:rPr>
                <w:rFonts w:ascii="iCiel Avenir LT Std 35 Light" w:hAnsi="iCiel Avenir LT Std 35 Light"/>
                <w:rPrChange w:id="1094" w:author="An Tran, ACA (BUV)" w:date="2024-09-13T17:29:00Z" w16du:dateUtc="2024-09-13T10:29:00Z">
                  <w:rPr>
                    <w:rStyle w:val="Hyperlink"/>
                    <w:i/>
                    <w:iCs/>
                    <w:lang w:val="vi-VN"/>
                  </w:rPr>
                </w:rPrChange>
              </w:rPr>
              <w:delText xml:space="preserve"> </w:delText>
            </w:r>
            <w:r w:rsidRPr="00863667" w:rsidDel="00EB329A">
              <w:rPr>
                <w:rFonts w:ascii="iCiel Avenir LT Std 35 Light" w:hAnsi="iCiel Avenir LT Std 35 Light"/>
                <w:rPrChange w:id="1095" w:author="An Tran, ACA (BUV)" w:date="2024-09-13T17:29:00Z" w16du:dateUtc="2024-09-13T10:29:00Z">
                  <w:rPr>
                    <w:rStyle w:val="Hyperlink"/>
                    <w:rFonts w:cs="Calibri"/>
                    <w:i/>
                    <w:iCs/>
                    <w:lang w:val="vi-VN"/>
                  </w:rPr>
                </w:rPrChange>
              </w:rPr>
              <w:delText>đ</w:delText>
            </w:r>
            <w:r w:rsidRPr="00863667" w:rsidDel="00EB329A">
              <w:rPr>
                <w:rFonts w:ascii="iCiel Avenir LT Std 35 Light" w:hAnsi="iCiel Avenir LT Std 35 Light"/>
                <w:rPrChange w:id="1096" w:author="An Tran, ACA (BUV)" w:date="2024-09-13T17:29:00Z" w16du:dateUtc="2024-09-13T10:29:00Z">
                  <w:rPr>
                    <w:rStyle w:val="Hyperlink"/>
                    <w:rFonts w:cs="Avenir LT Std 35 Light"/>
                    <w:i/>
                    <w:iCs/>
                    <w:lang w:val="vi-VN"/>
                  </w:rPr>
                </w:rPrChange>
              </w:rPr>
              <w:delText>â</w:delText>
            </w:r>
            <w:r w:rsidRPr="00863667" w:rsidDel="00EB329A">
              <w:rPr>
                <w:rFonts w:ascii="iCiel Avenir LT Std 35 Light" w:hAnsi="iCiel Avenir LT Std 35 Light"/>
                <w:rPrChange w:id="1097" w:author="An Tran, ACA (BUV)" w:date="2024-09-13T17:29:00Z" w16du:dateUtc="2024-09-13T10:29:00Z">
                  <w:rPr>
                    <w:rStyle w:val="Hyperlink"/>
                    <w:i/>
                    <w:iCs/>
                    <w:lang w:val="vi-VN"/>
                  </w:rPr>
                </w:rPrChange>
              </w:rPr>
              <w:delText>u?</w:delText>
            </w:r>
            <w:r w:rsidRPr="00863667" w:rsidDel="00EB329A">
              <w:rPr>
                <w:rFonts w:ascii="iCiel Avenir LT Std 35 Light" w:hAnsi="iCiel Avenir LT Std 35 Light"/>
                <w:webHidden/>
                <w:rPrChange w:id="109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099" w:author="An Tran, ACA (BUV)" w:date="2024-09-13T17:29:00Z" w16du:dateUtc="2024-09-13T10:29:00Z">
                  <w:rPr>
                    <w:webHidden/>
                  </w:rPr>
                </w:rPrChange>
              </w:rPr>
              <w:delText>98</w:delText>
            </w:r>
          </w:del>
        </w:p>
        <w:p w14:paraId="190792AC" w14:textId="63C12E05" w:rsidR="00262D6E" w:rsidRPr="00863667" w:rsidDel="00EB329A" w:rsidRDefault="00262D6E">
          <w:pPr>
            <w:pStyle w:val="TOC2"/>
            <w:tabs>
              <w:tab w:val="left" w:pos="1540"/>
            </w:tabs>
            <w:rPr>
              <w:del w:id="110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101" w:author="An Tran, ACA (BUV)" w:date="2024-09-13T17:29:00Z" w16du:dateUtc="2024-09-13T10:29:00Z">
                <w:rPr>
                  <w:del w:id="1102" w:author="An Tran, ACA (BUV)" w:date="2024-09-12T23:47:00Z" w16du:dateUtc="2024-09-12T16:47:00Z"/>
                  <w:rFonts w:asciiTheme="minorHAnsi" w:eastAsiaTheme="minorEastAsia" w:hAnsiTheme="minorHAnsi" w:cstheme="minorBidi"/>
                  <w:kern w:val="2"/>
                  <w:lang w:eastAsia="en-US"/>
                  <w14:ligatures w14:val="standardContextual"/>
                </w:rPr>
              </w:rPrChange>
            </w:rPr>
          </w:pPr>
          <w:del w:id="1103" w:author="An Tran, ACA (BUV)" w:date="2024-09-12T23:47:00Z" w16du:dateUtc="2024-09-12T16:47:00Z">
            <w:r w:rsidRPr="00863667" w:rsidDel="00EB329A">
              <w:rPr>
                <w:rFonts w:ascii="iCiel Avenir LT Std 35 Light" w:hAnsi="iCiel Avenir LT Std 35 Light"/>
                <w:rPrChange w:id="1104" w:author="An Tran, ACA (BUV)" w:date="2024-09-13T17:29:00Z" w16du:dateUtc="2024-09-13T10:29:00Z">
                  <w:rPr>
                    <w:rStyle w:val="Hyperlink"/>
                    <w:bCs/>
                    <w:lang w:val="vi-VN"/>
                  </w:rPr>
                </w:rPrChange>
              </w:rPr>
              <w:delText>7.</w:delText>
            </w:r>
            <w:r w:rsidRPr="00863667" w:rsidDel="00EB329A">
              <w:rPr>
                <w:rFonts w:ascii="iCiel Avenir LT Std 35 Light" w:eastAsiaTheme="minorEastAsia" w:hAnsi="iCiel Avenir LT Std 35 Light" w:cstheme="minorBidi"/>
                <w:kern w:val="2"/>
                <w:lang w:eastAsia="en-US"/>
                <w14:ligatures w14:val="standardContextual"/>
                <w:rPrChange w:id="110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106" w:author="An Tran, ACA (BUV)" w:date="2024-09-13T17:29:00Z" w16du:dateUtc="2024-09-13T10:29:00Z">
                  <w:rPr>
                    <w:rStyle w:val="Hyperlink"/>
                    <w:lang w:val="vi-VN"/>
                  </w:rPr>
                </w:rPrChange>
              </w:rPr>
              <w:delText xml:space="preserve">What is the point of going for an internship which is not relevant to student’s major? / </w:delText>
            </w:r>
            <w:r w:rsidRPr="00863667" w:rsidDel="00EB329A">
              <w:rPr>
                <w:rFonts w:ascii="iCiel Avenir LT Std 35 Light" w:hAnsi="iCiel Avenir LT Std 35 Light"/>
                <w:rPrChange w:id="1107" w:author="An Tran, ACA (BUV)" w:date="2024-09-13T17:29:00Z" w16du:dateUtc="2024-09-13T10:29:00Z">
                  <w:rPr>
                    <w:rStyle w:val="Hyperlink"/>
                    <w:i/>
                    <w:iCs/>
                    <w:lang w:val="vi-VN"/>
                  </w:rPr>
                </w:rPrChange>
              </w:rPr>
              <w:delText>N</w:delText>
            </w:r>
            <w:r w:rsidRPr="00863667" w:rsidDel="00EB329A">
              <w:rPr>
                <w:rFonts w:ascii="iCiel Avenir LT Std 35 Light" w:hAnsi="iCiel Avenir LT Std 35 Light"/>
                <w:rPrChange w:id="1108" w:author="An Tran, ACA (BUV)" w:date="2024-09-13T17:29:00Z" w16du:dateUtc="2024-09-13T10:29:00Z">
                  <w:rPr>
                    <w:rStyle w:val="Hyperlink"/>
                    <w:rFonts w:cs="Calibri"/>
                    <w:i/>
                    <w:iCs/>
                    <w:lang w:val="vi-VN"/>
                  </w:rPr>
                </w:rPrChange>
              </w:rPr>
              <w:delText>ế</w:delText>
            </w:r>
            <w:r w:rsidRPr="00863667" w:rsidDel="00EB329A">
              <w:rPr>
                <w:rFonts w:ascii="iCiel Avenir LT Std 35 Light" w:hAnsi="iCiel Avenir LT Std 35 Light"/>
                <w:rPrChange w:id="1109" w:author="An Tran, ACA (BUV)" w:date="2024-09-13T17:29:00Z" w16du:dateUtc="2024-09-13T10:29:00Z">
                  <w:rPr>
                    <w:rStyle w:val="Hyperlink"/>
                    <w:i/>
                    <w:iCs/>
                    <w:lang w:val="vi-VN"/>
                  </w:rPr>
                </w:rPrChange>
              </w:rPr>
              <w:delText xml:space="preserve">u sinh viên </w:delText>
            </w:r>
            <w:r w:rsidRPr="00863667" w:rsidDel="00EB329A">
              <w:rPr>
                <w:rFonts w:ascii="iCiel Avenir LT Std 35 Light" w:hAnsi="iCiel Avenir LT Std 35 Light"/>
                <w:rPrChange w:id="1110" w:author="An Tran, ACA (BUV)" w:date="2024-09-13T17:29:00Z" w16du:dateUtc="2024-09-13T10:29:00Z">
                  <w:rPr>
                    <w:rStyle w:val="Hyperlink"/>
                    <w:rFonts w:cs="Calibri"/>
                    <w:i/>
                    <w:iCs/>
                    <w:lang w:val="vi-VN"/>
                  </w:rPr>
                </w:rPrChange>
              </w:rPr>
              <w:delText>đ</w:delText>
            </w:r>
            <w:r w:rsidRPr="00863667" w:rsidDel="00EB329A">
              <w:rPr>
                <w:rFonts w:ascii="iCiel Avenir LT Std 35 Light" w:hAnsi="iCiel Avenir LT Std 35 Light"/>
                <w:rPrChange w:id="1111" w:author="An Tran, ACA (BUV)" w:date="2024-09-13T17:29:00Z" w16du:dateUtc="2024-09-13T10:29:00Z">
                  <w:rPr>
                    <w:rStyle w:val="Hyperlink"/>
                    <w:i/>
                    <w:iCs/>
                    <w:lang w:val="vi-VN"/>
                  </w:rPr>
                </w:rPrChange>
              </w:rPr>
              <w:delText>i th</w:delText>
            </w:r>
            <w:r w:rsidRPr="00863667" w:rsidDel="00EB329A">
              <w:rPr>
                <w:rFonts w:ascii="iCiel Avenir LT Std 35 Light" w:hAnsi="iCiel Avenir LT Std 35 Light"/>
                <w:rPrChange w:id="1112"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113"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114"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115" w:author="An Tran, ACA (BUV)" w:date="2024-09-13T17:29:00Z" w16du:dateUtc="2024-09-13T10:29:00Z">
                  <w:rPr>
                    <w:rStyle w:val="Hyperlink"/>
                    <w:i/>
                    <w:iCs/>
                    <w:lang w:val="vi-VN"/>
                  </w:rPr>
                </w:rPrChange>
              </w:rPr>
              <w:delText>p trong m</w:delText>
            </w:r>
            <w:r w:rsidRPr="00863667" w:rsidDel="00EB329A">
              <w:rPr>
                <w:rFonts w:ascii="iCiel Avenir LT Std 35 Light" w:hAnsi="iCiel Avenir LT Std 35 Light"/>
                <w:rPrChange w:id="1116" w:author="An Tran, ACA (BUV)" w:date="2024-09-13T17:29:00Z" w16du:dateUtc="2024-09-13T10:29:00Z">
                  <w:rPr>
                    <w:rStyle w:val="Hyperlink"/>
                    <w:rFonts w:cs="Calibri"/>
                    <w:i/>
                    <w:iCs/>
                    <w:lang w:val="vi-VN"/>
                  </w:rPr>
                </w:rPrChange>
              </w:rPr>
              <w:delText>ả</w:delText>
            </w:r>
            <w:r w:rsidRPr="00863667" w:rsidDel="00EB329A">
              <w:rPr>
                <w:rFonts w:ascii="iCiel Avenir LT Std 35 Light" w:hAnsi="iCiel Avenir LT Std 35 Light"/>
                <w:rPrChange w:id="1117" w:author="An Tran, ACA (BUV)" w:date="2024-09-13T17:29:00Z" w16du:dateUtc="2024-09-13T10:29:00Z">
                  <w:rPr>
                    <w:rStyle w:val="Hyperlink"/>
                    <w:i/>
                    <w:iCs/>
                    <w:lang w:val="vi-VN"/>
                  </w:rPr>
                </w:rPrChange>
              </w:rPr>
              <w:delText>ng không liên quan t</w:delText>
            </w:r>
            <w:r w:rsidRPr="00863667" w:rsidDel="00EB329A">
              <w:rPr>
                <w:rFonts w:ascii="iCiel Avenir LT Std 35 Light" w:hAnsi="iCiel Avenir LT Std 35 Light"/>
                <w:rPrChange w:id="1118" w:author="An Tran, ACA (BUV)" w:date="2024-09-13T17:29:00Z" w16du:dateUtc="2024-09-13T10:29:00Z">
                  <w:rPr>
                    <w:rStyle w:val="Hyperlink"/>
                    <w:rFonts w:cs="Calibri"/>
                    <w:i/>
                    <w:iCs/>
                    <w:lang w:val="vi-VN"/>
                  </w:rPr>
                </w:rPrChange>
              </w:rPr>
              <w:delText>ớ</w:delText>
            </w:r>
            <w:r w:rsidRPr="00863667" w:rsidDel="00EB329A">
              <w:rPr>
                <w:rFonts w:ascii="iCiel Avenir LT Std 35 Light" w:hAnsi="iCiel Avenir LT Std 35 Light"/>
                <w:rPrChange w:id="1119" w:author="An Tran, ACA (BUV)" w:date="2024-09-13T17:29:00Z" w16du:dateUtc="2024-09-13T10:29:00Z">
                  <w:rPr>
                    <w:rStyle w:val="Hyperlink"/>
                    <w:i/>
                    <w:iCs/>
                    <w:lang w:val="vi-VN"/>
                  </w:rPr>
                </w:rPrChange>
              </w:rPr>
              <w:delText>i ngành h</w:delText>
            </w:r>
            <w:r w:rsidRPr="00863667" w:rsidDel="00EB329A">
              <w:rPr>
                <w:rFonts w:ascii="iCiel Avenir LT Std 35 Light" w:hAnsi="iCiel Avenir LT Std 35 Light"/>
                <w:rPrChange w:id="1120" w:author="An Tran, ACA (BUV)" w:date="2024-09-13T17:29:00Z" w16du:dateUtc="2024-09-13T10:29:00Z">
                  <w:rPr>
                    <w:rStyle w:val="Hyperlink"/>
                    <w:rFonts w:cs="Calibri"/>
                    <w:i/>
                    <w:iCs/>
                    <w:lang w:val="vi-VN"/>
                  </w:rPr>
                </w:rPrChange>
              </w:rPr>
              <w:delText>ọ</w:delText>
            </w:r>
            <w:r w:rsidRPr="00863667" w:rsidDel="00EB329A">
              <w:rPr>
                <w:rFonts w:ascii="iCiel Avenir LT Std 35 Light" w:hAnsi="iCiel Avenir LT Std 35 Light"/>
                <w:rPrChange w:id="1121" w:author="An Tran, ACA (BUV)" w:date="2024-09-13T17:29:00Z" w16du:dateUtc="2024-09-13T10:29:00Z">
                  <w:rPr>
                    <w:rStyle w:val="Hyperlink"/>
                    <w:i/>
                    <w:iCs/>
                    <w:lang w:val="vi-VN"/>
                  </w:rPr>
                </w:rPrChange>
              </w:rPr>
              <w:delText>c thì có tác d</w:delText>
            </w:r>
            <w:r w:rsidRPr="00863667" w:rsidDel="00EB329A">
              <w:rPr>
                <w:rFonts w:ascii="iCiel Avenir LT Std 35 Light" w:hAnsi="iCiel Avenir LT Std 35 Light"/>
                <w:rPrChange w:id="1122" w:author="An Tran, ACA (BUV)" w:date="2024-09-13T17:29:00Z" w16du:dateUtc="2024-09-13T10:29:00Z">
                  <w:rPr>
                    <w:rStyle w:val="Hyperlink"/>
                    <w:rFonts w:cs="Calibri"/>
                    <w:i/>
                    <w:iCs/>
                    <w:lang w:val="vi-VN"/>
                  </w:rPr>
                </w:rPrChange>
              </w:rPr>
              <w:delText>ụ</w:delText>
            </w:r>
            <w:r w:rsidRPr="00863667" w:rsidDel="00EB329A">
              <w:rPr>
                <w:rFonts w:ascii="iCiel Avenir LT Std 35 Light" w:hAnsi="iCiel Avenir LT Std 35 Light"/>
                <w:rPrChange w:id="1123" w:author="An Tran, ACA (BUV)" w:date="2024-09-13T17:29:00Z" w16du:dateUtc="2024-09-13T10:29:00Z">
                  <w:rPr>
                    <w:rStyle w:val="Hyperlink"/>
                    <w:i/>
                    <w:iCs/>
                    <w:lang w:val="vi-VN"/>
                  </w:rPr>
                </w:rPrChange>
              </w:rPr>
              <w:delText>ng gì?</w:delText>
            </w:r>
            <w:r w:rsidRPr="00863667" w:rsidDel="00EB329A">
              <w:rPr>
                <w:rFonts w:ascii="iCiel Avenir LT Std 35 Light" w:hAnsi="iCiel Avenir LT Std 35 Light"/>
                <w:webHidden/>
                <w:rPrChange w:id="1124"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125" w:author="An Tran, ACA (BUV)" w:date="2024-09-13T17:29:00Z" w16du:dateUtc="2024-09-13T10:29:00Z">
                  <w:rPr>
                    <w:webHidden/>
                  </w:rPr>
                </w:rPrChange>
              </w:rPr>
              <w:delText>100</w:delText>
            </w:r>
          </w:del>
        </w:p>
        <w:p w14:paraId="52928109" w14:textId="6EECCF30" w:rsidR="00262D6E" w:rsidRPr="00863667" w:rsidDel="00EB329A" w:rsidRDefault="00262D6E">
          <w:pPr>
            <w:pStyle w:val="TOC2"/>
            <w:tabs>
              <w:tab w:val="left" w:pos="1540"/>
            </w:tabs>
            <w:rPr>
              <w:del w:id="1126"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127" w:author="An Tran, ACA (BUV)" w:date="2024-09-13T17:29:00Z" w16du:dateUtc="2024-09-13T10:29:00Z">
                <w:rPr>
                  <w:del w:id="1128" w:author="An Tran, ACA (BUV)" w:date="2024-09-12T23:47:00Z" w16du:dateUtc="2024-09-12T16:47:00Z"/>
                  <w:rFonts w:asciiTheme="minorHAnsi" w:eastAsiaTheme="minorEastAsia" w:hAnsiTheme="minorHAnsi" w:cstheme="minorBidi"/>
                  <w:kern w:val="2"/>
                  <w:lang w:eastAsia="en-US"/>
                  <w14:ligatures w14:val="standardContextual"/>
                </w:rPr>
              </w:rPrChange>
            </w:rPr>
          </w:pPr>
          <w:del w:id="1129" w:author="An Tran, ACA (BUV)" w:date="2024-09-12T23:47:00Z" w16du:dateUtc="2024-09-12T16:47:00Z">
            <w:r w:rsidRPr="00863667" w:rsidDel="00EB329A">
              <w:rPr>
                <w:rFonts w:ascii="iCiel Avenir LT Std 35 Light" w:hAnsi="iCiel Avenir LT Std 35 Light"/>
                <w:rPrChange w:id="1130" w:author="An Tran, ACA (BUV)" w:date="2024-09-13T17:29:00Z" w16du:dateUtc="2024-09-13T10:29:00Z">
                  <w:rPr>
                    <w:rStyle w:val="Hyperlink"/>
                    <w:bCs/>
                    <w:lang w:val="vi-VN"/>
                  </w:rPr>
                </w:rPrChange>
              </w:rPr>
              <w:delText>8.</w:delText>
            </w:r>
            <w:r w:rsidRPr="00863667" w:rsidDel="00EB329A">
              <w:rPr>
                <w:rFonts w:ascii="iCiel Avenir LT Std 35 Light" w:eastAsiaTheme="minorEastAsia" w:hAnsi="iCiel Avenir LT Std 35 Light" w:cstheme="minorBidi"/>
                <w:kern w:val="2"/>
                <w:lang w:eastAsia="en-US"/>
                <w14:ligatures w14:val="standardContextual"/>
                <w:rPrChange w:id="1131"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132" w:author="An Tran, ACA (BUV)" w:date="2024-09-13T17:29:00Z" w16du:dateUtc="2024-09-13T10:29:00Z">
                  <w:rPr>
                    <w:rStyle w:val="Hyperlink"/>
                    <w:lang w:val="vi-VN"/>
                  </w:rPr>
                </w:rPrChange>
              </w:rPr>
              <w:delText xml:space="preserve">Does BUV have any solutions if students </w:delText>
            </w:r>
            <w:r w:rsidRPr="00863667" w:rsidDel="00EB329A">
              <w:rPr>
                <w:rFonts w:ascii="iCiel Avenir LT Std 35 Light" w:hAnsi="iCiel Avenir LT Std 35 Light"/>
                <w:rPrChange w:id="1133" w:author="An Tran, ACA (BUV)" w:date="2024-09-13T17:29:00Z" w16du:dateUtc="2024-09-13T10:29:00Z">
                  <w:rPr>
                    <w:rStyle w:val="Hyperlink"/>
                    <w:bCs/>
                    <w:lang w:val="vi-VN"/>
                  </w:rPr>
                </w:rPrChange>
              </w:rPr>
              <w:delText>cannot</w:delText>
            </w:r>
            <w:r w:rsidRPr="00863667" w:rsidDel="00EB329A">
              <w:rPr>
                <w:rFonts w:ascii="iCiel Avenir LT Std 35 Light" w:hAnsi="iCiel Avenir LT Std 35 Light"/>
                <w:rPrChange w:id="1134" w:author="An Tran, ACA (BUV)" w:date="2024-09-13T17:29:00Z" w16du:dateUtc="2024-09-13T10:29:00Z">
                  <w:rPr>
                    <w:rStyle w:val="Hyperlink"/>
                    <w:lang w:val="vi-VN"/>
                  </w:rPr>
                </w:rPrChange>
              </w:rPr>
              <w:delText xml:space="preserve"> pass internship interviews many times? / </w:delText>
            </w:r>
            <w:r w:rsidRPr="00863667" w:rsidDel="00EB329A">
              <w:rPr>
                <w:rFonts w:ascii="iCiel Avenir LT Std 35 Light" w:hAnsi="iCiel Avenir LT Std 35 Light"/>
                <w:rPrChange w:id="1135" w:author="An Tran, ACA (BUV)" w:date="2024-09-13T17:29:00Z" w16du:dateUtc="2024-09-13T10:29:00Z">
                  <w:rPr>
                    <w:rStyle w:val="Hyperlink"/>
                    <w:i/>
                    <w:iCs/>
                    <w:lang w:val="vi-VN"/>
                  </w:rPr>
                </w:rPrChange>
              </w:rPr>
              <w:delText>Nhà tr</w:delText>
            </w:r>
            <w:r w:rsidRPr="00863667" w:rsidDel="00EB329A">
              <w:rPr>
                <w:rFonts w:ascii="iCiel Avenir LT Std 35 Light" w:hAnsi="iCiel Avenir LT Std 35 Light"/>
                <w:rPrChange w:id="1136" w:author="An Tran, ACA (BUV)" w:date="2024-09-13T17:29:00Z" w16du:dateUtc="2024-09-13T10:29:00Z">
                  <w:rPr>
                    <w:rStyle w:val="Hyperlink"/>
                    <w:rFonts w:cs="Calibri"/>
                    <w:i/>
                    <w:iCs/>
                    <w:lang w:val="vi-VN"/>
                  </w:rPr>
                </w:rPrChange>
              </w:rPr>
              <w:delText>ườ</w:delText>
            </w:r>
            <w:r w:rsidRPr="00863667" w:rsidDel="00EB329A">
              <w:rPr>
                <w:rFonts w:ascii="iCiel Avenir LT Std 35 Light" w:hAnsi="iCiel Avenir LT Std 35 Light"/>
                <w:rPrChange w:id="1137" w:author="An Tran, ACA (BUV)" w:date="2024-09-13T17:29:00Z" w16du:dateUtc="2024-09-13T10:29:00Z">
                  <w:rPr>
                    <w:rStyle w:val="Hyperlink"/>
                    <w:i/>
                    <w:iCs/>
                    <w:lang w:val="vi-VN"/>
                  </w:rPr>
                </w:rPrChange>
              </w:rPr>
              <w:delText>ng có ph</w:delText>
            </w:r>
            <w:r w:rsidRPr="00863667" w:rsidDel="00EB329A">
              <w:rPr>
                <w:rFonts w:ascii="iCiel Avenir LT Std 35 Light" w:hAnsi="iCiel Avenir LT Std 35 Light"/>
                <w:rPrChange w:id="1138" w:author="An Tran, ACA (BUV)" w:date="2024-09-13T17:29:00Z" w16du:dateUtc="2024-09-13T10:29:00Z">
                  <w:rPr>
                    <w:rStyle w:val="Hyperlink"/>
                    <w:rFonts w:cs="Calibri"/>
                    <w:i/>
                    <w:iCs/>
                    <w:lang w:val="vi-VN"/>
                  </w:rPr>
                </w:rPrChange>
              </w:rPr>
              <w:delText>ươ</w:delText>
            </w:r>
            <w:r w:rsidRPr="00863667" w:rsidDel="00EB329A">
              <w:rPr>
                <w:rFonts w:ascii="iCiel Avenir LT Std 35 Light" w:hAnsi="iCiel Avenir LT Std 35 Light"/>
                <w:rPrChange w:id="1139" w:author="An Tran, ACA (BUV)" w:date="2024-09-13T17:29:00Z" w16du:dateUtc="2024-09-13T10:29:00Z">
                  <w:rPr>
                    <w:rStyle w:val="Hyperlink"/>
                    <w:i/>
                    <w:iCs/>
                    <w:lang w:val="vi-VN"/>
                  </w:rPr>
                </w:rPrChange>
              </w:rPr>
              <w:delText xml:space="preserve">ng </w:delText>
            </w:r>
            <w:r w:rsidRPr="00863667" w:rsidDel="00EB329A">
              <w:rPr>
                <w:rFonts w:ascii="iCiel Avenir LT Std 35 Light" w:hAnsi="iCiel Avenir LT Std 35 Light"/>
                <w:rPrChange w:id="1140" w:author="An Tran, ACA (BUV)" w:date="2024-09-13T17:29:00Z" w16du:dateUtc="2024-09-13T10:29:00Z">
                  <w:rPr>
                    <w:rStyle w:val="Hyperlink"/>
                    <w:rFonts w:cs="Avenir Next LT Pro"/>
                    <w:i/>
                    <w:iCs/>
                    <w:lang w:val="vi-VN"/>
                  </w:rPr>
                </w:rPrChange>
              </w:rPr>
              <w:delText>á</w:delText>
            </w:r>
            <w:r w:rsidRPr="00863667" w:rsidDel="00EB329A">
              <w:rPr>
                <w:rFonts w:ascii="iCiel Avenir LT Std 35 Light" w:hAnsi="iCiel Avenir LT Std 35 Light"/>
                <w:rPrChange w:id="1141" w:author="An Tran, ACA (BUV)" w:date="2024-09-13T17:29:00Z" w16du:dateUtc="2024-09-13T10:29:00Z">
                  <w:rPr>
                    <w:rStyle w:val="Hyperlink"/>
                    <w:i/>
                    <w:iCs/>
                    <w:lang w:val="vi-VN"/>
                  </w:rPr>
                </w:rPrChange>
              </w:rPr>
              <w:delText>n g</w:delText>
            </w:r>
            <w:r w:rsidRPr="00863667" w:rsidDel="00EB329A">
              <w:rPr>
                <w:rFonts w:ascii="iCiel Avenir LT Std 35 Light" w:hAnsi="iCiel Avenir LT Std 35 Light"/>
                <w:rPrChange w:id="1142" w:author="An Tran, ACA (BUV)" w:date="2024-09-13T17:29:00Z" w16du:dateUtc="2024-09-13T10:29:00Z">
                  <w:rPr>
                    <w:rStyle w:val="Hyperlink"/>
                    <w:rFonts w:cs="Avenir Next LT Pro"/>
                    <w:i/>
                    <w:iCs/>
                    <w:lang w:val="vi-VN"/>
                  </w:rPr>
                </w:rPrChange>
              </w:rPr>
              <w:delText>ì</w:delText>
            </w:r>
            <w:r w:rsidRPr="00863667" w:rsidDel="00EB329A">
              <w:rPr>
                <w:rFonts w:ascii="iCiel Avenir LT Std 35 Light" w:hAnsi="iCiel Avenir LT Std 35 Light"/>
                <w:rPrChange w:id="1143" w:author="An Tran, ACA (BUV)" w:date="2024-09-13T17:29:00Z" w16du:dateUtc="2024-09-13T10:29:00Z">
                  <w:rPr>
                    <w:rStyle w:val="Hyperlink"/>
                    <w:i/>
                    <w:iCs/>
                    <w:lang w:val="vi-VN"/>
                  </w:rPr>
                </w:rPrChange>
              </w:rPr>
              <w:delText xml:space="preserve"> n</w:delText>
            </w:r>
            <w:r w:rsidRPr="00863667" w:rsidDel="00EB329A">
              <w:rPr>
                <w:rFonts w:ascii="iCiel Avenir LT Std 35 Light" w:hAnsi="iCiel Avenir LT Std 35 Light"/>
                <w:rPrChange w:id="1144" w:author="An Tran, ACA (BUV)" w:date="2024-09-13T17:29:00Z" w16du:dateUtc="2024-09-13T10:29:00Z">
                  <w:rPr>
                    <w:rStyle w:val="Hyperlink"/>
                    <w:rFonts w:cs="Calibri"/>
                    <w:i/>
                    <w:iCs/>
                    <w:lang w:val="vi-VN"/>
                  </w:rPr>
                </w:rPrChange>
              </w:rPr>
              <w:delText>ế</w:delText>
            </w:r>
            <w:r w:rsidRPr="00863667" w:rsidDel="00EB329A">
              <w:rPr>
                <w:rFonts w:ascii="iCiel Avenir LT Std 35 Light" w:hAnsi="iCiel Avenir LT Std 35 Light"/>
                <w:rPrChange w:id="1145" w:author="An Tran, ACA (BUV)" w:date="2024-09-13T17:29:00Z" w16du:dateUtc="2024-09-13T10:29:00Z">
                  <w:rPr>
                    <w:rStyle w:val="Hyperlink"/>
                    <w:i/>
                    <w:iCs/>
                    <w:lang w:val="vi-VN"/>
                  </w:rPr>
                </w:rPrChange>
              </w:rPr>
              <w:delText>u sinh viên liên t</w:delText>
            </w:r>
            <w:r w:rsidRPr="00863667" w:rsidDel="00EB329A">
              <w:rPr>
                <w:rFonts w:ascii="iCiel Avenir LT Std 35 Light" w:hAnsi="iCiel Avenir LT Std 35 Light"/>
                <w:rPrChange w:id="1146" w:author="An Tran, ACA (BUV)" w:date="2024-09-13T17:29:00Z" w16du:dateUtc="2024-09-13T10:29:00Z">
                  <w:rPr>
                    <w:rStyle w:val="Hyperlink"/>
                    <w:rFonts w:cs="Calibri"/>
                    <w:i/>
                    <w:iCs/>
                    <w:lang w:val="vi-VN"/>
                  </w:rPr>
                </w:rPrChange>
              </w:rPr>
              <w:delText>ụ</w:delText>
            </w:r>
            <w:r w:rsidRPr="00863667" w:rsidDel="00EB329A">
              <w:rPr>
                <w:rFonts w:ascii="iCiel Avenir LT Std 35 Light" w:hAnsi="iCiel Avenir LT Std 35 Light"/>
                <w:rPrChange w:id="1147" w:author="An Tran, ACA (BUV)" w:date="2024-09-13T17:29:00Z" w16du:dateUtc="2024-09-13T10:29:00Z">
                  <w:rPr>
                    <w:rStyle w:val="Hyperlink"/>
                    <w:i/>
                    <w:iCs/>
                    <w:lang w:val="vi-VN"/>
                  </w:rPr>
                </w:rPrChange>
              </w:rPr>
              <w:delText>c không đ</w:delText>
            </w:r>
            <w:r w:rsidRPr="00863667" w:rsidDel="00EB329A">
              <w:rPr>
                <w:rFonts w:ascii="iCiel Avenir LT Std 35 Light" w:hAnsi="iCiel Avenir LT Std 35 Light"/>
                <w:rPrChange w:id="1148" w:author="An Tran, ACA (BUV)" w:date="2024-09-13T17:29:00Z" w16du:dateUtc="2024-09-13T10:29:00Z">
                  <w:rPr>
                    <w:rStyle w:val="Hyperlink"/>
                    <w:rFonts w:cs="Calibri"/>
                    <w:i/>
                    <w:iCs/>
                    <w:lang w:val="vi-VN"/>
                  </w:rPr>
                </w:rPrChange>
              </w:rPr>
              <w:delText>ỗ</w:delText>
            </w:r>
            <w:r w:rsidRPr="00863667" w:rsidDel="00EB329A">
              <w:rPr>
                <w:rFonts w:ascii="iCiel Avenir LT Std 35 Light" w:hAnsi="iCiel Avenir LT Std 35 Light"/>
                <w:rPrChange w:id="1149" w:author="An Tran, ACA (BUV)" w:date="2024-09-13T17:29:00Z" w16du:dateUtc="2024-09-13T10:29:00Z">
                  <w:rPr>
                    <w:rStyle w:val="Hyperlink"/>
                    <w:i/>
                    <w:iCs/>
                    <w:lang w:val="vi-VN"/>
                  </w:rPr>
                </w:rPrChange>
              </w:rPr>
              <w:delText xml:space="preserve"> các vòng ph</w:delText>
            </w:r>
            <w:r w:rsidRPr="00863667" w:rsidDel="00EB329A">
              <w:rPr>
                <w:rFonts w:ascii="iCiel Avenir LT Std 35 Light" w:hAnsi="iCiel Avenir LT Std 35 Light"/>
                <w:rPrChange w:id="1150" w:author="An Tran, ACA (BUV)" w:date="2024-09-13T17:29:00Z" w16du:dateUtc="2024-09-13T10:29:00Z">
                  <w:rPr>
                    <w:rStyle w:val="Hyperlink"/>
                    <w:rFonts w:cs="Calibri"/>
                    <w:i/>
                    <w:iCs/>
                    <w:lang w:val="vi-VN"/>
                  </w:rPr>
                </w:rPrChange>
              </w:rPr>
              <w:delText>ỏ</w:delText>
            </w:r>
            <w:r w:rsidRPr="00863667" w:rsidDel="00EB329A">
              <w:rPr>
                <w:rFonts w:ascii="iCiel Avenir LT Std 35 Light" w:hAnsi="iCiel Avenir LT Std 35 Light"/>
                <w:rPrChange w:id="1151" w:author="An Tran, ACA (BUV)" w:date="2024-09-13T17:29:00Z" w16du:dateUtc="2024-09-13T10:29:00Z">
                  <w:rPr>
                    <w:rStyle w:val="Hyperlink"/>
                    <w:i/>
                    <w:iCs/>
                    <w:lang w:val="vi-VN"/>
                  </w:rPr>
                </w:rPrChange>
              </w:rPr>
              <w:delText>ng v</w:delText>
            </w:r>
            <w:r w:rsidRPr="00863667" w:rsidDel="00EB329A">
              <w:rPr>
                <w:rFonts w:ascii="iCiel Avenir LT Std 35 Light" w:hAnsi="iCiel Avenir LT Std 35 Light"/>
                <w:rPrChange w:id="1152" w:author="An Tran, ACA (BUV)" w:date="2024-09-13T17:29:00Z" w16du:dateUtc="2024-09-13T10:29:00Z">
                  <w:rPr>
                    <w:rStyle w:val="Hyperlink"/>
                    <w:rFonts w:cs="Calibri"/>
                    <w:i/>
                    <w:iCs/>
                    <w:lang w:val="vi-VN"/>
                  </w:rPr>
                </w:rPrChange>
              </w:rPr>
              <w:delText>ấ</w:delText>
            </w:r>
            <w:r w:rsidRPr="00863667" w:rsidDel="00EB329A">
              <w:rPr>
                <w:rFonts w:ascii="iCiel Avenir LT Std 35 Light" w:hAnsi="iCiel Avenir LT Std 35 Light"/>
                <w:rPrChange w:id="1153" w:author="An Tran, ACA (BUV)" w:date="2024-09-13T17:29:00Z" w16du:dateUtc="2024-09-13T10:29:00Z">
                  <w:rPr>
                    <w:rStyle w:val="Hyperlink"/>
                    <w:i/>
                    <w:iCs/>
                    <w:lang w:val="vi-VN"/>
                  </w:rPr>
                </w:rPrChange>
              </w:rPr>
              <w:delText>n th</w:delText>
            </w:r>
            <w:r w:rsidRPr="00863667" w:rsidDel="00EB329A">
              <w:rPr>
                <w:rFonts w:ascii="iCiel Avenir LT Std 35 Light" w:hAnsi="iCiel Avenir LT Std 35 Light"/>
                <w:rPrChange w:id="1154"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155"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156"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157" w:author="An Tran, ACA (BUV)" w:date="2024-09-13T17:29:00Z" w16du:dateUtc="2024-09-13T10:29:00Z">
                  <w:rPr>
                    <w:rStyle w:val="Hyperlink"/>
                    <w:i/>
                    <w:iCs/>
                    <w:lang w:val="vi-VN"/>
                  </w:rPr>
                </w:rPrChange>
              </w:rPr>
              <w:delText>p v</w:delText>
            </w:r>
            <w:r w:rsidRPr="00863667" w:rsidDel="00EB329A">
              <w:rPr>
                <w:rFonts w:ascii="iCiel Avenir LT Std 35 Light" w:hAnsi="iCiel Avenir LT Std 35 Light"/>
                <w:rPrChange w:id="1158" w:author="An Tran, ACA (BUV)" w:date="2024-09-13T17:29:00Z" w16du:dateUtc="2024-09-13T10:29:00Z">
                  <w:rPr>
                    <w:rStyle w:val="Hyperlink"/>
                    <w:rFonts w:cs="Calibri"/>
                    <w:i/>
                    <w:iCs/>
                    <w:lang w:val="vi-VN"/>
                  </w:rPr>
                </w:rPrChange>
              </w:rPr>
              <w:delText>ớ</w:delText>
            </w:r>
            <w:r w:rsidRPr="00863667" w:rsidDel="00EB329A">
              <w:rPr>
                <w:rFonts w:ascii="iCiel Avenir LT Std 35 Light" w:hAnsi="iCiel Avenir LT Std 35 Light"/>
                <w:rPrChange w:id="1159" w:author="An Tran, ACA (BUV)" w:date="2024-09-13T17:29:00Z" w16du:dateUtc="2024-09-13T10:29:00Z">
                  <w:rPr>
                    <w:rStyle w:val="Hyperlink"/>
                    <w:i/>
                    <w:iCs/>
                    <w:lang w:val="vi-VN"/>
                  </w:rPr>
                </w:rPrChange>
              </w:rPr>
              <w:delText>i công ty?</w:delText>
            </w:r>
            <w:r w:rsidRPr="00863667" w:rsidDel="00EB329A">
              <w:rPr>
                <w:rFonts w:ascii="iCiel Avenir LT Std 35 Light" w:hAnsi="iCiel Avenir LT Std 35 Light"/>
                <w:webHidden/>
                <w:rPrChange w:id="1160"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161" w:author="An Tran, ACA (BUV)" w:date="2024-09-13T17:29:00Z" w16du:dateUtc="2024-09-13T10:29:00Z">
                  <w:rPr>
                    <w:webHidden/>
                  </w:rPr>
                </w:rPrChange>
              </w:rPr>
              <w:delText>101</w:delText>
            </w:r>
          </w:del>
        </w:p>
        <w:p w14:paraId="596D2B15" w14:textId="2635E7F6" w:rsidR="00262D6E" w:rsidRPr="00863667" w:rsidDel="00EB329A" w:rsidRDefault="00262D6E">
          <w:pPr>
            <w:pStyle w:val="TOC2"/>
            <w:tabs>
              <w:tab w:val="left" w:pos="1540"/>
            </w:tabs>
            <w:rPr>
              <w:del w:id="1162"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163" w:author="An Tran, ACA (BUV)" w:date="2024-09-13T17:29:00Z" w16du:dateUtc="2024-09-13T10:29:00Z">
                <w:rPr>
                  <w:del w:id="1164" w:author="An Tran, ACA (BUV)" w:date="2024-09-12T23:47:00Z" w16du:dateUtc="2024-09-12T16:47:00Z"/>
                  <w:rFonts w:asciiTheme="minorHAnsi" w:eastAsiaTheme="minorEastAsia" w:hAnsiTheme="minorHAnsi" w:cstheme="minorBidi"/>
                  <w:kern w:val="2"/>
                  <w:lang w:eastAsia="en-US"/>
                  <w14:ligatures w14:val="standardContextual"/>
                </w:rPr>
              </w:rPrChange>
            </w:rPr>
          </w:pPr>
          <w:del w:id="1165" w:author="An Tran, ACA (BUV)" w:date="2024-09-12T23:47:00Z" w16du:dateUtc="2024-09-12T16:47:00Z">
            <w:r w:rsidRPr="00863667" w:rsidDel="00EB329A">
              <w:rPr>
                <w:rFonts w:ascii="iCiel Avenir LT Std 35 Light" w:hAnsi="iCiel Avenir LT Std 35 Light"/>
                <w:rPrChange w:id="1166" w:author="An Tran, ACA (BUV)" w:date="2024-09-13T17:29:00Z" w16du:dateUtc="2024-09-13T10:29:00Z">
                  <w:rPr>
                    <w:rStyle w:val="Hyperlink"/>
                    <w:bCs/>
                    <w:lang w:val="vi-VN"/>
                  </w:rPr>
                </w:rPrChange>
              </w:rPr>
              <w:delText>9.</w:delText>
            </w:r>
            <w:r w:rsidRPr="00863667" w:rsidDel="00EB329A">
              <w:rPr>
                <w:rFonts w:ascii="iCiel Avenir LT Std 35 Light" w:eastAsiaTheme="minorEastAsia" w:hAnsi="iCiel Avenir LT Std 35 Light" w:cstheme="minorBidi"/>
                <w:kern w:val="2"/>
                <w:lang w:eastAsia="en-US"/>
                <w14:ligatures w14:val="standardContextual"/>
                <w:rPrChange w:id="1167"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168" w:author="An Tran, ACA (BUV)" w:date="2024-09-13T17:29:00Z" w16du:dateUtc="2024-09-13T10:29:00Z">
                  <w:rPr>
                    <w:rStyle w:val="Hyperlink"/>
                    <w:lang w:val="vi-VN"/>
                  </w:rPr>
                </w:rPrChange>
              </w:rPr>
              <w:delText xml:space="preserve">Are the internships that BUV support students paid or unpaid? / </w:delText>
            </w:r>
            <w:r w:rsidRPr="00863667" w:rsidDel="00EB329A">
              <w:rPr>
                <w:rFonts w:ascii="iCiel Avenir LT Std 35 Light" w:hAnsi="iCiel Avenir LT Std 35 Light"/>
                <w:rPrChange w:id="1169" w:author="An Tran, ACA (BUV)" w:date="2024-09-13T17:29:00Z" w16du:dateUtc="2024-09-13T10:29:00Z">
                  <w:rPr>
                    <w:rStyle w:val="Hyperlink"/>
                    <w:i/>
                    <w:iCs/>
                    <w:lang w:val="vi-VN"/>
                  </w:rPr>
                </w:rPrChange>
              </w:rPr>
              <w:delText>Các c</w:delText>
            </w:r>
            <w:r w:rsidRPr="00863667" w:rsidDel="00EB329A">
              <w:rPr>
                <w:rFonts w:ascii="iCiel Avenir LT Std 35 Light" w:hAnsi="iCiel Avenir LT Std 35 Light"/>
                <w:rPrChange w:id="1170" w:author="An Tran, ACA (BUV)" w:date="2024-09-13T17:29:00Z" w16du:dateUtc="2024-09-13T10:29:00Z">
                  <w:rPr>
                    <w:rStyle w:val="Hyperlink"/>
                    <w:rFonts w:cs="Calibri"/>
                    <w:i/>
                    <w:iCs/>
                    <w:lang w:val="vi-VN"/>
                  </w:rPr>
                </w:rPrChange>
              </w:rPr>
              <w:delText>ơ</w:delText>
            </w:r>
            <w:r w:rsidRPr="00863667" w:rsidDel="00EB329A">
              <w:rPr>
                <w:rFonts w:ascii="iCiel Avenir LT Std 35 Light" w:hAnsi="iCiel Avenir LT Std 35 Light"/>
                <w:rPrChange w:id="1171" w:author="An Tran, ACA (BUV)" w:date="2024-09-13T17:29:00Z" w16du:dateUtc="2024-09-13T10:29:00Z">
                  <w:rPr>
                    <w:rStyle w:val="Hyperlink"/>
                    <w:i/>
                    <w:iCs/>
                    <w:lang w:val="vi-VN"/>
                  </w:rPr>
                </w:rPrChange>
              </w:rPr>
              <w:delText xml:space="preserve"> h</w:delText>
            </w:r>
            <w:r w:rsidRPr="00863667" w:rsidDel="00EB329A">
              <w:rPr>
                <w:rFonts w:ascii="iCiel Avenir LT Std 35 Light" w:hAnsi="iCiel Avenir LT Std 35 Light"/>
                <w:rPrChange w:id="1172" w:author="An Tran, ACA (BUV)" w:date="2024-09-13T17:29:00Z" w16du:dateUtc="2024-09-13T10:29:00Z">
                  <w:rPr>
                    <w:rStyle w:val="Hyperlink"/>
                    <w:rFonts w:cs="Calibri"/>
                    <w:i/>
                    <w:iCs/>
                    <w:lang w:val="vi-VN"/>
                  </w:rPr>
                </w:rPrChange>
              </w:rPr>
              <w:delText>ộ</w:delText>
            </w:r>
            <w:r w:rsidRPr="00863667" w:rsidDel="00EB329A">
              <w:rPr>
                <w:rFonts w:ascii="iCiel Avenir LT Std 35 Light" w:hAnsi="iCiel Avenir LT Std 35 Light"/>
                <w:rPrChange w:id="1173" w:author="An Tran, ACA (BUV)" w:date="2024-09-13T17:29:00Z" w16du:dateUtc="2024-09-13T10:29:00Z">
                  <w:rPr>
                    <w:rStyle w:val="Hyperlink"/>
                    <w:i/>
                    <w:iCs/>
                    <w:lang w:val="vi-VN"/>
                  </w:rPr>
                </w:rPrChange>
              </w:rPr>
              <w:delText>i th</w:delText>
            </w:r>
            <w:r w:rsidRPr="00863667" w:rsidDel="00EB329A">
              <w:rPr>
                <w:rFonts w:ascii="iCiel Avenir LT Std 35 Light" w:hAnsi="iCiel Avenir LT Std 35 Light"/>
                <w:rPrChange w:id="1174"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175"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176"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177" w:author="An Tran, ACA (BUV)" w:date="2024-09-13T17:29:00Z" w16du:dateUtc="2024-09-13T10:29:00Z">
                  <w:rPr>
                    <w:rStyle w:val="Hyperlink"/>
                    <w:i/>
                    <w:iCs/>
                    <w:lang w:val="vi-VN"/>
                  </w:rPr>
                </w:rPrChange>
              </w:rPr>
              <w:delText>p đ</w:delText>
            </w:r>
            <w:r w:rsidRPr="00863667" w:rsidDel="00EB329A">
              <w:rPr>
                <w:rFonts w:ascii="iCiel Avenir LT Std 35 Light" w:hAnsi="iCiel Avenir LT Std 35 Light"/>
                <w:rPrChange w:id="1178" w:author="An Tran, ACA (BUV)" w:date="2024-09-13T17:29:00Z" w16du:dateUtc="2024-09-13T10:29:00Z">
                  <w:rPr>
                    <w:rStyle w:val="Hyperlink"/>
                    <w:rFonts w:cs="Calibri"/>
                    <w:i/>
                    <w:iCs/>
                    <w:lang w:val="vi-VN"/>
                  </w:rPr>
                </w:rPrChange>
              </w:rPr>
              <w:delText>ượ</w:delText>
            </w:r>
            <w:r w:rsidRPr="00863667" w:rsidDel="00EB329A">
              <w:rPr>
                <w:rFonts w:ascii="iCiel Avenir LT Std 35 Light" w:hAnsi="iCiel Avenir LT Std 35 Light"/>
                <w:rPrChange w:id="1179" w:author="An Tran, ACA (BUV)" w:date="2024-09-13T17:29:00Z" w16du:dateUtc="2024-09-13T10:29:00Z">
                  <w:rPr>
                    <w:rStyle w:val="Hyperlink"/>
                    <w:i/>
                    <w:iCs/>
                    <w:lang w:val="vi-VN"/>
                  </w:rPr>
                </w:rPrChange>
              </w:rPr>
              <w:delText>c cung c</w:delText>
            </w:r>
            <w:r w:rsidRPr="00863667" w:rsidDel="00EB329A">
              <w:rPr>
                <w:rFonts w:ascii="iCiel Avenir LT Std 35 Light" w:hAnsi="iCiel Avenir LT Std 35 Light"/>
                <w:rPrChange w:id="1180" w:author="An Tran, ACA (BUV)" w:date="2024-09-13T17:29:00Z" w16du:dateUtc="2024-09-13T10:29:00Z">
                  <w:rPr>
                    <w:rStyle w:val="Hyperlink"/>
                    <w:rFonts w:cs="Calibri"/>
                    <w:i/>
                    <w:iCs/>
                    <w:lang w:val="vi-VN"/>
                  </w:rPr>
                </w:rPrChange>
              </w:rPr>
              <w:delText>ấ</w:delText>
            </w:r>
            <w:r w:rsidRPr="00863667" w:rsidDel="00EB329A">
              <w:rPr>
                <w:rFonts w:ascii="iCiel Avenir LT Std 35 Light" w:hAnsi="iCiel Avenir LT Std 35 Light"/>
                <w:rPrChange w:id="1181" w:author="An Tran, ACA (BUV)" w:date="2024-09-13T17:29:00Z" w16du:dateUtc="2024-09-13T10:29:00Z">
                  <w:rPr>
                    <w:rStyle w:val="Hyperlink"/>
                    <w:i/>
                    <w:iCs/>
                    <w:lang w:val="vi-VN"/>
                  </w:rPr>
                </w:rPrChange>
              </w:rPr>
              <w:delText>p t</w:delText>
            </w:r>
            <w:r w:rsidRPr="00863667" w:rsidDel="00EB329A">
              <w:rPr>
                <w:rFonts w:ascii="iCiel Avenir LT Std 35 Light" w:hAnsi="iCiel Avenir LT Std 35 Light"/>
                <w:rPrChange w:id="1182" w:author="An Tran, ACA (BUV)" w:date="2024-09-13T17:29:00Z" w16du:dateUtc="2024-09-13T10:29:00Z">
                  <w:rPr>
                    <w:rStyle w:val="Hyperlink"/>
                    <w:rFonts w:cs="Calibri"/>
                    <w:i/>
                    <w:iCs/>
                    <w:lang w:val="vi-VN"/>
                  </w:rPr>
                </w:rPrChange>
              </w:rPr>
              <w:delText>ạ</w:delText>
            </w:r>
            <w:r w:rsidRPr="00863667" w:rsidDel="00EB329A">
              <w:rPr>
                <w:rFonts w:ascii="iCiel Avenir LT Std 35 Light" w:hAnsi="iCiel Avenir LT Std 35 Light"/>
                <w:rPrChange w:id="1183" w:author="An Tran, ACA (BUV)" w:date="2024-09-13T17:29:00Z" w16du:dateUtc="2024-09-13T10:29:00Z">
                  <w:rPr>
                    <w:rStyle w:val="Hyperlink"/>
                    <w:i/>
                    <w:iCs/>
                    <w:lang w:val="vi-VN"/>
                  </w:rPr>
                </w:rPrChange>
              </w:rPr>
              <w:delText>i BUV có ph</w:delText>
            </w:r>
            <w:r w:rsidRPr="00863667" w:rsidDel="00EB329A">
              <w:rPr>
                <w:rFonts w:ascii="iCiel Avenir LT Std 35 Light" w:hAnsi="iCiel Avenir LT Std 35 Light"/>
                <w:rPrChange w:id="1184" w:author="An Tran, ACA (BUV)" w:date="2024-09-13T17:29:00Z" w16du:dateUtc="2024-09-13T10:29:00Z">
                  <w:rPr>
                    <w:rStyle w:val="Hyperlink"/>
                    <w:rFonts w:cs="Calibri"/>
                    <w:i/>
                    <w:iCs/>
                    <w:lang w:val="vi-VN"/>
                  </w:rPr>
                </w:rPrChange>
              </w:rPr>
              <w:delText>ụ</w:delText>
            </w:r>
            <w:r w:rsidRPr="00863667" w:rsidDel="00EB329A">
              <w:rPr>
                <w:rFonts w:ascii="iCiel Avenir LT Std 35 Light" w:hAnsi="iCiel Avenir LT Std 35 Light"/>
                <w:rPrChange w:id="1185" w:author="An Tran, ACA (BUV)" w:date="2024-09-13T17:29:00Z" w16du:dateUtc="2024-09-13T10:29:00Z">
                  <w:rPr>
                    <w:rStyle w:val="Hyperlink"/>
                    <w:i/>
                    <w:iCs/>
                    <w:lang w:val="vi-VN"/>
                  </w:rPr>
                </w:rPrChange>
              </w:rPr>
              <w:delText xml:space="preserve"> c</w:delText>
            </w:r>
            <w:r w:rsidRPr="00863667" w:rsidDel="00EB329A">
              <w:rPr>
                <w:rFonts w:ascii="iCiel Avenir LT Std 35 Light" w:hAnsi="iCiel Avenir LT Std 35 Light"/>
                <w:rPrChange w:id="1186" w:author="An Tran, ACA (BUV)" w:date="2024-09-13T17:29:00Z" w16du:dateUtc="2024-09-13T10:29:00Z">
                  <w:rPr>
                    <w:rStyle w:val="Hyperlink"/>
                    <w:rFonts w:cs="Calibri"/>
                    <w:i/>
                    <w:iCs/>
                    <w:lang w:val="vi-VN"/>
                  </w:rPr>
                </w:rPrChange>
              </w:rPr>
              <w:delText>ấ</w:delText>
            </w:r>
            <w:r w:rsidRPr="00863667" w:rsidDel="00EB329A">
              <w:rPr>
                <w:rFonts w:ascii="iCiel Avenir LT Std 35 Light" w:hAnsi="iCiel Avenir LT Std 35 Light"/>
                <w:rPrChange w:id="1187" w:author="An Tran, ACA (BUV)" w:date="2024-09-13T17:29:00Z" w16du:dateUtc="2024-09-13T10:29:00Z">
                  <w:rPr>
                    <w:rStyle w:val="Hyperlink"/>
                    <w:i/>
                    <w:iCs/>
                    <w:lang w:val="vi-VN"/>
                  </w:rPr>
                </w:rPrChange>
              </w:rPr>
              <w:delText>p hay không?</w:delText>
            </w:r>
            <w:r w:rsidRPr="00863667" w:rsidDel="00EB329A">
              <w:rPr>
                <w:rFonts w:ascii="iCiel Avenir LT Std 35 Light" w:hAnsi="iCiel Avenir LT Std 35 Light"/>
                <w:webHidden/>
                <w:rPrChange w:id="1188"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189" w:author="An Tran, ACA (BUV)" w:date="2024-09-13T17:29:00Z" w16du:dateUtc="2024-09-13T10:29:00Z">
                  <w:rPr>
                    <w:webHidden/>
                  </w:rPr>
                </w:rPrChange>
              </w:rPr>
              <w:delText>102</w:delText>
            </w:r>
          </w:del>
        </w:p>
        <w:p w14:paraId="4C1AA549" w14:textId="3CB5362F" w:rsidR="00262D6E" w:rsidRPr="00863667" w:rsidDel="00EB329A" w:rsidRDefault="00262D6E">
          <w:pPr>
            <w:pStyle w:val="TOC2"/>
            <w:tabs>
              <w:tab w:val="left" w:pos="1540"/>
            </w:tabs>
            <w:rPr>
              <w:del w:id="1190"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191" w:author="An Tran, ACA (BUV)" w:date="2024-09-13T17:29:00Z" w16du:dateUtc="2024-09-13T10:29:00Z">
                <w:rPr>
                  <w:del w:id="1192" w:author="An Tran, ACA (BUV)" w:date="2024-09-12T23:47:00Z" w16du:dateUtc="2024-09-12T16:47:00Z"/>
                  <w:rFonts w:asciiTheme="minorHAnsi" w:eastAsiaTheme="minorEastAsia" w:hAnsiTheme="minorHAnsi" w:cstheme="minorBidi"/>
                  <w:kern w:val="2"/>
                  <w:lang w:eastAsia="en-US"/>
                  <w14:ligatures w14:val="standardContextual"/>
                </w:rPr>
              </w:rPrChange>
            </w:rPr>
          </w:pPr>
          <w:del w:id="1193" w:author="An Tran, ACA (BUV)" w:date="2024-09-12T23:47:00Z" w16du:dateUtc="2024-09-12T16:47:00Z">
            <w:r w:rsidRPr="00863667" w:rsidDel="00EB329A">
              <w:rPr>
                <w:rFonts w:ascii="iCiel Avenir LT Std 35 Light" w:hAnsi="iCiel Avenir LT Std 35 Light"/>
                <w:rPrChange w:id="1194" w:author="An Tran, ACA (BUV)" w:date="2024-09-13T17:29:00Z" w16du:dateUtc="2024-09-13T10:29:00Z">
                  <w:rPr>
                    <w:rStyle w:val="Hyperlink"/>
                    <w:bCs/>
                    <w:lang w:val="vi-VN"/>
                  </w:rPr>
                </w:rPrChange>
              </w:rPr>
              <w:delText>10.</w:delText>
            </w:r>
            <w:r w:rsidRPr="00863667" w:rsidDel="00EB329A">
              <w:rPr>
                <w:rFonts w:ascii="iCiel Avenir LT Std 35 Light" w:eastAsiaTheme="minorEastAsia" w:hAnsi="iCiel Avenir LT Std 35 Light" w:cstheme="minorBidi"/>
                <w:kern w:val="2"/>
                <w:lang w:eastAsia="en-US"/>
                <w14:ligatures w14:val="standardContextual"/>
                <w:rPrChange w:id="1195"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196" w:author="An Tran, ACA (BUV)" w:date="2024-09-13T17:29:00Z" w16du:dateUtc="2024-09-13T10:29:00Z">
                  <w:rPr>
                    <w:rStyle w:val="Hyperlink"/>
                    <w:lang w:val="vi-VN"/>
                  </w:rPr>
                </w:rPrChange>
              </w:rPr>
              <w:delText xml:space="preserve">How does BUV evaluate students’ internship? Is any post-internship report required from students to prove they have done it? / </w:delText>
            </w:r>
            <w:r w:rsidRPr="00863667" w:rsidDel="00EB329A">
              <w:rPr>
                <w:rFonts w:ascii="iCiel Avenir LT Std 35 Light" w:hAnsi="iCiel Avenir LT Std 35 Light"/>
                <w:rPrChange w:id="1197" w:author="An Tran, ACA (BUV)" w:date="2024-09-13T17:29:00Z" w16du:dateUtc="2024-09-13T10:29:00Z">
                  <w:rPr>
                    <w:rStyle w:val="Hyperlink"/>
                    <w:i/>
                    <w:iCs/>
                    <w:lang w:val="vi-VN"/>
                  </w:rPr>
                </w:rPrChange>
              </w:rPr>
              <w:delText>Nhà tr</w:delText>
            </w:r>
            <w:r w:rsidRPr="00863667" w:rsidDel="00EB329A">
              <w:rPr>
                <w:rFonts w:ascii="iCiel Avenir LT Std 35 Light" w:hAnsi="iCiel Avenir LT Std 35 Light"/>
                <w:rPrChange w:id="1198" w:author="An Tran, ACA (BUV)" w:date="2024-09-13T17:29:00Z" w16du:dateUtc="2024-09-13T10:29:00Z">
                  <w:rPr>
                    <w:rStyle w:val="Hyperlink"/>
                    <w:rFonts w:cs="Calibri"/>
                    <w:i/>
                    <w:iCs/>
                    <w:lang w:val="vi-VN"/>
                  </w:rPr>
                </w:rPrChange>
              </w:rPr>
              <w:delText>ườ</w:delText>
            </w:r>
            <w:r w:rsidRPr="00863667" w:rsidDel="00EB329A">
              <w:rPr>
                <w:rFonts w:ascii="iCiel Avenir LT Std 35 Light" w:hAnsi="iCiel Avenir LT Std 35 Light"/>
                <w:rPrChange w:id="1199" w:author="An Tran, ACA (BUV)" w:date="2024-09-13T17:29:00Z" w16du:dateUtc="2024-09-13T10:29:00Z">
                  <w:rPr>
                    <w:rStyle w:val="Hyperlink"/>
                    <w:i/>
                    <w:iCs/>
                    <w:lang w:val="vi-VN"/>
                  </w:rPr>
                </w:rPrChange>
              </w:rPr>
              <w:delText>ng đánh giá k</w:delText>
            </w:r>
            <w:r w:rsidRPr="00863667" w:rsidDel="00EB329A">
              <w:rPr>
                <w:rFonts w:ascii="iCiel Avenir LT Std 35 Light" w:hAnsi="iCiel Avenir LT Std 35 Light"/>
                <w:rPrChange w:id="1200" w:author="An Tran, ACA (BUV)" w:date="2024-09-13T17:29:00Z" w16du:dateUtc="2024-09-13T10:29:00Z">
                  <w:rPr>
                    <w:rStyle w:val="Hyperlink"/>
                    <w:rFonts w:cs="Calibri"/>
                    <w:i/>
                    <w:iCs/>
                    <w:lang w:val="vi-VN"/>
                  </w:rPr>
                </w:rPrChange>
              </w:rPr>
              <w:delText>ế</w:delText>
            </w:r>
            <w:r w:rsidRPr="00863667" w:rsidDel="00EB329A">
              <w:rPr>
                <w:rFonts w:ascii="iCiel Avenir LT Std 35 Light" w:hAnsi="iCiel Avenir LT Std 35 Light"/>
                <w:rPrChange w:id="1201" w:author="An Tran, ACA (BUV)" w:date="2024-09-13T17:29:00Z" w16du:dateUtc="2024-09-13T10:29:00Z">
                  <w:rPr>
                    <w:rStyle w:val="Hyperlink"/>
                    <w:i/>
                    <w:iCs/>
                    <w:lang w:val="vi-VN"/>
                  </w:rPr>
                </w:rPrChange>
              </w:rPr>
              <w:delText>t qu</w:delText>
            </w:r>
            <w:r w:rsidRPr="00863667" w:rsidDel="00EB329A">
              <w:rPr>
                <w:rFonts w:ascii="iCiel Avenir LT Std 35 Light" w:hAnsi="iCiel Avenir LT Std 35 Light"/>
                <w:rPrChange w:id="1202" w:author="An Tran, ACA (BUV)" w:date="2024-09-13T17:29:00Z" w16du:dateUtc="2024-09-13T10:29:00Z">
                  <w:rPr>
                    <w:rStyle w:val="Hyperlink"/>
                    <w:rFonts w:cs="Calibri"/>
                    <w:i/>
                    <w:iCs/>
                    <w:lang w:val="vi-VN"/>
                  </w:rPr>
                </w:rPrChange>
              </w:rPr>
              <w:delText>ả</w:delText>
            </w:r>
            <w:r w:rsidRPr="00863667" w:rsidDel="00EB329A">
              <w:rPr>
                <w:rFonts w:ascii="iCiel Avenir LT Std 35 Light" w:hAnsi="iCiel Avenir LT Std 35 Light"/>
                <w:rPrChange w:id="1203" w:author="An Tran, ACA (BUV)" w:date="2024-09-13T17:29:00Z" w16du:dateUtc="2024-09-13T10:29:00Z">
                  <w:rPr>
                    <w:rStyle w:val="Hyperlink"/>
                    <w:i/>
                    <w:iCs/>
                    <w:lang w:val="vi-VN"/>
                  </w:rPr>
                </w:rPrChange>
              </w:rPr>
              <w:delText xml:space="preserve"> th</w:delText>
            </w:r>
            <w:r w:rsidRPr="00863667" w:rsidDel="00EB329A">
              <w:rPr>
                <w:rFonts w:ascii="iCiel Avenir LT Std 35 Light" w:hAnsi="iCiel Avenir LT Std 35 Light"/>
                <w:rPrChange w:id="1204"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205"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206"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207" w:author="An Tran, ACA (BUV)" w:date="2024-09-13T17:29:00Z" w16du:dateUtc="2024-09-13T10:29:00Z">
                  <w:rPr>
                    <w:rStyle w:val="Hyperlink"/>
                    <w:i/>
                    <w:iCs/>
                    <w:lang w:val="vi-VN"/>
                  </w:rPr>
                </w:rPrChange>
              </w:rPr>
              <w:delText>p c</w:delText>
            </w:r>
            <w:r w:rsidRPr="00863667" w:rsidDel="00EB329A">
              <w:rPr>
                <w:rFonts w:ascii="iCiel Avenir LT Std 35 Light" w:hAnsi="iCiel Avenir LT Std 35 Light"/>
                <w:rPrChange w:id="1208" w:author="An Tran, ACA (BUV)" w:date="2024-09-13T17:29:00Z" w16du:dateUtc="2024-09-13T10:29:00Z">
                  <w:rPr>
                    <w:rStyle w:val="Hyperlink"/>
                    <w:rFonts w:cs="Calibri"/>
                    <w:i/>
                    <w:iCs/>
                    <w:lang w:val="vi-VN"/>
                  </w:rPr>
                </w:rPrChange>
              </w:rPr>
              <w:delText>ủ</w:delText>
            </w:r>
            <w:r w:rsidRPr="00863667" w:rsidDel="00EB329A">
              <w:rPr>
                <w:rFonts w:ascii="iCiel Avenir LT Std 35 Light" w:hAnsi="iCiel Avenir LT Std 35 Light"/>
                <w:rPrChange w:id="1209" w:author="An Tran, ACA (BUV)" w:date="2024-09-13T17:29:00Z" w16du:dateUtc="2024-09-13T10:29:00Z">
                  <w:rPr>
                    <w:rStyle w:val="Hyperlink"/>
                    <w:i/>
                    <w:iCs/>
                    <w:lang w:val="vi-VN"/>
                  </w:rPr>
                </w:rPrChange>
              </w:rPr>
              <w:delText>a sinh viên th</w:delText>
            </w:r>
            <w:r w:rsidRPr="00863667" w:rsidDel="00EB329A">
              <w:rPr>
                <w:rFonts w:ascii="iCiel Avenir LT Std 35 Light" w:hAnsi="iCiel Avenir LT Std 35 Light"/>
                <w:rPrChange w:id="1210" w:author="An Tran, ACA (BUV)" w:date="2024-09-13T17:29:00Z" w16du:dateUtc="2024-09-13T10:29:00Z">
                  <w:rPr>
                    <w:rStyle w:val="Hyperlink"/>
                    <w:rFonts w:cs="Calibri"/>
                    <w:i/>
                    <w:iCs/>
                    <w:lang w:val="vi-VN"/>
                  </w:rPr>
                </w:rPrChange>
              </w:rPr>
              <w:delText>ế</w:delText>
            </w:r>
            <w:r w:rsidRPr="00863667" w:rsidDel="00EB329A">
              <w:rPr>
                <w:rFonts w:ascii="iCiel Avenir LT Std 35 Light" w:hAnsi="iCiel Avenir LT Std 35 Light"/>
                <w:rPrChange w:id="1211" w:author="An Tran, ACA (BUV)" w:date="2024-09-13T17:29:00Z" w16du:dateUtc="2024-09-13T10:29:00Z">
                  <w:rPr>
                    <w:rStyle w:val="Hyperlink"/>
                    <w:i/>
                    <w:iCs/>
                    <w:lang w:val="vi-VN"/>
                  </w:rPr>
                </w:rPrChange>
              </w:rPr>
              <w:delText xml:space="preserve"> nào? Nhà tr</w:delText>
            </w:r>
            <w:r w:rsidRPr="00863667" w:rsidDel="00EB329A">
              <w:rPr>
                <w:rFonts w:ascii="iCiel Avenir LT Std 35 Light" w:hAnsi="iCiel Avenir LT Std 35 Light"/>
                <w:rPrChange w:id="1212" w:author="An Tran, ACA (BUV)" w:date="2024-09-13T17:29:00Z" w16du:dateUtc="2024-09-13T10:29:00Z">
                  <w:rPr>
                    <w:rStyle w:val="Hyperlink"/>
                    <w:rFonts w:cs="Calibri"/>
                    <w:i/>
                    <w:iCs/>
                    <w:lang w:val="vi-VN"/>
                  </w:rPr>
                </w:rPrChange>
              </w:rPr>
              <w:delText>ườ</w:delText>
            </w:r>
            <w:r w:rsidRPr="00863667" w:rsidDel="00EB329A">
              <w:rPr>
                <w:rFonts w:ascii="iCiel Avenir LT Std 35 Light" w:hAnsi="iCiel Avenir LT Std 35 Light"/>
                <w:rPrChange w:id="1213" w:author="An Tran, ACA (BUV)" w:date="2024-09-13T17:29:00Z" w16du:dateUtc="2024-09-13T10:29:00Z">
                  <w:rPr>
                    <w:rStyle w:val="Hyperlink"/>
                    <w:i/>
                    <w:iCs/>
                    <w:lang w:val="vi-VN"/>
                  </w:rPr>
                </w:rPrChange>
              </w:rPr>
              <w:delText>ng có yêu c</w:delText>
            </w:r>
            <w:r w:rsidRPr="00863667" w:rsidDel="00EB329A">
              <w:rPr>
                <w:rFonts w:ascii="iCiel Avenir LT Std 35 Light" w:hAnsi="iCiel Avenir LT Std 35 Light"/>
                <w:rPrChange w:id="1214" w:author="An Tran, ACA (BUV)" w:date="2024-09-13T17:29:00Z" w16du:dateUtc="2024-09-13T10:29:00Z">
                  <w:rPr>
                    <w:rStyle w:val="Hyperlink"/>
                    <w:rFonts w:cs="Calibri"/>
                    <w:i/>
                    <w:iCs/>
                    <w:lang w:val="vi-VN"/>
                  </w:rPr>
                </w:rPrChange>
              </w:rPr>
              <w:delText>ầ</w:delText>
            </w:r>
            <w:r w:rsidRPr="00863667" w:rsidDel="00EB329A">
              <w:rPr>
                <w:rFonts w:ascii="iCiel Avenir LT Std 35 Light" w:hAnsi="iCiel Avenir LT Std 35 Light"/>
                <w:rPrChange w:id="1215" w:author="An Tran, ACA (BUV)" w:date="2024-09-13T17:29:00Z" w16du:dateUtc="2024-09-13T10:29:00Z">
                  <w:rPr>
                    <w:rStyle w:val="Hyperlink"/>
                    <w:i/>
                    <w:iCs/>
                    <w:lang w:val="vi-VN"/>
                  </w:rPr>
                </w:rPrChange>
              </w:rPr>
              <w:delText>u báo cáo th</w:delText>
            </w:r>
            <w:r w:rsidRPr="00863667" w:rsidDel="00EB329A">
              <w:rPr>
                <w:rFonts w:ascii="iCiel Avenir LT Std 35 Light" w:hAnsi="iCiel Avenir LT Std 35 Light"/>
                <w:rPrChange w:id="1216"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217"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218"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219" w:author="An Tran, ACA (BUV)" w:date="2024-09-13T17:29:00Z" w16du:dateUtc="2024-09-13T10:29:00Z">
                  <w:rPr>
                    <w:rStyle w:val="Hyperlink"/>
                    <w:i/>
                    <w:iCs/>
                    <w:lang w:val="vi-VN"/>
                  </w:rPr>
                </w:rPrChange>
              </w:rPr>
              <w:delText>p cu</w:delText>
            </w:r>
            <w:r w:rsidRPr="00863667" w:rsidDel="00EB329A">
              <w:rPr>
                <w:rFonts w:ascii="iCiel Avenir LT Std 35 Light" w:hAnsi="iCiel Avenir LT Std 35 Light"/>
                <w:rPrChange w:id="1220" w:author="An Tran, ACA (BUV)" w:date="2024-09-13T17:29:00Z" w16du:dateUtc="2024-09-13T10:29:00Z">
                  <w:rPr>
                    <w:rStyle w:val="Hyperlink"/>
                    <w:rFonts w:cs="Calibri"/>
                    <w:i/>
                    <w:iCs/>
                    <w:lang w:val="vi-VN"/>
                  </w:rPr>
                </w:rPrChange>
              </w:rPr>
              <w:delText>ố</w:delText>
            </w:r>
            <w:r w:rsidRPr="00863667" w:rsidDel="00EB329A">
              <w:rPr>
                <w:rFonts w:ascii="iCiel Avenir LT Std 35 Light" w:hAnsi="iCiel Avenir LT Std 35 Light"/>
                <w:rPrChange w:id="1221" w:author="An Tran, ACA (BUV)" w:date="2024-09-13T17:29:00Z" w16du:dateUtc="2024-09-13T10:29:00Z">
                  <w:rPr>
                    <w:rStyle w:val="Hyperlink"/>
                    <w:i/>
                    <w:iCs/>
                    <w:lang w:val="vi-VN"/>
                  </w:rPr>
                </w:rPrChange>
              </w:rPr>
              <w:delText>i k</w:delText>
            </w:r>
            <w:r w:rsidRPr="00863667" w:rsidDel="00EB329A">
              <w:rPr>
                <w:rFonts w:ascii="iCiel Avenir LT Std 35 Light" w:hAnsi="iCiel Avenir LT Std 35 Light"/>
                <w:rPrChange w:id="1222" w:author="An Tran, ACA (BUV)" w:date="2024-09-13T17:29:00Z" w16du:dateUtc="2024-09-13T10:29:00Z">
                  <w:rPr>
                    <w:rStyle w:val="Hyperlink"/>
                    <w:rFonts w:cs="Calibri"/>
                    <w:i/>
                    <w:iCs/>
                    <w:lang w:val="vi-VN"/>
                  </w:rPr>
                </w:rPrChange>
              </w:rPr>
              <w:delText>ỳ</w:delText>
            </w:r>
            <w:r w:rsidRPr="00863667" w:rsidDel="00EB329A">
              <w:rPr>
                <w:rFonts w:ascii="iCiel Avenir LT Std 35 Light" w:hAnsi="iCiel Avenir LT Std 35 Light"/>
                <w:rPrChange w:id="1223" w:author="An Tran, ACA (BUV)" w:date="2024-09-13T17:29:00Z" w16du:dateUtc="2024-09-13T10:29:00Z">
                  <w:rPr>
                    <w:rStyle w:val="Hyperlink"/>
                    <w:i/>
                    <w:iCs/>
                    <w:lang w:val="vi-VN"/>
                  </w:rPr>
                </w:rPrChange>
              </w:rPr>
              <w:delText xml:space="preserve"> t</w:delText>
            </w:r>
            <w:r w:rsidRPr="00863667" w:rsidDel="00EB329A">
              <w:rPr>
                <w:rFonts w:ascii="iCiel Avenir LT Std 35 Light" w:hAnsi="iCiel Avenir LT Std 35 Light"/>
                <w:rPrChange w:id="1224" w:author="An Tran, ACA (BUV)" w:date="2024-09-13T17:29:00Z" w16du:dateUtc="2024-09-13T10:29:00Z">
                  <w:rPr>
                    <w:rStyle w:val="Hyperlink"/>
                    <w:rFonts w:cs="Calibri"/>
                    <w:i/>
                    <w:iCs/>
                    <w:lang w:val="vi-VN"/>
                  </w:rPr>
                </w:rPrChange>
              </w:rPr>
              <w:delText>ừ</w:delText>
            </w:r>
            <w:r w:rsidRPr="00863667" w:rsidDel="00EB329A">
              <w:rPr>
                <w:rFonts w:ascii="iCiel Avenir LT Std 35 Light" w:hAnsi="iCiel Avenir LT Std 35 Light"/>
                <w:rPrChange w:id="1225" w:author="An Tran, ACA (BUV)" w:date="2024-09-13T17:29:00Z" w16du:dateUtc="2024-09-13T10:29:00Z">
                  <w:rPr>
                    <w:rStyle w:val="Hyperlink"/>
                    <w:i/>
                    <w:iCs/>
                    <w:lang w:val="vi-VN"/>
                  </w:rPr>
                </w:rPrChange>
              </w:rPr>
              <w:delText xml:space="preserve"> sinh viên đ</w:delText>
            </w:r>
            <w:r w:rsidRPr="00863667" w:rsidDel="00EB329A">
              <w:rPr>
                <w:rFonts w:ascii="iCiel Avenir LT Std 35 Light" w:hAnsi="iCiel Avenir LT Std 35 Light"/>
                <w:rPrChange w:id="1226" w:author="An Tran, ACA (BUV)" w:date="2024-09-13T17:29:00Z" w16du:dateUtc="2024-09-13T10:29:00Z">
                  <w:rPr>
                    <w:rStyle w:val="Hyperlink"/>
                    <w:rFonts w:cs="Calibri"/>
                    <w:i/>
                    <w:iCs/>
                    <w:lang w:val="vi-VN"/>
                  </w:rPr>
                </w:rPrChange>
              </w:rPr>
              <w:delText>ể</w:delText>
            </w:r>
            <w:r w:rsidRPr="00863667" w:rsidDel="00EB329A">
              <w:rPr>
                <w:rFonts w:ascii="iCiel Avenir LT Std 35 Light" w:hAnsi="iCiel Avenir LT Std 35 Light"/>
                <w:rPrChange w:id="1227" w:author="An Tran, ACA (BUV)" w:date="2024-09-13T17:29:00Z" w16du:dateUtc="2024-09-13T10:29:00Z">
                  <w:rPr>
                    <w:rStyle w:val="Hyperlink"/>
                    <w:i/>
                    <w:iCs/>
                    <w:lang w:val="vi-VN"/>
                  </w:rPr>
                </w:rPrChange>
              </w:rPr>
              <w:delText xml:space="preserve"> có b</w:delText>
            </w:r>
            <w:r w:rsidRPr="00863667" w:rsidDel="00EB329A">
              <w:rPr>
                <w:rFonts w:ascii="iCiel Avenir LT Std 35 Light" w:hAnsi="iCiel Avenir LT Std 35 Light"/>
                <w:rPrChange w:id="1228" w:author="An Tran, ACA (BUV)" w:date="2024-09-13T17:29:00Z" w16du:dateUtc="2024-09-13T10:29:00Z">
                  <w:rPr>
                    <w:rStyle w:val="Hyperlink"/>
                    <w:rFonts w:cs="Calibri"/>
                    <w:i/>
                    <w:iCs/>
                    <w:lang w:val="vi-VN"/>
                  </w:rPr>
                </w:rPrChange>
              </w:rPr>
              <w:delText>ằ</w:delText>
            </w:r>
            <w:r w:rsidRPr="00863667" w:rsidDel="00EB329A">
              <w:rPr>
                <w:rFonts w:ascii="iCiel Avenir LT Std 35 Light" w:hAnsi="iCiel Avenir LT Std 35 Light"/>
                <w:rPrChange w:id="1229" w:author="An Tran, ACA (BUV)" w:date="2024-09-13T17:29:00Z" w16du:dateUtc="2024-09-13T10:29:00Z">
                  <w:rPr>
                    <w:rStyle w:val="Hyperlink"/>
                    <w:i/>
                    <w:iCs/>
                    <w:lang w:val="vi-VN"/>
                  </w:rPr>
                </w:rPrChange>
              </w:rPr>
              <w:delText>ng ch</w:delText>
            </w:r>
            <w:r w:rsidRPr="00863667" w:rsidDel="00EB329A">
              <w:rPr>
                <w:rFonts w:ascii="iCiel Avenir LT Std 35 Light" w:hAnsi="iCiel Avenir LT Std 35 Light"/>
                <w:rPrChange w:id="1230" w:author="An Tran, ACA (BUV)" w:date="2024-09-13T17:29:00Z" w16du:dateUtc="2024-09-13T10:29:00Z">
                  <w:rPr>
                    <w:rStyle w:val="Hyperlink"/>
                    <w:rFonts w:cs="Calibri"/>
                    <w:i/>
                    <w:iCs/>
                    <w:lang w:val="vi-VN"/>
                  </w:rPr>
                </w:rPrChange>
              </w:rPr>
              <w:delText>ứ</w:delText>
            </w:r>
            <w:r w:rsidRPr="00863667" w:rsidDel="00EB329A">
              <w:rPr>
                <w:rFonts w:ascii="iCiel Avenir LT Std 35 Light" w:hAnsi="iCiel Avenir LT Std 35 Light"/>
                <w:rPrChange w:id="1231" w:author="An Tran, ACA (BUV)" w:date="2024-09-13T17:29:00Z" w16du:dateUtc="2024-09-13T10:29:00Z">
                  <w:rPr>
                    <w:rStyle w:val="Hyperlink"/>
                    <w:i/>
                    <w:iCs/>
                    <w:lang w:val="vi-VN"/>
                  </w:rPr>
                </w:rPrChange>
              </w:rPr>
              <w:delText>ng đã hoàn thành th</w:delText>
            </w:r>
            <w:r w:rsidRPr="00863667" w:rsidDel="00EB329A">
              <w:rPr>
                <w:rFonts w:ascii="iCiel Avenir LT Std 35 Light" w:hAnsi="iCiel Avenir LT Std 35 Light"/>
                <w:rPrChange w:id="1232"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233"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234"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235" w:author="An Tran, ACA (BUV)" w:date="2024-09-13T17:29:00Z" w16du:dateUtc="2024-09-13T10:29:00Z">
                  <w:rPr>
                    <w:rStyle w:val="Hyperlink"/>
                    <w:i/>
                    <w:iCs/>
                    <w:lang w:val="vi-VN"/>
                  </w:rPr>
                </w:rPrChange>
              </w:rPr>
              <w:delText>p không?</w:delText>
            </w:r>
            <w:r w:rsidRPr="00863667" w:rsidDel="00EB329A">
              <w:rPr>
                <w:rFonts w:ascii="iCiel Avenir LT Std 35 Light" w:hAnsi="iCiel Avenir LT Std 35 Light"/>
                <w:webHidden/>
                <w:rPrChange w:id="123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237" w:author="An Tran, ACA (BUV)" w:date="2024-09-13T17:29:00Z" w16du:dateUtc="2024-09-13T10:29:00Z">
                  <w:rPr>
                    <w:webHidden/>
                  </w:rPr>
                </w:rPrChange>
              </w:rPr>
              <w:delText>104</w:delText>
            </w:r>
          </w:del>
        </w:p>
        <w:p w14:paraId="3543C77F" w14:textId="053EAE5C" w:rsidR="00262D6E" w:rsidRPr="00863667" w:rsidDel="00EB329A" w:rsidRDefault="00262D6E">
          <w:pPr>
            <w:pStyle w:val="TOC2"/>
            <w:tabs>
              <w:tab w:val="left" w:pos="1540"/>
            </w:tabs>
            <w:rPr>
              <w:del w:id="123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239" w:author="An Tran, ACA (BUV)" w:date="2024-09-13T17:29:00Z" w16du:dateUtc="2024-09-13T10:29:00Z">
                <w:rPr>
                  <w:del w:id="1240" w:author="An Tran, ACA (BUV)" w:date="2024-09-12T23:47:00Z" w16du:dateUtc="2024-09-12T16:47:00Z"/>
                  <w:rFonts w:asciiTheme="minorHAnsi" w:eastAsiaTheme="minorEastAsia" w:hAnsiTheme="minorHAnsi" w:cstheme="minorBidi"/>
                  <w:kern w:val="2"/>
                  <w:lang w:eastAsia="en-US"/>
                  <w14:ligatures w14:val="standardContextual"/>
                </w:rPr>
              </w:rPrChange>
            </w:rPr>
          </w:pPr>
          <w:del w:id="1241" w:author="An Tran, ACA (BUV)" w:date="2024-09-12T23:47:00Z" w16du:dateUtc="2024-09-12T16:47:00Z">
            <w:r w:rsidRPr="00863667" w:rsidDel="00EB329A">
              <w:rPr>
                <w:rFonts w:ascii="iCiel Avenir LT Std 35 Light" w:hAnsi="iCiel Avenir LT Std 35 Light"/>
                <w:rPrChange w:id="1242" w:author="An Tran, ACA (BUV)" w:date="2024-09-13T17:29:00Z" w16du:dateUtc="2024-09-13T10:29:00Z">
                  <w:rPr>
                    <w:rStyle w:val="Hyperlink"/>
                    <w:bCs/>
                    <w:lang w:val="vi-VN"/>
                  </w:rPr>
                </w:rPrChange>
              </w:rPr>
              <w:delText>11.</w:delText>
            </w:r>
            <w:r w:rsidRPr="00863667" w:rsidDel="00EB329A">
              <w:rPr>
                <w:rFonts w:ascii="iCiel Avenir LT Std 35 Light" w:eastAsiaTheme="minorEastAsia" w:hAnsi="iCiel Avenir LT Std 35 Light" w:cstheme="minorBidi"/>
                <w:kern w:val="2"/>
                <w:lang w:eastAsia="en-US"/>
                <w14:ligatures w14:val="standardContextual"/>
                <w:rPrChange w:id="124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244" w:author="An Tran, ACA (BUV)" w:date="2024-09-13T17:29:00Z" w16du:dateUtc="2024-09-13T10:29:00Z">
                  <w:rPr>
                    <w:rStyle w:val="Hyperlink"/>
                    <w:lang w:val="vi-VN"/>
                  </w:rPr>
                </w:rPrChange>
              </w:rPr>
              <w:delText xml:space="preserve">Who are normally the companies that host BUV students for internships? How can internships take place if companies continue to work from home with social distancing? / </w:delText>
            </w:r>
            <w:r w:rsidRPr="00863667" w:rsidDel="00EB329A">
              <w:rPr>
                <w:rFonts w:ascii="iCiel Avenir LT Std 35 Light" w:hAnsi="iCiel Avenir LT Std 35 Light"/>
                <w:rPrChange w:id="1245" w:author="An Tran, ACA (BUV)" w:date="2024-09-13T17:29:00Z" w16du:dateUtc="2024-09-13T10:29:00Z">
                  <w:rPr>
                    <w:rStyle w:val="Hyperlink"/>
                    <w:i/>
                    <w:iCs/>
                    <w:lang w:val="vi-VN"/>
                  </w:rPr>
                </w:rPrChange>
              </w:rPr>
              <w:delText>Các công ty nh</w:delText>
            </w:r>
            <w:r w:rsidRPr="00863667" w:rsidDel="00EB329A">
              <w:rPr>
                <w:rFonts w:ascii="iCiel Avenir LT Std 35 Light" w:hAnsi="iCiel Avenir LT Std 35 Light"/>
                <w:rPrChange w:id="1246"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247" w:author="An Tran, ACA (BUV)" w:date="2024-09-13T17:29:00Z" w16du:dateUtc="2024-09-13T10:29:00Z">
                  <w:rPr>
                    <w:rStyle w:val="Hyperlink"/>
                    <w:i/>
                    <w:iCs/>
                    <w:lang w:val="vi-VN"/>
                  </w:rPr>
                </w:rPrChange>
              </w:rPr>
              <w:delText>n sinh viên th</w:delText>
            </w:r>
            <w:r w:rsidRPr="00863667" w:rsidDel="00EB329A">
              <w:rPr>
                <w:rFonts w:ascii="iCiel Avenir LT Std 35 Light" w:hAnsi="iCiel Avenir LT Std 35 Light"/>
                <w:rPrChange w:id="1248"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249"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250"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251" w:author="An Tran, ACA (BUV)" w:date="2024-09-13T17:29:00Z" w16du:dateUtc="2024-09-13T10:29:00Z">
                  <w:rPr>
                    <w:rStyle w:val="Hyperlink"/>
                    <w:i/>
                    <w:iCs/>
                    <w:lang w:val="vi-VN"/>
                  </w:rPr>
                </w:rPrChange>
              </w:rPr>
              <w:delText>p t</w:delText>
            </w:r>
            <w:r w:rsidRPr="00863667" w:rsidDel="00EB329A">
              <w:rPr>
                <w:rFonts w:ascii="iCiel Avenir LT Std 35 Light" w:hAnsi="iCiel Avenir LT Std 35 Light"/>
                <w:rPrChange w:id="1252" w:author="An Tran, ACA (BUV)" w:date="2024-09-13T17:29:00Z" w16du:dateUtc="2024-09-13T10:29:00Z">
                  <w:rPr>
                    <w:rStyle w:val="Hyperlink"/>
                    <w:rFonts w:cs="Calibri"/>
                    <w:i/>
                    <w:iCs/>
                    <w:lang w:val="vi-VN"/>
                  </w:rPr>
                </w:rPrChange>
              </w:rPr>
              <w:delText>ừ</w:delText>
            </w:r>
            <w:r w:rsidRPr="00863667" w:rsidDel="00EB329A">
              <w:rPr>
                <w:rFonts w:ascii="iCiel Avenir LT Std 35 Light" w:hAnsi="iCiel Avenir LT Std 35 Light"/>
                <w:rPrChange w:id="1253" w:author="An Tran, ACA (BUV)" w:date="2024-09-13T17:29:00Z" w16du:dateUtc="2024-09-13T10:29:00Z">
                  <w:rPr>
                    <w:rStyle w:val="Hyperlink"/>
                    <w:i/>
                    <w:iCs/>
                    <w:lang w:val="vi-VN"/>
                  </w:rPr>
                </w:rPrChange>
              </w:rPr>
              <w:delText xml:space="preserve"> BUV th</w:delText>
            </w:r>
            <w:r w:rsidRPr="00863667" w:rsidDel="00EB329A">
              <w:rPr>
                <w:rFonts w:ascii="iCiel Avenir LT Std 35 Light" w:hAnsi="iCiel Avenir LT Std 35 Light"/>
                <w:rPrChange w:id="1254" w:author="An Tran, ACA (BUV)" w:date="2024-09-13T17:29:00Z" w16du:dateUtc="2024-09-13T10:29:00Z">
                  <w:rPr>
                    <w:rStyle w:val="Hyperlink"/>
                    <w:rFonts w:cs="Calibri"/>
                    <w:i/>
                    <w:iCs/>
                    <w:lang w:val="vi-VN"/>
                  </w:rPr>
                </w:rPrChange>
              </w:rPr>
              <w:delText>ườ</w:delText>
            </w:r>
            <w:r w:rsidRPr="00863667" w:rsidDel="00EB329A">
              <w:rPr>
                <w:rFonts w:ascii="iCiel Avenir LT Std 35 Light" w:hAnsi="iCiel Avenir LT Std 35 Light"/>
                <w:rPrChange w:id="1255" w:author="An Tran, ACA (BUV)" w:date="2024-09-13T17:29:00Z" w16du:dateUtc="2024-09-13T10:29:00Z">
                  <w:rPr>
                    <w:rStyle w:val="Hyperlink"/>
                    <w:i/>
                    <w:iCs/>
                    <w:lang w:val="vi-VN"/>
                  </w:rPr>
                </w:rPrChange>
              </w:rPr>
              <w:delText>ng là nh</w:delText>
            </w:r>
            <w:r w:rsidRPr="00863667" w:rsidDel="00EB329A">
              <w:rPr>
                <w:rFonts w:ascii="iCiel Avenir LT Std 35 Light" w:hAnsi="iCiel Avenir LT Std 35 Light"/>
                <w:rPrChange w:id="1256" w:author="An Tran, ACA (BUV)" w:date="2024-09-13T17:29:00Z" w16du:dateUtc="2024-09-13T10:29:00Z">
                  <w:rPr>
                    <w:rStyle w:val="Hyperlink"/>
                    <w:rFonts w:cs="Calibri"/>
                    <w:i/>
                    <w:iCs/>
                    <w:lang w:val="vi-VN"/>
                  </w:rPr>
                </w:rPrChange>
              </w:rPr>
              <w:delText>ữ</w:delText>
            </w:r>
            <w:r w:rsidRPr="00863667" w:rsidDel="00EB329A">
              <w:rPr>
                <w:rFonts w:ascii="iCiel Avenir LT Std 35 Light" w:hAnsi="iCiel Avenir LT Std 35 Light"/>
                <w:rPrChange w:id="1257" w:author="An Tran, ACA (BUV)" w:date="2024-09-13T17:29:00Z" w16du:dateUtc="2024-09-13T10:29:00Z">
                  <w:rPr>
                    <w:rStyle w:val="Hyperlink"/>
                    <w:i/>
                    <w:iCs/>
                    <w:lang w:val="vi-VN"/>
                  </w:rPr>
                </w:rPrChange>
              </w:rPr>
              <w:delText>ng công ty nào? N</w:delText>
            </w:r>
            <w:r w:rsidRPr="00863667" w:rsidDel="00EB329A">
              <w:rPr>
                <w:rFonts w:ascii="iCiel Avenir LT Std 35 Light" w:hAnsi="iCiel Avenir LT Std 35 Light"/>
                <w:rPrChange w:id="1258" w:author="An Tran, ACA (BUV)" w:date="2024-09-13T17:29:00Z" w16du:dateUtc="2024-09-13T10:29:00Z">
                  <w:rPr>
                    <w:rStyle w:val="Hyperlink"/>
                    <w:rFonts w:cs="Calibri"/>
                    <w:i/>
                    <w:iCs/>
                    <w:lang w:val="vi-VN"/>
                  </w:rPr>
                </w:rPrChange>
              </w:rPr>
              <w:delText>ế</w:delText>
            </w:r>
            <w:r w:rsidRPr="00863667" w:rsidDel="00EB329A">
              <w:rPr>
                <w:rFonts w:ascii="iCiel Avenir LT Std 35 Light" w:hAnsi="iCiel Avenir LT Std 35 Light"/>
                <w:rPrChange w:id="1259" w:author="An Tran, ACA (BUV)" w:date="2024-09-13T17:29:00Z" w16du:dateUtc="2024-09-13T10:29:00Z">
                  <w:rPr>
                    <w:rStyle w:val="Hyperlink"/>
                    <w:i/>
                    <w:iCs/>
                    <w:lang w:val="vi-VN"/>
                  </w:rPr>
                </w:rPrChange>
              </w:rPr>
              <w:delText>u các công ty ti</w:delText>
            </w:r>
            <w:r w:rsidRPr="00863667" w:rsidDel="00EB329A">
              <w:rPr>
                <w:rFonts w:ascii="iCiel Avenir LT Std 35 Light" w:hAnsi="iCiel Avenir LT Std 35 Light"/>
                <w:rPrChange w:id="1260" w:author="An Tran, ACA (BUV)" w:date="2024-09-13T17:29:00Z" w16du:dateUtc="2024-09-13T10:29:00Z">
                  <w:rPr>
                    <w:rStyle w:val="Hyperlink"/>
                    <w:rFonts w:cs="Calibri"/>
                    <w:i/>
                    <w:iCs/>
                    <w:lang w:val="vi-VN"/>
                  </w:rPr>
                </w:rPrChange>
              </w:rPr>
              <w:delText>ế</w:delText>
            </w:r>
            <w:r w:rsidRPr="00863667" w:rsidDel="00EB329A">
              <w:rPr>
                <w:rFonts w:ascii="iCiel Avenir LT Std 35 Light" w:hAnsi="iCiel Avenir LT Std 35 Light"/>
                <w:rPrChange w:id="1261" w:author="An Tran, ACA (BUV)" w:date="2024-09-13T17:29:00Z" w16du:dateUtc="2024-09-13T10:29:00Z">
                  <w:rPr>
                    <w:rStyle w:val="Hyperlink"/>
                    <w:i/>
                    <w:iCs/>
                    <w:lang w:val="vi-VN"/>
                  </w:rPr>
                </w:rPrChange>
              </w:rPr>
              <w:delText>p t</w:delText>
            </w:r>
            <w:r w:rsidRPr="00863667" w:rsidDel="00EB329A">
              <w:rPr>
                <w:rFonts w:ascii="iCiel Avenir LT Std 35 Light" w:hAnsi="iCiel Avenir LT Std 35 Light"/>
                <w:rPrChange w:id="1262" w:author="An Tran, ACA (BUV)" w:date="2024-09-13T17:29:00Z" w16du:dateUtc="2024-09-13T10:29:00Z">
                  <w:rPr>
                    <w:rStyle w:val="Hyperlink"/>
                    <w:rFonts w:cs="Calibri"/>
                    <w:i/>
                    <w:iCs/>
                    <w:lang w:val="vi-VN"/>
                  </w:rPr>
                </w:rPrChange>
              </w:rPr>
              <w:delText>ụ</w:delText>
            </w:r>
            <w:r w:rsidRPr="00863667" w:rsidDel="00EB329A">
              <w:rPr>
                <w:rFonts w:ascii="iCiel Avenir LT Std 35 Light" w:hAnsi="iCiel Avenir LT Std 35 Light"/>
                <w:rPrChange w:id="1263" w:author="An Tran, ACA (BUV)" w:date="2024-09-13T17:29:00Z" w16du:dateUtc="2024-09-13T10:29:00Z">
                  <w:rPr>
                    <w:rStyle w:val="Hyperlink"/>
                    <w:i/>
                    <w:iCs/>
                    <w:lang w:val="vi-VN"/>
                  </w:rPr>
                </w:rPrChange>
              </w:rPr>
              <w:delText>c làm vi</w:delText>
            </w:r>
            <w:r w:rsidRPr="00863667" w:rsidDel="00EB329A">
              <w:rPr>
                <w:rFonts w:ascii="iCiel Avenir LT Std 35 Light" w:hAnsi="iCiel Avenir LT Std 35 Light"/>
                <w:rPrChange w:id="1264" w:author="An Tran, ACA (BUV)" w:date="2024-09-13T17:29:00Z" w16du:dateUtc="2024-09-13T10:29:00Z">
                  <w:rPr>
                    <w:rStyle w:val="Hyperlink"/>
                    <w:rFonts w:cs="Calibri"/>
                    <w:i/>
                    <w:iCs/>
                    <w:lang w:val="vi-VN"/>
                  </w:rPr>
                </w:rPrChange>
              </w:rPr>
              <w:delText>ệ</w:delText>
            </w:r>
            <w:r w:rsidRPr="00863667" w:rsidDel="00EB329A">
              <w:rPr>
                <w:rFonts w:ascii="iCiel Avenir LT Std 35 Light" w:hAnsi="iCiel Avenir LT Std 35 Light"/>
                <w:rPrChange w:id="1265"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266" w:author="An Tran, ACA (BUV)" w:date="2024-09-13T17:29:00Z" w16du:dateUtc="2024-09-13T10:29:00Z">
                  <w:rPr>
                    <w:rStyle w:val="Hyperlink"/>
                    <w:rFonts w:cs="Calibri"/>
                    <w:i/>
                    <w:iCs/>
                    <w:lang w:val="vi-VN"/>
                  </w:rPr>
                </w:rPrChange>
              </w:rPr>
              <w:delText>ừ</w:delText>
            </w:r>
            <w:r w:rsidRPr="00863667" w:rsidDel="00EB329A">
              <w:rPr>
                <w:rFonts w:ascii="iCiel Avenir LT Std 35 Light" w:hAnsi="iCiel Avenir LT Std 35 Light"/>
                <w:rPrChange w:id="1267" w:author="An Tran, ACA (BUV)" w:date="2024-09-13T17:29:00Z" w16du:dateUtc="2024-09-13T10:29:00Z">
                  <w:rPr>
                    <w:rStyle w:val="Hyperlink"/>
                    <w:i/>
                    <w:iCs/>
                    <w:lang w:val="vi-VN"/>
                  </w:rPr>
                </w:rPrChange>
              </w:rPr>
              <w:delText xml:space="preserve"> xa do giãn cách thì sinh viên có th</w:delText>
            </w:r>
            <w:r w:rsidRPr="00863667" w:rsidDel="00EB329A">
              <w:rPr>
                <w:rFonts w:ascii="iCiel Avenir LT Std 35 Light" w:hAnsi="iCiel Avenir LT Std 35 Light"/>
                <w:rPrChange w:id="1268" w:author="An Tran, ACA (BUV)" w:date="2024-09-13T17:29:00Z" w16du:dateUtc="2024-09-13T10:29:00Z">
                  <w:rPr>
                    <w:rStyle w:val="Hyperlink"/>
                    <w:rFonts w:cs="Calibri"/>
                    <w:i/>
                    <w:iCs/>
                    <w:lang w:val="vi-VN"/>
                  </w:rPr>
                </w:rPrChange>
              </w:rPr>
              <w:delText>ể</w:delText>
            </w:r>
            <w:r w:rsidRPr="00863667" w:rsidDel="00EB329A">
              <w:rPr>
                <w:rFonts w:ascii="iCiel Avenir LT Std 35 Light" w:hAnsi="iCiel Avenir LT Std 35 Light"/>
                <w:rPrChange w:id="1269" w:author="An Tran, ACA (BUV)" w:date="2024-09-13T17:29:00Z" w16du:dateUtc="2024-09-13T10:29:00Z">
                  <w:rPr>
                    <w:rStyle w:val="Hyperlink"/>
                    <w:i/>
                    <w:iCs/>
                    <w:lang w:val="vi-VN"/>
                  </w:rPr>
                </w:rPrChange>
              </w:rPr>
              <w:delText xml:space="preserve"> </w:delText>
            </w:r>
            <w:r w:rsidRPr="00863667" w:rsidDel="00EB329A">
              <w:rPr>
                <w:rFonts w:ascii="iCiel Avenir LT Std 35 Light" w:hAnsi="iCiel Avenir LT Std 35 Light"/>
                <w:rPrChange w:id="1270" w:author="An Tran, ACA (BUV)" w:date="2024-09-13T17:29:00Z" w16du:dateUtc="2024-09-13T10:29:00Z">
                  <w:rPr>
                    <w:rStyle w:val="Hyperlink"/>
                    <w:rFonts w:cs="Calibri"/>
                    <w:i/>
                    <w:iCs/>
                    <w:lang w:val="vi-VN"/>
                  </w:rPr>
                </w:rPrChange>
              </w:rPr>
              <w:delText>đ</w:delText>
            </w:r>
            <w:r w:rsidRPr="00863667" w:rsidDel="00EB329A">
              <w:rPr>
                <w:rFonts w:ascii="iCiel Avenir LT Std 35 Light" w:hAnsi="iCiel Avenir LT Std 35 Light"/>
                <w:rPrChange w:id="1271" w:author="An Tran, ACA (BUV)" w:date="2024-09-13T17:29:00Z" w16du:dateUtc="2024-09-13T10:29:00Z">
                  <w:rPr>
                    <w:rStyle w:val="Hyperlink"/>
                    <w:i/>
                    <w:iCs/>
                    <w:lang w:val="vi-VN"/>
                  </w:rPr>
                </w:rPrChange>
              </w:rPr>
              <w:delText>i th</w:delText>
            </w:r>
            <w:r w:rsidRPr="00863667" w:rsidDel="00EB329A">
              <w:rPr>
                <w:rFonts w:ascii="iCiel Avenir LT Std 35 Light" w:hAnsi="iCiel Avenir LT Std 35 Light"/>
                <w:rPrChange w:id="1272" w:author="An Tran, ACA (BUV)" w:date="2024-09-13T17:29:00Z" w16du:dateUtc="2024-09-13T10:29:00Z">
                  <w:rPr>
                    <w:rStyle w:val="Hyperlink"/>
                    <w:rFonts w:cs="Calibri"/>
                    <w:i/>
                    <w:iCs/>
                    <w:lang w:val="vi-VN"/>
                  </w:rPr>
                </w:rPrChange>
              </w:rPr>
              <w:delText>ự</w:delText>
            </w:r>
            <w:r w:rsidRPr="00863667" w:rsidDel="00EB329A">
              <w:rPr>
                <w:rFonts w:ascii="iCiel Avenir LT Std 35 Light" w:hAnsi="iCiel Avenir LT Std 35 Light"/>
                <w:rPrChange w:id="1273" w:author="An Tran, ACA (BUV)" w:date="2024-09-13T17:29:00Z" w16du:dateUtc="2024-09-13T10:29:00Z">
                  <w:rPr>
                    <w:rStyle w:val="Hyperlink"/>
                    <w:i/>
                    <w:iCs/>
                    <w:lang w:val="vi-VN"/>
                  </w:rPr>
                </w:rPrChange>
              </w:rPr>
              <w:delText>c t</w:delText>
            </w:r>
            <w:r w:rsidRPr="00863667" w:rsidDel="00EB329A">
              <w:rPr>
                <w:rFonts w:ascii="iCiel Avenir LT Std 35 Light" w:hAnsi="iCiel Avenir LT Std 35 Light"/>
                <w:rPrChange w:id="1274" w:author="An Tran, ACA (BUV)" w:date="2024-09-13T17:29:00Z" w16du:dateUtc="2024-09-13T10:29:00Z">
                  <w:rPr>
                    <w:rStyle w:val="Hyperlink"/>
                    <w:rFonts w:cs="Calibri"/>
                    <w:i/>
                    <w:iCs/>
                    <w:lang w:val="vi-VN"/>
                  </w:rPr>
                </w:rPrChange>
              </w:rPr>
              <w:delText>ậ</w:delText>
            </w:r>
            <w:r w:rsidRPr="00863667" w:rsidDel="00EB329A">
              <w:rPr>
                <w:rFonts w:ascii="iCiel Avenir LT Std 35 Light" w:hAnsi="iCiel Avenir LT Std 35 Light"/>
                <w:rPrChange w:id="1275" w:author="An Tran, ACA (BUV)" w:date="2024-09-13T17:29:00Z" w16du:dateUtc="2024-09-13T10:29:00Z">
                  <w:rPr>
                    <w:rStyle w:val="Hyperlink"/>
                    <w:i/>
                    <w:iCs/>
                    <w:lang w:val="vi-VN"/>
                  </w:rPr>
                </w:rPrChange>
              </w:rPr>
              <w:delText>p không?</w:delText>
            </w:r>
            <w:r w:rsidRPr="00863667" w:rsidDel="00EB329A">
              <w:rPr>
                <w:rFonts w:ascii="iCiel Avenir LT Std 35 Light" w:hAnsi="iCiel Avenir LT Std 35 Light"/>
                <w:webHidden/>
                <w:rPrChange w:id="127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277" w:author="An Tran, ACA (BUV)" w:date="2024-09-13T17:29:00Z" w16du:dateUtc="2024-09-13T10:29:00Z">
                  <w:rPr>
                    <w:webHidden/>
                  </w:rPr>
                </w:rPrChange>
              </w:rPr>
              <w:delText>107</w:delText>
            </w:r>
          </w:del>
        </w:p>
        <w:p w14:paraId="04493526" w14:textId="28748166" w:rsidR="00262D6E" w:rsidRPr="00863667" w:rsidDel="00EB329A" w:rsidRDefault="00262D6E">
          <w:pPr>
            <w:pStyle w:val="TOC2"/>
            <w:tabs>
              <w:tab w:val="left" w:pos="1540"/>
            </w:tabs>
            <w:rPr>
              <w:del w:id="127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279" w:author="An Tran, ACA (BUV)" w:date="2024-09-13T17:29:00Z" w16du:dateUtc="2024-09-13T10:29:00Z">
                <w:rPr>
                  <w:del w:id="1280" w:author="An Tran, ACA (BUV)" w:date="2024-09-12T23:47:00Z" w16du:dateUtc="2024-09-12T16:47:00Z"/>
                  <w:rFonts w:asciiTheme="minorHAnsi" w:eastAsiaTheme="minorEastAsia" w:hAnsiTheme="minorHAnsi" w:cstheme="minorBidi"/>
                  <w:kern w:val="2"/>
                  <w:lang w:eastAsia="en-US"/>
                  <w14:ligatures w14:val="standardContextual"/>
                </w:rPr>
              </w:rPrChange>
            </w:rPr>
          </w:pPr>
          <w:del w:id="1281" w:author="An Tran, ACA (BUV)" w:date="2024-09-12T23:47:00Z" w16du:dateUtc="2024-09-12T16:47:00Z">
            <w:r w:rsidRPr="00863667" w:rsidDel="00EB329A">
              <w:rPr>
                <w:rFonts w:ascii="iCiel Avenir LT Std 35 Light" w:hAnsi="iCiel Avenir LT Std 35 Light"/>
                <w:rPrChange w:id="1282" w:author="An Tran, ACA (BUV)" w:date="2024-09-13T17:29:00Z" w16du:dateUtc="2024-09-13T10:29:00Z">
                  <w:rPr>
                    <w:rStyle w:val="Hyperlink"/>
                    <w:bCs/>
                    <w:lang w:val="vi-VN"/>
                  </w:rPr>
                </w:rPrChange>
              </w:rPr>
              <w:delText>12.</w:delText>
            </w:r>
            <w:r w:rsidRPr="00863667" w:rsidDel="00EB329A">
              <w:rPr>
                <w:rFonts w:ascii="iCiel Avenir LT Std 35 Light" w:eastAsiaTheme="minorEastAsia" w:hAnsi="iCiel Avenir LT Std 35 Light" w:cstheme="minorBidi"/>
                <w:kern w:val="2"/>
                <w:lang w:eastAsia="en-US"/>
                <w14:ligatures w14:val="standardContextual"/>
                <w:rPrChange w:id="128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284" w:author="An Tran, ACA (BUV)" w:date="2024-09-13T17:29:00Z" w16du:dateUtc="2024-09-13T10:29:00Z">
                  <w:rPr>
                    <w:rStyle w:val="Hyperlink"/>
                    <w:lang w:val="vi-VN"/>
                  </w:rPr>
                </w:rPrChange>
              </w:rPr>
              <w:delText>How does BUV evaluate companies/organisations to send students for internship? Will BUV check in on students' performance &amp; working environment during their internship to ensure fairness and safety?</w:delText>
            </w:r>
            <w:r w:rsidRPr="00863667" w:rsidDel="00EB329A">
              <w:rPr>
                <w:rFonts w:ascii="iCiel Avenir LT Std 35 Light" w:hAnsi="iCiel Avenir LT Std 35 Light"/>
                <w:rPrChange w:id="1285" w:author="An Tran, ACA (BUV)" w:date="2024-09-13T17:29:00Z" w16du:dateUtc="2024-09-13T10:29:00Z">
                  <w:rPr>
                    <w:rStyle w:val="Hyperlink"/>
                    <w:i/>
                    <w:iCs/>
                    <w:lang w:val="vi-VN"/>
                  </w:rPr>
                </w:rPrChange>
              </w:rPr>
              <w:delText xml:space="preserve"> / BUV đánh giá các doanh nghiệp như thế nào trước khi gửi sinh viên đi thực tập. BUV có kiểm tra môi trường làm việc của sinh viên trong quá trình thực tập hay không?</w:delText>
            </w:r>
            <w:r w:rsidRPr="00863667" w:rsidDel="00EB329A">
              <w:rPr>
                <w:rFonts w:ascii="iCiel Avenir LT Std 35 Light" w:hAnsi="iCiel Avenir LT Std 35 Light"/>
                <w:webHidden/>
                <w:rPrChange w:id="128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287" w:author="An Tran, ACA (BUV)" w:date="2024-09-13T17:29:00Z" w16du:dateUtc="2024-09-13T10:29:00Z">
                  <w:rPr>
                    <w:webHidden/>
                  </w:rPr>
                </w:rPrChange>
              </w:rPr>
              <w:delText>109</w:delText>
            </w:r>
          </w:del>
        </w:p>
        <w:p w14:paraId="07889666" w14:textId="66A6578C" w:rsidR="00262D6E" w:rsidRPr="00863667" w:rsidDel="00EB329A" w:rsidRDefault="00262D6E">
          <w:pPr>
            <w:pStyle w:val="TOC2"/>
            <w:tabs>
              <w:tab w:val="left" w:pos="1540"/>
            </w:tabs>
            <w:rPr>
              <w:del w:id="128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289" w:author="An Tran, ACA (BUV)" w:date="2024-09-13T17:29:00Z" w16du:dateUtc="2024-09-13T10:29:00Z">
                <w:rPr>
                  <w:del w:id="1290" w:author="An Tran, ACA (BUV)" w:date="2024-09-12T23:47:00Z" w16du:dateUtc="2024-09-12T16:47:00Z"/>
                  <w:rFonts w:asciiTheme="minorHAnsi" w:eastAsiaTheme="minorEastAsia" w:hAnsiTheme="minorHAnsi" w:cstheme="minorBidi"/>
                  <w:kern w:val="2"/>
                  <w:lang w:eastAsia="en-US"/>
                  <w14:ligatures w14:val="standardContextual"/>
                </w:rPr>
              </w:rPrChange>
            </w:rPr>
          </w:pPr>
          <w:del w:id="1291" w:author="An Tran, ACA (BUV)" w:date="2024-09-12T23:47:00Z" w16du:dateUtc="2024-09-12T16:47:00Z">
            <w:r w:rsidRPr="00863667" w:rsidDel="00EB329A">
              <w:rPr>
                <w:rFonts w:ascii="iCiel Avenir LT Std 35 Light" w:hAnsi="iCiel Avenir LT Std 35 Light"/>
                <w:rPrChange w:id="1292" w:author="An Tran, ACA (BUV)" w:date="2024-09-13T17:29:00Z" w16du:dateUtc="2024-09-13T10:29:00Z">
                  <w:rPr>
                    <w:rStyle w:val="Hyperlink"/>
                    <w:bCs/>
                    <w:lang w:val="vi-VN"/>
                  </w:rPr>
                </w:rPrChange>
              </w:rPr>
              <w:delText>13.</w:delText>
            </w:r>
            <w:r w:rsidRPr="00863667" w:rsidDel="00EB329A">
              <w:rPr>
                <w:rFonts w:ascii="iCiel Avenir LT Std 35 Light" w:eastAsiaTheme="minorEastAsia" w:hAnsi="iCiel Avenir LT Std 35 Light" w:cstheme="minorBidi"/>
                <w:kern w:val="2"/>
                <w:lang w:eastAsia="en-US"/>
                <w14:ligatures w14:val="standardContextual"/>
                <w:rPrChange w:id="129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294" w:author="An Tran, ACA (BUV)" w:date="2024-09-13T17:29:00Z" w16du:dateUtc="2024-09-13T10:29:00Z">
                  <w:rPr>
                    <w:rStyle w:val="Hyperlink"/>
                    <w:lang w:val="vi-VN"/>
                  </w:rPr>
                </w:rPrChange>
              </w:rPr>
              <w:delText>Does BUV and partnered companies/organisations have plans to conduct the internship and training programme to offer full-time recruitment for students after graduation?</w:delText>
            </w:r>
            <w:r w:rsidRPr="00863667" w:rsidDel="00EB329A">
              <w:rPr>
                <w:rFonts w:ascii="iCiel Avenir LT Std 35 Light" w:hAnsi="iCiel Avenir LT Std 35 Light"/>
                <w:rPrChange w:id="1295" w:author="An Tran, ACA (BUV)" w:date="2024-09-13T17:29:00Z" w16du:dateUtc="2024-09-13T10:29:00Z">
                  <w:rPr>
                    <w:rStyle w:val="Hyperlink"/>
                    <w:i/>
                    <w:iCs/>
                    <w:lang w:val="vi-VN"/>
                  </w:rPr>
                </w:rPrChange>
              </w:rPr>
              <w:delText xml:space="preserve"> BUV và các đối tác có quan hệ chiến lược lâu dài trong kế hoạch tuyển thực tập sinh và sau đó là tuyển dụng các vị trí chính thức cho sinh viên sau khi tốt nghiệp hay không?</w:delText>
            </w:r>
            <w:r w:rsidRPr="00863667" w:rsidDel="00EB329A">
              <w:rPr>
                <w:rFonts w:ascii="iCiel Avenir LT Std 35 Light" w:hAnsi="iCiel Avenir LT Std 35 Light"/>
                <w:webHidden/>
                <w:rPrChange w:id="129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297" w:author="An Tran, ACA (BUV)" w:date="2024-09-13T17:29:00Z" w16du:dateUtc="2024-09-13T10:29:00Z">
                  <w:rPr>
                    <w:webHidden/>
                  </w:rPr>
                </w:rPrChange>
              </w:rPr>
              <w:delText>110</w:delText>
            </w:r>
          </w:del>
        </w:p>
        <w:p w14:paraId="1DFE853F" w14:textId="6B2CA64F" w:rsidR="00262D6E" w:rsidRPr="00863667" w:rsidDel="00EB329A" w:rsidRDefault="00262D6E">
          <w:pPr>
            <w:pStyle w:val="TOC2"/>
            <w:tabs>
              <w:tab w:val="left" w:pos="1540"/>
            </w:tabs>
            <w:rPr>
              <w:del w:id="129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299" w:author="An Tran, ACA (BUV)" w:date="2024-09-13T17:29:00Z" w16du:dateUtc="2024-09-13T10:29:00Z">
                <w:rPr>
                  <w:del w:id="1300" w:author="An Tran, ACA (BUV)" w:date="2024-09-12T23:47:00Z" w16du:dateUtc="2024-09-12T16:47:00Z"/>
                  <w:rFonts w:asciiTheme="minorHAnsi" w:eastAsiaTheme="minorEastAsia" w:hAnsiTheme="minorHAnsi" w:cstheme="minorBidi"/>
                  <w:kern w:val="2"/>
                  <w:lang w:eastAsia="en-US"/>
                  <w14:ligatures w14:val="standardContextual"/>
                </w:rPr>
              </w:rPrChange>
            </w:rPr>
          </w:pPr>
          <w:del w:id="1301" w:author="An Tran, ACA (BUV)" w:date="2024-09-12T23:47:00Z" w16du:dateUtc="2024-09-12T16:47:00Z">
            <w:r w:rsidRPr="00863667" w:rsidDel="00EB329A">
              <w:rPr>
                <w:rFonts w:ascii="iCiel Avenir LT Std 35 Light" w:hAnsi="iCiel Avenir LT Std 35 Light"/>
                <w:rPrChange w:id="1302" w:author="An Tran, ACA (BUV)" w:date="2024-09-13T17:29:00Z" w16du:dateUtc="2024-09-13T10:29:00Z">
                  <w:rPr>
                    <w:rStyle w:val="Hyperlink"/>
                    <w:bCs/>
                    <w:lang w:val="vi-VN"/>
                  </w:rPr>
                </w:rPrChange>
              </w:rPr>
              <w:delText>14.</w:delText>
            </w:r>
            <w:r w:rsidRPr="00863667" w:rsidDel="00EB329A">
              <w:rPr>
                <w:rFonts w:ascii="iCiel Avenir LT Std 35 Light" w:eastAsiaTheme="minorEastAsia" w:hAnsi="iCiel Avenir LT Std 35 Light" w:cstheme="minorBidi"/>
                <w:kern w:val="2"/>
                <w:lang w:eastAsia="en-US"/>
                <w14:ligatures w14:val="standardContextual"/>
                <w:rPrChange w:id="130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304" w:author="An Tran, ACA (BUV)" w:date="2024-09-13T17:29:00Z" w16du:dateUtc="2024-09-13T10:29:00Z">
                  <w:rPr>
                    <w:rStyle w:val="Hyperlink"/>
                    <w:lang w:val="vi-VN"/>
                  </w:rPr>
                </w:rPrChange>
              </w:rPr>
              <w:delText xml:space="preserve">What kind of extra-curricular classes and short courses can students register and when? Do we have to pay course fee for those? / </w:delText>
            </w:r>
            <w:r w:rsidRPr="00863667" w:rsidDel="00EB329A">
              <w:rPr>
                <w:rFonts w:ascii="iCiel Avenir LT Std 35 Light" w:hAnsi="iCiel Avenir LT Std 35 Light"/>
                <w:rPrChange w:id="1305" w:author="An Tran, ACA (BUV)" w:date="2024-09-13T17:29:00Z" w16du:dateUtc="2024-09-13T10:29:00Z">
                  <w:rPr>
                    <w:rStyle w:val="Hyperlink"/>
                    <w:i/>
                    <w:iCs/>
                    <w:lang w:val="vi-VN"/>
                  </w:rPr>
                </w:rPrChange>
              </w:rPr>
              <w:delText>BUV cung cấp các lớp học ngoại khóa và khóa học ngắn nào và vào lúc nào? Sinh viên có cần trả học phí cho các khóa học này không?</w:delText>
            </w:r>
            <w:r w:rsidRPr="00863667" w:rsidDel="00EB329A">
              <w:rPr>
                <w:rFonts w:ascii="iCiel Avenir LT Std 35 Light" w:hAnsi="iCiel Avenir LT Std 35 Light"/>
                <w:webHidden/>
                <w:rPrChange w:id="130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307" w:author="An Tran, ACA (BUV)" w:date="2024-09-13T17:29:00Z" w16du:dateUtc="2024-09-13T10:29:00Z">
                  <w:rPr>
                    <w:webHidden/>
                  </w:rPr>
                </w:rPrChange>
              </w:rPr>
              <w:delText>111</w:delText>
            </w:r>
          </w:del>
        </w:p>
        <w:p w14:paraId="484A9296" w14:textId="41EEC517" w:rsidR="00262D6E" w:rsidRPr="00863667" w:rsidDel="00EB329A" w:rsidRDefault="00262D6E">
          <w:pPr>
            <w:pStyle w:val="TOC2"/>
            <w:tabs>
              <w:tab w:val="left" w:pos="1540"/>
            </w:tabs>
            <w:rPr>
              <w:del w:id="130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309" w:author="An Tran, ACA (BUV)" w:date="2024-09-13T17:29:00Z" w16du:dateUtc="2024-09-13T10:29:00Z">
                <w:rPr>
                  <w:del w:id="1310" w:author="An Tran, ACA (BUV)" w:date="2024-09-12T23:47:00Z" w16du:dateUtc="2024-09-12T16:47:00Z"/>
                  <w:rFonts w:asciiTheme="minorHAnsi" w:eastAsiaTheme="minorEastAsia" w:hAnsiTheme="minorHAnsi" w:cstheme="minorBidi"/>
                  <w:kern w:val="2"/>
                  <w:lang w:eastAsia="en-US"/>
                  <w14:ligatures w14:val="standardContextual"/>
                </w:rPr>
              </w:rPrChange>
            </w:rPr>
          </w:pPr>
          <w:del w:id="1311" w:author="An Tran, ACA (BUV)" w:date="2024-09-12T23:47:00Z" w16du:dateUtc="2024-09-12T16:47:00Z">
            <w:r w:rsidRPr="00863667" w:rsidDel="00EB329A">
              <w:rPr>
                <w:rFonts w:ascii="iCiel Avenir LT Std 35 Light" w:hAnsi="iCiel Avenir LT Std 35 Light"/>
                <w:rPrChange w:id="1312" w:author="An Tran, ACA (BUV)" w:date="2024-09-13T17:29:00Z" w16du:dateUtc="2024-09-13T10:29:00Z">
                  <w:rPr>
                    <w:rStyle w:val="Hyperlink"/>
                    <w:bCs/>
                    <w:lang w:val="vi-VN"/>
                  </w:rPr>
                </w:rPrChange>
              </w:rPr>
              <w:delText>15.</w:delText>
            </w:r>
            <w:r w:rsidRPr="00863667" w:rsidDel="00EB329A">
              <w:rPr>
                <w:rFonts w:ascii="iCiel Avenir LT Std 35 Light" w:eastAsiaTheme="minorEastAsia" w:hAnsi="iCiel Avenir LT Std 35 Light" w:cstheme="minorBidi"/>
                <w:kern w:val="2"/>
                <w:lang w:eastAsia="en-US"/>
                <w14:ligatures w14:val="standardContextual"/>
                <w:rPrChange w:id="131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314" w:author="An Tran, ACA (BUV)" w:date="2024-09-13T17:29:00Z" w16du:dateUtc="2024-09-13T10:29:00Z">
                  <w:rPr>
                    <w:rStyle w:val="Hyperlink"/>
                    <w:lang w:val="vi-VN"/>
                  </w:rPr>
                </w:rPrChange>
              </w:rPr>
              <w:delText xml:space="preserve">Where to get support when students have concerns about their wellbeing and personal life? Who can parents/students contact if students need help with stress and anxiety at school? </w:delText>
            </w:r>
            <w:r w:rsidRPr="00863667" w:rsidDel="00EB329A">
              <w:rPr>
                <w:rFonts w:ascii="iCiel Avenir LT Std 35 Light" w:hAnsi="iCiel Avenir LT Std 35 Light"/>
                <w:rPrChange w:id="1315" w:author="An Tran, ACA (BUV)" w:date="2024-09-13T17:29:00Z" w16du:dateUtc="2024-09-13T10:29:00Z">
                  <w:rPr>
                    <w:rStyle w:val="Hyperlink"/>
                    <w:i/>
                    <w:iCs/>
                    <w:lang w:val="vi-VN"/>
                  </w:rPr>
                </w:rPrChange>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r w:rsidRPr="00863667" w:rsidDel="00EB329A">
              <w:rPr>
                <w:rFonts w:ascii="iCiel Avenir LT Std 35 Light" w:hAnsi="iCiel Avenir LT Std 35 Light"/>
                <w:webHidden/>
                <w:rPrChange w:id="131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317" w:author="An Tran, ACA (BUV)" w:date="2024-09-13T17:29:00Z" w16du:dateUtc="2024-09-13T10:29:00Z">
                  <w:rPr>
                    <w:webHidden/>
                  </w:rPr>
                </w:rPrChange>
              </w:rPr>
              <w:delText>115</w:delText>
            </w:r>
          </w:del>
        </w:p>
        <w:p w14:paraId="6FE65004" w14:textId="5AB3D21D" w:rsidR="00262D6E" w:rsidRPr="00863667" w:rsidDel="00EB329A" w:rsidRDefault="00262D6E">
          <w:pPr>
            <w:pStyle w:val="TOC2"/>
            <w:tabs>
              <w:tab w:val="left" w:pos="1540"/>
            </w:tabs>
            <w:rPr>
              <w:del w:id="131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319" w:author="An Tran, ACA (BUV)" w:date="2024-09-13T17:29:00Z" w16du:dateUtc="2024-09-13T10:29:00Z">
                <w:rPr>
                  <w:del w:id="1320" w:author="An Tran, ACA (BUV)" w:date="2024-09-12T23:47:00Z" w16du:dateUtc="2024-09-12T16:47:00Z"/>
                  <w:rFonts w:asciiTheme="minorHAnsi" w:eastAsiaTheme="minorEastAsia" w:hAnsiTheme="minorHAnsi" w:cstheme="minorBidi"/>
                  <w:kern w:val="2"/>
                  <w:lang w:eastAsia="en-US"/>
                  <w14:ligatures w14:val="standardContextual"/>
                </w:rPr>
              </w:rPrChange>
            </w:rPr>
          </w:pPr>
          <w:del w:id="1321" w:author="An Tran, ACA (BUV)" w:date="2024-09-12T23:47:00Z" w16du:dateUtc="2024-09-12T16:47:00Z">
            <w:r w:rsidRPr="00863667" w:rsidDel="00EB329A">
              <w:rPr>
                <w:rFonts w:ascii="iCiel Avenir LT Std 35 Light" w:hAnsi="iCiel Avenir LT Std 35 Light"/>
                <w:rPrChange w:id="1322" w:author="An Tran, ACA (BUV)" w:date="2024-09-13T17:29:00Z" w16du:dateUtc="2024-09-13T10:29:00Z">
                  <w:rPr>
                    <w:rStyle w:val="Hyperlink"/>
                    <w:bCs/>
                    <w:lang w:val="vi-VN"/>
                  </w:rPr>
                </w:rPrChange>
              </w:rPr>
              <w:delText>16.</w:delText>
            </w:r>
            <w:r w:rsidRPr="00863667" w:rsidDel="00EB329A">
              <w:rPr>
                <w:rFonts w:ascii="iCiel Avenir LT Std 35 Light" w:eastAsiaTheme="minorEastAsia" w:hAnsi="iCiel Avenir LT Std 35 Light" w:cstheme="minorBidi"/>
                <w:kern w:val="2"/>
                <w:lang w:eastAsia="en-US"/>
                <w14:ligatures w14:val="standardContextual"/>
                <w:rPrChange w:id="132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324" w:author="An Tran, ACA (BUV)" w:date="2024-09-13T17:29:00Z" w16du:dateUtc="2024-09-13T10:29:00Z">
                  <w:rPr>
                    <w:rStyle w:val="Hyperlink"/>
                    <w:lang w:val="vi-VN"/>
                  </w:rPr>
                </w:rPrChange>
              </w:rPr>
              <w:delText xml:space="preserve">What is the Personal and Social Growth (PSG) Programme and what are the criteria to complete the programme?  / </w:delText>
            </w:r>
            <w:r w:rsidRPr="00863667" w:rsidDel="00EB329A">
              <w:rPr>
                <w:rFonts w:ascii="iCiel Avenir LT Std 35 Light" w:hAnsi="iCiel Avenir LT Std 35 Light"/>
                <w:rPrChange w:id="1325" w:author="An Tran, ACA (BUV)" w:date="2024-09-13T17:29:00Z" w16du:dateUtc="2024-09-13T10:29:00Z">
                  <w:rPr>
                    <w:rStyle w:val="Hyperlink"/>
                    <w:i/>
                    <w:iCs/>
                    <w:lang w:val="vi-VN"/>
                  </w:rPr>
                </w:rPrChange>
              </w:rPr>
              <w:delText>Chương trình Nâng cao Năng lực Cá nhân và Kỹ năng Xã hội (PSG) là gì và các điều kiện hoàn thành chương trình là gì?</w:delText>
            </w:r>
            <w:r w:rsidRPr="00863667" w:rsidDel="00EB329A">
              <w:rPr>
                <w:rFonts w:ascii="iCiel Avenir LT Std 35 Light" w:hAnsi="iCiel Avenir LT Std 35 Light"/>
                <w:webHidden/>
                <w:rPrChange w:id="132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327" w:author="An Tran, ACA (BUV)" w:date="2024-09-13T17:29:00Z" w16du:dateUtc="2024-09-13T10:29:00Z">
                  <w:rPr>
                    <w:webHidden/>
                  </w:rPr>
                </w:rPrChange>
              </w:rPr>
              <w:delText>116</w:delText>
            </w:r>
          </w:del>
        </w:p>
        <w:p w14:paraId="7198AD40" w14:textId="7ED5DC6A" w:rsidR="00262D6E" w:rsidRPr="00863667" w:rsidDel="00EB329A" w:rsidRDefault="00262D6E">
          <w:pPr>
            <w:pStyle w:val="TOC2"/>
            <w:tabs>
              <w:tab w:val="left" w:pos="1540"/>
            </w:tabs>
            <w:rPr>
              <w:del w:id="1328" w:author="An Tran, ACA (BUV)" w:date="2024-09-12T23:47:00Z" w16du:dateUtc="2024-09-12T16:47:00Z"/>
              <w:rFonts w:ascii="iCiel Avenir LT Std 35 Light" w:eastAsiaTheme="minorEastAsia" w:hAnsi="iCiel Avenir LT Std 35 Light" w:cstheme="minorBidi"/>
              <w:kern w:val="2"/>
              <w:lang w:eastAsia="en-US"/>
              <w14:ligatures w14:val="standardContextual"/>
              <w:rPrChange w:id="1329" w:author="An Tran, ACA (BUV)" w:date="2024-09-13T17:29:00Z" w16du:dateUtc="2024-09-13T10:29:00Z">
                <w:rPr>
                  <w:del w:id="1330" w:author="An Tran, ACA (BUV)" w:date="2024-09-12T23:47:00Z" w16du:dateUtc="2024-09-12T16:47:00Z"/>
                  <w:rFonts w:asciiTheme="minorHAnsi" w:eastAsiaTheme="minorEastAsia" w:hAnsiTheme="minorHAnsi" w:cstheme="minorBidi"/>
                  <w:kern w:val="2"/>
                  <w:lang w:eastAsia="en-US"/>
                  <w14:ligatures w14:val="standardContextual"/>
                </w:rPr>
              </w:rPrChange>
            </w:rPr>
          </w:pPr>
          <w:del w:id="1331" w:author="An Tran, ACA (BUV)" w:date="2024-09-12T23:47:00Z" w16du:dateUtc="2024-09-12T16:47:00Z">
            <w:r w:rsidRPr="00863667" w:rsidDel="00EB329A">
              <w:rPr>
                <w:rFonts w:ascii="iCiel Avenir LT Std 35 Light" w:hAnsi="iCiel Avenir LT Std 35 Light"/>
                <w:rPrChange w:id="1332" w:author="An Tran, ACA (BUV)" w:date="2024-09-13T17:29:00Z" w16du:dateUtc="2024-09-13T10:29:00Z">
                  <w:rPr>
                    <w:rStyle w:val="Hyperlink"/>
                    <w:bCs/>
                    <w:lang w:val="vi-VN"/>
                  </w:rPr>
                </w:rPrChange>
              </w:rPr>
              <w:delText>17.</w:delText>
            </w:r>
            <w:r w:rsidRPr="00863667" w:rsidDel="00EB329A">
              <w:rPr>
                <w:rFonts w:ascii="iCiel Avenir LT Std 35 Light" w:eastAsiaTheme="minorEastAsia" w:hAnsi="iCiel Avenir LT Std 35 Light" w:cstheme="minorBidi"/>
                <w:kern w:val="2"/>
                <w:lang w:eastAsia="en-US"/>
                <w14:ligatures w14:val="standardContextual"/>
                <w:rPrChange w:id="1333" w:author="An Tran, ACA (BUV)" w:date="2024-09-13T17:29:00Z" w16du:dateUtc="2024-09-13T10:29:00Z">
                  <w:rPr>
                    <w:rFonts w:asciiTheme="minorHAnsi" w:eastAsiaTheme="minorEastAsia" w:hAnsiTheme="minorHAnsi" w:cstheme="minorBidi"/>
                    <w:kern w:val="2"/>
                    <w:lang w:eastAsia="en-US"/>
                    <w14:ligatures w14:val="standardContextual"/>
                  </w:rPr>
                </w:rPrChange>
              </w:rPr>
              <w:tab/>
            </w:r>
            <w:r w:rsidRPr="00863667" w:rsidDel="00EB329A">
              <w:rPr>
                <w:rFonts w:ascii="iCiel Avenir LT Std 35 Light" w:hAnsi="iCiel Avenir LT Std 35 Light"/>
                <w:rPrChange w:id="1334" w:author="An Tran, ACA (BUV)" w:date="2024-09-13T17:29:00Z" w16du:dateUtc="2024-09-13T10:29:00Z">
                  <w:rPr>
                    <w:rStyle w:val="Hyperlink"/>
                    <w:lang w:val="vi-VN"/>
                  </w:rPr>
                </w:rPrChange>
              </w:rPr>
              <w:delText xml:space="preserve">How can students track my PSG activity records and PSG points? / </w:delText>
            </w:r>
            <w:r w:rsidRPr="00863667" w:rsidDel="00EB329A">
              <w:rPr>
                <w:rFonts w:ascii="iCiel Avenir LT Std 35 Light" w:hAnsi="iCiel Avenir LT Std 35 Light"/>
                <w:rPrChange w:id="1335" w:author="An Tran, ACA (BUV)" w:date="2024-09-13T17:29:00Z" w16du:dateUtc="2024-09-13T10:29:00Z">
                  <w:rPr>
                    <w:rStyle w:val="Hyperlink"/>
                    <w:i/>
                    <w:iCs/>
                    <w:lang w:val="vi-VN"/>
                  </w:rPr>
                </w:rPrChange>
              </w:rPr>
              <w:delText>Làm thế nào để sinh viên theo dõi lịch sử hoạt động PSG đã tham gia và điểm PSG?</w:delText>
            </w:r>
            <w:r w:rsidRPr="00863667" w:rsidDel="00EB329A">
              <w:rPr>
                <w:rFonts w:ascii="iCiel Avenir LT Std 35 Light" w:hAnsi="iCiel Avenir LT Std 35 Light"/>
                <w:webHidden/>
                <w:rPrChange w:id="1336" w:author="An Tran, ACA (BUV)" w:date="2024-09-13T17:29:00Z" w16du:dateUtc="2024-09-13T10:29:00Z">
                  <w:rPr>
                    <w:webHidden/>
                  </w:rPr>
                </w:rPrChange>
              </w:rPr>
              <w:tab/>
            </w:r>
            <w:r w:rsidR="004A3396" w:rsidRPr="00863667" w:rsidDel="00EB329A">
              <w:rPr>
                <w:rFonts w:ascii="iCiel Avenir LT Std 35 Light" w:hAnsi="iCiel Avenir LT Std 35 Light"/>
                <w:webHidden/>
                <w:rPrChange w:id="1337" w:author="An Tran, ACA (BUV)" w:date="2024-09-13T17:29:00Z" w16du:dateUtc="2024-09-13T10:29:00Z">
                  <w:rPr>
                    <w:webHidden/>
                  </w:rPr>
                </w:rPrChange>
              </w:rPr>
              <w:delText>119</w:delText>
            </w:r>
          </w:del>
        </w:p>
        <w:p w14:paraId="2B1E6F99" w14:textId="093B5D93" w:rsidR="00BD1548" w:rsidRPr="00863667" w:rsidRDefault="00265A85" w:rsidP="003E1B62">
          <w:pPr>
            <w:tabs>
              <w:tab w:val="center" w:pos="4961"/>
            </w:tabs>
            <w:ind w:firstLine="0"/>
            <w:rPr>
              <w:rFonts w:ascii="iCiel Avenir LT Std 35 Light" w:hAnsi="iCiel Avenir LT Std 35 Light"/>
              <w:b/>
              <w:bCs/>
              <w:noProof/>
              <w:sz w:val="22"/>
              <w:szCs w:val="22"/>
              <w:lang w:val="vi-VN"/>
            </w:rPr>
          </w:pPr>
          <w:r w:rsidRPr="00863667">
            <w:rPr>
              <w:rFonts w:ascii="iCiel Avenir LT Std 35 Light" w:hAnsi="iCiel Avenir LT Std 35 Light"/>
              <w:b/>
              <w:bCs/>
              <w:noProof/>
              <w:lang w:val="vi-VN"/>
            </w:rPr>
            <w:fldChar w:fldCharType="end"/>
          </w:r>
        </w:p>
      </w:sdtContent>
    </w:sdt>
    <w:p w14:paraId="7C746E3E" w14:textId="77777777" w:rsidR="00580825" w:rsidRPr="00863667" w:rsidRDefault="00580825" w:rsidP="003E1B62">
      <w:pPr>
        <w:rPr>
          <w:rFonts w:ascii="iCiel Avenir LT Std 35 Light" w:eastAsiaTheme="majorEastAsia" w:hAnsi="iCiel Avenir LT Std 35 Light" w:cs="Arial"/>
          <w:b/>
          <w:color w:val="2F5496" w:themeColor="accent1" w:themeShade="BF"/>
          <w:sz w:val="32"/>
          <w:szCs w:val="32"/>
          <w:lang w:val="vi-VN" w:eastAsia="ko-KR"/>
        </w:rPr>
      </w:pPr>
      <w:r w:rsidRPr="00863667">
        <w:rPr>
          <w:rFonts w:ascii="iCiel Avenir LT Std 35 Light" w:hAnsi="iCiel Avenir LT Std 35 Light" w:cs="Arial"/>
          <w:sz w:val="32"/>
          <w:lang w:val="vi-VN"/>
        </w:rPr>
        <w:br w:type="page"/>
      </w:r>
    </w:p>
    <w:p w14:paraId="2571A051" w14:textId="150BB03A" w:rsidR="00BF43A2" w:rsidRPr="00863667" w:rsidRDefault="00BF43A2"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32"/>
          <w:lang w:val="vi-VN"/>
        </w:rPr>
      </w:pPr>
      <w:bookmarkStart w:id="1338" w:name="_Toc177143717"/>
      <w:r w:rsidRPr="00863667">
        <w:rPr>
          <w:rFonts w:ascii="iCiel Avenir LT Std 35 Light" w:hAnsi="iCiel Avenir LT Std 35 Light" w:cs="Arial"/>
          <w:sz w:val="32"/>
          <w:lang w:val="vi-VN"/>
        </w:rPr>
        <w:lastRenderedPageBreak/>
        <w:t>ACADEMIC AND STUDENT OPERATIONS</w:t>
      </w:r>
      <w:bookmarkEnd w:id="1338"/>
    </w:p>
    <w:p w14:paraId="131FFB8D" w14:textId="29155869" w:rsidR="00BF43A2" w:rsidRPr="00863667"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339" w:name="_Toc108099090"/>
      <w:bookmarkStart w:id="1340" w:name="_Toc113975344"/>
      <w:bookmarkStart w:id="1341" w:name="_Toc113975861"/>
      <w:bookmarkStart w:id="1342" w:name="_Toc114065541"/>
      <w:bookmarkStart w:id="1343" w:name="_Toc114065785"/>
      <w:bookmarkStart w:id="1344" w:name="_Toc114219955"/>
      <w:bookmarkStart w:id="1345" w:name="_Toc114220232"/>
      <w:bookmarkStart w:id="1346" w:name="_Toc114220503"/>
      <w:bookmarkStart w:id="1347" w:name="_Toc114220774"/>
      <w:bookmarkStart w:id="1348" w:name="_Toc114221053"/>
      <w:bookmarkStart w:id="1349" w:name="_Toc114226744"/>
      <w:bookmarkStart w:id="1350" w:name="_Toc114227015"/>
      <w:bookmarkStart w:id="1351" w:name="_Toc114227286"/>
      <w:bookmarkStart w:id="1352" w:name="_Toc114228092"/>
      <w:bookmarkStart w:id="1353" w:name="_Toc114228363"/>
      <w:bookmarkStart w:id="1354" w:name="_Toc114228636"/>
      <w:bookmarkStart w:id="1355" w:name="_Toc17714371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r w:rsidRPr="00863667">
        <w:rPr>
          <w:rFonts w:cs="Arial"/>
          <w:szCs w:val="22"/>
          <w:lang w:val="vi-VN"/>
        </w:rPr>
        <w:t xml:space="preserve">How can students/parents get </w:t>
      </w:r>
      <w:r w:rsidR="006856FE" w:rsidRPr="00863667">
        <w:rPr>
          <w:rFonts w:cs="Arial"/>
          <w:szCs w:val="22"/>
          <w:lang w:val="vi-VN"/>
        </w:rPr>
        <w:t>a timetable</w:t>
      </w:r>
      <w:r w:rsidRPr="00863667">
        <w:rPr>
          <w:rFonts w:cs="Arial"/>
          <w:szCs w:val="22"/>
          <w:lang w:val="vi-VN"/>
        </w:rPr>
        <w:t xml:space="preserve">? / </w:t>
      </w:r>
      <w:r w:rsidRPr="00863667">
        <w:rPr>
          <w:rFonts w:cs="Arial"/>
          <w:i/>
          <w:iCs/>
          <w:szCs w:val="22"/>
          <w:lang w:val="vi-VN"/>
        </w:rPr>
        <w:t>Sinh viên/phụ huynh có thể nhận thời khóa biểu ở đâu?</w:t>
      </w:r>
      <w:bookmarkStart w:id="1356" w:name="_Hlk126328028"/>
      <w:bookmarkEnd w:id="1355"/>
    </w:p>
    <w:p w14:paraId="4D020592" w14:textId="77777777" w:rsidR="00BF43A2" w:rsidRPr="00863667"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619C9877" w14:textId="77777777" w:rsidR="00BF43A2" w:rsidRPr="00863667"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bookmarkStart w:id="1357" w:name="_Hlk107731760"/>
      <w:r w:rsidRPr="00863667">
        <w:rPr>
          <w:rFonts w:ascii="iCiel Avenir LT Std 35 Light" w:hAnsi="iCiel Avenir LT Std 35 Light" w:cs="Arial"/>
          <w:sz w:val="22"/>
          <w:szCs w:val="22"/>
          <w:lang w:val="vi-VN"/>
        </w:rPr>
        <w:t xml:space="preserve">Student’s timetable will be sent to BUV student’s and parent’s emails at the beginning of each semester. Please make sure to provide us with the correct email to the Student Information Office via </w:t>
      </w:r>
      <w:r w:rsidR="00863667" w:rsidRPr="00863667">
        <w:rPr>
          <w:rFonts w:ascii="iCiel Avenir LT Std 35 Light" w:hAnsi="iCiel Avenir LT Std 35 Light"/>
          <w:rPrChange w:id="1358" w:author="An Tran, ACA (BUV)" w:date="2024-09-13T17:29:00Z" w16du:dateUtc="2024-09-13T10:29:00Z">
            <w:rPr/>
          </w:rPrChange>
        </w:rPr>
        <w:fldChar w:fldCharType="begin"/>
      </w:r>
      <w:r w:rsidR="00863667" w:rsidRPr="00863667">
        <w:rPr>
          <w:rFonts w:ascii="iCiel Avenir LT Std 35 Light" w:hAnsi="iCiel Avenir LT Std 35 Light"/>
          <w:rPrChange w:id="1359"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1360"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Pr>
          <w:rStyle w:val="Hyperlink"/>
          <w:rFonts w:ascii="iCiel Avenir LT Std 35 Light" w:hAnsi="iCiel Avenir LT Std 35 Light" w:cs="Arial"/>
          <w:sz w:val="22"/>
          <w:szCs w:val="22"/>
          <w:lang w:val="vi-VN"/>
        </w:rPr>
        <w:t>studentservice@buv.edu.vn</w:t>
      </w:r>
      <w:r w:rsidR="00863667" w:rsidRPr="00863667">
        <w:rPr>
          <w:rStyle w:val="Hyperlink"/>
          <w:rFonts w:ascii="iCiel Avenir LT Std 35 Light" w:hAnsi="iCiel Avenir LT Std 35 Light" w:cs="Arial"/>
          <w:sz w:val="22"/>
          <w:szCs w:val="22"/>
          <w:lang w:val="vi-VN"/>
        </w:rPr>
        <w:fldChar w:fldCharType="end"/>
      </w:r>
      <w:r w:rsidRPr="00863667">
        <w:rPr>
          <w:rFonts w:ascii="iCiel Avenir LT Std 35 Light" w:hAnsi="iCiel Avenir LT Std 35 Light" w:cs="Arial"/>
          <w:sz w:val="22"/>
          <w:szCs w:val="22"/>
          <w:lang w:val="vi-VN"/>
        </w:rPr>
        <w:t xml:space="preserve"> to receive the timetable and other information.</w:t>
      </w:r>
    </w:p>
    <w:p w14:paraId="4F91F2AF" w14:textId="746B6B5E" w:rsidR="00BF43A2" w:rsidRPr="00863667"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kh</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a bi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g</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o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m</w:t>
      </w:r>
      <w:r w:rsidRPr="00863667">
        <w:rPr>
          <w:rFonts w:ascii="iCiel Avenir LT Std 35 Light" w:hAnsi="iCiel Avenir LT Std 35 Light" w:cs="Calibri"/>
          <w:i/>
          <w:iCs/>
          <w:sz w:val="22"/>
          <w:szCs w:val="22"/>
          <w:lang w:val="vi-VN"/>
        </w:rPr>
        <w:t>ỗ</w:t>
      </w:r>
      <w:r w:rsidRPr="00863667">
        <w:rPr>
          <w:rFonts w:ascii="iCiel Avenir LT Std 35 Light" w:hAnsi="iCiel Avenir LT Std 35 Light" w:cs="Arial"/>
          <w:i/>
          <w:iCs/>
          <w:sz w:val="22"/>
          <w:szCs w:val="22"/>
          <w:lang w:val="vi-VN"/>
        </w:rPr>
        <w:t>i k</w:t>
      </w:r>
      <w:r w:rsidRPr="00863667">
        <w:rPr>
          <w:rFonts w:ascii="iCiel Avenir LT Std 35 Light" w:hAnsi="iCiel Avenir LT Std 35 Light" w:cs="Calibri"/>
          <w:i/>
          <w:iCs/>
          <w:sz w:val="22"/>
          <w:szCs w:val="22"/>
          <w:lang w:val="vi-VN"/>
        </w:rPr>
        <w:t>ỳ</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 xml:space="preserve">c qua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ỉ</w:t>
      </w:r>
      <w:r w:rsidRPr="00863667">
        <w:rPr>
          <w:rFonts w:ascii="iCiel Avenir LT Std 35 Light" w:hAnsi="iCiel Avenir LT Std 35 Light" w:cs="Arial"/>
          <w:i/>
          <w:iCs/>
          <w:sz w:val="22"/>
          <w:szCs w:val="22"/>
          <w:lang w:val="vi-VN"/>
        </w:rPr>
        <w:t xml:space="preserve"> email BUV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email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vui l</w:t>
      </w:r>
      <w:r w:rsidRPr="00863667">
        <w:rPr>
          <w:rFonts w:ascii="iCiel Avenir LT Std 35 Light" w:hAnsi="iCiel Avenir LT Std 35 Light" w:cs="Avenir Next LT Pro"/>
          <w:i/>
          <w:iCs/>
          <w:sz w:val="22"/>
          <w:szCs w:val="22"/>
          <w:lang w:val="vi-VN"/>
        </w:rPr>
        <w:t>ò</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m cung c</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 xml:space="preserve">p email chính xác cho </w:t>
      </w:r>
      <w:r w:rsidR="00394372" w:rsidRPr="00863667">
        <w:rPr>
          <w:rFonts w:ascii="iCiel Avenir LT Std 35 Light" w:hAnsi="iCiel Avenir LT Std 35 Light" w:cs="Arial"/>
          <w:i/>
          <w:iCs/>
          <w:sz w:val="22"/>
          <w:szCs w:val="22"/>
          <w:lang w:val="vi-VN"/>
        </w:rPr>
        <w:t>Bộ phận</w:t>
      </w:r>
      <w:r w:rsidRPr="00863667">
        <w:rPr>
          <w:rFonts w:ascii="iCiel Avenir LT Std 35 Light" w:hAnsi="iCiel Avenir LT Std 35 Light" w:cs="Arial"/>
          <w:i/>
          <w:iCs/>
          <w:sz w:val="22"/>
          <w:szCs w:val="22"/>
          <w:lang w:val="vi-VN"/>
        </w:rPr>
        <w:t xml:space="preserve"> Thông tin Sinh viên qua 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ỉ</w:t>
      </w:r>
      <w:r w:rsidRPr="00863667">
        <w:rPr>
          <w:rFonts w:ascii="iCiel Avenir LT Std 35 Light" w:hAnsi="iCiel Avenir LT Std 35 Light" w:cs="Arial"/>
          <w:i/>
          <w:iCs/>
          <w:sz w:val="22"/>
          <w:szCs w:val="22"/>
          <w:lang w:val="vi-VN"/>
        </w:rPr>
        <w:t xml:space="preserve">  </w:t>
      </w:r>
      <w:r w:rsidR="00863667" w:rsidRPr="00863667">
        <w:rPr>
          <w:rFonts w:ascii="iCiel Avenir LT Std 35 Light" w:hAnsi="iCiel Avenir LT Std 35 Light"/>
          <w:rPrChange w:id="1361" w:author="An Tran, ACA (BUV)" w:date="2024-09-13T17:29:00Z" w16du:dateUtc="2024-09-13T10:29:00Z">
            <w:rPr/>
          </w:rPrChange>
        </w:rPr>
        <w:fldChar w:fldCharType="begin"/>
      </w:r>
      <w:r w:rsidR="00863667" w:rsidRPr="00863667">
        <w:rPr>
          <w:rFonts w:ascii="iCiel Avenir LT Std 35 Light" w:hAnsi="iCiel Avenir LT Std 35 Light"/>
          <w:rPrChange w:id="1362"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1363"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studentservice@buv.edu.vn</w:t>
      </w:r>
      <w:r w:rsidR="00863667" w:rsidRPr="00863667">
        <w:rPr>
          <w:rStyle w:val="Hyperlink"/>
          <w:rFonts w:ascii="iCiel Avenir LT Std 35 Light" w:hAnsi="iCiel Avenir LT Std 35 Light" w:cs="Arial"/>
          <w:i/>
          <w:iCs/>
          <w:sz w:val="22"/>
          <w:szCs w:val="22"/>
          <w:lang w:val="vi-VN"/>
        </w:rPr>
        <w:fldChar w:fldCharType="end"/>
      </w:r>
      <w:r w:rsidRPr="00863667">
        <w:rPr>
          <w:rFonts w:ascii="iCiel Avenir LT Std 35 Light" w:hAnsi="iCiel Avenir LT Std 35 Light" w:cs="Arial"/>
          <w:i/>
          <w:iCs/>
          <w:sz w:val="22"/>
          <w:szCs w:val="22"/>
          <w:lang w:val="vi-VN"/>
        </w:rPr>
        <w:t xml:space="preserve"> 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k</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p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kh</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a bi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u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kh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w:t>
      </w:r>
      <w:bookmarkStart w:id="1364" w:name="_Toc107733318"/>
      <w:bookmarkStart w:id="1365" w:name="_Toc107733401"/>
      <w:bookmarkStart w:id="1366" w:name="_Toc107733478"/>
      <w:bookmarkStart w:id="1367" w:name="_Toc107734168"/>
      <w:bookmarkStart w:id="1368" w:name="_Toc107734382"/>
      <w:bookmarkStart w:id="1369" w:name="_Toc107734834"/>
      <w:bookmarkStart w:id="1370" w:name="_Toc107735056"/>
      <w:bookmarkStart w:id="1371" w:name="_Toc107735185"/>
      <w:bookmarkStart w:id="1372" w:name="_Toc107735290"/>
      <w:bookmarkStart w:id="1373" w:name="_Toc107735395"/>
      <w:bookmarkStart w:id="1374" w:name="_Toc107735499"/>
      <w:bookmarkStart w:id="1375" w:name="_Toc107735602"/>
      <w:bookmarkStart w:id="1376" w:name="_Toc107735707"/>
      <w:bookmarkStart w:id="1377" w:name="_Toc107735811"/>
      <w:bookmarkStart w:id="1378" w:name="_Toc107735915"/>
      <w:bookmarkStart w:id="1379" w:name="_Toc107736068"/>
      <w:bookmarkStart w:id="1380" w:name="_Toc107736215"/>
      <w:bookmarkStart w:id="1381" w:name="_Toc107736319"/>
      <w:bookmarkStart w:id="1382" w:name="_Toc107736541"/>
      <w:bookmarkStart w:id="1383" w:name="_Toc107736645"/>
      <w:bookmarkStart w:id="1384" w:name="_Toc107736748"/>
      <w:bookmarkStart w:id="1385" w:name="_Toc107736851"/>
      <w:bookmarkStart w:id="1386" w:name="_Toc107737703"/>
      <w:bookmarkStart w:id="1387" w:name="_Toc108099092"/>
      <w:bookmarkStart w:id="1388" w:name="_Toc113975346"/>
      <w:bookmarkStart w:id="1389" w:name="_Toc113975863"/>
      <w:bookmarkStart w:id="1390" w:name="_Toc114065543"/>
      <w:bookmarkStart w:id="1391" w:name="_Toc114065787"/>
      <w:bookmarkStart w:id="1392" w:name="_Toc114219957"/>
      <w:bookmarkStart w:id="1393" w:name="_Toc114220234"/>
      <w:bookmarkStart w:id="1394" w:name="_Toc114220505"/>
      <w:bookmarkStart w:id="1395" w:name="_Toc114220776"/>
      <w:bookmarkStart w:id="1396" w:name="_Toc114221055"/>
      <w:bookmarkStart w:id="1397" w:name="_Toc114226746"/>
      <w:bookmarkStart w:id="1398" w:name="_Toc114227017"/>
      <w:bookmarkStart w:id="1399" w:name="_Toc114227288"/>
      <w:bookmarkStart w:id="1400" w:name="_Toc114228094"/>
      <w:bookmarkStart w:id="1401" w:name="_Toc114228365"/>
      <w:bookmarkStart w:id="1402" w:name="_Toc114228638"/>
      <w:bookmarkStart w:id="1403" w:name="_Toc107324288"/>
      <w:bookmarkEnd w:id="1357"/>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p>
    <w:p w14:paraId="2D17FB2B" w14:textId="5610403D" w:rsidR="00BF43A2" w:rsidRPr="00863667"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404" w:name="_Toc177143719"/>
      <w:r w:rsidRPr="00863667">
        <w:rPr>
          <w:rFonts w:cs="Arial"/>
          <w:szCs w:val="22"/>
          <w:lang w:val="vi-VN"/>
        </w:rPr>
        <w:t xml:space="preserve">How does BUV record student attendance? / </w:t>
      </w:r>
      <w:r w:rsidRPr="00863667">
        <w:rPr>
          <w:rFonts w:cs="Arial"/>
          <w:i/>
          <w:iCs/>
          <w:szCs w:val="22"/>
          <w:lang w:val="vi-VN"/>
        </w:rPr>
        <w:t xml:space="preserve">Điểm chuyên cần của sinh viên được BUV </w:t>
      </w:r>
      <w:r w:rsidR="00315940" w:rsidRPr="00863667">
        <w:rPr>
          <w:rFonts w:cs="Arial"/>
          <w:i/>
          <w:iCs/>
          <w:szCs w:val="22"/>
          <w:lang w:val="vi-VN"/>
        </w:rPr>
        <w:t>quản lý</w:t>
      </w:r>
      <w:r w:rsidRPr="00863667">
        <w:rPr>
          <w:rFonts w:cs="Arial"/>
          <w:i/>
          <w:iCs/>
          <w:szCs w:val="22"/>
          <w:lang w:val="vi-VN"/>
        </w:rPr>
        <w:t xml:space="preserve"> như thế nào?</w:t>
      </w:r>
      <w:bookmarkEnd w:id="1403"/>
      <w:bookmarkEnd w:id="1404"/>
    </w:p>
    <w:p w14:paraId="0C0B6110" w14:textId="77777777"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2B975E62" w14:textId="3E337269" w:rsidR="00BF43A2" w:rsidRPr="00863667" w:rsidRDefault="007F4E7B"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Students register their</w:t>
      </w:r>
      <w:r w:rsidR="0026036C" w:rsidRPr="00863667">
        <w:rPr>
          <w:rFonts w:ascii="iCiel Avenir LT Std 35 Light" w:hAnsi="iCiel Avenir LT Std 35 Light" w:cs="Arial"/>
          <w:sz w:val="22"/>
          <w:szCs w:val="22"/>
          <w:lang w:val="vi-VN"/>
        </w:rPr>
        <w:t xml:space="preserve"> </w:t>
      </w:r>
      <w:r w:rsidRPr="00863667">
        <w:rPr>
          <w:rFonts w:ascii="iCiel Avenir LT Std 35 Light" w:hAnsi="iCiel Avenir LT Std 35 Light" w:cs="Arial"/>
          <w:sz w:val="22"/>
          <w:szCs w:val="22"/>
          <w:lang w:val="vi-VN"/>
        </w:rPr>
        <w:t>a</w:t>
      </w:r>
      <w:r w:rsidR="00BF43A2" w:rsidRPr="00863667">
        <w:rPr>
          <w:rFonts w:ascii="iCiel Avenir LT Std 35 Light" w:hAnsi="iCiel Avenir LT Std 35 Light" w:cs="Arial"/>
          <w:sz w:val="22"/>
          <w:szCs w:val="22"/>
          <w:lang w:val="vi-VN"/>
        </w:rPr>
        <w:t xml:space="preserve">ttendance for </w:t>
      </w:r>
      <w:r w:rsidRPr="00863667">
        <w:rPr>
          <w:rFonts w:ascii="iCiel Avenir LT Std 35 Light" w:hAnsi="iCiel Avenir LT Std 35 Light" w:cs="Arial"/>
          <w:b/>
          <w:bCs/>
          <w:sz w:val="22"/>
          <w:szCs w:val="22"/>
          <w:lang w:val="vi-VN"/>
        </w:rPr>
        <w:t xml:space="preserve">all on-campus classrooms, labs, studios, learning theatres, and conferences. </w:t>
      </w:r>
      <w:r w:rsidR="004932FA" w:rsidRPr="00863667">
        <w:rPr>
          <w:rFonts w:ascii="iCiel Avenir LT Std 35 Light" w:hAnsi="iCiel Avenir LT Std 35 Light" w:cs="Arial"/>
          <w:sz w:val="22"/>
          <w:szCs w:val="22"/>
          <w:lang w:val="vi-VN"/>
        </w:rPr>
        <w:t xml:space="preserve">If having consecutive sessions in the same classroom, </w:t>
      </w:r>
      <w:r w:rsidR="00847085" w:rsidRPr="00863667">
        <w:rPr>
          <w:rFonts w:ascii="iCiel Avenir LT Std 35 Light" w:hAnsi="iCiel Avenir LT Std 35 Light" w:cs="Arial"/>
          <w:sz w:val="22"/>
          <w:szCs w:val="22"/>
          <w:lang w:val="vi-VN"/>
        </w:rPr>
        <w:t xml:space="preserve">the </w:t>
      </w:r>
      <w:r w:rsidR="00627120" w:rsidRPr="00863667">
        <w:rPr>
          <w:rFonts w:ascii="iCiel Avenir LT Std 35 Light" w:hAnsi="iCiel Avenir LT Std 35 Light" w:cs="Arial"/>
          <w:sz w:val="22"/>
          <w:szCs w:val="22"/>
          <w:lang w:val="vi-VN"/>
        </w:rPr>
        <w:t>s</w:t>
      </w:r>
      <w:r w:rsidR="004932FA" w:rsidRPr="00863667">
        <w:rPr>
          <w:rFonts w:ascii="iCiel Avenir LT Std 35 Light" w:hAnsi="iCiel Avenir LT Std 35 Light" w:cs="Arial"/>
          <w:sz w:val="22"/>
          <w:szCs w:val="22"/>
          <w:lang w:val="vi-VN"/>
        </w:rPr>
        <w:t xml:space="preserve">tudents </w:t>
      </w:r>
      <w:r w:rsidR="00627120" w:rsidRPr="00863667">
        <w:rPr>
          <w:rFonts w:ascii="iCiel Avenir LT Std 35 Light" w:hAnsi="iCiel Avenir LT Std 35 Light" w:cs="Arial"/>
          <w:sz w:val="22"/>
          <w:szCs w:val="22"/>
          <w:lang w:val="vi-VN"/>
        </w:rPr>
        <w:t>check</w:t>
      </w:r>
      <w:r w:rsidR="00847085" w:rsidRPr="00863667">
        <w:rPr>
          <w:rFonts w:ascii="iCiel Avenir LT Std 35 Light" w:hAnsi="iCiel Avenir LT Std 35 Light" w:cs="Arial"/>
          <w:sz w:val="22"/>
          <w:szCs w:val="22"/>
          <w:lang w:val="vi-VN"/>
        </w:rPr>
        <w:t xml:space="preserve"> </w:t>
      </w:r>
      <w:r w:rsidR="00627120" w:rsidRPr="00863667">
        <w:rPr>
          <w:rFonts w:ascii="iCiel Avenir LT Std 35 Light" w:hAnsi="iCiel Avenir LT Std 35 Light" w:cs="Arial"/>
          <w:sz w:val="22"/>
          <w:szCs w:val="22"/>
          <w:lang w:val="vi-VN"/>
        </w:rPr>
        <w:t xml:space="preserve">in and check </w:t>
      </w:r>
      <w:r w:rsidR="00847085" w:rsidRPr="00863667">
        <w:rPr>
          <w:rFonts w:ascii="iCiel Avenir LT Std 35 Light" w:hAnsi="iCiel Avenir LT Std 35 Light" w:cs="Arial"/>
          <w:sz w:val="22"/>
          <w:szCs w:val="22"/>
          <w:lang w:val="vi-VN"/>
        </w:rPr>
        <w:t>out for</w:t>
      </w:r>
      <w:r w:rsidR="004932FA" w:rsidRPr="00863667">
        <w:rPr>
          <w:rFonts w:ascii="iCiel Avenir LT Std 35 Light" w:hAnsi="iCiel Avenir LT Std 35 Light" w:cs="Arial"/>
          <w:sz w:val="22"/>
          <w:szCs w:val="22"/>
          <w:lang w:val="vi-VN"/>
        </w:rPr>
        <w:t xml:space="preserve"> each session. </w:t>
      </w:r>
      <w:r w:rsidR="00BF43A2" w:rsidRPr="00863667">
        <w:rPr>
          <w:rFonts w:ascii="iCiel Avenir LT Std 35 Light" w:hAnsi="iCiel Avenir LT Std 35 Light" w:cs="Arial"/>
          <w:sz w:val="22"/>
          <w:szCs w:val="22"/>
          <w:lang w:val="vi-VN"/>
        </w:rPr>
        <w:t>Statistics of students’ attendance are recorded and monitored by the Student Information Office</w:t>
      </w:r>
      <w:r w:rsidR="00C34238" w:rsidRPr="00863667">
        <w:rPr>
          <w:rFonts w:ascii="iCiel Avenir LT Std 35 Light" w:hAnsi="iCiel Avenir LT Std 35 Light" w:cs="Arial"/>
          <w:sz w:val="22"/>
          <w:szCs w:val="22"/>
          <w:lang w:val="vi-VN"/>
        </w:rPr>
        <w:t>.</w:t>
      </w:r>
      <w:r w:rsidR="00BF43A2" w:rsidRPr="00863667">
        <w:rPr>
          <w:rFonts w:ascii="iCiel Avenir LT Std 35 Light" w:hAnsi="iCiel Avenir LT Std 35 Light" w:cs="Arial"/>
          <w:sz w:val="22"/>
          <w:szCs w:val="22"/>
          <w:lang w:val="vi-VN"/>
        </w:rPr>
        <w:t xml:space="preserve"> </w:t>
      </w:r>
    </w:p>
    <w:p w14:paraId="2B67D367" w14:textId="56341035" w:rsidR="00E933DB" w:rsidRPr="00863667"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Students register attendance on the FRS up to 15 minutes before the start of the class and up to 4 minutes 59 seconds after the timetabled start of the class. Students also register attendance on the FRS up to 15 minutes before the end of the session and up to 4 minutes 59 seconds after the timetabled end of the session. </w:t>
      </w:r>
      <w:r w:rsidR="007F4E7B" w:rsidRPr="00863667">
        <w:rPr>
          <w:rFonts w:ascii="iCiel Avenir LT Std 35 Light" w:hAnsi="iCiel Avenir LT Std 35 Light" w:cs="Arial"/>
          <w:sz w:val="22"/>
          <w:szCs w:val="22"/>
          <w:lang w:val="vi-VN"/>
        </w:rPr>
        <w:t xml:space="preserve">Students should also immediately inform the Student Information Office on the 2nd floor in person </w:t>
      </w:r>
      <w:r w:rsidR="00697D29" w:rsidRPr="00863667">
        <w:rPr>
          <w:rFonts w:ascii="iCiel Avenir LT Std 35 Light" w:hAnsi="iCiel Avenir LT Std 35 Light" w:cs="Arial"/>
          <w:sz w:val="22"/>
          <w:szCs w:val="22"/>
          <w:lang w:val="vi-VN"/>
        </w:rPr>
        <w:t>about</w:t>
      </w:r>
      <w:r w:rsidR="007F4E7B" w:rsidRPr="00863667">
        <w:rPr>
          <w:rFonts w:ascii="iCiel Avenir LT Std 35 Light" w:hAnsi="iCiel Avenir LT Std 35 Light" w:cs="Arial"/>
          <w:sz w:val="22"/>
          <w:szCs w:val="22"/>
          <w:lang w:val="vi-VN"/>
        </w:rPr>
        <w:t xml:space="preserve"> any FRS issue.</w:t>
      </w:r>
      <w:r w:rsidRPr="00863667">
        <w:rPr>
          <w:rFonts w:ascii="iCiel Avenir LT Std 35 Light" w:hAnsi="iCiel Avenir LT Std 35 Light" w:cs="Arial"/>
          <w:sz w:val="22"/>
          <w:szCs w:val="22"/>
          <w:lang w:val="vi-VN"/>
        </w:rPr>
        <w:t xml:space="preserve"> </w:t>
      </w:r>
    </w:p>
    <w:p w14:paraId="690C9896" w14:textId="59B26209" w:rsidR="00BF43A2" w:rsidRPr="00863667"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Students do not need to register attendance if they leave and return during the session for toilet breaks. The session may be one, two or three hours as defined in the student’s timetable.</w:t>
      </w:r>
    </w:p>
    <w:p w14:paraId="4EFD2A9F" w14:textId="77777777" w:rsidR="006766A5" w:rsidRPr="00863667"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lastRenderedPageBreak/>
        <w:t>Parents will be informed if students are absent for consecutive days without valid reason or their attendance falls below acceptable levels.</w:t>
      </w:r>
      <w:r w:rsidR="005140FA" w:rsidRPr="00863667">
        <w:rPr>
          <w:rFonts w:ascii="iCiel Avenir LT Std 35 Light" w:hAnsi="iCiel Avenir LT Std 35 Light" w:cs="Arial"/>
          <w:sz w:val="22"/>
          <w:szCs w:val="22"/>
          <w:lang w:val="vi-VN"/>
        </w:rPr>
        <w:t xml:space="preserve"> </w:t>
      </w:r>
    </w:p>
    <w:p w14:paraId="4B9A8332" w14:textId="1467037A" w:rsidR="005140FA" w:rsidRPr="00863667" w:rsidRDefault="005140FA"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The detailed levels of attendance warnings are:</w:t>
      </w:r>
    </w:p>
    <w:p w14:paraId="01A7EC3C" w14:textId="77777777" w:rsidR="005140FA" w:rsidRPr="00863667"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If students miss 15% of attendance in any module during the semester, students are at Level 1 of poor attendance.</w:t>
      </w:r>
    </w:p>
    <w:p w14:paraId="221E7B49" w14:textId="77777777" w:rsidR="005140FA" w:rsidRPr="00863667"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If students miss 25% of attendance in any module during the semester, students are at Level 2 of poor attendance.</w:t>
      </w:r>
    </w:p>
    <w:p w14:paraId="2AB9C11C" w14:textId="066C6FEC" w:rsidR="005140FA" w:rsidRPr="00863667"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If students miss 35% of attendance in any module during the semester, students are at Level 3 of poor attendance.</w:t>
      </w:r>
    </w:p>
    <w:p w14:paraId="3E16A423" w14:textId="58732335" w:rsidR="005825EE" w:rsidRPr="00863667" w:rsidRDefault="005825EE"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The possible consequences of interventions for each warning levels are:</w:t>
      </w:r>
    </w:p>
    <w:tbl>
      <w:tblPr>
        <w:tblW w:w="10152" w:type="dxa"/>
        <w:tblInd w:w="175" w:type="dxa"/>
        <w:tblLayout w:type="fixed"/>
        <w:tblLook w:val="04A0" w:firstRow="1" w:lastRow="0" w:firstColumn="1" w:lastColumn="0" w:noHBand="0" w:noVBand="1"/>
      </w:tblPr>
      <w:tblGrid>
        <w:gridCol w:w="1521"/>
        <w:gridCol w:w="1701"/>
        <w:gridCol w:w="6930"/>
      </w:tblGrid>
      <w:tr w:rsidR="00256F6B" w:rsidRPr="00863667" w14:paraId="3877DA2B" w14:textId="77777777" w:rsidTr="001361ED">
        <w:trPr>
          <w:trHeight w:val="1255"/>
        </w:trPr>
        <w:tc>
          <w:tcPr>
            <w:tcW w:w="1521" w:type="dxa"/>
            <w:tcBorders>
              <w:top w:val="single" w:sz="4" w:space="0" w:color="auto"/>
              <w:left w:val="single" w:sz="4" w:space="0" w:color="auto"/>
              <w:bottom w:val="single" w:sz="4" w:space="0" w:color="auto"/>
              <w:right w:val="nil"/>
            </w:tcBorders>
            <w:noWrap/>
            <w:vAlign w:val="center"/>
            <w:hideMark/>
          </w:tcPr>
          <w:p w14:paraId="64F3A879" w14:textId="15799524" w:rsidR="00256F6B" w:rsidRPr="00863667"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Intervention Level</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A9536A" w14:textId="6FAE0EF1" w:rsidR="00256F6B" w:rsidRPr="00863667"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Intervention levels apply to the absence rate (*)</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3F1B7E4" w14:textId="77777777" w:rsidR="00256F6B" w:rsidRPr="00863667"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Consequences</w:t>
            </w:r>
          </w:p>
          <w:p w14:paraId="5B286A03" w14:textId="282855C4" w:rsidR="00256F6B" w:rsidRPr="00863667" w:rsidRDefault="00256F6B" w:rsidP="003E1B62">
            <w:pPr>
              <w:tabs>
                <w:tab w:val="left" w:pos="630"/>
                <w:tab w:val="left" w:pos="720"/>
                <w:tab w:val="left" w:pos="1080"/>
              </w:tabs>
              <w:ind w:firstLine="0"/>
              <w:jc w:val="center"/>
              <w:rPr>
                <w:rFonts w:ascii="iCiel Avenir LT Std 35 Light" w:hAnsi="iCiel Avenir LT Std 35 Light" w:cs="Arial"/>
                <w:i/>
                <w:iCs/>
                <w:sz w:val="22"/>
                <w:szCs w:val="22"/>
                <w:lang w:val="vi-VN"/>
              </w:rPr>
            </w:pPr>
          </w:p>
        </w:tc>
      </w:tr>
      <w:tr w:rsidR="00256F6B" w:rsidRPr="00863667" w14:paraId="04CEEB66" w14:textId="77777777" w:rsidTr="001361ED">
        <w:trPr>
          <w:trHeight w:val="917"/>
        </w:trPr>
        <w:tc>
          <w:tcPr>
            <w:tcW w:w="1521" w:type="dxa"/>
            <w:tcBorders>
              <w:top w:val="single" w:sz="4" w:space="0" w:color="auto"/>
              <w:left w:val="single" w:sz="4" w:space="0" w:color="auto"/>
              <w:bottom w:val="single" w:sz="4" w:space="0" w:color="auto"/>
              <w:right w:val="nil"/>
            </w:tcBorders>
            <w:noWrap/>
            <w:vAlign w:val="center"/>
            <w:hideMark/>
          </w:tcPr>
          <w:p w14:paraId="467FC757" w14:textId="53EE95F8" w:rsidR="00256F6B" w:rsidRPr="00863667"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Level 1</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0F34AA" w14:textId="77777777" w:rsidR="00256F6B" w:rsidRPr="00863667"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15%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F7634A8" w14:textId="168E1948" w:rsidR="00256F6B" w:rsidRPr="00863667"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Student</w:t>
            </w:r>
            <w:r w:rsidR="00847085" w:rsidRPr="00863667">
              <w:rPr>
                <w:rFonts w:ascii="iCiel Avenir LT Std 35 Light" w:hAnsi="iCiel Avenir LT Std 35 Light" w:cs="Arial"/>
                <w:sz w:val="22"/>
                <w:szCs w:val="22"/>
                <w:lang w:val="vi-VN"/>
              </w:rPr>
              <w:t>s</w:t>
            </w:r>
            <w:r w:rsidRPr="00863667">
              <w:rPr>
                <w:rFonts w:ascii="iCiel Avenir LT Std 35 Light" w:hAnsi="iCiel Avenir LT Std 35 Light" w:cs="Arial"/>
                <w:sz w:val="22"/>
                <w:szCs w:val="22"/>
                <w:lang w:val="vi-VN"/>
              </w:rPr>
              <w:t xml:space="preserve"> will receive a SAR – 1st warning letter.</w:t>
            </w:r>
          </w:p>
        </w:tc>
      </w:tr>
      <w:tr w:rsidR="00256F6B" w:rsidRPr="00863667" w14:paraId="488FD2FF" w14:textId="77777777" w:rsidTr="001361ED">
        <w:trPr>
          <w:trHeight w:val="926"/>
        </w:trPr>
        <w:tc>
          <w:tcPr>
            <w:tcW w:w="1521" w:type="dxa"/>
            <w:tcBorders>
              <w:top w:val="single" w:sz="4" w:space="0" w:color="auto"/>
              <w:left w:val="single" w:sz="4" w:space="0" w:color="auto"/>
              <w:bottom w:val="single" w:sz="4" w:space="0" w:color="auto"/>
              <w:right w:val="nil"/>
            </w:tcBorders>
            <w:noWrap/>
            <w:vAlign w:val="center"/>
            <w:hideMark/>
          </w:tcPr>
          <w:p w14:paraId="7AFF7E32" w14:textId="05A81C03" w:rsidR="00256F6B" w:rsidRPr="00863667"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Level 2</w:t>
            </w:r>
          </w:p>
        </w:tc>
        <w:tc>
          <w:tcPr>
            <w:tcW w:w="1701" w:type="dxa"/>
            <w:tcBorders>
              <w:top w:val="single" w:sz="4" w:space="0" w:color="auto"/>
              <w:left w:val="single" w:sz="4" w:space="0" w:color="auto"/>
              <w:bottom w:val="single" w:sz="4" w:space="0" w:color="auto"/>
              <w:right w:val="single" w:sz="4" w:space="0" w:color="auto"/>
            </w:tcBorders>
            <w:noWrap/>
            <w:vAlign w:val="center"/>
          </w:tcPr>
          <w:p w14:paraId="36993B60" w14:textId="77777777" w:rsidR="00256F6B" w:rsidRPr="00863667"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25%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02C7DDAC" w14:textId="17147632" w:rsidR="00256F6B" w:rsidRPr="00863667"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Student</w:t>
            </w:r>
            <w:r w:rsidR="00847085" w:rsidRPr="00863667">
              <w:rPr>
                <w:rFonts w:ascii="iCiel Avenir LT Std 35 Light" w:hAnsi="iCiel Avenir LT Std 35 Light" w:cs="Arial"/>
                <w:sz w:val="22"/>
                <w:szCs w:val="22"/>
                <w:lang w:val="vi-VN"/>
              </w:rPr>
              <w:t>s</w:t>
            </w:r>
            <w:r w:rsidRPr="00863667">
              <w:rPr>
                <w:rFonts w:ascii="iCiel Avenir LT Std 35 Light" w:hAnsi="iCiel Avenir LT Std 35 Light" w:cs="Arial"/>
                <w:sz w:val="22"/>
                <w:szCs w:val="22"/>
                <w:lang w:val="vi-VN"/>
              </w:rPr>
              <w:t xml:space="preserve"> &amp; parent/fee payer</w:t>
            </w:r>
            <w:r w:rsidR="00847085" w:rsidRPr="00863667">
              <w:rPr>
                <w:rFonts w:ascii="iCiel Avenir LT Std 35 Light" w:hAnsi="iCiel Avenir LT Std 35 Light" w:cs="Arial"/>
                <w:sz w:val="22"/>
                <w:szCs w:val="22"/>
                <w:lang w:val="vi-VN"/>
              </w:rPr>
              <w:t>s</w:t>
            </w:r>
            <w:r w:rsidRPr="00863667">
              <w:rPr>
                <w:rFonts w:ascii="iCiel Avenir LT Std 35 Light" w:hAnsi="iCiel Avenir LT Std 35 Light" w:cs="Arial"/>
                <w:sz w:val="22"/>
                <w:szCs w:val="22"/>
                <w:lang w:val="vi-VN"/>
              </w:rPr>
              <w:t xml:space="preserve"> will receive a SAR – 2nd warning letter.</w:t>
            </w:r>
          </w:p>
        </w:tc>
      </w:tr>
      <w:tr w:rsidR="00256F6B" w:rsidRPr="00863667" w14:paraId="2E0DBEFC" w14:textId="77777777" w:rsidTr="001361ED">
        <w:trPr>
          <w:trHeight w:val="2834"/>
        </w:trPr>
        <w:tc>
          <w:tcPr>
            <w:tcW w:w="1521" w:type="dxa"/>
            <w:tcBorders>
              <w:top w:val="single" w:sz="4" w:space="0" w:color="auto"/>
              <w:left w:val="single" w:sz="4" w:space="0" w:color="auto"/>
              <w:bottom w:val="single" w:sz="4" w:space="0" w:color="auto"/>
              <w:right w:val="nil"/>
            </w:tcBorders>
            <w:noWrap/>
            <w:vAlign w:val="center"/>
            <w:hideMark/>
          </w:tcPr>
          <w:p w14:paraId="640AD9A0" w14:textId="3AAEC690" w:rsidR="00256F6B" w:rsidRPr="00863667"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Level 3</w:t>
            </w:r>
          </w:p>
        </w:tc>
        <w:tc>
          <w:tcPr>
            <w:tcW w:w="1701" w:type="dxa"/>
            <w:tcBorders>
              <w:top w:val="single" w:sz="4" w:space="0" w:color="auto"/>
              <w:left w:val="single" w:sz="4" w:space="0" w:color="auto"/>
              <w:bottom w:val="single" w:sz="4" w:space="0" w:color="auto"/>
              <w:right w:val="single" w:sz="4" w:space="0" w:color="auto"/>
            </w:tcBorders>
            <w:noWrap/>
            <w:vAlign w:val="center"/>
          </w:tcPr>
          <w:p w14:paraId="0F4BBE19" w14:textId="77777777" w:rsidR="00256F6B" w:rsidRPr="00863667"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35%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C878EE" w14:textId="1E9E07AD" w:rsidR="00256F6B" w:rsidRPr="00863667"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Student</w:t>
            </w:r>
            <w:r w:rsidR="00847085" w:rsidRPr="00863667">
              <w:rPr>
                <w:rFonts w:ascii="iCiel Avenir LT Std 35 Light" w:hAnsi="iCiel Avenir LT Std 35 Light" w:cs="Arial"/>
                <w:sz w:val="22"/>
                <w:szCs w:val="22"/>
                <w:lang w:val="vi-VN"/>
              </w:rPr>
              <w:t>s</w:t>
            </w:r>
            <w:r w:rsidRPr="00863667">
              <w:rPr>
                <w:rFonts w:ascii="iCiel Avenir LT Std 35 Light" w:hAnsi="iCiel Avenir LT Std 35 Light" w:cs="Arial"/>
                <w:sz w:val="22"/>
                <w:szCs w:val="22"/>
                <w:lang w:val="vi-VN"/>
              </w:rPr>
              <w:t xml:space="preserve"> &amp; parent/fee payer</w:t>
            </w:r>
            <w:r w:rsidR="00847085" w:rsidRPr="00863667">
              <w:rPr>
                <w:rFonts w:ascii="iCiel Avenir LT Std 35 Light" w:hAnsi="iCiel Avenir LT Std 35 Light" w:cs="Arial"/>
                <w:sz w:val="22"/>
                <w:szCs w:val="22"/>
                <w:lang w:val="vi-VN"/>
              </w:rPr>
              <w:t>s</w:t>
            </w:r>
            <w:r w:rsidRPr="00863667">
              <w:rPr>
                <w:rFonts w:ascii="iCiel Avenir LT Std 35 Light" w:hAnsi="iCiel Avenir LT Std 35 Light" w:cs="Arial"/>
                <w:sz w:val="22"/>
                <w:szCs w:val="22"/>
                <w:lang w:val="vi-VN"/>
              </w:rPr>
              <w:t xml:space="preserve"> will receive a SAR – 3rd warning letter</w:t>
            </w:r>
          </w:p>
          <w:p w14:paraId="10D436FA" w14:textId="254259C7" w:rsidR="00256F6B" w:rsidRPr="00863667"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Student</w:t>
            </w:r>
            <w:r w:rsidR="00847085" w:rsidRPr="00863667">
              <w:rPr>
                <w:rFonts w:ascii="iCiel Avenir LT Std 35 Light" w:hAnsi="iCiel Avenir LT Std 35 Light" w:cs="Arial"/>
                <w:sz w:val="22"/>
                <w:szCs w:val="22"/>
                <w:lang w:val="vi-VN"/>
              </w:rPr>
              <w:t>s</w:t>
            </w:r>
            <w:r w:rsidRPr="00863667">
              <w:rPr>
                <w:rFonts w:ascii="iCiel Avenir LT Std 35 Light" w:hAnsi="iCiel Avenir LT Std 35 Light" w:cs="Arial"/>
                <w:sz w:val="22"/>
                <w:szCs w:val="22"/>
                <w:lang w:val="vi-VN"/>
              </w:rPr>
              <w:t xml:space="preserve"> will receive an invitation to a meeting with the Academic Recovery Panel (ARP)</w:t>
            </w:r>
          </w:p>
          <w:p w14:paraId="54ADE3EC" w14:textId="6D075406" w:rsidR="00256F6B" w:rsidRPr="00863667"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Student</w:t>
            </w:r>
            <w:r w:rsidR="00847085" w:rsidRPr="00863667">
              <w:rPr>
                <w:rFonts w:ascii="iCiel Avenir LT Std 35 Light" w:hAnsi="iCiel Avenir LT Std 35 Light" w:cs="Arial"/>
                <w:sz w:val="22"/>
                <w:szCs w:val="22"/>
                <w:lang w:val="vi-VN"/>
              </w:rPr>
              <w:t>s</w:t>
            </w:r>
            <w:r w:rsidRPr="00863667">
              <w:rPr>
                <w:rFonts w:ascii="iCiel Avenir LT Std 35 Light" w:hAnsi="iCiel Avenir LT Std 35 Light" w:cs="Arial"/>
                <w:sz w:val="22"/>
                <w:szCs w:val="22"/>
                <w:lang w:val="vi-VN"/>
              </w:rPr>
              <w:t xml:space="preserve"> will be placed on Academic Probation</w:t>
            </w:r>
          </w:p>
        </w:tc>
      </w:tr>
      <w:tr w:rsidR="00256F6B" w:rsidRPr="00863667" w14:paraId="769FC39A" w14:textId="77777777" w:rsidTr="001361ED">
        <w:trPr>
          <w:trHeight w:val="1966"/>
        </w:trPr>
        <w:tc>
          <w:tcPr>
            <w:tcW w:w="3222" w:type="dxa"/>
            <w:gridSpan w:val="2"/>
            <w:tcBorders>
              <w:top w:val="single" w:sz="4" w:space="0" w:color="auto"/>
              <w:left w:val="single" w:sz="4" w:space="0" w:color="auto"/>
              <w:bottom w:val="single" w:sz="4" w:space="0" w:color="auto"/>
              <w:right w:val="single" w:sz="4" w:space="0" w:color="auto"/>
            </w:tcBorders>
            <w:noWrap/>
            <w:vAlign w:val="center"/>
          </w:tcPr>
          <w:p w14:paraId="0D5EBB5A" w14:textId="5453C8C6" w:rsidR="00256F6B" w:rsidRPr="00863667" w:rsidRDefault="00256F6B" w:rsidP="003E1B62">
            <w:pPr>
              <w:tabs>
                <w:tab w:val="left" w:pos="630"/>
                <w:tab w:val="left" w:pos="720"/>
                <w:tab w:val="left" w:pos="1080"/>
              </w:tabs>
              <w:ind w:firstLine="0"/>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lastRenderedPageBreak/>
              <w:t>Student at level 3 and fails the Academic Probation</w:t>
            </w:r>
          </w:p>
        </w:tc>
        <w:tc>
          <w:tcPr>
            <w:tcW w:w="6930" w:type="dxa"/>
            <w:tcBorders>
              <w:top w:val="single" w:sz="4" w:space="0" w:color="auto"/>
              <w:left w:val="single" w:sz="4" w:space="0" w:color="auto"/>
              <w:bottom w:val="single" w:sz="4" w:space="0" w:color="auto"/>
              <w:right w:val="single" w:sz="4" w:space="0" w:color="auto"/>
            </w:tcBorders>
            <w:vAlign w:val="center"/>
          </w:tcPr>
          <w:p w14:paraId="4A353785" w14:textId="16A59BE4" w:rsidR="00256F6B" w:rsidRPr="00863667" w:rsidRDefault="00847085"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Students</w:t>
            </w:r>
            <w:r w:rsidR="00256F6B" w:rsidRPr="00863667">
              <w:rPr>
                <w:rFonts w:ascii="iCiel Avenir LT Std 35 Light" w:hAnsi="iCiel Avenir LT Std 35 Light" w:cs="Arial"/>
                <w:sz w:val="22"/>
                <w:szCs w:val="22"/>
                <w:lang w:val="vi-VN"/>
              </w:rPr>
              <w:t xml:space="preserve"> will receive an invitation to a meeting with the Academic Recovery Panel (ARP). The ARP will determine the outcome based on the best academic interests of the student</w:t>
            </w:r>
            <w:r w:rsidRPr="00863667">
              <w:rPr>
                <w:rFonts w:ascii="iCiel Avenir LT Std 35 Light" w:hAnsi="iCiel Avenir LT Std 35 Light" w:cs="Arial"/>
                <w:sz w:val="22"/>
                <w:szCs w:val="22"/>
                <w:lang w:val="vi-VN"/>
              </w:rPr>
              <w:t>s</w:t>
            </w:r>
            <w:r w:rsidR="00256F6B" w:rsidRPr="00863667">
              <w:rPr>
                <w:rFonts w:ascii="iCiel Avenir LT Std 35 Light" w:hAnsi="iCiel Avenir LT Std 35 Light" w:cs="Arial"/>
                <w:sz w:val="22"/>
                <w:szCs w:val="22"/>
                <w:lang w:val="vi-VN"/>
              </w:rPr>
              <w:t>, considering any mitigating circumstances.</w:t>
            </w:r>
          </w:p>
        </w:tc>
      </w:tr>
    </w:tbl>
    <w:p w14:paraId="33F82911" w14:textId="0159CA7F" w:rsidR="00E60CC0" w:rsidRPr="00863667" w:rsidRDefault="00E60CC0" w:rsidP="003E1B62">
      <w:pPr>
        <w:tabs>
          <w:tab w:val="left" w:pos="630"/>
          <w:tab w:val="left" w:pos="720"/>
          <w:tab w:val="left" w:pos="1080"/>
        </w:tabs>
        <w:ind w:firstLine="0"/>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 Absence rate = The number of absent hours / The number of required hours of a module x 100</w:t>
      </w:r>
    </w:p>
    <w:p w14:paraId="503A2B7A" w14:textId="051AE6B2" w:rsidR="00E60CC0" w:rsidRPr="00863667" w:rsidRDefault="0059757A"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Students</w:t>
      </w:r>
      <w:r w:rsidR="00E60CC0" w:rsidRPr="00863667">
        <w:rPr>
          <w:rFonts w:ascii="iCiel Avenir LT Std 35 Light" w:hAnsi="iCiel Avenir LT Std 35 Light" w:cs="Arial"/>
          <w:sz w:val="22"/>
          <w:szCs w:val="22"/>
          <w:lang w:val="vi-VN"/>
        </w:rPr>
        <w:t xml:space="preserve"> can calculate the required hours of each module based on the information in their timetable each semester.</w:t>
      </w:r>
    </w:p>
    <w:p w14:paraId="307C3AC1" w14:textId="224A9C9E" w:rsidR="00790B02" w:rsidRPr="00863667"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Students are required to </w:t>
      </w:r>
      <w:r w:rsidR="00697D29" w:rsidRPr="00863667">
        <w:rPr>
          <w:rFonts w:ascii="iCiel Avenir LT Std 35 Light" w:hAnsi="iCiel Avenir LT Std 35 Light" w:cs="Arial"/>
          <w:sz w:val="22"/>
          <w:szCs w:val="22"/>
          <w:lang w:val="vi-VN"/>
        </w:rPr>
        <w:t>carefully read</w:t>
      </w:r>
      <w:r w:rsidRPr="00863667">
        <w:rPr>
          <w:rFonts w:ascii="iCiel Avenir LT Std 35 Light" w:hAnsi="iCiel Avenir LT Std 35 Light" w:cs="Arial"/>
          <w:sz w:val="22"/>
          <w:szCs w:val="22"/>
          <w:lang w:val="vi-VN"/>
        </w:rPr>
        <w:t xml:space="preserve"> the </w:t>
      </w:r>
      <w:r w:rsidRPr="00863667">
        <w:rPr>
          <w:rFonts w:ascii="iCiel Avenir LT Std 35 Light" w:hAnsi="iCiel Avenir LT Std 35 Light" w:cs="Arial"/>
          <w:b/>
          <w:bCs/>
          <w:sz w:val="22"/>
          <w:szCs w:val="22"/>
          <w:lang w:val="vi-VN"/>
        </w:rPr>
        <w:t xml:space="preserve">Student Attendance Information </w:t>
      </w:r>
      <w:r w:rsidRPr="00863667">
        <w:rPr>
          <w:rFonts w:ascii="iCiel Avenir LT Std 35 Light" w:hAnsi="iCiel Avenir LT Std 35 Light" w:cs="Arial"/>
          <w:sz w:val="22"/>
          <w:szCs w:val="22"/>
          <w:lang w:val="vi-VN"/>
        </w:rPr>
        <w:t>sheet which is available on Canvas</w:t>
      </w:r>
      <w:r w:rsidR="00D96BDE" w:rsidRPr="00863667">
        <w:rPr>
          <w:rFonts w:ascii="iCiel Avenir LT Std 35 Light" w:hAnsi="iCiel Avenir LT Std 35 Light" w:cs="Arial"/>
          <w:sz w:val="22"/>
          <w:szCs w:val="22"/>
          <w:lang w:val="vi-VN"/>
        </w:rPr>
        <w:t xml:space="preserve"> for the reference and application</w:t>
      </w:r>
      <w:r w:rsidRPr="00863667">
        <w:rPr>
          <w:rFonts w:ascii="iCiel Avenir LT Std 35 Light" w:hAnsi="iCiel Avenir LT Std 35 Light" w:cs="Arial"/>
          <w:sz w:val="22"/>
          <w:szCs w:val="22"/>
          <w:lang w:val="vi-VN"/>
        </w:rPr>
        <w:t xml:space="preserve">. </w:t>
      </w:r>
      <w:bookmarkStart w:id="1405" w:name="_Hlk171670006"/>
      <w:r w:rsidR="00DA7997" w:rsidRPr="00863667">
        <w:rPr>
          <w:rFonts w:ascii="iCiel Avenir LT Std 35 Light" w:hAnsi="iCiel Avenir LT Std 35 Light" w:cs="Arial"/>
          <w:sz w:val="22"/>
          <w:szCs w:val="22"/>
          <w:lang w:val="vi-VN"/>
        </w:rPr>
        <w:t xml:space="preserve">Please contact Student Information Office at </w:t>
      </w:r>
      <w:r w:rsidR="00863667" w:rsidRPr="00863667">
        <w:rPr>
          <w:rFonts w:ascii="iCiel Avenir LT Std 35 Light" w:hAnsi="iCiel Avenir LT Std 35 Light"/>
          <w:rPrChange w:id="1406" w:author="An Tran, ACA (BUV)" w:date="2024-09-13T17:29:00Z" w16du:dateUtc="2024-09-13T10:29:00Z">
            <w:rPr/>
          </w:rPrChange>
        </w:rPr>
        <w:fldChar w:fldCharType="begin"/>
      </w:r>
      <w:r w:rsidR="00863667" w:rsidRPr="00863667">
        <w:rPr>
          <w:rFonts w:ascii="iCiel Avenir LT Std 35 Light" w:hAnsi="iCiel Avenir LT Std 35 Light"/>
          <w:rPrChange w:id="1407"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1408"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DA7997" w:rsidRPr="00863667">
        <w:rPr>
          <w:rStyle w:val="Hyperlink"/>
          <w:rFonts w:ascii="iCiel Avenir LT Std 35 Light" w:hAnsi="iCiel Avenir LT Std 35 Light" w:cs="Arial"/>
          <w:sz w:val="22"/>
          <w:szCs w:val="22"/>
          <w:lang w:val="vi-VN"/>
        </w:rPr>
        <w:t>studentservice@buv.edu.vn</w:t>
      </w:r>
      <w:r w:rsidR="00863667" w:rsidRPr="00863667">
        <w:rPr>
          <w:rStyle w:val="Hyperlink"/>
          <w:rFonts w:ascii="iCiel Avenir LT Std 35 Light" w:hAnsi="iCiel Avenir LT Std 35 Light" w:cs="Arial"/>
          <w:sz w:val="22"/>
          <w:szCs w:val="22"/>
          <w:lang w:val="vi-VN"/>
        </w:rPr>
        <w:fldChar w:fldCharType="end"/>
      </w:r>
      <w:r w:rsidR="00DA7997" w:rsidRPr="00863667">
        <w:rPr>
          <w:rFonts w:ascii="iCiel Avenir LT Std 35 Light" w:hAnsi="iCiel Avenir LT Std 35 Light" w:cs="Arial"/>
          <w:sz w:val="22"/>
          <w:szCs w:val="22"/>
        </w:rPr>
        <w:t xml:space="preserve"> </w:t>
      </w:r>
      <w:r w:rsidR="00DA7997" w:rsidRPr="00863667">
        <w:rPr>
          <w:rFonts w:ascii="iCiel Avenir LT Std 35 Light" w:hAnsi="iCiel Avenir LT Std 35 Light" w:cs="Arial"/>
          <w:sz w:val="22"/>
          <w:szCs w:val="22"/>
          <w:lang w:val="vi-VN"/>
        </w:rPr>
        <w:t>for further instructions.</w:t>
      </w:r>
    </w:p>
    <w:bookmarkEnd w:id="1405"/>
    <w:p w14:paraId="29B4CAE8" w14:textId="2CB1C699" w:rsidR="00E56576" w:rsidRPr="00863667" w:rsidRDefault="0026036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đ</w:t>
      </w:r>
      <w:r w:rsidRPr="00863667">
        <w:rPr>
          <w:rFonts w:ascii="iCiel Avenir LT Std 35 Light" w:hAnsi="iCiel Avenir LT Std 35 Light" w:cs="Calibri"/>
          <w:i/>
          <w:iCs/>
          <w:sz w:val="22"/>
          <w:szCs w:val="22"/>
          <w:lang w:val="vi-VN"/>
        </w:rPr>
        <w:t xml:space="preserve">ược yêu cầu điểm danh trên Hệ thống nhận dạng khuôn mặt (FRS) </w:t>
      </w:r>
      <w:r w:rsidR="00C507ED" w:rsidRPr="00863667">
        <w:rPr>
          <w:rFonts w:ascii="iCiel Avenir LT Std 35 Light" w:hAnsi="iCiel Avenir LT Std 35 Light" w:cs="Calibri"/>
          <w:b/>
          <w:bCs/>
          <w:i/>
          <w:iCs/>
          <w:sz w:val="22"/>
          <w:szCs w:val="22"/>
        </w:rPr>
        <w:t>đối với</w:t>
      </w:r>
      <w:r w:rsidR="00C507ED" w:rsidRPr="00863667">
        <w:rPr>
          <w:rFonts w:ascii="iCiel Avenir LT Std 35 Light" w:hAnsi="iCiel Avenir LT Std 35 Light"/>
          <w:b/>
          <w:bCs/>
        </w:rPr>
        <w:t xml:space="preserve"> </w:t>
      </w:r>
      <w:r w:rsidR="00C507ED" w:rsidRPr="00863667">
        <w:rPr>
          <w:rFonts w:ascii="iCiel Avenir LT Std 35 Light" w:hAnsi="iCiel Avenir LT Std 35 Light" w:cs="Calibri"/>
          <w:b/>
          <w:bCs/>
          <w:i/>
          <w:iCs/>
          <w:sz w:val="22"/>
          <w:szCs w:val="22"/>
        </w:rPr>
        <w:t>các môn học tại lớp học, phòng thí nghiệm, studio và hội trường</w:t>
      </w:r>
      <w:r w:rsidR="00C507ED" w:rsidRPr="00863667">
        <w:rPr>
          <w:rFonts w:ascii="iCiel Avenir LT Std 35 Light" w:hAnsi="iCiel Avenir LT Std 35 Light" w:cs="Arial"/>
          <w:i/>
          <w:iCs/>
          <w:sz w:val="22"/>
          <w:szCs w:val="22"/>
        </w:rPr>
        <w:t>.</w:t>
      </w:r>
      <w:r w:rsidR="0074133B" w:rsidRPr="00863667">
        <w:rPr>
          <w:rFonts w:ascii="iCiel Avenir LT Std 35 Light" w:hAnsi="iCiel Avenir LT Std 35 Light" w:cs="Arial"/>
          <w:i/>
          <w:iCs/>
          <w:sz w:val="22"/>
          <w:szCs w:val="22"/>
          <w:lang w:val="vi-VN"/>
        </w:rPr>
        <w:t xml:space="preserve"> Sinh viên cần điểm danh đầu giờ và cuối giờ theo từng tiết học khi các tiết học diễn ra trong cùng một phòng học</w:t>
      </w:r>
      <w:r w:rsidR="00E56576" w:rsidRPr="00863667">
        <w:rPr>
          <w:rFonts w:ascii="iCiel Avenir LT Std 35 Light" w:hAnsi="iCiel Avenir LT Std 35 Light" w:cs="Arial"/>
          <w:i/>
          <w:iCs/>
          <w:sz w:val="22"/>
          <w:szCs w:val="22"/>
          <w:lang w:val="vi-VN"/>
        </w:rPr>
        <w:t xml:space="preserve">. </w:t>
      </w:r>
      <w:r w:rsidR="00E56576" w:rsidRPr="00863667">
        <w:rPr>
          <w:rFonts w:ascii="iCiel Avenir LT Std 35 Light" w:hAnsi="iCiel Avenir LT Std 35 Light" w:cs="Calibri"/>
          <w:i/>
          <w:iCs/>
          <w:sz w:val="22"/>
          <w:szCs w:val="22"/>
          <w:lang w:val="vi-VN"/>
        </w:rPr>
        <w:t>Dữ</w:t>
      </w:r>
      <w:r w:rsidR="00BF43A2" w:rsidRPr="00863667">
        <w:rPr>
          <w:rFonts w:ascii="iCiel Avenir LT Std 35 Light" w:hAnsi="iCiel Avenir LT Std 35 Light" w:cs="Arial"/>
          <w:i/>
          <w:iCs/>
          <w:sz w:val="22"/>
          <w:szCs w:val="22"/>
          <w:lang w:val="vi-VN"/>
        </w:rPr>
        <w:t xml:space="preserve"> li</w:t>
      </w:r>
      <w:r w:rsidR="00BF43A2" w:rsidRPr="00863667">
        <w:rPr>
          <w:rFonts w:ascii="iCiel Avenir LT Std 35 Light" w:hAnsi="iCiel Avenir LT Std 35 Light" w:cs="Calibri"/>
          <w:i/>
          <w:iCs/>
          <w:sz w:val="22"/>
          <w:szCs w:val="22"/>
          <w:lang w:val="vi-VN"/>
        </w:rPr>
        <w:t>ệ</w:t>
      </w:r>
      <w:r w:rsidR="00BF43A2" w:rsidRPr="00863667">
        <w:rPr>
          <w:rFonts w:ascii="iCiel Avenir LT Std 35 Light" w:hAnsi="iCiel Avenir LT Std 35 Light" w:cs="Arial"/>
          <w:i/>
          <w:iCs/>
          <w:sz w:val="22"/>
          <w:szCs w:val="22"/>
          <w:lang w:val="vi-VN"/>
        </w:rPr>
        <w:t>u th</w:t>
      </w:r>
      <w:r w:rsidR="00BF43A2" w:rsidRPr="00863667">
        <w:rPr>
          <w:rFonts w:ascii="iCiel Avenir LT Std 35 Light" w:hAnsi="iCiel Avenir LT Std 35 Light" w:cs="Calibri"/>
          <w:i/>
          <w:iCs/>
          <w:sz w:val="22"/>
          <w:szCs w:val="22"/>
          <w:lang w:val="vi-VN"/>
        </w:rPr>
        <w:t>ố</w:t>
      </w:r>
      <w:r w:rsidR="00BF43A2" w:rsidRPr="00863667">
        <w:rPr>
          <w:rFonts w:ascii="iCiel Avenir LT Std 35 Light" w:hAnsi="iCiel Avenir LT Std 35 Light" w:cs="Arial"/>
          <w:i/>
          <w:iCs/>
          <w:sz w:val="22"/>
          <w:szCs w:val="22"/>
          <w:lang w:val="vi-VN"/>
        </w:rPr>
        <w:t>ng k</w:t>
      </w:r>
      <w:r w:rsidR="00BF43A2" w:rsidRPr="00863667">
        <w:rPr>
          <w:rFonts w:ascii="iCiel Avenir LT Std 35 Light" w:hAnsi="iCiel Avenir LT Std 35 Light" w:cs="Avenir Next LT Pro"/>
          <w:i/>
          <w:iCs/>
          <w:sz w:val="22"/>
          <w:szCs w:val="22"/>
          <w:lang w:val="vi-VN"/>
        </w:rPr>
        <w:t>ê</w:t>
      </w:r>
      <w:r w:rsidR="00BF43A2" w:rsidRPr="00863667">
        <w:rPr>
          <w:rFonts w:ascii="iCiel Avenir LT Std 35 Light" w:hAnsi="iCiel Avenir LT Std 35 Light" w:cs="Arial"/>
          <w:i/>
          <w:iCs/>
          <w:sz w:val="22"/>
          <w:szCs w:val="22"/>
          <w:lang w:val="vi-VN"/>
        </w:rPr>
        <w:t xml:space="preserve"> v</w:t>
      </w:r>
      <w:r w:rsidR="00BF43A2" w:rsidRPr="00863667">
        <w:rPr>
          <w:rFonts w:ascii="iCiel Avenir LT Std 35 Light" w:hAnsi="iCiel Avenir LT Std 35 Light" w:cs="Calibri"/>
          <w:i/>
          <w:iCs/>
          <w:sz w:val="22"/>
          <w:szCs w:val="22"/>
          <w:lang w:val="vi-VN"/>
        </w:rPr>
        <w:t>ề</w:t>
      </w:r>
      <w:r w:rsidR="00BF43A2" w:rsidRPr="00863667">
        <w:rPr>
          <w:rFonts w:ascii="iCiel Avenir LT Std 35 Light" w:hAnsi="iCiel Avenir LT Std 35 Light" w:cs="Arial"/>
          <w:i/>
          <w:iCs/>
          <w:sz w:val="22"/>
          <w:szCs w:val="22"/>
          <w:lang w:val="vi-VN"/>
        </w:rPr>
        <w:t xml:space="preserve"> vi</w:t>
      </w:r>
      <w:r w:rsidR="00BF43A2" w:rsidRPr="00863667">
        <w:rPr>
          <w:rFonts w:ascii="iCiel Avenir LT Std 35 Light" w:hAnsi="iCiel Avenir LT Std 35 Light" w:cs="Calibri"/>
          <w:i/>
          <w:iCs/>
          <w:sz w:val="22"/>
          <w:szCs w:val="22"/>
          <w:lang w:val="vi-VN"/>
        </w:rPr>
        <w:t>ệ</w:t>
      </w:r>
      <w:r w:rsidR="00BF43A2" w:rsidRPr="00863667">
        <w:rPr>
          <w:rFonts w:ascii="iCiel Avenir LT Std 35 Light" w:hAnsi="iCiel Avenir LT Std 35 Light" w:cs="Arial"/>
          <w:i/>
          <w:iCs/>
          <w:sz w:val="22"/>
          <w:szCs w:val="22"/>
          <w:lang w:val="vi-VN"/>
        </w:rPr>
        <w:t xml:space="preserve">c </w:t>
      </w:r>
      <w:r w:rsidR="00BF43A2" w:rsidRPr="00863667">
        <w:rPr>
          <w:rFonts w:ascii="iCiel Avenir LT Std 35 Light" w:hAnsi="iCiel Avenir LT Std 35 Light" w:cs="Avenir Next LT Pro"/>
          <w:i/>
          <w:iCs/>
          <w:sz w:val="22"/>
          <w:szCs w:val="22"/>
          <w:lang w:val="vi-VN"/>
        </w:rPr>
        <w:t>đ</w:t>
      </w:r>
      <w:r w:rsidR="00BF43A2" w:rsidRPr="00863667">
        <w:rPr>
          <w:rFonts w:ascii="iCiel Avenir LT Std 35 Light" w:hAnsi="iCiel Avenir LT Std 35 Light" w:cs="Arial"/>
          <w:i/>
          <w:iCs/>
          <w:sz w:val="22"/>
          <w:szCs w:val="22"/>
          <w:lang w:val="vi-VN"/>
        </w:rPr>
        <w:t>i h</w:t>
      </w:r>
      <w:r w:rsidR="00BF43A2" w:rsidRPr="00863667">
        <w:rPr>
          <w:rFonts w:ascii="iCiel Avenir LT Std 35 Light" w:hAnsi="iCiel Avenir LT Std 35 Light" w:cs="Calibri"/>
          <w:i/>
          <w:iCs/>
          <w:sz w:val="22"/>
          <w:szCs w:val="22"/>
          <w:lang w:val="vi-VN"/>
        </w:rPr>
        <w:t>ọ</w:t>
      </w:r>
      <w:r w:rsidR="00BF43A2" w:rsidRPr="00863667">
        <w:rPr>
          <w:rFonts w:ascii="iCiel Avenir LT Std 35 Light" w:hAnsi="iCiel Avenir LT Std 35 Light" w:cs="Arial"/>
          <w:i/>
          <w:iCs/>
          <w:sz w:val="22"/>
          <w:szCs w:val="22"/>
          <w:lang w:val="vi-VN"/>
        </w:rPr>
        <w:t>c c</w:t>
      </w:r>
      <w:r w:rsidR="00BF43A2" w:rsidRPr="00863667">
        <w:rPr>
          <w:rFonts w:ascii="iCiel Avenir LT Std 35 Light" w:hAnsi="iCiel Avenir LT Std 35 Light" w:cs="Calibri"/>
          <w:i/>
          <w:iCs/>
          <w:sz w:val="22"/>
          <w:szCs w:val="22"/>
          <w:lang w:val="vi-VN"/>
        </w:rPr>
        <w:t>ủ</w:t>
      </w:r>
      <w:r w:rsidR="00BF43A2" w:rsidRPr="00863667">
        <w:rPr>
          <w:rFonts w:ascii="iCiel Avenir LT Std 35 Light" w:hAnsi="iCiel Avenir LT Std 35 Light" w:cs="Arial"/>
          <w:i/>
          <w:iCs/>
          <w:sz w:val="22"/>
          <w:szCs w:val="22"/>
          <w:lang w:val="vi-VN"/>
        </w:rPr>
        <w:t>a sinh vi</w:t>
      </w:r>
      <w:r w:rsidR="00BF43A2" w:rsidRPr="00863667">
        <w:rPr>
          <w:rFonts w:ascii="iCiel Avenir LT Std 35 Light" w:hAnsi="iCiel Avenir LT Std 35 Light" w:cs="Avenir Next LT Pro"/>
          <w:i/>
          <w:iCs/>
          <w:sz w:val="22"/>
          <w:szCs w:val="22"/>
          <w:lang w:val="vi-VN"/>
        </w:rPr>
        <w:t>ê</w:t>
      </w:r>
      <w:r w:rsidR="00BF43A2" w:rsidRPr="00863667">
        <w:rPr>
          <w:rFonts w:ascii="iCiel Avenir LT Std 35 Light" w:hAnsi="iCiel Avenir LT Std 35 Light" w:cs="Arial"/>
          <w:i/>
          <w:iCs/>
          <w:sz w:val="22"/>
          <w:szCs w:val="22"/>
          <w:lang w:val="vi-VN"/>
        </w:rPr>
        <w:t xml:space="preserve">n </w:t>
      </w:r>
      <w:r w:rsidR="00BF43A2" w:rsidRPr="00863667">
        <w:rPr>
          <w:rFonts w:ascii="iCiel Avenir LT Std 35 Light" w:hAnsi="iCiel Avenir LT Std 35 Light" w:cs="Avenir Next LT Pro"/>
          <w:i/>
          <w:iCs/>
          <w:sz w:val="22"/>
          <w:szCs w:val="22"/>
          <w:lang w:val="vi-VN"/>
        </w:rPr>
        <w:t>đ</w:t>
      </w:r>
      <w:r w:rsidR="00BF43A2" w:rsidRPr="00863667">
        <w:rPr>
          <w:rFonts w:ascii="iCiel Avenir LT Std 35 Light" w:hAnsi="iCiel Avenir LT Std 35 Light" w:cs="Calibri"/>
          <w:i/>
          <w:iCs/>
          <w:sz w:val="22"/>
          <w:szCs w:val="22"/>
          <w:lang w:val="vi-VN"/>
        </w:rPr>
        <w:t>ượ</w:t>
      </w:r>
      <w:r w:rsidR="00BF43A2" w:rsidRPr="00863667">
        <w:rPr>
          <w:rFonts w:ascii="iCiel Avenir LT Std 35 Light" w:hAnsi="iCiel Avenir LT Std 35 Light" w:cs="Arial"/>
          <w:i/>
          <w:iCs/>
          <w:sz w:val="22"/>
          <w:szCs w:val="22"/>
          <w:lang w:val="vi-VN"/>
        </w:rPr>
        <w:t>c ghi l</w:t>
      </w:r>
      <w:r w:rsidR="00BF43A2" w:rsidRPr="00863667">
        <w:rPr>
          <w:rFonts w:ascii="iCiel Avenir LT Std 35 Light" w:hAnsi="iCiel Avenir LT Std 35 Light" w:cs="Calibri"/>
          <w:i/>
          <w:iCs/>
          <w:sz w:val="22"/>
          <w:szCs w:val="22"/>
          <w:lang w:val="vi-VN"/>
        </w:rPr>
        <w:t>ạ</w:t>
      </w:r>
      <w:r w:rsidR="00BF43A2" w:rsidRPr="00863667">
        <w:rPr>
          <w:rFonts w:ascii="iCiel Avenir LT Std 35 Light" w:hAnsi="iCiel Avenir LT Std 35 Light" w:cs="Arial"/>
          <w:i/>
          <w:iCs/>
          <w:sz w:val="22"/>
          <w:szCs w:val="22"/>
          <w:lang w:val="vi-VN"/>
        </w:rPr>
        <w:t>i v</w:t>
      </w:r>
      <w:r w:rsidR="00BF43A2" w:rsidRPr="00863667">
        <w:rPr>
          <w:rFonts w:ascii="iCiel Avenir LT Std 35 Light" w:hAnsi="iCiel Avenir LT Std 35 Light" w:cs="Avenir Next LT Pro"/>
          <w:i/>
          <w:iCs/>
          <w:sz w:val="22"/>
          <w:szCs w:val="22"/>
          <w:lang w:val="vi-VN"/>
        </w:rPr>
        <w:t>à</w:t>
      </w:r>
      <w:r w:rsidR="00BF43A2" w:rsidRPr="00863667">
        <w:rPr>
          <w:rFonts w:ascii="iCiel Avenir LT Std 35 Light" w:hAnsi="iCiel Avenir LT Std 35 Light" w:cs="Arial"/>
          <w:i/>
          <w:iCs/>
          <w:sz w:val="22"/>
          <w:szCs w:val="22"/>
          <w:lang w:val="vi-VN"/>
        </w:rPr>
        <w:t xml:space="preserve"> theo d</w:t>
      </w:r>
      <w:r w:rsidR="00BF43A2" w:rsidRPr="00863667">
        <w:rPr>
          <w:rFonts w:ascii="iCiel Avenir LT Std 35 Light" w:hAnsi="iCiel Avenir LT Std 35 Light" w:cs="Avenir Next LT Pro"/>
          <w:i/>
          <w:iCs/>
          <w:sz w:val="22"/>
          <w:szCs w:val="22"/>
          <w:lang w:val="vi-VN"/>
        </w:rPr>
        <w:t>õ</w:t>
      </w:r>
      <w:r w:rsidR="00BF43A2" w:rsidRPr="00863667">
        <w:rPr>
          <w:rFonts w:ascii="iCiel Avenir LT Std 35 Light" w:hAnsi="iCiel Avenir LT Std 35 Light" w:cs="Arial"/>
          <w:i/>
          <w:iCs/>
          <w:sz w:val="22"/>
          <w:szCs w:val="22"/>
          <w:lang w:val="vi-VN"/>
        </w:rPr>
        <w:t>i b</w:t>
      </w:r>
      <w:r w:rsidR="00BF43A2" w:rsidRPr="00863667">
        <w:rPr>
          <w:rFonts w:ascii="iCiel Avenir LT Std 35 Light" w:hAnsi="iCiel Avenir LT Std 35 Light" w:cs="Calibri"/>
          <w:i/>
          <w:iCs/>
          <w:sz w:val="22"/>
          <w:szCs w:val="22"/>
          <w:lang w:val="vi-VN"/>
        </w:rPr>
        <w:t>ở</w:t>
      </w:r>
      <w:r w:rsidR="00BF43A2" w:rsidRPr="00863667">
        <w:rPr>
          <w:rFonts w:ascii="iCiel Avenir LT Std 35 Light" w:hAnsi="iCiel Avenir LT Std 35 Light" w:cs="Arial"/>
          <w:i/>
          <w:iCs/>
          <w:sz w:val="22"/>
          <w:szCs w:val="22"/>
          <w:lang w:val="vi-VN"/>
        </w:rPr>
        <w:t>i C</w:t>
      </w:r>
      <w:r w:rsidR="00BF43A2" w:rsidRPr="00863667">
        <w:rPr>
          <w:rFonts w:ascii="iCiel Avenir LT Std 35 Light" w:hAnsi="iCiel Avenir LT Std 35 Light" w:cs="Avenir Next LT Pro"/>
          <w:i/>
          <w:iCs/>
          <w:sz w:val="22"/>
          <w:szCs w:val="22"/>
          <w:lang w:val="vi-VN"/>
        </w:rPr>
        <w:t>á</w:t>
      </w:r>
      <w:r w:rsidR="00BF43A2" w:rsidRPr="00863667">
        <w:rPr>
          <w:rFonts w:ascii="iCiel Avenir LT Std 35 Light" w:hAnsi="iCiel Avenir LT Std 35 Light" w:cs="Arial"/>
          <w:i/>
          <w:iCs/>
          <w:sz w:val="22"/>
          <w:szCs w:val="22"/>
          <w:lang w:val="vi-VN"/>
        </w:rPr>
        <w:t>n b</w:t>
      </w:r>
      <w:r w:rsidR="00BF43A2" w:rsidRPr="00863667">
        <w:rPr>
          <w:rFonts w:ascii="iCiel Avenir LT Std 35 Light" w:hAnsi="iCiel Avenir LT Std 35 Light" w:cs="Calibri"/>
          <w:i/>
          <w:iCs/>
          <w:sz w:val="22"/>
          <w:szCs w:val="22"/>
          <w:lang w:val="vi-VN"/>
        </w:rPr>
        <w:t>ộ</w:t>
      </w:r>
      <w:r w:rsidR="00BF43A2" w:rsidRPr="00863667">
        <w:rPr>
          <w:rFonts w:ascii="iCiel Avenir LT Std 35 Light" w:hAnsi="iCiel Avenir LT Std 35 Light" w:cs="Arial"/>
          <w:i/>
          <w:iCs/>
          <w:sz w:val="22"/>
          <w:szCs w:val="22"/>
          <w:lang w:val="vi-VN"/>
        </w:rPr>
        <w:t xml:space="preserve"> </w:t>
      </w:r>
      <w:r w:rsidR="00394372" w:rsidRPr="00863667">
        <w:rPr>
          <w:rFonts w:ascii="iCiel Avenir LT Std 35 Light" w:hAnsi="iCiel Avenir LT Std 35 Light" w:cs="Arial"/>
          <w:i/>
          <w:iCs/>
          <w:sz w:val="22"/>
          <w:szCs w:val="22"/>
          <w:lang w:val="vi-VN"/>
        </w:rPr>
        <w:t>Bộ phận</w:t>
      </w:r>
      <w:r w:rsidR="00BF43A2" w:rsidRPr="00863667">
        <w:rPr>
          <w:rFonts w:ascii="iCiel Avenir LT Std 35 Light" w:hAnsi="iCiel Avenir LT Std 35 Light" w:cs="Arial"/>
          <w:i/>
          <w:iCs/>
          <w:sz w:val="22"/>
          <w:szCs w:val="22"/>
          <w:lang w:val="vi-VN"/>
        </w:rPr>
        <w:t xml:space="preserve"> Th</w:t>
      </w:r>
      <w:r w:rsidR="00BF43A2" w:rsidRPr="00863667">
        <w:rPr>
          <w:rFonts w:ascii="iCiel Avenir LT Std 35 Light" w:hAnsi="iCiel Avenir LT Std 35 Light" w:cs="Avenir Next LT Pro"/>
          <w:i/>
          <w:iCs/>
          <w:sz w:val="22"/>
          <w:szCs w:val="22"/>
          <w:lang w:val="vi-VN"/>
        </w:rPr>
        <w:t>ô</w:t>
      </w:r>
      <w:r w:rsidR="00BF43A2" w:rsidRPr="00863667">
        <w:rPr>
          <w:rFonts w:ascii="iCiel Avenir LT Std 35 Light" w:hAnsi="iCiel Avenir LT Std 35 Light" w:cs="Arial"/>
          <w:i/>
          <w:iCs/>
          <w:sz w:val="22"/>
          <w:szCs w:val="22"/>
          <w:lang w:val="vi-VN"/>
        </w:rPr>
        <w:t>ng tin Sinh vi</w:t>
      </w:r>
      <w:r w:rsidR="00BF43A2" w:rsidRPr="00863667">
        <w:rPr>
          <w:rFonts w:ascii="iCiel Avenir LT Std 35 Light" w:hAnsi="iCiel Avenir LT Std 35 Light" w:cs="Avenir Next LT Pro"/>
          <w:i/>
          <w:iCs/>
          <w:sz w:val="22"/>
          <w:szCs w:val="22"/>
          <w:lang w:val="vi-VN"/>
        </w:rPr>
        <w:t>ê</w:t>
      </w:r>
      <w:r w:rsidR="00BF43A2" w:rsidRPr="00863667">
        <w:rPr>
          <w:rFonts w:ascii="iCiel Avenir LT Std 35 Light" w:hAnsi="iCiel Avenir LT Std 35 Light" w:cs="Arial"/>
          <w:i/>
          <w:iCs/>
          <w:sz w:val="22"/>
          <w:szCs w:val="22"/>
          <w:lang w:val="vi-VN"/>
        </w:rPr>
        <w:t xml:space="preserve">n. </w:t>
      </w:r>
    </w:p>
    <w:p w14:paraId="7721E21C" w14:textId="54176091" w:rsidR="00254631" w:rsidRPr="00863667"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đi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danh tr</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FRS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qu</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 15 ph</w:t>
      </w:r>
      <w:r w:rsidRPr="00863667">
        <w:rPr>
          <w:rFonts w:ascii="iCiel Avenir LT Std 35 Light" w:hAnsi="iCiel Avenir LT Std 35 Light" w:cs="Avenir Next LT Pro"/>
          <w:i/>
          <w:iCs/>
          <w:sz w:val="22"/>
          <w:szCs w:val="22"/>
          <w:lang w:val="vi-VN"/>
        </w:rPr>
        <w:t>ú</w:t>
      </w:r>
      <w:r w:rsidRPr="00863667">
        <w:rPr>
          <w:rFonts w:ascii="iCiel Avenir LT Std 35 Light" w:hAnsi="iCiel Avenir LT Std 35 Light" w:cs="Arial"/>
          <w:i/>
          <w:iCs/>
          <w:sz w:val="22"/>
          <w:szCs w:val="22"/>
          <w:lang w:val="vi-VN"/>
        </w:rPr>
        <w:t>t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b</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và mu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n nh</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4 ph</w:t>
      </w:r>
      <w:r w:rsidRPr="00863667">
        <w:rPr>
          <w:rFonts w:ascii="iCiel Avenir LT Std 35 Light" w:hAnsi="iCiel Avenir LT Std 35 Light" w:cs="Avenir Next LT Pro"/>
          <w:i/>
          <w:iCs/>
          <w:sz w:val="22"/>
          <w:szCs w:val="22"/>
          <w:lang w:val="vi-VN"/>
        </w:rPr>
        <w:t>ú</w:t>
      </w:r>
      <w:r w:rsidRPr="00863667">
        <w:rPr>
          <w:rFonts w:ascii="iCiel Avenir LT Std 35 Light" w:hAnsi="iCiel Avenir LT Std 35 Light" w:cs="Arial"/>
          <w:i/>
          <w:iCs/>
          <w:sz w:val="22"/>
          <w:szCs w:val="22"/>
          <w:lang w:val="vi-VN"/>
        </w:rPr>
        <w:t>t 59 gi</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y sau khi b</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theo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kh</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a bi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u. T</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ũ</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đă</w:t>
      </w:r>
      <w:r w:rsidRPr="00863667">
        <w:rPr>
          <w:rFonts w:ascii="iCiel Avenir LT Std 35 Light" w:hAnsi="iCiel Avenir LT Std 35 Light" w:cs="Arial"/>
          <w:i/>
          <w:iCs/>
          <w:sz w:val="22"/>
          <w:szCs w:val="22"/>
          <w:lang w:val="vi-VN"/>
        </w:rPr>
        <w:t>ng k</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danh ra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FRS t</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 xml:space="preserve"> 15 ph</w:t>
      </w:r>
      <w:r w:rsidRPr="00863667">
        <w:rPr>
          <w:rFonts w:ascii="iCiel Avenir LT Std 35 Light" w:hAnsi="iCiel Avenir LT Std 35 Light" w:cs="Avenir Next LT Pro"/>
          <w:i/>
          <w:iCs/>
          <w:sz w:val="22"/>
          <w:szCs w:val="22"/>
          <w:lang w:val="vi-VN"/>
        </w:rPr>
        <w:t>ú</w:t>
      </w:r>
      <w:r w:rsidRPr="00863667">
        <w:rPr>
          <w:rFonts w:ascii="iCiel Avenir LT Std 35 Light" w:hAnsi="iCiel Avenir LT Std 35 Light" w:cs="Arial"/>
          <w:i/>
          <w:iCs/>
          <w:sz w:val="22"/>
          <w:szCs w:val="22"/>
          <w:lang w:val="vi-VN"/>
        </w:rPr>
        <w:t>t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th</w:t>
      </w:r>
      <w:r w:rsidRPr="00863667">
        <w:rPr>
          <w:rFonts w:ascii="iCiel Avenir LT Std 35 Light" w:hAnsi="iCiel Avenir LT Std 35 Light" w:cs="Avenir Next LT Pro"/>
          <w:i/>
          <w:iCs/>
          <w:sz w:val="22"/>
          <w:szCs w:val="22"/>
          <w:lang w:val="vi-VN"/>
        </w:rPr>
        <w:t>ú</w:t>
      </w:r>
      <w:r w:rsidRPr="00863667">
        <w:rPr>
          <w:rFonts w:ascii="iCiel Avenir LT Std 35 Light" w:hAnsi="iCiel Avenir LT Std 35 Light" w:cs="Arial"/>
          <w:i/>
          <w:iCs/>
          <w:sz w:val="22"/>
          <w:szCs w:val="22"/>
          <w:lang w:val="vi-VN"/>
        </w:rPr>
        <w:t>c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a 4 ph</w:t>
      </w:r>
      <w:r w:rsidRPr="00863667">
        <w:rPr>
          <w:rFonts w:ascii="iCiel Avenir LT Std 35 Light" w:hAnsi="iCiel Avenir LT Std 35 Light" w:cs="Avenir Next LT Pro"/>
          <w:i/>
          <w:iCs/>
          <w:sz w:val="22"/>
          <w:szCs w:val="22"/>
          <w:lang w:val="vi-VN"/>
        </w:rPr>
        <w:t>ú</w:t>
      </w:r>
      <w:r w:rsidRPr="00863667">
        <w:rPr>
          <w:rFonts w:ascii="iCiel Avenir LT Std 35 Light" w:hAnsi="iCiel Avenir LT Std 35 Light" w:cs="Arial"/>
          <w:i/>
          <w:iCs/>
          <w:sz w:val="22"/>
          <w:szCs w:val="22"/>
          <w:lang w:val="vi-VN"/>
        </w:rPr>
        <w:t>t 59 gi</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y sau khi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th</w:t>
      </w:r>
      <w:r w:rsidRPr="00863667">
        <w:rPr>
          <w:rFonts w:ascii="iCiel Avenir LT Std 35 Light" w:hAnsi="iCiel Avenir LT Std 35 Light" w:cs="Avenir Next LT Pro"/>
          <w:i/>
          <w:iCs/>
          <w:sz w:val="22"/>
          <w:szCs w:val="22"/>
          <w:lang w:val="vi-VN"/>
        </w:rPr>
        <w:t>ú</w:t>
      </w:r>
      <w:r w:rsidRPr="00863667">
        <w:rPr>
          <w:rFonts w:ascii="iCiel Avenir LT Std 35 Light" w:hAnsi="iCiel Avenir LT Std 35 Light" w:cs="Arial"/>
          <w:i/>
          <w:iCs/>
          <w:sz w:val="22"/>
          <w:szCs w:val="22"/>
          <w:lang w:val="vi-VN"/>
        </w:rPr>
        <w:t>c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theo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kh</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a bi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u</w:t>
      </w:r>
      <w:r w:rsidR="00254631" w:rsidRPr="00863667">
        <w:rPr>
          <w:rFonts w:ascii="iCiel Avenir LT Std 35 Light" w:hAnsi="iCiel Avenir LT Std 35 Light" w:cs="Arial"/>
          <w:i/>
          <w:iCs/>
          <w:sz w:val="22"/>
          <w:szCs w:val="22"/>
          <w:lang w:val="vi-VN"/>
        </w:rPr>
        <w:t>.</w:t>
      </w:r>
      <w:r w:rsidRPr="00863667">
        <w:rPr>
          <w:rFonts w:ascii="iCiel Avenir LT Std 35 Light" w:hAnsi="iCiel Avenir LT Std 35 Light" w:cs="Arial"/>
          <w:i/>
          <w:iCs/>
          <w:sz w:val="22"/>
          <w:szCs w:val="22"/>
          <w:lang w:val="vi-VN"/>
        </w:rPr>
        <w:t xml:space="preserve"> </w:t>
      </w:r>
      <w:r w:rsidR="00254631" w:rsidRPr="00863667">
        <w:rPr>
          <w:rFonts w:ascii="iCiel Avenir LT Std 35 Light" w:hAnsi="iCiel Avenir LT Std 35 Light" w:cs="Arial"/>
          <w:i/>
          <w:iCs/>
          <w:sz w:val="22"/>
          <w:szCs w:val="22"/>
          <w:lang w:val="vi-VN"/>
        </w:rPr>
        <w:t>Sinh viên liên hệ</w:t>
      </w:r>
      <w:r w:rsidR="00394372" w:rsidRPr="00863667">
        <w:rPr>
          <w:rFonts w:ascii="iCiel Avenir LT Std 35 Light" w:hAnsi="iCiel Avenir LT Std 35 Light" w:cs="Arial"/>
          <w:i/>
          <w:iCs/>
          <w:sz w:val="22"/>
          <w:szCs w:val="22"/>
          <w:lang w:val="vi-VN"/>
        </w:rPr>
        <w:t xml:space="preserve"> Bộ phận</w:t>
      </w:r>
      <w:r w:rsidR="00254631" w:rsidRPr="00863667">
        <w:rPr>
          <w:rFonts w:ascii="iCiel Avenir LT Std 35 Light" w:hAnsi="iCiel Avenir LT Std 35 Light" w:cs="Arial"/>
          <w:i/>
          <w:iCs/>
          <w:sz w:val="22"/>
          <w:szCs w:val="22"/>
          <w:lang w:val="vi-VN"/>
        </w:rPr>
        <w:t xml:space="preserve"> Thông tin Sinh viên tại tầng 2 để được hỗ trợ kịp thời nếu gặp khó khăn trong quá trình điểm danh. </w:t>
      </w:r>
    </w:p>
    <w:p w14:paraId="1CE9A628" w14:textId="2D373E13" w:rsidR="00BF43A2" w:rsidRPr="00863667"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không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đă</w:t>
      </w:r>
      <w:r w:rsidRPr="00863667">
        <w:rPr>
          <w:rFonts w:ascii="iCiel Avenir LT Std 35 Light" w:hAnsi="iCiel Avenir LT Std 35 Light" w:cs="Arial"/>
          <w:i/>
          <w:iCs/>
          <w:sz w:val="22"/>
          <w:szCs w:val="22"/>
          <w:lang w:val="vi-VN"/>
        </w:rPr>
        <w:t>ng k</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danh n</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u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ra/v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o trong gi</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ngh</w:t>
      </w:r>
      <w:r w:rsidRPr="00863667">
        <w:rPr>
          <w:rFonts w:ascii="iCiel Avenir LT Std 35 Light" w:hAnsi="iCiel Avenir LT Std 35 Light" w:cs="Calibri"/>
          <w:i/>
          <w:iCs/>
          <w:sz w:val="22"/>
          <w:szCs w:val="22"/>
          <w:lang w:val="vi-VN"/>
        </w:rPr>
        <w:t>ỉ</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 xml:space="preserve"> sinh ho</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c ngh</w:t>
      </w:r>
      <w:r w:rsidRPr="00863667">
        <w:rPr>
          <w:rFonts w:ascii="iCiel Avenir LT Std 35 Light" w:hAnsi="iCiel Avenir LT Std 35 Light" w:cs="Calibri"/>
          <w:i/>
          <w:iCs/>
          <w:sz w:val="22"/>
          <w:szCs w:val="22"/>
          <w:lang w:val="vi-VN"/>
        </w:rPr>
        <w:t>ỉ</w:t>
      </w:r>
      <w:r w:rsidRPr="00863667">
        <w:rPr>
          <w:rFonts w:ascii="iCiel Avenir LT Std 35 Light" w:hAnsi="iCiel Avenir LT Std 35 Light" w:cs="Arial"/>
          <w:i/>
          <w:iCs/>
          <w:sz w:val="22"/>
          <w:szCs w:val="22"/>
          <w:lang w:val="vi-VN"/>
        </w:rPr>
        <w:t xml:space="preserve"> gi</w:t>
      </w:r>
      <w:r w:rsidRPr="00863667">
        <w:rPr>
          <w:rFonts w:ascii="iCiel Avenir LT Std 35 Light" w:hAnsi="iCiel Avenir LT Std 35 Light" w:cs="Calibri"/>
          <w:i/>
          <w:iCs/>
          <w:sz w:val="22"/>
          <w:szCs w:val="22"/>
          <w:lang w:val="vi-VN"/>
        </w:rPr>
        <w:t>ữ</w:t>
      </w:r>
      <w:r w:rsidRPr="00863667">
        <w:rPr>
          <w:rFonts w:ascii="iCiel Avenir LT Std 35 Light" w:hAnsi="iCiel Avenir LT Std 35 Light" w:cs="Arial"/>
          <w:i/>
          <w:iCs/>
          <w:sz w:val="22"/>
          <w:szCs w:val="22"/>
          <w:lang w:val="vi-VN"/>
        </w:rPr>
        <w:t>a gi</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k</w:t>
      </w:r>
      <w:r w:rsidRPr="00863667">
        <w:rPr>
          <w:rFonts w:ascii="iCiel Avenir LT Std 35 Light" w:hAnsi="iCiel Avenir LT Std 35 Light" w:cs="Avenir Next LT Pro"/>
          <w:i/>
          <w:iCs/>
          <w:sz w:val="22"/>
          <w:szCs w:val="22"/>
          <w:lang w:val="vi-VN"/>
        </w:rPr>
        <w:t>é</w:t>
      </w:r>
      <w:r w:rsidRPr="00863667">
        <w:rPr>
          <w:rFonts w:ascii="iCiel Avenir LT Std 35 Light" w:hAnsi="iCiel Avenir LT Std 35 Light" w:cs="Arial"/>
          <w:i/>
          <w:iCs/>
          <w:sz w:val="22"/>
          <w:szCs w:val="22"/>
          <w:lang w:val="vi-VN"/>
        </w:rPr>
        <w:t>o d</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i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hai ho</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c ba gi</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b</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trong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kh</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a bi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w:t>
      </w:r>
      <w:bookmarkStart w:id="1409" w:name="_Toc107733320"/>
      <w:bookmarkStart w:id="1410" w:name="_Toc107733403"/>
      <w:bookmarkStart w:id="1411" w:name="_Toc107733480"/>
      <w:bookmarkStart w:id="1412" w:name="_Toc107734170"/>
      <w:bookmarkStart w:id="1413" w:name="_Toc107734384"/>
      <w:bookmarkStart w:id="1414" w:name="_Toc107734836"/>
      <w:bookmarkStart w:id="1415" w:name="_Toc107735058"/>
      <w:bookmarkStart w:id="1416" w:name="_Toc107735187"/>
      <w:bookmarkStart w:id="1417" w:name="_Toc107735292"/>
      <w:bookmarkStart w:id="1418" w:name="_Toc107735397"/>
      <w:bookmarkStart w:id="1419" w:name="_Toc107735501"/>
      <w:bookmarkStart w:id="1420" w:name="_Toc107735604"/>
      <w:bookmarkStart w:id="1421" w:name="_Toc107735709"/>
      <w:bookmarkStart w:id="1422" w:name="_Toc107735813"/>
      <w:bookmarkStart w:id="1423" w:name="_Toc107735917"/>
      <w:bookmarkStart w:id="1424" w:name="_Toc107736070"/>
      <w:bookmarkStart w:id="1425" w:name="_Toc107736217"/>
      <w:bookmarkStart w:id="1426" w:name="_Toc107736321"/>
      <w:bookmarkStart w:id="1427" w:name="_Toc107736543"/>
      <w:bookmarkStart w:id="1428" w:name="_Toc107736647"/>
      <w:bookmarkStart w:id="1429" w:name="_Toc107736750"/>
      <w:bookmarkStart w:id="1430" w:name="_Toc107736853"/>
      <w:bookmarkStart w:id="1431" w:name="_Toc107737705"/>
      <w:bookmarkStart w:id="1432" w:name="_Toc108099094"/>
      <w:bookmarkStart w:id="1433" w:name="_Toc113975348"/>
      <w:bookmarkStart w:id="1434" w:name="_Toc113975865"/>
      <w:bookmarkStart w:id="1435" w:name="_Toc114065545"/>
      <w:bookmarkStart w:id="1436" w:name="_Toc114065789"/>
      <w:bookmarkStart w:id="1437" w:name="_Toc114219959"/>
      <w:bookmarkStart w:id="1438" w:name="_Toc114220236"/>
      <w:bookmarkStart w:id="1439" w:name="_Toc114220507"/>
      <w:bookmarkStart w:id="1440" w:name="_Toc114220778"/>
      <w:bookmarkStart w:id="1441" w:name="_Toc114221057"/>
      <w:bookmarkStart w:id="1442" w:name="_Toc114226748"/>
      <w:bookmarkStart w:id="1443" w:name="_Toc114227019"/>
      <w:bookmarkStart w:id="1444" w:name="_Toc114227290"/>
      <w:bookmarkStart w:id="1445" w:name="_Toc114228096"/>
      <w:bookmarkStart w:id="1446" w:name="_Toc114228367"/>
      <w:bookmarkStart w:id="1447" w:name="_Toc114228640"/>
      <w:bookmarkStart w:id="1448" w:name="_Toc107733321"/>
      <w:bookmarkStart w:id="1449" w:name="_Toc107733404"/>
      <w:bookmarkStart w:id="1450" w:name="_Toc107733481"/>
      <w:bookmarkStart w:id="1451" w:name="_Toc107734171"/>
      <w:bookmarkStart w:id="1452" w:name="_Toc107734385"/>
      <w:bookmarkStart w:id="1453" w:name="_Toc107734837"/>
      <w:bookmarkStart w:id="1454" w:name="_Toc107735059"/>
      <w:bookmarkStart w:id="1455" w:name="_Toc107735188"/>
      <w:bookmarkStart w:id="1456" w:name="_Toc107735293"/>
      <w:bookmarkStart w:id="1457" w:name="_Toc107735398"/>
      <w:bookmarkStart w:id="1458" w:name="_Toc107735502"/>
      <w:bookmarkStart w:id="1459" w:name="_Toc107735605"/>
      <w:bookmarkStart w:id="1460" w:name="_Toc107735710"/>
      <w:bookmarkStart w:id="1461" w:name="_Toc107735814"/>
      <w:bookmarkStart w:id="1462" w:name="_Toc107735918"/>
      <w:bookmarkStart w:id="1463" w:name="_Toc107736071"/>
      <w:bookmarkStart w:id="1464" w:name="_Toc107736218"/>
      <w:bookmarkStart w:id="1465" w:name="_Toc107736322"/>
      <w:bookmarkStart w:id="1466" w:name="_Toc107736544"/>
      <w:bookmarkStart w:id="1467" w:name="_Toc107736648"/>
      <w:bookmarkStart w:id="1468" w:name="_Toc107736751"/>
      <w:bookmarkStart w:id="1469" w:name="_Toc107736854"/>
      <w:bookmarkStart w:id="1470" w:name="_Toc107737706"/>
      <w:bookmarkStart w:id="1471" w:name="_Toc108099095"/>
      <w:bookmarkStart w:id="1472" w:name="_Toc113975349"/>
      <w:bookmarkStart w:id="1473" w:name="_Toc113975866"/>
      <w:bookmarkStart w:id="1474" w:name="_Toc114065546"/>
      <w:bookmarkStart w:id="1475" w:name="_Toc114065790"/>
      <w:bookmarkStart w:id="1476" w:name="_Toc114219960"/>
      <w:bookmarkStart w:id="1477" w:name="_Toc114220237"/>
      <w:bookmarkStart w:id="1478" w:name="_Toc114220508"/>
      <w:bookmarkStart w:id="1479" w:name="_Toc114220779"/>
      <w:bookmarkStart w:id="1480" w:name="_Toc114221058"/>
      <w:bookmarkStart w:id="1481" w:name="_Toc114226749"/>
      <w:bookmarkStart w:id="1482" w:name="_Toc114227020"/>
      <w:bookmarkStart w:id="1483" w:name="_Toc114227291"/>
      <w:bookmarkStart w:id="1484" w:name="_Toc114228097"/>
      <w:bookmarkStart w:id="1485" w:name="_Toc114228368"/>
      <w:bookmarkStart w:id="1486" w:name="_Toc114228641"/>
      <w:bookmarkStart w:id="1487" w:name="_Toc107733322"/>
      <w:bookmarkStart w:id="1488" w:name="_Toc107733405"/>
      <w:bookmarkStart w:id="1489" w:name="_Toc107733482"/>
      <w:bookmarkStart w:id="1490" w:name="_Toc107734172"/>
      <w:bookmarkStart w:id="1491" w:name="_Toc107734386"/>
      <w:bookmarkStart w:id="1492" w:name="_Toc107734838"/>
      <w:bookmarkStart w:id="1493" w:name="_Toc107735060"/>
      <w:bookmarkStart w:id="1494" w:name="_Toc107735189"/>
      <w:bookmarkStart w:id="1495" w:name="_Toc107735294"/>
      <w:bookmarkStart w:id="1496" w:name="_Toc107735399"/>
      <w:bookmarkStart w:id="1497" w:name="_Toc107735503"/>
      <w:bookmarkStart w:id="1498" w:name="_Toc107735606"/>
      <w:bookmarkStart w:id="1499" w:name="_Toc107735711"/>
      <w:bookmarkStart w:id="1500" w:name="_Toc107735815"/>
      <w:bookmarkStart w:id="1501" w:name="_Toc107735919"/>
      <w:bookmarkStart w:id="1502" w:name="_Toc107736072"/>
      <w:bookmarkStart w:id="1503" w:name="_Toc107736219"/>
      <w:bookmarkStart w:id="1504" w:name="_Toc107736323"/>
      <w:bookmarkStart w:id="1505" w:name="_Toc107736545"/>
      <w:bookmarkStart w:id="1506" w:name="_Toc107736649"/>
      <w:bookmarkStart w:id="1507" w:name="_Toc107736752"/>
      <w:bookmarkStart w:id="1508" w:name="_Toc107736855"/>
      <w:bookmarkStart w:id="1509" w:name="_Toc107737707"/>
      <w:bookmarkStart w:id="1510" w:name="_Toc108099096"/>
      <w:bookmarkStart w:id="1511" w:name="_Toc113975350"/>
      <w:bookmarkStart w:id="1512" w:name="_Toc113975867"/>
      <w:bookmarkStart w:id="1513" w:name="_Toc114065547"/>
      <w:bookmarkStart w:id="1514" w:name="_Toc114065791"/>
      <w:bookmarkStart w:id="1515" w:name="_Toc114219961"/>
      <w:bookmarkStart w:id="1516" w:name="_Toc114220238"/>
      <w:bookmarkStart w:id="1517" w:name="_Toc114220509"/>
      <w:bookmarkStart w:id="1518" w:name="_Toc114220780"/>
      <w:bookmarkStart w:id="1519" w:name="_Toc114221059"/>
      <w:bookmarkStart w:id="1520" w:name="_Toc114226750"/>
      <w:bookmarkStart w:id="1521" w:name="_Toc114227021"/>
      <w:bookmarkStart w:id="1522" w:name="_Toc114227292"/>
      <w:bookmarkStart w:id="1523" w:name="_Toc114228098"/>
      <w:bookmarkStart w:id="1524" w:name="_Toc114228369"/>
      <w:bookmarkStart w:id="1525" w:name="_Toc114228642"/>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p>
    <w:p w14:paraId="748EF337" w14:textId="3681B43C" w:rsidR="00E66B98" w:rsidRPr="00863667" w:rsidRDefault="00E66B9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Trong trường hợp sinh viên </w:t>
      </w:r>
      <w:r w:rsidR="007E1A33" w:rsidRPr="00863667">
        <w:rPr>
          <w:rFonts w:ascii="iCiel Avenir LT Std 35 Light" w:hAnsi="iCiel Avenir LT Std 35 Light" w:cs="Arial"/>
          <w:i/>
          <w:iCs/>
          <w:sz w:val="22"/>
          <w:szCs w:val="22"/>
          <w:lang w:val="vi-VN"/>
        </w:rPr>
        <w:t xml:space="preserve">liên tục </w:t>
      </w:r>
      <w:r w:rsidRPr="00863667">
        <w:rPr>
          <w:rFonts w:ascii="iCiel Avenir LT Std 35 Light" w:hAnsi="iCiel Avenir LT Std 35 Light" w:cs="Arial"/>
          <w:i/>
          <w:iCs/>
          <w:sz w:val="22"/>
          <w:szCs w:val="22"/>
          <w:lang w:val="vi-VN"/>
        </w:rPr>
        <w:t>không có dữ liệu điểm danh trong</w:t>
      </w:r>
      <w:r w:rsidR="007E1A33" w:rsidRPr="00863667">
        <w:rPr>
          <w:rFonts w:ascii="iCiel Avenir LT Std 35 Light" w:hAnsi="iCiel Avenir LT Std 35 Light" w:cs="Arial"/>
          <w:i/>
          <w:iCs/>
          <w:sz w:val="22"/>
          <w:szCs w:val="22"/>
          <w:lang w:val="vi-VN"/>
        </w:rPr>
        <w:t xml:space="preserve"> </w:t>
      </w:r>
      <w:r w:rsidR="00A33191" w:rsidRPr="00863667">
        <w:rPr>
          <w:rFonts w:ascii="iCiel Avenir LT Std 35 Light" w:hAnsi="iCiel Avenir LT Std 35 Light" w:cs="Arial"/>
          <w:i/>
          <w:iCs/>
          <w:sz w:val="22"/>
          <w:szCs w:val="22"/>
          <w:lang w:val="vi-VN"/>
        </w:rPr>
        <w:t xml:space="preserve">nhiều ngày </w:t>
      </w:r>
      <w:r w:rsidR="006C67D8" w:rsidRPr="00863667">
        <w:rPr>
          <w:rFonts w:ascii="iCiel Avenir LT Std 35 Light" w:hAnsi="iCiel Avenir LT Std 35 Light" w:cs="Arial"/>
          <w:i/>
          <w:iCs/>
          <w:sz w:val="22"/>
          <w:szCs w:val="22"/>
          <w:lang w:val="vi-VN"/>
        </w:rPr>
        <w:t>m</w:t>
      </w:r>
      <w:r w:rsidR="004B11E7" w:rsidRPr="00863667">
        <w:rPr>
          <w:rFonts w:ascii="iCiel Avenir LT Std 35 Light" w:hAnsi="iCiel Avenir LT Std 35 Light" w:cs="Arial"/>
          <w:i/>
          <w:iCs/>
          <w:sz w:val="22"/>
          <w:szCs w:val="22"/>
          <w:lang w:val="vi-VN"/>
        </w:rPr>
        <w:t xml:space="preserve">à không thông báo </w:t>
      </w:r>
      <w:r w:rsidR="000F6B7A" w:rsidRPr="00863667">
        <w:rPr>
          <w:rFonts w:ascii="iCiel Avenir LT Std 35 Light" w:hAnsi="iCiel Avenir LT Std 35 Light" w:cs="Arial"/>
          <w:i/>
          <w:iCs/>
          <w:sz w:val="22"/>
          <w:szCs w:val="22"/>
          <w:lang w:val="vi-VN"/>
        </w:rPr>
        <w:t>lý do</w:t>
      </w:r>
      <w:r w:rsidR="004B11E7" w:rsidRPr="00863667">
        <w:rPr>
          <w:rFonts w:ascii="iCiel Avenir LT Std 35 Light" w:hAnsi="iCiel Avenir LT Std 35 Light" w:cs="Arial"/>
          <w:i/>
          <w:iCs/>
          <w:sz w:val="22"/>
          <w:szCs w:val="22"/>
          <w:lang w:val="vi-VN"/>
        </w:rPr>
        <w:t xml:space="preserve"> chính </w:t>
      </w:r>
      <w:r w:rsidR="004919C1" w:rsidRPr="00863667">
        <w:rPr>
          <w:rFonts w:ascii="iCiel Avenir LT Std 35 Light" w:hAnsi="iCiel Avenir LT Std 35 Light" w:cs="Arial"/>
          <w:i/>
          <w:iCs/>
          <w:sz w:val="22"/>
          <w:szCs w:val="22"/>
          <w:lang w:val="vi-VN"/>
        </w:rPr>
        <w:t>đáng</w:t>
      </w:r>
      <w:r w:rsidR="006C67D8" w:rsidRPr="00863667">
        <w:rPr>
          <w:rFonts w:ascii="iCiel Avenir LT Std 35 Light" w:hAnsi="iCiel Avenir LT Std 35 Light" w:cs="Arial"/>
          <w:i/>
          <w:iCs/>
          <w:sz w:val="22"/>
          <w:szCs w:val="22"/>
          <w:lang w:val="vi-VN"/>
        </w:rPr>
        <w:t xml:space="preserve"> </w:t>
      </w:r>
      <w:r w:rsidR="00DF7AC4" w:rsidRPr="00863667">
        <w:rPr>
          <w:rFonts w:ascii="iCiel Avenir LT Std 35 Light" w:hAnsi="iCiel Avenir LT Std 35 Light" w:cs="Arial"/>
          <w:i/>
          <w:iCs/>
          <w:sz w:val="22"/>
          <w:szCs w:val="22"/>
          <w:lang w:val="vi-VN"/>
        </w:rPr>
        <w:t>hoặc dữ liệu chuyên cần của sinh viên thấp hơn mức cho phép,</w:t>
      </w:r>
      <w:r w:rsidR="004919C1" w:rsidRPr="00863667">
        <w:rPr>
          <w:rFonts w:ascii="iCiel Avenir LT Std 35 Light" w:hAnsi="iCiel Avenir LT Std 35 Light" w:cs="Arial"/>
          <w:i/>
          <w:iCs/>
          <w:sz w:val="22"/>
          <w:szCs w:val="22"/>
          <w:lang w:val="vi-VN"/>
        </w:rPr>
        <w:t xml:space="preserve"> Nhà trường sẽ gửi thông báo đến phụ huynh.</w:t>
      </w:r>
      <w:r w:rsidR="006766A5" w:rsidRPr="00863667">
        <w:rPr>
          <w:rFonts w:ascii="iCiel Avenir LT Std 35 Light" w:hAnsi="iCiel Avenir LT Std 35 Light" w:cs="Arial"/>
          <w:i/>
          <w:iCs/>
          <w:sz w:val="22"/>
          <w:szCs w:val="22"/>
          <w:lang w:val="vi-VN"/>
        </w:rPr>
        <w:t xml:space="preserve"> </w:t>
      </w:r>
    </w:p>
    <w:p w14:paraId="609603F7" w14:textId="77777777" w:rsidR="00360A65" w:rsidRPr="00863667" w:rsidRDefault="00360A65" w:rsidP="003E1B62">
      <w:pPr>
        <w:tabs>
          <w:tab w:val="left" w:pos="630"/>
          <w:tab w:val="left" w:pos="720"/>
          <w:tab w:val="left" w:pos="1080"/>
        </w:tabs>
        <w:ind w:firstLine="0"/>
        <w:rPr>
          <w:rFonts w:ascii="iCiel Avenir LT Std 35 Light" w:hAnsi="iCiel Avenir LT Std 35 Light" w:cs="Arial"/>
          <w:i/>
          <w:iCs/>
          <w:sz w:val="22"/>
          <w:szCs w:val="22"/>
          <w:lang w:val="vi-VN"/>
        </w:rPr>
      </w:pPr>
    </w:p>
    <w:p w14:paraId="282C557B" w14:textId="48ADBCF9" w:rsidR="006766A5" w:rsidRPr="00863667" w:rsidRDefault="006766A5"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Thông tin chi tiết về các cấp độ cảnh báo chuyên cần như sau:</w:t>
      </w:r>
    </w:p>
    <w:p w14:paraId="2AF8B41D" w14:textId="1D2360E8" w:rsidR="006766A5" w:rsidRPr="00863667"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vắng mặt 15% thời lượng của bất kì môn học nào trong học kỳ: Mức độ 1</w:t>
      </w:r>
    </w:p>
    <w:p w14:paraId="4C98F384" w14:textId="2EF9210F" w:rsidR="006766A5" w:rsidRPr="00863667"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vắng mặt 25% thời lượng của bất kì môn học nào trong học kỳ: Mức độ 2</w:t>
      </w:r>
    </w:p>
    <w:p w14:paraId="6CECA3A6" w14:textId="62367226" w:rsidR="00166081" w:rsidRPr="00863667"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vắng mặt 35% thời lượng của bất kì môn học nào trong học kỳ: Mức độ 3</w:t>
      </w:r>
    </w:p>
    <w:p w14:paraId="09EC38C5" w14:textId="36772249" w:rsidR="00166081" w:rsidRPr="00863667" w:rsidRDefault="00166081"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Hậu quả tương ứng với mức độ nghiêm trọng </w:t>
      </w:r>
      <w:r w:rsidR="0059757A" w:rsidRPr="00863667">
        <w:rPr>
          <w:rFonts w:ascii="iCiel Avenir LT Std 35 Light" w:hAnsi="iCiel Avenir LT Std 35 Light" w:cs="Arial"/>
          <w:i/>
          <w:iCs/>
          <w:sz w:val="22"/>
          <w:szCs w:val="22"/>
          <w:lang w:val="vi-VN"/>
        </w:rPr>
        <w:t>theo</w:t>
      </w:r>
      <w:r w:rsidRPr="00863667">
        <w:rPr>
          <w:rFonts w:ascii="iCiel Avenir LT Std 35 Light" w:hAnsi="iCiel Avenir LT Std 35 Light" w:cs="Arial"/>
          <w:i/>
          <w:iCs/>
          <w:sz w:val="22"/>
          <w:szCs w:val="22"/>
          <w:lang w:val="vi-VN"/>
        </w:rPr>
        <w:t xml:space="preserve"> tỷ lệ vắng mặt của sinh viên như sau:</w:t>
      </w:r>
    </w:p>
    <w:tbl>
      <w:tblPr>
        <w:tblW w:w="9900" w:type="dxa"/>
        <w:tblInd w:w="175" w:type="dxa"/>
        <w:tblLayout w:type="fixed"/>
        <w:tblLook w:val="04A0" w:firstRow="1" w:lastRow="0" w:firstColumn="1" w:lastColumn="0" w:noHBand="0" w:noVBand="1"/>
      </w:tblPr>
      <w:tblGrid>
        <w:gridCol w:w="1260"/>
        <w:gridCol w:w="1890"/>
        <w:gridCol w:w="6750"/>
      </w:tblGrid>
      <w:tr w:rsidR="001960F0" w:rsidRPr="00863667" w14:paraId="4585B28F" w14:textId="77777777" w:rsidTr="0045155C">
        <w:trPr>
          <w:trHeight w:val="1255"/>
        </w:trPr>
        <w:tc>
          <w:tcPr>
            <w:tcW w:w="1260" w:type="dxa"/>
            <w:tcBorders>
              <w:top w:val="single" w:sz="4" w:space="0" w:color="auto"/>
              <w:left w:val="single" w:sz="4" w:space="0" w:color="auto"/>
              <w:bottom w:val="single" w:sz="4" w:space="0" w:color="auto"/>
              <w:right w:val="nil"/>
            </w:tcBorders>
            <w:noWrap/>
            <w:vAlign w:val="center"/>
            <w:hideMark/>
          </w:tcPr>
          <w:p w14:paraId="7E51B3DE" w14:textId="77777777" w:rsidR="001960F0" w:rsidRPr="00863667" w:rsidRDefault="001960F0" w:rsidP="003E1B62">
            <w:pPr>
              <w:ind w:firstLine="0"/>
              <w:jc w:val="center"/>
              <w:rPr>
                <w:rFonts w:ascii="iCiel Avenir LT Std 35 Light" w:hAnsi="iCiel Avenir LT Std 35 Light" w:cs="Arial"/>
                <w:b/>
                <w:bCs/>
                <w:i/>
                <w:iCs/>
                <w:sz w:val="22"/>
                <w:szCs w:val="22"/>
                <w:lang w:val="vi-VN"/>
              </w:rPr>
            </w:pPr>
            <w:r w:rsidRPr="00863667">
              <w:rPr>
                <w:rFonts w:ascii="iCiel Avenir LT Std 35 Light" w:hAnsi="iCiel Avenir LT Std 35 Light" w:cs="Arial"/>
                <w:b/>
                <w:bCs/>
                <w:i/>
                <w:iCs/>
                <w:sz w:val="22"/>
                <w:szCs w:val="22"/>
                <w:lang w:val="vi-VN"/>
              </w:rPr>
              <w:t>Mức độ</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623BE027" w14:textId="77777777" w:rsidR="001960F0" w:rsidRPr="00863667" w:rsidRDefault="001960F0" w:rsidP="003E1B62">
            <w:pPr>
              <w:ind w:left="96" w:right="72" w:hanging="96"/>
              <w:jc w:val="center"/>
              <w:rPr>
                <w:rFonts w:ascii="iCiel Avenir LT Std 35 Light" w:hAnsi="iCiel Avenir LT Std 35 Light"/>
                <w:b/>
                <w:bCs/>
                <w:i/>
                <w:iCs/>
                <w:color w:val="000000"/>
                <w:sz w:val="22"/>
                <w:szCs w:val="22"/>
                <w:lang w:val="vi-VN"/>
              </w:rPr>
            </w:pPr>
            <w:r w:rsidRPr="00863667">
              <w:rPr>
                <w:rFonts w:ascii="iCiel Avenir LT Std 35 Light" w:hAnsi="iCiel Avenir LT Std 35 Light"/>
                <w:b/>
                <w:bCs/>
                <w:i/>
                <w:iCs/>
                <w:color w:val="000000"/>
                <w:sz w:val="22"/>
                <w:szCs w:val="22"/>
                <w:lang w:val="vi-VN"/>
              </w:rPr>
              <w:t>Mức độ tương ứng với tỷ lệ vắng mặt (*)</w:t>
            </w:r>
          </w:p>
        </w:tc>
        <w:tc>
          <w:tcPr>
            <w:tcW w:w="6750" w:type="dxa"/>
            <w:tcBorders>
              <w:top w:val="single" w:sz="4" w:space="0" w:color="auto"/>
              <w:left w:val="single" w:sz="4" w:space="0" w:color="auto"/>
              <w:bottom w:val="single" w:sz="4" w:space="0" w:color="auto"/>
              <w:right w:val="single" w:sz="4" w:space="0" w:color="auto"/>
            </w:tcBorders>
            <w:vAlign w:val="center"/>
            <w:hideMark/>
          </w:tcPr>
          <w:p w14:paraId="2E13B7FA" w14:textId="77777777" w:rsidR="001960F0" w:rsidRPr="00863667" w:rsidRDefault="001960F0" w:rsidP="003E1B62">
            <w:pPr>
              <w:jc w:val="center"/>
              <w:rPr>
                <w:rFonts w:ascii="iCiel Avenir LT Std 35 Light" w:hAnsi="iCiel Avenir LT Std 35 Light" w:cs="Arial"/>
                <w:i/>
                <w:iCs/>
                <w:sz w:val="22"/>
                <w:szCs w:val="22"/>
                <w:lang w:val="vi-VN"/>
              </w:rPr>
            </w:pPr>
            <w:r w:rsidRPr="00863667">
              <w:rPr>
                <w:rFonts w:ascii="iCiel Avenir LT Std 35 Light" w:hAnsi="iCiel Avenir LT Std 35 Light" w:cs="Arial"/>
                <w:b/>
                <w:bCs/>
                <w:i/>
                <w:iCs/>
                <w:sz w:val="22"/>
                <w:szCs w:val="22"/>
                <w:lang w:val="vi-VN"/>
              </w:rPr>
              <w:t>Hậu quả</w:t>
            </w:r>
          </w:p>
        </w:tc>
      </w:tr>
      <w:tr w:rsidR="001960F0" w:rsidRPr="00863667" w14:paraId="03BFC009" w14:textId="77777777" w:rsidTr="0045155C">
        <w:trPr>
          <w:trHeight w:val="917"/>
        </w:trPr>
        <w:tc>
          <w:tcPr>
            <w:tcW w:w="1260" w:type="dxa"/>
            <w:tcBorders>
              <w:top w:val="single" w:sz="4" w:space="0" w:color="auto"/>
              <w:left w:val="single" w:sz="4" w:space="0" w:color="auto"/>
              <w:bottom w:val="single" w:sz="4" w:space="0" w:color="auto"/>
              <w:right w:val="nil"/>
            </w:tcBorders>
            <w:noWrap/>
            <w:vAlign w:val="center"/>
            <w:hideMark/>
          </w:tcPr>
          <w:p w14:paraId="252FA832" w14:textId="77777777" w:rsidR="001960F0" w:rsidRPr="00863667" w:rsidRDefault="001960F0" w:rsidP="003E1B62">
            <w:pPr>
              <w:ind w:firstLine="0"/>
              <w:jc w:val="center"/>
              <w:rPr>
                <w:rFonts w:ascii="iCiel Avenir LT Std 35 Light" w:hAnsi="iCiel Avenir LT Std 35 Light" w:cs="Arial"/>
                <w:b/>
                <w:bCs/>
                <w:i/>
                <w:iCs/>
                <w:sz w:val="22"/>
                <w:szCs w:val="22"/>
                <w:lang w:val="vi-VN"/>
              </w:rPr>
            </w:pPr>
            <w:r w:rsidRPr="00863667">
              <w:rPr>
                <w:rFonts w:ascii="iCiel Avenir LT Std 35 Light" w:hAnsi="iCiel Avenir LT Std 35 Light" w:cs="Arial"/>
                <w:b/>
                <w:bCs/>
                <w:i/>
                <w:iCs/>
                <w:sz w:val="22"/>
                <w:szCs w:val="22"/>
                <w:lang w:val="vi-VN"/>
              </w:rPr>
              <w:t>Mức 1</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305449FA" w14:textId="77777777" w:rsidR="001960F0" w:rsidRPr="00863667" w:rsidRDefault="001960F0" w:rsidP="003E1B62">
            <w:pPr>
              <w:ind w:left="96" w:right="72" w:hanging="96"/>
              <w:jc w:val="center"/>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15%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1602C802" w14:textId="4E8CC458" w:rsidR="001960F0" w:rsidRPr="00863667" w:rsidRDefault="001960F0" w:rsidP="003E1B62">
            <w:pPr>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sẽ nhận được Thư cảnh báo chuyên cần mức 1</w:t>
            </w:r>
          </w:p>
        </w:tc>
      </w:tr>
      <w:tr w:rsidR="001960F0" w:rsidRPr="00863667" w14:paraId="7C4BB6A4" w14:textId="77777777" w:rsidTr="0045155C">
        <w:trPr>
          <w:trHeight w:val="926"/>
        </w:trPr>
        <w:tc>
          <w:tcPr>
            <w:tcW w:w="1260" w:type="dxa"/>
            <w:tcBorders>
              <w:top w:val="single" w:sz="4" w:space="0" w:color="auto"/>
              <w:left w:val="single" w:sz="4" w:space="0" w:color="auto"/>
              <w:bottom w:val="single" w:sz="4" w:space="0" w:color="auto"/>
              <w:right w:val="nil"/>
            </w:tcBorders>
            <w:noWrap/>
            <w:vAlign w:val="center"/>
            <w:hideMark/>
          </w:tcPr>
          <w:p w14:paraId="44C18AEF" w14:textId="77777777" w:rsidR="001960F0" w:rsidRPr="00863667" w:rsidRDefault="001960F0" w:rsidP="003E1B62">
            <w:pPr>
              <w:ind w:firstLine="0"/>
              <w:jc w:val="center"/>
              <w:rPr>
                <w:rFonts w:ascii="iCiel Avenir LT Std 35 Light" w:hAnsi="iCiel Avenir LT Std 35 Light" w:cs="Arial"/>
                <w:b/>
                <w:bCs/>
                <w:i/>
                <w:iCs/>
                <w:sz w:val="22"/>
                <w:szCs w:val="22"/>
                <w:lang w:val="vi-VN"/>
              </w:rPr>
            </w:pPr>
            <w:r w:rsidRPr="00863667">
              <w:rPr>
                <w:rFonts w:ascii="iCiel Avenir LT Std 35 Light" w:hAnsi="iCiel Avenir LT Std 35 Light" w:cs="Arial"/>
                <w:b/>
                <w:bCs/>
                <w:i/>
                <w:iCs/>
                <w:sz w:val="22"/>
                <w:szCs w:val="22"/>
                <w:lang w:val="vi-VN"/>
              </w:rPr>
              <w:t>Mức 2</w:t>
            </w:r>
          </w:p>
        </w:tc>
        <w:tc>
          <w:tcPr>
            <w:tcW w:w="1890" w:type="dxa"/>
            <w:tcBorders>
              <w:top w:val="single" w:sz="4" w:space="0" w:color="auto"/>
              <w:left w:val="single" w:sz="4" w:space="0" w:color="auto"/>
              <w:bottom w:val="single" w:sz="4" w:space="0" w:color="auto"/>
              <w:right w:val="single" w:sz="4" w:space="0" w:color="auto"/>
            </w:tcBorders>
            <w:noWrap/>
            <w:vAlign w:val="center"/>
          </w:tcPr>
          <w:p w14:paraId="4FFBC52B" w14:textId="77777777" w:rsidR="001960F0" w:rsidRPr="00863667" w:rsidRDefault="001960F0" w:rsidP="003E1B62">
            <w:pPr>
              <w:ind w:left="96" w:right="72" w:hanging="96"/>
              <w:jc w:val="center"/>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25%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79F66348" w14:textId="77777777" w:rsidR="001960F0" w:rsidRPr="00863667" w:rsidRDefault="001960F0" w:rsidP="003E1B62">
            <w:pPr>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và phụ huynh sẽ nhận được Thư cảnh báo chuyên cần mức 2</w:t>
            </w:r>
          </w:p>
        </w:tc>
      </w:tr>
      <w:tr w:rsidR="001960F0" w:rsidRPr="00863667" w14:paraId="509DC86A" w14:textId="77777777" w:rsidTr="0045155C">
        <w:trPr>
          <w:trHeight w:val="2834"/>
        </w:trPr>
        <w:tc>
          <w:tcPr>
            <w:tcW w:w="1260" w:type="dxa"/>
            <w:tcBorders>
              <w:top w:val="single" w:sz="4" w:space="0" w:color="auto"/>
              <w:left w:val="single" w:sz="4" w:space="0" w:color="auto"/>
              <w:bottom w:val="single" w:sz="4" w:space="0" w:color="auto"/>
              <w:right w:val="nil"/>
            </w:tcBorders>
            <w:noWrap/>
            <w:vAlign w:val="center"/>
            <w:hideMark/>
          </w:tcPr>
          <w:p w14:paraId="515F23D1" w14:textId="77777777" w:rsidR="001960F0" w:rsidRPr="00863667" w:rsidRDefault="001960F0" w:rsidP="003E1B62">
            <w:pPr>
              <w:ind w:firstLine="0"/>
              <w:jc w:val="center"/>
              <w:rPr>
                <w:rFonts w:ascii="iCiel Avenir LT Std 35 Light" w:hAnsi="iCiel Avenir LT Std 35 Light" w:cs="Arial"/>
                <w:b/>
                <w:bCs/>
                <w:sz w:val="22"/>
                <w:szCs w:val="22"/>
                <w:lang w:val="vi-VN"/>
              </w:rPr>
            </w:pPr>
            <w:r w:rsidRPr="00863667">
              <w:rPr>
                <w:rFonts w:ascii="iCiel Avenir LT Std 35 Light" w:hAnsi="iCiel Avenir LT Std 35 Light" w:cs="Arial"/>
                <w:b/>
                <w:bCs/>
                <w:i/>
                <w:iCs/>
                <w:sz w:val="22"/>
                <w:szCs w:val="22"/>
                <w:lang w:val="vi-VN"/>
              </w:rPr>
              <w:t>Mức 3</w:t>
            </w:r>
          </w:p>
        </w:tc>
        <w:tc>
          <w:tcPr>
            <w:tcW w:w="1890" w:type="dxa"/>
            <w:tcBorders>
              <w:top w:val="single" w:sz="4" w:space="0" w:color="auto"/>
              <w:left w:val="single" w:sz="4" w:space="0" w:color="auto"/>
              <w:bottom w:val="single" w:sz="4" w:space="0" w:color="auto"/>
              <w:right w:val="single" w:sz="4" w:space="0" w:color="auto"/>
            </w:tcBorders>
            <w:noWrap/>
            <w:vAlign w:val="center"/>
          </w:tcPr>
          <w:p w14:paraId="49EDF559" w14:textId="77777777" w:rsidR="001960F0" w:rsidRPr="00863667" w:rsidRDefault="001960F0" w:rsidP="003E1B62">
            <w:pPr>
              <w:ind w:left="96" w:right="72" w:hanging="96"/>
              <w:jc w:val="center"/>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35%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3817F03A" w14:textId="23BFF088" w:rsidR="001960F0" w:rsidRPr="00863667" w:rsidRDefault="001960F0" w:rsidP="003E1B62">
            <w:pPr>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Sinh viên và phụ huynh sẽ nhận được Thư cảnh báo chuyên cần mức 3</w:t>
            </w:r>
          </w:p>
          <w:p w14:paraId="0967A542" w14:textId="77777777" w:rsidR="001960F0" w:rsidRPr="00863667" w:rsidRDefault="001960F0" w:rsidP="003E1B62">
            <w:pPr>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Sinh viên sẽ được yêu cầu tham gia buổi họp với Hội đồng Hỗ trợ Học tập (ARP)</w:t>
            </w:r>
          </w:p>
          <w:p w14:paraId="683B93B0" w14:textId="77777777" w:rsidR="001960F0" w:rsidRPr="00863667" w:rsidRDefault="001960F0" w:rsidP="003E1B62">
            <w:pPr>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Sinh viên sẽ được đặt trong Thời gian thử thách (AP)</w:t>
            </w:r>
          </w:p>
        </w:tc>
      </w:tr>
      <w:tr w:rsidR="001960F0" w:rsidRPr="00863667" w14:paraId="2AEE32BE" w14:textId="77777777" w:rsidTr="0045155C">
        <w:trPr>
          <w:trHeight w:val="2209"/>
        </w:trPr>
        <w:tc>
          <w:tcPr>
            <w:tcW w:w="3150" w:type="dxa"/>
            <w:gridSpan w:val="2"/>
            <w:tcBorders>
              <w:top w:val="single" w:sz="4" w:space="0" w:color="auto"/>
              <w:left w:val="single" w:sz="4" w:space="0" w:color="auto"/>
              <w:bottom w:val="single" w:sz="4" w:space="0" w:color="auto"/>
              <w:right w:val="single" w:sz="4" w:space="0" w:color="auto"/>
            </w:tcBorders>
            <w:noWrap/>
            <w:vAlign w:val="center"/>
          </w:tcPr>
          <w:p w14:paraId="38448448" w14:textId="77777777" w:rsidR="001960F0" w:rsidRPr="00863667" w:rsidRDefault="001960F0" w:rsidP="003E1B62">
            <w:pPr>
              <w:ind w:left="96" w:right="72" w:hanging="96"/>
              <w:rPr>
                <w:rFonts w:ascii="iCiel Avenir LT Std 35 Light" w:hAnsi="iCiel Avenir LT Std 35 Light" w:cs="Arial"/>
                <w:sz w:val="22"/>
                <w:szCs w:val="22"/>
                <w:lang w:val="vi-VN"/>
              </w:rPr>
            </w:pPr>
            <w:r w:rsidRPr="00863667">
              <w:rPr>
                <w:rFonts w:ascii="iCiel Avenir LT Std 35 Light" w:hAnsi="iCiel Avenir LT Std 35 Light" w:cs="Arial"/>
                <w:b/>
                <w:bCs/>
                <w:i/>
                <w:iCs/>
                <w:sz w:val="22"/>
                <w:szCs w:val="22"/>
                <w:lang w:val="vi-VN"/>
              </w:rPr>
              <w:t>Sinh viên bị cảnh báo chuyên cần mức 3 và không hoàn thành Thời gian thử thách</w:t>
            </w:r>
          </w:p>
        </w:tc>
        <w:tc>
          <w:tcPr>
            <w:tcW w:w="6750" w:type="dxa"/>
            <w:tcBorders>
              <w:top w:val="single" w:sz="4" w:space="0" w:color="auto"/>
              <w:left w:val="single" w:sz="4" w:space="0" w:color="auto"/>
              <w:bottom w:val="single" w:sz="4" w:space="0" w:color="auto"/>
              <w:right w:val="single" w:sz="4" w:space="0" w:color="auto"/>
            </w:tcBorders>
            <w:vAlign w:val="center"/>
          </w:tcPr>
          <w:p w14:paraId="3371AC5D" w14:textId="28EC2755" w:rsidR="001960F0" w:rsidRPr="00863667" w:rsidRDefault="001960F0" w:rsidP="003E1B62">
            <w:pPr>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sẽ được yêu cầu tham gia buổi họp với Hội đồng Hỗ trợ Học tập (ARP). Hội đồng sẽ xác định kết quả dựa vào những quyền lợi học tập tốt nhất của sinh viên và cân nhắc các tình tiết giảm nhẹ.</w:t>
            </w:r>
          </w:p>
        </w:tc>
      </w:tr>
    </w:tbl>
    <w:p w14:paraId="751481B6" w14:textId="51DFF957" w:rsidR="001960F0" w:rsidRPr="00863667" w:rsidRDefault="001960F0" w:rsidP="003E1B62">
      <w:pPr>
        <w:ind w:firstLine="0"/>
        <w:rPr>
          <w:rFonts w:ascii="iCiel Avenir LT Std 35 Light" w:hAnsi="iCiel Avenir LT Std 35 Light" w:cs="Arial"/>
          <w:b/>
          <w:bCs/>
          <w:i/>
          <w:iCs/>
          <w:sz w:val="22"/>
          <w:szCs w:val="22"/>
          <w:lang w:val="vi-VN"/>
        </w:rPr>
      </w:pPr>
      <w:r w:rsidRPr="00863667">
        <w:rPr>
          <w:rFonts w:ascii="iCiel Avenir LT Std 35 Light" w:hAnsi="iCiel Avenir LT Std 35 Light" w:cs="Arial"/>
          <w:b/>
          <w:bCs/>
          <w:i/>
          <w:iCs/>
          <w:sz w:val="22"/>
          <w:szCs w:val="22"/>
          <w:lang w:val="vi-VN"/>
        </w:rPr>
        <w:t>(*) Tỷ lệ vắng mặt = Số giờ vắng mặt / Số giờ học yêu cầu của một môn học x 100</w:t>
      </w:r>
    </w:p>
    <w:p w14:paraId="3D3E5D00" w14:textId="61CA6F9C" w:rsidR="00A52E03" w:rsidRPr="00863667" w:rsidRDefault="00A52E03" w:rsidP="003E1B62">
      <w:pPr>
        <w:tabs>
          <w:tab w:val="left" w:pos="630"/>
          <w:tab w:val="left" w:pos="720"/>
          <w:tab w:val="left" w:pos="1080"/>
        </w:tabs>
        <w:ind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lastRenderedPageBreak/>
        <w:t xml:space="preserve">Sinh viên được yêu cầu tham khảo tài liệu </w:t>
      </w:r>
      <w:r w:rsidR="002735C5" w:rsidRPr="00863667">
        <w:rPr>
          <w:rFonts w:ascii="iCiel Avenir LT Std 35 Light" w:hAnsi="iCiel Avenir LT Std 35 Light" w:cs="Arial"/>
          <w:b/>
          <w:bCs/>
          <w:i/>
          <w:iCs/>
          <w:sz w:val="22"/>
          <w:szCs w:val="22"/>
          <w:lang w:val="vi-VN"/>
        </w:rPr>
        <w:t>Thông tin Chuyên cần</w:t>
      </w:r>
      <w:r w:rsidRPr="00863667">
        <w:rPr>
          <w:rFonts w:ascii="iCiel Avenir LT Std 35 Light" w:hAnsi="iCiel Avenir LT Std 35 Light" w:cs="Arial"/>
          <w:b/>
          <w:bCs/>
          <w:i/>
          <w:iCs/>
          <w:sz w:val="22"/>
          <w:szCs w:val="22"/>
          <w:lang w:val="vi-VN"/>
        </w:rPr>
        <w:t xml:space="preserve"> </w:t>
      </w:r>
      <w:r w:rsidRPr="00863667">
        <w:rPr>
          <w:rFonts w:ascii="iCiel Avenir LT Std 35 Light" w:hAnsi="iCiel Avenir LT Std 35 Light" w:cs="Arial"/>
          <w:i/>
          <w:iCs/>
          <w:sz w:val="22"/>
          <w:szCs w:val="22"/>
          <w:lang w:val="vi-VN"/>
        </w:rPr>
        <w:t xml:space="preserve">trên hệ thống học tập Canvas </w:t>
      </w:r>
      <w:r w:rsidR="0079005D" w:rsidRPr="00863667">
        <w:rPr>
          <w:rFonts w:ascii="iCiel Avenir LT Std 35 Light" w:hAnsi="iCiel Avenir LT Std 35 Light" w:cs="Arial"/>
          <w:i/>
          <w:iCs/>
          <w:sz w:val="22"/>
          <w:szCs w:val="22"/>
          <w:lang w:val="vi-VN"/>
        </w:rPr>
        <w:t>và tuân thủ chặt ch</w:t>
      </w:r>
      <w:r w:rsidR="00BF6702" w:rsidRPr="00863667">
        <w:rPr>
          <w:rFonts w:ascii="iCiel Avenir LT Std 35 Light" w:hAnsi="iCiel Avenir LT Std 35 Light" w:cs="Arial"/>
          <w:i/>
          <w:iCs/>
          <w:sz w:val="22"/>
          <w:szCs w:val="22"/>
          <w:lang w:val="vi-VN"/>
        </w:rPr>
        <w:t>ẽ</w:t>
      </w:r>
      <w:r w:rsidR="0079005D" w:rsidRPr="00863667">
        <w:rPr>
          <w:rFonts w:ascii="iCiel Avenir LT Std 35 Light" w:hAnsi="iCiel Avenir LT Std 35 Light" w:cs="Arial"/>
          <w:i/>
          <w:iCs/>
          <w:sz w:val="22"/>
          <w:szCs w:val="22"/>
          <w:lang w:val="vi-VN"/>
        </w:rPr>
        <w:t xml:space="preserve"> quy định này.</w:t>
      </w:r>
      <w:r w:rsidR="00DA7997" w:rsidRPr="00863667">
        <w:rPr>
          <w:rFonts w:ascii="iCiel Avenir LT Std 35 Light" w:hAnsi="iCiel Avenir LT Std 35 Light" w:cs="Arial"/>
          <w:i/>
          <w:iCs/>
          <w:sz w:val="22"/>
          <w:szCs w:val="22"/>
        </w:rPr>
        <w:t xml:space="preserve"> </w:t>
      </w:r>
      <w:bookmarkStart w:id="1526" w:name="_Hlk171669988"/>
      <w:r w:rsidR="00DA7997" w:rsidRPr="00863667">
        <w:rPr>
          <w:rFonts w:ascii="iCiel Avenir LT Std 35 Light" w:hAnsi="iCiel Avenir LT Std 35 Light" w:cs="Arial"/>
          <w:i/>
          <w:iCs/>
          <w:sz w:val="22"/>
          <w:szCs w:val="22"/>
        </w:rPr>
        <w:t xml:space="preserve">Sinh viên liên hệ đến Phòng Thông tin sinh viên qua hòm thư </w:t>
      </w:r>
      <w:r w:rsidR="00863667" w:rsidRPr="00863667">
        <w:rPr>
          <w:rFonts w:ascii="iCiel Avenir LT Std 35 Light" w:hAnsi="iCiel Avenir LT Std 35 Light"/>
          <w:rPrChange w:id="1527" w:author="An Tran, ACA (BUV)" w:date="2024-09-13T17:29:00Z" w16du:dateUtc="2024-09-13T10:29:00Z">
            <w:rPr/>
          </w:rPrChange>
        </w:rPr>
        <w:fldChar w:fldCharType="begin"/>
      </w:r>
      <w:r w:rsidR="00863667" w:rsidRPr="00863667">
        <w:rPr>
          <w:rFonts w:ascii="iCiel Avenir LT Std 35 Light" w:hAnsi="iCiel Avenir LT Std 35 Light"/>
          <w:rPrChange w:id="1528"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1529"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00DA7997" w:rsidRPr="00863667">
        <w:rPr>
          <w:rStyle w:val="Hyperlink"/>
          <w:rFonts w:ascii="iCiel Avenir LT Std 35 Light" w:hAnsi="iCiel Avenir LT Std 35 Light" w:cs="Arial"/>
          <w:i/>
          <w:iCs/>
          <w:sz w:val="22"/>
          <w:szCs w:val="22"/>
        </w:rPr>
        <w:t>studentservice@buv.edu.vn</w:t>
      </w:r>
      <w:r w:rsidR="00863667" w:rsidRPr="00863667">
        <w:rPr>
          <w:rStyle w:val="Hyperlink"/>
          <w:rFonts w:ascii="iCiel Avenir LT Std 35 Light" w:hAnsi="iCiel Avenir LT Std 35 Light" w:cs="Arial"/>
          <w:i/>
          <w:iCs/>
          <w:sz w:val="22"/>
          <w:szCs w:val="22"/>
        </w:rPr>
        <w:fldChar w:fldCharType="end"/>
      </w:r>
      <w:r w:rsidR="00DA7997" w:rsidRPr="00863667">
        <w:rPr>
          <w:rFonts w:ascii="iCiel Avenir LT Std 35 Light" w:hAnsi="iCiel Avenir LT Std 35 Light" w:cs="Arial"/>
          <w:i/>
          <w:iCs/>
          <w:sz w:val="22"/>
          <w:szCs w:val="22"/>
        </w:rPr>
        <w:t xml:space="preserve"> để được hướng dẫn thêm thông tin.</w:t>
      </w:r>
      <w:bookmarkEnd w:id="1526"/>
    </w:p>
    <w:p w14:paraId="4A980B2C" w14:textId="06ADB0F0" w:rsidR="00BF43A2" w:rsidRPr="00863667"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530" w:name="_Toc177143720"/>
      <w:r w:rsidRPr="00863667">
        <w:rPr>
          <w:rFonts w:cs="Arial"/>
          <w:szCs w:val="22"/>
          <w:lang w:val="vi-VN"/>
        </w:rPr>
        <w:t>What should students</w:t>
      </w:r>
      <w:bookmarkStart w:id="1531" w:name="_Toc107324292"/>
      <w:r w:rsidRPr="00863667">
        <w:rPr>
          <w:rFonts w:cs="Arial"/>
          <w:szCs w:val="22"/>
          <w:lang w:val="vi-VN"/>
        </w:rPr>
        <w:t xml:space="preserve">/parents do if students need to be absent from classes? / </w:t>
      </w:r>
      <w:r w:rsidRPr="00863667">
        <w:rPr>
          <w:rFonts w:cs="Arial"/>
          <w:i/>
          <w:iCs/>
          <w:szCs w:val="22"/>
          <w:lang w:val="vi-VN"/>
        </w:rPr>
        <w:t xml:space="preserve">Nếu sinh viên cần nghỉ học vì một </w:t>
      </w:r>
      <w:r w:rsidR="000F6B7A" w:rsidRPr="00863667">
        <w:rPr>
          <w:rFonts w:cs="Arial"/>
          <w:i/>
          <w:iCs/>
          <w:szCs w:val="22"/>
          <w:lang w:val="vi-VN"/>
        </w:rPr>
        <w:t>lý do</w:t>
      </w:r>
      <w:r w:rsidRPr="00863667">
        <w:rPr>
          <w:rFonts w:cs="Arial"/>
          <w:i/>
          <w:iCs/>
          <w:szCs w:val="22"/>
          <w:lang w:val="vi-VN"/>
        </w:rPr>
        <w:t xml:space="preserve"> nào đó, sinh viên/phụ huynh cần phải làm gì?</w:t>
      </w:r>
      <w:bookmarkEnd w:id="1531"/>
      <w:bookmarkEnd w:id="1530"/>
    </w:p>
    <w:p w14:paraId="45F16B21" w14:textId="77777777"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0C8CC767" w14:textId="77777777" w:rsidR="003F29A9" w:rsidRPr="00863667" w:rsidRDefault="003F29A9" w:rsidP="00D85019">
      <w:pPr>
        <w:numPr>
          <w:ilvl w:val="0"/>
          <w:numId w:val="26"/>
        </w:numPr>
        <w:spacing w:before="0" w:beforeAutospacing="0" w:after="0" w:afterAutospacing="0"/>
        <w:ind w:left="720" w:right="-249"/>
        <w:jc w:val="left"/>
        <w:rPr>
          <w:rFonts w:ascii="iCiel Avenir LT Std 35 Light" w:hAnsi="iCiel Avenir LT Std 35 Light" w:cs="Arial"/>
          <w:sz w:val="22"/>
          <w:szCs w:val="22"/>
        </w:rPr>
      </w:pPr>
      <w:r w:rsidRPr="00863667">
        <w:rPr>
          <w:rFonts w:ascii="iCiel Avenir LT Std 35 Light" w:hAnsi="iCiel Avenir LT Std 35 Light" w:cs="Arial"/>
          <w:sz w:val="22"/>
          <w:szCs w:val="22"/>
        </w:rPr>
        <w:t xml:space="preserve">Students must complete absence application by submitting an </w:t>
      </w:r>
      <w:r w:rsidR="00863667" w:rsidRPr="00863667">
        <w:rPr>
          <w:rFonts w:ascii="iCiel Avenir LT Std 35 Light" w:hAnsi="iCiel Avenir LT Std 35 Light"/>
          <w:rPrChange w:id="1532" w:author="An Tran, ACA (BUV)" w:date="2024-09-13T17:29:00Z" w16du:dateUtc="2024-09-13T10:29:00Z">
            <w:rPr/>
          </w:rPrChange>
        </w:rPr>
        <w:fldChar w:fldCharType="begin"/>
      </w:r>
      <w:r w:rsidR="00863667" w:rsidRPr="00863667">
        <w:rPr>
          <w:rFonts w:ascii="iCiel Avenir LT Std 35 Light" w:hAnsi="iCiel Avenir LT Std 35 Light"/>
          <w:rPrChange w:id="1533" w:author="An Tran, ACA (BUV)" w:date="2024-09-13T17:29:00Z" w16du:dateUtc="2024-09-13T10:29:00Z">
            <w:rPr/>
          </w:rPrChange>
        </w:rPr>
        <w:instrText>HYPERLINK "https://buveduvn0-my.sharepoint.com/personal/studentservice_buv_edu_vn/_layouts/15/onedrive.aspx?view=0&amp;id=%2Fpersonal%2Fstudentservice%5Fbuv%5Fedu%5Fvn%2FDocuments%2F1%2DSIO%2F9%20%2D%20Template%2F1%2D%20Approved%20Absence%20Application%20Form"</w:instrText>
      </w:r>
      <w:r w:rsidR="00863667" w:rsidRPr="00B8666B">
        <w:rPr>
          <w:rFonts w:ascii="iCiel Avenir LT Std 35 Light" w:hAnsi="iCiel Avenir LT Std 35 Light"/>
        </w:rPr>
      </w:r>
      <w:r w:rsidR="00863667" w:rsidRPr="00863667">
        <w:rPr>
          <w:rFonts w:ascii="iCiel Avenir LT Std 35 Light" w:hAnsi="iCiel Avenir LT Std 35 Light"/>
          <w:rPrChange w:id="1534" w:author="An Tran, ACA (BUV)" w:date="2024-09-13T17:29:00Z" w16du:dateUtc="2024-09-13T10:29:00Z">
            <w:rPr>
              <w:rFonts w:ascii="iCiel Avenir LT Std 35 Light" w:hAnsi="iCiel Avenir LT Std 35 Light" w:cs="Arial"/>
              <w:color w:val="0563C1"/>
              <w:sz w:val="22"/>
              <w:szCs w:val="22"/>
              <w:u w:val="single"/>
            </w:rPr>
          </w:rPrChange>
        </w:rPr>
        <w:fldChar w:fldCharType="separate"/>
      </w:r>
      <w:r w:rsidRPr="00863667">
        <w:rPr>
          <w:rFonts w:ascii="iCiel Avenir LT Std 35 Light" w:hAnsi="iCiel Avenir LT Std 35 Light" w:cs="Arial"/>
          <w:color w:val="0563C1"/>
          <w:sz w:val="22"/>
          <w:szCs w:val="22"/>
          <w:u w:val="single"/>
        </w:rPr>
        <w:t>Absence form</w:t>
      </w:r>
      <w:r w:rsidR="00863667" w:rsidRPr="00863667">
        <w:rPr>
          <w:rFonts w:ascii="iCiel Avenir LT Std 35 Light" w:hAnsi="iCiel Avenir LT Std 35 Light" w:cs="Arial"/>
          <w:color w:val="0563C1"/>
          <w:sz w:val="22"/>
          <w:szCs w:val="22"/>
          <w:u w:val="single"/>
        </w:rPr>
        <w:fldChar w:fldCharType="end"/>
      </w:r>
      <w:r w:rsidRPr="00863667">
        <w:rPr>
          <w:rFonts w:ascii="iCiel Avenir LT Std 35 Light" w:hAnsi="iCiel Avenir LT Std 35 Light" w:cs="Arial"/>
          <w:sz w:val="22"/>
          <w:szCs w:val="22"/>
        </w:rPr>
        <w:t xml:space="preserve"> with a clear absence reason and appropriate evidence to the Student Information Office on Level 2 or via email at </w:t>
      </w:r>
      <w:r w:rsidR="00863667" w:rsidRPr="00863667">
        <w:rPr>
          <w:rFonts w:ascii="iCiel Avenir LT Std 35 Light" w:hAnsi="iCiel Avenir LT Std 35 Light"/>
          <w:rPrChange w:id="1535" w:author="An Tran, ACA (BUV)" w:date="2024-09-13T17:29:00Z" w16du:dateUtc="2024-09-13T10:29:00Z">
            <w:rPr/>
          </w:rPrChange>
        </w:rPr>
        <w:fldChar w:fldCharType="begin"/>
      </w:r>
      <w:r w:rsidR="00863667" w:rsidRPr="00863667">
        <w:rPr>
          <w:rFonts w:ascii="iCiel Avenir LT Std 35 Light" w:hAnsi="iCiel Avenir LT Std 35 Light"/>
          <w:rPrChange w:id="1536"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1537"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studentservice@buv.edu.vn</w:t>
      </w:r>
      <w:r w:rsidR="00863667"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w:t>
      </w:r>
    </w:p>
    <w:p w14:paraId="0FCA7E3B" w14:textId="77777777" w:rsidR="003F29A9" w:rsidRPr="00863667" w:rsidRDefault="003F29A9" w:rsidP="003F29A9">
      <w:pPr>
        <w:spacing w:before="0" w:beforeAutospacing="0" w:after="240" w:afterAutospacing="0"/>
        <w:ind w:left="720" w:right="-249"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Sinh viên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ho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th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thủ tục xin nghỉ học bằng việc nộp lại Đ</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n xin ngh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w:t>
      </w:r>
      <w:r w:rsidR="00863667" w:rsidRPr="00863667">
        <w:rPr>
          <w:rFonts w:ascii="iCiel Avenir LT Std 35 Light" w:hAnsi="iCiel Avenir LT Std 35 Light"/>
          <w:rPrChange w:id="1538" w:author="An Tran, ACA (BUV)" w:date="2024-09-13T17:29:00Z" w16du:dateUtc="2024-09-13T10:29:00Z">
            <w:rPr/>
          </w:rPrChange>
        </w:rPr>
        <w:fldChar w:fldCharType="begin"/>
      </w:r>
      <w:r w:rsidR="00863667" w:rsidRPr="00863667">
        <w:rPr>
          <w:rFonts w:ascii="iCiel Avenir LT Std 35 Light" w:hAnsi="iCiel Avenir LT Std 35 Light"/>
          <w:rPrChange w:id="1539" w:author="An Tran, ACA (BUV)" w:date="2024-09-13T17:29:00Z" w16du:dateUtc="2024-09-13T10:29:00Z">
            <w:rPr/>
          </w:rPrChange>
        </w:rPr>
        <w:instrText>HYPERLINK "https://buveduvn0-my.sharepoint.com/personal/studentservice_buv_edu_vn/_layouts/15/onedrive.aspx?view=0&amp;id=%2Fpersonal%2Fstudentservice%5Fbuv%5Fedu%5Fvn%2FDocuments%2F1%2DSIO%2F9%20%2D%20Template%2F1%2D%20Approved%20Absence%20Application%20Form"</w:instrText>
      </w:r>
      <w:r w:rsidR="00863667" w:rsidRPr="00B8666B">
        <w:rPr>
          <w:rFonts w:ascii="iCiel Avenir LT Std 35 Light" w:hAnsi="iCiel Avenir LT Std 35 Light"/>
        </w:rPr>
      </w:r>
      <w:r w:rsidR="00863667" w:rsidRPr="00863667">
        <w:rPr>
          <w:rFonts w:ascii="iCiel Avenir LT Std 35 Light" w:hAnsi="iCiel Avenir LT Std 35 Light"/>
          <w:rPrChange w:id="1540" w:author="An Tran, ACA (BUV)" w:date="2024-09-13T17:29:00Z" w16du:dateUtc="2024-09-13T10:29:00Z">
            <w:rPr>
              <w:rFonts w:ascii="iCiel Avenir LT Std 35 Light" w:hAnsi="iCiel Avenir LT Std 35 Light" w:cs="Arial"/>
              <w:i/>
              <w:iCs/>
              <w:color w:val="0563C1"/>
              <w:sz w:val="22"/>
              <w:szCs w:val="22"/>
              <w:u w:val="single"/>
            </w:rPr>
          </w:rPrChange>
        </w:rPr>
        <w:fldChar w:fldCharType="separate"/>
      </w:r>
      <w:r w:rsidRPr="00863667">
        <w:rPr>
          <w:rFonts w:ascii="iCiel Avenir LT Std 35 Light" w:hAnsi="iCiel Avenir LT Std 35 Light" w:cs="Arial"/>
          <w:i/>
          <w:iCs/>
          <w:color w:val="0563C1"/>
          <w:sz w:val="22"/>
          <w:szCs w:val="22"/>
          <w:u w:val="single"/>
        </w:rPr>
        <w:t>t</w:t>
      </w:r>
      <w:r w:rsidRPr="00863667">
        <w:rPr>
          <w:rFonts w:ascii="iCiel Avenir LT Std 35 Light" w:hAnsi="iCiel Avenir LT Std 35 Light" w:cs="Calibri"/>
          <w:i/>
          <w:iCs/>
          <w:color w:val="0563C1"/>
          <w:sz w:val="22"/>
          <w:szCs w:val="22"/>
          <w:u w:val="single"/>
        </w:rPr>
        <w:t>ả</w:t>
      </w:r>
      <w:r w:rsidRPr="00863667">
        <w:rPr>
          <w:rFonts w:ascii="iCiel Avenir LT Std 35 Light" w:hAnsi="iCiel Avenir LT Std 35 Light" w:cs="Arial"/>
          <w:i/>
          <w:iCs/>
          <w:color w:val="0563C1"/>
          <w:sz w:val="22"/>
          <w:szCs w:val="22"/>
          <w:u w:val="single"/>
        </w:rPr>
        <w:t>i m</w:t>
      </w:r>
      <w:r w:rsidRPr="00863667">
        <w:rPr>
          <w:rFonts w:ascii="iCiel Avenir LT Std 35 Light" w:hAnsi="iCiel Avenir LT Std 35 Light" w:cs="Calibri"/>
          <w:i/>
          <w:iCs/>
          <w:color w:val="0563C1"/>
          <w:sz w:val="22"/>
          <w:szCs w:val="22"/>
          <w:u w:val="single"/>
        </w:rPr>
        <w:t>ẫ</w:t>
      </w:r>
      <w:r w:rsidRPr="00863667">
        <w:rPr>
          <w:rFonts w:ascii="iCiel Avenir LT Std 35 Light" w:hAnsi="iCiel Avenir LT Std 35 Light" w:cs="Arial"/>
          <w:i/>
          <w:iCs/>
          <w:color w:val="0563C1"/>
          <w:sz w:val="22"/>
          <w:szCs w:val="22"/>
          <w:u w:val="single"/>
        </w:rPr>
        <w:t xml:space="preserve">u </w:t>
      </w:r>
      <w:r w:rsidRPr="00863667">
        <w:rPr>
          <w:rFonts w:ascii="iCiel Avenir LT Std 35 Light" w:hAnsi="iCiel Avenir LT Std 35 Light" w:cs="Avenir Next LT Pro"/>
          <w:i/>
          <w:iCs/>
          <w:color w:val="0563C1"/>
          <w:sz w:val="22"/>
          <w:szCs w:val="22"/>
          <w:u w:val="single"/>
        </w:rPr>
        <w:t>đ</w:t>
      </w:r>
      <w:r w:rsidRPr="00863667">
        <w:rPr>
          <w:rFonts w:ascii="iCiel Avenir LT Std 35 Light" w:hAnsi="iCiel Avenir LT Std 35 Light" w:cs="Calibri"/>
          <w:i/>
          <w:iCs/>
          <w:color w:val="0563C1"/>
          <w:sz w:val="22"/>
          <w:szCs w:val="22"/>
          <w:u w:val="single"/>
        </w:rPr>
        <w:t>ơ</w:t>
      </w:r>
      <w:r w:rsidRPr="00863667">
        <w:rPr>
          <w:rFonts w:ascii="iCiel Avenir LT Std 35 Light" w:hAnsi="iCiel Avenir LT Std 35 Light" w:cs="Arial"/>
          <w:i/>
          <w:iCs/>
          <w:color w:val="0563C1"/>
          <w:sz w:val="22"/>
          <w:szCs w:val="22"/>
          <w:u w:val="single"/>
        </w:rPr>
        <w:t>n t</w:t>
      </w:r>
      <w:r w:rsidRPr="00863667">
        <w:rPr>
          <w:rFonts w:ascii="iCiel Avenir LT Std 35 Light" w:hAnsi="iCiel Avenir LT Std 35 Light" w:cs="Calibri"/>
          <w:i/>
          <w:iCs/>
          <w:color w:val="0563C1"/>
          <w:sz w:val="22"/>
          <w:szCs w:val="22"/>
          <w:u w:val="single"/>
        </w:rPr>
        <w:t>ạ</w:t>
      </w:r>
      <w:r w:rsidRPr="00863667">
        <w:rPr>
          <w:rFonts w:ascii="iCiel Avenir LT Std 35 Light" w:hAnsi="iCiel Avenir LT Std 35 Light" w:cs="Arial"/>
          <w:i/>
          <w:iCs/>
          <w:color w:val="0563C1"/>
          <w:sz w:val="22"/>
          <w:szCs w:val="22"/>
          <w:u w:val="single"/>
        </w:rPr>
        <w:t xml:space="preserve">i </w:t>
      </w:r>
      <w:r w:rsidRPr="00863667">
        <w:rPr>
          <w:rFonts w:ascii="iCiel Avenir LT Std 35 Light" w:hAnsi="iCiel Avenir LT Std 35 Light" w:cs="Avenir Next LT Pro"/>
          <w:i/>
          <w:iCs/>
          <w:color w:val="0563C1"/>
          <w:sz w:val="22"/>
          <w:szCs w:val="22"/>
          <w:u w:val="single"/>
        </w:rPr>
        <w:t>đâ</w:t>
      </w:r>
      <w:r w:rsidRPr="00863667">
        <w:rPr>
          <w:rFonts w:ascii="iCiel Avenir LT Std 35 Light" w:hAnsi="iCiel Avenir LT Std 35 Light" w:cs="Arial"/>
          <w:i/>
          <w:iCs/>
          <w:color w:val="0563C1"/>
          <w:sz w:val="22"/>
          <w:szCs w:val="22"/>
          <w:u w:val="single"/>
        </w:rPr>
        <w:t>y</w:t>
      </w:r>
      <w:r w:rsidR="00863667" w:rsidRPr="00863667">
        <w:rPr>
          <w:rFonts w:ascii="iCiel Avenir LT Std 35 Light" w:hAnsi="iCiel Avenir LT Std 35 Light" w:cs="Arial"/>
          <w:i/>
          <w:iCs/>
          <w:color w:val="0563C1"/>
          <w:sz w:val="22"/>
          <w:szCs w:val="22"/>
          <w:u w:val="single"/>
        </w:rPr>
        <w:fldChar w:fldCharType="end"/>
      </w:r>
      <w:r w:rsidRPr="00863667">
        <w:rPr>
          <w:rFonts w:ascii="iCiel Avenir LT Std 35 Light" w:hAnsi="iCiel Avenir LT Std 35 Light" w:cs="Arial"/>
          <w:i/>
          <w:iCs/>
          <w:sz w:val="22"/>
          <w:szCs w:val="22"/>
        </w:rPr>
        <w:t>) trong đó nêu rõ lý do xin v</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ng m</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k</w:t>
      </w:r>
      <w:r w:rsidRPr="00863667">
        <w:rPr>
          <w:rFonts w:ascii="iCiel Avenir LT Std 35 Light" w:hAnsi="iCiel Avenir LT Std 35 Light" w:cs="Avenir Next LT Pro"/>
          <w:i/>
          <w:iCs/>
          <w:sz w:val="22"/>
          <w:szCs w:val="22"/>
        </w:rPr>
        <w:t>è</w:t>
      </w:r>
      <w:r w:rsidRPr="00863667">
        <w:rPr>
          <w:rFonts w:ascii="iCiel Avenir LT Std 35 Light" w:hAnsi="iCiel Avenir LT Std 35 Light" w:cs="Arial"/>
          <w:i/>
          <w:iCs/>
          <w:sz w:val="22"/>
          <w:szCs w:val="22"/>
        </w:rPr>
        <w:t>m theo b</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ch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p tại Phòng Thông tin Sinh viên ở Tầng 2 hoặc qua địa chỉ email </w:t>
      </w:r>
      <w:r w:rsidR="00863667" w:rsidRPr="00863667">
        <w:rPr>
          <w:rFonts w:ascii="iCiel Avenir LT Std 35 Light" w:hAnsi="iCiel Avenir LT Std 35 Light"/>
          <w:rPrChange w:id="1541" w:author="An Tran, ACA (BUV)" w:date="2024-09-13T17:29:00Z" w16du:dateUtc="2024-09-13T10:29:00Z">
            <w:rPr/>
          </w:rPrChange>
        </w:rPr>
        <w:fldChar w:fldCharType="begin"/>
      </w:r>
      <w:r w:rsidR="00863667" w:rsidRPr="00863667">
        <w:rPr>
          <w:rFonts w:ascii="iCiel Avenir LT Std 35 Light" w:hAnsi="iCiel Avenir LT Std 35 Light"/>
          <w:rPrChange w:id="1542"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1543"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studentservice@buv.edu.vn</w:t>
      </w:r>
      <w:r w:rsidR="00863667"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w:t>
      </w:r>
    </w:p>
    <w:p w14:paraId="66595FAB" w14:textId="77777777" w:rsidR="003F29A9" w:rsidRPr="00863667" w:rsidRDefault="003F29A9" w:rsidP="00D85019">
      <w:pPr>
        <w:numPr>
          <w:ilvl w:val="0"/>
          <w:numId w:val="26"/>
        </w:numPr>
        <w:spacing w:before="0" w:beforeAutospacing="0" w:after="0" w:afterAutospacing="0"/>
        <w:ind w:left="720" w:right="-249"/>
        <w:jc w:val="left"/>
        <w:rPr>
          <w:rFonts w:ascii="iCiel Avenir LT Std 35 Light" w:hAnsi="iCiel Avenir LT Std 35 Light" w:cs="Arial"/>
          <w:b/>
          <w:bCs/>
          <w:sz w:val="22"/>
          <w:szCs w:val="22"/>
        </w:rPr>
      </w:pPr>
      <w:bookmarkStart w:id="1544" w:name="_Hlk170458149"/>
      <w:r w:rsidRPr="00863667">
        <w:rPr>
          <w:rFonts w:ascii="iCiel Avenir LT Std 35 Light" w:hAnsi="iCiel Avenir LT Std 35 Light" w:cs="Arial"/>
          <w:sz w:val="22"/>
          <w:szCs w:val="22"/>
        </w:rPr>
        <w:t xml:space="preserve">The absence leave request is </w:t>
      </w:r>
      <w:r w:rsidRPr="00863667">
        <w:rPr>
          <w:rFonts w:ascii="iCiel Avenir LT Std 35 Light" w:hAnsi="iCiel Avenir LT Std 35 Light" w:cs="Arial"/>
          <w:b/>
          <w:bCs/>
          <w:sz w:val="22"/>
          <w:szCs w:val="22"/>
        </w:rPr>
        <w:t>separated and shall not</w:t>
      </w:r>
      <w:r w:rsidRPr="00863667">
        <w:rPr>
          <w:rFonts w:ascii="iCiel Avenir LT Std 35 Light" w:hAnsi="iCiel Avenir LT Std 35 Light" w:cs="Arial"/>
          <w:sz w:val="22"/>
          <w:szCs w:val="22"/>
        </w:rPr>
        <w:t xml:space="preserve"> be considered as “Exceptional Circumstances” for any assessments.</w:t>
      </w:r>
      <w:r w:rsidRPr="00863667">
        <w:rPr>
          <w:rFonts w:ascii="iCiel Avenir LT Std 35 Light" w:hAnsi="iCiel Avenir LT Std 35 Light" w:cs="Arial"/>
          <w:b/>
          <w:bCs/>
          <w:sz w:val="22"/>
          <w:szCs w:val="22"/>
        </w:rPr>
        <w:t xml:space="preserve"> </w:t>
      </w:r>
      <w:bookmarkEnd w:id="1544"/>
      <w:r w:rsidRPr="00863667">
        <w:rPr>
          <w:rFonts w:ascii="iCiel Avenir LT Std 35 Light" w:hAnsi="iCiel Avenir LT Std 35 Light" w:cs="Arial"/>
          <w:sz w:val="22"/>
          <w:szCs w:val="22"/>
        </w:rPr>
        <w:t xml:space="preserve">In case students cannot attend examinations or submit assignments and want to apply for Exceptional Circumstances (EC), they must follow the EC procedure, which requires filling in the EC form and providing evidence. Please contact Exams Office at </w:t>
      </w:r>
      <w:r w:rsidR="00863667" w:rsidRPr="00863667">
        <w:rPr>
          <w:rFonts w:ascii="iCiel Avenir LT Std 35 Light" w:hAnsi="iCiel Avenir LT Std 35 Light"/>
          <w:rPrChange w:id="1545" w:author="An Tran, ACA (BUV)" w:date="2024-09-13T17:29:00Z" w16du:dateUtc="2024-09-13T10:29:00Z">
            <w:rPr/>
          </w:rPrChange>
        </w:rPr>
        <w:fldChar w:fldCharType="begin"/>
      </w:r>
      <w:r w:rsidR="00863667" w:rsidRPr="00863667">
        <w:rPr>
          <w:rFonts w:ascii="iCiel Avenir LT Std 35 Light" w:hAnsi="iCiel Avenir LT Std 35 Light"/>
          <w:rPrChange w:id="1546" w:author="An Tran, ACA (BUV)" w:date="2024-09-13T17:29:00Z" w16du:dateUtc="2024-09-13T10:29:00Z">
            <w:rPr/>
          </w:rPrChange>
        </w:rPr>
        <w:instrText>HYPERLINK "mailto:examoffice@buv.edu.vn"</w:instrText>
      </w:r>
      <w:r w:rsidR="00863667" w:rsidRPr="00B8666B">
        <w:rPr>
          <w:rFonts w:ascii="iCiel Avenir LT Std 35 Light" w:hAnsi="iCiel Avenir LT Std 35 Light"/>
        </w:rPr>
      </w:r>
      <w:r w:rsidR="00863667" w:rsidRPr="00863667">
        <w:rPr>
          <w:rPrChange w:id="1547"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examoffice@buv.edu.vn</w:t>
      </w:r>
      <w:r w:rsidR="00863667"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for further instructions.</w:t>
      </w:r>
    </w:p>
    <w:p w14:paraId="0DB812D8" w14:textId="77777777" w:rsidR="003F29A9" w:rsidRPr="00863667" w:rsidRDefault="003F29A9" w:rsidP="003F29A9">
      <w:pPr>
        <w:spacing w:before="0" w:beforeAutospacing="0" w:after="0" w:afterAutospacing="0"/>
        <w:ind w:left="720" w:right="-249" w:firstLine="0"/>
        <w:rPr>
          <w:rFonts w:ascii="iCiel Avenir LT Std 35 Light" w:hAnsi="iCiel Avenir LT Std 35 Light" w:cs="Arial"/>
          <w:i/>
          <w:iCs/>
          <w:sz w:val="22"/>
          <w:szCs w:val="22"/>
        </w:rPr>
      </w:pPr>
      <w:bookmarkStart w:id="1548" w:name="_Hlk170458178"/>
      <w:r w:rsidRPr="00863667">
        <w:rPr>
          <w:rFonts w:ascii="iCiel Avenir LT Std 35 Light" w:hAnsi="iCiel Avenir LT Std 35 Light" w:cs="Arial"/>
          <w:i/>
          <w:iCs/>
          <w:sz w:val="22"/>
          <w:szCs w:val="22"/>
        </w:rPr>
        <w:t>Đ</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n xin ngh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rial"/>
          <w:b/>
          <w:bCs/>
          <w:i/>
          <w:iCs/>
          <w:sz w:val="22"/>
          <w:szCs w:val="22"/>
        </w:rPr>
        <w:t>không có giá tr</w:t>
      </w:r>
      <w:r w:rsidRPr="00863667">
        <w:rPr>
          <w:rFonts w:ascii="iCiel Avenir LT Std 35 Light" w:hAnsi="iCiel Avenir LT Std 35 Light" w:cs="Calibri"/>
          <w:b/>
          <w:bCs/>
          <w:i/>
          <w:iCs/>
          <w:sz w:val="22"/>
          <w:szCs w:val="22"/>
        </w:rPr>
        <w:t>ị</w:t>
      </w:r>
      <w:r w:rsidRPr="00863667">
        <w:rPr>
          <w:rFonts w:ascii="iCiel Avenir LT Std 35 Light" w:hAnsi="iCiel Avenir LT Std 35 Light" w:cs="Arial"/>
          <w:b/>
          <w:bCs/>
          <w:i/>
          <w:iCs/>
          <w:sz w:val="22"/>
          <w:szCs w:val="22"/>
        </w:rPr>
        <w:t xml:space="preserve"> thay th</w:t>
      </w:r>
      <w:r w:rsidRPr="00863667">
        <w:rPr>
          <w:rFonts w:ascii="iCiel Avenir LT Std 35 Light" w:hAnsi="iCiel Avenir LT Std 35 Light" w:cs="Calibri"/>
          <w:b/>
          <w:bCs/>
          <w:i/>
          <w:iCs/>
          <w:sz w:val="22"/>
          <w:szCs w:val="22"/>
        </w:rPr>
        <w:t>ế</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nh</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c khi x</w:t>
      </w:r>
      <w:r w:rsidRPr="00863667">
        <w:rPr>
          <w:rFonts w:ascii="iCiel Avenir LT Std 35 Light" w:hAnsi="iCiel Avenir LT Std 35 Light" w:cs="Avenir Next LT Pro"/>
          <w:i/>
          <w:iCs/>
          <w:sz w:val="22"/>
          <w:szCs w:val="22"/>
        </w:rPr>
        <w:t>é</w:t>
      </w:r>
      <w:r w:rsidRPr="00863667">
        <w:rPr>
          <w:rFonts w:ascii="iCiel Avenir LT Std 35 Light" w:hAnsi="iCiel Avenir LT Std 35 Light" w:cs="Arial"/>
          <w:i/>
          <w:iCs/>
          <w:sz w:val="22"/>
          <w:szCs w:val="22"/>
        </w:rPr>
        <w:t>t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ngo</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l</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 liên quan đ</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tham gia vào các kì thi và kì đánh giá.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mong mu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đă</w:t>
      </w:r>
      <w:r w:rsidRPr="00863667">
        <w:rPr>
          <w:rFonts w:ascii="iCiel Avenir LT Std 35 Light" w:hAnsi="iCiel Avenir LT Std 35 Light" w:cs="Arial"/>
          <w:i/>
          <w:iCs/>
          <w:sz w:val="22"/>
          <w:szCs w:val="22"/>
        </w:rPr>
        <w:t>ng k</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xem x</w:t>
      </w:r>
      <w:r w:rsidRPr="00863667">
        <w:rPr>
          <w:rFonts w:ascii="iCiel Avenir LT Std 35 Light" w:hAnsi="iCiel Avenir LT Std 35 Light" w:cs="Avenir Next LT Pro"/>
          <w:i/>
          <w:iCs/>
          <w:sz w:val="22"/>
          <w:szCs w:val="22"/>
        </w:rPr>
        <w:t>é</w:t>
      </w:r>
      <w:r w:rsidRPr="00863667">
        <w:rPr>
          <w:rFonts w:ascii="iCiel Avenir LT Std 35 Light" w:hAnsi="iCiel Avenir LT Std 35 Light" w:cs="Arial"/>
          <w:i/>
          <w:iCs/>
          <w:sz w:val="22"/>
          <w:szCs w:val="22"/>
        </w:rPr>
        <w:t>t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ngo</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l</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 (EC) do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tham gia thi, ki</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m tra ho</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n</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p b</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Avenir Next LT Pro"/>
          <w:i/>
          <w:iCs/>
          <w:sz w:val="22"/>
          <w:szCs w:val="22"/>
        </w:rPr>
        <w:t>đú</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tu</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 xml:space="preserve"> quy tr</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x</w:t>
      </w:r>
      <w:r w:rsidRPr="00863667">
        <w:rPr>
          <w:rFonts w:ascii="iCiel Avenir LT Std 35 Light" w:hAnsi="iCiel Avenir LT Std 35 Light" w:cs="Avenir Next LT Pro"/>
          <w:i/>
          <w:iCs/>
          <w:sz w:val="22"/>
          <w:szCs w:val="22"/>
        </w:rPr>
        <w:t>é</w:t>
      </w:r>
      <w:r w:rsidRPr="00863667">
        <w:rPr>
          <w:rFonts w:ascii="iCiel Avenir LT Std 35 Light" w:hAnsi="iCiel Avenir LT Std 35 Light" w:cs="Arial"/>
          <w:i/>
          <w:iCs/>
          <w:sz w:val="22"/>
          <w:szCs w:val="22"/>
        </w:rPr>
        <w:t>t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ngo</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l</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 (EC) áp d</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ng riêng cho các kì thi và kì đánh giá. Quy trình này yêu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m</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 xml:space="preserve">u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n</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p k</w:t>
      </w:r>
      <w:r w:rsidRPr="00863667">
        <w:rPr>
          <w:rFonts w:ascii="iCiel Avenir LT Std 35 Light" w:hAnsi="iCiel Avenir LT Std 35 Light" w:cs="Avenir Next LT Pro"/>
          <w:i/>
          <w:iCs/>
          <w:sz w:val="22"/>
          <w:szCs w:val="22"/>
        </w:rPr>
        <w:t>è</w:t>
      </w:r>
      <w:r w:rsidRPr="00863667">
        <w:rPr>
          <w:rFonts w:ascii="iCiel Avenir LT Std 35 Light" w:hAnsi="iCiel Avenir LT Std 35 Light" w:cs="Arial"/>
          <w:i/>
          <w:iCs/>
          <w:sz w:val="22"/>
          <w:szCs w:val="22"/>
        </w:rPr>
        <w:t>m b</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ch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theo 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u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w:t>
      </w:r>
      <w:r w:rsidRPr="00863667">
        <w:rPr>
          <w:rFonts w:ascii="iCiel Avenir LT Std 35 Light" w:hAnsi="iCiel Avenir LT Std 35 Light"/>
          <w:i/>
          <w:iCs/>
          <w:color w:val="000000"/>
          <w:sz w:val="22"/>
          <w:szCs w:val="22"/>
        </w:rPr>
        <w:t xml:space="preserve"> Sinh viên cần liên hệ đến Phòng Khảo Thí qua hòm thư </w:t>
      </w:r>
      <w:r w:rsidR="00863667" w:rsidRPr="00863667">
        <w:rPr>
          <w:rFonts w:ascii="iCiel Avenir LT Std 35 Light" w:hAnsi="iCiel Avenir LT Std 35 Light"/>
          <w:rPrChange w:id="1549" w:author="An Tran, ACA (BUV)" w:date="2024-09-13T17:29:00Z" w16du:dateUtc="2024-09-13T10:29:00Z">
            <w:rPr/>
          </w:rPrChange>
        </w:rPr>
        <w:fldChar w:fldCharType="begin"/>
      </w:r>
      <w:r w:rsidR="00863667" w:rsidRPr="00863667">
        <w:rPr>
          <w:rFonts w:ascii="iCiel Avenir LT Std 35 Light" w:hAnsi="iCiel Avenir LT Std 35 Light"/>
          <w:rPrChange w:id="1550" w:author="An Tran, ACA (BUV)" w:date="2024-09-13T17:29:00Z" w16du:dateUtc="2024-09-13T10:29:00Z">
            <w:rPr/>
          </w:rPrChange>
        </w:rPr>
        <w:instrText>HYPERLINK "mailto:examoffice@buv.edu.vn"</w:instrText>
      </w:r>
      <w:r w:rsidR="00863667" w:rsidRPr="00B8666B">
        <w:rPr>
          <w:rFonts w:ascii="iCiel Avenir LT Std 35 Light" w:hAnsi="iCiel Avenir LT Std 35 Light"/>
        </w:rPr>
      </w:r>
      <w:r w:rsidR="00863667" w:rsidRPr="00863667">
        <w:rPr>
          <w:rPrChange w:id="1551" w:author="An Tran, ACA (BUV)" w:date="2024-09-13T17:29:00Z" w16du:dateUtc="2024-09-13T10:29:00Z">
            <w:rPr>
              <w:rStyle w:val="Hyperlink"/>
              <w:rFonts w:ascii="iCiel Avenir LT Std 35 Light" w:hAnsi="iCiel Avenir LT Std 35 Light"/>
              <w:i/>
              <w:iCs/>
              <w:sz w:val="22"/>
              <w:szCs w:val="22"/>
            </w:rPr>
          </w:rPrChange>
        </w:rPr>
        <w:fldChar w:fldCharType="separate"/>
      </w:r>
      <w:r w:rsidRPr="00863667">
        <w:rPr>
          <w:rStyle w:val="Hyperlink"/>
          <w:rFonts w:ascii="iCiel Avenir LT Std 35 Light" w:hAnsi="iCiel Avenir LT Std 35 Light"/>
          <w:i/>
          <w:iCs/>
          <w:sz w:val="22"/>
          <w:szCs w:val="22"/>
        </w:rPr>
        <w:t>examoffice@buv.edu.vn</w:t>
      </w:r>
      <w:r w:rsidR="00863667" w:rsidRPr="00863667">
        <w:rPr>
          <w:rStyle w:val="Hyperlink"/>
          <w:rFonts w:ascii="iCiel Avenir LT Std 35 Light" w:hAnsi="iCiel Avenir LT Std 35 Light"/>
          <w:i/>
          <w:iCs/>
          <w:sz w:val="22"/>
          <w:szCs w:val="22"/>
        </w:rPr>
        <w:fldChar w:fldCharType="end"/>
      </w:r>
      <w:r w:rsidRPr="00863667">
        <w:rPr>
          <w:rFonts w:ascii="iCiel Avenir LT Std 35 Light" w:hAnsi="iCiel Avenir LT Std 35 Light"/>
          <w:i/>
          <w:iCs/>
          <w:color w:val="000000"/>
          <w:sz w:val="22"/>
          <w:szCs w:val="22"/>
        </w:rPr>
        <w:t xml:space="preserve"> để được hướng dẫn hoàn tất thủ tục liên quan.</w:t>
      </w:r>
    </w:p>
    <w:bookmarkEnd w:id="1548"/>
    <w:p w14:paraId="69B79546" w14:textId="77777777" w:rsidR="003F29A9" w:rsidRPr="00863667"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b/>
          <w:bCs/>
          <w:sz w:val="22"/>
          <w:szCs w:val="22"/>
        </w:rPr>
      </w:pPr>
      <w:r w:rsidRPr="00863667">
        <w:rPr>
          <w:rFonts w:ascii="iCiel Avenir LT Std 35 Light" w:hAnsi="iCiel Avenir LT Std 35 Light" w:cs="Arial"/>
          <w:b/>
          <w:bCs/>
          <w:sz w:val="22"/>
          <w:szCs w:val="22"/>
        </w:rPr>
        <w:t>Deadlines/</w:t>
      </w:r>
      <w:r w:rsidRPr="00863667">
        <w:rPr>
          <w:rFonts w:ascii="iCiel Avenir LT Std 35 Light" w:hAnsi="iCiel Avenir LT Std 35 Light" w:cs="Arial"/>
          <w:b/>
          <w:bCs/>
          <w:i/>
          <w:iCs/>
          <w:sz w:val="22"/>
          <w:szCs w:val="22"/>
        </w:rPr>
        <w:t>Th</w:t>
      </w:r>
      <w:r w:rsidRPr="00863667">
        <w:rPr>
          <w:rFonts w:ascii="iCiel Avenir LT Std 35 Light" w:hAnsi="iCiel Avenir LT Std 35 Light" w:cs="Calibri"/>
          <w:b/>
          <w:bCs/>
          <w:i/>
          <w:iCs/>
          <w:sz w:val="22"/>
          <w:szCs w:val="22"/>
        </w:rPr>
        <w:t>ờ</w:t>
      </w:r>
      <w:r w:rsidRPr="00863667">
        <w:rPr>
          <w:rFonts w:ascii="iCiel Avenir LT Std 35 Light" w:hAnsi="iCiel Avenir LT Std 35 Light" w:cs="Arial"/>
          <w:b/>
          <w:bCs/>
          <w:i/>
          <w:iCs/>
          <w:sz w:val="22"/>
          <w:szCs w:val="22"/>
        </w:rPr>
        <w:t>i h</w:t>
      </w:r>
      <w:r w:rsidRPr="00863667">
        <w:rPr>
          <w:rFonts w:ascii="iCiel Avenir LT Std 35 Light" w:hAnsi="iCiel Avenir LT Std 35 Light" w:cs="Calibri"/>
          <w:b/>
          <w:bCs/>
          <w:i/>
          <w:iCs/>
          <w:sz w:val="22"/>
          <w:szCs w:val="22"/>
        </w:rPr>
        <w:t>ạ</w:t>
      </w:r>
      <w:r w:rsidRPr="00863667">
        <w:rPr>
          <w:rFonts w:ascii="iCiel Avenir LT Std 35 Light" w:hAnsi="iCiel Avenir LT Std 35 Light" w:cs="Arial"/>
          <w:b/>
          <w:bCs/>
          <w:i/>
          <w:iCs/>
          <w:sz w:val="22"/>
          <w:szCs w:val="22"/>
        </w:rPr>
        <w:t>n n</w:t>
      </w:r>
      <w:r w:rsidRPr="00863667">
        <w:rPr>
          <w:rFonts w:ascii="iCiel Avenir LT Std 35 Light" w:hAnsi="iCiel Avenir LT Std 35 Light" w:cs="Calibri"/>
          <w:b/>
          <w:bCs/>
          <w:i/>
          <w:iCs/>
          <w:sz w:val="22"/>
          <w:szCs w:val="22"/>
        </w:rPr>
        <w:t>ộ</w:t>
      </w:r>
      <w:r w:rsidRPr="00863667">
        <w:rPr>
          <w:rFonts w:ascii="iCiel Avenir LT Std 35 Light" w:hAnsi="iCiel Avenir LT Std 35 Light" w:cs="Arial"/>
          <w:b/>
          <w:bCs/>
          <w:i/>
          <w:iCs/>
          <w:sz w:val="22"/>
          <w:szCs w:val="22"/>
        </w:rPr>
        <w:t>p:</w:t>
      </w:r>
    </w:p>
    <w:p w14:paraId="42E69019" w14:textId="77777777" w:rsidR="003F29A9" w:rsidRPr="00863667" w:rsidRDefault="003F29A9" w:rsidP="003F29A9">
      <w:pPr>
        <w:spacing w:before="0" w:beforeAutospacing="0" w:after="0" w:afterAutospacing="0"/>
        <w:ind w:left="720" w:right="-249" w:firstLine="0"/>
        <w:rPr>
          <w:rFonts w:ascii="iCiel Avenir LT Std 35 Light" w:hAnsi="iCiel Avenir LT Std 35 Light" w:cs="Arial"/>
          <w:sz w:val="22"/>
          <w:szCs w:val="22"/>
        </w:rPr>
      </w:pPr>
      <w:r w:rsidRPr="00863667">
        <w:rPr>
          <w:rFonts w:ascii="iCiel Avenir LT Std 35 Light" w:hAnsi="iCiel Avenir LT Std 35 Light" w:cs="Arial"/>
          <w:sz w:val="22"/>
          <w:szCs w:val="22"/>
        </w:rPr>
        <w:lastRenderedPageBreak/>
        <w:t xml:space="preserve">For plannable leaves, students should complete the absence application with the form and evidence submitted at least </w:t>
      </w:r>
      <w:r w:rsidRPr="00863667">
        <w:rPr>
          <w:rFonts w:ascii="iCiel Avenir LT Std 35 Light" w:hAnsi="iCiel Avenir LT Std 35 Light" w:cs="Arial"/>
          <w:b/>
          <w:bCs/>
          <w:sz w:val="22"/>
          <w:szCs w:val="22"/>
        </w:rPr>
        <w:t>one day</w:t>
      </w:r>
      <w:r w:rsidRPr="00863667">
        <w:rPr>
          <w:rFonts w:ascii="iCiel Avenir LT Std 35 Light" w:hAnsi="iCiel Avenir LT Std 35 Light" w:cs="Arial"/>
          <w:sz w:val="22"/>
          <w:szCs w:val="22"/>
        </w:rPr>
        <w:t xml:space="preserve"> in advance of the absence date (for example: driving license test or family events...).</w:t>
      </w:r>
    </w:p>
    <w:p w14:paraId="2232D79D" w14:textId="77777777" w:rsidR="003F29A9" w:rsidRPr="00863667"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Đ</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v</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ng m</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d</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ki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tr</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c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thi b</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i xe,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ki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n gia </w:t>
      </w:r>
      <w:r w:rsidRPr="00863667">
        <w:rPr>
          <w:rFonts w:ascii="iCiel Avenir LT Std 35 Light" w:hAnsi="iCiel Avenir LT Std 35 Light" w:cs="Avenir Next LT Pro"/>
          <w:i/>
          <w:iCs/>
          <w:sz w:val="22"/>
          <w:szCs w:val="22"/>
        </w:rPr>
        <w:t>đì</w:t>
      </w:r>
      <w:r w:rsidRPr="00863667">
        <w:rPr>
          <w:rFonts w:ascii="iCiel Avenir LT Std 35 Light" w:hAnsi="iCiel Avenir LT Std 35 Light" w:cs="Arial"/>
          <w:i/>
          <w:iCs/>
          <w:sz w:val="22"/>
          <w:szCs w:val="22"/>
        </w:rPr>
        <w:t>nh</w:t>
      </w:r>
      <w:r w:rsidRPr="00863667">
        <w:rPr>
          <w:rFonts w:ascii="iCiel Avenir LT Std 35 Light" w:hAnsi="iCiel Avenir LT Std 35 Light" w:cs="Avenir Next LT Pro"/>
          <w:i/>
          <w:iCs/>
          <w:sz w:val="22"/>
          <w:szCs w:val="22"/>
        </w:rPr>
        <w:t>…</w:t>
      </w:r>
      <w:r w:rsidRPr="00863667">
        <w:rPr>
          <w:rFonts w:ascii="iCiel Avenir LT Std 35 Light" w:hAnsi="iCiel Avenir LT Std 35 Light" w:cs="Arial"/>
          <w:i/>
          <w:iCs/>
          <w:sz w:val="22"/>
          <w:szCs w:val="22"/>
        </w:rPr>
        <w:t>),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cần hoàn thành thủ tục xin nghỉ học bao gồm việc n</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n và b</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ch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ng ít nhất </w:t>
      </w:r>
      <w:r w:rsidRPr="00863667">
        <w:rPr>
          <w:rFonts w:ascii="iCiel Avenir LT Std 35 Light" w:hAnsi="iCiel Avenir LT Std 35 Light" w:cs="Arial"/>
          <w:b/>
          <w:bCs/>
          <w:i/>
          <w:iCs/>
          <w:sz w:val="22"/>
          <w:szCs w:val="22"/>
        </w:rPr>
        <w:t>01 ng</w:t>
      </w:r>
      <w:r w:rsidRPr="00863667">
        <w:rPr>
          <w:rFonts w:ascii="iCiel Avenir LT Std 35 Light" w:hAnsi="iCiel Avenir LT Std 35 Light" w:cs="Avenir Next LT Pro"/>
          <w:b/>
          <w:bCs/>
          <w:i/>
          <w:iCs/>
          <w:sz w:val="22"/>
          <w:szCs w:val="22"/>
        </w:rPr>
        <w:t>à</w:t>
      </w:r>
      <w:r w:rsidRPr="00863667">
        <w:rPr>
          <w:rFonts w:ascii="iCiel Avenir LT Std 35 Light" w:hAnsi="iCiel Avenir LT Std 35 Light" w:cs="Arial"/>
          <w:b/>
          <w:bCs/>
          <w:i/>
          <w:iCs/>
          <w:sz w:val="22"/>
          <w:szCs w:val="22"/>
        </w:rPr>
        <w:t>y</w:t>
      </w:r>
      <w:r w:rsidRPr="00863667">
        <w:rPr>
          <w:rFonts w:ascii="iCiel Avenir LT Std 35 Light" w:hAnsi="iCiel Avenir LT Std 35 Light" w:cs="Arial"/>
          <w:i/>
          <w:iCs/>
          <w:sz w:val="22"/>
          <w:szCs w:val="22"/>
        </w:rPr>
        <w:t xml:space="preserve"> trước ngày nghỉ phép. </w:t>
      </w:r>
    </w:p>
    <w:p w14:paraId="13867549" w14:textId="77777777" w:rsidR="003F29A9" w:rsidRPr="00863667" w:rsidRDefault="003F29A9" w:rsidP="003F29A9">
      <w:pPr>
        <w:spacing w:before="240" w:beforeAutospacing="0" w:after="0" w:afterAutospacing="0"/>
        <w:ind w:left="720" w:right="-249" w:firstLine="0"/>
        <w:rPr>
          <w:rFonts w:ascii="iCiel Avenir LT Std 35 Light" w:hAnsi="iCiel Avenir LT Std 35 Light" w:cs="Arial"/>
          <w:sz w:val="22"/>
          <w:szCs w:val="22"/>
        </w:rPr>
      </w:pPr>
      <w:r w:rsidRPr="00863667">
        <w:rPr>
          <w:rFonts w:ascii="iCiel Avenir LT Std 35 Light" w:hAnsi="iCiel Avenir LT Std 35 Light" w:cs="Arial"/>
          <w:sz w:val="22"/>
          <w:szCs w:val="22"/>
        </w:rPr>
        <w:t xml:space="preserve">For unforeseen matters, students should complete the absence application with the form and evidence submitted </w:t>
      </w:r>
      <w:r w:rsidRPr="00863667">
        <w:rPr>
          <w:rFonts w:ascii="iCiel Avenir LT Std 35 Light" w:hAnsi="iCiel Avenir LT Std 35 Light" w:cs="Arial"/>
          <w:b/>
          <w:bCs/>
          <w:sz w:val="22"/>
          <w:szCs w:val="22"/>
        </w:rPr>
        <w:t>within three days</w:t>
      </w:r>
      <w:r w:rsidRPr="00863667">
        <w:rPr>
          <w:rFonts w:ascii="iCiel Avenir LT Std 35 Light" w:hAnsi="iCiel Avenir LT Std 35 Light" w:cs="Arial"/>
          <w:sz w:val="22"/>
          <w:szCs w:val="22"/>
        </w:rPr>
        <w:t xml:space="preserve"> upon the student’s return to the University (for example: illness or accident).</w:t>
      </w:r>
    </w:p>
    <w:p w14:paraId="284E1D6E" w14:textId="77777777" w:rsidR="003F29A9" w:rsidRPr="00863667"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Đ</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v</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ng m</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d</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ki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tr</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c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m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au ho</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tai n</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hoàn thành thủ tục xin nghỉ học bao gồm việc n</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n và b</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ch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rial"/>
          <w:b/>
          <w:bCs/>
          <w:i/>
          <w:iCs/>
          <w:sz w:val="22"/>
          <w:szCs w:val="22"/>
        </w:rPr>
        <w:t>trong v</w:t>
      </w:r>
      <w:r w:rsidRPr="00863667">
        <w:rPr>
          <w:rFonts w:ascii="iCiel Avenir LT Std 35 Light" w:hAnsi="iCiel Avenir LT Std 35 Light" w:cs="Avenir Next LT Pro"/>
          <w:b/>
          <w:bCs/>
          <w:i/>
          <w:iCs/>
          <w:sz w:val="22"/>
          <w:szCs w:val="22"/>
        </w:rPr>
        <w:t>ò</w:t>
      </w:r>
      <w:r w:rsidRPr="00863667">
        <w:rPr>
          <w:rFonts w:ascii="iCiel Avenir LT Std 35 Light" w:hAnsi="iCiel Avenir LT Std 35 Light" w:cs="Arial"/>
          <w:b/>
          <w:bCs/>
          <w:i/>
          <w:iCs/>
          <w:sz w:val="22"/>
          <w:szCs w:val="22"/>
        </w:rPr>
        <w:t>ng 03 ngày</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ng</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y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tr</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w:t>
      </w:r>
    </w:p>
    <w:p w14:paraId="57CBC95F" w14:textId="77777777" w:rsidR="003F29A9" w:rsidRPr="00863667"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i/>
          <w:iCs/>
          <w:sz w:val="22"/>
          <w:szCs w:val="22"/>
        </w:rPr>
      </w:pPr>
      <w:r w:rsidRPr="00863667">
        <w:rPr>
          <w:rFonts w:ascii="iCiel Avenir LT Std 35 Light" w:hAnsi="iCiel Avenir LT Std 35 Light" w:cs="Arial"/>
          <w:sz w:val="22"/>
          <w:szCs w:val="22"/>
        </w:rPr>
        <w:t xml:space="preserve">The absence application is </w:t>
      </w:r>
      <w:r w:rsidRPr="00863667">
        <w:rPr>
          <w:rFonts w:ascii="iCiel Avenir LT Std 35 Light" w:hAnsi="iCiel Avenir LT Std 35 Light" w:cs="Arial"/>
          <w:b/>
          <w:bCs/>
          <w:sz w:val="22"/>
          <w:szCs w:val="22"/>
        </w:rPr>
        <w:t>only</w:t>
      </w:r>
      <w:r w:rsidRPr="00863667">
        <w:rPr>
          <w:rFonts w:ascii="iCiel Avenir LT Std 35 Light" w:hAnsi="iCiel Avenir LT Std 35 Light" w:cs="Arial"/>
          <w:sz w:val="22"/>
          <w:szCs w:val="22"/>
        </w:rPr>
        <w:t xml:space="preserve"> processed when the absence form and evidence are submitted to the Student Information Office on Level 2 or via email at </w:t>
      </w:r>
      <w:r w:rsidRPr="00863667">
        <w:rPr>
          <w:rFonts w:ascii="iCiel Avenir LT Std 35 Light" w:hAnsi="iCiel Avenir LT Std 35 Light" w:cs="Arial"/>
          <w:sz w:val="22"/>
          <w:szCs w:val="22"/>
          <w:u w:val="single"/>
        </w:rPr>
        <w:t>studentservice@buv.edu.vn</w:t>
      </w:r>
      <w:r w:rsidRPr="00863667">
        <w:rPr>
          <w:rFonts w:ascii="iCiel Avenir LT Std 35 Light" w:hAnsi="iCiel Avenir LT Std 35 Light" w:cs="Arial"/>
          <w:sz w:val="22"/>
          <w:szCs w:val="22"/>
        </w:rPr>
        <w:t>.</w:t>
      </w:r>
    </w:p>
    <w:p w14:paraId="3FF91522" w14:textId="77777777" w:rsidR="003F29A9" w:rsidRPr="00863667"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Yêu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xin ngh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ph</w:t>
      </w:r>
      <w:r w:rsidRPr="00863667">
        <w:rPr>
          <w:rFonts w:ascii="iCiel Avenir LT Std 35 Light" w:hAnsi="iCiel Avenir LT Std 35 Light" w:cs="Avenir Next LT Pro"/>
          <w:i/>
          <w:iCs/>
          <w:sz w:val="22"/>
          <w:szCs w:val="22"/>
        </w:rPr>
        <w:t>é</w:t>
      </w:r>
      <w:r w:rsidRPr="00863667">
        <w:rPr>
          <w:rFonts w:ascii="iCiel Avenir LT Std 35 Light" w:hAnsi="iCiel Avenir LT Std 35 Light" w:cs="Arial"/>
          <w:i/>
          <w:iCs/>
          <w:sz w:val="22"/>
          <w:szCs w:val="22"/>
        </w:rPr>
        <w:t xml:space="preserve">p sẽ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xem x</w:t>
      </w:r>
      <w:r w:rsidRPr="00863667">
        <w:rPr>
          <w:rFonts w:ascii="iCiel Avenir LT Std 35 Light" w:hAnsi="iCiel Avenir LT Std 35 Light" w:cs="Avenir Next LT Pro"/>
          <w:i/>
          <w:iCs/>
          <w:sz w:val="22"/>
          <w:szCs w:val="22"/>
        </w:rPr>
        <w:t>é</w:t>
      </w:r>
      <w:r w:rsidRPr="00863667">
        <w:rPr>
          <w:rFonts w:ascii="iCiel Avenir LT Std 35 Light" w:hAnsi="iCiel Avenir LT Std 35 Light" w:cs="Arial"/>
          <w:i/>
          <w:iCs/>
          <w:sz w:val="22"/>
          <w:szCs w:val="22"/>
        </w:rPr>
        <w:t>t ph</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 duy</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t </w:t>
      </w:r>
      <w:r w:rsidRPr="00863667">
        <w:rPr>
          <w:rFonts w:ascii="iCiel Avenir LT Std 35 Light" w:hAnsi="iCiel Avenir LT Std 35 Light" w:cs="Arial"/>
          <w:b/>
          <w:bCs/>
          <w:i/>
          <w:iCs/>
          <w:sz w:val="22"/>
          <w:szCs w:val="22"/>
        </w:rPr>
        <w:t>khi và chỉ khi</w:t>
      </w:r>
      <w:r w:rsidRPr="00863667">
        <w:rPr>
          <w:rFonts w:ascii="iCiel Avenir LT Std 35 Light" w:hAnsi="iCiel Avenir LT Std 35 Light" w:cs="Arial"/>
          <w:i/>
          <w:iCs/>
          <w:sz w:val="22"/>
          <w:szCs w:val="22"/>
        </w:rPr>
        <w:t xml:space="preserve">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n</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p đ</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 xml:space="preserve">y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 xml:space="preserve"> đ</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n xin v</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ng m</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k</w:t>
      </w:r>
      <w:r w:rsidRPr="00863667">
        <w:rPr>
          <w:rFonts w:ascii="iCiel Avenir LT Std 35 Light" w:hAnsi="iCiel Avenir LT Std 35 Light" w:cs="Avenir Next LT Pro"/>
          <w:i/>
          <w:iCs/>
          <w:sz w:val="22"/>
          <w:szCs w:val="22"/>
        </w:rPr>
        <w:t>è</w:t>
      </w:r>
      <w:r w:rsidRPr="00863667">
        <w:rPr>
          <w:rFonts w:ascii="iCiel Avenir LT Std 35 Light" w:hAnsi="iCiel Avenir LT Std 35 Light" w:cs="Arial"/>
          <w:i/>
          <w:iCs/>
          <w:sz w:val="22"/>
          <w:szCs w:val="22"/>
        </w:rPr>
        <w:t>m b</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ch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Ph</w:t>
      </w:r>
      <w:r w:rsidRPr="00863667">
        <w:rPr>
          <w:rFonts w:ascii="iCiel Avenir LT Std 35 Light" w:hAnsi="iCiel Avenir LT Std 35 Light" w:cs="Avenir Next LT Pro"/>
          <w:i/>
          <w:iCs/>
          <w:sz w:val="22"/>
          <w:szCs w:val="22"/>
        </w:rPr>
        <w:t>ò</w:t>
      </w:r>
      <w:r w:rsidRPr="00863667">
        <w:rPr>
          <w:rFonts w:ascii="iCiel Avenir LT Std 35 Light" w:hAnsi="iCiel Avenir LT Std 35 Light" w:cs="Arial"/>
          <w:i/>
          <w:iCs/>
          <w:sz w:val="22"/>
          <w:szCs w:val="22"/>
        </w:rPr>
        <w:t>ng Th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tin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T</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ng 2 khu v</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 ph</w:t>
      </w:r>
      <w:r w:rsidRPr="00863667">
        <w:rPr>
          <w:rFonts w:ascii="iCiel Avenir LT Std 35 Light" w:hAnsi="iCiel Avenir LT Std 35 Light" w:cs="Avenir Next LT Pro"/>
          <w:i/>
          <w:iCs/>
          <w:sz w:val="22"/>
          <w:szCs w:val="22"/>
        </w:rPr>
        <w:t>ò</w:t>
      </w:r>
      <w:r w:rsidRPr="00863667">
        <w:rPr>
          <w:rFonts w:ascii="iCiel Avenir LT Std 35 Light" w:hAnsi="iCiel Avenir LT Std 35 Light" w:cs="Arial"/>
          <w:i/>
          <w:iCs/>
          <w:sz w:val="22"/>
          <w:szCs w:val="22"/>
        </w:rPr>
        <w:t>ng ho</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g</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 xml:space="preserve">i qua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a ch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email </w:t>
      </w:r>
      <w:r w:rsidR="00863667" w:rsidRPr="00863667">
        <w:rPr>
          <w:rFonts w:ascii="iCiel Avenir LT Std 35 Light" w:hAnsi="iCiel Avenir LT Std 35 Light"/>
          <w:rPrChange w:id="1552" w:author="An Tran, ACA (BUV)" w:date="2024-09-13T17:29:00Z" w16du:dateUtc="2024-09-13T10:29:00Z">
            <w:rPr/>
          </w:rPrChange>
        </w:rPr>
        <w:fldChar w:fldCharType="begin"/>
      </w:r>
      <w:r w:rsidR="00863667" w:rsidRPr="00863667">
        <w:rPr>
          <w:rFonts w:ascii="iCiel Avenir LT Std 35 Light" w:hAnsi="iCiel Avenir LT Std 35 Light"/>
          <w:rPrChange w:id="1553"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Fonts w:ascii="iCiel Avenir LT Std 35 Light" w:hAnsi="iCiel Avenir LT Std 35 Light"/>
          <w:rPrChange w:id="1554" w:author="An Tran, ACA (BUV)" w:date="2024-09-13T17:29:00Z" w16du:dateUtc="2024-09-13T10:29:00Z">
            <w:rPr>
              <w:rFonts w:ascii="iCiel Avenir LT Std 35 Light" w:hAnsi="iCiel Avenir LT Std 35 Light" w:cs="Arial"/>
              <w:i/>
              <w:iCs/>
              <w:color w:val="0563C1"/>
              <w:sz w:val="22"/>
              <w:szCs w:val="22"/>
              <w:u w:val="single"/>
            </w:rPr>
          </w:rPrChange>
        </w:rPr>
        <w:fldChar w:fldCharType="separate"/>
      </w:r>
      <w:r w:rsidRPr="00863667">
        <w:rPr>
          <w:rFonts w:ascii="iCiel Avenir LT Std 35 Light" w:hAnsi="iCiel Avenir LT Std 35 Light" w:cs="Arial"/>
          <w:i/>
          <w:iCs/>
          <w:color w:val="0563C1"/>
          <w:sz w:val="22"/>
          <w:szCs w:val="22"/>
          <w:u w:val="single"/>
        </w:rPr>
        <w:t>studentservice@buv.edu.vn</w:t>
      </w:r>
      <w:r w:rsidR="00863667" w:rsidRPr="00863667">
        <w:rPr>
          <w:rFonts w:ascii="iCiel Avenir LT Std 35 Light" w:hAnsi="iCiel Avenir LT Std 35 Light" w:cs="Arial"/>
          <w:i/>
          <w:iCs/>
          <w:color w:val="0563C1"/>
          <w:sz w:val="22"/>
          <w:szCs w:val="22"/>
          <w:u w:val="single"/>
        </w:rPr>
        <w:fldChar w:fldCharType="end"/>
      </w:r>
      <w:r w:rsidRPr="00863667">
        <w:rPr>
          <w:rFonts w:ascii="iCiel Avenir LT Std 35 Light" w:hAnsi="iCiel Avenir LT Std 35 Light" w:cs="Arial"/>
          <w:i/>
          <w:iCs/>
          <w:sz w:val="22"/>
          <w:szCs w:val="22"/>
        </w:rPr>
        <w:t>.</w:t>
      </w:r>
      <w:bookmarkStart w:id="1555" w:name="_Hlk169167377"/>
    </w:p>
    <w:p w14:paraId="51AC881A" w14:textId="77777777" w:rsidR="003F29A9" w:rsidRPr="00863667" w:rsidRDefault="003F29A9" w:rsidP="003F29A9">
      <w:pPr>
        <w:spacing w:before="0" w:beforeAutospacing="0" w:after="0" w:afterAutospacing="0"/>
        <w:ind w:left="720" w:right="-247" w:firstLine="0"/>
        <w:rPr>
          <w:rFonts w:ascii="iCiel Avenir LT Std 35 Light" w:hAnsi="iCiel Avenir LT Std 35 Light" w:cs="Arial"/>
          <w:sz w:val="22"/>
          <w:szCs w:val="22"/>
        </w:rPr>
      </w:pPr>
    </w:p>
    <w:p w14:paraId="62EE239C" w14:textId="77777777" w:rsidR="003F29A9" w:rsidRPr="00863667"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863667">
        <w:rPr>
          <w:rFonts w:ascii="iCiel Avenir LT Std 35 Light" w:hAnsi="iCiel Avenir LT Std 35 Light" w:cs="Arial"/>
          <w:sz w:val="22"/>
          <w:szCs w:val="22"/>
        </w:rPr>
        <w:t>The following list consists of common approved or unapproved absence reasons. Apart from the below list, other reasons will be carefully considered depending on the particularity of the circumstances to ensure the student's academic benefits.</w:t>
      </w:r>
    </w:p>
    <w:p w14:paraId="64D91387" w14:textId="77777777" w:rsidR="003F29A9" w:rsidRPr="00863667"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Danh m</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c d</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Avenir Next LT Pro"/>
          <w:i/>
          <w:iCs/>
          <w:sz w:val="22"/>
          <w:szCs w:val="22"/>
        </w:rPr>
        <w:t>đâ</w:t>
      </w:r>
      <w:r w:rsidRPr="00863667">
        <w:rPr>
          <w:rFonts w:ascii="iCiel Avenir LT Std 35 Light" w:hAnsi="iCiel Avenir LT Std 35 Light" w:cs="Arial"/>
          <w:i/>
          <w:iCs/>
          <w:sz w:val="22"/>
          <w:szCs w:val="22"/>
        </w:rPr>
        <w:t>y bao g</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m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do xin ngh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xem x</w:t>
      </w:r>
      <w:r w:rsidRPr="00863667">
        <w:rPr>
          <w:rFonts w:ascii="iCiel Avenir LT Std 35 Light" w:hAnsi="iCiel Avenir LT Std 35 Light" w:cs="Avenir Next LT Pro"/>
          <w:i/>
          <w:iCs/>
          <w:sz w:val="22"/>
          <w:szCs w:val="22"/>
        </w:rPr>
        <w:t>é</w:t>
      </w:r>
      <w:r w:rsidRPr="00863667">
        <w:rPr>
          <w:rFonts w:ascii="iCiel Avenir LT Std 35 Light" w:hAnsi="iCiel Avenir LT Std 35 Light" w:cs="Arial"/>
          <w:i/>
          <w:iCs/>
          <w:sz w:val="22"/>
          <w:szCs w:val="22"/>
        </w:rPr>
        <w:t>t ph</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 duy</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t ho</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ph</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 duy</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t. Nhà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xem x</w:t>
      </w:r>
      <w:r w:rsidRPr="00863667">
        <w:rPr>
          <w:rFonts w:ascii="iCiel Avenir LT Std 35 Light" w:hAnsi="iCiel Avenir LT Std 35 Light" w:cs="Avenir Next LT Pro"/>
          <w:i/>
          <w:iCs/>
          <w:sz w:val="22"/>
          <w:szCs w:val="22"/>
        </w:rPr>
        <w:t>é</w:t>
      </w:r>
      <w:r w:rsidRPr="00863667">
        <w:rPr>
          <w:rFonts w:ascii="iCiel Avenir LT Std 35 Light" w:hAnsi="iCiel Avenir LT Std 35 Light" w:cs="Arial"/>
          <w:i/>
          <w:iCs/>
          <w:sz w:val="22"/>
          <w:szCs w:val="22"/>
        </w:rPr>
        <w:t>t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nh</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ỹ</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Calibri"/>
          <w:i/>
          <w:iCs/>
          <w:sz w:val="22"/>
          <w:szCs w:val="22"/>
        </w:rPr>
        <w:t>ưỡ</w:t>
      </w:r>
      <w:r w:rsidRPr="00863667">
        <w:rPr>
          <w:rFonts w:ascii="iCiel Avenir LT Std 35 Light" w:hAnsi="iCiel Avenir LT Std 35 Light" w:cs="Arial"/>
          <w:i/>
          <w:iCs/>
          <w:sz w:val="22"/>
          <w:szCs w:val="22"/>
        </w:rPr>
        <w:t>ng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do n</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m ngo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i danh m</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c tr</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phụ thuộc vào tình huống cụ thể nh</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 xml:space="preserve">m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m b</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o l</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w:t>
      </w:r>
    </w:p>
    <w:bookmarkEnd w:id="1555"/>
    <w:p w14:paraId="76CF058B" w14:textId="77777777" w:rsidR="003F29A9" w:rsidRPr="00863667"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 Approved absence reasons/</w:t>
      </w:r>
      <w:r w:rsidRPr="00863667">
        <w:rPr>
          <w:rFonts w:ascii="iCiel Avenir LT Std 35 Light" w:hAnsi="iCiel Avenir LT Std 35 Light" w:cs="Arial"/>
          <w:b/>
          <w:bCs/>
          <w:i/>
          <w:iCs/>
          <w:sz w:val="22"/>
          <w:szCs w:val="22"/>
          <w:u w:val="single"/>
        </w:rPr>
        <w:t>Lý do xin ngh</w:t>
      </w:r>
      <w:r w:rsidRPr="00863667">
        <w:rPr>
          <w:rFonts w:ascii="iCiel Avenir LT Std 35 Light" w:hAnsi="iCiel Avenir LT Std 35 Light" w:cs="Calibri"/>
          <w:b/>
          <w:bCs/>
          <w:i/>
          <w:iCs/>
          <w:sz w:val="22"/>
          <w:szCs w:val="22"/>
          <w:u w:val="single"/>
        </w:rPr>
        <w:t>ỉ</w:t>
      </w:r>
      <w:r w:rsidRPr="00863667">
        <w:rPr>
          <w:rFonts w:ascii="iCiel Avenir LT Std 35 Light" w:hAnsi="iCiel Avenir LT Std 35 Light" w:cs="Arial"/>
          <w:b/>
          <w:bCs/>
          <w:i/>
          <w:iCs/>
          <w:sz w:val="22"/>
          <w:szCs w:val="22"/>
          <w:u w:val="single"/>
        </w:rPr>
        <w:t xml:space="preserve"> </w:t>
      </w:r>
      <w:r w:rsidRPr="00863667">
        <w:rPr>
          <w:rFonts w:ascii="iCiel Avenir LT Std 35 Light" w:hAnsi="iCiel Avenir LT Std 35 Light" w:cs="Avenir Next LT Pro"/>
          <w:b/>
          <w:bCs/>
          <w:i/>
          <w:iCs/>
          <w:sz w:val="22"/>
          <w:szCs w:val="22"/>
          <w:u w:val="single"/>
        </w:rPr>
        <w:t>đ</w:t>
      </w:r>
      <w:r w:rsidRPr="00863667">
        <w:rPr>
          <w:rFonts w:ascii="iCiel Avenir LT Std 35 Light" w:hAnsi="iCiel Avenir LT Std 35 Light" w:cs="Calibri"/>
          <w:b/>
          <w:bCs/>
          <w:i/>
          <w:iCs/>
          <w:sz w:val="22"/>
          <w:szCs w:val="22"/>
          <w:u w:val="single"/>
        </w:rPr>
        <w:t>ượ</w:t>
      </w:r>
      <w:r w:rsidRPr="00863667">
        <w:rPr>
          <w:rFonts w:ascii="iCiel Avenir LT Std 35 Light" w:hAnsi="iCiel Avenir LT Std 35 Light" w:cs="Arial"/>
          <w:b/>
          <w:bCs/>
          <w:i/>
          <w:iCs/>
          <w:sz w:val="22"/>
          <w:szCs w:val="22"/>
          <w:u w:val="single"/>
        </w:rPr>
        <w:t>c xem x</w:t>
      </w:r>
      <w:r w:rsidRPr="00863667">
        <w:rPr>
          <w:rFonts w:ascii="iCiel Avenir LT Std 35 Light" w:hAnsi="iCiel Avenir LT Std 35 Light" w:cs="Avenir Next LT Pro"/>
          <w:b/>
          <w:bCs/>
          <w:i/>
          <w:iCs/>
          <w:sz w:val="22"/>
          <w:szCs w:val="22"/>
          <w:u w:val="single"/>
        </w:rPr>
        <w:t>é</w:t>
      </w:r>
      <w:r w:rsidRPr="00863667">
        <w:rPr>
          <w:rFonts w:ascii="iCiel Avenir LT Std 35 Light" w:hAnsi="iCiel Avenir LT Std 35 Light" w:cs="Arial"/>
          <w:b/>
          <w:bCs/>
          <w:i/>
          <w:iCs/>
          <w:sz w:val="22"/>
          <w:szCs w:val="22"/>
          <w:u w:val="single"/>
        </w:rPr>
        <w:t>t ph</w:t>
      </w:r>
      <w:r w:rsidRPr="00863667">
        <w:rPr>
          <w:rFonts w:ascii="iCiel Avenir LT Std 35 Light" w:hAnsi="iCiel Avenir LT Std 35 Light" w:cs="Avenir Next LT Pro"/>
          <w:b/>
          <w:bCs/>
          <w:i/>
          <w:iCs/>
          <w:sz w:val="22"/>
          <w:szCs w:val="22"/>
          <w:u w:val="single"/>
        </w:rPr>
        <w:t>ê</w:t>
      </w:r>
      <w:r w:rsidRPr="00863667">
        <w:rPr>
          <w:rFonts w:ascii="iCiel Avenir LT Std 35 Light" w:hAnsi="iCiel Avenir LT Std 35 Light" w:cs="Arial"/>
          <w:b/>
          <w:bCs/>
          <w:i/>
          <w:iCs/>
          <w:sz w:val="22"/>
          <w:szCs w:val="22"/>
          <w:u w:val="single"/>
        </w:rPr>
        <w:t xml:space="preserve"> duy</w:t>
      </w:r>
      <w:r w:rsidRPr="00863667">
        <w:rPr>
          <w:rFonts w:ascii="iCiel Avenir LT Std 35 Light" w:hAnsi="iCiel Avenir LT Std 35 Light" w:cs="Calibri"/>
          <w:b/>
          <w:bCs/>
          <w:i/>
          <w:iCs/>
          <w:sz w:val="22"/>
          <w:szCs w:val="22"/>
          <w:u w:val="single"/>
        </w:rPr>
        <w:t>ệ</w:t>
      </w:r>
      <w:r w:rsidRPr="00863667">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5130"/>
        <w:gridCol w:w="4860"/>
      </w:tblGrid>
      <w:tr w:rsidR="003F29A9" w:rsidRPr="00863667" w14:paraId="5EAB8E41" w14:textId="77777777" w:rsidTr="00C50706">
        <w:tc>
          <w:tcPr>
            <w:tcW w:w="5130" w:type="dxa"/>
            <w:vAlign w:val="center"/>
          </w:tcPr>
          <w:p w14:paraId="7F14AE16" w14:textId="77777777" w:rsidR="003F29A9" w:rsidRPr="00863667" w:rsidRDefault="003F29A9" w:rsidP="00C50706">
            <w:pPr>
              <w:spacing w:line="400" w:lineRule="exact"/>
              <w:ind w:right="-18"/>
              <w:rPr>
                <w:rFonts w:ascii="iCiel Avenir LT Std 35 Light" w:hAnsi="iCiel Avenir LT Std 35 Light" w:cs="Arial"/>
                <w:b/>
                <w:bCs/>
              </w:rPr>
            </w:pPr>
            <w:bookmarkStart w:id="1556" w:name="_Hlk169167422"/>
            <w:r w:rsidRPr="00863667">
              <w:rPr>
                <w:rFonts w:ascii="iCiel Avenir LT Std 35 Light" w:hAnsi="iCiel Avenir LT Std 35 Light" w:cs="Arial"/>
                <w:b/>
                <w:bCs/>
              </w:rPr>
              <w:t>Reason for Leave of Absence</w:t>
            </w:r>
          </w:p>
          <w:p w14:paraId="5767874A" w14:textId="77777777" w:rsidR="003F29A9" w:rsidRPr="00863667" w:rsidRDefault="003F29A9" w:rsidP="00C50706">
            <w:pPr>
              <w:spacing w:line="400" w:lineRule="exact"/>
              <w:ind w:right="-18"/>
              <w:rPr>
                <w:rFonts w:ascii="iCiel Avenir LT Std 35 Light" w:hAnsi="iCiel Avenir LT Std 35 Light" w:cs="Arial"/>
                <w:b/>
                <w:bCs/>
                <w:i/>
                <w:iCs/>
              </w:rPr>
            </w:pPr>
            <w:r w:rsidRPr="00863667">
              <w:rPr>
                <w:rFonts w:ascii="iCiel Avenir LT Std 35 Light" w:hAnsi="iCiel Avenir LT Std 35 Light" w:cs="Arial"/>
                <w:b/>
                <w:bCs/>
                <w:i/>
                <w:iCs/>
              </w:rPr>
              <w:t>Lý do xin ngh</w:t>
            </w:r>
            <w:r w:rsidRPr="00863667">
              <w:rPr>
                <w:rFonts w:ascii="iCiel Avenir LT Std 35 Light" w:hAnsi="iCiel Avenir LT Std 35 Light" w:cs="Calibri"/>
                <w:b/>
                <w:bCs/>
                <w:i/>
                <w:iCs/>
              </w:rPr>
              <w:t>ỉ</w:t>
            </w:r>
          </w:p>
        </w:tc>
        <w:tc>
          <w:tcPr>
            <w:tcW w:w="4860" w:type="dxa"/>
            <w:vAlign w:val="center"/>
          </w:tcPr>
          <w:p w14:paraId="39BE011E" w14:textId="77777777" w:rsidR="003F29A9" w:rsidRPr="00863667" w:rsidRDefault="003F29A9" w:rsidP="00C50706">
            <w:pPr>
              <w:spacing w:line="400" w:lineRule="exact"/>
              <w:rPr>
                <w:rFonts w:ascii="iCiel Avenir LT Std 35 Light" w:hAnsi="iCiel Avenir LT Std 35 Light" w:cs="Arial"/>
                <w:b/>
                <w:bCs/>
              </w:rPr>
            </w:pPr>
            <w:r w:rsidRPr="00863667">
              <w:rPr>
                <w:rFonts w:ascii="iCiel Avenir LT Std 35 Light" w:hAnsi="iCiel Avenir LT Std 35 Light" w:cs="Arial"/>
                <w:b/>
                <w:bCs/>
              </w:rPr>
              <w:t>Evidence required for submission</w:t>
            </w:r>
          </w:p>
          <w:p w14:paraId="493DB091" w14:textId="77777777" w:rsidR="003F29A9" w:rsidRPr="00863667" w:rsidRDefault="003F29A9" w:rsidP="00C50706">
            <w:pPr>
              <w:spacing w:line="400" w:lineRule="exact"/>
              <w:rPr>
                <w:rFonts w:ascii="iCiel Avenir LT Std 35 Light" w:hAnsi="iCiel Avenir LT Std 35 Light" w:cs="Arial"/>
                <w:b/>
                <w:bCs/>
                <w:i/>
                <w:iCs/>
              </w:rPr>
            </w:pPr>
            <w:r w:rsidRPr="00863667">
              <w:rPr>
                <w:rFonts w:ascii="iCiel Avenir LT Std 35 Light" w:hAnsi="iCiel Avenir LT Std 35 Light" w:cs="Arial"/>
                <w:b/>
                <w:bCs/>
                <w:i/>
                <w:iCs/>
              </w:rPr>
              <w:t>B</w:t>
            </w:r>
            <w:r w:rsidRPr="00863667">
              <w:rPr>
                <w:rFonts w:ascii="iCiel Avenir LT Std 35 Light" w:hAnsi="iCiel Avenir LT Std 35 Light" w:cs="Calibri"/>
                <w:b/>
                <w:bCs/>
                <w:i/>
                <w:iCs/>
              </w:rPr>
              <w:t>ằ</w:t>
            </w:r>
            <w:r w:rsidRPr="00863667">
              <w:rPr>
                <w:rFonts w:ascii="iCiel Avenir LT Std 35 Light" w:hAnsi="iCiel Avenir LT Std 35 Light" w:cs="Arial"/>
                <w:b/>
                <w:bCs/>
                <w:i/>
                <w:iCs/>
              </w:rPr>
              <w:t>ng ch</w:t>
            </w:r>
            <w:r w:rsidRPr="00863667">
              <w:rPr>
                <w:rFonts w:ascii="iCiel Avenir LT Std 35 Light" w:hAnsi="iCiel Avenir LT Std 35 Light" w:cs="Calibri"/>
                <w:b/>
                <w:bCs/>
                <w:i/>
                <w:iCs/>
              </w:rPr>
              <w:t>ứ</w:t>
            </w:r>
            <w:r w:rsidRPr="00863667">
              <w:rPr>
                <w:rFonts w:ascii="iCiel Avenir LT Std 35 Light" w:hAnsi="iCiel Avenir LT Std 35 Light" w:cs="Arial"/>
                <w:b/>
                <w:bCs/>
                <w:i/>
                <w:iCs/>
              </w:rPr>
              <w:t>ng cung c</w:t>
            </w:r>
            <w:r w:rsidRPr="00863667">
              <w:rPr>
                <w:rFonts w:ascii="iCiel Avenir LT Std 35 Light" w:hAnsi="iCiel Avenir LT Std 35 Light" w:cs="Calibri"/>
                <w:b/>
                <w:bCs/>
                <w:i/>
                <w:iCs/>
              </w:rPr>
              <w:t>ấ</w:t>
            </w:r>
            <w:r w:rsidRPr="00863667">
              <w:rPr>
                <w:rFonts w:ascii="iCiel Avenir LT Std 35 Light" w:hAnsi="iCiel Avenir LT Std 35 Light" w:cs="Arial"/>
                <w:b/>
                <w:bCs/>
                <w:i/>
                <w:iCs/>
              </w:rPr>
              <w:t>p k</w:t>
            </w:r>
            <w:r w:rsidRPr="00863667">
              <w:rPr>
                <w:rFonts w:ascii="iCiel Avenir LT Std 35 Light" w:hAnsi="iCiel Avenir LT Std 35 Light" w:cs="Avenir Next LT Pro"/>
                <w:b/>
                <w:bCs/>
                <w:i/>
                <w:iCs/>
              </w:rPr>
              <w:t>è</w:t>
            </w:r>
            <w:r w:rsidRPr="00863667">
              <w:rPr>
                <w:rFonts w:ascii="iCiel Avenir LT Std 35 Light" w:hAnsi="iCiel Avenir LT Std 35 Light" w:cs="Arial"/>
                <w:b/>
                <w:bCs/>
                <w:i/>
                <w:iCs/>
              </w:rPr>
              <w:t xml:space="preserve">m theo </w:t>
            </w:r>
            <w:r w:rsidRPr="00863667">
              <w:rPr>
                <w:rFonts w:ascii="iCiel Avenir LT Std 35 Light" w:hAnsi="iCiel Avenir LT Std 35 Light" w:cs="Avenir Next LT Pro"/>
                <w:b/>
                <w:bCs/>
                <w:i/>
                <w:iCs/>
              </w:rPr>
              <w:t>đ</w:t>
            </w:r>
            <w:r w:rsidRPr="00863667">
              <w:rPr>
                <w:rFonts w:ascii="iCiel Avenir LT Std 35 Light" w:hAnsi="iCiel Avenir LT Std 35 Light" w:cs="Calibri"/>
                <w:b/>
                <w:bCs/>
                <w:i/>
                <w:iCs/>
              </w:rPr>
              <w:t>ơ</w:t>
            </w:r>
            <w:r w:rsidRPr="00863667">
              <w:rPr>
                <w:rFonts w:ascii="iCiel Avenir LT Std 35 Light" w:hAnsi="iCiel Avenir LT Std 35 Light" w:cs="Arial"/>
                <w:b/>
                <w:bCs/>
                <w:i/>
                <w:iCs/>
              </w:rPr>
              <w:t>n</w:t>
            </w:r>
          </w:p>
        </w:tc>
      </w:tr>
      <w:tr w:rsidR="003F29A9" w:rsidRPr="00863667" w14:paraId="3F62F6F0" w14:textId="77777777" w:rsidTr="00C50706">
        <w:trPr>
          <w:trHeight w:val="620"/>
        </w:trPr>
        <w:tc>
          <w:tcPr>
            <w:tcW w:w="5130" w:type="dxa"/>
            <w:vAlign w:val="center"/>
          </w:tcPr>
          <w:p w14:paraId="767D3CCF"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Sickness absence or hospitalisation</w:t>
            </w:r>
          </w:p>
          <w:p w14:paraId="3D92D24D" w14:textId="77777777" w:rsidR="003F29A9" w:rsidRPr="00863667" w:rsidRDefault="003F29A9" w:rsidP="00C50706">
            <w:pPr>
              <w:spacing w:line="400" w:lineRule="exact"/>
              <w:ind w:right="-18"/>
              <w:rPr>
                <w:rFonts w:ascii="iCiel Avenir LT Std 35 Light" w:hAnsi="iCiel Avenir LT Std 35 Light" w:cs="Arial"/>
                <w:i/>
                <w:iCs/>
              </w:rPr>
            </w:pPr>
            <w:r w:rsidRPr="00863667">
              <w:rPr>
                <w:rFonts w:ascii="iCiel Avenir LT Std 35 Light" w:hAnsi="iCiel Avenir LT Std 35 Light" w:cs="Calibri"/>
                <w:i/>
                <w:iCs/>
              </w:rPr>
              <w:lastRenderedPageBreak/>
              <w:t>Ố</w:t>
            </w:r>
            <w:r w:rsidRPr="00863667">
              <w:rPr>
                <w:rFonts w:ascii="iCiel Avenir LT Std 35 Light" w:hAnsi="iCiel Avenir LT Std 35 Light" w:cs="Arial"/>
                <w:i/>
                <w:iCs/>
              </w:rPr>
              <w:t xml:space="preserve">m </w:t>
            </w:r>
            <w:r w:rsidRPr="00863667">
              <w:rPr>
                <w:rFonts w:ascii="iCiel Avenir LT Std 35 Light" w:hAnsi="iCiel Avenir LT Std 35 Light" w:cs="Avenir Next LT Pro"/>
                <w:i/>
                <w:iCs/>
              </w:rPr>
              <w:t>đ</w:t>
            </w:r>
            <w:r w:rsidRPr="00863667">
              <w:rPr>
                <w:rFonts w:ascii="iCiel Avenir LT Std 35 Light" w:hAnsi="iCiel Avenir LT Std 35 Light" w:cs="Arial"/>
                <w:i/>
                <w:iCs/>
              </w:rPr>
              <w:t>au ho</w:t>
            </w:r>
            <w:r w:rsidRPr="00863667">
              <w:rPr>
                <w:rFonts w:ascii="iCiel Avenir LT Std 35 Light" w:hAnsi="iCiel Avenir LT Std 35 Light" w:cs="Calibri"/>
                <w:i/>
                <w:iCs/>
              </w:rPr>
              <w:t>ặ</w:t>
            </w:r>
            <w:r w:rsidRPr="00863667">
              <w:rPr>
                <w:rFonts w:ascii="iCiel Avenir LT Std 35 Light" w:hAnsi="iCiel Avenir LT Std 35 Light" w:cs="Arial"/>
                <w:i/>
                <w:iCs/>
              </w:rPr>
              <w:t>c nh</w:t>
            </w:r>
            <w:r w:rsidRPr="00863667">
              <w:rPr>
                <w:rFonts w:ascii="iCiel Avenir LT Std 35 Light" w:hAnsi="iCiel Avenir LT Std 35 Light" w:cs="Calibri"/>
                <w:i/>
                <w:iCs/>
              </w:rPr>
              <w:t>ậ</w:t>
            </w:r>
            <w:r w:rsidRPr="00863667">
              <w:rPr>
                <w:rFonts w:ascii="iCiel Avenir LT Std 35 Light" w:hAnsi="iCiel Avenir LT Std 35 Light" w:cs="Arial"/>
                <w:i/>
                <w:iCs/>
              </w:rPr>
              <w:t>p vi</w:t>
            </w:r>
            <w:r w:rsidRPr="00863667">
              <w:rPr>
                <w:rFonts w:ascii="iCiel Avenir LT Std 35 Light" w:hAnsi="iCiel Avenir LT Std 35 Light" w:cs="Calibri"/>
                <w:i/>
                <w:iCs/>
              </w:rPr>
              <w:t>ệ</w:t>
            </w:r>
            <w:r w:rsidRPr="00863667">
              <w:rPr>
                <w:rFonts w:ascii="iCiel Avenir LT Std 35 Light" w:hAnsi="iCiel Avenir LT Std 35 Light" w:cs="Arial"/>
                <w:i/>
                <w:iCs/>
              </w:rPr>
              <w:t>n</w:t>
            </w:r>
          </w:p>
        </w:tc>
        <w:tc>
          <w:tcPr>
            <w:tcW w:w="4860" w:type="dxa"/>
            <w:vAlign w:val="center"/>
          </w:tcPr>
          <w:p w14:paraId="449AAC9D"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lastRenderedPageBreak/>
              <w:t>Parent’s confirmation or medical’s note</w:t>
            </w:r>
          </w:p>
          <w:p w14:paraId="7CDCD84D" w14:textId="77777777" w:rsidR="003F29A9" w:rsidRPr="00863667" w:rsidRDefault="003F29A9" w:rsidP="00C50706">
            <w:pPr>
              <w:spacing w:line="400" w:lineRule="exact"/>
              <w:rPr>
                <w:rFonts w:ascii="iCiel Avenir LT Std 35 Light" w:hAnsi="iCiel Avenir LT Std 35 Light" w:cs="Arial"/>
                <w:i/>
                <w:iCs/>
              </w:rPr>
            </w:pPr>
            <w:r w:rsidRPr="00863667">
              <w:rPr>
                <w:rFonts w:ascii="iCiel Avenir LT Std 35 Light" w:hAnsi="iCiel Avenir LT Std 35 Light" w:cs="Arial"/>
                <w:i/>
                <w:iCs/>
              </w:rPr>
              <w:lastRenderedPageBreak/>
              <w:t>Xác nh</w:t>
            </w:r>
            <w:r w:rsidRPr="00863667">
              <w:rPr>
                <w:rFonts w:ascii="iCiel Avenir LT Std 35 Light" w:hAnsi="iCiel Avenir LT Std 35 Light" w:cs="Calibri"/>
                <w:i/>
                <w:iCs/>
              </w:rPr>
              <w:t>ậ</w:t>
            </w:r>
            <w:r w:rsidRPr="00863667">
              <w:rPr>
                <w:rFonts w:ascii="iCiel Avenir LT Std 35 Light" w:hAnsi="iCiel Avenir LT Std 35 Light" w:cs="Arial"/>
                <w:i/>
                <w:iCs/>
              </w:rPr>
              <w:t>n c</w:t>
            </w:r>
            <w:r w:rsidRPr="00863667">
              <w:rPr>
                <w:rFonts w:ascii="iCiel Avenir LT Std 35 Light" w:hAnsi="iCiel Avenir LT Std 35 Light" w:cs="Calibri"/>
                <w:i/>
                <w:iCs/>
              </w:rPr>
              <w:t>ủ</w:t>
            </w:r>
            <w:r w:rsidRPr="00863667">
              <w:rPr>
                <w:rFonts w:ascii="iCiel Avenir LT Std 35 Light" w:hAnsi="iCiel Avenir LT Std 35 Light" w:cs="Arial"/>
                <w:i/>
                <w:iCs/>
              </w:rPr>
              <w:t>a ph</w:t>
            </w:r>
            <w:r w:rsidRPr="00863667">
              <w:rPr>
                <w:rFonts w:ascii="iCiel Avenir LT Std 35 Light" w:hAnsi="iCiel Avenir LT Std 35 Light" w:cs="Calibri"/>
                <w:i/>
                <w:iCs/>
              </w:rPr>
              <w:t>ụ</w:t>
            </w:r>
            <w:r w:rsidRPr="00863667">
              <w:rPr>
                <w:rFonts w:ascii="iCiel Avenir LT Std 35 Light" w:hAnsi="iCiel Avenir LT Std 35 Light" w:cs="Arial"/>
                <w:i/>
                <w:iCs/>
              </w:rPr>
              <w:t xml:space="preserve"> huynh ho</w:t>
            </w:r>
            <w:r w:rsidRPr="00863667">
              <w:rPr>
                <w:rFonts w:ascii="iCiel Avenir LT Std 35 Light" w:hAnsi="iCiel Avenir LT Std 35 Light" w:cs="Calibri"/>
                <w:i/>
                <w:iCs/>
              </w:rPr>
              <w:t>ặ</w:t>
            </w:r>
            <w:r w:rsidRPr="00863667">
              <w:rPr>
                <w:rFonts w:ascii="iCiel Avenir LT Std 35 Light" w:hAnsi="iCiel Avenir LT Std 35 Light" w:cs="Arial"/>
                <w:i/>
                <w:iCs/>
              </w:rPr>
              <w:t>c c</w:t>
            </w:r>
            <w:r w:rsidRPr="00863667">
              <w:rPr>
                <w:rFonts w:ascii="iCiel Avenir LT Std 35 Light" w:hAnsi="iCiel Avenir LT Std 35 Light" w:cs="Calibri"/>
                <w:i/>
                <w:iCs/>
              </w:rPr>
              <w:t>ơ</w:t>
            </w:r>
            <w:r w:rsidRPr="00863667">
              <w:rPr>
                <w:rFonts w:ascii="iCiel Avenir LT Std 35 Light" w:hAnsi="iCiel Avenir LT Std 35 Light" w:cs="Arial"/>
                <w:i/>
                <w:iCs/>
              </w:rPr>
              <w:t xml:space="preserve"> quan y t</w:t>
            </w:r>
            <w:r w:rsidRPr="00863667">
              <w:rPr>
                <w:rFonts w:ascii="iCiel Avenir LT Std 35 Light" w:hAnsi="iCiel Avenir LT Std 35 Light" w:cs="Calibri"/>
                <w:i/>
                <w:iCs/>
              </w:rPr>
              <w:t>ế</w:t>
            </w:r>
          </w:p>
        </w:tc>
      </w:tr>
      <w:tr w:rsidR="003F29A9" w:rsidRPr="00863667" w14:paraId="43E9A811" w14:textId="77777777" w:rsidTr="00C50706">
        <w:tc>
          <w:tcPr>
            <w:tcW w:w="5130" w:type="dxa"/>
            <w:vAlign w:val="center"/>
          </w:tcPr>
          <w:p w14:paraId="52A81D7E"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lastRenderedPageBreak/>
              <w:t>Medical appointments that cannot be arranged outside class time</w:t>
            </w:r>
          </w:p>
          <w:p w14:paraId="16804F7B" w14:textId="77777777" w:rsidR="003F29A9" w:rsidRPr="00863667" w:rsidRDefault="003F29A9" w:rsidP="00C50706">
            <w:pPr>
              <w:spacing w:line="400" w:lineRule="exact"/>
              <w:ind w:right="-18"/>
              <w:rPr>
                <w:rFonts w:ascii="iCiel Avenir LT Std 35 Light" w:hAnsi="iCiel Avenir LT Std 35 Light" w:cs="Arial"/>
                <w:i/>
                <w:iCs/>
              </w:rPr>
            </w:pPr>
            <w:r w:rsidRPr="00863667">
              <w:rPr>
                <w:rFonts w:ascii="iCiel Avenir LT Std 35 Light" w:hAnsi="iCiel Avenir LT Std 35 Light" w:cs="Arial"/>
                <w:i/>
                <w:iCs/>
              </w:rPr>
              <w:t>L</w:t>
            </w:r>
            <w:r w:rsidRPr="00863667">
              <w:rPr>
                <w:rFonts w:ascii="iCiel Avenir LT Std 35 Light" w:hAnsi="iCiel Avenir LT Std 35 Light" w:cs="Calibri"/>
                <w:i/>
                <w:iCs/>
              </w:rPr>
              <w:t>ị</w:t>
            </w:r>
            <w:r w:rsidRPr="00863667">
              <w:rPr>
                <w:rFonts w:ascii="iCiel Avenir LT Std 35 Light" w:hAnsi="iCiel Avenir LT Std 35 Light" w:cs="Arial"/>
                <w:i/>
                <w:iCs/>
              </w:rPr>
              <w:t>ch kh</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m s</w:t>
            </w:r>
            <w:r w:rsidRPr="00863667">
              <w:rPr>
                <w:rFonts w:ascii="iCiel Avenir LT Std 35 Light" w:hAnsi="iCiel Avenir LT Std 35 Light" w:cs="Calibri"/>
                <w:i/>
                <w:iCs/>
              </w:rPr>
              <w:t>ứ</w:t>
            </w:r>
            <w:r w:rsidRPr="00863667">
              <w:rPr>
                <w:rFonts w:ascii="iCiel Avenir LT Std 35 Light" w:hAnsi="iCiel Avenir LT Std 35 Light" w:cs="Arial"/>
                <w:i/>
                <w:iCs/>
              </w:rPr>
              <w:t>c kh</w:t>
            </w:r>
            <w:r w:rsidRPr="00863667">
              <w:rPr>
                <w:rFonts w:ascii="iCiel Avenir LT Std 35 Light" w:hAnsi="iCiel Avenir LT Std 35 Light" w:cs="Calibri"/>
                <w:i/>
                <w:iCs/>
              </w:rPr>
              <w:t>ỏ</w:t>
            </w:r>
            <w:r w:rsidRPr="00863667">
              <w:rPr>
                <w:rFonts w:ascii="iCiel Avenir LT Std 35 Light" w:hAnsi="iCiel Avenir LT Std 35 Light" w:cs="Arial"/>
                <w:i/>
                <w:iCs/>
              </w:rPr>
              <w:t>e kh</w:t>
            </w:r>
            <w:r w:rsidRPr="00863667">
              <w:rPr>
                <w:rFonts w:ascii="iCiel Avenir LT Std 35 Light" w:hAnsi="iCiel Avenir LT Std 35 Light" w:cs="Avenir Next LT Pro"/>
                <w:i/>
                <w:iCs/>
              </w:rPr>
              <w:t>ô</w:t>
            </w:r>
            <w:r w:rsidRPr="00863667">
              <w:rPr>
                <w:rFonts w:ascii="iCiel Avenir LT Std 35 Light" w:hAnsi="iCiel Avenir LT Std 35 Light" w:cs="Arial"/>
                <w:i/>
                <w:iCs/>
              </w:rPr>
              <w:t>ng th</w:t>
            </w:r>
            <w:r w:rsidRPr="00863667">
              <w:rPr>
                <w:rFonts w:ascii="iCiel Avenir LT Std 35 Light" w:hAnsi="iCiel Avenir LT Std 35 Light" w:cs="Calibri"/>
                <w:i/>
                <w:iCs/>
              </w:rPr>
              <w:t>ể</w:t>
            </w:r>
            <w:r w:rsidRPr="00863667">
              <w:rPr>
                <w:rFonts w:ascii="iCiel Avenir LT Std 35 Light" w:hAnsi="iCiel Avenir LT Std 35 Light" w:cs="Arial"/>
                <w:i/>
                <w:iCs/>
              </w:rPr>
              <w:t xml:space="preserve"> s</w:t>
            </w:r>
            <w:r w:rsidRPr="00863667">
              <w:rPr>
                <w:rFonts w:ascii="iCiel Avenir LT Std 35 Light" w:hAnsi="iCiel Avenir LT Std 35 Light" w:cs="Calibri"/>
                <w:i/>
                <w:iCs/>
              </w:rPr>
              <w:t>ắ</w:t>
            </w:r>
            <w:r w:rsidRPr="00863667">
              <w:rPr>
                <w:rFonts w:ascii="iCiel Avenir LT Std 35 Light" w:hAnsi="iCiel Avenir LT Std 35 Light" w:cs="Arial"/>
                <w:i/>
                <w:iCs/>
              </w:rPr>
              <w:t>p x</w:t>
            </w:r>
            <w:r w:rsidRPr="00863667">
              <w:rPr>
                <w:rFonts w:ascii="iCiel Avenir LT Std 35 Light" w:hAnsi="iCiel Avenir LT Std 35 Light" w:cs="Calibri"/>
                <w:i/>
                <w:iCs/>
              </w:rPr>
              <w:t>ế</w:t>
            </w:r>
            <w:r w:rsidRPr="00863667">
              <w:rPr>
                <w:rFonts w:ascii="iCiel Avenir LT Std 35 Light" w:hAnsi="iCiel Avenir LT Std 35 Light" w:cs="Arial"/>
                <w:i/>
                <w:iCs/>
              </w:rPr>
              <w:t>p ngo</w:t>
            </w:r>
            <w:r w:rsidRPr="00863667">
              <w:rPr>
                <w:rFonts w:ascii="iCiel Avenir LT Std 35 Light" w:hAnsi="iCiel Avenir LT Std 35 Light" w:cs="Avenir Next LT Pro"/>
                <w:i/>
                <w:iCs/>
              </w:rPr>
              <w:t>à</w:t>
            </w:r>
            <w:r w:rsidRPr="00863667">
              <w:rPr>
                <w:rFonts w:ascii="iCiel Avenir LT Std 35 Light" w:hAnsi="iCiel Avenir LT Std 35 Light" w:cs="Arial"/>
                <w:i/>
                <w:iCs/>
              </w:rPr>
              <w:t>i gi</w:t>
            </w:r>
            <w:r w:rsidRPr="00863667">
              <w:rPr>
                <w:rFonts w:ascii="iCiel Avenir LT Std 35 Light" w:hAnsi="iCiel Avenir LT Std 35 Light" w:cs="Calibri"/>
                <w:i/>
                <w:iCs/>
              </w:rPr>
              <w:t>ờ</w:t>
            </w:r>
            <w:r w:rsidRPr="00863667">
              <w:rPr>
                <w:rFonts w:ascii="iCiel Avenir LT Std 35 Light" w:hAnsi="iCiel Avenir LT Std 35 Light" w:cs="Arial"/>
                <w:i/>
                <w:iCs/>
              </w:rPr>
              <w:t xml:space="preserve"> h</w:t>
            </w:r>
            <w:r w:rsidRPr="00863667">
              <w:rPr>
                <w:rFonts w:ascii="iCiel Avenir LT Std 35 Light" w:hAnsi="iCiel Avenir LT Std 35 Light" w:cs="Calibri"/>
                <w:i/>
                <w:iCs/>
              </w:rPr>
              <w:t>ọ</w:t>
            </w:r>
            <w:r w:rsidRPr="00863667">
              <w:rPr>
                <w:rFonts w:ascii="iCiel Avenir LT Std 35 Light" w:hAnsi="iCiel Avenir LT Std 35 Light" w:cs="Arial"/>
                <w:i/>
                <w:iCs/>
              </w:rPr>
              <w:t>c</w:t>
            </w:r>
          </w:p>
        </w:tc>
        <w:tc>
          <w:tcPr>
            <w:tcW w:w="4860" w:type="dxa"/>
            <w:vAlign w:val="center"/>
          </w:tcPr>
          <w:p w14:paraId="5375D9F4"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t>Parent’s confirmation or doctor’s note</w:t>
            </w:r>
          </w:p>
          <w:p w14:paraId="6B374F4A"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i/>
                <w:iCs/>
              </w:rPr>
              <w:t>Xác nh</w:t>
            </w:r>
            <w:r w:rsidRPr="00863667">
              <w:rPr>
                <w:rFonts w:ascii="iCiel Avenir LT Std 35 Light" w:hAnsi="iCiel Avenir LT Std 35 Light" w:cs="Calibri"/>
                <w:i/>
                <w:iCs/>
              </w:rPr>
              <w:t>ậ</w:t>
            </w:r>
            <w:r w:rsidRPr="00863667">
              <w:rPr>
                <w:rFonts w:ascii="iCiel Avenir LT Std 35 Light" w:hAnsi="iCiel Avenir LT Std 35 Light" w:cs="Arial"/>
                <w:i/>
                <w:iCs/>
              </w:rPr>
              <w:t>n c</w:t>
            </w:r>
            <w:r w:rsidRPr="00863667">
              <w:rPr>
                <w:rFonts w:ascii="iCiel Avenir LT Std 35 Light" w:hAnsi="iCiel Avenir LT Std 35 Light" w:cs="Calibri"/>
                <w:i/>
                <w:iCs/>
              </w:rPr>
              <w:t>ủ</w:t>
            </w:r>
            <w:r w:rsidRPr="00863667">
              <w:rPr>
                <w:rFonts w:ascii="iCiel Avenir LT Std 35 Light" w:hAnsi="iCiel Avenir LT Std 35 Light" w:cs="Arial"/>
                <w:i/>
                <w:iCs/>
              </w:rPr>
              <w:t>a ph</w:t>
            </w:r>
            <w:r w:rsidRPr="00863667">
              <w:rPr>
                <w:rFonts w:ascii="iCiel Avenir LT Std 35 Light" w:hAnsi="iCiel Avenir LT Std 35 Light" w:cs="Calibri"/>
                <w:i/>
                <w:iCs/>
              </w:rPr>
              <w:t>ụ</w:t>
            </w:r>
            <w:r w:rsidRPr="00863667">
              <w:rPr>
                <w:rFonts w:ascii="iCiel Avenir LT Std 35 Light" w:hAnsi="iCiel Avenir LT Std 35 Light" w:cs="Arial"/>
                <w:i/>
                <w:iCs/>
              </w:rPr>
              <w:t xml:space="preserve"> huynh ho</w:t>
            </w:r>
            <w:r w:rsidRPr="00863667">
              <w:rPr>
                <w:rFonts w:ascii="iCiel Avenir LT Std 35 Light" w:hAnsi="iCiel Avenir LT Std 35 Light" w:cs="Calibri"/>
                <w:i/>
                <w:iCs/>
              </w:rPr>
              <w:t>ặ</w:t>
            </w:r>
            <w:r w:rsidRPr="00863667">
              <w:rPr>
                <w:rFonts w:ascii="iCiel Avenir LT Std 35 Light" w:hAnsi="iCiel Avenir LT Std 35 Light" w:cs="Arial"/>
                <w:i/>
                <w:iCs/>
              </w:rPr>
              <w:t>c gi</w:t>
            </w:r>
            <w:r w:rsidRPr="00863667">
              <w:rPr>
                <w:rFonts w:ascii="iCiel Avenir LT Std 35 Light" w:hAnsi="iCiel Avenir LT Std 35 Light" w:cs="Calibri"/>
                <w:i/>
                <w:iCs/>
              </w:rPr>
              <w:t>ấ</w:t>
            </w:r>
            <w:r w:rsidRPr="00863667">
              <w:rPr>
                <w:rFonts w:ascii="iCiel Avenir LT Std 35 Light" w:hAnsi="iCiel Avenir LT Std 35 Light" w:cs="Arial"/>
                <w:i/>
                <w:iCs/>
              </w:rPr>
              <w:t>y kh</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m b</w:t>
            </w:r>
            <w:r w:rsidRPr="00863667">
              <w:rPr>
                <w:rFonts w:ascii="iCiel Avenir LT Std 35 Light" w:hAnsi="iCiel Avenir LT Std 35 Light" w:cs="Calibri"/>
                <w:i/>
                <w:iCs/>
              </w:rPr>
              <w:t>ệ</w:t>
            </w:r>
            <w:r w:rsidRPr="00863667">
              <w:rPr>
                <w:rFonts w:ascii="iCiel Avenir LT Std 35 Light" w:hAnsi="iCiel Avenir LT Std 35 Light" w:cs="Arial"/>
                <w:i/>
                <w:iCs/>
              </w:rPr>
              <w:t>nh/ ch</w:t>
            </w:r>
            <w:r w:rsidRPr="00863667">
              <w:rPr>
                <w:rFonts w:ascii="iCiel Avenir LT Std 35 Light" w:hAnsi="iCiel Avenir LT Std 35 Light" w:cs="Calibri"/>
                <w:i/>
                <w:iCs/>
              </w:rPr>
              <w:t>ứ</w:t>
            </w:r>
            <w:r w:rsidRPr="00863667">
              <w:rPr>
                <w:rFonts w:ascii="iCiel Avenir LT Std 35 Light" w:hAnsi="iCiel Avenir LT Std 35 Light" w:cs="Arial"/>
                <w:i/>
                <w:iCs/>
              </w:rPr>
              <w:t>ng nh</w:t>
            </w:r>
            <w:r w:rsidRPr="00863667">
              <w:rPr>
                <w:rFonts w:ascii="iCiel Avenir LT Std 35 Light" w:hAnsi="iCiel Avenir LT Std 35 Light" w:cs="Calibri"/>
                <w:i/>
                <w:iCs/>
              </w:rPr>
              <w:t>ậ</w:t>
            </w:r>
            <w:r w:rsidRPr="00863667">
              <w:rPr>
                <w:rFonts w:ascii="iCiel Avenir LT Std 35 Light" w:hAnsi="iCiel Avenir LT Std 35 Light" w:cs="Arial"/>
                <w:i/>
                <w:iCs/>
              </w:rPr>
              <w:t>n c</w:t>
            </w:r>
            <w:r w:rsidRPr="00863667">
              <w:rPr>
                <w:rFonts w:ascii="iCiel Avenir LT Std 35 Light" w:hAnsi="iCiel Avenir LT Std 35 Light" w:cs="Calibri"/>
                <w:i/>
                <w:iCs/>
              </w:rPr>
              <w:t>ủ</w:t>
            </w:r>
            <w:r w:rsidRPr="00863667">
              <w:rPr>
                <w:rFonts w:ascii="iCiel Avenir LT Std 35 Light" w:hAnsi="iCiel Avenir LT Std 35 Light" w:cs="Arial"/>
                <w:i/>
                <w:iCs/>
              </w:rPr>
              <w:t>a b</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c s</w:t>
            </w:r>
            <w:r w:rsidRPr="00863667">
              <w:rPr>
                <w:rFonts w:ascii="iCiel Avenir LT Std 35 Light" w:hAnsi="iCiel Avenir LT Std 35 Light" w:cs="Avenir Next LT Pro"/>
                <w:i/>
                <w:iCs/>
              </w:rPr>
              <w:t>ĩ</w:t>
            </w:r>
          </w:p>
        </w:tc>
      </w:tr>
      <w:tr w:rsidR="003F29A9" w:rsidRPr="00863667" w14:paraId="7F6E635D" w14:textId="77777777" w:rsidTr="00C50706">
        <w:tc>
          <w:tcPr>
            <w:tcW w:w="5130" w:type="dxa"/>
            <w:vAlign w:val="center"/>
          </w:tcPr>
          <w:p w14:paraId="75E17A73"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Carer’s responsibilities for a family member</w:t>
            </w:r>
          </w:p>
          <w:p w14:paraId="66238BA8" w14:textId="77777777" w:rsidR="003F29A9" w:rsidRPr="00863667" w:rsidRDefault="003F29A9" w:rsidP="00C50706">
            <w:pPr>
              <w:spacing w:line="400" w:lineRule="exact"/>
              <w:ind w:right="-18"/>
              <w:rPr>
                <w:rFonts w:ascii="iCiel Avenir LT Std 35 Light" w:hAnsi="iCiel Avenir LT Std 35 Light" w:cs="Arial"/>
                <w:i/>
                <w:iCs/>
              </w:rPr>
            </w:pPr>
            <w:r w:rsidRPr="00863667">
              <w:rPr>
                <w:rFonts w:ascii="iCiel Avenir LT Std 35 Light" w:hAnsi="iCiel Avenir LT Std 35 Light" w:cs="Arial"/>
                <w:i/>
                <w:iCs/>
              </w:rPr>
              <w:t>Chăm sóc ng</w:t>
            </w:r>
            <w:r w:rsidRPr="00863667">
              <w:rPr>
                <w:rFonts w:ascii="iCiel Avenir LT Std 35 Light" w:hAnsi="iCiel Avenir LT Std 35 Light" w:cs="Calibri"/>
                <w:i/>
                <w:iCs/>
              </w:rPr>
              <w:t>ườ</w:t>
            </w:r>
            <w:r w:rsidRPr="00863667">
              <w:rPr>
                <w:rFonts w:ascii="iCiel Avenir LT Std 35 Light" w:hAnsi="iCiel Avenir LT Std 35 Light" w:cs="Arial"/>
                <w:i/>
                <w:iCs/>
              </w:rPr>
              <w:t>i th</w:t>
            </w:r>
            <w:r w:rsidRPr="00863667">
              <w:rPr>
                <w:rFonts w:ascii="iCiel Avenir LT Std 35 Light" w:hAnsi="iCiel Avenir LT Std 35 Light" w:cs="Avenir Next LT Pro"/>
                <w:i/>
                <w:iCs/>
              </w:rPr>
              <w:t>â</w:t>
            </w:r>
            <w:r w:rsidRPr="00863667">
              <w:rPr>
                <w:rFonts w:ascii="iCiel Avenir LT Std 35 Light" w:hAnsi="iCiel Avenir LT Std 35 Light" w:cs="Arial"/>
                <w:i/>
                <w:iCs/>
              </w:rPr>
              <w:t xml:space="preserve">n trong gia </w:t>
            </w:r>
            <w:r w:rsidRPr="00863667">
              <w:rPr>
                <w:rFonts w:ascii="iCiel Avenir LT Std 35 Light" w:hAnsi="iCiel Avenir LT Std 35 Light" w:cs="Avenir Next LT Pro"/>
                <w:i/>
                <w:iCs/>
              </w:rPr>
              <w:t>đì</w:t>
            </w:r>
            <w:r w:rsidRPr="00863667">
              <w:rPr>
                <w:rFonts w:ascii="iCiel Avenir LT Std 35 Light" w:hAnsi="iCiel Avenir LT Std 35 Light" w:cs="Arial"/>
                <w:i/>
                <w:iCs/>
              </w:rPr>
              <w:t>nh</w:t>
            </w:r>
          </w:p>
        </w:tc>
        <w:tc>
          <w:tcPr>
            <w:tcW w:w="4860" w:type="dxa"/>
            <w:vAlign w:val="center"/>
          </w:tcPr>
          <w:p w14:paraId="7CB18BDC"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t>Parent’s confirmation</w:t>
            </w:r>
          </w:p>
          <w:p w14:paraId="424F8356"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i/>
                <w:iCs/>
              </w:rPr>
              <w:t>Xác nh</w:t>
            </w:r>
            <w:r w:rsidRPr="00863667">
              <w:rPr>
                <w:rFonts w:ascii="iCiel Avenir LT Std 35 Light" w:hAnsi="iCiel Avenir LT Std 35 Light" w:cs="Calibri"/>
                <w:i/>
                <w:iCs/>
              </w:rPr>
              <w:t>ậ</w:t>
            </w:r>
            <w:r w:rsidRPr="00863667">
              <w:rPr>
                <w:rFonts w:ascii="iCiel Avenir LT Std 35 Light" w:hAnsi="iCiel Avenir LT Std 35 Light" w:cs="Arial"/>
                <w:i/>
                <w:iCs/>
              </w:rPr>
              <w:t>n c</w:t>
            </w:r>
            <w:r w:rsidRPr="00863667">
              <w:rPr>
                <w:rFonts w:ascii="iCiel Avenir LT Std 35 Light" w:hAnsi="iCiel Avenir LT Std 35 Light" w:cs="Calibri"/>
                <w:i/>
                <w:iCs/>
              </w:rPr>
              <w:t>ủ</w:t>
            </w:r>
            <w:r w:rsidRPr="00863667">
              <w:rPr>
                <w:rFonts w:ascii="iCiel Avenir LT Std 35 Light" w:hAnsi="iCiel Avenir LT Std 35 Light" w:cs="Arial"/>
                <w:i/>
                <w:iCs/>
              </w:rPr>
              <w:t>a ph</w:t>
            </w:r>
            <w:r w:rsidRPr="00863667">
              <w:rPr>
                <w:rFonts w:ascii="iCiel Avenir LT Std 35 Light" w:hAnsi="iCiel Avenir LT Std 35 Light" w:cs="Calibri"/>
                <w:i/>
                <w:iCs/>
              </w:rPr>
              <w:t>ụ</w:t>
            </w:r>
            <w:r w:rsidRPr="00863667">
              <w:rPr>
                <w:rFonts w:ascii="iCiel Avenir LT Std 35 Light" w:hAnsi="iCiel Avenir LT Std 35 Light" w:cs="Arial"/>
                <w:i/>
                <w:iCs/>
              </w:rPr>
              <w:t xml:space="preserve"> huynh</w:t>
            </w:r>
          </w:p>
        </w:tc>
      </w:tr>
      <w:tr w:rsidR="003F29A9" w:rsidRPr="00863667" w14:paraId="4EA0FC6A" w14:textId="77777777" w:rsidTr="00C50706">
        <w:trPr>
          <w:trHeight w:val="647"/>
        </w:trPr>
        <w:tc>
          <w:tcPr>
            <w:tcW w:w="5130" w:type="dxa"/>
            <w:vAlign w:val="center"/>
          </w:tcPr>
          <w:p w14:paraId="48E6E0EB"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 xml:space="preserve">Attendance at a family member’s </w:t>
            </w:r>
            <w:r w:rsidRPr="00863667">
              <w:rPr>
                <w:rFonts w:ascii="iCiel Avenir LT Std 35 Light" w:hAnsi="iCiel Avenir LT Std 35 Light" w:cs="Arial"/>
                <w:lang w:val="en-US"/>
              </w:rPr>
              <w:t xml:space="preserve">wedding/ </w:t>
            </w:r>
            <w:r w:rsidRPr="00863667">
              <w:rPr>
                <w:rFonts w:ascii="iCiel Avenir LT Std 35 Light" w:hAnsi="iCiel Avenir LT Std 35 Light" w:cs="Arial"/>
              </w:rPr>
              <w:t>funeral</w:t>
            </w:r>
          </w:p>
          <w:p w14:paraId="5C4F7435"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(applied for the grandparents/ parents/ siblings)</w:t>
            </w:r>
          </w:p>
          <w:p w14:paraId="6F29F11D" w14:textId="77777777" w:rsidR="003F29A9" w:rsidRPr="00863667" w:rsidRDefault="003F29A9" w:rsidP="00C50706">
            <w:pPr>
              <w:spacing w:line="400" w:lineRule="exact"/>
              <w:ind w:right="-18"/>
              <w:rPr>
                <w:rFonts w:ascii="iCiel Avenir LT Std 35 Light" w:hAnsi="iCiel Avenir LT Std 35 Light" w:cs="Arial"/>
                <w:i/>
                <w:iCs/>
              </w:rPr>
            </w:pPr>
            <w:r w:rsidRPr="00863667">
              <w:rPr>
                <w:rFonts w:ascii="iCiel Avenir LT Std 35 Light" w:hAnsi="iCiel Avenir LT Std 35 Light" w:cs="Arial"/>
                <w:i/>
                <w:iCs/>
              </w:rPr>
              <w:t>Tham d</w:t>
            </w:r>
            <w:r w:rsidRPr="00863667">
              <w:rPr>
                <w:rFonts w:ascii="iCiel Avenir LT Std 35 Light" w:hAnsi="iCiel Avenir LT Std 35 Light" w:cs="Calibri"/>
                <w:i/>
                <w:iCs/>
              </w:rPr>
              <w:t>ự</w:t>
            </w:r>
            <w:r w:rsidRPr="00863667">
              <w:rPr>
                <w:rFonts w:ascii="iCiel Avenir LT Std 35 Light" w:hAnsi="iCiel Avenir LT Std 35 Light" w:cs="Arial"/>
                <w:i/>
                <w:iCs/>
              </w:rPr>
              <w:t xml:space="preserve"> </w:t>
            </w:r>
            <w:r w:rsidRPr="00863667">
              <w:rPr>
                <w:rFonts w:ascii="iCiel Avenir LT Std 35 Light" w:hAnsi="iCiel Avenir LT Std 35 Light" w:cs="Avenir Next LT Pro"/>
                <w:i/>
                <w:iCs/>
              </w:rPr>
              <w:t>đá</w:t>
            </w:r>
            <w:r w:rsidRPr="00863667">
              <w:rPr>
                <w:rFonts w:ascii="iCiel Avenir LT Std 35 Light" w:hAnsi="iCiel Avenir LT Std 35 Light" w:cs="Arial"/>
                <w:i/>
                <w:iCs/>
              </w:rPr>
              <w:t>m c</w:t>
            </w:r>
            <w:r w:rsidRPr="00863667">
              <w:rPr>
                <w:rFonts w:ascii="iCiel Avenir LT Std 35 Light" w:hAnsi="iCiel Avenir LT Std 35 Light" w:cs="Calibri"/>
                <w:i/>
                <w:iCs/>
              </w:rPr>
              <w:t>ướ</w:t>
            </w:r>
            <w:r w:rsidRPr="00863667">
              <w:rPr>
                <w:rFonts w:ascii="iCiel Avenir LT Std 35 Light" w:hAnsi="iCiel Avenir LT Std 35 Light" w:cs="Arial"/>
                <w:i/>
                <w:iCs/>
              </w:rPr>
              <w:t xml:space="preserve">i/ </w:t>
            </w:r>
            <w:r w:rsidRPr="00863667">
              <w:rPr>
                <w:rFonts w:ascii="iCiel Avenir LT Std 35 Light" w:hAnsi="iCiel Avenir LT Std 35 Light" w:cs="Avenir Next LT Pro"/>
                <w:i/>
                <w:iCs/>
              </w:rPr>
              <w:t>đá</w:t>
            </w:r>
            <w:r w:rsidRPr="00863667">
              <w:rPr>
                <w:rFonts w:ascii="iCiel Avenir LT Std 35 Light" w:hAnsi="iCiel Avenir LT Std 35 Light" w:cs="Arial"/>
                <w:i/>
                <w:iCs/>
              </w:rPr>
              <w:t>m tang c</w:t>
            </w:r>
            <w:r w:rsidRPr="00863667">
              <w:rPr>
                <w:rFonts w:ascii="iCiel Avenir LT Std 35 Light" w:hAnsi="iCiel Avenir LT Std 35 Light" w:cs="Calibri"/>
                <w:i/>
                <w:iCs/>
              </w:rPr>
              <w:t>ủ</w:t>
            </w:r>
            <w:r w:rsidRPr="00863667">
              <w:rPr>
                <w:rFonts w:ascii="iCiel Avenir LT Std 35 Light" w:hAnsi="iCiel Avenir LT Std 35 Light" w:cs="Arial"/>
                <w:i/>
                <w:iCs/>
              </w:rPr>
              <w:t>a th</w:t>
            </w:r>
            <w:r w:rsidRPr="00863667">
              <w:rPr>
                <w:rFonts w:ascii="iCiel Avenir LT Std 35 Light" w:hAnsi="iCiel Avenir LT Std 35 Light" w:cs="Avenir Next LT Pro"/>
                <w:i/>
                <w:iCs/>
              </w:rPr>
              <w:t>à</w:t>
            </w:r>
            <w:r w:rsidRPr="00863667">
              <w:rPr>
                <w:rFonts w:ascii="iCiel Avenir LT Std 35 Light" w:hAnsi="iCiel Avenir LT Std 35 Light" w:cs="Arial"/>
                <w:i/>
                <w:iCs/>
              </w:rPr>
              <w:t>nh vi</w:t>
            </w:r>
            <w:r w:rsidRPr="00863667">
              <w:rPr>
                <w:rFonts w:ascii="iCiel Avenir LT Std 35 Light" w:hAnsi="iCiel Avenir LT Std 35 Light" w:cs="Avenir Next LT Pro"/>
                <w:i/>
                <w:iCs/>
              </w:rPr>
              <w:t>ê</w:t>
            </w:r>
            <w:r w:rsidRPr="00863667">
              <w:rPr>
                <w:rFonts w:ascii="iCiel Avenir LT Std 35 Light" w:hAnsi="iCiel Avenir LT Std 35 Light" w:cs="Arial"/>
                <w:i/>
                <w:iCs/>
              </w:rPr>
              <w:t xml:space="preserve">n trong gia </w:t>
            </w:r>
            <w:r w:rsidRPr="00863667">
              <w:rPr>
                <w:rFonts w:ascii="iCiel Avenir LT Std 35 Light" w:hAnsi="iCiel Avenir LT Std 35 Light" w:cs="Avenir Next LT Pro"/>
                <w:i/>
                <w:iCs/>
              </w:rPr>
              <w:t>đì</w:t>
            </w:r>
            <w:r w:rsidRPr="00863667">
              <w:rPr>
                <w:rFonts w:ascii="iCiel Avenir LT Std 35 Light" w:hAnsi="iCiel Avenir LT Std 35 Light" w:cs="Arial"/>
                <w:i/>
                <w:iCs/>
              </w:rPr>
              <w:t>nh (ông bà, t</w:t>
            </w:r>
            <w:r w:rsidRPr="00863667">
              <w:rPr>
                <w:rFonts w:ascii="iCiel Avenir LT Std 35 Light" w:hAnsi="iCiel Avenir LT Std 35 Light" w:cs="Calibri"/>
                <w:i/>
                <w:iCs/>
              </w:rPr>
              <w:t>ứ</w:t>
            </w:r>
            <w:r w:rsidRPr="00863667">
              <w:rPr>
                <w:rFonts w:ascii="iCiel Avenir LT Std 35 Light" w:hAnsi="iCiel Avenir LT Std 35 Light" w:cs="Arial"/>
                <w:i/>
                <w:iCs/>
              </w:rPr>
              <w:t xml:space="preserve"> th</w:t>
            </w:r>
            <w:r w:rsidRPr="00863667">
              <w:rPr>
                <w:rFonts w:ascii="iCiel Avenir LT Std 35 Light" w:hAnsi="iCiel Avenir LT Std 35 Light" w:cs="Avenir Next LT Pro"/>
                <w:i/>
                <w:iCs/>
              </w:rPr>
              <w:t>â</w:t>
            </w:r>
            <w:r w:rsidRPr="00863667">
              <w:rPr>
                <w:rFonts w:ascii="iCiel Avenir LT Std 35 Light" w:hAnsi="iCiel Avenir LT Std 35 Light" w:cs="Arial"/>
                <w:i/>
                <w:iCs/>
              </w:rPr>
              <w:t>n ph</w:t>
            </w:r>
            <w:r w:rsidRPr="00863667">
              <w:rPr>
                <w:rFonts w:ascii="iCiel Avenir LT Std 35 Light" w:hAnsi="iCiel Avenir LT Std 35 Light" w:cs="Calibri"/>
                <w:i/>
                <w:iCs/>
              </w:rPr>
              <w:t>ụ</w:t>
            </w:r>
            <w:r w:rsidRPr="00863667">
              <w:rPr>
                <w:rFonts w:ascii="iCiel Avenir LT Std 35 Light" w:hAnsi="iCiel Avenir LT Std 35 Light" w:cs="Arial"/>
                <w:i/>
                <w:iCs/>
              </w:rPr>
              <w:t xml:space="preserve"> m</w:t>
            </w:r>
            <w:r w:rsidRPr="00863667">
              <w:rPr>
                <w:rFonts w:ascii="iCiel Avenir LT Std 35 Light" w:hAnsi="iCiel Avenir LT Std 35 Light" w:cs="Calibri"/>
                <w:i/>
                <w:iCs/>
              </w:rPr>
              <w:t>ẫ</w:t>
            </w:r>
            <w:r w:rsidRPr="00863667">
              <w:rPr>
                <w:rFonts w:ascii="iCiel Avenir LT Std 35 Light" w:hAnsi="iCiel Avenir LT Std 35 Light" w:cs="Arial"/>
                <w:i/>
                <w:iCs/>
              </w:rPr>
              <w:t>u, anh ch</w:t>
            </w:r>
            <w:r w:rsidRPr="00863667">
              <w:rPr>
                <w:rFonts w:ascii="iCiel Avenir LT Std 35 Light" w:hAnsi="iCiel Avenir LT Std 35 Light" w:cs="Calibri"/>
                <w:i/>
                <w:iCs/>
              </w:rPr>
              <w:t>ị</w:t>
            </w:r>
            <w:r w:rsidRPr="00863667">
              <w:rPr>
                <w:rFonts w:ascii="iCiel Avenir LT Std 35 Light" w:hAnsi="iCiel Avenir LT Std 35 Light" w:cs="Arial"/>
                <w:i/>
                <w:iCs/>
              </w:rPr>
              <w:t xml:space="preserve"> em ru</w:t>
            </w:r>
            <w:r w:rsidRPr="00863667">
              <w:rPr>
                <w:rFonts w:ascii="iCiel Avenir LT Std 35 Light" w:hAnsi="iCiel Avenir LT Std 35 Light" w:cs="Calibri"/>
                <w:i/>
                <w:iCs/>
              </w:rPr>
              <w:t>ộ</w:t>
            </w:r>
            <w:r w:rsidRPr="00863667">
              <w:rPr>
                <w:rFonts w:ascii="iCiel Avenir LT Std 35 Light" w:hAnsi="iCiel Avenir LT Std 35 Light" w:cs="Arial"/>
                <w:i/>
                <w:iCs/>
              </w:rPr>
              <w:t>t)</w:t>
            </w:r>
          </w:p>
        </w:tc>
        <w:tc>
          <w:tcPr>
            <w:tcW w:w="4860" w:type="dxa"/>
            <w:vAlign w:val="center"/>
          </w:tcPr>
          <w:p w14:paraId="3713D9E6"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t>Parent’s confirmation</w:t>
            </w:r>
          </w:p>
          <w:p w14:paraId="0F9B29D8"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i/>
                <w:iCs/>
              </w:rPr>
              <w:t>Xác nh</w:t>
            </w:r>
            <w:r w:rsidRPr="00863667">
              <w:rPr>
                <w:rFonts w:ascii="iCiel Avenir LT Std 35 Light" w:hAnsi="iCiel Avenir LT Std 35 Light" w:cs="Calibri"/>
                <w:i/>
                <w:iCs/>
              </w:rPr>
              <w:t>ậ</w:t>
            </w:r>
            <w:r w:rsidRPr="00863667">
              <w:rPr>
                <w:rFonts w:ascii="iCiel Avenir LT Std 35 Light" w:hAnsi="iCiel Avenir LT Std 35 Light" w:cs="Arial"/>
                <w:i/>
                <w:iCs/>
              </w:rPr>
              <w:t>n c</w:t>
            </w:r>
            <w:r w:rsidRPr="00863667">
              <w:rPr>
                <w:rFonts w:ascii="iCiel Avenir LT Std 35 Light" w:hAnsi="iCiel Avenir LT Std 35 Light" w:cs="Calibri"/>
                <w:i/>
                <w:iCs/>
              </w:rPr>
              <w:t>ủ</w:t>
            </w:r>
            <w:r w:rsidRPr="00863667">
              <w:rPr>
                <w:rFonts w:ascii="iCiel Avenir LT Std 35 Light" w:hAnsi="iCiel Avenir LT Std 35 Light" w:cs="Arial"/>
                <w:i/>
                <w:iCs/>
              </w:rPr>
              <w:t>a ph</w:t>
            </w:r>
            <w:r w:rsidRPr="00863667">
              <w:rPr>
                <w:rFonts w:ascii="iCiel Avenir LT Std 35 Light" w:hAnsi="iCiel Avenir LT Std 35 Light" w:cs="Calibri"/>
                <w:i/>
                <w:iCs/>
              </w:rPr>
              <w:t>ụ</w:t>
            </w:r>
            <w:r w:rsidRPr="00863667">
              <w:rPr>
                <w:rFonts w:ascii="iCiel Avenir LT Std 35 Light" w:hAnsi="iCiel Avenir LT Std 35 Light" w:cs="Arial"/>
                <w:i/>
                <w:iCs/>
              </w:rPr>
              <w:t xml:space="preserve"> huynh</w:t>
            </w:r>
          </w:p>
        </w:tc>
      </w:tr>
      <w:tr w:rsidR="003F29A9" w:rsidRPr="00863667" w14:paraId="4D5F5F37" w14:textId="77777777" w:rsidTr="00C50706">
        <w:trPr>
          <w:trHeight w:val="647"/>
        </w:trPr>
        <w:tc>
          <w:tcPr>
            <w:tcW w:w="5130" w:type="dxa"/>
            <w:vAlign w:val="center"/>
          </w:tcPr>
          <w:p w14:paraId="11004A26"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Attendance at a death Memorial Day of a family member, including the 49th Memorial Day, the 100th Memorial Day, and the first-year death Memorial Day (applied for the grandparents/ parents/ siblings)</w:t>
            </w:r>
          </w:p>
          <w:p w14:paraId="53294CE6"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i/>
                <w:iCs/>
              </w:rPr>
              <w:t>Tham dự ngày giỗ thứ 49, ngày giỗ thứ 100 và ngày giỗ đầu của thành viên trong gia đình (ông bà, tứ thân phụ mẫu, anh chị em ruột)</w:t>
            </w:r>
          </w:p>
        </w:tc>
        <w:tc>
          <w:tcPr>
            <w:tcW w:w="4860" w:type="dxa"/>
            <w:vAlign w:val="center"/>
          </w:tcPr>
          <w:p w14:paraId="7277FD20"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t>Parent’s confirmation</w:t>
            </w:r>
          </w:p>
          <w:p w14:paraId="0036B236"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i/>
                <w:iCs/>
              </w:rPr>
              <w:t>Xác nhận của phụ huynh</w:t>
            </w:r>
          </w:p>
        </w:tc>
      </w:tr>
      <w:tr w:rsidR="003F29A9" w:rsidRPr="00863667" w14:paraId="53B75156" w14:textId="77777777" w:rsidTr="00C50706">
        <w:tc>
          <w:tcPr>
            <w:tcW w:w="5130" w:type="dxa"/>
            <w:vAlign w:val="center"/>
          </w:tcPr>
          <w:p w14:paraId="5ED49127"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Driving test or other international tests related to students’ programs</w:t>
            </w:r>
          </w:p>
          <w:p w14:paraId="1BD17B08" w14:textId="77777777" w:rsidR="003F29A9" w:rsidRPr="00863667" w:rsidRDefault="003F29A9" w:rsidP="00C50706">
            <w:pPr>
              <w:spacing w:line="400" w:lineRule="exact"/>
              <w:ind w:right="-18"/>
              <w:rPr>
                <w:rFonts w:ascii="iCiel Avenir LT Std 35 Light" w:hAnsi="iCiel Avenir LT Std 35 Light" w:cs="Calibri"/>
                <w:i/>
                <w:iCs/>
              </w:rPr>
            </w:pPr>
            <w:r w:rsidRPr="00863667">
              <w:rPr>
                <w:rFonts w:ascii="iCiel Avenir LT Std 35 Light" w:hAnsi="iCiel Avenir LT Std 35 Light" w:cs="Calibri"/>
                <w:i/>
                <w:iCs/>
              </w:rPr>
              <w:t>Thi sát hạch l</w:t>
            </w:r>
            <w:r w:rsidRPr="00863667">
              <w:rPr>
                <w:rFonts w:ascii="iCiel Avenir LT Std 35 Light" w:hAnsi="iCiel Avenir LT Std 35 Light" w:cs="Avenir Next LT Pro"/>
                <w:i/>
                <w:iCs/>
              </w:rPr>
              <w:t>á</w:t>
            </w:r>
            <w:r w:rsidRPr="00863667">
              <w:rPr>
                <w:rFonts w:ascii="iCiel Avenir LT Std 35 Light" w:hAnsi="iCiel Avenir LT Std 35 Light" w:cs="Calibri"/>
                <w:i/>
                <w:iCs/>
              </w:rPr>
              <w:t>i xe hoặc c</w:t>
            </w:r>
            <w:r w:rsidRPr="00863667">
              <w:rPr>
                <w:rFonts w:ascii="iCiel Avenir LT Std 35 Light" w:hAnsi="iCiel Avenir LT Std 35 Light" w:cs="Avenir Next LT Pro"/>
                <w:i/>
                <w:iCs/>
              </w:rPr>
              <w:t>á</w:t>
            </w:r>
            <w:r w:rsidRPr="00863667">
              <w:rPr>
                <w:rFonts w:ascii="iCiel Avenir LT Std 35 Light" w:hAnsi="iCiel Avenir LT Std 35 Light" w:cs="Calibri"/>
                <w:i/>
                <w:iCs/>
              </w:rPr>
              <w:t>c b</w:t>
            </w:r>
            <w:r w:rsidRPr="00863667">
              <w:rPr>
                <w:rFonts w:ascii="iCiel Avenir LT Std 35 Light" w:hAnsi="iCiel Avenir LT Std 35 Light" w:cs="Avenir Next LT Pro"/>
                <w:i/>
                <w:iCs/>
              </w:rPr>
              <w:t>à</w:t>
            </w:r>
            <w:r w:rsidRPr="00863667">
              <w:rPr>
                <w:rFonts w:ascii="iCiel Avenir LT Std 35 Light" w:hAnsi="iCiel Avenir LT Std 35 Light" w:cs="Calibri"/>
                <w:i/>
                <w:iCs/>
              </w:rPr>
              <w:t>i kiểm tra quốc tế li</w:t>
            </w:r>
            <w:r w:rsidRPr="00863667">
              <w:rPr>
                <w:rFonts w:ascii="iCiel Avenir LT Std 35 Light" w:hAnsi="iCiel Avenir LT Std 35 Light" w:cs="Avenir Next LT Pro"/>
                <w:i/>
                <w:iCs/>
              </w:rPr>
              <w:t>ê</w:t>
            </w:r>
            <w:r w:rsidRPr="00863667">
              <w:rPr>
                <w:rFonts w:ascii="iCiel Avenir LT Std 35 Light" w:hAnsi="iCiel Avenir LT Std 35 Light" w:cs="Calibri"/>
                <w:i/>
                <w:iCs/>
              </w:rPr>
              <w:t xml:space="preserve">n quan </w:t>
            </w:r>
            <w:r w:rsidRPr="00863667">
              <w:rPr>
                <w:rFonts w:ascii="iCiel Avenir LT Std 35 Light" w:hAnsi="iCiel Avenir LT Std 35 Light" w:cs="Avenir Next LT Pro"/>
                <w:i/>
                <w:iCs/>
              </w:rPr>
              <w:t>đ</w:t>
            </w:r>
            <w:r w:rsidRPr="00863667">
              <w:rPr>
                <w:rFonts w:ascii="iCiel Avenir LT Std 35 Light" w:hAnsi="iCiel Avenir LT Std 35 Light" w:cs="Calibri"/>
                <w:i/>
                <w:iCs/>
              </w:rPr>
              <w:t>ến ng</w:t>
            </w:r>
            <w:r w:rsidRPr="00863667">
              <w:rPr>
                <w:rFonts w:ascii="iCiel Avenir LT Std 35 Light" w:hAnsi="iCiel Avenir LT Std 35 Light" w:cs="Avenir Next LT Pro"/>
                <w:i/>
                <w:iCs/>
              </w:rPr>
              <w:t>à</w:t>
            </w:r>
            <w:r w:rsidRPr="00863667">
              <w:rPr>
                <w:rFonts w:ascii="iCiel Avenir LT Std 35 Light" w:hAnsi="iCiel Avenir LT Std 35 Light" w:cs="Calibri"/>
                <w:i/>
                <w:iCs/>
              </w:rPr>
              <w:t>nh học của sinh vi</w:t>
            </w:r>
            <w:r w:rsidRPr="00863667">
              <w:rPr>
                <w:rFonts w:ascii="iCiel Avenir LT Std 35 Light" w:hAnsi="iCiel Avenir LT Std 35 Light" w:cs="Avenir Next LT Pro"/>
                <w:i/>
                <w:iCs/>
              </w:rPr>
              <w:t>ê</w:t>
            </w:r>
            <w:r w:rsidRPr="00863667">
              <w:rPr>
                <w:rFonts w:ascii="iCiel Avenir LT Std 35 Light" w:hAnsi="iCiel Avenir LT Std 35 Light" w:cs="Calibri"/>
                <w:i/>
                <w:iCs/>
              </w:rPr>
              <w:t>n</w:t>
            </w:r>
          </w:p>
        </w:tc>
        <w:tc>
          <w:tcPr>
            <w:tcW w:w="4860" w:type="dxa"/>
            <w:vAlign w:val="center"/>
          </w:tcPr>
          <w:p w14:paraId="4E69B108"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t>Copy of the test confirmation letter/ notification</w:t>
            </w:r>
          </w:p>
          <w:p w14:paraId="47B9528D" w14:textId="77777777" w:rsidR="003F29A9" w:rsidRPr="00863667" w:rsidRDefault="003F29A9" w:rsidP="00C50706">
            <w:pPr>
              <w:spacing w:line="400" w:lineRule="exact"/>
              <w:rPr>
                <w:rFonts w:ascii="iCiel Avenir LT Std 35 Light" w:hAnsi="iCiel Avenir LT Std 35 Light" w:cs="Arial"/>
                <w:i/>
                <w:iCs/>
              </w:rPr>
            </w:pPr>
            <w:r w:rsidRPr="00863667">
              <w:rPr>
                <w:rFonts w:ascii="iCiel Avenir LT Std 35 Light" w:hAnsi="iCiel Avenir LT Std 35 Light" w:cs="Arial"/>
                <w:i/>
                <w:iCs/>
              </w:rPr>
              <w:t>Thông báo/ Th</w:t>
            </w:r>
            <w:r w:rsidRPr="00863667">
              <w:rPr>
                <w:rFonts w:ascii="iCiel Avenir LT Std 35 Light" w:hAnsi="iCiel Avenir LT Std 35 Light" w:cs="Calibri"/>
                <w:i/>
                <w:iCs/>
              </w:rPr>
              <w:t>ư</w:t>
            </w:r>
            <w:r w:rsidRPr="00863667">
              <w:rPr>
                <w:rFonts w:ascii="iCiel Avenir LT Std 35 Light" w:hAnsi="iCiel Avenir LT Std 35 Light" w:cs="Arial"/>
                <w:i/>
                <w:iCs/>
              </w:rPr>
              <w:t xml:space="preserve"> x</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c nh</w:t>
            </w:r>
            <w:r w:rsidRPr="00863667">
              <w:rPr>
                <w:rFonts w:ascii="iCiel Avenir LT Std 35 Light" w:hAnsi="iCiel Avenir LT Std 35 Light" w:cs="Calibri"/>
                <w:i/>
                <w:iCs/>
              </w:rPr>
              <w:t>ậ</w:t>
            </w:r>
            <w:r w:rsidRPr="00863667">
              <w:rPr>
                <w:rFonts w:ascii="iCiel Avenir LT Std 35 Light" w:hAnsi="iCiel Avenir LT Std 35 Light" w:cs="Arial"/>
                <w:i/>
                <w:iCs/>
              </w:rPr>
              <w:t>n l</w:t>
            </w:r>
            <w:r w:rsidRPr="00863667">
              <w:rPr>
                <w:rFonts w:ascii="iCiel Avenir LT Std 35 Light" w:hAnsi="iCiel Avenir LT Std 35 Light" w:cs="Calibri"/>
                <w:i/>
                <w:iCs/>
              </w:rPr>
              <w:t>ị</w:t>
            </w:r>
            <w:r w:rsidRPr="00863667">
              <w:rPr>
                <w:rFonts w:ascii="iCiel Avenir LT Std 35 Light" w:hAnsi="iCiel Avenir LT Std 35 Light" w:cs="Arial"/>
                <w:i/>
                <w:iCs/>
              </w:rPr>
              <w:t>ch thi t</w:t>
            </w:r>
            <w:r w:rsidRPr="00863667">
              <w:rPr>
                <w:rFonts w:ascii="iCiel Avenir LT Std 35 Light" w:hAnsi="iCiel Avenir LT Std 35 Light" w:cs="Calibri"/>
                <w:i/>
                <w:iCs/>
              </w:rPr>
              <w:t>ừ</w:t>
            </w:r>
            <w:r w:rsidRPr="00863667">
              <w:rPr>
                <w:rFonts w:ascii="iCiel Avenir LT Std 35 Light" w:hAnsi="iCiel Avenir LT Std 35 Light" w:cs="Arial"/>
                <w:i/>
                <w:iCs/>
              </w:rPr>
              <w:t xml:space="preserve"> </w:t>
            </w:r>
          </w:p>
          <w:p w14:paraId="2BA0D27A" w14:textId="77777777" w:rsidR="003F29A9" w:rsidRPr="00863667" w:rsidRDefault="003F29A9" w:rsidP="00C50706">
            <w:pPr>
              <w:spacing w:line="400" w:lineRule="exact"/>
              <w:rPr>
                <w:rFonts w:ascii="iCiel Avenir LT Std 35 Light" w:hAnsi="iCiel Avenir LT Std 35 Light" w:cs="Arial"/>
                <w:i/>
                <w:iCs/>
              </w:rPr>
            </w:pPr>
            <w:r w:rsidRPr="00863667">
              <w:rPr>
                <w:rFonts w:ascii="iCiel Avenir LT Std 35 Light" w:hAnsi="iCiel Avenir LT Std 35 Light" w:cs="Arial"/>
                <w:i/>
                <w:iCs/>
              </w:rPr>
              <w:t>đ</w:t>
            </w:r>
            <w:r w:rsidRPr="00863667">
              <w:rPr>
                <w:rFonts w:ascii="iCiel Avenir LT Std 35 Light" w:hAnsi="iCiel Avenir LT Std 35 Light" w:cs="Calibri"/>
                <w:i/>
                <w:iCs/>
              </w:rPr>
              <w:t>ơ</w:t>
            </w:r>
            <w:r w:rsidRPr="00863667">
              <w:rPr>
                <w:rFonts w:ascii="iCiel Avenir LT Std 35 Light" w:hAnsi="iCiel Avenir LT Std 35 Light" w:cs="Arial"/>
                <w:i/>
                <w:iCs/>
              </w:rPr>
              <w:t>n v</w:t>
            </w:r>
            <w:r w:rsidRPr="00863667">
              <w:rPr>
                <w:rFonts w:ascii="iCiel Avenir LT Std 35 Light" w:hAnsi="iCiel Avenir LT Std 35 Light" w:cs="Calibri"/>
                <w:i/>
                <w:iCs/>
              </w:rPr>
              <w:t>ị</w:t>
            </w:r>
            <w:r w:rsidRPr="00863667">
              <w:rPr>
                <w:rFonts w:ascii="iCiel Avenir LT Std 35 Light" w:hAnsi="iCiel Avenir LT Std 35 Light" w:cs="Arial"/>
                <w:i/>
                <w:iCs/>
              </w:rPr>
              <w:t xml:space="preserve"> t</w:t>
            </w:r>
            <w:r w:rsidRPr="00863667">
              <w:rPr>
                <w:rFonts w:ascii="iCiel Avenir LT Std 35 Light" w:hAnsi="iCiel Avenir LT Std 35 Light" w:cs="Calibri"/>
                <w:i/>
                <w:iCs/>
              </w:rPr>
              <w:t>ổ</w:t>
            </w:r>
            <w:r w:rsidRPr="00863667">
              <w:rPr>
                <w:rFonts w:ascii="iCiel Avenir LT Std 35 Light" w:hAnsi="iCiel Avenir LT Std 35 Light" w:cs="Arial"/>
                <w:i/>
                <w:iCs/>
              </w:rPr>
              <w:t xml:space="preserve"> ch</w:t>
            </w:r>
            <w:r w:rsidRPr="00863667">
              <w:rPr>
                <w:rFonts w:ascii="iCiel Avenir LT Std 35 Light" w:hAnsi="iCiel Avenir LT Std 35 Light" w:cs="Calibri"/>
                <w:i/>
                <w:iCs/>
              </w:rPr>
              <w:t>ứ</w:t>
            </w:r>
            <w:r w:rsidRPr="00863667">
              <w:rPr>
                <w:rFonts w:ascii="iCiel Avenir LT Std 35 Light" w:hAnsi="iCiel Avenir LT Std 35 Light" w:cs="Arial"/>
                <w:i/>
                <w:iCs/>
              </w:rPr>
              <w:t>c</w:t>
            </w:r>
          </w:p>
        </w:tc>
      </w:tr>
      <w:tr w:rsidR="003F29A9" w:rsidRPr="00863667" w14:paraId="3F75A275" w14:textId="77777777" w:rsidTr="00C50706">
        <w:tc>
          <w:tcPr>
            <w:tcW w:w="5130" w:type="dxa"/>
            <w:vAlign w:val="center"/>
          </w:tcPr>
          <w:p w14:paraId="3AB820DE"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Job commitments as per the module’s requirements (Applied modules: Work Placement Project, Work experience)</w:t>
            </w:r>
          </w:p>
          <w:p w14:paraId="44D1A935" w14:textId="77777777" w:rsidR="003F29A9" w:rsidRPr="00863667" w:rsidRDefault="003F29A9" w:rsidP="00C50706">
            <w:pPr>
              <w:spacing w:line="400" w:lineRule="exact"/>
              <w:ind w:right="-18"/>
              <w:rPr>
                <w:rFonts w:ascii="iCiel Avenir LT Std 35 Light" w:hAnsi="iCiel Avenir LT Std 35 Light" w:cs="Calibri"/>
                <w:i/>
                <w:iCs/>
              </w:rPr>
            </w:pPr>
            <w:r w:rsidRPr="00863667">
              <w:rPr>
                <w:rFonts w:ascii="iCiel Avenir LT Std 35 Light" w:hAnsi="iCiel Avenir LT Std 35 Light" w:cs="Calibri"/>
                <w:i/>
                <w:iCs/>
              </w:rPr>
              <w:lastRenderedPageBreak/>
              <w:t>Tham gia thực tập theo y</w:t>
            </w:r>
            <w:r w:rsidRPr="00863667">
              <w:rPr>
                <w:rFonts w:ascii="iCiel Avenir LT Std 35 Light" w:hAnsi="iCiel Avenir LT Std 35 Light" w:cs="Avenir Next LT Pro"/>
                <w:i/>
                <w:iCs/>
              </w:rPr>
              <w:t>ê</w:t>
            </w:r>
            <w:r w:rsidRPr="00863667">
              <w:rPr>
                <w:rFonts w:ascii="iCiel Avenir LT Std 35 Light" w:hAnsi="iCiel Avenir LT Std 35 Light" w:cs="Calibri"/>
                <w:i/>
                <w:iCs/>
              </w:rPr>
              <w:t>u cầu của môn học (Áp dụng cho hai m</w:t>
            </w:r>
            <w:r w:rsidRPr="00863667">
              <w:rPr>
                <w:rFonts w:ascii="iCiel Avenir LT Std 35 Light" w:hAnsi="iCiel Avenir LT Std 35 Light" w:cs="Avenir Next LT Pro"/>
                <w:i/>
                <w:iCs/>
              </w:rPr>
              <w:t>ô</w:t>
            </w:r>
            <w:r w:rsidRPr="00863667">
              <w:rPr>
                <w:rFonts w:ascii="iCiel Avenir LT Std 35 Light" w:hAnsi="iCiel Avenir LT Std 35 Light" w:cs="Calibri"/>
                <w:i/>
                <w:iCs/>
              </w:rPr>
              <w:t>n học Work Placement Project, Work experience)</w:t>
            </w:r>
          </w:p>
        </w:tc>
        <w:tc>
          <w:tcPr>
            <w:tcW w:w="4860" w:type="dxa"/>
            <w:vAlign w:val="center"/>
          </w:tcPr>
          <w:p w14:paraId="3A5537D0"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lastRenderedPageBreak/>
              <w:t>Lecturer’s confirmation</w:t>
            </w:r>
          </w:p>
          <w:p w14:paraId="724AED11" w14:textId="77777777" w:rsidR="003F29A9" w:rsidRPr="00863667" w:rsidRDefault="003F29A9" w:rsidP="00C50706">
            <w:pPr>
              <w:spacing w:line="400" w:lineRule="exact"/>
              <w:rPr>
                <w:rFonts w:ascii="iCiel Avenir LT Std 35 Light" w:hAnsi="iCiel Avenir LT Std 35 Light" w:cs="Arial"/>
                <w:i/>
                <w:iCs/>
              </w:rPr>
            </w:pPr>
            <w:r w:rsidRPr="00863667">
              <w:rPr>
                <w:rFonts w:ascii="iCiel Avenir LT Std 35 Light" w:hAnsi="iCiel Avenir LT Std 35 Light" w:cs="Arial"/>
                <w:i/>
                <w:iCs/>
              </w:rPr>
              <w:t>Xác nh</w:t>
            </w:r>
            <w:r w:rsidRPr="00863667">
              <w:rPr>
                <w:rFonts w:ascii="iCiel Avenir LT Std 35 Light" w:hAnsi="iCiel Avenir LT Std 35 Light" w:cs="Calibri"/>
                <w:i/>
                <w:iCs/>
              </w:rPr>
              <w:t>ậ</w:t>
            </w:r>
            <w:r w:rsidRPr="00863667">
              <w:rPr>
                <w:rFonts w:ascii="iCiel Avenir LT Std 35 Light" w:hAnsi="iCiel Avenir LT Std 35 Light" w:cs="Arial"/>
                <w:i/>
                <w:iCs/>
              </w:rPr>
              <w:t>n c</w:t>
            </w:r>
            <w:r w:rsidRPr="00863667">
              <w:rPr>
                <w:rFonts w:ascii="iCiel Avenir LT Std 35 Light" w:hAnsi="iCiel Avenir LT Std 35 Light" w:cs="Calibri"/>
                <w:i/>
                <w:iCs/>
              </w:rPr>
              <w:t>ủ</w:t>
            </w:r>
            <w:r w:rsidRPr="00863667">
              <w:rPr>
                <w:rFonts w:ascii="iCiel Avenir LT Std 35 Light" w:hAnsi="iCiel Avenir LT Std 35 Light" w:cs="Arial"/>
                <w:i/>
                <w:iCs/>
              </w:rPr>
              <w:t>a gi</w:t>
            </w:r>
            <w:r w:rsidRPr="00863667">
              <w:rPr>
                <w:rFonts w:ascii="iCiel Avenir LT Std 35 Light" w:hAnsi="iCiel Avenir LT Std 35 Light" w:cs="Calibri"/>
                <w:i/>
                <w:iCs/>
              </w:rPr>
              <w:t>ả</w:t>
            </w:r>
            <w:r w:rsidRPr="00863667">
              <w:rPr>
                <w:rFonts w:ascii="iCiel Avenir LT Std 35 Light" w:hAnsi="iCiel Avenir LT Std 35 Light" w:cs="Arial"/>
                <w:i/>
                <w:iCs/>
              </w:rPr>
              <w:t>ng vi</w:t>
            </w:r>
            <w:r w:rsidRPr="00863667">
              <w:rPr>
                <w:rFonts w:ascii="iCiel Avenir LT Std 35 Light" w:hAnsi="iCiel Avenir LT Std 35 Light" w:cs="Avenir Next LT Pro"/>
                <w:i/>
                <w:iCs/>
              </w:rPr>
              <w:t>ê</w:t>
            </w:r>
            <w:r w:rsidRPr="00863667">
              <w:rPr>
                <w:rFonts w:ascii="iCiel Avenir LT Std 35 Light" w:hAnsi="iCiel Avenir LT Std 35 Light" w:cs="Arial"/>
                <w:i/>
                <w:iCs/>
              </w:rPr>
              <w:t>n</w:t>
            </w:r>
          </w:p>
        </w:tc>
      </w:tr>
      <w:tr w:rsidR="003F29A9" w:rsidRPr="00863667" w14:paraId="0415FA54" w14:textId="77777777" w:rsidTr="00C50706">
        <w:trPr>
          <w:trHeight w:val="665"/>
        </w:trPr>
        <w:tc>
          <w:tcPr>
            <w:tcW w:w="5130" w:type="dxa"/>
            <w:vAlign w:val="center"/>
          </w:tcPr>
          <w:p w14:paraId="1EE630F5"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Representing the University or self to attend competitions at a regional/ national level</w:t>
            </w:r>
          </w:p>
          <w:p w14:paraId="7FF0E14B" w14:textId="77777777" w:rsidR="003F29A9" w:rsidRPr="00863667" w:rsidRDefault="003F29A9" w:rsidP="00C50706">
            <w:pPr>
              <w:spacing w:line="400" w:lineRule="exact"/>
              <w:ind w:right="-18"/>
              <w:rPr>
                <w:rFonts w:ascii="iCiel Avenir LT Std 35 Light" w:hAnsi="iCiel Avenir LT Std 35 Light" w:cs="Arial"/>
                <w:i/>
                <w:iCs/>
              </w:rPr>
            </w:pPr>
            <w:r w:rsidRPr="00863667">
              <w:rPr>
                <w:rFonts w:ascii="iCiel Avenir LT Std 35 Light" w:hAnsi="iCiel Avenir LT Std 35 Light" w:cs="Arial"/>
                <w:i/>
                <w:iCs/>
              </w:rPr>
              <w:t>Cá nhân/Đ</w:t>
            </w:r>
            <w:r w:rsidRPr="00863667">
              <w:rPr>
                <w:rFonts w:ascii="iCiel Avenir LT Std 35 Light" w:hAnsi="iCiel Avenir LT Std 35 Light" w:cs="Calibri"/>
                <w:i/>
                <w:iCs/>
              </w:rPr>
              <w:t>ạ</w:t>
            </w:r>
            <w:r w:rsidRPr="00863667">
              <w:rPr>
                <w:rFonts w:ascii="iCiel Avenir LT Std 35 Light" w:hAnsi="iCiel Avenir LT Std 35 Light" w:cs="Arial"/>
                <w:i/>
                <w:iCs/>
              </w:rPr>
              <w:t>i di</w:t>
            </w:r>
            <w:r w:rsidRPr="00863667">
              <w:rPr>
                <w:rFonts w:ascii="iCiel Avenir LT Std 35 Light" w:hAnsi="iCiel Avenir LT Std 35 Light" w:cs="Calibri"/>
                <w:i/>
                <w:iCs/>
              </w:rPr>
              <w:t>ệ</w:t>
            </w:r>
            <w:r w:rsidRPr="00863667">
              <w:rPr>
                <w:rFonts w:ascii="iCiel Avenir LT Std 35 Light" w:hAnsi="iCiel Avenir LT Std 35 Light" w:cs="Arial"/>
                <w:i/>
                <w:iCs/>
              </w:rPr>
              <w:t>n cho tr</w:t>
            </w:r>
            <w:r w:rsidRPr="00863667">
              <w:rPr>
                <w:rFonts w:ascii="iCiel Avenir LT Std 35 Light" w:hAnsi="iCiel Avenir LT Std 35 Light" w:cs="Calibri"/>
                <w:i/>
                <w:iCs/>
              </w:rPr>
              <w:t>ườ</w:t>
            </w:r>
            <w:r w:rsidRPr="00863667">
              <w:rPr>
                <w:rFonts w:ascii="iCiel Avenir LT Std 35 Light" w:hAnsi="iCiel Avenir LT Std 35 Light" w:cs="Arial"/>
                <w:i/>
                <w:iCs/>
              </w:rPr>
              <w:t>ng tham d</w:t>
            </w:r>
            <w:r w:rsidRPr="00863667">
              <w:rPr>
                <w:rFonts w:ascii="iCiel Avenir LT Std 35 Light" w:hAnsi="iCiel Avenir LT Std 35 Light" w:cs="Calibri"/>
                <w:i/>
                <w:iCs/>
              </w:rPr>
              <w:t>ự</w:t>
            </w:r>
            <w:r w:rsidRPr="00863667">
              <w:rPr>
                <w:rFonts w:ascii="iCiel Avenir LT Std 35 Light" w:hAnsi="iCiel Avenir LT Std 35 Light" w:cs="Arial"/>
                <w:i/>
                <w:iCs/>
              </w:rPr>
              <w:t xml:space="preserve"> các cu</w:t>
            </w:r>
            <w:r w:rsidRPr="00863667">
              <w:rPr>
                <w:rFonts w:ascii="iCiel Avenir LT Std 35 Light" w:hAnsi="iCiel Avenir LT Std 35 Light" w:cs="Calibri"/>
                <w:i/>
                <w:iCs/>
              </w:rPr>
              <w:t>ộ</w:t>
            </w:r>
            <w:r w:rsidRPr="00863667">
              <w:rPr>
                <w:rFonts w:ascii="iCiel Avenir LT Std 35 Light" w:hAnsi="iCiel Avenir LT Std 35 Light" w:cs="Arial"/>
                <w:i/>
                <w:iCs/>
              </w:rPr>
              <w:t xml:space="preserve">c thi </w:t>
            </w:r>
            <w:r w:rsidRPr="00863667">
              <w:rPr>
                <w:rFonts w:ascii="iCiel Avenir LT Std 35 Light" w:hAnsi="iCiel Avenir LT Std 35 Light" w:cs="Calibri"/>
                <w:i/>
                <w:iCs/>
              </w:rPr>
              <w:t>ở</w:t>
            </w:r>
            <w:r w:rsidRPr="00863667">
              <w:rPr>
                <w:rFonts w:ascii="iCiel Avenir LT Std 35 Light" w:hAnsi="iCiel Avenir LT Std 35 Light" w:cs="Arial"/>
                <w:i/>
                <w:iCs/>
              </w:rPr>
              <w:t xml:space="preserve"> c</w:t>
            </w:r>
            <w:r w:rsidRPr="00863667">
              <w:rPr>
                <w:rFonts w:ascii="iCiel Avenir LT Std 35 Light" w:hAnsi="iCiel Avenir LT Std 35 Light" w:cs="Calibri"/>
                <w:i/>
                <w:iCs/>
              </w:rPr>
              <w:t>ấ</w:t>
            </w:r>
            <w:r w:rsidRPr="00863667">
              <w:rPr>
                <w:rFonts w:ascii="iCiel Avenir LT Std 35 Light" w:hAnsi="iCiel Avenir LT Std 35 Light" w:cs="Arial"/>
                <w:i/>
                <w:iCs/>
              </w:rPr>
              <w:t>p khu v</w:t>
            </w:r>
            <w:r w:rsidRPr="00863667">
              <w:rPr>
                <w:rFonts w:ascii="iCiel Avenir LT Std 35 Light" w:hAnsi="iCiel Avenir LT Std 35 Light" w:cs="Calibri"/>
                <w:i/>
                <w:iCs/>
              </w:rPr>
              <w:t>ự</w:t>
            </w:r>
            <w:r w:rsidRPr="00863667">
              <w:rPr>
                <w:rFonts w:ascii="iCiel Avenir LT Std 35 Light" w:hAnsi="iCiel Avenir LT Std 35 Light" w:cs="Arial"/>
                <w:i/>
                <w:iCs/>
              </w:rPr>
              <w:t>c/ qu</w:t>
            </w:r>
            <w:r w:rsidRPr="00863667">
              <w:rPr>
                <w:rFonts w:ascii="iCiel Avenir LT Std 35 Light" w:hAnsi="iCiel Avenir LT Std 35 Light" w:cs="Calibri"/>
                <w:i/>
                <w:iCs/>
              </w:rPr>
              <w:t>ố</w:t>
            </w:r>
            <w:r w:rsidRPr="00863667">
              <w:rPr>
                <w:rFonts w:ascii="iCiel Avenir LT Std 35 Light" w:hAnsi="iCiel Avenir LT Std 35 Light" w:cs="Arial"/>
                <w:i/>
                <w:iCs/>
              </w:rPr>
              <w:t>c gia</w:t>
            </w:r>
          </w:p>
        </w:tc>
        <w:tc>
          <w:tcPr>
            <w:tcW w:w="4860" w:type="dxa"/>
            <w:vAlign w:val="center"/>
          </w:tcPr>
          <w:p w14:paraId="57000696"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t>Proof of selection and invitation letter. The percentage of absent hours for any module does not exceed 35% in a full semester</w:t>
            </w:r>
          </w:p>
          <w:p w14:paraId="37098A93" w14:textId="77777777" w:rsidR="003F29A9" w:rsidRPr="00863667" w:rsidRDefault="003F29A9" w:rsidP="00C50706">
            <w:pPr>
              <w:spacing w:line="400" w:lineRule="exact"/>
              <w:rPr>
                <w:rFonts w:ascii="iCiel Avenir LT Std 35 Light" w:hAnsi="iCiel Avenir LT Std 35 Light" w:cs="Arial"/>
                <w:i/>
                <w:iCs/>
              </w:rPr>
            </w:pPr>
            <w:r w:rsidRPr="00863667">
              <w:rPr>
                <w:rFonts w:ascii="iCiel Avenir LT Std 35 Light" w:hAnsi="iCiel Avenir LT Std 35 Light" w:cs="Arial"/>
                <w:i/>
                <w:iCs/>
              </w:rPr>
              <w:t>Th</w:t>
            </w:r>
            <w:r w:rsidRPr="00863667">
              <w:rPr>
                <w:rFonts w:ascii="iCiel Avenir LT Std 35 Light" w:hAnsi="iCiel Avenir LT Std 35 Light" w:cs="Calibri"/>
                <w:i/>
                <w:iCs/>
              </w:rPr>
              <w:t>ư</w:t>
            </w:r>
            <w:r w:rsidRPr="00863667">
              <w:rPr>
                <w:rFonts w:ascii="iCiel Avenir LT Std 35 Light" w:hAnsi="iCiel Avenir LT Std 35 Light" w:cs="Arial"/>
                <w:i/>
                <w:iCs/>
              </w:rPr>
              <w:t xml:space="preserve"> m</w:t>
            </w:r>
            <w:r w:rsidRPr="00863667">
              <w:rPr>
                <w:rFonts w:ascii="iCiel Avenir LT Std 35 Light" w:hAnsi="iCiel Avenir LT Std 35 Light" w:cs="Calibri"/>
                <w:i/>
                <w:iCs/>
              </w:rPr>
              <w:t>ờ</w:t>
            </w:r>
            <w:r w:rsidRPr="00863667">
              <w:rPr>
                <w:rFonts w:ascii="iCiel Avenir LT Std 35 Light" w:hAnsi="iCiel Avenir LT Std 35 Light" w:cs="Arial"/>
                <w:i/>
                <w:iCs/>
              </w:rPr>
              <w:t>i/X</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c nh</w:t>
            </w:r>
            <w:r w:rsidRPr="00863667">
              <w:rPr>
                <w:rFonts w:ascii="iCiel Avenir LT Std 35 Light" w:hAnsi="iCiel Avenir LT Std 35 Light" w:cs="Calibri"/>
                <w:i/>
                <w:iCs/>
              </w:rPr>
              <w:t>ậ</w:t>
            </w:r>
            <w:r w:rsidRPr="00863667">
              <w:rPr>
                <w:rFonts w:ascii="iCiel Avenir LT Std 35 Light" w:hAnsi="iCiel Avenir LT Std 35 Light" w:cs="Arial"/>
                <w:i/>
                <w:iCs/>
              </w:rPr>
              <w:t>n ti</w:t>
            </w:r>
            <w:r w:rsidRPr="00863667">
              <w:rPr>
                <w:rFonts w:ascii="iCiel Avenir LT Std 35 Light" w:hAnsi="iCiel Avenir LT Std 35 Light" w:cs="Calibri"/>
                <w:i/>
                <w:iCs/>
              </w:rPr>
              <w:t>ế</w:t>
            </w:r>
            <w:r w:rsidRPr="00863667">
              <w:rPr>
                <w:rFonts w:ascii="iCiel Avenir LT Std 35 Light" w:hAnsi="iCiel Avenir LT Std 35 Light" w:cs="Arial"/>
                <w:i/>
                <w:iCs/>
              </w:rPr>
              <w:t>n c</w:t>
            </w:r>
            <w:r w:rsidRPr="00863667">
              <w:rPr>
                <w:rFonts w:ascii="iCiel Avenir LT Std 35 Light" w:hAnsi="iCiel Avenir LT Std 35 Light" w:cs="Calibri"/>
                <w:i/>
                <w:iCs/>
              </w:rPr>
              <w:t>ử</w:t>
            </w:r>
            <w:r w:rsidRPr="00863667">
              <w:rPr>
                <w:rFonts w:ascii="iCiel Avenir LT Std 35 Light" w:hAnsi="iCiel Avenir LT Std 35 Light" w:cs="Arial"/>
                <w:i/>
                <w:iCs/>
              </w:rPr>
              <w:t xml:space="preserve"> t</w:t>
            </w:r>
            <w:r w:rsidRPr="00863667">
              <w:rPr>
                <w:rFonts w:ascii="iCiel Avenir LT Std 35 Light" w:hAnsi="iCiel Avenir LT Std 35 Light" w:cs="Calibri"/>
                <w:i/>
                <w:iCs/>
              </w:rPr>
              <w:t>ừ</w:t>
            </w:r>
            <w:r w:rsidRPr="00863667">
              <w:rPr>
                <w:rFonts w:ascii="iCiel Avenir LT Std 35 Light" w:hAnsi="iCiel Avenir LT Std 35 Light" w:cs="Arial"/>
                <w:i/>
                <w:iCs/>
              </w:rPr>
              <w:t xml:space="preserve"> </w:t>
            </w:r>
            <w:r w:rsidRPr="00863667">
              <w:rPr>
                <w:rFonts w:ascii="iCiel Avenir LT Std 35 Light" w:hAnsi="iCiel Avenir LT Std 35 Light" w:cs="Avenir Next LT Pro"/>
                <w:i/>
                <w:iCs/>
              </w:rPr>
              <w:t>đ</w:t>
            </w:r>
            <w:r w:rsidRPr="00863667">
              <w:rPr>
                <w:rFonts w:ascii="iCiel Avenir LT Std 35 Light" w:hAnsi="iCiel Avenir LT Std 35 Light" w:cs="Calibri"/>
                <w:i/>
                <w:iCs/>
              </w:rPr>
              <w:t>ơ</w:t>
            </w:r>
            <w:r w:rsidRPr="00863667">
              <w:rPr>
                <w:rFonts w:ascii="iCiel Avenir LT Std 35 Light" w:hAnsi="iCiel Avenir LT Std 35 Light" w:cs="Arial"/>
                <w:i/>
                <w:iCs/>
              </w:rPr>
              <w:t>n v</w:t>
            </w:r>
            <w:r w:rsidRPr="00863667">
              <w:rPr>
                <w:rFonts w:ascii="iCiel Avenir LT Std 35 Light" w:hAnsi="iCiel Avenir LT Std 35 Light" w:cs="Calibri"/>
                <w:i/>
                <w:iCs/>
              </w:rPr>
              <w:t>ị</w:t>
            </w:r>
            <w:r w:rsidRPr="00863667">
              <w:rPr>
                <w:rFonts w:ascii="iCiel Avenir LT Std 35 Light" w:hAnsi="iCiel Avenir LT Std 35 Light" w:cs="Arial"/>
                <w:i/>
                <w:iCs/>
              </w:rPr>
              <w:t xml:space="preserve"> t</w:t>
            </w:r>
            <w:r w:rsidRPr="00863667">
              <w:rPr>
                <w:rFonts w:ascii="iCiel Avenir LT Std 35 Light" w:hAnsi="iCiel Avenir LT Std 35 Light" w:cs="Calibri"/>
                <w:i/>
                <w:iCs/>
              </w:rPr>
              <w:t>ổ</w:t>
            </w:r>
            <w:r w:rsidRPr="00863667">
              <w:rPr>
                <w:rFonts w:ascii="iCiel Avenir LT Std 35 Light" w:hAnsi="iCiel Avenir LT Std 35 Light" w:cs="Arial"/>
                <w:i/>
                <w:iCs/>
              </w:rPr>
              <w:t xml:space="preserve"> ch</w:t>
            </w:r>
            <w:r w:rsidRPr="00863667">
              <w:rPr>
                <w:rFonts w:ascii="iCiel Avenir LT Std 35 Light" w:hAnsi="iCiel Avenir LT Std 35 Light" w:cs="Calibri"/>
                <w:i/>
                <w:iCs/>
              </w:rPr>
              <w:t>ứ</w:t>
            </w:r>
            <w:r w:rsidRPr="00863667">
              <w:rPr>
                <w:rFonts w:ascii="iCiel Avenir LT Std 35 Light" w:hAnsi="iCiel Avenir LT Std 35 Light" w:cs="Arial"/>
                <w:i/>
                <w:iCs/>
              </w:rPr>
              <w:t>c. T</w:t>
            </w:r>
            <w:r w:rsidRPr="00863667">
              <w:rPr>
                <w:rFonts w:ascii="iCiel Avenir LT Std 35 Light" w:hAnsi="iCiel Avenir LT Std 35 Light" w:cs="Calibri"/>
                <w:i/>
                <w:iCs/>
              </w:rPr>
              <w:t>ổ</w:t>
            </w:r>
            <w:r w:rsidRPr="00863667">
              <w:rPr>
                <w:rFonts w:ascii="iCiel Avenir LT Std 35 Light" w:hAnsi="iCiel Avenir LT Std 35 Light" w:cs="Arial"/>
                <w:i/>
                <w:iCs/>
              </w:rPr>
              <w:t>ng s</w:t>
            </w:r>
            <w:r w:rsidRPr="00863667">
              <w:rPr>
                <w:rFonts w:ascii="iCiel Avenir LT Std 35 Light" w:hAnsi="iCiel Avenir LT Std 35 Light" w:cs="Calibri"/>
                <w:i/>
                <w:iCs/>
              </w:rPr>
              <w:t>ố</w:t>
            </w:r>
            <w:r w:rsidRPr="00863667">
              <w:rPr>
                <w:rFonts w:ascii="iCiel Avenir LT Std 35 Light" w:hAnsi="iCiel Avenir LT Std 35 Light" w:cs="Arial"/>
                <w:i/>
                <w:iCs/>
              </w:rPr>
              <w:t xml:space="preserve"> gi</w:t>
            </w:r>
            <w:r w:rsidRPr="00863667">
              <w:rPr>
                <w:rFonts w:ascii="iCiel Avenir LT Std 35 Light" w:hAnsi="iCiel Avenir LT Std 35 Light" w:cs="Calibri"/>
                <w:i/>
                <w:iCs/>
              </w:rPr>
              <w:t>ờ</w:t>
            </w:r>
            <w:r w:rsidRPr="00863667">
              <w:rPr>
                <w:rFonts w:ascii="iCiel Avenir LT Std 35 Light" w:hAnsi="iCiel Avenir LT Std 35 Light" w:cs="Arial"/>
                <w:i/>
                <w:iCs/>
              </w:rPr>
              <w:t xml:space="preserve"> ngh</w:t>
            </w:r>
            <w:r w:rsidRPr="00863667">
              <w:rPr>
                <w:rFonts w:ascii="iCiel Avenir LT Std 35 Light" w:hAnsi="iCiel Avenir LT Std 35 Light" w:cs="Calibri"/>
                <w:i/>
                <w:iCs/>
              </w:rPr>
              <w:t>ỉ</w:t>
            </w:r>
            <w:r w:rsidRPr="00863667">
              <w:rPr>
                <w:rFonts w:ascii="iCiel Avenir LT Std 35 Light" w:hAnsi="iCiel Avenir LT Std 35 Light" w:cs="Arial"/>
                <w:i/>
                <w:iCs/>
              </w:rPr>
              <w:t xml:space="preserve"> h</w:t>
            </w:r>
            <w:r w:rsidRPr="00863667">
              <w:rPr>
                <w:rFonts w:ascii="iCiel Avenir LT Std 35 Light" w:hAnsi="iCiel Avenir LT Std 35 Light" w:cs="Calibri"/>
                <w:i/>
                <w:iCs/>
              </w:rPr>
              <w:t>ọ</w:t>
            </w:r>
            <w:r w:rsidRPr="00863667">
              <w:rPr>
                <w:rFonts w:ascii="iCiel Avenir LT Std 35 Light" w:hAnsi="iCiel Avenir LT Std 35 Light" w:cs="Arial"/>
                <w:i/>
                <w:iCs/>
              </w:rPr>
              <w:t>c cho b</w:t>
            </w:r>
            <w:r w:rsidRPr="00863667">
              <w:rPr>
                <w:rFonts w:ascii="iCiel Avenir LT Std 35 Light" w:hAnsi="iCiel Avenir LT Std 35 Light" w:cs="Calibri"/>
                <w:i/>
                <w:iCs/>
              </w:rPr>
              <w:t>ấ</w:t>
            </w:r>
            <w:r w:rsidRPr="00863667">
              <w:rPr>
                <w:rFonts w:ascii="iCiel Avenir LT Std 35 Light" w:hAnsi="iCiel Avenir LT Std 35 Light" w:cs="Arial"/>
                <w:i/>
                <w:iCs/>
              </w:rPr>
              <w:t>t k</w:t>
            </w:r>
            <w:r w:rsidRPr="00863667">
              <w:rPr>
                <w:rFonts w:ascii="iCiel Avenir LT Std 35 Light" w:hAnsi="iCiel Avenir LT Std 35 Light" w:cs="Avenir Next LT Pro"/>
                <w:i/>
                <w:iCs/>
              </w:rPr>
              <w:t>ì</w:t>
            </w:r>
            <w:r w:rsidRPr="00863667">
              <w:rPr>
                <w:rFonts w:ascii="iCiel Avenir LT Std 35 Light" w:hAnsi="iCiel Avenir LT Std 35 Light" w:cs="Arial"/>
                <w:i/>
                <w:iCs/>
              </w:rPr>
              <w:t xml:space="preserve"> m</w:t>
            </w:r>
            <w:r w:rsidRPr="00863667">
              <w:rPr>
                <w:rFonts w:ascii="iCiel Avenir LT Std 35 Light" w:hAnsi="iCiel Avenir LT Std 35 Light" w:cs="Avenir Next LT Pro"/>
                <w:i/>
                <w:iCs/>
              </w:rPr>
              <w:t>ô</w:t>
            </w:r>
            <w:r w:rsidRPr="00863667">
              <w:rPr>
                <w:rFonts w:ascii="iCiel Avenir LT Std 35 Light" w:hAnsi="iCiel Avenir LT Std 35 Light" w:cs="Arial"/>
                <w:i/>
                <w:iCs/>
              </w:rPr>
              <w:t>n h</w:t>
            </w:r>
            <w:r w:rsidRPr="00863667">
              <w:rPr>
                <w:rFonts w:ascii="iCiel Avenir LT Std 35 Light" w:hAnsi="iCiel Avenir LT Std 35 Light" w:cs="Calibri"/>
                <w:i/>
                <w:iCs/>
              </w:rPr>
              <w:t>ọ</w:t>
            </w:r>
            <w:r w:rsidRPr="00863667">
              <w:rPr>
                <w:rFonts w:ascii="iCiel Avenir LT Std 35 Light" w:hAnsi="iCiel Avenir LT Std 35 Light" w:cs="Arial"/>
                <w:i/>
                <w:iCs/>
              </w:rPr>
              <w:t>c không quá 35% trong m</w:t>
            </w:r>
            <w:r w:rsidRPr="00863667">
              <w:rPr>
                <w:rFonts w:ascii="iCiel Avenir LT Std 35 Light" w:hAnsi="iCiel Avenir LT Std 35 Light" w:cs="Calibri"/>
                <w:i/>
                <w:iCs/>
              </w:rPr>
              <w:t>ộ</w:t>
            </w:r>
            <w:r w:rsidRPr="00863667">
              <w:rPr>
                <w:rFonts w:ascii="iCiel Avenir LT Std 35 Light" w:hAnsi="iCiel Avenir LT Std 35 Light" w:cs="Arial"/>
                <w:i/>
                <w:iCs/>
              </w:rPr>
              <w:t>t kì h</w:t>
            </w:r>
            <w:r w:rsidRPr="00863667">
              <w:rPr>
                <w:rFonts w:ascii="iCiel Avenir LT Std 35 Light" w:hAnsi="iCiel Avenir LT Std 35 Light" w:cs="Calibri"/>
                <w:i/>
                <w:iCs/>
              </w:rPr>
              <w:t>ọ</w:t>
            </w:r>
            <w:r w:rsidRPr="00863667">
              <w:rPr>
                <w:rFonts w:ascii="iCiel Avenir LT Std 35 Light" w:hAnsi="iCiel Avenir LT Std 35 Light" w:cs="Arial"/>
                <w:i/>
                <w:iCs/>
              </w:rPr>
              <w:t>c</w:t>
            </w:r>
          </w:p>
        </w:tc>
      </w:tr>
      <w:tr w:rsidR="003F29A9" w:rsidRPr="00863667" w14:paraId="1AB9638A" w14:textId="77777777" w:rsidTr="00C50706">
        <w:trPr>
          <w:trHeight w:val="665"/>
        </w:trPr>
        <w:tc>
          <w:tcPr>
            <w:tcW w:w="5130" w:type="dxa"/>
            <w:vAlign w:val="center"/>
          </w:tcPr>
          <w:p w14:paraId="5A312295"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Educational visit or career/ internship interview</w:t>
            </w:r>
          </w:p>
          <w:p w14:paraId="2A08A591" w14:textId="77777777" w:rsidR="003F29A9" w:rsidRPr="00863667" w:rsidRDefault="003F29A9" w:rsidP="00C50706">
            <w:pPr>
              <w:spacing w:line="400" w:lineRule="exact"/>
              <w:ind w:right="-18"/>
              <w:rPr>
                <w:rFonts w:ascii="iCiel Avenir LT Std 35 Light" w:hAnsi="iCiel Avenir LT Std 35 Light" w:cs="Arial"/>
                <w:i/>
                <w:iCs/>
              </w:rPr>
            </w:pPr>
            <w:r w:rsidRPr="00863667">
              <w:rPr>
                <w:rFonts w:ascii="iCiel Avenir LT Std 35 Light" w:hAnsi="iCiel Avenir LT Std 35 Light" w:cs="Arial"/>
                <w:i/>
                <w:iCs/>
              </w:rPr>
              <w:t>Ho</w:t>
            </w:r>
            <w:r w:rsidRPr="00863667">
              <w:rPr>
                <w:rFonts w:ascii="iCiel Avenir LT Std 35 Light" w:hAnsi="iCiel Avenir LT Std 35 Light" w:cs="Calibri"/>
                <w:i/>
                <w:iCs/>
              </w:rPr>
              <w:t>ạ</w:t>
            </w:r>
            <w:r w:rsidRPr="00863667">
              <w:rPr>
                <w:rFonts w:ascii="iCiel Avenir LT Std 35 Light" w:hAnsi="iCiel Avenir LT Std 35 Light" w:cs="Arial"/>
                <w:i/>
                <w:iCs/>
              </w:rPr>
              <w:t xml:space="preserve">t </w:t>
            </w:r>
            <w:r w:rsidRPr="00863667">
              <w:rPr>
                <w:rFonts w:ascii="iCiel Avenir LT Std 35 Light" w:hAnsi="iCiel Avenir LT Std 35 Light" w:cs="Avenir Next LT Pro"/>
                <w:i/>
                <w:iCs/>
              </w:rPr>
              <w:t>đ</w:t>
            </w:r>
            <w:r w:rsidRPr="00863667">
              <w:rPr>
                <w:rFonts w:ascii="iCiel Avenir LT Std 35 Light" w:hAnsi="iCiel Avenir LT Std 35 Light" w:cs="Calibri"/>
                <w:i/>
                <w:iCs/>
              </w:rPr>
              <w:t>ộ</w:t>
            </w:r>
            <w:r w:rsidRPr="00863667">
              <w:rPr>
                <w:rFonts w:ascii="iCiel Avenir LT Std 35 Light" w:hAnsi="iCiel Avenir LT Std 35 Light" w:cs="Arial"/>
                <w:i/>
                <w:iCs/>
              </w:rPr>
              <w:t>ng tham quan h</w:t>
            </w:r>
            <w:r w:rsidRPr="00863667">
              <w:rPr>
                <w:rFonts w:ascii="iCiel Avenir LT Std 35 Light" w:hAnsi="iCiel Avenir LT Std 35 Light" w:cs="Calibri"/>
                <w:i/>
                <w:iCs/>
              </w:rPr>
              <w:t>ọ</w:t>
            </w:r>
            <w:r w:rsidRPr="00863667">
              <w:rPr>
                <w:rFonts w:ascii="iCiel Avenir LT Std 35 Light" w:hAnsi="iCiel Avenir LT Std 35 Light" w:cs="Arial"/>
                <w:i/>
                <w:iCs/>
              </w:rPr>
              <w:t>c t</w:t>
            </w:r>
            <w:r w:rsidRPr="00863667">
              <w:rPr>
                <w:rFonts w:ascii="iCiel Avenir LT Std 35 Light" w:hAnsi="iCiel Avenir LT Std 35 Light" w:cs="Calibri"/>
                <w:i/>
                <w:iCs/>
              </w:rPr>
              <w:t>ậ</w:t>
            </w:r>
            <w:r w:rsidRPr="00863667">
              <w:rPr>
                <w:rFonts w:ascii="iCiel Avenir LT Std 35 Light" w:hAnsi="iCiel Avenir LT Std 35 Light" w:cs="Arial"/>
                <w:i/>
                <w:iCs/>
              </w:rPr>
              <w:t>p ho</w:t>
            </w:r>
            <w:r w:rsidRPr="00863667">
              <w:rPr>
                <w:rFonts w:ascii="iCiel Avenir LT Std 35 Light" w:hAnsi="iCiel Avenir LT Std 35 Light" w:cs="Calibri"/>
                <w:i/>
                <w:iCs/>
              </w:rPr>
              <w:t>ặ</w:t>
            </w:r>
            <w:r w:rsidRPr="00863667">
              <w:rPr>
                <w:rFonts w:ascii="iCiel Avenir LT Std 35 Light" w:hAnsi="iCiel Avenir LT Std 35 Light" w:cs="Arial"/>
                <w:i/>
                <w:iCs/>
              </w:rPr>
              <w:t>c ph</w:t>
            </w:r>
            <w:r w:rsidRPr="00863667">
              <w:rPr>
                <w:rFonts w:ascii="iCiel Avenir LT Std 35 Light" w:hAnsi="iCiel Avenir LT Std 35 Light" w:cs="Calibri"/>
                <w:i/>
                <w:iCs/>
              </w:rPr>
              <w:t>ỏ</w:t>
            </w:r>
            <w:r w:rsidRPr="00863667">
              <w:rPr>
                <w:rFonts w:ascii="iCiel Avenir LT Std 35 Light" w:hAnsi="iCiel Avenir LT Std 35 Light" w:cs="Arial"/>
                <w:i/>
                <w:iCs/>
              </w:rPr>
              <w:t>ng v</w:t>
            </w:r>
            <w:r w:rsidRPr="00863667">
              <w:rPr>
                <w:rFonts w:ascii="iCiel Avenir LT Std 35 Light" w:hAnsi="iCiel Avenir LT Std 35 Light" w:cs="Calibri"/>
                <w:i/>
                <w:iCs/>
              </w:rPr>
              <w:t>ấ</w:t>
            </w:r>
            <w:r w:rsidRPr="00863667">
              <w:rPr>
                <w:rFonts w:ascii="iCiel Avenir LT Std 35 Light" w:hAnsi="iCiel Avenir LT Std 35 Light" w:cs="Arial"/>
                <w:i/>
                <w:iCs/>
              </w:rPr>
              <w:t>n th</w:t>
            </w:r>
            <w:r w:rsidRPr="00863667">
              <w:rPr>
                <w:rFonts w:ascii="iCiel Avenir LT Std 35 Light" w:hAnsi="iCiel Avenir LT Std 35 Light" w:cs="Calibri"/>
                <w:i/>
                <w:iCs/>
              </w:rPr>
              <w:t>ự</w:t>
            </w:r>
            <w:r w:rsidRPr="00863667">
              <w:rPr>
                <w:rFonts w:ascii="iCiel Avenir LT Std 35 Light" w:hAnsi="iCiel Avenir LT Std 35 Light" w:cs="Arial"/>
                <w:i/>
                <w:iCs/>
              </w:rPr>
              <w:t>c t</w:t>
            </w:r>
            <w:r w:rsidRPr="00863667">
              <w:rPr>
                <w:rFonts w:ascii="iCiel Avenir LT Std 35 Light" w:hAnsi="iCiel Avenir LT Std 35 Light" w:cs="Calibri"/>
                <w:i/>
                <w:iCs/>
              </w:rPr>
              <w:t>ậ</w:t>
            </w:r>
            <w:r w:rsidRPr="00863667">
              <w:rPr>
                <w:rFonts w:ascii="iCiel Avenir LT Std 35 Light" w:hAnsi="iCiel Avenir LT Std 35 Light" w:cs="Arial"/>
                <w:i/>
                <w:iCs/>
              </w:rPr>
              <w:t>p</w:t>
            </w:r>
          </w:p>
        </w:tc>
        <w:tc>
          <w:tcPr>
            <w:tcW w:w="4860" w:type="dxa"/>
            <w:vAlign w:val="center"/>
          </w:tcPr>
          <w:p w14:paraId="28C473AF"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t>Invitation letter with the condition that the percentage of absent hours does not exceed 35% in a full semester</w:t>
            </w:r>
          </w:p>
          <w:p w14:paraId="1396C968"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i/>
                <w:iCs/>
              </w:rPr>
              <w:t>Th</w:t>
            </w:r>
            <w:r w:rsidRPr="00863667">
              <w:rPr>
                <w:rFonts w:ascii="iCiel Avenir LT Std 35 Light" w:hAnsi="iCiel Avenir LT Std 35 Light" w:cs="Calibri"/>
                <w:i/>
                <w:iCs/>
              </w:rPr>
              <w:t>ư</w:t>
            </w:r>
            <w:r w:rsidRPr="00863667">
              <w:rPr>
                <w:rFonts w:ascii="iCiel Avenir LT Std 35 Light" w:hAnsi="iCiel Avenir LT Std 35 Light" w:cs="Arial"/>
                <w:i/>
                <w:iCs/>
              </w:rPr>
              <w:t xml:space="preserve"> m</w:t>
            </w:r>
            <w:r w:rsidRPr="00863667">
              <w:rPr>
                <w:rFonts w:ascii="iCiel Avenir LT Std 35 Light" w:hAnsi="iCiel Avenir LT Std 35 Light" w:cs="Calibri"/>
                <w:i/>
                <w:iCs/>
              </w:rPr>
              <w:t>ờ</w:t>
            </w:r>
            <w:r w:rsidRPr="00863667">
              <w:rPr>
                <w:rFonts w:ascii="iCiel Avenir LT Std 35 Light" w:hAnsi="iCiel Avenir LT Std 35 Light" w:cs="Arial"/>
                <w:i/>
                <w:iCs/>
              </w:rPr>
              <w:t>i/ X</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c nh</w:t>
            </w:r>
            <w:r w:rsidRPr="00863667">
              <w:rPr>
                <w:rFonts w:ascii="iCiel Avenir LT Std 35 Light" w:hAnsi="iCiel Avenir LT Std 35 Light" w:cs="Calibri"/>
                <w:i/>
                <w:iCs/>
              </w:rPr>
              <w:t>ậ</w:t>
            </w:r>
            <w:r w:rsidRPr="00863667">
              <w:rPr>
                <w:rFonts w:ascii="iCiel Avenir LT Std 35 Light" w:hAnsi="iCiel Avenir LT Std 35 Light" w:cs="Arial"/>
                <w:i/>
                <w:iCs/>
              </w:rPr>
              <w:t>n t</w:t>
            </w:r>
            <w:r w:rsidRPr="00863667">
              <w:rPr>
                <w:rFonts w:ascii="iCiel Avenir LT Std 35 Light" w:hAnsi="iCiel Avenir LT Std 35 Light" w:cs="Calibri"/>
                <w:i/>
                <w:iCs/>
              </w:rPr>
              <w:t>ừ</w:t>
            </w:r>
            <w:r w:rsidRPr="00863667">
              <w:rPr>
                <w:rFonts w:ascii="iCiel Avenir LT Std 35 Light" w:hAnsi="iCiel Avenir LT Std 35 Light" w:cs="Arial"/>
                <w:i/>
                <w:iCs/>
              </w:rPr>
              <w:t xml:space="preserve"> </w:t>
            </w:r>
            <w:r w:rsidRPr="00863667">
              <w:rPr>
                <w:rFonts w:ascii="iCiel Avenir LT Std 35 Light" w:hAnsi="iCiel Avenir LT Std 35 Light" w:cs="Avenir Next LT Pro"/>
                <w:i/>
                <w:iCs/>
              </w:rPr>
              <w:t>đ</w:t>
            </w:r>
            <w:r w:rsidRPr="00863667">
              <w:rPr>
                <w:rFonts w:ascii="iCiel Avenir LT Std 35 Light" w:hAnsi="iCiel Avenir LT Std 35 Light" w:cs="Calibri"/>
                <w:i/>
                <w:iCs/>
              </w:rPr>
              <w:t>ơ</w:t>
            </w:r>
            <w:r w:rsidRPr="00863667">
              <w:rPr>
                <w:rFonts w:ascii="iCiel Avenir LT Std 35 Light" w:hAnsi="iCiel Avenir LT Std 35 Light" w:cs="Arial"/>
                <w:i/>
                <w:iCs/>
              </w:rPr>
              <w:t>n v</w:t>
            </w:r>
            <w:r w:rsidRPr="00863667">
              <w:rPr>
                <w:rFonts w:ascii="iCiel Avenir LT Std 35 Light" w:hAnsi="iCiel Avenir LT Std 35 Light" w:cs="Calibri"/>
                <w:i/>
                <w:iCs/>
              </w:rPr>
              <w:t>ị</w:t>
            </w:r>
            <w:r w:rsidRPr="00863667">
              <w:rPr>
                <w:rFonts w:ascii="iCiel Avenir LT Std 35 Light" w:hAnsi="iCiel Avenir LT Std 35 Light" w:cs="Arial"/>
                <w:i/>
                <w:iCs/>
              </w:rPr>
              <w:t xml:space="preserve"> t</w:t>
            </w:r>
            <w:r w:rsidRPr="00863667">
              <w:rPr>
                <w:rFonts w:ascii="iCiel Avenir LT Std 35 Light" w:hAnsi="iCiel Avenir LT Std 35 Light" w:cs="Calibri"/>
                <w:i/>
                <w:iCs/>
              </w:rPr>
              <w:t>ổ</w:t>
            </w:r>
            <w:r w:rsidRPr="00863667">
              <w:rPr>
                <w:rFonts w:ascii="iCiel Avenir LT Std 35 Light" w:hAnsi="iCiel Avenir LT Std 35 Light" w:cs="Arial"/>
                <w:i/>
                <w:iCs/>
              </w:rPr>
              <w:t xml:space="preserve"> ch</w:t>
            </w:r>
            <w:r w:rsidRPr="00863667">
              <w:rPr>
                <w:rFonts w:ascii="iCiel Avenir LT Std 35 Light" w:hAnsi="iCiel Avenir LT Std 35 Light" w:cs="Calibri"/>
                <w:i/>
                <w:iCs/>
              </w:rPr>
              <w:t>ứ</w:t>
            </w:r>
            <w:r w:rsidRPr="00863667">
              <w:rPr>
                <w:rFonts w:ascii="iCiel Avenir LT Std 35 Light" w:hAnsi="iCiel Avenir LT Std 35 Light" w:cs="Arial"/>
                <w:i/>
                <w:iCs/>
              </w:rPr>
              <w:t>c. T</w:t>
            </w:r>
            <w:r w:rsidRPr="00863667">
              <w:rPr>
                <w:rFonts w:ascii="iCiel Avenir LT Std 35 Light" w:hAnsi="iCiel Avenir LT Std 35 Light" w:cs="Calibri"/>
                <w:i/>
                <w:iCs/>
              </w:rPr>
              <w:t>ổ</w:t>
            </w:r>
            <w:r w:rsidRPr="00863667">
              <w:rPr>
                <w:rFonts w:ascii="iCiel Avenir LT Std 35 Light" w:hAnsi="iCiel Avenir LT Std 35 Light" w:cs="Arial"/>
                <w:i/>
                <w:iCs/>
              </w:rPr>
              <w:t>ng s</w:t>
            </w:r>
            <w:r w:rsidRPr="00863667">
              <w:rPr>
                <w:rFonts w:ascii="iCiel Avenir LT Std 35 Light" w:hAnsi="iCiel Avenir LT Std 35 Light" w:cs="Calibri"/>
                <w:i/>
                <w:iCs/>
              </w:rPr>
              <w:t>ố</w:t>
            </w:r>
            <w:r w:rsidRPr="00863667">
              <w:rPr>
                <w:rFonts w:ascii="iCiel Avenir LT Std 35 Light" w:hAnsi="iCiel Avenir LT Std 35 Light" w:cs="Arial"/>
                <w:i/>
                <w:iCs/>
              </w:rPr>
              <w:t xml:space="preserve"> gi</w:t>
            </w:r>
            <w:r w:rsidRPr="00863667">
              <w:rPr>
                <w:rFonts w:ascii="iCiel Avenir LT Std 35 Light" w:hAnsi="iCiel Avenir LT Std 35 Light" w:cs="Calibri"/>
                <w:i/>
                <w:iCs/>
              </w:rPr>
              <w:t>ờ</w:t>
            </w:r>
            <w:r w:rsidRPr="00863667">
              <w:rPr>
                <w:rFonts w:ascii="iCiel Avenir LT Std 35 Light" w:hAnsi="iCiel Avenir LT Std 35 Light" w:cs="Arial"/>
                <w:i/>
                <w:iCs/>
              </w:rPr>
              <w:t xml:space="preserve"> ngh</w:t>
            </w:r>
            <w:r w:rsidRPr="00863667">
              <w:rPr>
                <w:rFonts w:ascii="iCiel Avenir LT Std 35 Light" w:hAnsi="iCiel Avenir LT Std 35 Light" w:cs="Calibri"/>
                <w:i/>
                <w:iCs/>
              </w:rPr>
              <w:t>ỉ</w:t>
            </w:r>
            <w:r w:rsidRPr="00863667">
              <w:rPr>
                <w:rFonts w:ascii="iCiel Avenir LT Std 35 Light" w:hAnsi="iCiel Avenir LT Std 35 Light" w:cs="Arial"/>
                <w:i/>
                <w:iCs/>
              </w:rPr>
              <w:t xml:space="preserve"> h</w:t>
            </w:r>
            <w:r w:rsidRPr="00863667">
              <w:rPr>
                <w:rFonts w:ascii="iCiel Avenir LT Std 35 Light" w:hAnsi="iCiel Avenir LT Std 35 Light" w:cs="Calibri"/>
                <w:i/>
                <w:iCs/>
              </w:rPr>
              <w:t>ọ</w:t>
            </w:r>
            <w:r w:rsidRPr="00863667">
              <w:rPr>
                <w:rFonts w:ascii="iCiel Avenir LT Std 35 Light" w:hAnsi="iCiel Avenir LT Std 35 Light" w:cs="Arial"/>
                <w:i/>
                <w:iCs/>
              </w:rPr>
              <w:t>c cho b</w:t>
            </w:r>
            <w:r w:rsidRPr="00863667">
              <w:rPr>
                <w:rFonts w:ascii="iCiel Avenir LT Std 35 Light" w:hAnsi="iCiel Avenir LT Std 35 Light" w:cs="Calibri"/>
                <w:i/>
                <w:iCs/>
              </w:rPr>
              <w:t>ấ</w:t>
            </w:r>
            <w:r w:rsidRPr="00863667">
              <w:rPr>
                <w:rFonts w:ascii="iCiel Avenir LT Std 35 Light" w:hAnsi="iCiel Avenir LT Std 35 Light" w:cs="Arial"/>
                <w:i/>
                <w:iCs/>
              </w:rPr>
              <w:t>t k</w:t>
            </w:r>
            <w:r w:rsidRPr="00863667">
              <w:rPr>
                <w:rFonts w:ascii="iCiel Avenir LT Std 35 Light" w:hAnsi="iCiel Avenir LT Std 35 Light" w:cs="Avenir Next LT Pro"/>
                <w:i/>
                <w:iCs/>
              </w:rPr>
              <w:t>ì</w:t>
            </w:r>
            <w:r w:rsidRPr="00863667">
              <w:rPr>
                <w:rFonts w:ascii="iCiel Avenir LT Std 35 Light" w:hAnsi="iCiel Avenir LT Std 35 Light" w:cs="Arial"/>
                <w:i/>
                <w:iCs/>
              </w:rPr>
              <w:t xml:space="preserve"> m</w:t>
            </w:r>
            <w:r w:rsidRPr="00863667">
              <w:rPr>
                <w:rFonts w:ascii="iCiel Avenir LT Std 35 Light" w:hAnsi="iCiel Avenir LT Std 35 Light" w:cs="Avenir Next LT Pro"/>
                <w:i/>
                <w:iCs/>
              </w:rPr>
              <w:t>ô</w:t>
            </w:r>
            <w:r w:rsidRPr="00863667">
              <w:rPr>
                <w:rFonts w:ascii="iCiel Avenir LT Std 35 Light" w:hAnsi="iCiel Avenir LT Std 35 Light" w:cs="Arial"/>
                <w:i/>
                <w:iCs/>
              </w:rPr>
              <w:t>n h</w:t>
            </w:r>
            <w:r w:rsidRPr="00863667">
              <w:rPr>
                <w:rFonts w:ascii="iCiel Avenir LT Std 35 Light" w:hAnsi="iCiel Avenir LT Std 35 Light" w:cs="Calibri"/>
                <w:i/>
                <w:iCs/>
              </w:rPr>
              <w:t>ọ</w:t>
            </w:r>
            <w:r w:rsidRPr="00863667">
              <w:rPr>
                <w:rFonts w:ascii="iCiel Avenir LT Std 35 Light" w:hAnsi="iCiel Avenir LT Std 35 Light" w:cs="Arial"/>
                <w:i/>
                <w:iCs/>
              </w:rPr>
              <w:t>c kh</w:t>
            </w:r>
            <w:r w:rsidRPr="00863667">
              <w:rPr>
                <w:rFonts w:ascii="iCiel Avenir LT Std 35 Light" w:hAnsi="iCiel Avenir LT Std 35 Light" w:cs="Avenir Next LT Pro"/>
                <w:i/>
                <w:iCs/>
              </w:rPr>
              <w:t>ô</w:t>
            </w:r>
            <w:r w:rsidRPr="00863667">
              <w:rPr>
                <w:rFonts w:ascii="iCiel Avenir LT Std 35 Light" w:hAnsi="iCiel Avenir LT Std 35 Light" w:cs="Arial"/>
                <w:i/>
                <w:iCs/>
              </w:rPr>
              <w:t>ng qu</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 xml:space="preserve"> 35% trong m</w:t>
            </w:r>
            <w:r w:rsidRPr="00863667">
              <w:rPr>
                <w:rFonts w:ascii="iCiel Avenir LT Std 35 Light" w:hAnsi="iCiel Avenir LT Std 35 Light" w:cs="Calibri"/>
                <w:i/>
                <w:iCs/>
              </w:rPr>
              <w:t>ộ</w:t>
            </w:r>
            <w:r w:rsidRPr="00863667">
              <w:rPr>
                <w:rFonts w:ascii="iCiel Avenir LT Std 35 Light" w:hAnsi="iCiel Avenir LT Std 35 Light" w:cs="Arial"/>
                <w:i/>
                <w:iCs/>
              </w:rPr>
              <w:t>t k</w:t>
            </w:r>
            <w:r w:rsidRPr="00863667">
              <w:rPr>
                <w:rFonts w:ascii="iCiel Avenir LT Std 35 Light" w:hAnsi="iCiel Avenir LT Std 35 Light" w:cs="Avenir Next LT Pro"/>
                <w:i/>
                <w:iCs/>
              </w:rPr>
              <w:t>ì</w:t>
            </w:r>
            <w:r w:rsidRPr="00863667">
              <w:rPr>
                <w:rFonts w:ascii="iCiel Avenir LT Std 35 Light" w:hAnsi="iCiel Avenir LT Std 35 Light" w:cs="Arial"/>
                <w:i/>
                <w:iCs/>
              </w:rPr>
              <w:t xml:space="preserve"> h</w:t>
            </w:r>
            <w:r w:rsidRPr="00863667">
              <w:rPr>
                <w:rFonts w:ascii="iCiel Avenir LT Std 35 Light" w:hAnsi="iCiel Avenir LT Std 35 Light" w:cs="Calibri"/>
                <w:i/>
                <w:iCs/>
              </w:rPr>
              <w:t>ọ</w:t>
            </w:r>
            <w:r w:rsidRPr="00863667">
              <w:rPr>
                <w:rFonts w:ascii="iCiel Avenir LT Std 35 Light" w:hAnsi="iCiel Avenir LT Std 35 Light" w:cs="Arial"/>
                <w:i/>
                <w:iCs/>
              </w:rPr>
              <w:t>c</w:t>
            </w:r>
          </w:p>
        </w:tc>
      </w:tr>
      <w:tr w:rsidR="003F29A9" w:rsidRPr="00863667" w14:paraId="74B01988" w14:textId="77777777" w:rsidTr="00C50706">
        <w:trPr>
          <w:trHeight w:val="665"/>
        </w:trPr>
        <w:tc>
          <w:tcPr>
            <w:tcW w:w="5130" w:type="dxa"/>
            <w:vAlign w:val="center"/>
          </w:tcPr>
          <w:p w14:paraId="552C66EB" w14:textId="77777777" w:rsidR="003F29A9" w:rsidRPr="00863667" w:rsidRDefault="003F29A9" w:rsidP="00C50706">
            <w:pPr>
              <w:spacing w:line="400" w:lineRule="exact"/>
              <w:ind w:right="-18"/>
              <w:rPr>
                <w:rFonts w:ascii="iCiel Avenir LT Std 35 Light" w:hAnsi="iCiel Avenir LT Std 35 Light" w:cs="Arial"/>
              </w:rPr>
            </w:pPr>
            <w:r w:rsidRPr="00863667">
              <w:rPr>
                <w:rFonts w:ascii="iCiel Avenir LT Std 35 Light" w:hAnsi="iCiel Avenir LT Std 35 Light" w:cs="Arial"/>
              </w:rPr>
              <w:t>Attendance at a meeting required by the University</w:t>
            </w:r>
          </w:p>
          <w:p w14:paraId="237531A5" w14:textId="77777777" w:rsidR="003F29A9" w:rsidRPr="00863667" w:rsidRDefault="003F29A9" w:rsidP="00C50706">
            <w:pPr>
              <w:spacing w:line="400" w:lineRule="exact"/>
              <w:ind w:right="-18"/>
              <w:rPr>
                <w:rFonts w:ascii="iCiel Avenir LT Std 35 Light" w:hAnsi="iCiel Avenir LT Std 35 Light" w:cs="Arial"/>
                <w:i/>
                <w:iCs/>
              </w:rPr>
            </w:pPr>
            <w:r w:rsidRPr="00863667">
              <w:rPr>
                <w:rFonts w:ascii="iCiel Avenir LT Std 35 Light" w:hAnsi="iCiel Avenir LT Std 35 Light" w:cs="Arial"/>
                <w:i/>
                <w:iCs/>
              </w:rPr>
              <w:t>Tham d</w:t>
            </w:r>
            <w:r w:rsidRPr="00863667">
              <w:rPr>
                <w:rFonts w:ascii="iCiel Avenir LT Std 35 Light" w:hAnsi="iCiel Avenir LT Std 35 Light" w:cs="Calibri"/>
                <w:i/>
                <w:iCs/>
              </w:rPr>
              <w:t>ự</w:t>
            </w:r>
            <w:r w:rsidRPr="00863667">
              <w:rPr>
                <w:rFonts w:ascii="iCiel Avenir LT Std 35 Light" w:hAnsi="iCiel Avenir LT Std 35 Light" w:cs="Arial"/>
                <w:i/>
                <w:iCs/>
              </w:rPr>
              <w:t xml:space="preserve"> cu</w:t>
            </w:r>
            <w:r w:rsidRPr="00863667">
              <w:rPr>
                <w:rFonts w:ascii="iCiel Avenir LT Std 35 Light" w:hAnsi="iCiel Avenir LT Std 35 Light" w:cs="Calibri"/>
                <w:i/>
                <w:iCs/>
              </w:rPr>
              <w:t>ộ</w:t>
            </w:r>
            <w:r w:rsidRPr="00863667">
              <w:rPr>
                <w:rFonts w:ascii="iCiel Avenir LT Std 35 Light" w:hAnsi="iCiel Avenir LT Std 35 Light" w:cs="Arial"/>
                <w:i/>
                <w:iCs/>
              </w:rPr>
              <w:t>c h</w:t>
            </w:r>
            <w:r w:rsidRPr="00863667">
              <w:rPr>
                <w:rFonts w:ascii="iCiel Avenir LT Std 35 Light" w:hAnsi="iCiel Avenir LT Std 35 Light" w:cs="Calibri"/>
                <w:i/>
                <w:iCs/>
              </w:rPr>
              <w:t>ọ</w:t>
            </w:r>
            <w:r w:rsidRPr="00863667">
              <w:rPr>
                <w:rFonts w:ascii="iCiel Avenir LT Std 35 Light" w:hAnsi="iCiel Avenir LT Std 35 Light" w:cs="Arial"/>
                <w:i/>
                <w:iCs/>
              </w:rPr>
              <w:t>p theo y</w:t>
            </w:r>
            <w:r w:rsidRPr="00863667">
              <w:rPr>
                <w:rFonts w:ascii="iCiel Avenir LT Std 35 Light" w:hAnsi="iCiel Avenir LT Std 35 Light" w:cs="Avenir Next LT Pro"/>
                <w:i/>
                <w:iCs/>
              </w:rPr>
              <w:t>ê</w:t>
            </w:r>
            <w:r w:rsidRPr="00863667">
              <w:rPr>
                <w:rFonts w:ascii="iCiel Avenir LT Std 35 Light" w:hAnsi="iCiel Avenir LT Std 35 Light" w:cs="Arial"/>
                <w:i/>
                <w:iCs/>
              </w:rPr>
              <w:t>u c</w:t>
            </w:r>
            <w:r w:rsidRPr="00863667">
              <w:rPr>
                <w:rFonts w:ascii="iCiel Avenir LT Std 35 Light" w:hAnsi="iCiel Avenir LT Std 35 Light" w:cs="Calibri"/>
                <w:i/>
                <w:iCs/>
              </w:rPr>
              <w:t>ầ</w:t>
            </w:r>
            <w:r w:rsidRPr="00863667">
              <w:rPr>
                <w:rFonts w:ascii="iCiel Avenir LT Std 35 Light" w:hAnsi="iCiel Avenir LT Std 35 Light" w:cs="Arial"/>
                <w:i/>
                <w:iCs/>
              </w:rPr>
              <w:t>u c</w:t>
            </w:r>
            <w:r w:rsidRPr="00863667">
              <w:rPr>
                <w:rFonts w:ascii="iCiel Avenir LT Std 35 Light" w:hAnsi="iCiel Avenir LT Std 35 Light" w:cs="Calibri"/>
                <w:i/>
                <w:iCs/>
              </w:rPr>
              <w:t>ủ</w:t>
            </w:r>
            <w:r w:rsidRPr="00863667">
              <w:rPr>
                <w:rFonts w:ascii="iCiel Avenir LT Std 35 Light" w:hAnsi="iCiel Avenir LT Std 35 Light" w:cs="Arial"/>
                <w:i/>
                <w:iCs/>
              </w:rPr>
              <w:t>a nh</w:t>
            </w:r>
            <w:r w:rsidRPr="00863667">
              <w:rPr>
                <w:rFonts w:ascii="iCiel Avenir LT Std 35 Light" w:hAnsi="iCiel Avenir LT Std 35 Light" w:cs="Avenir Next LT Pro"/>
                <w:i/>
                <w:iCs/>
              </w:rPr>
              <w:t>à</w:t>
            </w:r>
            <w:r w:rsidRPr="00863667">
              <w:rPr>
                <w:rFonts w:ascii="iCiel Avenir LT Std 35 Light" w:hAnsi="iCiel Avenir LT Std 35 Light" w:cs="Arial"/>
                <w:i/>
                <w:iCs/>
              </w:rPr>
              <w:t xml:space="preserve"> tr</w:t>
            </w:r>
            <w:r w:rsidRPr="00863667">
              <w:rPr>
                <w:rFonts w:ascii="iCiel Avenir LT Std 35 Light" w:hAnsi="iCiel Avenir LT Std 35 Light" w:cs="Calibri"/>
                <w:i/>
                <w:iCs/>
              </w:rPr>
              <w:t>ườ</w:t>
            </w:r>
            <w:r w:rsidRPr="00863667">
              <w:rPr>
                <w:rFonts w:ascii="iCiel Avenir LT Std 35 Light" w:hAnsi="iCiel Avenir LT Std 35 Light" w:cs="Arial"/>
                <w:i/>
                <w:iCs/>
              </w:rPr>
              <w:t>ng</w:t>
            </w:r>
          </w:p>
        </w:tc>
        <w:tc>
          <w:tcPr>
            <w:tcW w:w="4860" w:type="dxa"/>
            <w:vAlign w:val="center"/>
          </w:tcPr>
          <w:p w14:paraId="61FE4C79" w14:textId="77777777" w:rsidR="003F29A9" w:rsidRPr="00863667" w:rsidRDefault="003F29A9" w:rsidP="00C50706">
            <w:pPr>
              <w:spacing w:line="400" w:lineRule="exact"/>
              <w:rPr>
                <w:rFonts w:ascii="iCiel Avenir LT Std 35 Light" w:hAnsi="iCiel Avenir LT Std 35 Light" w:cs="Arial"/>
              </w:rPr>
            </w:pPr>
            <w:r w:rsidRPr="00863667">
              <w:rPr>
                <w:rFonts w:ascii="iCiel Avenir LT Std 35 Light" w:hAnsi="iCiel Avenir LT Std 35 Light" w:cs="Arial"/>
              </w:rPr>
              <w:t>Meeting invitation</w:t>
            </w:r>
          </w:p>
          <w:p w14:paraId="73C8AD5F" w14:textId="77777777" w:rsidR="003F29A9" w:rsidRPr="00863667" w:rsidRDefault="003F29A9" w:rsidP="00C50706">
            <w:pPr>
              <w:spacing w:line="400" w:lineRule="exact"/>
              <w:rPr>
                <w:rFonts w:ascii="iCiel Avenir LT Std 35 Light" w:hAnsi="iCiel Avenir LT Std 35 Light" w:cs="Arial"/>
                <w:i/>
                <w:iCs/>
              </w:rPr>
            </w:pPr>
            <w:r w:rsidRPr="00863667">
              <w:rPr>
                <w:rFonts w:ascii="iCiel Avenir LT Std 35 Light" w:hAnsi="iCiel Avenir LT Std 35 Light" w:cs="Arial"/>
                <w:i/>
                <w:iCs/>
              </w:rPr>
              <w:t>Th</w:t>
            </w:r>
            <w:r w:rsidRPr="00863667">
              <w:rPr>
                <w:rFonts w:ascii="iCiel Avenir LT Std 35 Light" w:hAnsi="iCiel Avenir LT Std 35 Light" w:cs="Calibri"/>
                <w:i/>
                <w:iCs/>
              </w:rPr>
              <w:t>ư</w:t>
            </w:r>
            <w:r w:rsidRPr="00863667">
              <w:rPr>
                <w:rFonts w:ascii="iCiel Avenir LT Std 35 Light" w:hAnsi="iCiel Avenir LT Std 35 Light" w:cs="Arial"/>
                <w:i/>
                <w:iCs/>
              </w:rPr>
              <w:t xml:space="preserve"> m</w:t>
            </w:r>
            <w:r w:rsidRPr="00863667">
              <w:rPr>
                <w:rFonts w:ascii="iCiel Avenir LT Std 35 Light" w:hAnsi="iCiel Avenir LT Std 35 Light" w:cs="Calibri"/>
                <w:i/>
                <w:iCs/>
              </w:rPr>
              <w:t>ờ</w:t>
            </w:r>
            <w:r w:rsidRPr="00863667">
              <w:rPr>
                <w:rFonts w:ascii="iCiel Avenir LT Std 35 Light" w:hAnsi="iCiel Avenir LT Std 35 Light" w:cs="Arial"/>
                <w:i/>
                <w:iCs/>
              </w:rPr>
              <w:t>i h</w:t>
            </w:r>
            <w:r w:rsidRPr="00863667">
              <w:rPr>
                <w:rFonts w:ascii="iCiel Avenir LT Std 35 Light" w:hAnsi="iCiel Avenir LT Std 35 Light" w:cs="Calibri"/>
                <w:i/>
                <w:iCs/>
              </w:rPr>
              <w:t>ọ</w:t>
            </w:r>
            <w:r w:rsidRPr="00863667">
              <w:rPr>
                <w:rFonts w:ascii="iCiel Avenir LT Std 35 Light" w:hAnsi="iCiel Avenir LT Std 35 Light" w:cs="Arial"/>
                <w:i/>
                <w:iCs/>
              </w:rPr>
              <w:t>p</w:t>
            </w:r>
          </w:p>
        </w:tc>
      </w:tr>
    </w:tbl>
    <w:bookmarkEnd w:id="1556"/>
    <w:p w14:paraId="22D078B5" w14:textId="77777777" w:rsidR="003F29A9" w:rsidRPr="00863667"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 Unapproved absence reasons/</w:t>
      </w:r>
      <w:r w:rsidRPr="00863667">
        <w:rPr>
          <w:rFonts w:ascii="iCiel Avenir LT Std 35 Light" w:hAnsi="iCiel Avenir LT Std 35 Light" w:cs="Arial"/>
          <w:b/>
          <w:bCs/>
          <w:i/>
          <w:iCs/>
          <w:sz w:val="22"/>
          <w:szCs w:val="22"/>
          <w:u w:val="single"/>
        </w:rPr>
        <w:t>Lý do xin ngh</w:t>
      </w:r>
      <w:r w:rsidRPr="00863667">
        <w:rPr>
          <w:rFonts w:ascii="iCiel Avenir LT Std 35 Light" w:hAnsi="iCiel Avenir LT Std 35 Light" w:cs="Calibri"/>
          <w:b/>
          <w:bCs/>
          <w:i/>
          <w:iCs/>
          <w:sz w:val="22"/>
          <w:szCs w:val="22"/>
          <w:u w:val="single"/>
        </w:rPr>
        <w:t>ỉ</w:t>
      </w:r>
      <w:r w:rsidRPr="00863667">
        <w:rPr>
          <w:rFonts w:ascii="iCiel Avenir LT Std 35 Light" w:hAnsi="iCiel Avenir LT Std 35 Light" w:cs="Arial"/>
          <w:b/>
          <w:bCs/>
          <w:i/>
          <w:iCs/>
          <w:sz w:val="22"/>
          <w:szCs w:val="22"/>
          <w:u w:val="single"/>
        </w:rPr>
        <w:t xml:space="preserve"> không đ</w:t>
      </w:r>
      <w:r w:rsidRPr="00863667">
        <w:rPr>
          <w:rFonts w:ascii="iCiel Avenir LT Std 35 Light" w:hAnsi="iCiel Avenir LT Std 35 Light" w:cs="Calibri"/>
          <w:b/>
          <w:bCs/>
          <w:i/>
          <w:iCs/>
          <w:sz w:val="22"/>
          <w:szCs w:val="22"/>
          <w:u w:val="single"/>
        </w:rPr>
        <w:t>ượ</w:t>
      </w:r>
      <w:r w:rsidRPr="00863667">
        <w:rPr>
          <w:rFonts w:ascii="iCiel Avenir LT Std 35 Light" w:hAnsi="iCiel Avenir LT Std 35 Light" w:cs="Arial"/>
          <w:b/>
          <w:bCs/>
          <w:i/>
          <w:iCs/>
          <w:sz w:val="22"/>
          <w:szCs w:val="22"/>
          <w:u w:val="single"/>
        </w:rPr>
        <w:t>c ph</w:t>
      </w:r>
      <w:r w:rsidRPr="00863667">
        <w:rPr>
          <w:rFonts w:ascii="iCiel Avenir LT Std 35 Light" w:hAnsi="iCiel Avenir LT Std 35 Light" w:cs="Avenir Next LT Pro"/>
          <w:b/>
          <w:bCs/>
          <w:i/>
          <w:iCs/>
          <w:sz w:val="22"/>
          <w:szCs w:val="22"/>
          <w:u w:val="single"/>
        </w:rPr>
        <w:t>ê</w:t>
      </w:r>
      <w:r w:rsidRPr="00863667">
        <w:rPr>
          <w:rFonts w:ascii="iCiel Avenir LT Std 35 Light" w:hAnsi="iCiel Avenir LT Std 35 Light" w:cs="Arial"/>
          <w:b/>
          <w:bCs/>
          <w:i/>
          <w:iCs/>
          <w:sz w:val="22"/>
          <w:szCs w:val="22"/>
          <w:u w:val="single"/>
        </w:rPr>
        <w:t xml:space="preserve"> duy</w:t>
      </w:r>
      <w:r w:rsidRPr="00863667">
        <w:rPr>
          <w:rFonts w:ascii="iCiel Avenir LT Std 35 Light" w:hAnsi="iCiel Avenir LT Std 35 Light" w:cs="Calibri"/>
          <w:b/>
          <w:bCs/>
          <w:i/>
          <w:iCs/>
          <w:sz w:val="22"/>
          <w:szCs w:val="22"/>
          <w:u w:val="single"/>
        </w:rPr>
        <w:t>ệ</w:t>
      </w:r>
      <w:r w:rsidRPr="00863667">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9990"/>
      </w:tblGrid>
      <w:tr w:rsidR="003F29A9" w:rsidRPr="00863667" w14:paraId="3E1C9C37" w14:textId="77777777" w:rsidTr="00C50706">
        <w:tc>
          <w:tcPr>
            <w:tcW w:w="9990" w:type="dxa"/>
          </w:tcPr>
          <w:p w14:paraId="32B38CCC" w14:textId="77777777" w:rsidR="003F29A9" w:rsidRPr="00863667" w:rsidRDefault="003F29A9" w:rsidP="00C50706">
            <w:pPr>
              <w:spacing w:line="400" w:lineRule="exact"/>
              <w:ind w:right="72"/>
              <w:rPr>
                <w:rFonts w:ascii="iCiel Avenir LT Std 35 Light" w:hAnsi="iCiel Avenir LT Std 35 Light" w:cs="Arial"/>
              </w:rPr>
            </w:pPr>
            <w:bookmarkStart w:id="1557" w:name="_Hlk169167457"/>
            <w:r w:rsidRPr="00863667">
              <w:rPr>
                <w:rFonts w:ascii="iCiel Avenir LT Std 35 Light" w:hAnsi="iCiel Avenir LT Std 35 Light" w:cs="Arial"/>
              </w:rPr>
              <w:t>Holidays during class time</w:t>
            </w:r>
          </w:p>
          <w:p w14:paraId="2D2D4E2B" w14:textId="77777777" w:rsidR="003F29A9" w:rsidRPr="00863667" w:rsidRDefault="003F29A9" w:rsidP="00C50706">
            <w:pPr>
              <w:spacing w:line="400" w:lineRule="exact"/>
              <w:ind w:right="72"/>
              <w:rPr>
                <w:rFonts w:ascii="iCiel Avenir LT Std 35 Light" w:hAnsi="iCiel Avenir LT Std 35 Light" w:cs="Arial"/>
                <w:i/>
                <w:iCs/>
              </w:rPr>
            </w:pPr>
            <w:r w:rsidRPr="00863667">
              <w:rPr>
                <w:rFonts w:ascii="iCiel Avenir LT Std 35 Light" w:hAnsi="iCiel Avenir LT Std 35 Light" w:cs="Arial"/>
                <w:i/>
                <w:iCs/>
              </w:rPr>
              <w:t>Kì ngh</w:t>
            </w:r>
            <w:r w:rsidRPr="00863667">
              <w:rPr>
                <w:rFonts w:ascii="iCiel Avenir LT Std 35 Light" w:hAnsi="iCiel Avenir LT Std 35 Light" w:cs="Calibri"/>
                <w:i/>
                <w:iCs/>
              </w:rPr>
              <w:t>ỉ</w:t>
            </w:r>
            <w:r w:rsidRPr="00863667">
              <w:rPr>
                <w:rFonts w:ascii="iCiel Avenir LT Std 35 Light" w:hAnsi="iCiel Avenir LT Std 35 Light" w:cs="Arial"/>
                <w:i/>
                <w:iCs/>
              </w:rPr>
              <w:t xml:space="preserve"> trong th</w:t>
            </w:r>
            <w:r w:rsidRPr="00863667">
              <w:rPr>
                <w:rFonts w:ascii="iCiel Avenir LT Std 35 Light" w:hAnsi="iCiel Avenir LT Std 35 Light" w:cs="Calibri"/>
                <w:i/>
                <w:iCs/>
              </w:rPr>
              <w:t>ờ</w:t>
            </w:r>
            <w:r w:rsidRPr="00863667">
              <w:rPr>
                <w:rFonts w:ascii="iCiel Avenir LT Std 35 Light" w:hAnsi="iCiel Avenir LT Std 35 Light" w:cs="Arial"/>
                <w:i/>
                <w:iCs/>
              </w:rPr>
              <w:t>i gian c</w:t>
            </w:r>
            <w:r w:rsidRPr="00863667">
              <w:rPr>
                <w:rFonts w:ascii="iCiel Avenir LT Std 35 Light" w:hAnsi="iCiel Avenir LT Std 35 Light" w:cs="Avenir Next LT Pro"/>
                <w:i/>
                <w:iCs/>
              </w:rPr>
              <w:t>ó</w:t>
            </w:r>
            <w:r w:rsidRPr="00863667">
              <w:rPr>
                <w:rFonts w:ascii="iCiel Avenir LT Std 35 Light" w:hAnsi="iCiel Avenir LT Std 35 Light" w:cs="Arial"/>
                <w:i/>
                <w:iCs/>
              </w:rPr>
              <w:t xml:space="preserve"> l</w:t>
            </w:r>
            <w:r w:rsidRPr="00863667">
              <w:rPr>
                <w:rFonts w:ascii="iCiel Avenir LT Std 35 Light" w:hAnsi="iCiel Avenir LT Std 35 Light" w:cs="Calibri"/>
                <w:i/>
                <w:iCs/>
              </w:rPr>
              <w:t>ớ</w:t>
            </w:r>
            <w:r w:rsidRPr="00863667">
              <w:rPr>
                <w:rFonts w:ascii="iCiel Avenir LT Std 35 Light" w:hAnsi="iCiel Avenir LT Std 35 Light" w:cs="Arial"/>
                <w:i/>
                <w:iCs/>
              </w:rPr>
              <w:t>p h</w:t>
            </w:r>
            <w:r w:rsidRPr="00863667">
              <w:rPr>
                <w:rFonts w:ascii="iCiel Avenir LT Std 35 Light" w:hAnsi="iCiel Avenir LT Std 35 Light" w:cs="Calibri"/>
                <w:i/>
                <w:iCs/>
              </w:rPr>
              <w:t>ọ</w:t>
            </w:r>
            <w:r w:rsidRPr="00863667">
              <w:rPr>
                <w:rFonts w:ascii="iCiel Avenir LT Std 35 Light" w:hAnsi="iCiel Avenir LT Std 35 Light" w:cs="Arial"/>
                <w:i/>
                <w:iCs/>
              </w:rPr>
              <w:t>c (v</w:t>
            </w:r>
            <w:r w:rsidRPr="00863667">
              <w:rPr>
                <w:rFonts w:ascii="iCiel Avenir LT Std 35 Light" w:hAnsi="iCiel Avenir LT Std 35 Light" w:cs="Avenir Next LT Pro"/>
                <w:i/>
                <w:iCs/>
              </w:rPr>
              <w:t>í</w:t>
            </w:r>
            <w:r w:rsidRPr="00863667">
              <w:rPr>
                <w:rFonts w:ascii="iCiel Avenir LT Std 35 Light" w:hAnsi="iCiel Avenir LT Std 35 Light" w:cs="Arial"/>
                <w:i/>
                <w:iCs/>
              </w:rPr>
              <w:t xml:space="preserve"> d</w:t>
            </w:r>
            <w:r w:rsidRPr="00863667">
              <w:rPr>
                <w:rFonts w:ascii="iCiel Avenir LT Std 35 Light" w:hAnsi="iCiel Avenir LT Std 35 Light" w:cs="Calibri"/>
                <w:i/>
                <w:iCs/>
              </w:rPr>
              <w:t>ụ</w:t>
            </w:r>
            <w:r w:rsidRPr="00863667">
              <w:rPr>
                <w:rFonts w:ascii="iCiel Avenir LT Std 35 Light" w:hAnsi="iCiel Avenir LT Std 35 Light" w:cs="Arial"/>
                <w:i/>
                <w:iCs/>
              </w:rPr>
              <w:t xml:space="preserve"> nh</w:t>
            </w:r>
            <w:r w:rsidRPr="00863667">
              <w:rPr>
                <w:rFonts w:ascii="iCiel Avenir LT Std 35 Light" w:hAnsi="iCiel Avenir LT Std 35 Light" w:cs="Calibri"/>
                <w:i/>
                <w:iCs/>
              </w:rPr>
              <w:t>ư</w:t>
            </w:r>
            <w:r w:rsidRPr="00863667">
              <w:rPr>
                <w:rFonts w:ascii="iCiel Avenir LT Std 35 Light" w:hAnsi="iCiel Avenir LT Std 35 Light" w:cs="Arial"/>
                <w:i/>
                <w:iCs/>
              </w:rPr>
              <w:t xml:space="preserve"> du l</w:t>
            </w:r>
            <w:r w:rsidRPr="00863667">
              <w:rPr>
                <w:rFonts w:ascii="iCiel Avenir LT Std 35 Light" w:hAnsi="iCiel Avenir LT Std 35 Light" w:cs="Calibri"/>
                <w:i/>
                <w:iCs/>
              </w:rPr>
              <w:t>ị</w:t>
            </w:r>
            <w:r w:rsidRPr="00863667">
              <w:rPr>
                <w:rFonts w:ascii="iCiel Avenir LT Std 35 Light" w:hAnsi="iCiel Avenir LT Std 35 Light" w:cs="Arial"/>
                <w:i/>
                <w:iCs/>
              </w:rPr>
              <w:t>ch, ngh</w:t>
            </w:r>
            <w:r w:rsidRPr="00863667">
              <w:rPr>
                <w:rFonts w:ascii="iCiel Avenir LT Std 35 Light" w:hAnsi="iCiel Avenir LT Std 35 Light" w:cs="Calibri"/>
                <w:i/>
                <w:iCs/>
              </w:rPr>
              <w:t>ỉ</w:t>
            </w:r>
            <w:r w:rsidRPr="00863667">
              <w:rPr>
                <w:rFonts w:ascii="iCiel Avenir LT Std 35 Light" w:hAnsi="iCiel Avenir LT Std 35 Light" w:cs="Arial"/>
                <w:i/>
                <w:iCs/>
              </w:rPr>
              <w:t xml:space="preserve"> m</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t</w:t>
            </w:r>
            <w:r w:rsidRPr="00863667">
              <w:rPr>
                <w:rFonts w:ascii="iCiel Avenir LT Std 35 Light" w:hAnsi="iCiel Avenir LT Std 35 Light" w:cs="Avenir Next LT Pro"/>
                <w:i/>
                <w:iCs/>
              </w:rPr>
              <w:t>…</w:t>
            </w:r>
            <w:r w:rsidRPr="00863667">
              <w:rPr>
                <w:rFonts w:ascii="iCiel Avenir LT Std 35 Light" w:hAnsi="iCiel Avenir LT Std 35 Light" w:cs="Arial"/>
                <w:i/>
                <w:iCs/>
              </w:rPr>
              <w:t>)</w:t>
            </w:r>
          </w:p>
        </w:tc>
      </w:tr>
      <w:tr w:rsidR="003F29A9" w:rsidRPr="00863667" w14:paraId="2044A4B7" w14:textId="77777777" w:rsidTr="00C50706">
        <w:tc>
          <w:tcPr>
            <w:tcW w:w="9990" w:type="dxa"/>
          </w:tcPr>
          <w:p w14:paraId="6AA1C697" w14:textId="77777777" w:rsidR="003F29A9" w:rsidRPr="00863667" w:rsidRDefault="003F29A9" w:rsidP="00C50706">
            <w:pPr>
              <w:spacing w:line="400" w:lineRule="exact"/>
              <w:ind w:right="72"/>
              <w:rPr>
                <w:rFonts w:ascii="iCiel Avenir LT Std 35 Light" w:hAnsi="iCiel Avenir LT Std 35 Light" w:cs="Arial"/>
              </w:rPr>
            </w:pPr>
            <w:r w:rsidRPr="00863667">
              <w:rPr>
                <w:rFonts w:ascii="iCiel Avenir LT Std 35 Light" w:hAnsi="iCiel Avenir LT Std 35 Light" w:cs="Arial"/>
              </w:rPr>
              <w:t>Reasons not provided clearly or not mentioned in the approved list above</w:t>
            </w:r>
          </w:p>
          <w:p w14:paraId="5B4C7C2D" w14:textId="77777777" w:rsidR="003F29A9" w:rsidRPr="00863667" w:rsidRDefault="003F29A9" w:rsidP="00C50706">
            <w:pPr>
              <w:spacing w:line="400" w:lineRule="exact"/>
              <w:ind w:right="72"/>
              <w:rPr>
                <w:rFonts w:ascii="iCiel Avenir LT Std 35 Light" w:hAnsi="iCiel Avenir LT Std 35 Light" w:cs="Calibri"/>
                <w:i/>
                <w:iCs/>
              </w:rPr>
            </w:pPr>
            <w:r w:rsidRPr="00863667">
              <w:rPr>
                <w:rFonts w:ascii="iCiel Avenir LT Std 35 Light" w:hAnsi="iCiel Avenir LT Std 35 Light" w:cs="Calibri"/>
                <w:i/>
                <w:iCs/>
              </w:rPr>
              <w:t>Lý do nghỉ học không rõ ràng (Ví dụ: công việc gia đình, các sự kiện riêng tư…) hoặc các lý do nằm ngoài danh mục được phê duyệt</w:t>
            </w:r>
          </w:p>
        </w:tc>
      </w:tr>
      <w:tr w:rsidR="003F29A9" w:rsidRPr="00863667" w14:paraId="427021F5" w14:textId="77777777" w:rsidTr="00C50706">
        <w:tc>
          <w:tcPr>
            <w:tcW w:w="9990" w:type="dxa"/>
          </w:tcPr>
          <w:p w14:paraId="046FB635" w14:textId="77777777" w:rsidR="003F29A9" w:rsidRPr="00863667" w:rsidRDefault="003F29A9" w:rsidP="00C50706">
            <w:pPr>
              <w:spacing w:line="400" w:lineRule="exact"/>
              <w:ind w:right="72"/>
              <w:rPr>
                <w:rFonts w:ascii="iCiel Avenir LT Std 35 Light" w:hAnsi="iCiel Avenir LT Std 35 Light" w:cs="Arial"/>
              </w:rPr>
            </w:pPr>
            <w:r w:rsidRPr="00863667">
              <w:rPr>
                <w:rFonts w:ascii="iCiel Avenir LT Std 35 Light" w:hAnsi="iCiel Avenir LT Std 35 Light" w:cs="Arial"/>
              </w:rPr>
              <w:t>Attendance at social, leisure activities, and anniversary events</w:t>
            </w:r>
          </w:p>
          <w:p w14:paraId="4CADCBCC" w14:textId="77777777" w:rsidR="003F29A9" w:rsidRPr="00863667" w:rsidRDefault="003F29A9" w:rsidP="00C50706">
            <w:pPr>
              <w:spacing w:line="400" w:lineRule="exact"/>
              <w:ind w:right="72"/>
              <w:rPr>
                <w:rFonts w:ascii="iCiel Avenir LT Std 35 Light" w:hAnsi="iCiel Avenir LT Std 35 Light" w:cs="Arial"/>
                <w:i/>
                <w:iCs/>
              </w:rPr>
            </w:pPr>
            <w:r w:rsidRPr="00863667">
              <w:rPr>
                <w:rFonts w:ascii="iCiel Avenir LT Std 35 Light" w:hAnsi="iCiel Avenir LT Std 35 Light" w:cs="Arial"/>
                <w:i/>
                <w:iCs/>
              </w:rPr>
              <w:t>Tham d</w:t>
            </w:r>
            <w:r w:rsidRPr="00863667">
              <w:rPr>
                <w:rFonts w:ascii="iCiel Avenir LT Std 35 Light" w:hAnsi="iCiel Avenir LT Std 35 Light" w:cs="Calibri"/>
                <w:i/>
                <w:iCs/>
              </w:rPr>
              <w:t>ự</w:t>
            </w:r>
            <w:r w:rsidRPr="00863667">
              <w:rPr>
                <w:rFonts w:ascii="iCiel Avenir LT Std 35 Light" w:hAnsi="iCiel Avenir LT Std 35 Light" w:cs="Arial"/>
                <w:i/>
                <w:iCs/>
              </w:rPr>
              <w:t xml:space="preserve"> c</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c ho</w:t>
            </w:r>
            <w:r w:rsidRPr="00863667">
              <w:rPr>
                <w:rFonts w:ascii="iCiel Avenir LT Std 35 Light" w:hAnsi="iCiel Avenir LT Std 35 Light" w:cs="Calibri"/>
                <w:i/>
                <w:iCs/>
              </w:rPr>
              <w:t>ạ</w:t>
            </w:r>
            <w:r w:rsidRPr="00863667">
              <w:rPr>
                <w:rFonts w:ascii="iCiel Avenir LT Std 35 Light" w:hAnsi="iCiel Avenir LT Std 35 Light" w:cs="Arial"/>
                <w:i/>
                <w:iCs/>
              </w:rPr>
              <w:t xml:space="preserve">t </w:t>
            </w:r>
            <w:r w:rsidRPr="00863667">
              <w:rPr>
                <w:rFonts w:ascii="iCiel Avenir LT Std 35 Light" w:hAnsi="iCiel Avenir LT Std 35 Light" w:cs="Avenir Next LT Pro"/>
                <w:i/>
                <w:iCs/>
              </w:rPr>
              <w:t>đ</w:t>
            </w:r>
            <w:r w:rsidRPr="00863667">
              <w:rPr>
                <w:rFonts w:ascii="iCiel Avenir LT Std 35 Light" w:hAnsi="iCiel Avenir LT Std 35 Light" w:cs="Calibri"/>
                <w:i/>
                <w:iCs/>
              </w:rPr>
              <w:t>ộ</w:t>
            </w:r>
            <w:r w:rsidRPr="00863667">
              <w:rPr>
                <w:rFonts w:ascii="iCiel Avenir LT Std 35 Light" w:hAnsi="iCiel Avenir LT Std 35 Light" w:cs="Arial"/>
                <w:i/>
                <w:iCs/>
              </w:rPr>
              <w:t>ng x</w:t>
            </w:r>
            <w:r w:rsidRPr="00863667">
              <w:rPr>
                <w:rFonts w:ascii="iCiel Avenir LT Std 35 Light" w:hAnsi="iCiel Avenir LT Std 35 Light" w:cs="Avenir Next LT Pro"/>
                <w:i/>
                <w:iCs/>
              </w:rPr>
              <w:t>ã</w:t>
            </w:r>
            <w:r w:rsidRPr="00863667">
              <w:rPr>
                <w:rFonts w:ascii="iCiel Avenir LT Std 35 Light" w:hAnsi="iCiel Avenir LT Std 35 Light" w:cs="Arial"/>
                <w:i/>
                <w:iCs/>
              </w:rPr>
              <w:t xml:space="preserve"> h</w:t>
            </w:r>
            <w:r w:rsidRPr="00863667">
              <w:rPr>
                <w:rFonts w:ascii="iCiel Avenir LT Std 35 Light" w:hAnsi="iCiel Avenir LT Std 35 Light" w:cs="Calibri"/>
                <w:i/>
                <w:iCs/>
              </w:rPr>
              <w:t>ộ</w:t>
            </w:r>
            <w:r w:rsidRPr="00863667">
              <w:rPr>
                <w:rFonts w:ascii="iCiel Avenir LT Std 35 Light" w:hAnsi="iCiel Avenir LT Std 35 Light" w:cs="Arial"/>
                <w:i/>
                <w:iCs/>
              </w:rPr>
              <w:t>i, gi</w:t>
            </w:r>
            <w:r w:rsidRPr="00863667">
              <w:rPr>
                <w:rFonts w:ascii="iCiel Avenir LT Std 35 Light" w:hAnsi="iCiel Avenir LT Std 35 Light" w:cs="Calibri"/>
                <w:i/>
                <w:iCs/>
              </w:rPr>
              <w:t>ả</w:t>
            </w:r>
            <w:r w:rsidRPr="00863667">
              <w:rPr>
                <w:rFonts w:ascii="iCiel Avenir LT Std 35 Light" w:hAnsi="iCiel Avenir LT Std 35 Light" w:cs="Arial"/>
                <w:i/>
                <w:iCs/>
              </w:rPr>
              <w:t>i tr</w:t>
            </w:r>
            <w:r w:rsidRPr="00863667">
              <w:rPr>
                <w:rFonts w:ascii="iCiel Avenir LT Std 35 Light" w:hAnsi="iCiel Avenir LT Std 35 Light" w:cs="Avenir Next LT Pro"/>
                <w:i/>
                <w:iCs/>
              </w:rPr>
              <w:t>í</w:t>
            </w:r>
            <w:r w:rsidRPr="00863667">
              <w:rPr>
                <w:rFonts w:ascii="iCiel Avenir LT Std 35 Light" w:hAnsi="iCiel Avenir LT Std 35 Light" w:cs="Arial"/>
                <w:i/>
                <w:iCs/>
              </w:rPr>
              <w:t xml:space="preserve"> v</w:t>
            </w:r>
            <w:r w:rsidRPr="00863667">
              <w:rPr>
                <w:rFonts w:ascii="iCiel Avenir LT Std 35 Light" w:hAnsi="iCiel Avenir LT Std 35 Light" w:cs="Avenir Next LT Pro"/>
                <w:i/>
                <w:iCs/>
              </w:rPr>
              <w:t>à</w:t>
            </w:r>
            <w:r w:rsidRPr="00863667">
              <w:rPr>
                <w:rFonts w:ascii="iCiel Avenir LT Std 35 Light" w:hAnsi="iCiel Avenir LT Std 35 Light" w:cs="Arial"/>
                <w:i/>
                <w:iCs/>
              </w:rPr>
              <w:t xml:space="preserve"> ng</w:t>
            </w:r>
            <w:r w:rsidRPr="00863667">
              <w:rPr>
                <w:rFonts w:ascii="iCiel Avenir LT Std 35 Light" w:hAnsi="iCiel Avenir LT Std 35 Light" w:cs="Avenir Next LT Pro"/>
                <w:i/>
                <w:iCs/>
              </w:rPr>
              <w:t>à</w:t>
            </w:r>
            <w:r w:rsidRPr="00863667">
              <w:rPr>
                <w:rFonts w:ascii="iCiel Avenir LT Std 35 Light" w:hAnsi="iCiel Avenir LT Std 35 Light" w:cs="Arial"/>
                <w:i/>
                <w:iCs/>
              </w:rPr>
              <w:t>y l</w:t>
            </w:r>
            <w:r w:rsidRPr="00863667">
              <w:rPr>
                <w:rFonts w:ascii="iCiel Avenir LT Std 35 Light" w:hAnsi="iCiel Avenir LT Std 35 Light" w:cs="Calibri"/>
                <w:i/>
                <w:iCs/>
              </w:rPr>
              <w:t>ễ</w:t>
            </w:r>
            <w:r w:rsidRPr="00863667">
              <w:rPr>
                <w:rFonts w:ascii="iCiel Avenir LT Std 35 Light" w:hAnsi="iCiel Avenir LT Std 35 Light" w:cs="Arial"/>
                <w:i/>
                <w:iCs/>
              </w:rPr>
              <w:t xml:space="preserve"> k</w:t>
            </w:r>
            <w:r w:rsidRPr="00863667">
              <w:rPr>
                <w:rFonts w:ascii="iCiel Avenir LT Std 35 Light" w:hAnsi="iCiel Avenir LT Std 35 Light" w:cs="Calibri"/>
                <w:i/>
                <w:iCs/>
              </w:rPr>
              <w:t>ỷ</w:t>
            </w:r>
            <w:r w:rsidRPr="00863667">
              <w:rPr>
                <w:rFonts w:ascii="iCiel Avenir LT Std 35 Light" w:hAnsi="iCiel Avenir LT Std 35 Light" w:cs="Arial"/>
                <w:i/>
                <w:iCs/>
              </w:rPr>
              <w:t xml:space="preserve"> ni</w:t>
            </w:r>
            <w:r w:rsidRPr="00863667">
              <w:rPr>
                <w:rFonts w:ascii="iCiel Avenir LT Std 35 Light" w:hAnsi="iCiel Avenir LT Std 35 Light" w:cs="Calibri"/>
                <w:i/>
                <w:iCs/>
              </w:rPr>
              <w:t>ệ</w:t>
            </w:r>
            <w:r w:rsidRPr="00863667">
              <w:rPr>
                <w:rFonts w:ascii="iCiel Avenir LT Std 35 Light" w:hAnsi="iCiel Avenir LT Std 35 Light" w:cs="Arial"/>
                <w:i/>
                <w:iCs/>
              </w:rPr>
              <w:t>m</w:t>
            </w:r>
          </w:p>
        </w:tc>
      </w:tr>
      <w:tr w:rsidR="003F29A9" w:rsidRPr="00863667" w14:paraId="026F5205" w14:textId="77777777" w:rsidTr="00C50706">
        <w:tc>
          <w:tcPr>
            <w:tcW w:w="9990" w:type="dxa"/>
          </w:tcPr>
          <w:p w14:paraId="62D38D77" w14:textId="77777777" w:rsidR="003F29A9" w:rsidRPr="00863667" w:rsidRDefault="003F29A9" w:rsidP="00C50706">
            <w:pPr>
              <w:spacing w:line="400" w:lineRule="exact"/>
              <w:ind w:right="72"/>
              <w:rPr>
                <w:rFonts w:ascii="iCiel Avenir LT Std 35 Light" w:hAnsi="iCiel Avenir LT Std 35 Light" w:cs="Arial"/>
              </w:rPr>
            </w:pPr>
            <w:r w:rsidRPr="00863667">
              <w:rPr>
                <w:rFonts w:ascii="iCiel Avenir LT Std 35 Light" w:hAnsi="iCiel Avenir LT Std 35 Light" w:cs="Arial"/>
              </w:rPr>
              <w:t>Driving lessons</w:t>
            </w:r>
          </w:p>
          <w:p w14:paraId="68E709C9" w14:textId="77777777" w:rsidR="003F29A9" w:rsidRPr="00863667" w:rsidRDefault="003F29A9" w:rsidP="00C50706">
            <w:pPr>
              <w:spacing w:line="400" w:lineRule="exact"/>
              <w:ind w:right="72"/>
              <w:rPr>
                <w:rFonts w:ascii="iCiel Avenir LT Std 35 Light" w:hAnsi="iCiel Avenir LT Std 35 Light" w:cs="Arial"/>
                <w:i/>
                <w:iCs/>
              </w:rPr>
            </w:pPr>
            <w:r w:rsidRPr="00863667">
              <w:rPr>
                <w:rFonts w:ascii="iCiel Avenir LT Std 35 Light" w:hAnsi="iCiel Avenir LT Std 35 Light" w:cs="Arial"/>
                <w:i/>
                <w:iCs/>
              </w:rPr>
              <w:t>H</w:t>
            </w:r>
            <w:r w:rsidRPr="00863667">
              <w:rPr>
                <w:rFonts w:ascii="iCiel Avenir LT Std 35 Light" w:hAnsi="iCiel Avenir LT Std 35 Light" w:cs="Calibri"/>
                <w:i/>
                <w:iCs/>
              </w:rPr>
              <w:t>ọ</w:t>
            </w:r>
            <w:r w:rsidRPr="00863667">
              <w:rPr>
                <w:rFonts w:ascii="iCiel Avenir LT Std 35 Light" w:hAnsi="iCiel Avenir LT Std 35 Light" w:cs="Arial"/>
                <w:i/>
                <w:iCs/>
              </w:rPr>
              <w:t>c l</w:t>
            </w:r>
            <w:r w:rsidRPr="00863667">
              <w:rPr>
                <w:rFonts w:ascii="iCiel Avenir LT Std 35 Light" w:hAnsi="iCiel Avenir LT Std 35 Light" w:cs="Avenir Next LT Pro"/>
                <w:i/>
                <w:iCs/>
              </w:rPr>
              <w:t>á</w:t>
            </w:r>
            <w:r w:rsidRPr="00863667">
              <w:rPr>
                <w:rFonts w:ascii="iCiel Avenir LT Std 35 Light" w:hAnsi="iCiel Avenir LT Std 35 Light" w:cs="Arial"/>
                <w:i/>
                <w:iCs/>
              </w:rPr>
              <w:t>i xe</w:t>
            </w:r>
          </w:p>
        </w:tc>
      </w:tr>
      <w:tr w:rsidR="003F29A9" w:rsidRPr="00863667" w14:paraId="0E31AE70" w14:textId="77777777" w:rsidTr="00C50706">
        <w:tc>
          <w:tcPr>
            <w:tcW w:w="9990" w:type="dxa"/>
          </w:tcPr>
          <w:p w14:paraId="03AA2FCF" w14:textId="77777777" w:rsidR="003F29A9" w:rsidRPr="00863667" w:rsidRDefault="003F29A9" w:rsidP="00C50706">
            <w:pPr>
              <w:spacing w:line="400" w:lineRule="exact"/>
              <w:ind w:right="72"/>
              <w:rPr>
                <w:rFonts w:ascii="iCiel Avenir LT Std 35 Light" w:hAnsi="iCiel Avenir LT Std 35 Light" w:cs="Arial"/>
                <w:lang w:val="en-US"/>
              </w:rPr>
            </w:pPr>
            <w:r w:rsidRPr="00863667">
              <w:rPr>
                <w:rFonts w:ascii="iCiel Avenir LT Std 35 Light" w:hAnsi="iCiel Avenir LT Std 35 Light" w:cs="Arial"/>
              </w:rPr>
              <w:t xml:space="preserve">Bad </w:t>
            </w:r>
            <w:r w:rsidRPr="00863667">
              <w:rPr>
                <w:rFonts w:ascii="iCiel Avenir LT Std 35 Light" w:hAnsi="iCiel Avenir LT Std 35 Light" w:cs="Arial"/>
                <w:lang w:val="en-US"/>
              </w:rPr>
              <w:t>weather/ Personal transportation trouble</w:t>
            </w:r>
          </w:p>
          <w:p w14:paraId="32F8CF33" w14:textId="77777777" w:rsidR="003F29A9" w:rsidRPr="00863667" w:rsidRDefault="003F29A9" w:rsidP="00C50706">
            <w:pPr>
              <w:spacing w:line="400" w:lineRule="exact"/>
              <w:ind w:right="72"/>
              <w:rPr>
                <w:rFonts w:ascii="iCiel Avenir LT Std 35 Light" w:hAnsi="iCiel Avenir LT Std 35 Light" w:cs="Calibri"/>
                <w:i/>
                <w:iCs/>
                <w:lang w:val="en-US"/>
              </w:rPr>
            </w:pPr>
            <w:r w:rsidRPr="00863667">
              <w:rPr>
                <w:rFonts w:ascii="iCiel Avenir LT Std 35 Light" w:hAnsi="iCiel Avenir LT Std 35 Light" w:cs="Calibri"/>
                <w:i/>
                <w:iCs/>
                <w:lang w:val="en-US"/>
              </w:rPr>
              <w:t>Các lý do liên quan đến thời tiết, sự cố giao th</w:t>
            </w:r>
            <w:r w:rsidRPr="00863667">
              <w:rPr>
                <w:rFonts w:ascii="iCiel Avenir LT Std 35 Light" w:hAnsi="iCiel Avenir LT Std 35 Light" w:cs="Avenir Next LT Pro"/>
                <w:i/>
                <w:iCs/>
                <w:lang w:val="en-US"/>
              </w:rPr>
              <w:t>ô</w:t>
            </w:r>
            <w:r w:rsidRPr="00863667">
              <w:rPr>
                <w:rFonts w:ascii="iCiel Avenir LT Std 35 Light" w:hAnsi="iCiel Avenir LT Std 35 Light" w:cs="Calibri"/>
                <w:i/>
                <w:iCs/>
                <w:lang w:val="en-US"/>
              </w:rPr>
              <w:t>ng c</w:t>
            </w:r>
            <w:r w:rsidRPr="00863667">
              <w:rPr>
                <w:rFonts w:ascii="iCiel Avenir LT Std 35 Light" w:hAnsi="iCiel Avenir LT Std 35 Light" w:cs="Avenir Next LT Pro"/>
                <w:i/>
                <w:iCs/>
                <w:lang w:val="en-US"/>
              </w:rPr>
              <w:t>á</w:t>
            </w:r>
            <w:r w:rsidRPr="00863667">
              <w:rPr>
                <w:rFonts w:ascii="iCiel Avenir LT Std 35 Light" w:hAnsi="iCiel Avenir LT Std 35 Light" w:cs="Calibri"/>
                <w:i/>
                <w:iCs/>
                <w:lang w:val="en-US"/>
              </w:rPr>
              <w:t xml:space="preserve"> nh</w:t>
            </w:r>
            <w:r w:rsidRPr="00863667">
              <w:rPr>
                <w:rFonts w:ascii="iCiel Avenir LT Std 35 Light" w:hAnsi="iCiel Avenir LT Std 35 Light" w:cs="Avenir Next LT Pro"/>
                <w:i/>
                <w:iCs/>
                <w:lang w:val="en-US"/>
              </w:rPr>
              <w:t>â</w:t>
            </w:r>
            <w:r w:rsidRPr="00863667">
              <w:rPr>
                <w:rFonts w:ascii="iCiel Avenir LT Std 35 Light" w:hAnsi="iCiel Avenir LT Std 35 Light" w:cs="Calibri"/>
                <w:i/>
                <w:iCs/>
                <w:lang w:val="en-US"/>
              </w:rPr>
              <w:t>n</w:t>
            </w:r>
          </w:p>
        </w:tc>
      </w:tr>
    </w:tbl>
    <w:p w14:paraId="3BA30EC4" w14:textId="15EDAC98" w:rsidR="00BF43A2" w:rsidRPr="00863667" w:rsidRDefault="00BF43A2" w:rsidP="00D85019">
      <w:pPr>
        <w:pStyle w:val="Question"/>
        <w:numPr>
          <w:ilvl w:val="0"/>
          <w:numId w:val="6"/>
        </w:numPr>
        <w:tabs>
          <w:tab w:val="left" w:pos="360"/>
          <w:tab w:val="left" w:pos="450"/>
          <w:tab w:val="left" w:pos="900"/>
        </w:tabs>
        <w:spacing w:before="100" w:line="400" w:lineRule="exact"/>
        <w:ind w:left="0" w:firstLine="630"/>
        <w:rPr>
          <w:rFonts w:cs="Arial"/>
          <w:i/>
          <w:iCs/>
          <w:szCs w:val="22"/>
          <w:lang w:val="vi-VN"/>
        </w:rPr>
      </w:pPr>
      <w:bookmarkStart w:id="1558" w:name="_Toc115360081"/>
      <w:bookmarkStart w:id="1559" w:name="_Toc115360922"/>
      <w:bookmarkStart w:id="1560" w:name="_Toc115361284"/>
      <w:bookmarkStart w:id="1561" w:name="_Toc115361468"/>
      <w:bookmarkStart w:id="1562" w:name="_Toc115360082"/>
      <w:bookmarkStart w:id="1563" w:name="_Toc115360923"/>
      <w:bookmarkStart w:id="1564" w:name="_Toc115361285"/>
      <w:bookmarkStart w:id="1565" w:name="_Toc115361469"/>
      <w:bookmarkStart w:id="1566" w:name="_Toc134102128"/>
      <w:bookmarkStart w:id="1567" w:name="_Toc134112870"/>
      <w:bookmarkStart w:id="1568" w:name="_Toc134113000"/>
      <w:bookmarkStart w:id="1569" w:name="_Toc134102129"/>
      <w:bookmarkStart w:id="1570" w:name="_Toc134112871"/>
      <w:bookmarkStart w:id="1571" w:name="_Toc134113001"/>
      <w:bookmarkStart w:id="1572" w:name="_Toc134102130"/>
      <w:bookmarkStart w:id="1573" w:name="_Toc134112872"/>
      <w:bookmarkStart w:id="1574" w:name="_Toc134113002"/>
      <w:bookmarkStart w:id="1575" w:name="_Toc134102131"/>
      <w:bookmarkStart w:id="1576" w:name="_Toc134112873"/>
      <w:bookmarkStart w:id="1577" w:name="_Toc134113003"/>
      <w:bookmarkStart w:id="1578" w:name="_Toc134102132"/>
      <w:bookmarkStart w:id="1579" w:name="_Toc134112874"/>
      <w:bookmarkStart w:id="1580" w:name="_Toc134113004"/>
      <w:bookmarkStart w:id="1581" w:name="_Toc134102133"/>
      <w:bookmarkStart w:id="1582" w:name="_Toc134112875"/>
      <w:bookmarkStart w:id="1583" w:name="_Toc134113005"/>
      <w:bookmarkStart w:id="1584" w:name="_Toc107324294"/>
      <w:bookmarkStart w:id="1585" w:name="_Toc177143721"/>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r w:rsidRPr="00863667">
        <w:rPr>
          <w:rFonts w:cs="Arial"/>
          <w:szCs w:val="22"/>
          <w:lang w:val="vi-VN"/>
        </w:rPr>
        <w:t xml:space="preserve">If </w:t>
      </w:r>
      <w:r w:rsidR="00240363" w:rsidRPr="00863667">
        <w:rPr>
          <w:rFonts w:cs="Arial"/>
          <w:szCs w:val="22"/>
          <w:lang w:val="vi-VN"/>
        </w:rPr>
        <w:t>the a</w:t>
      </w:r>
      <w:r w:rsidRPr="00863667">
        <w:rPr>
          <w:rFonts w:cs="Arial"/>
          <w:szCs w:val="22"/>
          <w:lang w:val="vi-VN"/>
        </w:rPr>
        <w:t xml:space="preserve">cademic results of students are not good enough and students/parents are worried, what can BUV support to improve their performance? / </w:t>
      </w:r>
      <w:r w:rsidRPr="00863667">
        <w:rPr>
          <w:rFonts w:cs="Arial"/>
          <w:i/>
          <w:iCs/>
          <w:szCs w:val="22"/>
          <w:lang w:val="vi-VN"/>
        </w:rPr>
        <w:t>Sinh viên/phụ huynh lo rằng kết quả học tập của sinh viên không đủ tốt, liệu nhà trường có kế hoạch gì trong việc giúp đỡ sinh viên cải thiện kết quả học tập không?</w:t>
      </w:r>
      <w:bookmarkEnd w:id="1584"/>
      <w:bookmarkEnd w:id="1585"/>
    </w:p>
    <w:p w14:paraId="797A43CD" w14:textId="77777777"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043C4E52" w14:textId="77777777" w:rsidR="00297828" w:rsidRPr="00863667"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bookmarkStart w:id="1586" w:name="_Hlk149316482"/>
      <w:r w:rsidRPr="00863667">
        <w:rPr>
          <w:rFonts w:ascii="iCiel Avenir LT Std 35 Light" w:hAnsi="iCiel Avenir LT Std 35 Light" w:cs="Arial"/>
          <w:sz w:val="22"/>
          <w:szCs w:val="22"/>
          <w:lang w:val="vi-VN"/>
        </w:rPr>
        <w:t xml:space="preserve">To improve students’ performance in specific modules, the best way is to stay engaged &amp; reach out to the Modules Leaders for their support. This semester, module teams will be posting their “Office Hours” on the front page of their Canvas site near where you find their email address. To make use of Office Hours, the students can email their preferred module team members and request a meeting within those hours. In the case that the students are unable to attend the posted Office Hours, the module teams may be able to meet the students at other times depending on their availability. </w:t>
      </w:r>
    </w:p>
    <w:p w14:paraId="18955F68" w14:textId="77777777" w:rsidR="00297828" w:rsidRPr="00863667"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Moreover, at BUV, we are dedicated to providing comprehensive academic support even outside of the classrooms to ensure your son/daughter success throughout their educational journey. Our Student Academic Support (SAS) Office is the centralised team to contact whenever students need guidance and assistance in achieving their academic goals. We are now offering 2 programmes to support their academic performance outside of students’ classroom which are: Student Tutor &amp; Faculty Learning Support.</w:t>
      </w:r>
    </w:p>
    <w:p w14:paraId="3579D46D" w14:textId="77777777" w:rsidR="00297828" w:rsidRPr="00863667"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Our Student Tutors are experienced BUV students in year 2 and 3 who have demonstrated exceptional academic performance and possess strong interpersonal skills. They are selected &amp; trained to offer tailored academic assistance, helping other students grasp complex subjects, refine study techniques, and enhance their overall understanding of course materials. Through one-on-one sessions, other students can benefit from their expertise and receive personalized guidance to elevate their learning experience. </w:t>
      </w:r>
    </w:p>
    <w:p w14:paraId="1DD7238E" w14:textId="77777777" w:rsidR="00297828" w:rsidRPr="00863667"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Our Faculty Learning Support Team comprises seasoned academics with diverse expertise. These dedicated professionals are committed to helping students excel academically. Whether students require guidance on specific subjects, study strategies, time management, or English language support, our Faculty Learning Support Team is ready to assist. </w:t>
      </w:r>
    </w:p>
    <w:p w14:paraId="617BBCC6" w14:textId="0B8ACDA7" w:rsidR="00297828" w:rsidRPr="00863667"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BUV students can easily book study sessions with Student Tutor &amp; Faculty Learning Support Team via SAS booking system. Students can book multiple sessions with different tutors and faculties based on their needs. Details on booking instructions has been sent via emails to students each semester. Students are strongly advised to take advantage of these valuable resources to enhance their learning experience, conquer challenges, and thrive academically. Should you have any inquiries or require assistance, please reach out to SAS via our email: </w:t>
      </w:r>
      <w:r w:rsidR="00863667" w:rsidRPr="00863667">
        <w:rPr>
          <w:rFonts w:ascii="iCiel Avenir LT Std 35 Light" w:hAnsi="iCiel Avenir LT Std 35 Light"/>
          <w:rPrChange w:id="1587" w:author="An Tran, ACA (BUV)" w:date="2024-09-13T17:29:00Z" w16du:dateUtc="2024-09-13T10:29:00Z">
            <w:rPr/>
          </w:rPrChange>
        </w:rPr>
        <w:fldChar w:fldCharType="begin"/>
      </w:r>
      <w:r w:rsidR="00863667" w:rsidRPr="00863667">
        <w:rPr>
          <w:rFonts w:ascii="iCiel Avenir LT Std 35 Light" w:hAnsi="iCiel Avenir LT Std 35 Light"/>
          <w:rPrChange w:id="1588" w:author="An Tran, ACA (BUV)" w:date="2024-09-13T17:29:00Z" w16du:dateUtc="2024-09-13T10:29:00Z">
            <w:rPr/>
          </w:rPrChange>
        </w:rPr>
        <w:instrText>HYPERLINK "mailto:academic-support@buv.edu.vn"</w:instrText>
      </w:r>
      <w:r w:rsidR="00863667" w:rsidRPr="00B8666B">
        <w:rPr>
          <w:rFonts w:ascii="iCiel Avenir LT Std 35 Light" w:hAnsi="iCiel Avenir LT Std 35 Light"/>
        </w:rPr>
      </w:r>
      <w:r w:rsidR="00863667" w:rsidRPr="00863667">
        <w:rPr>
          <w:rPrChange w:id="1589"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BA29BB" w:rsidRPr="00863667">
        <w:rPr>
          <w:rStyle w:val="Hyperlink"/>
          <w:rFonts w:ascii="iCiel Avenir LT Std 35 Light" w:hAnsi="iCiel Avenir LT Std 35 Light" w:cs="Arial"/>
          <w:sz w:val="22"/>
          <w:szCs w:val="22"/>
          <w:lang w:val="vi-VN"/>
        </w:rPr>
        <w:t>academic-support@buv.edu.vn</w:t>
      </w:r>
      <w:r w:rsidR="00863667" w:rsidRPr="00863667">
        <w:rPr>
          <w:rStyle w:val="Hyperlink"/>
          <w:rFonts w:ascii="iCiel Avenir LT Std 35 Light" w:hAnsi="iCiel Avenir LT Std 35 Light" w:cs="Arial"/>
          <w:sz w:val="22"/>
          <w:szCs w:val="22"/>
          <w:lang w:val="vi-VN"/>
        </w:rPr>
        <w:fldChar w:fldCharType="end"/>
      </w:r>
      <w:r w:rsidR="00BA29BB" w:rsidRPr="00863667">
        <w:rPr>
          <w:rFonts w:ascii="iCiel Avenir LT Std 35 Light" w:hAnsi="iCiel Avenir LT Std 35 Light" w:cs="Arial"/>
          <w:sz w:val="22"/>
          <w:szCs w:val="22"/>
          <w:lang w:val="vi-VN"/>
        </w:rPr>
        <w:t xml:space="preserve">. </w:t>
      </w:r>
    </w:p>
    <w:p w14:paraId="6CB1ED65" w14:textId="77777777" w:rsidR="00297828" w:rsidRPr="00863667"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Để cải thiện kết quả học tập cho từng môn học cụ thể, sinh viên nên chủ động tương tác và liên hệ với giảng viên môn học để được hỗ trợ. Trong học kỳ này, trên hệ thống học tập Canvas, “Khung giờ hỗ trợ” của từng môn học sẽ được cập nhật trên trang đầu (vị trí gần với thông tin email của giảng viên). Sinh viên có thể gửi email đến giảng viên của các môn học tương ứng để đặt lịch gặp trong các khung giờ này. Trong trường hợp “Khung giờ hỗ trợ” đã được công bố trên hệ thống học tập Canvas không phù hợp với thời gian biểu của sinh viên, tùy thuộc vào lịch của giảng viên, sinh viên có thể được đặt hẹn trong khung giờ khác.</w:t>
      </w:r>
    </w:p>
    <w:p w14:paraId="00ED22B9" w14:textId="77777777" w:rsidR="00297828" w:rsidRPr="00863667"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Tại BUV, nhà trường cũng dành sự quan tâm đặc biệt đến hỗ trợ học thuật bổ sung để giúp sinh viên có thể theo kịp việc học trên lớp và đạt được kết quả học tập tốt hơn. Phòng Hỗ trợ học thuật (SAS) sẽ là điểm đến mỗi khi sinh viên cần hướng dẫn hoặc hỗ trợ để cải thiện điểm số và đạt được kết quả học tập như mong muốn. Phòng SAS hiện cung cấp 2 chương trình hỗ trợ học thuật bổ sung: Chương trình Sinh viên Hỗ trợ (Student Tutor) và Chương trình Giảng viên Cố vấn (Faculty Learning Support).</w:t>
      </w:r>
    </w:p>
    <w:p w14:paraId="2459BD65" w14:textId="77777777" w:rsidR="00297828" w:rsidRPr="00863667"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Sinh viên Hỗ trợ (Student Tutor) là sinh viên BUV năm 2 và năm 3, có thành tích học tập và kỹ năng giao tiếp tốt. Student Tutor được lựa chọn và hướng dẫn bởi phòng SAS để hỗ trợ học thuật cho các sinh viên khác; giúp giải thích các khái niệm chuyên ngành, rèn luyện kỹ năng học tập cũng như vận dụng tài liệu học để nâng cao điểm số. Qua những buổi học 1-1, Student Tutor sẽ đồng hành cùng sinh viên, chia sẻ kiến thức và cải thiện trải nghiệm học tập của sinh viên tại BUV. </w:t>
      </w:r>
    </w:p>
    <w:p w14:paraId="21C38949" w14:textId="706889DF" w:rsidR="00297828" w:rsidRPr="00863667"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Nhóm Giảng viên Cố vấn (Faculty Learning Support Team) bao gồm những giảng viên kỳ cựu có chuyên môn và kinh nghiệm đa dạng của nhà trường. Dù sinh viên cần sự hỗ trợ thêm ở các môn học cụ thể, phương pháp học hay Tiếng Anh học thuật, nhóm Giảng viên </w:t>
      </w:r>
      <w:r w:rsidR="00EE19CB" w:rsidRPr="00863667">
        <w:rPr>
          <w:rFonts w:ascii="iCiel Avenir LT Std 35 Light" w:hAnsi="iCiel Avenir LT Std 35 Light" w:cs="Arial"/>
          <w:i/>
          <w:iCs/>
          <w:sz w:val="22"/>
          <w:szCs w:val="22"/>
          <w:lang w:val="vi-VN"/>
        </w:rPr>
        <w:t>C</w:t>
      </w:r>
      <w:r w:rsidRPr="00863667">
        <w:rPr>
          <w:rFonts w:ascii="iCiel Avenir LT Std 35 Light" w:hAnsi="iCiel Avenir LT Std 35 Light" w:cs="Arial"/>
          <w:i/>
          <w:iCs/>
          <w:sz w:val="22"/>
          <w:szCs w:val="22"/>
          <w:lang w:val="vi-VN"/>
        </w:rPr>
        <w:t xml:space="preserve">ố vấn sẵn sàng tư vấn và kèm cặp để giúp sinh viên đạt được kết quả tốt hơn. </w:t>
      </w:r>
    </w:p>
    <w:p w14:paraId="3BB9D2E6" w14:textId="7D6EF2F3" w:rsidR="00297828" w:rsidRPr="00863667" w:rsidRDefault="00297828" w:rsidP="003E1B62">
      <w:pPr>
        <w:tabs>
          <w:tab w:val="left" w:pos="630"/>
          <w:tab w:val="left" w:pos="720"/>
          <w:tab w:val="left" w:pos="1080"/>
        </w:tabs>
        <w:ind w:firstLine="0"/>
        <w:rPr>
          <w:rFonts w:ascii="iCiel Avenir LT Std 35 Light" w:hAnsi="iCiel Avenir LT Std 35 Light" w:cs="Arial"/>
          <w:b/>
          <w:bCs/>
          <w:sz w:val="22"/>
          <w:szCs w:val="22"/>
          <w:u w:val="single"/>
          <w:lang w:val="vi-VN"/>
        </w:rPr>
      </w:pPr>
      <w:r w:rsidRPr="00863667">
        <w:rPr>
          <w:rFonts w:ascii="iCiel Avenir LT Std 35 Light" w:hAnsi="iCiel Avenir LT Std 35 Light" w:cs="Arial"/>
          <w:i/>
          <w:iCs/>
          <w:sz w:val="22"/>
          <w:szCs w:val="22"/>
          <w:lang w:val="vi-VN"/>
        </w:rPr>
        <w:t xml:space="preserve">Sinh viên có thể đặt lịch hẹn dễ dàng với Student Tutor và Faculty Learning Support Team qua hệ thống đặt lịch hẹn của SAS. Sinh viên có thể đặt nhiều buổi học, với nhiều sinh viên và giảng viên cố vấn khác nhau tùy theo nhu cầu. Chi tiết về các hình thức hỗ trợ và cách đặt lịch đã được gửi qua email cho sinh viên. Sinh viên được khuyến khích tận dụng những chương trình hỗ trợ trên để cải thiện trải nghiệm học và đạt được thành tích tốt hơn. Mọi câu hỏi về các dịch vụ và chương trình hỗ trợ Học thuật ở BUV, xin vui lòng liên hệ phòng SAS qua địa chỉ email: </w:t>
      </w:r>
      <w:r w:rsidR="00863667" w:rsidRPr="00863667">
        <w:rPr>
          <w:rFonts w:ascii="iCiel Avenir LT Std 35 Light" w:hAnsi="iCiel Avenir LT Std 35 Light"/>
          <w:rPrChange w:id="1590" w:author="An Tran, ACA (BUV)" w:date="2024-09-13T17:29:00Z" w16du:dateUtc="2024-09-13T10:29:00Z">
            <w:rPr/>
          </w:rPrChange>
        </w:rPr>
        <w:fldChar w:fldCharType="begin"/>
      </w:r>
      <w:r w:rsidR="00863667" w:rsidRPr="00863667">
        <w:rPr>
          <w:rFonts w:ascii="iCiel Avenir LT Std 35 Light" w:hAnsi="iCiel Avenir LT Std 35 Light"/>
          <w:rPrChange w:id="1591" w:author="An Tran, ACA (BUV)" w:date="2024-09-13T17:29:00Z" w16du:dateUtc="2024-09-13T10:29:00Z">
            <w:rPr/>
          </w:rPrChange>
        </w:rPr>
        <w:instrText>HYPERLINK "mailto:academic-support@buv.edu.vn"</w:instrText>
      </w:r>
      <w:r w:rsidR="00863667" w:rsidRPr="00B8666B">
        <w:rPr>
          <w:rFonts w:ascii="iCiel Avenir LT Std 35 Light" w:hAnsi="iCiel Avenir LT Std 35 Light"/>
        </w:rPr>
      </w:r>
      <w:r w:rsidR="00863667" w:rsidRPr="00863667">
        <w:rPr>
          <w:rPrChange w:id="1592"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academic-support@buv.edu.vn</w:t>
      </w:r>
      <w:r w:rsidR="00863667" w:rsidRPr="00863667">
        <w:rPr>
          <w:rStyle w:val="Hyperlink"/>
          <w:rFonts w:ascii="iCiel Avenir LT Std 35 Light" w:hAnsi="iCiel Avenir LT Std 35 Light" w:cs="Arial"/>
          <w:i/>
          <w:iCs/>
          <w:sz w:val="22"/>
          <w:szCs w:val="22"/>
          <w:lang w:val="vi-VN"/>
        </w:rPr>
        <w:fldChar w:fldCharType="end"/>
      </w:r>
      <w:r w:rsidR="00BA29BB" w:rsidRPr="00863667">
        <w:rPr>
          <w:rFonts w:ascii="iCiel Avenir LT Std 35 Light" w:hAnsi="iCiel Avenir LT Std 35 Light" w:cs="Arial"/>
          <w:i/>
          <w:iCs/>
          <w:sz w:val="22"/>
          <w:szCs w:val="22"/>
          <w:lang w:val="vi-VN"/>
        </w:rPr>
        <w:t xml:space="preserve">. </w:t>
      </w:r>
    </w:p>
    <w:p w14:paraId="040E9E4F" w14:textId="6B152546" w:rsidR="005E2669" w:rsidRPr="00863667" w:rsidRDefault="005E2669"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593" w:name="_Toc149053756"/>
      <w:bookmarkStart w:id="1594" w:name="_Toc149054016"/>
      <w:bookmarkStart w:id="1595" w:name="_Toc149835164"/>
      <w:bookmarkStart w:id="1596" w:name="_Toc149053757"/>
      <w:bookmarkStart w:id="1597" w:name="_Toc149054017"/>
      <w:bookmarkStart w:id="1598" w:name="_Toc149835165"/>
      <w:bookmarkStart w:id="1599" w:name="_Toc149053758"/>
      <w:bookmarkStart w:id="1600" w:name="_Toc149054018"/>
      <w:bookmarkStart w:id="1601" w:name="_Toc149835166"/>
      <w:bookmarkStart w:id="1602" w:name="_Toc149053759"/>
      <w:bookmarkStart w:id="1603" w:name="_Toc149054019"/>
      <w:bookmarkStart w:id="1604" w:name="_Toc149835167"/>
      <w:bookmarkStart w:id="1605" w:name="_Toc149053760"/>
      <w:bookmarkStart w:id="1606" w:name="_Toc149054020"/>
      <w:bookmarkStart w:id="1607" w:name="_Toc149835168"/>
      <w:bookmarkStart w:id="1608" w:name="_Toc149053761"/>
      <w:bookmarkStart w:id="1609" w:name="_Toc149054021"/>
      <w:bookmarkStart w:id="1610" w:name="_Toc149835169"/>
      <w:bookmarkStart w:id="1611" w:name="_Toc149053762"/>
      <w:bookmarkStart w:id="1612" w:name="_Toc149054022"/>
      <w:bookmarkStart w:id="1613" w:name="_Toc149835170"/>
      <w:bookmarkStart w:id="1614" w:name="_Toc149053763"/>
      <w:bookmarkStart w:id="1615" w:name="_Toc149054023"/>
      <w:bookmarkStart w:id="1616" w:name="_Toc149835171"/>
      <w:bookmarkStart w:id="1617" w:name="_Toc134102135"/>
      <w:bookmarkStart w:id="1618" w:name="_Toc134112877"/>
      <w:bookmarkStart w:id="1619" w:name="_Toc134113007"/>
      <w:bookmarkStart w:id="1620" w:name="_Toc134102136"/>
      <w:bookmarkStart w:id="1621" w:name="_Toc134112878"/>
      <w:bookmarkStart w:id="1622" w:name="_Toc134113008"/>
      <w:bookmarkStart w:id="1623" w:name="_Toc134102137"/>
      <w:bookmarkStart w:id="1624" w:name="_Toc134112879"/>
      <w:bookmarkStart w:id="1625" w:name="_Toc134113009"/>
      <w:bookmarkStart w:id="1626" w:name="_Toc134102138"/>
      <w:bookmarkStart w:id="1627" w:name="_Toc134112880"/>
      <w:bookmarkStart w:id="1628" w:name="_Toc134113010"/>
      <w:bookmarkStart w:id="1629" w:name="_Toc134102139"/>
      <w:bookmarkStart w:id="1630" w:name="_Toc134112881"/>
      <w:bookmarkStart w:id="1631" w:name="_Toc134113011"/>
      <w:bookmarkStart w:id="1632" w:name="_Toc134102140"/>
      <w:bookmarkStart w:id="1633" w:name="_Toc134112882"/>
      <w:bookmarkStart w:id="1634" w:name="_Toc134113012"/>
      <w:bookmarkStart w:id="1635" w:name="_Toc134102141"/>
      <w:bookmarkStart w:id="1636" w:name="_Toc134112883"/>
      <w:bookmarkStart w:id="1637" w:name="_Toc134113013"/>
      <w:bookmarkStart w:id="1638" w:name="_Toc134102142"/>
      <w:bookmarkStart w:id="1639" w:name="_Toc134112884"/>
      <w:bookmarkStart w:id="1640" w:name="_Toc134113014"/>
      <w:bookmarkStart w:id="1641" w:name="_Toc134102143"/>
      <w:bookmarkStart w:id="1642" w:name="_Toc134112885"/>
      <w:bookmarkStart w:id="1643" w:name="_Toc134113015"/>
      <w:bookmarkStart w:id="1644" w:name="_Toc134102144"/>
      <w:bookmarkStart w:id="1645" w:name="_Toc134112886"/>
      <w:bookmarkStart w:id="1646" w:name="_Toc134113016"/>
      <w:bookmarkStart w:id="1647" w:name="_Toc107324291"/>
      <w:bookmarkStart w:id="1648" w:name="_Toc177143722"/>
      <w:bookmarkStart w:id="1649" w:name="_Toc107324304"/>
      <w:bookmarkEnd w:id="1586"/>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sidRPr="00863667">
        <w:rPr>
          <w:rFonts w:cs="Arial"/>
          <w:szCs w:val="22"/>
          <w:lang w:val="vi-VN"/>
        </w:rPr>
        <w:t xml:space="preserve">In the students’ timetable, I have seen that </w:t>
      </w:r>
      <w:r w:rsidR="00D0188D" w:rsidRPr="00863667">
        <w:rPr>
          <w:rFonts w:cs="Arial"/>
          <w:szCs w:val="22"/>
          <w:lang w:val="vi-VN"/>
        </w:rPr>
        <w:t>the students</w:t>
      </w:r>
      <w:r w:rsidRPr="00863667">
        <w:rPr>
          <w:rFonts w:cs="Arial"/>
          <w:szCs w:val="22"/>
          <w:lang w:val="vi-VN"/>
        </w:rPr>
        <w:t xml:space="preserve"> study about 2-4 hours a day only</w:t>
      </w:r>
      <w:r w:rsidR="00847085" w:rsidRPr="00863667">
        <w:rPr>
          <w:rFonts w:cs="Arial"/>
          <w:szCs w:val="22"/>
          <w:lang w:val="vi-VN"/>
        </w:rPr>
        <w:t>.</w:t>
      </w:r>
      <w:r w:rsidRPr="00863667">
        <w:rPr>
          <w:rFonts w:cs="Arial"/>
          <w:szCs w:val="22"/>
          <w:lang w:val="vi-VN"/>
        </w:rPr>
        <w:t xml:space="preserve"> </w:t>
      </w:r>
      <w:r w:rsidR="00847085" w:rsidRPr="00863667">
        <w:rPr>
          <w:rFonts w:cs="Arial"/>
          <w:szCs w:val="22"/>
          <w:lang w:val="vi-VN"/>
        </w:rPr>
        <w:t>S</w:t>
      </w:r>
      <w:r w:rsidRPr="00863667">
        <w:rPr>
          <w:rFonts w:cs="Arial"/>
          <w:szCs w:val="22"/>
          <w:lang w:val="vi-VN"/>
        </w:rPr>
        <w:t xml:space="preserve">hould this be enough to ensure quality and what should students do besides class time? / </w:t>
      </w:r>
      <w:r w:rsidRPr="00863667">
        <w:rPr>
          <w:rFonts w:cs="Arial"/>
          <w:i/>
          <w:iCs/>
          <w:szCs w:val="22"/>
          <w:lang w:val="vi-VN"/>
        </w:rPr>
        <w:t>Trong thời khóa biểu của sinh viên, tôi thấy sinh viên chỉ học 2-4 giờ một ngày. Thời lượng học như vậy liệu có đủ để đảm bảo chất lượng học tập</w:t>
      </w:r>
      <w:bookmarkEnd w:id="1647"/>
      <w:r w:rsidRPr="00863667">
        <w:rPr>
          <w:rFonts w:cs="Arial"/>
          <w:i/>
          <w:iCs/>
          <w:szCs w:val="22"/>
          <w:lang w:val="vi-VN"/>
        </w:rPr>
        <w:t xml:space="preserve"> và sinh viên còn nên làm gì ngoài các giờ học trên lớp?</w:t>
      </w:r>
      <w:bookmarkEnd w:id="1648"/>
    </w:p>
    <w:p w14:paraId="3FDBDF3E" w14:textId="77777777" w:rsidR="005E2669" w:rsidRPr="00863667" w:rsidRDefault="005E2669" w:rsidP="003E1B62">
      <w:pPr>
        <w:pStyle w:val="ListParagraph"/>
        <w:tabs>
          <w:tab w:val="left" w:pos="630"/>
          <w:tab w:val="left" w:pos="720"/>
          <w:tab w:val="left" w:pos="1080"/>
        </w:tabs>
        <w:ind w:left="0"/>
        <w:contextualSpacing w:val="0"/>
        <w:rPr>
          <w:rFonts w:ascii="iCiel Avenir LT Std 35 Light" w:hAnsi="iCiel Avenir LT Std 35 Light" w:cs="Arial"/>
          <w:b/>
          <w:bCs/>
          <w:i/>
          <w:iCs/>
          <w:sz w:val="22"/>
          <w:szCs w:val="22"/>
          <w:u w:val="single"/>
          <w:lang w:val="vi-VN"/>
        </w:rPr>
      </w:pPr>
      <w:r w:rsidRPr="00863667">
        <w:rPr>
          <w:rFonts w:ascii="iCiel Avenir LT Std 35 Light" w:hAnsi="iCiel Avenir LT Std 35 Light" w:cs="Arial"/>
          <w:b/>
          <w:bCs/>
          <w:sz w:val="22"/>
          <w:szCs w:val="22"/>
          <w:u w:val="single"/>
          <w:lang w:val="vi-VN"/>
        </w:rPr>
        <w:t xml:space="preserve">Answer </w:t>
      </w:r>
      <w:r w:rsidRPr="00863667">
        <w:rPr>
          <w:rFonts w:ascii="iCiel Avenir LT Std 35 Light" w:hAnsi="iCiel Avenir LT Std 35 Light" w:cs="Arial"/>
          <w:b/>
          <w:bCs/>
          <w:i/>
          <w:iCs/>
          <w:sz w:val="22"/>
          <w:szCs w:val="22"/>
          <w:u w:val="single"/>
          <w:lang w:val="vi-VN"/>
        </w:rPr>
        <w:t>/ 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p>
    <w:p w14:paraId="71101D3F" w14:textId="022E75A8" w:rsidR="005E2669" w:rsidRPr="00863667"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Besides lectures and tutorial sessions, students will be required to engage in at least 10 hours of self-study per subject each week. This will include a considerable amount of time reading required textbooks, studying, and evaluating hand-outs, working on homework assignments, preparing for class work, revising for tests, and working in groups with fellow students on various projects. This requires students to learn to keep a strict time management plan which is essential to their engagement and success on the programme.</w:t>
      </w:r>
    </w:p>
    <w:p w14:paraId="123EDDEB" w14:textId="65AFC1E1" w:rsidR="005E2669" w:rsidRPr="00863667"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In </w:t>
      </w:r>
      <w:r w:rsidR="00801595" w:rsidRPr="00863667">
        <w:rPr>
          <w:rFonts w:ascii="iCiel Avenir LT Std 35 Light" w:hAnsi="iCiel Avenir LT Std 35 Light" w:cs="Arial"/>
          <w:sz w:val="22"/>
          <w:szCs w:val="22"/>
          <w:lang w:val="vi-VN"/>
        </w:rPr>
        <w:t>addition,</w:t>
      </w:r>
      <w:r w:rsidR="00B138E3" w:rsidRPr="00863667">
        <w:rPr>
          <w:rFonts w:ascii="iCiel Avenir LT Std 35 Light" w:hAnsi="iCiel Avenir LT Std 35 Light" w:cs="Arial"/>
          <w:sz w:val="22"/>
          <w:szCs w:val="22"/>
          <w:lang w:val="vi-VN"/>
        </w:rPr>
        <w:t xml:space="preserve"> </w:t>
      </w:r>
      <w:r w:rsidRPr="00863667">
        <w:rPr>
          <w:rFonts w:ascii="iCiel Avenir LT Std 35 Light" w:hAnsi="iCiel Avenir LT Std 35 Light" w:cs="Arial"/>
          <w:sz w:val="22"/>
          <w:szCs w:val="22"/>
          <w:lang w:val="vi-VN"/>
        </w:rPr>
        <w:t>students are encouraged to make the most of their time by joining other activities as follows:</w:t>
      </w:r>
    </w:p>
    <w:p w14:paraId="10D446BB" w14:textId="01649803" w:rsidR="005E2669" w:rsidRPr="00863667"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Visiting the library to find additional </w:t>
      </w:r>
      <w:r w:rsidR="00DD3DB7" w:rsidRPr="00863667">
        <w:rPr>
          <w:rFonts w:ascii="iCiel Avenir LT Std 35 Light" w:hAnsi="iCiel Avenir LT Std 35 Light" w:cs="Arial"/>
          <w:sz w:val="22"/>
          <w:szCs w:val="22"/>
          <w:lang w:val="vi-VN"/>
        </w:rPr>
        <w:t>resources or</w:t>
      </w:r>
      <w:r w:rsidRPr="00863667">
        <w:rPr>
          <w:rFonts w:ascii="iCiel Avenir LT Std 35 Light" w:hAnsi="iCiel Avenir LT Std 35 Light" w:cs="Arial"/>
          <w:sz w:val="22"/>
          <w:szCs w:val="22"/>
          <w:lang w:val="vi-VN"/>
        </w:rPr>
        <w:t xml:space="preserve"> doing further reading in and around your subjects</w:t>
      </w:r>
      <w:r w:rsidR="00D47492" w:rsidRPr="00863667">
        <w:rPr>
          <w:rFonts w:ascii="iCiel Avenir LT Std 35 Light" w:hAnsi="iCiel Avenir LT Std 35 Light" w:cs="Arial"/>
          <w:sz w:val="22"/>
          <w:szCs w:val="22"/>
          <w:lang w:val="vi-VN"/>
        </w:rPr>
        <w:t>.</w:t>
      </w:r>
    </w:p>
    <w:p w14:paraId="3AAA3CEA" w14:textId="2543EE42" w:rsidR="005E2669" w:rsidRPr="00863667"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Participating in clubs, </w:t>
      </w:r>
      <w:r w:rsidR="00847085" w:rsidRPr="00863667">
        <w:rPr>
          <w:rFonts w:ascii="iCiel Avenir LT Std 35 Light" w:hAnsi="iCiel Avenir LT Std 35 Light" w:cs="Arial"/>
          <w:sz w:val="22"/>
          <w:szCs w:val="22"/>
          <w:lang w:val="vi-VN"/>
        </w:rPr>
        <w:t>societies,</w:t>
      </w:r>
      <w:r w:rsidRPr="00863667">
        <w:rPr>
          <w:rFonts w:ascii="iCiel Avenir LT Std 35 Light" w:hAnsi="iCiel Avenir LT Std 35 Light" w:cs="Arial"/>
          <w:sz w:val="22"/>
          <w:szCs w:val="22"/>
          <w:lang w:val="vi-VN"/>
        </w:rPr>
        <w:t xml:space="preserve"> and team </w:t>
      </w:r>
      <w:r w:rsidR="00D0188D" w:rsidRPr="00863667">
        <w:rPr>
          <w:rFonts w:ascii="iCiel Avenir LT Std 35 Light" w:hAnsi="iCiel Avenir LT Std 35 Light" w:cs="Arial"/>
          <w:sz w:val="22"/>
          <w:szCs w:val="22"/>
          <w:lang w:val="vi-VN"/>
        </w:rPr>
        <w:t>activities</w:t>
      </w:r>
      <w:r w:rsidR="00D47492" w:rsidRPr="00863667">
        <w:rPr>
          <w:rFonts w:ascii="iCiel Avenir LT Std 35 Light" w:hAnsi="iCiel Avenir LT Std 35 Light" w:cs="Arial"/>
          <w:sz w:val="22"/>
          <w:szCs w:val="22"/>
          <w:lang w:val="vi-VN"/>
        </w:rPr>
        <w:t>.</w:t>
      </w:r>
    </w:p>
    <w:p w14:paraId="2FEFB3B3" w14:textId="13D5F4A7" w:rsidR="005E2669" w:rsidRPr="00863667"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Attending scheduled Office Hours meetings, or other module support </w:t>
      </w:r>
      <w:r w:rsidR="00D0188D" w:rsidRPr="00863667">
        <w:rPr>
          <w:rFonts w:ascii="iCiel Avenir LT Std 35 Light" w:hAnsi="iCiel Avenir LT Std 35 Light" w:cs="Arial"/>
          <w:sz w:val="22"/>
          <w:szCs w:val="22"/>
          <w:lang w:val="vi-VN"/>
        </w:rPr>
        <w:t>events</w:t>
      </w:r>
      <w:r w:rsidR="00D47492" w:rsidRPr="00863667">
        <w:rPr>
          <w:rFonts w:ascii="iCiel Avenir LT Std 35 Light" w:hAnsi="iCiel Avenir LT Std 35 Light" w:cs="Arial"/>
          <w:sz w:val="22"/>
          <w:szCs w:val="22"/>
          <w:lang w:val="vi-VN"/>
        </w:rPr>
        <w:t>.</w:t>
      </w:r>
    </w:p>
    <w:p w14:paraId="19CDB9F0" w14:textId="3931C43E" w:rsidR="005E2669" w:rsidRPr="00863667"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Getting involved with more Personal Social Growth activities organized by the Student Engagement </w:t>
      </w:r>
      <w:r w:rsidR="00D0188D" w:rsidRPr="00863667">
        <w:rPr>
          <w:rFonts w:ascii="iCiel Avenir LT Std 35 Light" w:hAnsi="iCiel Avenir LT Std 35 Light" w:cs="Arial"/>
          <w:sz w:val="22"/>
          <w:szCs w:val="22"/>
          <w:lang w:val="vi-VN"/>
        </w:rPr>
        <w:t>Department.</w:t>
      </w:r>
    </w:p>
    <w:p w14:paraId="0462F2D9" w14:textId="0E82AC99" w:rsidR="005E2669" w:rsidRPr="00863667"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Making use of the Student Hub to socialize, or just grabbing a bite to eat in the new </w:t>
      </w:r>
      <w:r w:rsidR="00D0188D" w:rsidRPr="00863667">
        <w:rPr>
          <w:rFonts w:ascii="iCiel Avenir LT Std 35 Light" w:hAnsi="iCiel Avenir LT Std 35 Light" w:cs="Arial"/>
          <w:sz w:val="22"/>
          <w:szCs w:val="22"/>
          <w:lang w:val="vi-VN"/>
        </w:rPr>
        <w:t>cafeteria.</w:t>
      </w:r>
    </w:p>
    <w:p w14:paraId="630B2D52" w14:textId="3A1909B1" w:rsidR="005E2669" w:rsidRPr="00863667"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Meeting up with the teams from the International Office, Career Services, Wellbeing Support or Student Life for advice, consultation and updated exciting opportunities offered at BUV and at our partner institutions</w:t>
      </w:r>
      <w:r w:rsidR="00801595" w:rsidRPr="00863667">
        <w:rPr>
          <w:rFonts w:ascii="iCiel Avenir LT Std 35 Light" w:hAnsi="iCiel Avenir LT Std 35 Light" w:cs="Arial"/>
          <w:sz w:val="22"/>
          <w:szCs w:val="22"/>
          <w:lang w:val="vi-VN"/>
        </w:rPr>
        <w:t>.</w:t>
      </w:r>
    </w:p>
    <w:p w14:paraId="5821ACF3" w14:textId="4624321D" w:rsidR="005E2669" w:rsidRPr="00863667"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Ngoài các bu</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 xml:space="preserve">c </w:t>
      </w:r>
      <w:r w:rsidR="00B938D5" w:rsidRPr="00863667">
        <w:rPr>
          <w:rFonts w:ascii="iCiel Avenir LT Std 35 Light" w:hAnsi="iCiel Avenir LT Std 35 Light" w:cs="Arial"/>
          <w:i/>
          <w:iCs/>
          <w:sz w:val="22"/>
          <w:szCs w:val="22"/>
          <w:lang w:val="vi-VN"/>
        </w:rPr>
        <w:t>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bu</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h</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ng d</w:t>
      </w:r>
      <w:r w:rsidRPr="00863667">
        <w:rPr>
          <w:rFonts w:ascii="iCiel Avenir LT Std 35 Light" w:hAnsi="iCiel Avenir LT Std 35 Light" w:cs="Calibri"/>
          <w:i/>
          <w:iCs/>
          <w:sz w:val="22"/>
          <w:szCs w:val="22"/>
          <w:lang w:val="vi-VN"/>
        </w:rPr>
        <w:t>ẫ</w:t>
      </w:r>
      <w:r w:rsidRPr="00863667">
        <w:rPr>
          <w:rFonts w:ascii="iCiel Avenir LT Std 35 Light" w:hAnsi="iCiel Avenir LT Std 35 Light" w:cs="Arial"/>
          <w:i/>
          <w:iCs/>
          <w:sz w:val="22"/>
          <w:szCs w:val="22"/>
          <w:lang w:val="vi-VN"/>
        </w:rPr>
        <w:t>n theo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kh</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a bi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u,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y</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d</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nh </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t nh</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10 gi</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 t</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cho m</w:t>
      </w:r>
      <w:r w:rsidRPr="00863667">
        <w:rPr>
          <w:rFonts w:ascii="iCiel Avenir LT Std 35 Light" w:hAnsi="iCiel Avenir LT Std 35 Light" w:cs="Calibri"/>
          <w:i/>
          <w:iCs/>
          <w:sz w:val="22"/>
          <w:szCs w:val="22"/>
          <w:lang w:val="vi-VN"/>
        </w:rPr>
        <w:t>ỗ</w:t>
      </w:r>
      <w:r w:rsidRPr="00863667">
        <w:rPr>
          <w:rFonts w:ascii="iCiel Avenir LT Std 35 Light" w:hAnsi="iCiel Avenir LT Std 35 Light" w:cs="Arial"/>
          <w:i/>
          <w:iCs/>
          <w:sz w:val="22"/>
          <w:szCs w:val="22"/>
          <w:lang w:val="vi-VN"/>
        </w:rPr>
        <w:t>i m</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tr</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m</w:t>
      </w:r>
      <w:r w:rsidRPr="00863667">
        <w:rPr>
          <w:rFonts w:ascii="iCiel Avenir LT Std 35 Light" w:hAnsi="iCiel Avenir LT Std 35 Light" w:cs="Calibri"/>
          <w:i/>
          <w:iCs/>
          <w:sz w:val="22"/>
          <w:szCs w:val="22"/>
          <w:lang w:val="vi-VN"/>
        </w:rPr>
        <w:t>ỗ</w:t>
      </w:r>
      <w:r w:rsidRPr="00863667">
        <w:rPr>
          <w:rFonts w:ascii="iCiel Avenir LT Std 35 Light" w:hAnsi="iCiel Avenir LT Std 35 Light" w:cs="Arial"/>
          <w:i/>
          <w:iCs/>
          <w:sz w:val="22"/>
          <w:szCs w:val="22"/>
          <w:lang w:val="vi-VN"/>
        </w:rPr>
        <w:t>i tu</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bao g</w:t>
      </w:r>
      <w:r w:rsidRPr="00863667">
        <w:rPr>
          <w:rFonts w:ascii="iCiel Avenir LT Std 35 Light" w:hAnsi="iCiel Avenir LT Std 35 Light" w:cs="Calibri"/>
          <w:i/>
          <w:iCs/>
          <w:sz w:val="22"/>
          <w:szCs w:val="22"/>
          <w:lang w:val="vi-VN"/>
        </w:rPr>
        <w:t>ồ</w:t>
      </w:r>
      <w:r w:rsidRPr="00863667">
        <w:rPr>
          <w:rFonts w:ascii="iCiel Avenir LT Std 35 Light" w:hAnsi="iCiel Avenir LT Std 35 Light" w:cs="Arial"/>
          <w:i/>
          <w:iCs/>
          <w:sz w:val="22"/>
          <w:szCs w:val="22"/>
          <w:lang w:val="vi-VN"/>
        </w:rPr>
        <w:t>m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l</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ng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d</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nh cho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s</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i li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u b</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t bu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c, nghi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u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ch t</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i li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u ph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t tay, l</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m b</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i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chu</w:t>
      </w:r>
      <w:r w:rsidRPr="00863667">
        <w:rPr>
          <w:rFonts w:ascii="iCiel Avenir LT Std 35 Light" w:hAnsi="iCiel Avenir LT Std 35 Light" w:cs="Calibri"/>
          <w:i/>
          <w:iCs/>
          <w:sz w:val="22"/>
          <w:szCs w:val="22"/>
          <w:lang w:val="vi-VN"/>
        </w:rPr>
        <w:t>ẩ</w:t>
      </w:r>
      <w:r w:rsidRPr="00863667">
        <w:rPr>
          <w:rFonts w:ascii="iCiel Avenir LT Std 35 Light" w:hAnsi="iCiel Avenir LT Std 35 Light" w:cs="Arial"/>
          <w:i/>
          <w:iCs/>
          <w:sz w:val="22"/>
          <w:szCs w:val="22"/>
          <w:lang w:val="vi-VN"/>
        </w:rPr>
        <w:t>n b</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 cho b</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i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tr</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 xml:space="preserve">p, </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cho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i ki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tra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l</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m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c theo nh</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m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trong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d</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c nhau.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y </w:t>
      </w:r>
      <w:r w:rsidRPr="00863667">
        <w:rPr>
          <w:rFonts w:ascii="iCiel Avenir LT Std 35 Light" w:hAnsi="iCiel Avenir LT Std 35 Light" w:cs="Avenir Next LT Pro"/>
          <w:i/>
          <w:iCs/>
          <w:sz w:val="22"/>
          <w:szCs w:val="22"/>
          <w:lang w:val="vi-VN"/>
        </w:rPr>
        <w:t>đò</w:t>
      </w:r>
      <w:r w:rsidRPr="00863667">
        <w:rPr>
          <w:rFonts w:ascii="iCiel Avenir LT Std 35 Light" w:hAnsi="iCiel Avenir LT Std 35 Light" w:cs="Arial"/>
          <w:i/>
          <w:iCs/>
          <w:sz w:val="22"/>
          <w:szCs w:val="22"/>
          <w:lang w:val="vi-VN"/>
        </w:rPr>
        <w:t>i h</w:t>
      </w:r>
      <w:r w:rsidRPr="00863667">
        <w:rPr>
          <w:rFonts w:ascii="iCiel Avenir LT Std 35 Light" w:hAnsi="iCiel Avenir LT Std 35 Light" w:cs="Calibri"/>
          <w:i/>
          <w:iCs/>
          <w:sz w:val="22"/>
          <w:szCs w:val="22"/>
          <w:lang w:val="vi-VN"/>
        </w:rPr>
        <w:t>ỏ</w:t>
      </w:r>
      <w:r w:rsidRPr="00863667">
        <w:rPr>
          <w:rFonts w:ascii="iCiel Avenir LT Std 35 Light" w:hAnsi="iCiel Avenir LT Std 35 Light" w:cs="Arial"/>
          <w:i/>
          <w:iCs/>
          <w:sz w:val="22"/>
          <w:szCs w:val="22"/>
          <w:lang w:val="vi-VN"/>
        </w:rPr>
        <w:t>i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ph</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ch l</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ch qu</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l</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ch</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t ch</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ho</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ch su</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 s</w:t>
      </w:r>
      <w:r w:rsidRPr="00863667">
        <w:rPr>
          <w:rFonts w:ascii="iCiel Avenir LT Std 35 Light" w:hAnsi="iCiel Avenir LT Std 35 Light" w:cs="Calibri"/>
          <w:i/>
          <w:iCs/>
          <w:sz w:val="22"/>
          <w:szCs w:val="22"/>
          <w:lang w:val="vi-VN"/>
        </w:rPr>
        <w:t>ẻ</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c</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 xml:space="preserve">ng. </w:t>
      </w:r>
    </w:p>
    <w:p w14:paraId="1EF4C570" w14:textId="77777777" w:rsidR="005E2669" w:rsidRPr="00863667"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Bên cạnh đó, sinh viên được khuyến khích tham gia các hoạt động khác của Nhà trường như sau:</w:t>
      </w:r>
    </w:p>
    <w:p w14:paraId="2F472764" w14:textId="161EABEE" w:rsidR="005E2669" w:rsidRPr="00863667"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Ghé thăm thư viện để tìm thêm tài nguyên hoặc đọc thêm tài liệu về các chủ đề trong môn </w:t>
      </w:r>
      <w:r w:rsidR="005F5F1E" w:rsidRPr="00863667">
        <w:rPr>
          <w:rFonts w:ascii="iCiel Avenir LT Std 35 Light" w:hAnsi="iCiel Avenir LT Std 35 Light" w:cs="Arial"/>
          <w:i/>
          <w:iCs/>
          <w:sz w:val="22"/>
          <w:szCs w:val="22"/>
          <w:lang w:val="vi-VN"/>
        </w:rPr>
        <w:t>học.</w:t>
      </w:r>
    </w:p>
    <w:p w14:paraId="57BEE8AA" w14:textId="43733760" w:rsidR="005E2669" w:rsidRPr="00863667"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Tham gia hoạt động của các câu lạc bộ và các hoạt động xã </w:t>
      </w:r>
      <w:r w:rsidR="005F5F1E" w:rsidRPr="00863667">
        <w:rPr>
          <w:rFonts w:ascii="iCiel Avenir LT Std 35 Light" w:hAnsi="iCiel Avenir LT Std 35 Light" w:cs="Arial"/>
          <w:i/>
          <w:iCs/>
          <w:sz w:val="22"/>
          <w:szCs w:val="22"/>
          <w:lang w:val="vi-VN"/>
        </w:rPr>
        <w:t>hội.</w:t>
      </w:r>
    </w:p>
    <w:p w14:paraId="51F0AA95" w14:textId="0A209A86" w:rsidR="005E2669" w:rsidRPr="00863667"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Trao đổi thêm với các giảng viên môn học hoặc các sự kiện hỗ trợ môn học </w:t>
      </w:r>
      <w:r w:rsidR="005F5F1E" w:rsidRPr="00863667">
        <w:rPr>
          <w:rFonts w:ascii="iCiel Avenir LT Std 35 Light" w:hAnsi="iCiel Avenir LT Std 35 Light" w:cs="Arial"/>
          <w:i/>
          <w:iCs/>
          <w:sz w:val="22"/>
          <w:szCs w:val="22"/>
          <w:lang w:val="vi-VN"/>
        </w:rPr>
        <w:t>khác.</w:t>
      </w:r>
    </w:p>
    <w:p w14:paraId="18CCF464" w14:textId="3D4175DC" w:rsidR="005E2669" w:rsidRPr="00863667"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Tham gia các hoạt động của chương trình Phát triển Năng lực Cá nhân và Kỹ năng Xã hội do Phòng Công tác Sinh viên tổ </w:t>
      </w:r>
      <w:r w:rsidR="005F5F1E" w:rsidRPr="00863667">
        <w:rPr>
          <w:rFonts w:ascii="iCiel Avenir LT Std 35 Light" w:hAnsi="iCiel Avenir LT Std 35 Light" w:cs="Arial"/>
          <w:i/>
          <w:iCs/>
          <w:sz w:val="22"/>
          <w:szCs w:val="22"/>
          <w:lang w:val="vi-VN"/>
        </w:rPr>
        <w:t>chức.</w:t>
      </w:r>
    </w:p>
    <w:p w14:paraId="09C86724" w14:textId="5D668144" w:rsidR="005E2669" w:rsidRPr="00863667"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Giao lưu và tham gia các hoạt động khác trong Không gian </w:t>
      </w:r>
      <w:r w:rsidR="00DD3DB7" w:rsidRPr="00863667">
        <w:rPr>
          <w:rFonts w:ascii="iCiel Avenir LT Std 35 Light" w:hAnsi="iCiel Avenir LT Std 35 Light" w:cs="Arial"/>
          <w:i/>
          <w:iCs/>
          <w:sz w:val="22"/>
          <w:szCs w:val="22"/>
          <w:lang w:val="vi-VN"/>
        </w:rPr>
        <w:t>s</w:t>
      </w:r>
      <w:r w:rsidRPr="00863667">
        <w:rPr>
          <w:rFonts w:ascii="iCiel Avenir LT Std 35 Light" w:hAnsi="iCiel Avenir LT Std 35 Light" w:cs="Arial"/>
          <w:i/>
          <w:iCs/>
          <w:sz w:val="22"/>
          <w:szCs w:val="22"/>
          <w:lang w:val="vi-VN"/>
        </w:rPr>
        <w:t xml:space="preserve">inh hoạt cộng đồng dành cho sinh viên hoặc trong khu vực canteen mới của Nhà </w:t>
      </w:r>
      <w:r w:rsidR="005F5F1E" w:rsidRPr="00863667">
        <w:rPr>
          <w:rFonts w:ascii="iCiel Avenir LT Std 35 Light" w:hAnsi="iCiel Avenir LT Std 35 Light" w:cs="Arial"/>
          <w:i/>
          <w:iCs/>
          <w:sz w:val="22"/>
          <w:szCs w:val="22"/>
          <w:lang w:val="vi-VN"/>
        </w:rPr>
        <w:t>trường.</w:t>
      </w:r>
    </w:p>
    <w:p w14:paraId="68297624" w14:textId="056CC7B2" w:rsidR="005E2669" w:rsidRPr="00863667"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Gặp gỡ các nhân viên của </w:t>
      </w:r>
      <w:r w:rsidR="00D557CF" w:rsidRPr="00863667">
        <w:rPr>
          <w:rFonts w:ascii="iCiel Avenir LT Std 35 Light" w:hAnsi="iCiel Avenir LT Std 35 Light" w:cs="Arial"/>
          <w:i/>
          <w:iCs/>
          <w:sz w:val="22"/>
          <w:szCs w:val="22"/>
          <w:lang w:val="vi-VN"/>
        </w:rPr>
        <w:t>Bộ phận</w:t>
      </w:r>
      <w:r w:rsidRPr="00863667">
        <w:rPr>
          <w:rFonts w:ascii="iCiel Avenir LT Std 35 Light" w:hAnsi="iCiel Avenir LT Std 35 Light" w:cs="Arial"/>
          <w:i/>
          <w:iCs/>
          <w:sz w:val="22"/>
          <w:szCs w:val="22"/>
          <w:lang w:val="vi-VN"/>
        </w:rPr>
        <w:t xml:space="preserve"> Hợp tác Quốc tế, Dịch vụ Hướng nghiệp, </w:t>
      </w:r>
      <w:r w:rsidR="00D557CF" w:rsidRPr="00863667">
        <w:rPr>
          <w:rFonts w:ascii="iCiel Avenir LT Std 35 Light" w:hAnsi="iCiel Avenir LT Std 35 Light" w:cs="Arial"/>
          <w:i/>
          <w:iCs/>
          <w:sz w:val="22"/>
          <w:szCs w:val="22"/>
          <w:lang w:val="vi-VN"/>
        </w:rPr>
        <w:t>T</w:t>
      </w:r>
      <w:r w:rsidR="00D557CF" w:rsidRPr="00863667">
        <w:rPr>
          <w:rFonts w:ascii="iCiel Avenir LT Std 35 Light" w:hAnsi="iCiel Avenir LT Std 35 Light" w:cs="Calibri"/>
          <w:i/>
          <w:iCs/>
          <w:sz w:val="22"/>
          <w:szCs w:val="22"/>
          <w:lang w:val="vi-VN"/>
        </w:rPr>
        <w:t>ư</w:t>
      </w:r>
      <w:r w:rsidR="00D557CF" w:rsidRPr="00863667">
        <w:rPr>
          <w:rFonts w:ascii="iCiel Avenir LT Std 35 Light" w:hAnsi="iCiel Avenir LT Std 35 Light" w:cs="Arial"/>
          <w:i/>
          <w:iCs/>
          <w:sz w:val="22"/>
          <w:szCs w:val="22"/>
          <w:lang w:val="vi-VN"/>
        </w:rPr>
        <w:t xml:space="preserve"> v</w:t>
      </w:r>
      <w:r w:rsidR="00D557CF" w:rsidRPr="00863667">
        <w:rPr>
          <w:rFonts w:ascii="iCiel Avenir LT Std 35 Light" w:hAnsi="iCiel Avenir LT Std 35 Light" w:cs="Calibri"/>
          <w:i/>
          <w:iCs/>
          <w:sz w:val="22"/>
          <w:szCs w:val="22"/>
          <w:lang w:val="vi-VN"/>
        </w:rPr>
        <w:t>ấ</w:t>
      </w:r>
      <w:r w:rsidR="00D557CF" w:rsidRPr="00863667">
        <w:rPr>
          <w:rFonts w:ascii="iCiel Avenir LT Std 35 Light" w:hAnsi="iCiel Avenir LT Std 35 Light" w:cs="Arial"/>
          <w:i/>
          <w:iCs/>
          <w:sz w:val="22"/>
          <w:szCs w:val="22"/>
          <w:lang w:val="vi-VN"/>
        </w:rPr>
        <w:t>n t</w:t>
      </w:r>
      <w:r w:rsidR="00D557CF" w:rsidRPr="00863667">
        <w:rPr>
          <w:rFonts w:ascii="iCiel Avenir LT Std 35 Light" w:hAnsi="iCiel Avenir LT Std 35 Light" w:cs="Avenir Next LT Pro"/>
          <w:i/>
          <w:iCs/>
          <w:sz w:val="22"/>
          <w:szCs w:val="22"/>
          <w:lang w:val="vi-VN"/>
        </w:rPr>
        <w:t>â</w:t>
      </w:r>
      <w:r w:rsidR="00D557CF" w:rsidRPr="00863667">
        <w:rPr>
          <w:rFonts w:ascii="iCiel Avenir LT Std 35 Light" w:hAnsi="iCiel Avenir LT Std 35 Light" w:cs="Arial"/>
          <w:i/>
          <w:iCs/>
          <w:sz w:val="22"/>
          <w:szCs w:val="22"/>
          <w:lang w:val="vi-VN"/>
        </w:rPr>
        <w:t>m l</w:t>
      </w:r>
      <w:r w:rsidR="00D557CF" w:rsidRPr="00863667">
        <w:rPr>
          <w:rFonts w:ascii="iCiel Avenir LT Std 35 Light" w:hAnsi="iCiel Avenir LT Std 35 Light" w:cs="Avenir Next LT Pro"/>
          <w:i/>
          <w:iCs/>
          <w:sz w:val="22"/>
          <w:szCs w:val="22"/>
          <w:lang w:val="vi-VN"/>
        </w:rPr>
        <w:t>ý</w:t>
      </w:r>
      <w:r w:rsidR="00D557CF" w:rsidRPr="00863667">
        <w:rPr>
          <w:rFonts w:ascii="iCiel Avenir LT Std 35 Light" w:hAnsi="iCiel Avenir LT Std 35 Light" w:cs="Arial"/>
          <w:i/>
          <w:iCs/>
          <w:sz w:val="22"/>
          <w:szCs w:val="22"/>
          <w:lang w:val="vi-VN"/>
        </w:rPr>
        <w:t xml:space="preserve"> v</w:t>
      </w:r>
      <w:r w:rsidR="00D557CF" w:rsidRPr="00863667">
        <w:rPr>
          <w:rFonts w:ascii="iCiel Avenir LT Std 35 Light" w:hAnsi="iCiel Avenir LT Std 35 Light" w:cs="Avenir Next LT Pro"/>
          <w:i/>
          <w:iCs/>
          <w:sz w:val="22"/>
          <w:szCs w:val="22"/>
          <w:lang w:val="vi-VN"/>
        </w:rPr>
        <w:t>à</w:t>
      </w:r>
      <w:r w:rsidR="00D557CF" w:rsidRPr="00863667">
        <w:rPr>
          <w:rFonts w:ascii="iCiel Avenir LT Std 35 Light" w:hAnsi="iCiel Avenir LT Std 35 Light" w:cs="Arial"/>
          <w:i/>
          <w:iCs/>
          <w:sz w:val="22"/>
          <w:szCs w:val="22"/>
          <w:lang w:val="vi-VN"/>
        </w:rPr>
        <w:t xml:space="preserve"> Ch</w:t>
      </w:r>
      <w:r w:rsidR="00D557CF" w:rsidRPr="00863667">
        <w:rPr>
          <w:rFonts w:ascii="iCiel Avenir LT Std 35 Light" w:hAnsi="iCiel Avenir LT Std 35 Light" w:cs="Avenir Next LT Pro"/>
          <w:i/>
          <w:iCs/>
          <w:sz w:val="22"/>
          <w:szCs w:val="22"/>
          <w:lang w:val="vi-VN"/>
        </w:rPr>
        <w:t>ă</w:t>
      </w:r>
      <w:r w:rsidR="00D557CF" w:rsidRPr="00863667">
        <w:rPr>
          <w:rFonts w:ascii="iCiel Avenir LT Std 35 Light" w:hAnsi="iCiel Avenir LT Std 35 Light" w:cs="Arial"/>
          <w:i/>
          <w:iCs/>
          <w:sz w:val="22"/>
          <w:szCs w:val="22"/>
          <w:lang w:val="vi-VN"/>
        </w:rPr>
        <w:t>m s</w:t>
      </w:r>
      <w:r w:rsidR="00D557CF" w:rsidRPr="00863667">
        <w:rPr>
          <w:rFonts w:ascii="iCiel Avenir LT Std 35 Light" w:hAnsi="iCiel Avenir LT Std 35 Light" w:cs="Avenir Next LT Pro"/>
          <w:i/>
          <w:iCs/>
          <w:sz w:val="22"/>
          <w:szCs w:val="22"/>
          <w:lang w:val="vi-VN"/>
        </w:rPr>
        <w:t>ó</w:t>
      </w:r>
      <w:r w:rsidR="00D557CF" w:rsidRPr="00863667">
        <w:rPr>
          <w:rFonts w:ascii="iCiel Avenir LT Std 35 Light" w:hAnsi="iCiel Avenir LT Std 35 Light" w:cs="Arial"/>
          <w:i/>
          <w:iCs/>
          <w:sz w:val="22"/>
          <w:szCs w:val="22"/>
          <w:lang w:val="vi-VN"/>
        </w:rPr>
        <w:t>c S</w:t>
      </w:r>
      <w:r w:rsidR="00D557CF" w:rsidRPr="00863667">
        <w:rPr>
          <w:rFonts w:ascii="iCiel Avenir LT Std 35 Light" w:hAnsi="iCiel Avenir LT Std 35 Light" w:cs="Calibri"/>
          <w:i/>
          <w:iCs/>
          <w:sz w:val="22"/>
          <w:szCs w:val="22"/>
          <w:lang w:val="vi-VN"/>
        </w:rPr>
        <w:t>ứ</w:t>
      </w:r>
      <w:r w:rsidR="00D557CF" w:rsidRPr="00863667">
        <w:rPr>
          <w:rFonts w:ascii="iCiel Avenir LT Std 35 Light" w:hAnsi="iCiel Avenir LT Std 35 Light" w:cs="Arial"/>
          <w:i/>
          <w:iCs/>
          <w:sz w:val="22"/>
          <w:szCs w:val="22"/>
          <w:lang w:val="vi-VN"/>
        </w:rPr>
        <w:t>c kho</w:t>
      </w:r>
      <w:r w:rsidR="00D557CF" w:rsidRPr="00863667">
        <w:rPr>
          <w:rFonts w:ascii="iCiel Avenir LT Std 35 Light" w:hAnsi="iCiel Avenir LT Std 35 Light" w:cs="Calibri"/>
          <w:i/>
          <w:iCs/>
          <w:sz w:val="22"/>
          <w:szCs w:val="22"/>
          <w:lang w:val="vi-VN"/>
        </w:rPr>
        <w:t>ẻ</w:t>
      </w:r>
      <w:r w:rsidR="00D557CF" w:rsidRPr="00863667">
        <w:rPr>
          <w:rFonts w:ascii="iCiel Avenir LT Std 35 Light" w:hAnsi="iCiel Avenir LT Std 35 Light" w:cs="Arial"/>
          <w:i/>
          <w:iCs/>
          <w:sz w:val="22"/>
          <w:szCs w:val="22"/>
          <w:lang w:val="vi-VN"/>
        </w:rPr>
        <w:t xml:space="preserve"> Tinh th</w:t>
      </w:r>
      <w:r w:rsidR="00D557CF" w:rsidRPr="00863667">
        <w:rPr>
          <w:rFonts w:ascii="iCiel Avenir LT Std 35 Light" w:hAnsi="iCiel Avenir LT Std 35 Light" w:cs="Calibri"/>
          <w:i/>
          <w:iCs/>
          <w:sz w:val="22"/>
          <w:szCs w:val="22"/>
          <w:lang w:val="vi-VN"/>
        </w:rPr>
        <w:t>ầ</w:t>
      </w:r>
      <w:r w:rsidR="00D557CF" w:rsidRPr="00863667">
        <w:rPr>
          <w:rFonts w:ascii="iCiel Avenir LT Std 35 Light" w:hAnsi="iCiel Avenir LT Std 35 Light" w:cs="Arial"/>
          <w:i/>
          <w:iCs/>
          <w:sz w:val="22"/>
          <w:szCs w:val="22"/>
          <w:lang w:val="vi-VN"/>
        </w:rPr>
        <w:t>n</w:t>
      </w:r>
      <w:r w:rsidR="009332BC" w:rsidRPr="00863667">
        <w:rPr>
          <w:rFonts w:ascii="iCiel Avenir LT Std 35 Light" w:hAnsi="iCiel Avenir LT Std 35 Light" w:cs="Arial"/>
          <w:i/>
          <w:iCs/>
          <w:sz w:val="22"/>
          <w:szCs w:val="22"/>
          <w:lang w:val="vi-VN"/>
        </w:rPr>
        <w:t xml:space="preserve">, </w:t>
      </w:r>
      <w:r w:rsidR="00240363" w:rsidRPr="00863667">
        <w:rPr>
          <w:rFonts w:ascii="iCiel Avenir LT Std 35 Light" w:hAnsi="iCiel Avenir LT Std 35 Light" w:cs="Arial"/>
          <w:i/>
          <w:iCs/>
          <w:sz w:val="22"/>
          <w:szCs w:val="22"/>
          <w:lang w:val="vi-VN"/>
        </w:rPr>
        <w:t>v.v để</w:t>
      </w:r>
      <w:r w:rsidRPr="00863667">
        <w:rPr>
          <w:rFonts w:ascii="iCiel Avenir LT Std 35 Light" w:hAnsi="iCiel Avenir LT Std 35 Light" w:cs="Arial"/>
          <w:i/>
          <w:iCs/>
          <w:sz w:val="22"/>
          <w:szCs w:val="22"/>
          <w:lang w:val="vi-VN"/>
        </w:rPr>
        <w:t xml:space="preserve"> được tư vấn, tham vấn và cập nhật các cơ hội hấp dẫn được cung cấp bởi BUV và các tổ chức đối tác của Nhà trường.</w:t>
      </w:r>
    </w:p>
    <w:p w14:paraId="0D02C953" w14:textId="18CAC777" w:rsidR="00BF43A2" w:rsidRPr="00863667" w:rsidRDefault="00911BEE"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650" w:name="_Toc177143723"/>
      <w:r w:rsidRPr="00863667">
        <w:rPr>
          <w:rFonts w:cs="Arial"/>
          <w:szCs w:val="22"/>
          <w:lang w:val="vi-VN"/>
        </w:rPr>
        <w:t>H</w:t>
      </w:r>
      <w:r w:rsidR="00BF43A2" w:rsidRPr="00863667">
        <w:rPr>
          <w:rFonts w:cs="Arial"/>
          <w:szCs w:val="22"/>
          <w:lang w:val="vi-VN"/>
        </w:rPr>
        <w:t xml:space="preserve">ow can students improve their English if students/parents would like to enhance </w:t>
      </w:r>
      <w:r w:rsidR="00D221E5" w:rsidRPr="00863667">
        <w:rPr>
          <w:rFonts w:cs="Arial"/>
          <w:szCs w:val="22"/>
          <w:lang w:val="vi-VN"/>
        </w:rPr>
        <w:t>their</w:t>
      </w:r>
      <w:r w:rsidR="00BF43A2" w:rsidRPr="00863667">
        <w:rPr>
          <w:rFonts w:cs="Arial"/>
          <w:szCs w:val="22"/>
          <w:lang w:val="vi-VN"/>
        </w:rPr>
        <w:t xml:space="preserve"> English skills? </w:t>
      </w:r>
      <w:r w:rsidR="00BF43A2" w:rsidRPr="00863667">
        <w:rPr>
          <w:rFonts w:cs="Arial"/>
          <w:i/>
          <w:iCs/>
          <w:szCs w:val="22"/>
          <w:lang w:val="vi-VN"/>
        </w:rPr>
        <w:t>/ Nhà trường có thể giúp gì nếu phụ huynh và sinh viên có nhu cầu cải thiện trình độ Tiếng Anh của sinh viên?</w:t>
      </w:r>
      <w:bookmarkEnd w:id="1649"/>
      <w:bookmarkEnd w:id="1650"/>
    </w:p>
    <w:p w14:paraId="3EF23750" w14:textId="77777777" w:rsidR="00BF43A2" w:rsidRPr="00863667"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 xml:space="preserve">: </w:t>
      </w:r>
    </w:p>
    <w:p w14:paraId="4C7E22B8" w14:textId="77777777" w:rsidR="00A1180F" w:rsidRPr="00863667" w:rsidRDefault="00A1180F" w:rsidP="00A1180F">
      <w:pPr>
        <w:tabs>
          <w:tab w:val="left" w:pos="630"/>
          <w:tab w:val="left" w:pos="720"/>
          <w:tab w:val="left" w:pos="1080"/>
        </w:tabs>
        <w:rPr>
          <w:ins w:id="1651" w:author="An Tran, ACA (BUV)" w:date="2024-09-12T22:35:00Z" w16du:dateUtc="2024-09-12T15:35:00Z"/>
          <w:rFonts w:ascii="iCiel Avenir LT Std 35 Light" w:hAnsi="iCiel Avenir LT Std 35 Light" w:cs="Arial"/>
          <w:sz w:val="22"/>
          <w:szCs w:val="22"/>
        </w:rPr>
      </w:pPr>
      <w:bookmarkStart w:id="1652" w:name="_Hlk176799626"/>
      <w:ins w:id="1653" w:author="An Tran, ACA (BUV)" w:date="2024-09-12T22:35:00Z" w16du:dateUtc="2024-09-12T15:35:00Z">
        <w:r w:rsidRPr="00863667">
          <w:rPr>
            <w:rFonts w:ascii="iCiel Avenir LT Std 35 Light" w:hAnsi="iCiel Avenir LT Std 35 Light" w:cs="Arial"/>
            <w:sz w:val="22"/>
            <w:szCs w:val="22"/>
          </w:rPr>
          <w:t>Improving students’ English skills is a top priority at BUV, as our data shows that students with higher English proficiency tend to achieve better academic results. Our dedicated English Department offers a variety of support services to help students enhance their language abilities.</w:t>
        </w:r>
      </w:ins>
    </w:p>
    <w:p w14:paraId="1E06D6DF" w14:textId="77777777" w:rsidR="00A1180F" w:rsidRPr="00863667" w:rsidRDefault="00A1180F" w:rsidP="00A1180F">
      <w:pPr>
        <w:tabs>
          <w:tab w:val="left" w:pos="630"/>
          <w:tab w:val="left" w:pos="720"/>
          <w:tab w:val="left" w:pos="1080"/>
        </w:tabs>
        <w:jc w:val="left"/>
        <w:rPr>
          <w:ins w:id="1654" w:author="An Tran, ACA (BUV)" w:date="2024-09-12T22:35:00Z" w16du:dateUtc="2024-09-12T15:35:00Z"/>
          <w:rFonts w:ascii="iCiel Avenir LT Std 35 Light" w:hAnsi="iCiel Avenir LT Std 35 Light" w:cs="Arial"/>
          <w:sz w:val="22"/>
          <w:szCs w:val="22"/>
        </w:rPr>
      </w:pPr>
      <w:ins w:id="1655" w:author="An Tran, ACA (BUV)" w:date="2024-09-12T22:35:00Z" w16du:dateUtc="2024-09-12T15:35:00Z">
        <w:r w:rsidRPr="00863667">
          <w:rPr>
            <w:rFonts w:ascii="iCiel Avenir LT Std 35 Light" w:hAnsi="iCiel Avenir LT Std 35 Light" w:cs="Arial"/>
            <w:b/>
            <w:bCs/>
            <w:sz w:val="22"/>
            <w:szCs w:val="22"/>
          </w:rPr>
          <w:t>Support from the English Department</w:t>
        </w:r>
      </w:ins>
    </w:p>
    <w:p w14:paraId="076DDD51" w14:textId="77777777" w:rsidR="00A1180F" w:rsidRPr="00863667" w:rsidRDefault="00A1180F" w:rsidP="00A1180F">
      <w:pPr>
        <w:tabs>
          <w:tab w:val="left" w:pos="630"/>
          <w:tab w:val="left" w:pos="720"/>
          <w:tab w:val="left" w:pos="1080"/>
        </w:tabs>
        <w:jc w:val="left"/>
        <w:rPr>
          <w:ins w:id="1656" w:author="An Tran, ACA (BUV)" w:date="2024-09-12T22:35:00Z" w16du:dateUtc="2024-09-12T15:35:00Z"/>
          <w:rFonts w:ascii="iCiel Avenir LT Std 35 Light" w:hAnsi="iCiel Avenir LT Std 35 Light" w:cs="Arial"/>
          <w:sz w:val="22"/>
          <w:szCs w:val="22"/>
        </w:rPr>
      </w:pPr>
      <w:ins w:id="1657" w:author="An Tran, ACA (BUV)" w:date="2024-09-12T22:35:00Z" w16du:dateUtc="2024-09-12T15:35:00Z">
        <w:r w:rsidRPr="00863667">
          <w:rPr>
            <w:rFonts w:ascii="iCiel Avenir LT Std 35 Light" w:hAnsi="iCiel Avenir LT Std 35 Light" w:cs="Arial"/>
            <w:sz w:val="22"/>
            <w:szCs w:val="22"/>
          </w:rPr>
          <w:t xml:space="preserve">Students are encouraged to book a meeting with a member of our English Department for assistance with any language-related enquiries. For personalised advice, you can also contact James McMillan, Head of English, at </w:t>
        </w:r>
        <w:r w:rsidRPr="00863667">
          <w:rPr>
            <w:rFonts w:ascii="iCiel Avenir LT Std 35 Light" w:hAnsi="iCiel Avenir LT Std 35 Light"/>
            <w:rPrChange w:id="1658" w:author="An Tran, ACA (BUV)" w:date="2024-09-13T17:29:00Z" w16du:dateUtc="2024-09-13T10:29:00Z">
              <w:rPr/>
            </w:rPrChange>
          </w:rPr>
          <w:fldChar w:fldCharType="begin"/>
        </w:r>
        <w:r w:rsidRPr="00863667">
          <w:rPr>
            <w:rFonts w:ascii="iCiel Avenir LT Std 35 Light" w:hAnsi="iCiel Avenir LT Std 35 Light"/>
            <w:rPrChange w:id="1659" w:author="An Tran, ACA (BUV)" w:date="2024-09-13T17:29:00Z" w16du:dateUtc="2024-09-13T10:29:00Z">
              <w:rPr/>
            </w:rPrChange>
          </w:rPr>
          <w:instrText>HYPERLINK "mailto:james.mcmillan@buv.edu.vn"</w:instrText>
        </w:r>
        <w:r w:rsidRPr="00B8666B">
          <w:rPr>
            <w:rFonts w:ascii="iCiel Avenir LT Std 35 Light" w:hAnsi="iCiel Avenir LT Std 35 Light"/>
          </w:rPr>
        </w:r>
        <w:r w:rsidRPr="00863667">
          <w:rPr>
            <w:rPrChange w:id="1660"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james.mcmillan@buv.edu.vn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ins>
    </w:p>
    <w:p w14:paraId="1CD017A9" w14:textId="77777777" w:rsidR="00A1180F" w:rsidRPr="00863667" w:rsidRDefault="00A1180F" w:rsidP="00A1180F">
      <w:pPr>
        <w:tabs>
          <w:tab w:val="left" w:pos="630"/>
          <w:tab w:val="left" w:pos="720"/>
          <w:tab w:val="left" w:pos="1080"/>
        </w:tabs>
        <w:jc w:val="left"/>
        <w:rPr>
          <w:ins w:id="1661" w:author="An Tran, ACA (BUV)" w:date="2024-09-12T22:35:00Z" w16du:dateUtc="2024-09-12T15:35:00Z"/>
          <w:rFonts w:ascii="iCiel Avenir LT Std 35 Light" w:hAnsi="iCiel Avenir LT Std 35 Light" w:cs="Arial"/>
          <w:sz w:val="22"/>
          <w:szCs w:val="22"/>
        </w:rPr>
      </w:pPr>
      <w:ins w:id="1662" w:author="An Tran, ACA (BUV)" w:date="2024-09-12T22:35:00Z" w16du:dateUtc="2024-09-12T15:35:00Z">
        <w:r w:rsidRPr="00863667">
          <w:rPr>
            <w:rFonts w:ascii="iCiel Avenir LT Std 35 Light" w:hAnsi="iCiel Avenir LT Std 35 Light" w:cs="Arial"/>
            <w:b/>
            <w:bCs/>
            <w:sz w:val="22"/>
            <w:szCs w:val="22"/>
          </w:rPr>
          <w:t>English Buddy System</w:t>
        </w:r>
        <w:r w:rsidRPr="00863667">
          <w:rPr>
            <w:rFonts w:ascii="iCiel Avenir LT Std 35 Light" w:hAnsi="iCiel Avenir LT Std 35 Light" w:cs="Arial"/>
            <w:sz w:val="22"/>
            <w:szCs w:val="22"/>
          </w:rPr>
          <w:br/>
          <w:t xml:space="preserve">BUV also offers an English Buddy System, where students can receive extra tutoring sessions from fellow BUV students who have experience as teaching assistants in our English programmes. These Buddies possess excellent English language skills and familiar with giving tutoring sessions to fellow students. To book a session with an English Buddy, please visit our booking system: </w:t>
        </w:r>
        <w:r w:rsidRPr="00863667">
          <w:rPr>
            <w:rFonts w:ascii="iCiel Avenir LT Std 35 Light" w:hAnsi="iCiel Avenir LT Std 35 Light"/>
            <w:rPrChange w:id="1663" w:author="An Tran, ACA (BUV)" w:date="2024-09-13T17:29:00Z" w16du:dateUtc="2024-09-13T10:29:00Z">
              <w:rPr/>
            </w:rPrChange>
          </w:rPr>
          <w:fldChar w:fldCharType="begin"/>
        </w:r>
        <w:r w:rsidRPr="00863667">
          <w:rPr>
            <w:rFonts w:ascii="iCiel Avenir LT Std 35 Light" w:hAnsi="iCiel Avenir LT Std 35 Light"/>
            <w:rPrChange w:id="1664" w:author="An Tran, ACA (BUV)" w:date="2024-09-13T17:29:00Z" w16du:dateUtc="2024-09-13T10:29:00Z">
              <w:rPr/>
            </w:rPrChange>
          </w:rPr>
          <w:instrText>HYPERLINK "https://buvsas.simplybook.asia/v2/" \l "book" \t "_blank" \o "https://buvsas.simplybook.asia/v2/#book"</w:instrText>
        </w:r>
        <w:r w:rsidRPr="00B8666B">
          <w:rPr>
            <w:rFonts w:ascii="iCiel Avenir LT Std 35 Light" w:hAnsi="iCiel Avenir LT Std 35 Light"/>
          </w:rPr>
        </w:r>
        <w:r w:rsidRPr="00863667">
          <w:rPr>
            <w:rPrChange w:id="1665"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BUV English Buddies Appointment</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w:t>
        </w:r>
      </w:ins>
    </w:p>
    <w:p w14:paraId="762880D0" w14:textId="77777777" w:rsidR="00A1180F" w:rsidRPr="00863667" w:rsidRDefault="00A1180F" w:rsidP="00A1180F">
      <w:pPr>
        <w:tabs>
          <w:tab w:val="left" w:pos="630"/>
          <w:tab w:val="left" w:pos="720"/>
          <w:tab w:val="left" w:pos="1080"/>
        </w:tabs>
        <w:ind w:firstLine="0"/>
        <w:rPr>
          <w:ins w:id="1666" w:author="An Tran, ACA (BUV)" w:date="2024-09-12T22:35:00Z" w16du:dateUtc="2024-09-12T15:35:00Z"/>
          <w:rFonts w:ascii="iCiel Avenir LT Std 35 Light" w:hAnsi="iCiel Avenir LT Std 35 Light" w:cs="Arial"/>
          <w:sz w:val="22"/>
          <w:szCs w:val="22"/>
        </w:rPr>
      </w:pPr>
      <w:ins w:id="1667" w:author="An Tran, ACA (BUV)" w:date="2024-09-12T22:35:00Z" w16du:dateUtc="2024-09-12T15:35:00Z">
        <w:r w:rsidRPr="00863667">
          <w:rPr>
            <w:rFonts w:ascii="iCiel Avenir LT Std 35 Light" w:hAnsi="iCiel Avenir LT Std 35 Light" w:cs="Arial"/>
            <w:sz w:val="22"/>
            <w:szCs w:val="22"/>
          </w:rPr>
          <w:t>We highly encourage students to take advantage of these resources to improve their English proficiency and enhance their academic performance.</w:t>
        </w:r>
      </w:ins>
    </w:p>
    <w:p w14:paraId="0AE2A447" w14:textId="77777777" w:rsidR="00A1180F" w:rsidRPr="00863667" w:rsidRDefault="00A1180F" w:rsidP="00A1180F">
      <w:pPr>
        <w:tabs>
          <w:tab w:val="left" w:pos="630"/>
          <w:tab w:val="left" w:pos="720"/>
          <w:tab w:val="left" w:pos="1080"/>
        </w:tabs>
        <w:ind w:firstLine="0"/>
        <w:rPr>
          <w:ins w:id="1668" w:author="An Tran, ACA (BUV)" w:date="2024-09-12T22:35:00Z" w16du:dateUtc="2024-09-12T15:35:00Z"/>
          <w:rFonts w:ascii="iCiel Avenir LT Std 35 Light" w:hAnsi="iCiel Avenir LT Std 35 Light" w:cs="Arial"/>
          <w:i/>
          <w:iCs/>
          <w:sz w:val="22"/>
          <w:szCs w:val="22"/>
        </w:rPr>
      </w:pPr>
      <w:ins w:id="1669" w:author="An Tran, ACA (BUV)" w:date="2024-09-12T22:35:00Z" w16du:dateUtc="2024-09-12T15:35:00Z">
        <w:r w:rsidRPr="00863667">
          <w:rPr>
            <w:rFonts w:ascii="iCiel Avenir LT Std 35 Light" w:hAnsi="iCiel Avenir LT Std 35 Light" w:cs="Arial"/>
            <w:i/>
            <w:iCs/>
            <w:sz w:val="22"/>
            <w:szCs w:val="22"/>
          </w:rPr>
          <w:t>Cải thiện kỹ năng tiếng Anh của sinh viên là một ưu tiên hàng đầu tại BUV, vì dữ liệu của Nhà trường cho thấy những sinh viên có trình độ tiếng Anh cao hơn thường đạt được kết quả học tập tốt hơn. Khoa Tiếng Anh tại trường luôn sẵn sàng cung cấp các dịch vụ hỗ trợ đa dạng để giúp sinh viên nâng cao khả năng ngôn ngữ của mình.</w:t>
        </w:r>
      </w:ins>
    </w:p>
    <w:p w14:paraId="33C4DCE2" w14:textId="77777777" w:rsidR="00A1180F" w:rsidRPr="00863667" w:rsidRDefault="00A1180F" w:rsidP="00A1180F">
      <w:pPr>
        <w:tabs>
          <w:tab w:val="left" w:pos="630"/>
          <w:tab w:val="left" w:pos="720"/>
          <w:tab w:val="left" w:pos="1080"/>
        </w:tabs>
        <w:ind w:left="630" w:firstLine="0"/>
        <w:rPr>
          <w:ins w:id="1670" w:author="An Tran, ACA (BUV)" w:date="2024-09-12T22:35:00Z" w16du:dateUtc="2024-09-12T15:35:00Z"/>
          <w:rFonts w:ascii="iCiel Avenir LT Std 35 Light" w:hAnsi="iCiel Avenir LT Std 35 Light" w:cs="Arial"/>
          <w:b/>
          <w:bCs/>
          <w:i/>
          <w:iCs/>
          <w:sz w:val="22"/>
          <w:szCs w:val="22"/>
        </w:rPr>
      </w:pPr>
      <w:ins w:id="1671" w:author="An Tran, ACA (BUV)" w:date="2024-09-12T22:35:00Z" w16du:dateUtc="2024-09-12T15:35:00Z">
        <w:r w:rsidRPr="00863667">
          <w:rPr>
            <w:rFonts w:ascii="iCiel Avenir LT Std 35 Light" w:hAnsi="iCiel Avenir LT Std 35 Light" w:cs="Arial"/>
            <w:b/>
            <w:bCs/>
            <w:i/>
            <w:iCs/>
            <w:sz w:val="22"/>
            <w:szCs w:val="22"/>
          </w:rPr>
          <w:t>Hỗ trợ từ Khoa Tiếng Anh</w:t>
        </w:r>
      </w:ins>
    </w:p>
    <w:p w14:paraId="225AA092" w14:textId="77777777" w:rsidR="00A1180F" w:rsidRPr="00863667" w:rsidRDefault="00A1180F" w:rsidP="00A1180F">
      <w:pPr>
        <w:tabs>
          <w:tab w:val="left" w:pos="630"/>
          <w:tab w:val="left" w:pos="720"/>
          <w:tab w:val="left" w:pos="1080"/>
        </w:tabs>
        <w:ind w:firstLine="0"/>
        <w:rPr>
          <w:ins w:id="1672" w:author="An Tran, ACA (BUV)" w:date="2024-09-12T22:35:00Z" w16du:dateUtc="2024-09-12T15:35:00Z"/>
          <w:rFonts w:ascii="iCiel Avenir LT Std 35 Light" w:hAnsi="iCiel Avenir LT Std 35 Light" w:cs="Arial"/>
          <w:i/>
          <w:iCs/>
          <w:sz w:val="22"/>
          <w:szCs w:val="22"/>
        </w:rPr>
      </w:pPr>
      <w:ins w:id="1673" w:author="An Tran, ACA (BUV)" w:date="2024-09-12T22:35:00Z" w16du:dateUtc="2024-09-12T15:35:00Z">
        <w:r w:rsidRPr="00863667">
          <w:rPr>
            <w:rFonts w:ascii="iCiel Avenir LT Std 35 Light" w:hAnsi="iCiel Avenir LT Std 35 Light" w:cs="Arial"/>
            <w:i/>
            <w:iCs/>
            <w:sz w:val="22"/>
            <w:szCs w:val="22"/>
          </w:rPr>
          <w:t xml:space="preserve">Sinh viên được khuyến khích đặt lịch hẹn với một thành viên của Khoa để được hỗ trợ về bất kỳ câu hỏi nào liên quan đến ngôn ngữ. Để được tư vấn cá nhân, sinh viên có thể liên hệ với thầy James McMillan, Trưởng Khoa Tiếng Anh, qua email: </w:t>
        </w:r>
        <w:r w:rsidRPr="00863667">
          <w:rPr>
            <w:rFonts w:ascii="iCiel Avenir LT Std 35 Light" w:hAnsi="iCiel Avenir LT Std 35 Light"/>
            <w:rPrChange w:id="1674" w:author="An Tran, ACA (BUV)" w:date="2024-09-13T17:29:00Z" w16du:dateUtc="2024-09-13T10:29:00Z">
              <w:rPr/>
            </w:rPrChange>
          </w:rPr>
          <w:fldChar w:fldCharType="begin"/>
        </w:r>
        <w:r w:rsidRPr="00863667">
          <w:rPr>
            <w:rFonts w:ascii="iCiel Avenir LT Std 35 Light" w:hAnsi="iCiel Avenir LT Std 35 Light"/>
            <w:rPrChange w:id="1675" w:author="An Tran, ACA (BUV)" w:date="2024-09-13T17:29:00Z" w16du:dateUtc="2024-09-13T10:29:00Z">
              <w:rPr/>
            </w:rPrChange>
          </w:rPr>
          <w:instrText>HYPERLINK "mailto:james.mcmillan@buv.edu.vn"</w:instrText>
        </w:r>
        <w:r w:rsidRPr="00B8666B">
          <w:rPr>
            <w:rFonts w:ascii="iCiel Avenir LT Std 35 Light" w:hAnsi="iCiel Avenir LT Std 35 Light"/>
          </w:rPr>
        </w:r>
        <w:r w:rsidRPr="00863667">
          <w:rPr>
            <w:rPrChange w:id="1676"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james.mcmillan@buv.edu.vn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w:t>
        </w:r>
      </w:ins>
    </w:p>
    <w:p w14:paraId="09CECC0C" w14:textId="77777777" w:rsidR="00A1180F" w:rsidRPr="00863667" w:rsidRDefault="00A1180F" w:rsidP="00A1180F">
      <w:pPr>
        <w:tabs>
          <w:tab w:val="left" w:pos="630"/>
          <w:tab w:val="left" w:pos="720"/>
          <w:tab w:val="left" w:pos="1080"/>
        </w:tabs>
        <w:ind w:firstLine="0"/>
        <w:rPr>
          <w:ins w:id="1677" w:author="An Tran, ACA (BUV)" w:date="2024-09-12T22:35:00Z" w16du:dateUtc="2024-09-12T15:35:00Z"/>
          <w:rFonts w:ascii="iCiel Avenir LT Std 35 Light" w:hAnsi="iCiel Avenir LT Std 35 Light" w:cs="Arial"/>
          <w:b/>
          <w:bCs/>
          <w:i/>
          <w:iCs/>
          <w:sz w:val="22"/>
          <w:szCs w:val="22"/>
        </w:rPr>
      </w:pPr>
      <w:ins w:id="1678" w:author="An Tran, ACA (BUV)" w:date="2024-09-12T22:35:00Z" w16du:dateUtc="2024-09-12T15:35:00Z">
        <w:r w:rsidRPr="00863667">
          <w:rPr>
            <w:rFonts w:ascii="iCiel Avenir LT Std 35 Light" w:hAnsi="iCiel Avenir LT Std 35 Light" w:cs="Arial"/>
            <w:i/>
            <w:iCs/>
            <w:sz w:val="22"/>
            <w:szCs w:val="22"/>
          </w:rPr>
          <w:tab/>
        </w:r>
        <w:r w:rsidRPr="00863667">
          <w:rPr>
            <w:rFonts w:ascii="iCiel Avenir LT Std 35 Light" w:hAnsi="iCiel Avenir LT Std 35 Light" w:cs="Arial"/>
            <w:b/>
            <w:bCs/>
            <w:i/>
            <w:iCs/>
            <w:sz w:val="22"/>
            <w:szCs w:val="22"/>
          </w:rPr>
          <w:t>Chương trình English Buddy</w:t>
        </w:r>
      </w:ins>
    </w:p>
    <w:p w14:paraId="0EC5C027" w14:textId="5D769504" w:rsidR="00F03176" w:rsidRPr="00863667" w:rsidRDefault="00A1180F" w:rsidP="00A1180F">
      <w:pPr>
        <w:tabs>
          <w:tab w:val="left" w:pos="630"/>
          <w:tab w:val="left" w:pos="720"/>
          <w:tab w:val="left" w:pos="1080"/>
        </w:tabs>
        <w:ind w:firstLine="0"/>
        <w:rPr>
          <w:rFonts w:ascii="iCiel Avenir LT Std 35 Light" w:hAnsi="iCiel Avenir LT Std 35 Light" w:cs="Arial"/>
          <w:i/>
          <w:iCs/>
          <w:sz w:val="22"/>
          <w:szCs w:val="22"/>
          <w:lang w:val="vi-VN"/>
        </w:rPr>
      </w:pPr>
      <w:ins w:id="1679" w:author="An Tran, ACA (BUV)" w:date="2024-09-12T22:35:00Z" w16du:dateUtc="2024-09-12T15:35:00Z">
        <w:r w:rsidRPr="00863667">
          <w:rPr>
            <w:rFonts w:ascii="iCiel Avenir LT Std 35 Light" w:hAnsi="iCiel Avenir LT Std 35 Light" w:cs="Arial"/>
            <w:i/>
            <w:iCs/>
            <w:sz w:val="22"/>
            <w:szCs w:val="22"/>
          </w:rPr>
          <w:t xml:space="preserve">BUV cũng cung cấp Chương trình English Buddy, nơi sinh viên có thể nhận được hỗ trợ từ những sinh viên BUV khác, những người đã có kinh nghiệm làm trợ giảng trong các chương trình tiếng Anh của Nhà trường. Các sinh viên này đều có kỹ năng tiếng Anh xuất sắc và quen thuộc với việc dạy hỗ trợ cho các sinh viên khác. Để đăng ký chương trình English Buddy, sinh viên có thể truy cập hệ thống đặt lịch sau đây: </w:t>
        </w:r>
        <w:r w:rsidRPr="00863667">
          <w:rPr>
            <w:rFonts w:ascii="iCiel Avenir LT Std 35 Light" w:hAnsi="iCiel Avenir LT Std 35 Light"/>
            <w:rPrChange w:id="1680" w:author="An Tran, ACA (BUV)" w:date="2024-09-13T17:29:00Z" w16du:dateUtc="2024-09-13T10:29:00Z">
              <w:rPr/>
            </w:rPrChange>
          </w:rPr>
          <w:fldChar w:fldCharType="begin"/>
        </w:r>
        <w:r w:rsidRPr="00863667">
          <w:rPr>
            <w:rFonts w:ascii="iCiel Avenir LT Std 35 Light" w:hAnsi="iCiel Avenir LT Std 35 Light"/>
            <w:rPrChange w:id="1681" w:author="An Tran, ACA (BUV)" w:date="2024-09-13T17:29:00Z" w16du:dateUtc="2024-09-13T10:29:00Z">
              <w:rPr/>
            </w:rPrChange>
          </w:rPr>
          <w:instrText>HYPERLINK "https://buvsas.simplybook.asia/v2/" \l "book" \t "_blank" \o "https://buvsas.simplybook.asia/v2/#book"</w:instrText>
        </w:r>
        <w:r w:rsidRPr="00B8666B">
          <w:rPr>
            <w:rFonts w:ascii="iCiel Avenir LT Std 35 Light" w:hAnsi="iCiel Avenir LT Std 35 Light"/>
          </w:rPr>
        </w:r>
        <w:r w:rsidRPr="00863667">
          <w:rPr>
            <w:rPrChange w:id="1682"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BUV English Buddies Appointment</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w:t>
        </w:r>
      </w:ins>
      <w:bookmarkEnd w:id="1652"/>
      <w:del w:id="1683" w:author="An Tran, ACA (BUV)" w:date="2024-09-12T22:35:00Z" w16du:dateUtc="2024-09-12T15:35:00Z">
        <w:r w:rsidR="00F03176" w:rsidRPr="00863667" w:rsidDel="00A1180F">
          <w:rPr>
            <w:rFonts w:ascii="iCiel Avenir LT Std 35 Light" w:hAnsi="iCiel Avenir LT Std 35 Light" w:cs="Arial"/>
            <w:sz w:val="22"/>
            <w:szCs w:val="22"/>
          </w:rPr>
          <w:delText xml:space="preserve">Improving student’s English skills is always one of the top priorities at BUV as our results show that students with higher level of English tend to achieve better academic results than those having lower English ability. We have a very dedicated English Department which provides various support to students who are willing to improve their English skills. Students are highly recommended to book a meeting with a member of this department for assistance with any language-related inquiries. Alternatively, they can contact James McMillan – Deputy Programme Leader of English at </w:delText>
        </w:r>
        <w:r w:rsidR="006033B6" w:rsidRPr="00863667" w:rsidDel="00A1180F">
          <w:rPr>
            <w:rFonts w:ascii="iCiel Avenir LT Std 35 Light" w:hAnsi="iCiel Avenir LT Std 35 Light"/>
            <w:rPrChange w:id="1684" w:author="An Tran, ACA (BUV)" w:date="2024-09-13T17:29:00Z" w16du:dateUtc="2024-09-13T10:29:00Z">
              <w:rPr/>
            </w:rPrChange>
          </w:rPr>
          <w:fldChar w:fldCharType="begin"/>
        </w:r>
        <w:r w:rsidR="006033B6" w:rsidRPr="00863667" w:rsidDel="00A1180F">
          <w:rPr>
            <w:rFonts w:ascii="iCiel Avenir LT Std 35 Light" w:hAnsi="iCiel Avenir LT Std 35 Light"/>
            <w:rPrChange w:id="1685" w:author="An Tran, ACA (BUV)" w:date="2024-09-13T17:29:00Z" w16du:dateUtc="2024-09-13T10:29:00Z">
              <w:rPr/>
            </w:rPrChange>
          </w:rPr>
          <w:delInstrText>HYPERLINK "mailto:james.mcmillan@buv.edu.vn" \h</w:delInstrText>
        </w:r>
        <w:r w:rsidR="006033B6" w:rsidRPr="00B8666B" w:rsidDel="00A1180F">
          <w:rPr>
            <w:rFonts w:ascii="iCiel Avenir LT Std 35 Light" w:hAnsi="iCiel Avenir LT Std 35 Light"/>
          </w:rPr>
        </w:r>
        <w:r w:rsidR="006033B6" w:rsidRPr="00863667" w:rsidDel="00A1180F">
          <w:rPr>
            <w:rPrChange w:id="1686" w:author="An Tran, ACA (BUV)" w:date="2024-09-13T17:29:00Z" w16du:dateUtc="2024-09-13T10:29:00Z">
              <w:rPr>
                <w:rStyle w:val="Hyperlink"/>
                <w:rFonts w:ascii="iCiel Avenir LT Std 35 Light" w:hAnsi="iCiel Avenir LT Std 35 Light" w:cs="Arial"/>
                <w:sz w:val="22"/>
                <w:szCs w:val="22"/>
              </w:rPr>
            </w:rPrChange>
          </w:rPr>
          <w:fldChar w:fldCharType="separate"/>
        </w:r>
        <w:r w:rsidR="00F03176" w:rsidRPr="00863667" w:rsidDel="00A1180F">
          <w:rPr>
            <w:rStyle w:val="Hyperlink"/>
            <w:rFonts w:ascii="iCiel Avenir LT Std 35 Light" w:hAnsi="iCiel Avenir LT Std 35 Light" w:cs="Arial"/>
            <w:sz w:val="22"/>
            <w:szCs w:val="22"/>
          </w:rPr>
          <w:delText>james.mcmillan@buv.edu.vn</w:delText>
        </w:r>
        <w:r w:rsidR="006033B6" w:rsidRPr="00863667" w:rsidDel="00A1180F">
          <w:rPr>
            <w:rStyle w:val="Hyperlink"/>
            <w:rFonts w:ascii="iCiel Avenir LT Std 35 Light" w:hAnsi="iCiel Avenir LT Std 35 Light" w:cs="Arial"/>
            <w:sz w:val="22"/>
            <w:szCs w:val="22"/>
          </w:rPr>
          <w:fldChar w:fldCharType="end"/>
        </w:r>
        <w:r w:rsidR="00F03176" w:rsidRPr="00863667" w:rsidDel="00A1180F">
          <w:rPr>
            <w:rFonts w:ascii="iCiel Avenir LT Std 35 Light" w:hAnsi="iCiel Avenir LT Std 35 Light" w:cs="Arial"/>
            <w:sz w:val="22"/>
            <w:szCs w:val="22"/>
          </w:rPr>
          <w:delText xml:space="preserve"> for </w:delText>
        </w:r>
        <w:r w:rsidR="27326858" w:rsidRPr="00863667" w:rsidDel="00A1180F">
          <w:rPr>
            <w:rFonts w:ascii="iCiel Avenir LT Std 35 Light" w:hAnsi="iCiel Avenir LT Std 35 Light" w:cs="Arial"/>
            <w:sz w:val="22"/>
            <w:szCs w:val="22"/>
          </w:rPr>
          <w:delText xml:space="preserve"> further</w:delText>
        </w:r>
        <w:r w:rsidR="00F03176" w:rsidRPr="00863667" w:rsidDel="00A1180F">
          <w:rPr>
            <w:rFonts w:ascii="iCiel Avenir LT Std 35 Light" w:hAnsi="iCiel Avenir LT Std 35 Light" w:cs="Arial"/>
            <w:sz w:val="22"/>
            <w:szCs w:val="22"/>
          </w:rPr>
          <w:delText xml:space="preserve"> advice</w:delText>
        </w:r>
        <w:r w:rsidR="00F03176" w:rsidRPr="00863667" w:rsidDel="00A1180F">
          <w:rPr>
            <w:rFonts w:ascii="iCiel Avenir LT Std 35 Light" w:hAnsi="iCiel Avenir LT Std 35 Light" w:cs="Arial"/>
            <w:i/>
            <w:iCs/>
            <w:sz w:val="22"/>
            <w:szCs w:val="22"/>
            <w:lang w:val="vi-VN"/>
          </w:rPr>
          <w:delText>Nâng cao kh</w:delText>
        </w:r>
        <w:r w:rsidR="00F03176" w:rsidRPr="00863667" w:rsidDel="00A1180F">
          <w:rPr>
            <w:rFonts w:ascii="iCiel Avenir LT Std 35 Light" w:hAnsi="iCiel Avenir LT Std 35 Light" w:cs="Calibri"/>
            <w:i/>
            <w:iCs/>
            <w:sz w:val="22"/>
            <w:szCs w:val="22"/>
            <w:lang w:val="vi-VN"/>
          </w:rPr>
          <w:delText>ả</w:delText>
        </w:r>
        <w:r w:rsidR="00F03176" w:rsidRPr="00863667" w:rsidDel="00A1180F">
          <w:rPr>
            <w:rFonts w:ascii="iCiel Avenir LT Std 35 Light" w:hAnsi="iCiel Avenir LT Std 35 Light" w:cs="Arial"/>
            <w:i/>
            <w:iCs/>
            <w:sz w:val="22"/>
            <w:szCs w:val="22"/>
            <w:lang w:val="vi-VN"/>
          </w:rPr>
          <w:delText xml:space="preserve"> n</w:delText>
        </w:r>
        <w:r w:rsidR="00F03176" w:rsidRPr="00863667" w:rsidDel="00A1180F">
          <w:rPr>
            <w:rFonts w:ascii="iCiel Avenir LT Std 35 Light" w:hAnsi="iCiel Avenir LT Std 35 Light" w:cs="Avenir Next LT Pro"/>
            <w:i/>
            <w:iCs/>
            <w:sz w:val="22"/>
            <w:szCs w:val="22"/>
            <w:lang w:val="vi-VN"/>
          </w:rPr>
          <w:delText>ă</w:delText>
        </w:r>
        <w:r w:rsidR="00F03176" w:rsidRPr="00863667" w:rsidDel="00A1180F">
          <w:rPr>
            <w:rFonts w:ascii="iCiel Avenir LT Std 35 Light" w:hAnsi="iCiel Avenir LT Std 35 Light" w:cs="Arial"/>
            <w:i/>
            <w:iCs/>
            <w:sz w:val="22"/>
            <w:szCs w:val="22"/>
            <w:lang w:val="vi-VN"/>
          </w:rPr>
          <w:delText>ng s</w:delText>
        </w:r>
        <w:r w:rsidR="00F03176" w:rsidRPr="00863667" w:rsidDel="00A1180F">
          <w:rPr>
            <w:rFonts w:ascii="iCiel Avenir LT Std 35 Light" w:hAnsi="iCiel Avenir LT Std 35 Light" w:cs="Calibri"/>
            <w:i/>
            <w:iCs/>
            <w:sz w:val="22"/>
            <w:szCs w:val="22"/>
            <w:lang w:val="vi-VN"/>
          </w:rPr>
          <w:delText>ử</w:delText>
        </w:r>
        <w:r w:rsidR="00F03176" w:rsidRPr="00863667" w:rsidDel="00A1180F">
          <w:rPr>
            <w:rFonts w:ascii="iCiel Avenir LT Std 35 Light" w:hAnsi="iCiel Avenir LT Std 35 Light" w:cs="Arial"/>
            <w:i/>
            <w:iCs/>
            <w:sz w:val="22"/>
            <w:szCs w:val="22"/>
            <w:lang w:val="vi-VN"/>
          </w:rPr>
          <w:delText xml:space="preserve"> d</w:delText>
        </w:r>
        <w:r w:rsidR="00F03176" w:rsidRPr="00863667" w:rsidDel="00A1180F">
          <w:rPr>
            <w:rFonts w:ascii="iCiel Avenir LT Std 35 Light" w:hAnsi="iCiel Avenir LT Std 35 Light" w:cs="Calibri"/>
            <w:i/>
            <w:iCs/>
            <w:sz w:val="22"/>
            <w:szCs w:val="22"/>
            <w:lang w:val="vi-VN"/>
          </w:rPr>
          <w:delText>ụ</w:delText>
        </w:r>
        <w:r w:rsidR="00F03176" w:rsidRPr="00863667" w:rsidDel="00A1180F">
          <w:rPr>
            <w:rFonts w:ascii="iCiel Avenir LT Std 35 Light" w:hAnsi="iCiel Avenir LT Std 35 Light" w:cs="Arial"/>
            <w:i/>
            <w:iCs/>
            <w:sz w:val="22"/>
            <w:szCs w:val="22"/>
            <w:lang w:val="vi-VN"/>
          </w:rPr>
          <w:delText>ng Ti</w:delText>
        </w:r>
        <w:r w:rsidR="00F03176" w:rsidRPr="00863667" w:rsidDel="00A1180F">
          <w:rPr>
            <w:rFonts w:ascii="iCiel Avenir LT Std 35 Light" w:hAnsi="iCiel Avenir LT Std 35 Light" w:cs="Calibri"/>
            <w:i/>
            <w:iCs/>
            <w:sz w:val="22"/>
            <w:szCs w:val="22"/>
            <w:lang w:val="vi-VN"/>
          </w:rPr>
          <w:delText>ế</w:delText>
        </w:r>
        <w:r w:rsidR="00F03176" w:rsidRPr="00863667" w:rsidDel="00A1180F">
          <w:rPr>
            <w:rFonts w:ascii="iCiel Avenir LT Std 35 Light" w:hAnsi="iCiel Avenir LT Std 35 Light" w:cs="Arial"/>
            <w:i/>
            <w:iCs/>
            <w:sz w:val="22"/>
            <w:szCs w:val="22"/>
            <w:lang w:val="vi-VN"/>
          </w:rPr>
          <w:delText>ng Anh c</w:delText>
        </w:r>
        <w:r w:rsidR="00F03176" w:rsidRPr="00863667" w:rsidDel="00A1180F">
          <w:rPr>
            <w:rFonts w:ascii="iCiel Avenir LT Std 35 Light" w:hAnsi="iCiel Avenir LT Std 35 Light" w:cs="Calibri"/>
            <w:i/>
            <w:iCs/>
            <w:sz w:val="22"/>
            <w:szCs w:val="22"/>
            <w:lang w:val="vi-VN"/>
          </w:rPr>
          <w:delText>ủ</w:delText>
        </w:r>
        <w:r w:rsidR="00F03176" w:rsidRPr="00863667" w:rsidDel="00A1180F">
          <w:rPr>
            <w:rFonts w:ascii="iCiel Avenir LT Std 35 Light" w:hAnsi="iCiel Avenir LT Std 35 Light" w:cs="Arial"/>
            <w:i/>
            <w:iCs/>
            <w:sz w:val="22"/>
            <w:szCs w:val="22"/>
            <w:lang w:val="vi-VN"/>
          </w:rPr>
          <w:delText>a sinh vi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lu</w:delText>
        </w:r>
        <w:r w:rsidR="00F03176" w:rsidRPr="00863667" w:rsidDel="00A1180F">
          <w:rPr>
            <w:rFonts w:ascii="iCiel Avenir LT Std 35 Light" w:hAnsi="iCiel Avenir LT Std 35 Light" w:cs="Avenir Next LT Pro"/>
            <w:i/>
            <w:iCs/>
            <w:sz w:val="22"/>
            <w:szCs w:val="22"/>
            <w:lang w:val="vi-VN"/>
          </w:rPr>
          <w:delText>ô</w:delText>
        </w:r>
        <w:r w:rsidR="00F03176" w:rsidRPr="00863667" w:rsidDel="00A1180F">
          <w:rPr>
            <w:rFonts w:ascii="iCiel Avenir LT Std 35 Light" w:hAnsi="iCiel Avenir LT Std 35 Light" w:cs="Arial"/>
            <w:i/>
            <w:iCs/>
            <w:sz w:val="22"/>
            <w:szCs w:val="22"/>
            <w:lang w:val="vi-VN"/>
          </w:rPr>
          <w:delText>n l</w:delText>
        </w:r>
        <w:r w:rsidR="00F03176" w:rsidRPr="00863667" w:rsidDel="00A1180F">
          <w:rPr>
            <w:rFonts w:ascii="iCiel Avenir LT Std 35 Light" w:hAnsi="iCiel Avenir LT Std 35 Light" w:cs="Avenir Next LT Pro"/>
            <w:i/>
            <w:iCs/>
            <w:sz w:val="22"/>
            <w:szCs w:val="22"/>
            <w:lang w:val="vi-VN"/>
          </w:rPr>
          <w:delText>à</w:delText>
        </w:r>
        <w:r w:rsidR="00F03176" w:rsidRPr="00863667" w:rsidDel="00A1180F">
          <w:rPr>
            <w:rFonts w:ascii="iCiel Avenir LT Std 35 Light" w:hAnsi="iCiel Avenir LT Std 35 Light" w:cs="Arial"/>
            <w:i/>
            <w:iCs/>
            <w:sz w:val="22"/>
            <w:szCs w:val="22"/>
            <w:lang w:val="vi-VN"/>
          </w:rPr>
          <w:delText xml:space="preserve"> m</w:delText>
        </w:r>
        <w:r w:rsidR="00F03176" w:rsidRPr="00863667" w:rsidDel="00A1180F">
          <w:rPr>
            <w:rFonts w:ascii="iCiel Avenir LT Std 35 Light" w:hAnsi="iCiel Avenir LT Std 35 Light" w:cs="Calibri"/>
            <w:i/>
            <w:iCs/>
            <w:sz w:val="22"/>
            <w:szCs w:val="22"/>
            <w:lang w:val="vi-VN"/>
          </w:rPr>
          <w:delText>ộ</w:delText>
        </w:r>
        <w:r w:rsidR="00F03176" w:rsidRPr="00863667" w:rsidDel="00A1180F">
          <w:rPr>
            <w:rFonts w:ascii="iCiel Avenir LT Std 35 Light" w:hAnsi="iCiel Avenir LT Std 35 Light" w:cs="Arial"/>
            <w:i/>
            <w:iCs/>
            <w:sz w:val="22"/>
            <w:szCs w:val="22"/>
            <w:lang w:val="vi-VN"/>
          </w:rPr>
          <w:delText>t trong nh</w:delText>
        </w:r>
        <w:r w:rsidR="00F03176" w:rsidRPr="00863667" w:rsidDel="00A1180F">
          <w:rPr>
            <w:rFonts w:ascii="iCiel Avenir LT Std 35 Light" w:hAnsi="iCiel Avenir LT Std 35 Light" w:cs="Calibri"/>
            <w:i/>
            <w:iCs/>
            <w:sz w:val="22"/>
            <w:szCs w:val="22"/>
            <w:lang w:val="vi-VN"/>
          </w:rPr>
          <w:delText>ữ</w:delText>
        </w:r>
        <w:r w:rsidR="00F03176" w:rsidRPr="00863667" w:rsidDel="00A1180F">
          <w:rPr>
            <w:rFonts w:ascii="iCiel Avenir LT Std 35 Light" w:hAnsi="iCiel Avenir LT Std 35 Light" w:cs="Arial"/>
            <w:i/>
            <w:iCs/>
            <w:sz w:val="22"/>
            <w:szCs w:val="22"/>
            <w:lang w:val="vi-VN"/>
          </w:rPr>
          <w:delText>ng m</w:delText>
        </w:r>
        <w:r w:rsidR="00F03176" w:rsidRPr="00863667" w:rsidDel="00A1180F">
          <w:rPr>
            <w:rFonts w:ascii="iCiel Avenir LT Std 35 Light" w:hAnsi="iCiel Avenir LT Std 35 Light" w:cs="Calibri"/>
            <w:i/>
            <w:iCs/>
            <w:sz w:val="22"/>
            <w:szCs w:val="22"/>
            <w:lang w:val="vi-VN"/>
          </w:rPr>
          <w:delText>ụ</w:delText>
        </w:r>
        <w:r w:rsidR="00F03176" w:rsidRPr="00863667" w:rsidDel="00A1180F">
          <w:rPr>
            <w:rFonts w:ascii="iCiel Avenir LT Std 35 Light" w:hAnsi="iCiel Avenir LT Std 35 Light" w:cs="Arial"/>
            <w:i/>
            <w:iCs/>
            <w:sz w:val="22"/>
            <w:szCs w:val="22"/>
            <w:lang w:val="vi-VN"/>
          </w:rPr>
          <w:delText>c ti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u h</w:delText>
        </w:r>
        <w:r w:rsidR="00F03176" w:rsidRPr="00863667" w:rsidDel="00A1180F">
          <w:rPr>
            <w:rFonts w:ascii="iCiel Avenir LT Std 35 Light" w:hAnsi="iCiel Avenir LT Std 35 Light" w:cs="Avenir Next LT Pro"/>
            <w:i/>
            <w:iCs/>
            <w:sz w:val="22"/>
            <w:szCs w:val="22"/>
            <w:lang w:val="vi-VN"/>
          </w:rPr>
          <w:delText>à</w:delText>
        </w:r>
        <w:r w:rsidR="00F03176" w:rsidRPr="00863667" w:rsidDel="00A1180F">
          <w:rPr>
            <w:rFonts w:ascii="iCiel Avenir LT Std 35 Light" w:hAnsi="iCiel Avenir LT Std 35 Light" w:cs="Arial"/>
            <w:i/>
            <w:iCs/>
            <w:sz w:val="22"/>
            <w:szCs w:val="22"/>
            <w:lang w:val="vi-VN"/>
          </w:rPr>
          <w:delText xml:space="preserve">ng </w:delText>
        </w:r>
        <w:r w:rsidR="00F03176" w:rsidRPr="00863667" w:rsidDel="00A1180F">
          <w:rPr>
            <w:rFonts w:ascii="iCiel Avenir LT Std 35 Light" w:hAnsi="iCiel Avenir LT Std 35 Light" w:cs="Avenir Next LT Pro"/>
            <w:i/>
            <w:iCs/>
            <w:sz w:val="22"/>
            <w:szCs w:val="22"/>
            <w:lang w:val="vi-VN"/>
          </w:rPr>
          <w:delText>đ</w:delText>
        </w:r>
        <w:r w:rsidR="00F03176" w:rsidRPr="00863667" w:rsidDel="00A1180F">
          <w:rPr>
            <w:rFonts w:ascii="iCiel Avenir LT Std 35 Light" w:hAnsi="iCiel Avenir LT Std 35 Light" w:cs="Calibri"/>
            <w:i/>
            <w:iCs/>
            <w:sz w:val="22"/>
            <w:szCs w:val="22"/>
            <w:lang w:val="vi-VN"/>
          </w:rPr>
          <w:delText>ầ</w:delText>
        </w:r>
        <w:r w:rsidR="00F03176" w:rsidRPr="00863667" w:rsidDel="00A1180F">
          <w:rPr>
            <w:rFonts w:ascii="iCiel Avenir LT Std 35 Light" w:hAnsi="iCiel Avenir LT Std 35 Light" w:cs="Arial"/>
            <w:i/>
            <w:iCs/>
            <w:sz w:val="22"/>
            <w:szCs w:val="22"/>
            <w:lang w:val="vi-VN"/>
          </w:rPr>
          <w:delText>u c</w:delText>
        </w:r>
        <w:r w:rsidR="00F03176" w:rsidRPr="00863667" w:rsidDel="00A1180F">
          <w:rPr>
            <w:rFonts w:ascii="iCiel Avenir LT Std 35 Light" w:hAnsi="iCiel Avenir LT Std 35 Light" w:cs="Calibri"/>
            <w:i/>
            <w:iCs/>
            <w:sz w:val="22"/>
            <w:szCs w:val="22"/>
            <w:lang w:val="vi-VN"/>
          </w:rPr>
          <w:delText>ủ</w:delText>
        </w:r>
        <w:r w:rsidR="00F03176" w:rsidRPr="00863667" w:rsidDel="00A1180F">
          <w:rPr>
            <w:rFonts w:ascii="iCiel Avenir LT Std 35 Light" w:hAnsi="iCiel Avenir LT Std 35 Light" w:cs="Arial"/>
            <w:i/>
            <w:iCs/>
            <w:sz w:val="22"/>
            <w:szCs w:val="22"/>
            <w:lang w:val="vi-VN"/>
          </w:rPr>
          <w:delText>a BUV. K</w:delText>
        </w:r>
        <w:r w:rsidR="00F03176" w:rsidRPr="00863667" w:rsidDel="00A1180F">
          <w:rPr>
            <w:rFonts w:ascii="iCiel Avenir LT Std 35 Light" w:hAnsi="iCiel Avenir LT Std 35 Light" w:cs="Calibri"/>
            <w:i/>
            <w:iCs/>
            <w:sz w:val="22"/>
            <w:szCs w:val="22"/>
            <w:lang w:val="vi-VN"/>
          </w:rPr>
          <w:delText>ế</w:delText>
        </w:r>
        <w:r w:rsidR="00F03176" w:rsidRPr="00863667" w:rsidDel="00A1180F">
          <w:rPr>
            <w:rFonts w:ascii="iCiel Avenir LT Std 35 Light" w:hAnsi="iCiel Avenir LT Std 35 Light" w:cs="Arial"/>
            <w:i/>
            <w:iCs/>
            <w:sz w:val="22"/>
            <w:szCs w:val="22"/>
            <w:lang w:val="vi-VN"/>
          </w:rPr>
          <w:delText>t qu</w:delText>
        </w:r>
        <w:r w:rsidR="00F03176" w:rsidRPr="00863667" w:rsidDel="00A1180F">
          <w:rPr>
            <w:rFonts w:ascii="iCiel Avenir LT Std 35 Light" w:hAnsi="iCiel Avenir LT Std 35 Light" w:cs="Calibri"/>
            <w:i/>
            <w:iCs/>
            <w:sz w:val="22"/>
            <w:szCs w:val="22"/>
            <w:lang w:val="vi-VN"/>
          </w:rPr>
          <w:delText>ả</w:delText>
        </w:r>
        <w:r w:rsidR="00F03176" w:rsidRPr="00863667" w:rsidDel="00A1180F">
          <w:rPr>
            <w:rFonts w:ascii="iCiel Avenir LT Std 35 Light" w:hAnsi="iCiel Avenir LT Std 35 Light" w:cs="Arial"/>
            <w:i/>
            <w:iCs/>
            <w:sz w:val="22"/>
            <w:szCs w:val="22"/>
            <w:lang w:val="vi-VN"/>
          </w:rPr>
          <w:delText xml:space="preserve"> cho th</w:delText>
        </w:r>
        <w:r w:rsidR="00F03176" w:rsidRPr="00863667" w:rsidDel="00A1180F">
          <w:rPr>
            <w:rFonts w:ascii="iCiel Avenir LT Std 35 Light" w:hAnsi="iCiel Avenir LT Std 35 Light" w:cs="Calibri"/>
            <w:i/>
            <w:iCs/>
            <w:sz w:val="22"/>
            <w:szCs w:val="22"/>
            <w:lang w:val="vi-VN"/>
          </w:rPr>
          <w:delText>ấ</w:delText>
        </w:r>
        <w:r w:rsidR="00F03176" w:rsidRPr="00863667" w:rsidDel="00A1180F">
          <w:rPr>
            <w:rFonts w:ascii="iCiel Avenir LT Std 35 Light" w:hAnsi="iCiel Avenir LT Std 35 Light" w:cs="Arial"/>
            <w:i/>
            <w:iCs/>
            <w:sz w:val="22"/>
            <w:szCs w:val="22"/>
            <w:lang w:val="vi-VN"/>
          </w:rPr>
          <w:delText>y c</w:delText>
        </w:r>
        <w:r w:rsidR="00F03176" w:rsidRPr="00863667" w:rsidDel="00A1180F">
          <w:rPr>
            <w:rFonts w:ascii="iCiel Avenir LT Std 35 Light" w:hAnsi="iCiel Avenir LT Std 35 Light" w:cs="Avenir Next LT Pro"/>
            <w:i/>
            <w:iCs/>
            <w:sz w:val="22"/>
            <w:szCs w:val="22"/>
            <w:lang w:val="vi-VN"/>
          </w:rPr>
          <w:delText>á</w:delText>
        </w:r>
        <w:r w:rsidR="00F03176" w:rsidRPr="00863667" w:rsidDel="00A1180F">
          <w:rPr>
            <w:rFonts w:ascii="iCiel Avenir LT Std 35 Light" w:hAnsi="iCiel Avenir LT Std 35 Light" w:cs="Arial"/>
            <w:i/>
            <w:iCs/>
            <w:sz w:val="22"/>
            <w:szCs w:val="22"/>
            <w:lang w:val="vi-VN"/>
          </w:rPr>
          <w:delText>c sinh vi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c</w:delText>
        </w:r>
        <w:r w:rsidR="00F03176" w:rsidRPr="00863667" w:rsidDel="00A1180F">
          <w:rPr>
            <w:rFonts w:ascii="iCiel Avenir LT Std 35 Light" w:hAnsi="iCiel Avenir LT Std 35 Light" w:cs="Avenir Next LT Pro"/>
            <w:i/>
            <w:iCs/>
            <w:sz w:val="22"/>
            <w:szCs w:val="22"/>
            <w:lang w:val="vi-VN"/>
          </w:rPr>
          <w:delText>ó</w:delText>
        </w:r>
        <w:r w:rsidR="00F03176" w:rsidRPr="00863667" w:rsidDel="00A1180F">
          <w:rPr>
            <w:rFonts w:ascii="iCiel Avenir LT Std 35 Light" w:hAnsi="iCiel Avenir LT Std 35 Light" w:cs="Arial"/>
            <w:i/>
            <w:iCs/>
            <w:sz w:val="22"/>
            <w:szCs w:val="22"/>
            <w:lang w:val="vi-VN"/>
          </w:rPr>
          <w:delText xml:space="preserve"> n</w:delText>
        </w:r>
        <w:r w:rsidR="00F03176" w:rsidRPr="00863667" w:rsidDel="00A1180F">
          <w:rPr>
            <w:rFonts w:ascii="iCiel Avenir LT Std 35 Light" w:hAnsi="iCiel Avenir LT Std 35 Light" w:cs="Avenir Next LT Pro"/>
            <w:i/>
            <w:iCs/>
            <w:sz w:val="22"/>
            <w:szCs w:val="22"/>
            <w:lang w:val="vi-VN"/>
          </w:rPr>
          <w:delText>ă</w:delText>
        </w:r>
        <w:r w:rsidR="00F03176" w:rsidRPr="00863667" w:rsidDel="00A1180F">
          <w:rPr>
            <w:rFonts w:ascii="iCiel Avenir LT Std 35 Light" w:hAnsi="iCiel Avenir LT Std 35 Light" w:cs="Arial"/>
            <w:i/>
            <w:iCs/>
            <w:sz w:val="22"/>
            <w:szCs w:val="22"/>
            <w:lang w:val="vi-VN"/>
          </w:rPr>
          <w:delText>ng l</w:delText>
        </w:r>
        <w:r w:rsidR="00F03176" w:rsidRPr="00863667" w:rsidDel="00A1180F">
          <w:rPr>
            <w:rFonts w:ascii="iCiel Avenir LT Std 35 Light" w:hAnsi="iCiel Avenir LT Std 35 Light" w:cs="Calibri"/>
            <w:i/>
            <w:iCs/>
            <w:sz w:val="22"/>
            <w:szCs w:val="22"/>
            <w:lang w:val="vi-VN"/>
          </w:rPr>
          <w:delText>ự</w:delText>
        </w:r>
        <w:r w:rsidR="00F03176" w:rsidRPr="00863667" w:rsidDel="00A1180F">
          <w:rPr>
            <w:rFonts w:ascii="iCiel Avenir LT Std 35 Light" w:hAnsi="iCiel Avenir LT Std 35 Light" w:cs="Arial"/>
            <w:i/>
            <w:iCs/>
            <w:sz w:val="22"/>
            <w:szCs w:val="22"/>
            <w:lang w:val="vi-VN"/>
          </w:rPr>
          <w:delText>c ti</w:delText>
        </w:r>
        <w:r w:rsidR="00F03176" w:rsidRPr="00863667" w:rsidDel="00A1180F">
          <w:rPr>
            <w:rFonts w:ascii="iCiel Avenir LT Std 35 Light" w:hAnsi="iCiel Avenir LT Std 35 Light" w:cs="Calibri"/>
            <w:i/>
            <w:iCs/>
            <w:sz w:val="22"/>
            <w:szCs w:val="22"/>
            <w:lang w:val="vi-VN"/>
          </w:rPr>
          <w:delText>ế</w:delText>
        </w:r>
        <w:r w:rsidR="00F03176" w:rsidRPr="00863667" w:rsidDel="00A1180F">
          <w:rPr>
            <w:rFonts w:ascii="iCiel Avenir LT Std 35 Light" w:hAnsi="iCiel Avenir LT Std 35 Light" w:cs="Arial"/>
            <w:i/>
            <w:iCs/>
            <w:sz w:val="22"/>
            <w:szCs w:val="22"/>
            <w:lang w:val="vi-VN"/>
          </w:rPr>
          <w:delText>ng Anh t</w:delText>
        </w:r>
        <w:r w:rsidR="00F03176" w:rsidRPr="00863667" w:rsidDel="00A1180F">
          <w:rPr>
            <w:rFonts w:ascii="iCiel Avenir LT Std 35 Light" w:hAnsi="iCiel Avenir LT Std 35 Light" w:cs="Calibri"/>
            <w:i/>
            <w:iCs/>
            <w:sz w:val="22"/>
            <w:szCs w:val="22"/>
            <w:lang w:val="vi-VN"/>
          </w:rPr>
          <w:delText>ố</w:delText>
        </w:r>
        <w:r w:rsidR="00F03176" w:rsidRPr="00863667" w:rsidDel="00A1180F">
          <w:rPr>
            <w:rFonts w:ascii="iCiel Avenir LT Std 35 Light" w:hAnsi="iCiel Avenir LT Std 35 Light" w:cs="Arial"/>
            <w:i/>
            <w:iCs/>
            <w:sz w:val="22"/>
            <w:szCs w:val="22"/>
            <w:lang w:val="vi-VN"/>
          </w:rPr>
          <w:delText>t th</w:delText>
        </w:r>
        <w:r w:rsidR="00F03176" w:rsidRPr="00863667" w:rsidDel="00A1180F">
          <w:rPr>
            <w:rFonts w:ascii="iCiel Avenir LT Std 35 Light" w:hAnsi="iCiel Avenir LT Std 35 Light" w:cs="Calibri"/>
            <w:i/>
            <w:iCs/>
            <w:sz w:val="22"/>
            <w:szCs w:val="22"/>
            <w:lang w:val="vi-VN"/>
          </w:rPr>
          <w:delText>ườ</w:delText>
        </w:r>
        <w:r w:rsidR="00F03176" w:rsidRPr="00863667" w:rsidDel="00A1180F">
          <w:rPr>
            <w:rFonts w:ascii="iCiel Avenir LT Std 35 Light" w:hAnsi="iCiel Avenir LT Std 35 Light" w:cs="Arial"/>
            <w:i/>
            <w:iCs/>
            <w:sz w:val="22"/>
            <w:szCs w:val="22"/>
            <w:lang w:val="vi-VN"/>
          </w:rPr>
          <w:delText xml:space="preserve">ng </w:delText>
        </w:r>
        <w:r w:rsidR="00F03176" w:rsidRPr="00863667" w:rsidDel="00A1180F">
          <w:rPr>
            <w:rFonts w:ascii="iCiel Avenir LT Std 35 Light" w:hAnsi="iCiel Avenir LT Std 35 Light" w:cs="Avenir Next LT Pro"/>
            <w:i/>
            <w:iCs/>
            <w:sz w:val="22"/>
            <w:szCs w:val="22"/>
            <w:lang w:val="vi-VN"/>
          </w:rPr>
          <w:delText>đ</w:delText>
        </w:r>
        <w:r w:rsidR="00F03176" w:rsidRPr="00863667" w:rsidDel="00A1180F">
          <w:rPr>
            <w:rFonts w:ascii="iCiel Avenir LT Std 35 Light" w:hAnsi="iCiel Avenir LT Std 35 Light" w:cs="Calibri"/>
            <w:i/>
            <w:iCs/>
            <w:sz w:val="22"/>
            <w:szCs w:val="22"/>
            <w:lang w:val="vi-VN"/>
          </w:rPr>
          <w:delText>ạ</w:delText>
        </w:r>
        <w:r w:rsidR="00F03176" w:rsidRPr="00863667" w:rsidDel="00A1180F">
          <w:rPr>
            <w:rFonts w:ascii="iCiel Avenir LT Std 35 Light" w:hAnsi="iCiel Avenir LT Std 35 Light" w:cs="Arial"/>
            <w:i/>
            <w:iCs/>
            <w:sz w:val="22"/>
            <w:szCs w:val="22"/>
            <w:lang w:val="vi-VN"/>
          </w:rPr>
          <w:delText>t k</w:delText>
        </w:r>
        <w:r w:rsidR="00F03176" w:rsidRPr="00863667" w:rsidDel="00A1180F">
          <w:rPr>
            <w:rFonts w:ascii="iCiel Avenir LT Std 35 Light" w:hAnsi="iCiel Avenir LT Std 35 Light" w:cs="Calibri"/>
            <w:i/>
            <w:iCs/>
            <w:sz w:val="22"/>
            <w:szCs w:val="22"/>
            <w:lang w:val="vi-VN"/>
          </w:rPr>
          <w:delText>ế</w:delText>
        </w:r>
        <w:r w:rsidR="00F03176" w:rsidRPr="00863667" w:rsidDel="00A1180F">
          <w:rPr>
            <w:rFonts w:ascii="iCiel Avenir LT Std 35 Light" w:hAnsi="iCiel Avenir LT Std 35 Light" w:cs="Arial"/>
            <w:i/>
            <w:iCs/>
            <w:sz w:val="22"/>
            <w:szCs w:val="22"/>
            <w:lang w:val="vi-VN"/>
          </w:rPr>
          <w:delText>t qu</w:delText>
        </w:r>
        <w:r w:rsidR="00F03176" w:rsidRPr="00863667" w:rsidDel="00A1180F">
          <w:rPr>
            <w:rFonts w:ascii="iCiel Avenir LT Std 35 Light" w:hAnsi="iCiel Avenir LT Std 35 Light" w:cs="Calibri"/>
            <w:i/>
            <w:iCs/>
            <w:sz w:val="22"/>
            <w:szCs w:val="22"/>
            <w:lang w:val="vi-VN"/>
          </w:rPr>
          <w:delText>ả</w:delText>
        </w:r>
        <w:r w:rsidR="00F03176" w:rsidRPr="00863667" w:rsidDel="00A1180F">
          <w:rPr>
            <w:rFonts w:ascii="iCiel Avenir LT Std 35 Light" w:hAnsi="iCiel Avenir LT Std 35 Light" w:cs="Arial"/>
            <w:i/>
            <w:iCs/>
            <w:sz w:val="22"/>
            <w:szCs w:val="22"/>
            <w:lang w:val="vi-VN"/>
          </w:rPr>
          <w:delText xml:space="preserve"> h</w:delText>
        </w:r>
        <w:r w:rsidR="00F03176" w:rsidRPr="00863667" w:rsidDel="00A1180F">
          <w:rPr>
            <w:rFonts w:ascii="iCiel Avenir LT Std 35 Light" w:hAnsi="iCiel Avenir LT Std 35 Light" w:cs="Calibri"/>
            <w:i/>
            <w:iCs/>
            <w:sz w:val="22"/>
            <w:szCs w:val="22"/>
            <w:lang w:val="vi-VN"/>
          </w:rPr>
          <w:delText>ọ</w:delText>
        </w:r>
        <w:r w:rsidR="00F03176" w:rsidRPr="00863667" w:rsidDel="00A1180F">
          <w:rPr>
            <w:rFonts w:ascii="iCiel Avenir LT Std 35 Light" w:hAnsi="iCiel Avenir LT Std 35 Light" w:cs="Arial"/>
            <w:i/>
            <w:iCs/>
            <w:sz w:val="22"/>
            <w:szCs w:val="22"/>
            <w:lang w:val="vi-VN"/>
          </w:rPr>
          <w:delText>c t</w:delText>
        </w:r>
        <w:r w:rsidR="00F03176" w:rsidRPr="00863667" w:rsidDel="00A1180F">
          <w:rPr>
            <w:rFonts w:ascii="iCiel Avenir LT Std 35 Light" w:hAnsi="iCiel Avenir LT Std 35 Light" w:cs="Calibri"/>
            <w:i/>
            <w:iCs/>
            <w:sz w:val="22"/>
            <w:szCs w:val="22"/>
            <w:lang w:val="vi-VN"/>
          </w:rPr>
          <w:delText>ậ</w:delText>
        </w:r>
        <w:r w:rsidR="00F03176" w:rsidRPr="00863667" w:rsidDel="00A1180F">
          <w:rPr>
            <w:rFonts w:ascii="iCiel Avenir LT Std 35 Light" w:hAnsi="iCiel Avenir LT Std 35 Light" w:cs="Arial"/>
            <w:i/>
            <w:iCs/>
            <w:sz w:val="22"/>
            <w:szCs w:val="22"/>
            <w:lang w:val="vi-VN"/>
          </w:rPr>
          <w:delText>p t</w:delText>
        </w:r>
        <w:r w:rsidR="00F03176" w:rsidRPr="00863667" w:rsidDel="00A1180F">
          <w:rPr>
            <w:rFonts w:ascii="iCiel Avenir LT Std 35 Light" w:hAnsi="iCiel Avenir LT Std 35 Light" w:cs="Calibri"/>
            <w:i/>
            <w:iCs/>
            <w:sz w:val="22"/>
            <w:szCs w:val="22"/>
            <w:lang w:val="vi-VN"/>
          </w:rPr>
          <w:delText>ố</w:delText>
        </w:r>
        <w:r w:rsidR="00F03176" w:rsidRPr="00863667" w:rsidDel="00A1180F">
          <w:rPr>
            <w:rFonts w:ascii="iCiel Avenir LT Std 35 Light" w:hAnsi="iCiel Avenir LT Std 35 Light" w:cs="Arial"/>
            <w:i/>
            <w:iCs/>
            <w:sz w:val="22"/>
            <w:szCs w:val="22"/>
            <w:lang w:val="vi-VN"/>
          </w:rPr>
          <w:delText>t h</w:delText>
        </w:r>
        <w:r w:rsidR="00F03176" w:rsidRPr="00863667" w:rsidDel="00A1180F">
          <w:rPr>
            <w:rFonts w:ascii="iCiel Avenir LT Std 35 Light" w:hAnsi="iCiel Avenir LT Std 35 Light" w:cs="Calibri"/>
            <w:i/>
            <w:iCs/>
            <w:sz w:val="22"/>
            <w:szCs w:val="22"/>
            <w:lang w:val="vi-VN"/>
          </w:rPr>
          <w:delText>ơ</w:delText>
        </w:r>
        <w:r w:rsidR="00F03176" w:rsidRPr="00863667" w:rsidDel="00A1180F">
          <w:rPr>
            <w:rFonts w:ascii="iCiel Avenir LT Std 35 Light" w:hAnsi="iCiel Avenir LT Std 35 Light" w:cs="Arial"/>
            <w:i/>
            <w:iCs/>
            <w:sz w:val="22"/>
            <w:szCs w:val="22"/>
            <w:lang w:val="vi-VN"/>
          </w:rPr>
          <w:delText>n. Nhà tr</w:delText>
        </w:r>
        <w:r w:rsidR="00F03176" w:rsidRPr="00863667" w:rsidDel="00A1180F">
          <w:rPr>
            <w:rFonts w:ascii="iCiel Avenir LT Std 35 Light" w:hAnsi="iCiel Avenir LT Std 35 Light" w:cs="Calibri"/>
            <w:i/>
            <w:iCs/>
            <w:sz w:val="22"/>
            <w:szCs w:val="22"/>
            <w:lang w:val="vi-VN"/>
          </w:rPr>
          <w:delText>ườ</w:delText>
        </w:r>
        <w:r w:rsidR="00F03176" w:rsidRPr="00863667" w:rsidDel="00A1180F">
          <w:rPr>
            <w:rFonts w:ascii="iCiel Avenir LT Std 35 Light" w:hAnsi="iCiel Avenir LT Std 35 Light" w:cs="Arial"/>
            <w:i/>
            <w:iCs/>
            <w:sz w:val="22"/>
            <w:szCs w:val="22"/>
            <w:lang w:val="vi-VN"/>
          </w:rPr>
          <w:delText>ng c</w:delText>
        </w:r>
        <w:r w:rsidR="00F03176" w:rsidRPr="00863667" w:rsidDel="00A1180F">
          <w:rPr>
            <w:rFonts w:ascii="iCiel Avenir LT Std 35 Light" w:hAnsi="iCiel Avenir LT Std 35 Light" w:cs="Avenir Next LT Pro"/>
            <w:i/>
            <w:iCs/>
            <w:sz w:val="22"/>
            <w:szCs w:val="22"/>
            <w:lang w:val="vi-VN"/>
          </w:rPr>
          <w:delText>ó</w:delText>
        </w:r>
        <w:r w:rsidR="00F03176" w:rsidRPr="00863667" w:rsidDel="00A1180F">
          <w:rPr>
            <w:rFonts w:ascii="iCiel Avenir LT Std 35 Light" w:hAnsi="iCiel Avenir LT Std 35 Light" w:cs="Arial"/>
            <w:i/>
            <w:iCs/>
            <w:sz w:val="22"/>
            <w:szCs w:val="22"/>
            <w:lang w:val="vi-VN"/>
          </w:rPr>
          <w:delText xml:space="preserve"> b</w:delText>
        </w:r>
        <w:r w:rsidR="00F03176" w:rsidRPr="00863667" w:rsidDel="00A1180F">
          <w:rPr>
            <w:rFonts w:ascii="iCiel Avenir LT Std 35 Light" w:hAnsi="iCiel Avenir LT Std 35 Light" w:cs="Calibri"/>
            <w:i/>
            <w:iCs/>
            <w:sz w:val="22"/>
            <w:szCs w:val="22"/>
            <w:lang w:val="vi-VN"/>
          </w:rPr>
          <w:delText>ộ</w:delText>
        </w:r>
        <w:r w:rsidR="00F03176" w:rsidRPr="00863667" w:rsidDel="00A1180F">
          <w:rPr>
            <w:rFonts w:ascii="iCiel Avenir LT Std 35 Light" w:hAnsi="iCiel Avenir LT Std 35 Light" w:cs="Arial"/>
            <w:i/>
            <w:iCs/>
            <w:sz w:val="22"/>
            <w:szCs w:val="22"/>
            <w:lang w:val="vi-VN"/>
          </w:rPr>
          <w:delText xml:space="preserve"> ph</w:delText>
        </w:r>
        <w:r w:rsidR="00F03176" w:rsidRPr="00863667" w:rsidDel="00A1180F">
          <w:rPr>
            <w:rFonts w:ascii="iCiel Avenir LT Std 35 Light" w:hAnsi="iCiel Avenir LT Std 35 Light" w:cs="Calibri"/>
            <w:i/>
            <w:iCs/>
            <w:sz w:val="22"/>
            <w:szCs w:val="22"/>
            <w:lang w:val="vi-VN"/>
          </w:rPr>
          <w:delText>ậ</w:delText>
        </w:r>
        <w:r w:rsidR="00F03176" w:rsidRPr="00863667" w:rsidDel="00A1180F">
          <w:rPr>
            <w:rFonts w:ascii="iCiel Avenir LT Std 35 Light" w:hAnsi="iCiel Avenir LT Std 35 Light" w:cs="Arial"/>
            <w:i/>
            <w:iCs/>
            <w:sz w:val="22"/>
            <w:szCs w:val="22"/>
            <w:lang w:val="vi-VN"/>
          </w:rPr>
          <w:delText>n Anh Ng</w:delText>
        </w:r>
        <w:r w:rsidR="00F03176" w:rsidRPr="00863667" w:rsidDel="00A1180F">
          <w:rPr>
            <w:rFonts w:ascii="iCiel Avenir LT Std 35 Light" w:hAnsi="iCiel Avenir LT Std 35 Light" w:cs="Calibri"/>
            <w:i/>
            <w:iCs/>
            <w:sz w:val="22"/>
            <w:szCs w:val="22"/>
            <w:lang w:val="vi-VN"/>
          </w:rPr>
          <w:delText>ữ</w:delText>
        </w:r>
        <w:r w:rsidR="00F03176" w:rsidRPr="00863667" w:rsidDel="00A1180F">
          <w:rPr>
            <w:rFonts w:ascii="iCiel Avenir LT Std 35 Light" w:hAnsi="iCiel Avenir LT Std 35 Light" w:cs="Arial"/>
            <w:i/>
            <w:iCs/>
            <w:sz w:val="22"/>
            <w:szCs w:val="22"/>
            <w:lang w:val="vi-VN"/>
          </w:rPr>
          <w:delText xml:space="preserve"> g</w:delText>
        </w:r>
        <w:r w:rsidR="00F03176" w:rsidRPr="00863667" w:rsidDel="00A1180F">
          <w:rPr>
            <w:rFonts w:ascii="iCiel Avenir LT Std 35 Light" w:hAnsi="iCiel Avenir LT Std 35 Light" w:cs="Calibri"/>
            <w:i/>
            <w:iCs/>
            <w:sz w:val="22"/>
            <w:szCs w:val="22"/>
            <w:lang w:val="vi-VN"/>
          </w:rPr>
          <w:delText>ồ</w:delText>
        </w:r>
        <w:r w:rsidR="00F03176" w:rsidRPr="00863667" w:rsidDel="00A1180F">
          <w:rPr>
            <w:rFonts w:ascii="iCiel Avenir LT Std 35 Light" w:hAnsi="iCiel Avenir LT Std 35 Light" w:cs="Arial"/>
            <w:i/>
            <w:iCs/>
            <w:sz w:val="22"/>
            <w:szCs w:val="22"/>
            <w:lang w:val="vi-VN"/>
          </w:rPr>
          <w:delText>m c</w:delText>
        </w:r>
        <w:r w:rsidR="00F03176" w:rsidRPr="00863667" w:rsidDel="00A1180F">
          <w:rPr>
            <w:rFonts w:ascii="iCiel Avenir LT Std 35 Light" w:hAnsi="iCiel Avenir LT Std 35 Light" w:cs="Avenir Next LT Pro"/>
            <w:i/>
            <w:iCs/>
            <w:sz w:val="22"/>
            <w:szCs w:val="22"/>
            <w:lang w:val="vi-VN"/>
          </w:rPr>
          <w:delText>á</w:delText>
        </w:r>
        <w:r w:rsidR="00F03176" w:rsidRPr="00863667" w:rsidDel="00A1180F">
          <w:rPr>
            <w:rFonts w:ascii="iCiel Avenir LT Std 35 Light" w:hAnsi="iCiel Avenir LT Std 35 Light" w:cs="Arial"/>
            <w:i/>
            <w:iCs/>
            <w:sz w:val="22"/>
            <w:szCs w:val="22"/>
            <w:lang w:val="vi-VN"/>
          </w:rPr>
          <w:delText>c gi</w:delText>
        </w:r>
        <w:r w:rsidR="00F03176" w:rsidRPr="00863667" w:rsidDel="00A1180F">
          <w:rPr>
            <w:rFonts w:ascii="iCiel Avenir LT Std 35 Light" w:hAnsi="iCiel Avenir LT Std 35 Light" w:cs="Avenir Next LT Pro"/>
            <w:i/>
            <w:iCs/>
            <w:sz w:val="22"/>
            <w:szCs w:val="22"/>
            <w:lang w:val="vi-VN"/>
          </w:rPr>
          <w:delText>á</w:delText>
        </w:r>
        <w:r w:rsidR="00F03176" w:rsidRPr="00863667" w:rsidDel="00A1180F">
          <w:rPr>
            <w:rFonts w:ascii="iCiel Avenir LT Std 35 Light" w:hAnsi="iCiel Avenir LT Std 35 Light" w:cs="Arial"/>
            <w:i/>
            <w:iCs/>
            <w:sz w:val="22"/>
            <w:szCs w:val="22"/>
            <w:lang w:val="vi-VN"/>
          </w:rPr>
          <w:delText>o vi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n</w:delText>
        </w:r>
        <w:r w:rsidR="00F03176" w:rsidRPr="00863667" w:rsidDel="00A1180F">
          <w:rPr>
            <w:rFonts w:ascii="iCiel Avenir LT Std 35 Light" w:hAnsi="iCiel Avenir LT Std 35 Light" w:cs="Calibri"/>
            <w:i/>
            <w:iCs/>
            <w:sz w:val="22"/>
            <w:szCs w:val="22"/>
            <w:lang w:val="vi-VN"/>
          </w:rPr>
          <w:delText>ướ</w:delText>
        </w:r>
        <w:r w:rsidR="00F03176" w:rsidRPr="00863667" w:rsidDel="00A1180F">
          <w:rPr>
            <w:rFonts w:ascii="iCiel Avenir LT Std 35 Light" w:hAnsi="iCiel Avenir LT Std 35 Light" w:cs="Arial"/>
            <w:i/>
            <w:iCs/>
            <w:sz w:val="22"/>
            <w:szCs w:val="22"/>
            <w:lang w:val="vi-VN"/>
          </w:rPr>
          <w:delText>c ngo</w:delText>
        </w:r>
        <w:r w:rsidR="00F03176" w:rsidRPr="00863667" w:rsidDel="00A1180F">
          <w:rPr>
            <w:rFonts w:ascii="iCiel Avenir LT Std 35 Light" w:hAnsi="iCiel Avenir LT Std 35 Light" w:cs="Avenir Next LT Pro"/>
            <w:i/>
            <w:iCs/>
            <w:sz w:val="22"/>
            <w:szCs w:val="22"/>
            <w:lang w:val="vi-VN"/>
          </w:rPr>
          <w:delText>à</w:delText>
        </w:r>
        <w:r w:rsidR="00F03176" w:rsidRPr="00863667" w:rsidDel="00A1180F">
          <w:rPr>
            <w:rFonts w:ascii="iCiel Avenir LT Std 35 Light" w:hAnsi="iCiel Avenir LT Std 35 Light" w:cs="Arial"/>
            <w:i/>
            <w:iCs/>
            <w:sz w:val="22"/>
            <w:szCs w:val="22"/>
            <w:lang w:val="vi-VN"/>
          </w:rPr>
          <w:delText>i d</w:delText>
        </w:r>
        <w:r w:rsidR="00F03176" w:rsidRPr="00863667" w:rsidDel="00A1180F">
          <w:rPr>
            <w:rFonts w:ascii="iCiel Avenir LT Std 35 Light" w:hAnsi="iCiel Avenir LT Std 35 Light" w:cs="Avenir Next LT Pro"/>
            <w:i/>
            <w:iCs/>
            <w:sz w:val="22"/>
            <w:szCs w:val="22"/>
            <w:lang w:val="vi-VN"/>
          </w:rPr>
          <w:delText>à</w:delText>
        </w:r>
        <w:r w:rsidR="00F03176" w:rsidRPr="00863667" w:rsidDel="00A1180F">
          <w:rPr>
            <w:rFonts w:ascii="iCiel Avenir LT Std 35 Light" w:hAnsi="iCiel Avenir LT Std 35 Light" w:cs="Arial"/>
            <w:i/>
            <w:iCs/>
            <w:sz w:val="22"/>
            <w:szCs w:val="22"/>
            <w:lang w:val="vi-VN"/>
          </w:rPr>
          <w:delText>y d</w:delText>
        </w:r>
        <w:r w:rsidR="00F03176" w:rsidRPr="00863667" w:rsidDel="00A1180F">
          <w:rPr>
            <w:rFonts w:ascii="iCiel Avenir LT Std 35 Light" w:hAnsi="iCiel Avenir LT Std 35 Light" w:cs="Calibri"/>
            <w:i/>
            <w:iCs/>
            <w:sz w:val="22"/>
            <w:szCs w:val="22"/>
            <w:lang w:val="vi-VN"/>
          </w:rPr>
          <w:delText>ạ</w:delText>
        </w:r>
        <w:r w:rsidR="00F03176" w:rsidRPr="00863667" w:rsidDel="00A1180F">
          <w:rPr>
            <w:rFonts w:ascii="iCiel Avenir LT Std 35 Light" w:hAnsi="iCiel Avenir LT Std 35 Light" w:cs="Arial"/>
            <w:i/>
            <w:iCs/>
            <w:sz w:val="22"/>
            <w:szCs w:val="22"/>
            <w:lang w:val="vi-VN"/>
          </w:rPr>
          <w:delText>n kinh nghi</w:delText>
        </w:r>
        <w:r w:rsidR="00F03176" w:rsidRPr="00863667" w:rsidDel="00A1180F">
          <w:rPr>
            <w:rFonts w:ascii="iCiel Avenir LT Std 35 Light" w:hAnsi="iCiel Avenir LT Std 35 Light" w:cs="Calibri"/>
            <w:i/>
            <w:iCs/>
            <w:sz w:val="22"/>
            <w:szCs w:val="22"/>
            <w:lang w:val="vi-VN"/>
          </w:rPr>
          <w:delText>ệ</w:delText>
        </w:r>
        <w:r w:rsidR="00F03176" w:rsidRPr="00863667" w:rsidDel="00A1180F">
          <w:rPr>
            <w:rFonts w:ascii="iCiel Avenir LT Std 35 Light" w:hAnsi="iCiel Avenir LT Std 35 Light" w:cs="Arial"/>
            <w:i/>
            <w:iCs/>
            <w:sz w:val="22"/>
            <w:szCs w:val="22"/>
            <w:lang w:val="vi-VN"/>
          </w:rPr>
          <w:delText>m trong vi</w:delText>
        </w:r>
        <w:r w:rsidR="00F03176" w:rsidRPr="00863667" w:rsidDel="00A1180F">
          <w:rPr>
            <w:rFonts w:ascii="iCiel Avenir LT Std 35 Light" w:hAnsi="iCiel Avenir LT Std 35 Light" w:cs="Calibri"/>
            <w:i/>
            <w:iCs/>
            <w:sz w:val="22"/>
            <w:szCs w:val="22"/>
            <w:lang w:val="vi-VN"/>
          </w:rPr>
          <w:delText>ệ</w:delText>
        </w:r>
        <w:r w:rsidR="00F03176" w:rsidRPr="00863667" w:rsidDel="00A1180F">
          <w:rPr>
            <w:rFonts w:ascii="iCiel Avenir LT Std 35 Light" w:hAnsi="iCiel Avenir LT Std 35 Light" w:cs="Arial"/>
            <w:i/>
            <w:iCs/>
            <w:sz w:val="22"/>
            <w:szCs w:val="22"/>
            <w:lang w:val="vi-VN"/>
          </w:rPr>
          <w:delText>c d</w:delText>
        </w:r>
        <w:r w:rsidR="00F03176" w:rsidRPr="00863667" w:rsidDel="00A1180F">
          <w:rPr>
            <w:rFonts w:ascii="iCiel Avenir LT Std 35 Light" w:hAnsi="iCiel Avenir LT Std 35 Light" w:cs="Calibri"/>
            <w:i/>
            <w:iCs/>
            <w:sz w:val="22"/>
            <w:szCs w:val="22"/>
            <w:lang w:val="vi-VN"/>
          </w:rPr>
          <w:delText>ạ</w:delText>
        </w:r>
        <w:r w:rsidR="00F03176" w:rsidRPr="00863667" w:rsidDel="00A1180F">
          <w:rPr>
            <w:rFonts w:ascii="iCiel Avenir LT Std 35 Light" w:hAnsi="iCiel Avenir LT Std 35 Light" w:cs="Arial"/>
            <w:i/>
            <w:iCs/>
            <w:sz w:val="22"/>
            <w:szCs w:val="22"/>
            <w:lang w:val="vi-VN"/>
          </w:rPr>
          <w:delText>y v</w:delText>
        </w:r>
        <w:r w:rsidR="00F03176" w:rsidRPr="00863667" w:rsidDel="00A1180F">
          <w:rPr>
            <w:rFonts w:ascii="iCiel Avenir LT Std 35 Light" w:hAnsi="iCiel Avenir LT Std 35 Light" w:cs="Avenir Next LT Pro"/>
            <w:i/>
            <w:iCs/>
            <w:sz w:val="22"/>
            <w:szCs w:val="22"/>
            <w:lang w:val="vi-VN"/>
          </w:rPr>
          <w:delText>à</w:delText>
        </w:r>
        <w:r w:rsidR="00F03176" w:rsidRPr="00863667" w:rsidDel="00A1180F">
          <w:rPr>
            <w:rFonts w:ascii="iCiel Avenir LT Std 35 Light" w:hAnsi="iCiel Avenir LT Std 35 Light" w:cs="Arial"/>
            <w:i/>
            <w:iCs/>
            <w:sz w:val="22"/>
            <w:szCs w:val="22"/>
            <w:lang w:val="vi-VN"/>
          </w:rPr>
          <w:delText xml:space="preserve"> h</w:delText>
        </w:r>
        <w:r w:rsidR="00F03176" w:rsidRPr="00863667" w:rsidDel="00A1180F">
          <w:rPr>
            <w:rFonts w:ascii="iCiel Avenir LT Std 35 Light" w:hAnsi="iCiel Avenir LT Std 35 Light" w:cs="Calibri"/>
            <w:i/>
            <w:iCs/>
            <w:sz w:val="22"/>
            <w:szCs w:val="22"/>
            <w:lang w:val="vi-VN"/>
          </w:rPr>
          <w:delText>ướ</w:delText>
        </w:r>
        <w:r w:rsidR="00F03176" w:rsidRPr="00863667" w:rsidDel="00A1180F">
          <w:rPr>
            <w:rFonts w:ascii="iCiel Avenir LT Std 35 Light" w:hAnsi="iCiel Avenir LT Std 35 Light" w:cs="Arial"/>
            <w:i/>
            <w:iCs/>
            <w:sz w:val="22"/>
            <w:szCs w:val="22"/>
            <w:lang w:val="vi-VN"/>
          </w:rPr>
          <w:delText>ng d</w:delText>
        </w:r>
        <w:r w:rsidR="00F03176" w:rsidRPr="00863667" w:rsidDel="00A1180F">
          <w:rPr>
            <w:rFonts w:ascii="iCiel Avenir LT Std 35 Light" w:hAnsi="iCiel Avenir LT Std 35 Light" w:cs="Calibri"/>
            <w:i/>
            <w:iCs/>
            <w:sz w:val="22"/>
            <w:szCs w:val="22"/>
            <w:lang w:val="vi-VN"/>
          </w:rPr>
          <w:delText>ẫ</w:delText>
        </w:r>
        <w:r w:rsidR="00F03176" w:rsidRPr="00863667" w:rsidDel="00A1180F">
          <w:rPr>
            <w:rFonts w:ascii="iCiel Avenir LT Std 35 Light" w:hAnsi="iCiel Avenir LT Std 35 Light" w:cs="Arial"/>
            <w:i/>
            <w:iCs/>
            <w:sz w:val="22"/>
            <w:szCs w:val="22"/>
            <w:lang w:val="vi-VN"/>
          </w:rPr>
          <w:delText>n s</w:delText>
        </w:r>
        <w:r w:rsidR="00F03176" w:rsidRPr="00863667" w:rsidDel="00A1180F">
          <w:rPr>
            <w:rFonts w:ascii="iCiel Avenir LT Std 35 Light" w:hAnsi="iCiel Avenir LT Std 35 Light" w:cs="Calibri"/>
            <w:i/>
            <w:iCs/>
            <w:sz w:val="22"/>
            <w:szCs w:val="22"/>
            <w:lang w:val="vi-VN"/>
          </w:rPr>
          <w:delText>ử</w:delText>
        </w:r>
        <w:r w:rsidR="00F03176" w:rsidRPr="00863667" w:rsidDel="00A1180F">
          <w:rPr>
            <w:rFonts w:ascii="iCiel Avenir LT Std 35 Light" w:hAnsi="iCiel Avenir LT Std 35 Light" w:cs="Arial"/>
            <w:i/>
            <w:iCs/>
            <w:sz w:val="22"/>
            <w:szCs w:val="22"/>
            <w:lang w:val="vi-VN"/>
          </w:rPr>
          <w:delText xml:space="preserve"> d</w:delText>
        </w:r>
        <w:r w:rsidR="00F03176" w:rsidRPr="00863667" w:rsidDel="00A1180F">
          <w:rPr>
            <w:rFonts w:ascii="iCiel Avenir LT Std 35 Light" w:hAnsi="iCiel Avenir LT Std 35 Light" w:cs="Calibri"/>
            <w:i/>
            <w:iCs/>
            <w:sz w:val="22"/>
            <w:szCs w:val="22"/>
            <w:lang w:val="vi-VN"/>
          </w:rPr>
          <w:delText>ụ</w:delText>
        </w:r>
        <w:r w:rsidR="00F03176" w:rsidRPr="00863667" w:rsidDel="00A1180F">
          <w:rPr>
            <w:rFonts w:ascii="iCiel Avenir LT Std 35 Light" w:hAnsi="iCiel Avenir LT Std 35 Light" w:cs="Arial"/>
            <w:i/>
            <w:iCs/>
            <w:sz w:val="22"/>
            <w:szCs w:val="22"/>
            <w:lang w:val="vi-VN"/>
          </w:rPr>
          <w:delText>ng Ti</w:delText>
        </w:r>
        <w:r w:rsidR="00F03176" w:rsidRPr="00863667" w:rsidDel="00A1180F">
          <w:rPr>
            <w:rFonts w:ascii="iCiel Avenir LT Std 35 Light" w:hAnsi="iCiel Avenir LT Std 35 Light" w:cs="Calibri"/>
            <w:i/>
            <w:iCs/>
            <w:sz w:val="22"/>
            <w:szCs w:val="22"/>
            <w:lang w:val="vi-VN"/>
          </w:rPr>
          <w:delText>ế</w:delText>
        </w:r>
        <w:r w:rsidR="00F03176" w:rsidRPr="00863667" w:rsidDel="00A1180F">
          <w:rPr>
            <w:rFonts w:ascii="iCiel Avenir LT Std 35 Light" w:hAnsi="iCiel Avenir LT Std 35 Light" w:cs="Arial"/>
            <w:i/>
            <w:iCs/>
            <w:sz w:val="22"/>
            <w:szCs w:val="22"/>
            <w:lang w:val="vi-VN"/>
          </w:rPr>
          <w:delText>ng Anh trong m</w:delText>
        </w:r>
        <w:r w:rsidR="00F03176" w:rsidRPr="00863667" w:rsidDel="00A1180F">
          <w:rPr>
            <w:rFonts w:ascii="iCiel Avenir LT Std 35 Light" w:hAnsi="iCiel Avenir LT Std 35 Light" w:cs="Avenir Next LT Pro"/>
            <w:i/>
            <w:iCs/>
            <w:sz w:val="22"/>
            <w:szCs w:val="22"/>
            <w:lang w:val="vi-VN"/>
          </w:rPr>
          <w:delText>ô</w:delText>
        </w:r>
        <w:r w:rsidR="00F03176" w:rsidRPr="00863667" w:rsidDel="00A1180F">
          <w:rPr>
            <w:rFonts w:ascii="iCiel Avenir LT Std 35 Light" w:hAnsi="iCiel Avenir LT Std 35 Light" w:cs="Arial"/>
            <w:i/>
            <w:iCs/>
            <w:sz w:val="22"/>
            <w:szCs w:val="22"/>
            <w:lang w:val="vi-VN"/>
          </w:rPr>
          <w:delText>i tr</w:delText>
        </w:r>
        <w:r w:rsidR="00F03176" w:rsidRPr="00863667" w:rsidDel="00A1180F">
          <w:rPr>
            <w:rFonts w:ascii="iCiel Avenir LT Std 35 Light" w:hAnsi="iCiel Avenir LT Std 35 Light" w:cs="Calibri"/>
            <w:i/>
            <w:iCs/>
            <w:sz w:val="22"/>
            <w:szCs w:val="22"/>
            <w:lang w:val="vi-VN"/>
          </w:rPr>
          <w:delText>ườ</w:delText>
        </w:r>
        <w:r w:rsidR="00F03176" w:rsidRPr="00863667" w:rsidDel="00A1180F">
          <w:rPr>
            <w:rFonts w:ascii="iCiel Avenir LT Std 35 Light" w:hAnsi="iCiel Avenir LT Std 35 Light" w:cs="Arial"/>
            <w:i/>
            <w:iCs/>
            <w:sz w:val="22"/>
            <w:szCs w:val="22"/>
            <w:lang w:val="vi-VN"/>
          </w:rPr>
          <w:delText>ng h</w:delText>
        </w:r>
        <w:r w:rsidR="00F03176" w:rsidRPr="00863667" w:rsidDel="00A1180F">
          <w:rPr>
            <w:rFonts w:ascii="iCiel Avenir LT Std 35 Light" w:hAnsi="iCiel Avenir LT Std 35 Light" w:cs="Calibri"/>
            <w:i/>
            <w:iCs/>
            <w:sz w:val="22"/>
            <w:szCs w:val="22"/>
            <w:lang w:val="vi-VN"/>
          </w:rPr>
          <w:delText>ọ</w:delText>
        </w:r>
        <w:r w:rsidR="00F03176" w:rsidRPr="00863667" w:rsidDel="00A1180F">
          <w:rPr>
            <w:rFonts w:ascii="iCiel Avenir LT Std 35 Light" w:hAnsi="iCiel Avenir LT Std 35 Light" w:cs="Arial"/>
            <w:i/>
            <w:iCs/>
            <w:sz w:val="22"/>
            <w:szCs w:val="22"/>
            <w:lang w:val="vi-VN"/>
          </w:rPr>
          <w:delText>c thu</w:delText>
        </w:r>
        <w:r w:rsidR="00F03176" w:rsidRPr="00863667" w:rsidDel="00A1180F">
          <w:rPr>
            <w:rFonts w:ascii="iCiel Avenir LT Std 35 Light" w:hAnsi="iCiel Avenir LT Std 35 Light" w:cs="Calibri"/>
            <w:i/>
            <w:iCs/>
            <w:sz w:val="22"/>
            <w:szCs w:val="22"/>
            <w:lang w:val="vi-VN"/>
          </w:rPr>
          <w:delText>ậ</w:delText>
        </w:r>
        <w:r w:rsidR="00F03176" w:rsidRPr="00863667" w:rsidDel="00A1180F">
          <w:rPr>
            <w:rFonts w:ascii="iCiel Avenir LT Std 35 Light" w:hAnsi="iCiel Avenir LT Std 35 Light" w:cs="Arial"/>
            <w:i/>
            <w:iCs/>
            <w:sz w:val="22"/>
            <w:szCs w:val="22"/>
            <w:lang w:val="vi-VN"/>
          </w:rPr>
          <w:delText>t. Sinh vi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c</w:delText>
        </w:r>
        <w:r w:rsidR="00F03176" w:rsidRPr="00863667" w:rsidDel="00A1180F">
          <w:rPr>
            <w:rFonts w:ascii="iCiel Avenir LT Std 35 Light" w:hAnsi="iCiel Avenir LT Std 35 Light" w:cs="Avenir Next LT Pro"/>
            <w:i/>
            <w:iCs/>
            <w:sz w:val="22"/>
            <w:szCs w:val="22"/>
            <w:lang w:val="vi-VN"/>
          </w:rPr>
          <w:delText>ó</w:delText>
        </w:r>
        <w:r w:rsidR="00F03176" w:rsidRPr="00863667" w:rsidDel="00A1180F">
          <w:rPr>
            <w:rFonts w:ascii="iCiel Avenir LT Std 35 Light" w:hAnsi="iCiel Avenir LT Std 35 Light" w:cs="Arial"/>
            <w:i/>
            <w:iCs/>
            <w:sz w:val="22"/>
            <w:szCs w:val="22"/>
            <w:lang w:val="vi-VN"/>
          </w:rPr>
          <w:delText xml:space="preserve"> th</w:delText>
        </w:r>
        <w:r w:rsidR="00F03176" w:rsidRPr="00863667" w:rsidDel="00A1180F">
          <w:rPr>
            <w:rFonts w:ascii="iCiel Avenir LT Std 35 Light" w:hAnsi="iCiel Avenir LT Std 35 Light" w:cs="Calibri"/>
            <w:i/>
            <w:iCs/>
            <w:sz w:val="22"/>
            <w:szCs w:val="22"/>
            <w:lang w:val="vi-VN"/>
          </w:rPr>
          <w:delText>ể</w:delText>
        </w:r>
        <w:r w:rsidR="00F03176" w:rsidRPr="00863667" w:rsidDel="00A1180F">
          <w:rPr>
            <w:rFonts w:ascii="iCiel Avenir LT Std 35 Light" w:hAnsi="iCiel Avenir LT Std 35 Light" w:cs="Arial"/>
            <w:i/>
            <w:iCs/>
            <w:sz w:val="22"/>
            <w:szCs w:val="22"/>
            <w:lang w:val="vi-VN"/>
          </w:rPr>
          <w:delText xml:space="preserve"> ch</w:delText>
        </w:r>
        <w:r w:rsidR="00F03176" w:rsidRPr="00863667" w:rsidDel="00A1180F">
          <w:rPr>
            <w:rFonts w:ascii="iCiel Avenir LT Std 35 Light" w:hAnsi="iCiel Avenir LT Std 35 Light" w:cs="Calibri"/>
            <w:i/>
            <w:iCs/>
            <w:sz w:val="22"/>
            <w:szCs w:val="22"/>
            <w:lang w:val="vi-VN"/>
          </w:rPr>
          <w:delText>ủ</w:delText>
        </w:r>
        <w:r w:rsidR="00F03176" w:rsidRPr="00863667" w:rsidDel="00A1180F">
          <w:rPr>
            <w:rFonts w:ascii="iCiel Avenir LT Std 35 Light" w:hAnsi="iCiel Avenir LT Std 35 Light" w:cs="Arial"/>
            <w:i/>
            <w:iCs/>
            <w:sz w:val="22"/>
            <w:szCs w:val="22"/>
            <w:lang w:val="vi-VN"/>
          </w:rPr>
          <w:delText xml:space="preserve"> </w:delText>
        </w:r>
        <w:r w:rsidR="00F03176" w:rsidRPr="00863667" w:rsidDel="00A1180F">
          <w:rPr>
            <w:rFonts w:ascii="iCiel Avenir LT Std 35 Light" w:hAnsi="iCiel Avenir LT Std 35 Light" w:cs="Avenir Next LT Pro"/>
            <w:i/>
            <w:iCs/>
            <w:sz w:val="22"/>
            <w:szCs w:val="22"/>
            <w:lang w:val="vi-VN"/>
          </w:rPr>
          <w:delText>đ</w:delText>
        </w:r>
        <w:r w:rsidR="00F03176" w:rsidRPr="00863667" w:rsidDel="00A1180F">
          <w:rPr>
            <w:rFonts w:ascii="iCiel Avenir LT Std 35 Light" w:hAnsi="iCiel Avenir LT Std 35 Light" w:cs="Calibri"/>
            <w:i/>
            <w:iCs/>
            <w:sz w:val="22"/>
            <w:szCs w:val="22"/>
            <w:lang w:val="vi-VN"/>
          </w:rPr>
          <w:delText>ộ</w:delText>
        </w:r>
        <w:r w:rsidR="00F03176" w:rsidRPr="00863667" w:rsidDel="00A1180F">
          <w:rPr>
            <w:rFonts w:ascii="iCiel Avenir LT Std 35 Light" w:hAnsi="iCiel Avenir LT Std 35 Light" w:cs="Arial"/>
            <w:i/>
            <w:iCs/>
            <w:sz w:val="22"/>
            <w:szCs w:val="22"/>
            <w:lang w:val="vi-VN"/>
          </w:rPr>
          <w:delText>ng li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l</w:delText>
        </w:r>
        <w:r w:rsidR="00F03176" w:rsidRPr="00863667" w:rsidDel="00A1180F">
          <w:rPr>
            <w:rFonts w:ascii="iCiel Avenir LT Std 35 Light" w:hAnsi="iCiel Avenir LT Std 35 Light" w:cs="Calibri"/>
            <w:i/>
            <w:iCs/>
            <w:sz w:val="22"/>
            <w:szCs w:val="22"/>
            <w:lang w:val="vi-VN"/>
          </w:rPr>
          <w:delText>ạ</w:delText>
        </w:r>
        <w:r w:rsidR="00F03176" w:rsidRPr="00863667" w:rsidDel="00A1180F">
          <w:rPr>
            <w:rFonts w:ascii="iCiel Avenir LT Std 35 Light" w:hAnsi="iCiel Avenir LT Std 35 Light" w:cs="Arial"/>
            <w:i/>
            <w:iCs/>
            <w:sz w:val="22"/>
            <w:szCs w:val="22"/>
            <w:lang w:val="vi-VN"/>
          </w:rPr>
          <w:delText>c v</w:delText>
        </w:r>
        <w:r w:rsidR="00F03176" w:rsidRPr="00863667" w:rsidDel="00A1180F">
          <w:rPr>
            <w:rFonts w:ascii="iCiel Avenir LT Std 35 Light" w:hAnsi="iCiel Avenir LT Std 35 Light" w:cs="Calibri"/>
            <w:i/>
            <w:iCs/>
            <w:sz w:val="22"/>
            <w:szCs w:val="22"/>
            <w:lang w:val="vi-VN"/>
          </w:rPr>
          <w:delText>ớ</w:delText>
        </w:r>
        <w:r w:rsidR="00F03176" w:rsidRPr="00863667" w:rsidDel="00A1180F">
          <w:rPr>
            <w:rFonts w:ascii="iCiel Avenir LT Std 35 Light" w:hAnsi="iCiel Avenir LT Std 35 Light" w:cs="Arial"/>
            <w:i/>
            <w:iCs/>
            <w:sz w:val="22"/>
            <w:szCs w:val="22"/>
            <w:lang w:val="vi-VN"/>
          </w:rPr>
          <w:delText>i c</w:delText>
        </w:r>
        <w:r w:rsidR="00F03176" w:rsidRPr="00863667" w:rsidDel="00A1180F">
          <w:rPr>
            <w:rFonts w:ascii="iCiel Avenir LT Std 35 Light" w:hAnsi="iCiel Avenir LT Std 35 Light" w:cs="Avenir Next LT Pro"/>
            <w:i/>
            <w:iCs/>
            <w:sz w:val="22"/>
            <w:szCs w:val="22"/>
            <w:lang w:val="vi-VN"/>
          </w:rPr>
          <w:delText>á</w:delText>
        </w:r>
        <w:r w:rsidR="00F03176" w:rsidRPr="00863667" w:rsidDel="00A1180F">
          <w:rPr>
            <w:rFonts w:ascii="iCiel Avenir LT Std 35 Light" w:hAnsi="iCiel Avenir LT Std 35 Light" w:cs="Arial"/>
            <w:i/>
            <w:iCs/>
            <w:sz w:val="22"/>
            <w:szCs w:val="22"/>
            <w:lang w:val="vi-VN"/>
          </w:rPr>
          <w:delText>c gi</w:delText>
        </w:r>
        <w:r w:rsidR="00F03176" w:rsidRPr="00863667" w:rsidDel="00A1180F">
          <w:rPr>
            <w:rFonts w:ascii="iCiel Avenir LT Std 35 Light" w:hAnsi="iCiel Avenir LT Std 35 Light" w:cs="Avenir Next LT Pro"/>
            <w:i/>
            <w:iCs/>
            <w:sz w:val="22"/>
            <w:szCs w:val="22"/>
            <w:lang w:val="vi-VN"/>
          </w:rPr>
          <w:delText>á</w:delText>
        </w:r>
        <w:r w:rsidR="00F03176" w:rsidRPr="00863667" w:rsidDel="00A1180F">
          <w:rPr>
            <w:rFonts w:ascii="iCiel Avenir LT Std 35 Light" w:hAnsi="iCiel Avenir LT Std 35 Light" w:cs="Arial"/>
            <w:i/>
            <w:iCs/>
            <w:sz w:val="22"/>
            <w:szCs w:val="22"/>
            <w:lang w:val="vi-VN"/>
          </w:rPr>
          <w:delText>o vi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t</w:delText>
        </w:r>
        <w:r w:rsidR="00F03176" w:rsidRPr="00863667" w:rsidDel="00A1180F">
          <w:rPr>
            <w:rFonts w:ascii="iCiel Avenir LT Std 35 Light" w:hAnsi="iCiel Avenir LT Std 35 Light" w:cs="Calibri"/>
            <w:i/>
            <w:iCs/>
            <w:sz w:val="22"/>
            <w:szCs w:val="22"/>
            <w:lang w:val="vi-VN"/>
          </w:rPr>
          <w:delText>ạ</w:delText>
        </w:r>
        <w:r w:rsidR="00F03176" w:rsidRPr="00863667" w:rsidDel="00A1180F">
          <w:rPr>
            <w:rFonts w:ascii="iCiel Avenir LT Std 35 Light" w:hAnsi="iCiel Avenir LT Std 35 Light" w:cs="Arial"/>
            <w:i/>
            <w:iCs/>
            <w:sz w:val="22"/>
            <w:szCs w:val="22"/>
            <w:lang w:val="vi-VN"/>
          </w:rPr>
          <w:delText>i b</w:delText>
        </w:r>
        <w:r w:rsidR="00F03176" w:rsidRPr="00863667" w:rsidDel="00A1180F">
          <w:rPr>
            <w:rFonts w:ascii="iCiel Avenir LT Std 35 Light" w:hAnsi="iCiel Avenir LT Std 35 Light" w:cs="Calibri"/>
            <w:i/>
            <w:iCs/>
            <w:sz w:val="22"/>
            <w:szCs w:val="22"/>
            <w:lang w:val="vi-VN"/>
          </w:rPr>
          <w:delText>ộ</w:delText>
        </w:r>
        <w:r w:rsidR="00F03176" w:rsidRPr="00863667" w:rsidDel="00A1180F">
          <w:rPr>
            <w:rFonts w:ascii="iCiel Avenir LT Std 35 Light" w:hAnsi="iCiel Avenir LT Std 35 Light" w:cs="Arial"/>
            <w:i/>
            <w:iCs/>
            <w:sz w:val="22"/>
            <w:szCs w:val="22"/>
            <w:lang w:val="vi-VN"/>
          </w:rPr>
          <w:delText xml:space="preserve"> ph</w:delText>
        </w:r>
        <w:r w:rsidR="00F03176" w:rsidRPr="00863667" w:rsidDel="00A1180F">
          <w:rPr>
            <w:rFonts w:ascii="iCiel Avenir LT Std 35 Light" w:hAnsi="iCiel Avenir LT Std 35 Light" w:cs="Calibri"/>
            <w:i/>
            <w:iCs/>
            <w:sz w:val="22"/>
            <w:szCs w:val="22"/>
            <w:lang w:val="vi-VN"/>
          </w:rPr>
          <w:delText>ậ</w:delText>
        </w:r>
        <w:r w:rsidR="00F03176" w:rsidRPr="00863667" w:rsidDel="00A1180F">
          <w:rPr>
            <w:rFonts w:ascii="iCiel Avenir LT Std 35 Light" w:hAnsi="iCiel Avenir LT Std 35 Light" w:cs="Arial"/>
            <w:i/>
            <w:iCs/>
            <w:sz w:val="22"/>
            <w:szCs w:val="22"/>
            <w:lang w:val="vi-VN"/>
          </w:rPr>
          <w:delText>n Anh Ng</w:delText>
        </w:r>
        <w:r w:rsidR="00F03176" w:rsidRPr="00863667" w:rsidDel="00A1180F">
          <w:rPr>
            <w:rFonts w:ascii="iCiel Avenir LT Std 35 Light" w:hAnsi="iCiel Avenir LT Std 35 Light" w:cs="Calibri"/>
            <w:i/>
            <w:iCs/>
            <w:sz w:val="22"/>
            <w:szCs w:val="22"/>
            <w:lang w:val="vi-VN"/>
          </w:rPr>
          <w:delText>ữ</w:delText>
        </w:r>
        <w:r w:rsidR="00F03176" w:rsidRPr="00863667" w:rsidDel="00A1180F">
          <w:rPr>
            <w:rFonts w:ascii="iCiel Avenir LT Std 35 Light" w:hAnsi="iCiel Avenir LT Std 35 Light" w:cs="Arial"/>
            <w:i/>
            <w:iCs/>
            <w:sz w:val="22"/>
            <w:szCs w:val="22"/>
            <w:lang w:val="vi-VN"/>
          </w:rPr>
          <w:delText xml:space="preserve"> </w:delText>
        </w:r>
        <w:r w:rsidR="00F03176" w:rsidRPr="00863667" w:rsidDel="00A1180F">
          <w:rPr>
            <w:rFonts w:ascii="iCiel Avenir LT Std 35 Light" w:hAnsi="iCiel Avenir LT Std 35 Light" w:cs="Avenir Next LT Pro"/>
            <w:i/>
            <w:iCs/>
            <w:sz w:val="22"/>
            <w:szCs w:val="22"/>
            <w:lang w:val="vi-VN"/>
          </w:rPr>
          <w:delText>đ</w:delText>
        </w:r>
        <w:r w:rsidR="00F03176" w:rsidRPr="00863667" w:rsidDel="00A1180F">
          <w:rPr>
            <w:rFonts w:ascii="iCiel Avenir LT Std 35 Light" w:hAnsi="iCiel Avenir LT Std 35 Light" w:cs="Calibri"/>
            <w:i/>
            <w:iCs/>
            <w:sz w:val="22"/>
            <w:szCs w:val="22"/>
            <w:lang w:val="vi-VN"/>
          </w:rPr>
          <w:delText>ể</w:delText>
        </w:r>
        <w:r w:rsidR="00F03176" w:rsidRPr="00863667" w:rsidDel="00A1180F">
          <w:rPr>
            <w:rFonts w:ascii="iCiel Avenir LT Std 35 Light" w:hAnsi="iCiel Avenir LT Std 35 Light" w:cs="Arial"/>
            <w:i/>
            <w:iCs/>
            <w:sz w:val="22"/>
            <w:szCs w:val="22"/>
            <w:lang w:val="vi-VN"/>
          </w:rPr>
          <w:delText xml:space="preserve"> </w:delText>
        </w:r>
        <w:r w:rsidR="00F03176" w:rsidRPr="00863667" w:rsidDel="00A1180F">
          <w:rPr>
            <w:rFonts w:ascii="iCiel Avenir LT Std 35 Light" w:hAnsi="iCiel Avenir LT Std 35 Light" w:cs="Avenir Next LT Pro"/>
            <w:i/>
            <w:iCs/>
            <w:sz w:val="22"/>
            <w:szCs w:val="22"/>
            <w:lang w:val="vi-VN"/>
          </w:rPr>
          <w:delText>đ</w:delText>
        </w:r>
        <w:r w:rsidR="00F03176" w:rsidRPr="00863667" w:rsidDel="00A1180F">
          <w:rPr>
            <w:rFonts w:ascii="iCiel Avenir LT Std 35 Light" w:hAnsi="iCiel Avenir LT Std 35 Light" w:cs="Calibri"/>
            <w:i/>
            <w:iCs/>
            <w:sz w:val="22"/>
            <w:szCs w:val="22"/>
            <w:lang w:val="vi-VN"/>
          </w:rPr>
          <w:delText>ượ</w:delText>
        </w:r>
        <w:r w:rsidR="00F03176" w:rsidRPr="00863667" w:rsidDel="00A1180F">
          <w:rPr>
            <w:rFonts w:ascii="iCiel Avenir LT Std 35 Light" w:hAnsi="iCiel Avenir LT Std 35 Light" w:cs="Arial"/>
            <w:i/>
            <w:iCs/>
            <w:sz w:val="22"/>
            <w:szCs w:val="22"/>
            <w:lang w:val="vi-VN"/>
          </w:rPr>
          <w:delText>c g</w:delText>
        </w:r>
        <w:r w:rsidR="00F03176" w:rsidRPr="00863667" w:rsidDel="00A1180F">
          <w:rPr>
            <w:rFonts w:ascii="iCiel Avenir LT Std 35 Light" w:hAnsi="iCiel Avenir LT Std 35 Light" w:cs="Calibri"/>
            <w:i/>
            <w:iCs/>
            <w:sz w:val="22"/>
            <w:szCs w:val="22"/>
            <w:lang w:val="vi-VN"/>
          </w:rPr>
          <w:delText>ặ</w:delText>
        </w:r>
        <w:r w:rsidR="00F03176" w:rsidRPr="00863667" w:rsidDel="00A1180F">
          <w:rPr>
            <w:rFonts w:ascii="iCiel Avenir LT Std 35 Light" w:hAnsi="iCiel Avenir LT Std 35 Light" w:cs="Arial"/>
            <w:i/>
            <w:iCs/>
            <w:sz w:val="22"/>
            <w:szCs w:val="22"/>
            <w:lang w:val="vi-VN"/>
          </w:rPr>
          <w:delText>p v</w:delText>
        </w:r>
        <w:r w:rsidR="00F03176" w:rsidRPr="00863667" w:rsidDel="00A1180F">
          <w:rPr>
            <w:rFonts w:ascii="iCiel Avenir LT Std 35 Light" w:hAnsi="iCiel Avenir LT Std 35 Light" w:cs="Avenir Next LT Pro"/>
            <w:i/>
            <w:iCs/>
            <w:sz w:val="22"/>
            <w:szCs w:val="22"/>
            <w:lang w:val="vi-VN"/>
          </w:rPr>
          <w:delText>à</w:delText>
        </w:r>
        <w:r w:rsidR="00F03176" w:rsidRPr="00863667" w:rsidDel="00A1180F">
          <w:rPr>
            <w:rFonts w:ascii="iCiel Avenir LT Std 35 Light" w:hAnsi="iCiel Avenir LT Std 35 Light" w:cs="Arial"/>
            <w:i/>
            <w:iCs/>
            <w:sz w:val="22"/>
            <w:szCs w:val="22"/>
            <w:lang w:val="vi-VN"/>
          </w:rPr>
          <w:delText xml:space="preserve"> trao </w:delText>
        </w:r>
        <w:r w:rsidR="00F03176" w:rsidRPr="00863667" w:rsidDel="00A1180F">
          <w:rPr>
            <w:rFonts w:ascii="iCiel Avenir LT Std 35 Light" w:hAnsi="iCiel Avenir LT Std 35 Light" w:cs="Avenir Next LT Pro"/>
            <w:i/>
            <w:iCs/>
            <w:sz w:val="22"/>
            <w:szCs w:val="22"/>
            <w:lang w:val="vi-VN"/>
          </w:rPr>
          <w:delText>đ</w:delText>
        </w:r>
        <w:r w:rsidR="00F03176" w:rsidRPr="00863667" w:rsidDel="00A1180F">
          <w:rPr>
            <w:rFonts w:ascii="iCiel Avenir LT Std 35 Light" w:hAnsi="iCiel Avenir LT Std 35 Light" w:cs="Calibri"/>
            <w:i/>
            <w:iCs/>
            <w:sz w:val="22"/>
            <w:szCs w:val="22"/>
            <w:lang w:val="vi-VN"/>
          </w:rPr>
          <w:delText>ổ</w:delText>
        </w:r>
        <w:r w:rsidR="00F03176" w:rsidRPr="00863667" w:rsidDel="00A1180F">
          <w:rPr>
            <w:rFonts w:ascii="iCiel Avenir LT Std 35 Light" w:hAnsi="iCiel Avenir LT Std 35 Light" w:cs="Arial"/>
            <w:i/>
            <w:iCs/>
            <w:sz w:val="22"/>
            <w:szCs w:val="22"/>
            <w:lang w:val="vi-VN"/>
          </w:rPr>
          <w:delText>i tr</w:delText>
        </w:r>
        <w:r w:rsidR="00F03176" w:rsidRPr="00863667" w:rsidDel="00A1180F">
          <w:rPr>
            <w:rFonts w:ascii="iCiel Avenir LT Std 35 Light" w:hAnsi="iCiel Avenir LT Std 35 Light" w:cs="Calibri"/>
            <w:i/>
            <w:iCs/>
            <w:sz w:val="22"/>
            <w:szCs w:val="22"/>
            <w:lang w:val="vi-VN"/>
          </w:rPr>
          <w:delText>ự</w:delText>
        </w:r>
        <w:r w:rsidR="00F03176" w:rsidRPr="00863667" w:rsidDel="00A1180F">
          <w:rPr>
            <w:rFonts w:ascii="iCiel Avenir LT Std 35 Light" w:hAnsi="iCiel Avenir LT Std 35 Light" w:cs="Arial"/>
            <w:i/>
            <w:iCs/>
            <w:sz w:val="22"/>
            <w:szCs w:val="22"/>
            <w:lang w:val="vi-VN"/>
          </w:rPr>
          <w:delText>c ti</w:delText>
        </w:r>
        <w:r w:rsidR="00F03176" w:rsidRPr="00863667" w:rsidDel="00A1180F">
          <w:rPr>
            <w:rFonts w:ascii="iCiel Avenir LT Std 35 Light" w:hAnsi="iCiel Avenir LT Std 35 Light" w:cs="Calibri"/>
            <w:i/>
            <w:iCs/>
            <w:sz w:val="22"/>
            <w:szCs w:val="22"/>
            <w:lang w:val="vi-VN"/>
          </w:rPr>
          <w:delText>ế</w:delText>
        </w:r>
        <w:r w:rsidR="00F03176" w:rsidRPr="00863667" w:rsidDel="00A1180F">
          <w:rPr>
            <w:rFonts w:ascii="iCiel Avenir LT Std 35 Light" w:hAnsi="iCiel Avenir LT Std 35 Light" w:cs="Arial"/>
            <w:i/>
            <w:iCs/>
            <w:sz w:val="22"/>
            <w:szCs w:val="22"/>
            <w:lang w:val="vi-VN"/>
          </w:rPr>
          <w:delText>p v</w:delText>
        </w:r>
        <w:r w:rsidR="00F03176" w:rsidRPr="00863667" w:rsidDel="00A1180F">
          <w:rPr>
            <w:rFonts w:ascii="iCiel Avenir LT Std 35 Light" w:hAnsi="iCiel Avenir LT Std 35 Light" w:cs="Calibri"/>
            <w:i/>
            <w:iCs/>
            <w:sz w:val="22"/>
            <w:szCs w:val="22"/>
            <w:lang w:val="vi-VN"/>
          </w:rPr>
          <w:delText>ớ</w:delText>
        </w:r>
        <w:r w:rsidR="00F03176" w:rsidRPr="00863667" w:rsidDel="00A1180F">
          <w:rPr>
            <w:rFonts w:ascii="iCiel Avenir LT Std 35 Light" w:hAnsi="iCiel Avenir LT Std 35 Light" w:cs="Arial"/>
            <w:i/>
            <w:iCs/>
            <w:sz w:val="22"/>
            <w:szCs w:val="22"/>
            <w:lang w:val="vi-VN"/>
          </w:rPr>
          <w:delText>i c</w:delText>
        </w:r>
        <w:r w:rsidR="00F03176" w:rsidRPr="00863667" w:rsidDel="00A1180F">
          <w:rPr>
            <w:rFonts w:ascii="iCiel Avenir LT Std 35 Light" w:hAnsi="iCiel Avenir LT Std 35 Light" w:cs="Avenir Next LT Pro"/>
            <w:i/>
            <w:iCs/>
            <w:sz w:val="22"/>
            <w:szCs w:val="22"/>
            <w:lang w:val="vi-VN"/>
          </w:rPr>
          <w:delText>á</w:delText>
        </w:r>
        <w:r w:rsidR="00F03176" w:rsidRPr="00863667" w:rsidDel="00A1180F">
          <w:rPr>
            <w:rFonts w:ascii="iCiel Avenir LT Std 35 Light" w:hAnsi="iCiel Avenir LT Std 35 Light" w:cs="Arial"/>
            <w:i/>
            <w:iCs/>
            <w:sz w:val="22"/>
            <w:szCs w:val="22"/>
            <w:lang w:val="vi-VN"/>
          </w:rPr>
          <w:delText>c th</w:delText>
        </w:r>
        <w:r w:rsidR="00F03176" w:rsidRPr="00863667" w:rsidDel="00A1180F">
          <w:rPr>
            <w:rFonts w:ascii="iCiel Avenir LT Std 35 Light" w:hAnsi="iCiel Avenir LT Std 35 Light" w:cs="Calibri"/>
            <w:i/>
            <w:iCs/>
            <w:sz w:val="22"/>
            <w:szCs w:val="22"/>
            <w:lang w:val="vi-VN"/>
          </w:rPr>
          <w:delText>ầ</w:delText>
        </w:r>
        <w:r w:rsidR="00F03176" w:rsidRPr="00863667" w:rsidDel="00A1180F">
          <w:rPr>
            <w:rFonts w:ascii="iCiel Avenir LT Std 35 Light" w:hAnsi="iCiel Avenir LT Std 35 Light" w:cs="Arial"/>
            <w:i/>
            <w:iCs/>
            <w:sz w:val="22"/>
            <w:szCs w:val="22"/>
            <w:lang w:val="vi-VN"/>
          </w:rPr>
          <w:delText>y v</w:delText>
        </w:r>
        <w:r w:rsidR="00F03176" w:rsidRPr="00863667" w:rsidDel="00A1180F">
          <w:rPr>
            <w:rFonts w:ascii="iCiel Avenir LT Std 35 Light" w:hAnsi="iCiel Avenir LT Std 35 Light" w:cs="Calibri"/>
            <w:i/>
            <w:iCs/>
            <w:sz w:val="22"/>
            <w:szCs w:val="22"/>
            <w:lang w:val="vi-VN"/>
          </w:rPr>
          <w:delText>ề</w:delText>
        </w:r>
        <w:r w:rsidR="00F03176" w:rsidRPr="00863667" w:rsidDel="00A1180F">
          <w:rPr>
            <w:rFonts w:ascii="iCiel Avenir LT Std 35 Light" w:hAnsi="iCiel Avenir LT Std 35 Light" w:cs="Arial"/>
            <w:i/>
            <w:iCs/>
            <w:sz w:val="22"/>
            <w:szCs w:val="22"/>
            <w:lang w:val="vi-VN"/>
          </w:rPr>
          <w:delText xml:space="preserve"> mong mu</w:delText>
        </w:r>
        <w:r w:rsidR="00F03176" w:rsidRPr="00863667" w:rsidDel="00A1180F">
          <w:rPr>
            <w:rFonts w:ascii="iCiel Avenir LT Std 35 Light" w:hAnsi="iCiel Avenir LT Std 35 Light" w:cs="Calibri"/>
            <w:i/>
            <w:iCs/>
            <w:sz w:val="22"/>
            <w:szCs w:val="22"/>
            <w:lang w:val="vi-VN"/>
          </w:rPr>
          <w:delText>ố</w:delText>
        </w:r>
        <w:r w:rsidR="00F03176" w:rsidRPr="00863667" w:rsidDel="00A1180F">
          <w:rPr>
            <w:rFonts w:ascii="iCiel Avenir LT Std 35 Light" w:hAnsi="iCiel Avenir LT Std 35 Light" w:cs="Arial"/>
            <w:i/>
            <w:iCs/>
            <w:sz w:val="22"/>
            <w:szCs w:val="22"/>
            <w:lang w:val="vi-VN"/>
          </w:rPr>
          <w:delText>n c</w:delText>
        </w:r>
        <w:r w:rsidR="00F03176" w:rsidRPr="00863667" w:rsidDel="00A1180F">
          <w:rPr>
            <w:rFonts w:ascii="iCiel Avenir LT Std 35 Light" w:hAnsi="iCiel Avenir LT Std 35 Light" w:cs="Calibri"/>
            <w:i/>
            <w:iCs/>
            <w:sz w:val="22"/>
            <w:szCs w:val="22"/>
            <w:lang w:val="vi-VN"/>
          </w:rPr>
          <w:delText>ủ</w:delText>
        </w:r>
        <w:r w:rsidR="00F03176" w:rsidRPr="00863667" w:rsidDel="00A1180F">
          <w:rPr>
            <w:rFonts w:ascii="iCiel Avenir LT Std 35 Light" w:hAnsi="iCiel Avenir LT Std 35 Light" w:cs="Arial"/>
            <w:i/>
            <w:iCs/>
            <w:sz w:val="22"/>
            <w:szCs w:val="22"/>
            <w:lang w:val="vi-VN"/>
          </w:rPr>
          <w:delText>a m</w:delText>
        </w:r>
        <w:r w:rsidR="00F03176" w:rsidRPr="00863667" w:rsidDel="00A1180F">
          <w:rPr>
            <w:rFonts w:ascii="iCiel Avenir LT Std 35 Light" w:hAnsi="iCiel Avenir LT Std 35 Light" w:cs="Avenir Next LT Pro"/>
            <w:i/>
            <w:iCs/>
            <w:sz w:val="22"/>
            <w:szCs w:val="22"/>
            <w:lang w:val="vi-VN"/>
          </w:rPr>
          <w:delText>ì</w:delText>
        </w:r>
        <w:r w:rsidR="00F03176" w:rsidRPr="00863667" w:rsidDel="00A1180F">
          <w:rPr>
            <w:rFonts w:ascii="iCiel Avenir LT Std 35 Light" w:hAnsi="iCiel Avenir LT Std 35 Light" w:cs="Arial"/>
            <w:i/>
            <w:iCs/>
            <w:sz w:val="22"/>
            <w:szCs w:val="22"/>
            <w:lang w:val="vi-VN"/>
          </w:rPr>
          <w:delText>nh. Thầy James McMillan</w:delText>
        </w:r>
        <w:r w:rsidR="00F03176" w:rsidRPr="00863667" w:rsidDel="00A1180F">
          <w:rPr>
            <w:rFonts w:ascii="iCiel Avenir LT Std 35 Light" w:hAnsi="iCiel Avenir LT Std 35 Light" w:cs="Arial"/>
            <w:sz w:val="22"/>
            <w:szCs w:val="22"/>
            <w:lang w:val="vi-VN"/>
          </w:rPr>
          <w:delText xml:space="preserve"> </w:delText>
        </w:r>
        <w:r w:rsidR="00F03176" w:rsidRPr="00863667" w:rsidDel="00A1180F">
          <w:rPr>
            <w:rFonts w:ascii="iCiel Avenir LT Std 35 Light" w:hAnsi="iCiel Avenir LT Std 35 Light" w:cs="Arial"/>
            <w:i/>
            <w:iCs/>
            <w:sz w:val="22"/>
            <w:szCs w:val="22"/>
            <w:lang w:val="vi-VN"/>
          </w:rPr>
          <w:delText>- Phó Trưởng Chương trình tiếng Anh s</w:delText>
        </w:r>
        <w:r w:rsidR="00F03176" w:rsidRPr="00863667" w:rsidDel="00A1180F">
          <w:rPr>
            <w:rFonts w:ascii="iCiel Avenir LT Std 35 Light" w:hAnsi="iCiel Avenir LT Std 35 Light" w:cs="Calibri"/>
            <w:i/>
            <w:iCs/>
            <w:sz w:val="22"/>
            <w:szCs w:val="22"/>
            <w:lang w:val="vi-VN"/>
          </w:rPr>
          <w:delText>ẽ</w:delText>
        </w:r>
        <w:r w:rsidR="00F03176" w:rsidRPr="00863667" w:rsidDel="00A1180F">
          <w:rPr>
            <w:rFonts w:ascii="iCiel Avenir LT Std 35 Light" w:hAnsi="iCiel Avenir LT Std 35 Light" w:cs="Arial"/>
            <w:i/>
            <w:iCs/>
            <w:sz w:val="22"/>
            <w:szCs w:val="22"/>
            <w:lang w:val="vi-VN"/>
          </w:rPr>
          <w:delText xml:space="preserve"> c</w:delText>
        </w:r>
        <w:r w:rsidR="00F03176" w:rsidRPr="00863667" w:rsidDel="00A1180F">
          <w:rPr>
            <w:rFonts w:ascii="iCiel Avenir LT Std 35 Light" w:hAnsi="iCiel Avenir LT Std 35 Light" w:cs="Avenir Next LT Pro"/>
            <w:i/>
            <w:iCs/>
            <w:sz w:val="22"/>
            <w:szCs w:val="22"/>
            <w:lang w:val="vi-VN"/>
          </w:rPr>
          <w:delText>ó</w:delText>
        </w:r>
        <w:r w:rsidR="00F03176" w:rsidRPr="00863667" w:rsidDel="00A1180F">
          <w:rPr>
            <w:rFonts w:ascii="iCiel Avenir LT Std 35 Light" w:hAnsi="iCiel Avenir LT Std 35 Light" w:cs="Arial"/>
            <w:i/>
            <w:iCs/>
            <w:sz w:val="22"/>
            <w:szCs w:val="22"/>
            <w:lang w:val="vi-VN"/>
          </w:rPr>
          <w:delText xml:space="preserve"> nh</w:delText>
        </w:r>
        <w:r w:rsidR="00F03176" w:rsidRPr="00863667" w:rsidDel="00A1180F">
          <w:rPr>
            <w:rFonts w:ascii="iCiel Avenir LT Std 35 Light" w:hAnsi="iCiel Avenir LT Std 35 Light" w:cs="Calibri"/>
            <w:i/>
            <w:iCs/>
            <w:sz w:val="22"/>
            <w:szCs w:val="22"/>
            <w:lang w:val="vi-VN"/>
          </w:rPr>
          <w:delText>ữ</w:delText>
        </w:r>
        <w:r w:rsidR="00F03176" w:rsidRPr="00863667" w:rsidDel="00A1180F">
          <w:rPr>
            <w:rFonts w:ascii="iCiel Avenir LT Std 35 Light" w:hAnsi="iCiel Avenir LT Std 35 Light" w:cs="Arial"/>
            <w:i/>
            <w:iCs/>
            <w:sz w:val="22"/>
            <w:szCs w:val="22"/>
            <w:lang w:val="vi-VN"/>
          </w:rPr>
          <w:delText>ng l</w:delText>
        </w:r>
        <w:r w:rsidR="00F03176" w:rsidRPr="00863667" w:rsidDel="00A1180F">
          <w:rPr>
            <w:rFonts w:ascii="iCiel Avenir LT Std 35 Light" w:hAnsi="iCiel Avenir LT Std 35 Light" w:cs="Calibri"/>
            <w:i/>
            <w:iCs/>
            <w:sz w:val="22"/>
            <w:szCs w:val="22"/>
            <w:lang w:val="vi-VN"/>
          </w:rPr>
          <w:delText>ờ</w:delText>
        </w:r>
        <w:r w:rsidR="00F03176" w:rsidRPr="00863667" w:rsidDel="00A1180F">
          <w:rPr>
            <w:rFonts w:ascii="iCiel Avenir LT Std 35 Light" w:hAnsi="iCiel Avenir LT Std 35 Light" w:cs="Arial"/>
            <w:i/>
            <w:iCs/>
            <w:sz w:val="22"/>
            <w:szCs w:val="22"/>
            <w:lang w:val="vi-VN"/>
          </w:rPr>
          <w:delText>i khuy</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h</w:delText>
        </w:r>
        <w:r w:rsidR="00F03176" w:rsidRPr="00863667" w:rsidDel="00A1180F">
          <w:rPr>
            <w:rFonts w:ascii="iCiel Avenir LT Std 35 Light" w:hAnsi="iCiel Avenir LT Std 35 Light" w:cs="Calibri"/>
            <w:i/>
            <w:iCs/>
            <w:sz w:val="22"/>
            <w:szCs w:val="22"/>
            <w:lang w:val="vi-VN"/>
          </w:rPr>
          <w:delText>ữ</w:delText>
        </w:r>
        <w:r w:rsidR="00F03176" w:rsidRPr="00863667" w:rsidDel="00A1180F">
          <w:rPr>
            <w:rFonts w:ascii="iCiel Avenir LT Std 35 Light" w:hAnsi="iCiel Avenir LT Std 35 Light" w:cs="Arial"/>
            <w:i/>
            <w:iCs/>
            <w:sz w:val="22"/>
            <w:szCs w:val="22"/>
            <w:lang w:val="vi-VN"/>
          </w:rPr>
          <w:delText xml:space="preserve">u </w:delText>
        </w:r>
        <w:r w:rsidR="00F03176" w:rsidRPr="00863667" w:rsidDel="00A1180F">
          <w:rPr>
            <w:rFonts w:ascii="iCiel Avenir LT Std 35 Light" w:hAnsi="iCiel Avenir LT Std 35 Light" w:cs="Avenir Next LT Pro"/>
            <w:i/>
            <w:iCs/>
            <w:sz w:val="22"/>
            <w:szCs w:val="22"/>
            <w:lang w:val="vi-VN"/>
          </w:rPr>
          <w:delText>í</w:delText>
        </w:r>
        <w:r w:rsidR="00F03176" w:rsidRPr="00863667" w:rsidDel="00A1180F">
          <w:rPr>
            <w:rFonts w:ascii="iCiel Avenir LT Std 35 Light" w:hAnsi="iCiel Avenir LT Std 35 Light" w:cs="Arial"/>
            <w:i/>
            <w:iCs/>
            <w:sz w:val="22"/>
            <w:szCs w:val="22"/>
            <w:lang w:val="vi-VN"/>
          </w:rPr>
          <w:delText>ch gi</w:delText>
        </w:r>
        <w:r w:rsidR="00F03176" w:rsidRPr="00863667" w:rsidDel="00A1180F">
          <w:rPr>
            <w:rFonts w:ascii="iCiel Avenir LT Std 35 Light" w:hAnsi="iCiel Avenir LT Std 35 Light" w:cs="Avenir Next LT Pro"/>
            <w:i/>
            <w:iCs/>
            <w:sz w:val="22"/>
            <w:szCs w:val="22"/>
            <w:lang w:val="vi-VN"/>
          </w:rPr>
          <w:delText>ú</w:delText>
        </w:r>
        <w:r w:rsidR="00F03176" w:rsidRPr="00863667" w:rsidDel="00A1180F">
          <w:rPr>
            <w:rFonts w:ascii="iCiel Avenir LT Std 35 Light" w:hAnsi="iCiel Avenir LT Std 35 Light" w:cs="Arial"/>
            <w:i/>
            <w:iCs/>
            <w:sz w:val="22"/>
            <w:szCs w:val="22"/>
            <w:lang w:val="vi-VN"/>
          </w:rPr>
          <w:delText>p sinh vi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l</w:delText>
        </w:r>
        <w:r w:rsidR="00F03176" w:rsidRPr="00863667" w:rsidDel="00A1180F">
          <w:rPr>
            <w:rFonts w:ascii="iCiel Avenir LT Std 35 Light" w:hAnsi="iCiel Avenir LT Std 35 Light" w:cs="Calibri"/>
            <w:i/>
            <w:iCs/>
            <w:sz w:val="22"/>
            <w:szCs w:val="22"/>
            <w:lang w:val="vi-VN"/>
          </w:rPr>
          <w:delText>ự</w:delText>
        </w:r>
        <w:r w:rsidR="00F03176" w:rsidRPr="00863667" w:rsidDel="00A1180F">
          <w:rPr>
            <w:rFonts w:ascii="iCiel Avenir LT Std 35 Light" w:hAnsi="iCiel Avenir LT Std 35 Light" w:cs="Arial"/>
            <w:i/>
            <w:iCs/>
            <w:sz w:val="22"/>
            <w:szCs w:val="22"/>
            <w:lang w:val="vi-VN"/>
          </w:rPr>
          <w:delText>a ch</w:delText>
        </w:r>
        <w:r w:rsidR="00F03176" w:rsidRPr="00863667" w:rsidDel="00A1180F">
          <w:rPr>
            <w:rFonts w:ascii="iCiel Avenir LT Std 35 Light" w:hAnsi="iCiel Avenir LT Std 35 Light" w:cs="Calibri"/>
            <w:i/>
            <w:iCs/>
            <w:sz w:val="22"/>
            <w:szCs w:val="22"/>
            <w:lang w:val="vi-VN"/>
          </w:rPr>
          <w:delText>ọ</w:delText>
        </w:r>
        <w:r w:rsidR="00F03176" w:rsidRPr="00863667" w:rsidDel="00A1180F">
          <w:rPr>
            <w:rFonts w:ascii="iCiel Avenir LT Std 35 Light" w:hAnsi="iCiel Avenir LT Std 35 Light" w:cs="Arial"/>
            <w:i/>
            <w:iCs/>
            <w:sz w:val="22"/>
            <w:szCs w:val="22"/>
            <w:lang w:val="vi-VN"/>
          </w:rPr>
          <w:delText>n nh</w:delText>
        </w:r>
        <w:r w:rsidR="00F03176" w:rsidRPr="00863667" w:rsidDel="00A1180F">
          <w:rPr>
            <w:rFonts w:ascii="iCiel Avenir LT Std 35 Light" w:hAnsi="iCiel Avenir LT Std 35 Light" w:cs="Calibri"/>
            <w:i/>
            <w:iCs/>
            <w:sz w:val="22"/>
            <w:szCs w:val="22"/>
            <w:lang w:val="vi-VN"/>
          </w:rPr>
          <w:delText>ữ</w:delText>
        </w:r>
        <w:r w:rsidR="00F03176" w:rsidRPr="00863667" w:rsidDel="00A1180F">
          <w:rPr>
            <w:rFonts w:ascii="iCiel Avenir LT Std 35 Light" w:hAnsi="iCiel Avenir LT Std 35 Light" w:cs="Arial"/>
            <w:i/>
            <w:iCs/>
            <w:sz w:val="22"/>
            <w:szCs w:val="22"/>
            <w:lang w:val="vi-VN"/>
          </w:rPr>
          <w:delText>ng ho</w:delText>
        </w:r>
        <w:r w:rsidR="00F03176" w:rsidRPr="00863667" w:rsidDel="00A1180F">
          <w:rPr>
            <w:rFonts w:ascii="iCiel Avenir LT Std 35 Light" w:hAnsi="iCiel Avenir LT Std 35 Light" w:cs="Calibri"/>
            <w:i/>
            <w:iCs/>
            <w:sz w:val="22"/>
            <w:szCs w:val="22"/>
            <w:lang w:val="vi-VN"/>
          </w:rPr>
          <w:delText>ạ</w:delText>
        </w:r>
        <w:r w:rsidR="00F03176" w:rsidRPr="00863667" w:rsidDel="00A1180F">
          <w:rPr>
            <w:rFonts w:ascii="iCiel Avenir LT Std 35 Light" w:hAnsi="iCiel Avenir LT Std 35 Light" w:cs="Arial"/>
            <w:i/>
            <w:iCs/>
            <w:sz w:val="22"/>
            <w:szCs w:val="22"/>
            <w:lang w:val="vi-VN"/>
          </w:rPr>
          <w:delText xml:space="preserve">t </w:delText>
        </w:r>
        <w:r w:rsidR="00F03176" w:rsidRPr="00863667" w:rsidDel="00A1180F">
          <w:rPr>
            <w:rFonts w:ascii="iCiel Avenir LT Std 35 Light" w:hAnsi="iCiel Avenir LT Std 35 Light" w:cs="Avenir Next LT Pro"/>
            <w:i/>
            <w:iCs/>
            <w:sz w:val="22"/>
            <w:szCs w:val="22"/>
            <w:lang w:val="vi-VN"/>
          </w:rPr>
          <w:delText>đ</w:delText>
        </w:r>
        <w:r w:rsidR="00F03176" w:rsidRPr="00863667" w:rsidDel="00A1180F">
          <w:rPr>
            <w:rFonts w:ascii="iCiel Avenir LT Std 35 Light" w:hAnsi="iCiel Avenir LT Std 35 Light" w:cs="Calibri"/>
            <w:i/>
            <w:iCs/>
            <w:sz w:val="22"/>
            <w:szCs w:val="22"/>
            <w:lang w:val="vi-VN"/>
          </w:rPr>
          <w:delText>ộ</w:delText>
        </w:r>
        <w:r w:rsidR="00F03176" w:rsidRPr="00863667" w:rsidDel="00A1180F">
          <w:rPr>
            <w:rFonts w:ascii="iCiel Avenir LT Std 35 Light" w:hAnsi="iCiel Avenir LT Std 35 Light" w:cs="Arial"/>
            <w:i/>
            <w:iCs/>
            <w:sz w:val="22"/>
            <w:szCs w:val="22"/>
            <w:lang w:val="vi-VN"/>
          </w:rPr>
          <w:delText>ng ph</w:delText>
        </w:r>
        <w:r w:rsidR="00F03176" w:rsidRPr="00863667" w:rsidDel="00A1180F">
          <w:rPr>
            <w:rFonts w:ascii="iCiel Avenir LT Std 35 Light" w:hAnsi="iCiel Avenir LT Std 35 Light" w:cs="Avenir Next LT Pro"/>
            <w:i/>
            <w:iCs/>
            <w:sz w:val="22"/>
            <w:szCs w:val="22"/>
            <w:lang w:val="vi-VN"/>
          </w:rPr>
          <w:delText>ù</w:delText>
        </w:r>
        <w:r w:rsidR="00F03176" w:rsidRPr="00863667" w:rsidDel="00A1180F">
          <w:rPr>
            <w:rFonts w:ascii="iCiel Avenir LT Std 35 Light" w:hAnsi="iCiel Avenir LT Std 35 Light" w:cs="Arial"/>
            <w:i/>
            <w:iCs/>
            <w:sz w:val="22"/>
            <w:szCs w:val="22"/>
            <w:lang w:val="vi-VN"/>
          </w:rPr>
          <w:delText xml:space="preserve"> h</w:delText>
        </w:r>
        <w:r w:rsidR="00F03176" w:rsidRPr="00863667" w:rsidDel="00A1180F">
          <w:rPr>
            <w:rFonts w:ascii="iCiel Avenir LT Std 35 Light" w:hAnsi="iCiel Avenir LT Std 35 Light" w:cs="Calibri"/>
            <w:i/>
            <w:iCs/>
            <w:sz w:val="22"/>
            <w:szCs w:val="22"/>
            <w:lang w:val="vi-VN"/>
          </w:rPr>
          <w:delText>ợ</w:delText>
        </w:r>
        <w:r w:rsidR="00F03176" w:rsidRPr="00863667" w:rsidDel="00A1180F">
          <w:rPr>
            <w:rFonts w:ascii="iCiel Avenir LT Std 35 Light" w:hAnsi="iCiel Avenir LT Std 35 Light" w:cs="Arial"/>
            <w:i/>
            <w:iCs/>
            <w:sz w:val="22"/>
            <w:szCs w:val="22"/>
            <w:lang w:val="vi-VN"/>
          </w:rPr>
          <w:delText>p nh</w:delText>
        </w:r>
        <w:r w:rsidR="00F03176" w:rsidRPr="00863667" w:rsidDel="00A1180F">
          <w:rPr>
            <w:rFonts w:ascii="iCiel Avenir LT Std 35 Light" w:hAnsi="iCiel Avenir LT Std 35 Light" w:cs="Calibri"/>
            <w:i/>
            <w:iCs/>
            <w:sz w:val="22"/>
            <w:szCs w:val="22"/>
            <w:lang w:val="vi-VN"/>
          </w:rPr>
          <w:delText>ấ</w:delText>
        </w:r>
        <w:r w:rsidR="00F03176" w:rsidRPr="00863667" w:rsidDel="00A1180F">
          <w:rPr>
            <w:rFonts w:ascii="iCiel Avenir LT Std 35 Light" w:hAnsi="iCiel Avenir LT Std 35 Light" w:cs="Arial"/>
            <w:i/>
            <w:iCs/>
            <w:sz w:val="22"/>
            <w:szCs w:val="22"/>
            <w:lang w:val="vi-VN"/>
          </w:rPr>
          <w:delText xml:space="preserve">t </w:delText>
        </w:r>
        <w:r w:rsidR="00F03176" w:rsidRPr="00863667" w:rsidDel="00A1180F">
          <w:rPr>
            <w:rFonts w:ascii="iCiel Avenir LT Std 35 Light" w:hAnsi="iCiel Avenir LT Std 35 Light" w:cs="Avenir Next LT Pro"/>
            <w:i/>
            <w:iCs/>
            <w:sz w:val="22"/>
            <w:szCs w:val="22"/>
            <w:lang w:val="vi-VN"/>
          </w:rPr>
          <w:delText>đ</w:delText>
        </w:r>
        <w:r w:rsidR="00F03176" w:rsidRPr="00863667" w:rsidDel="00A1180F">
          <w:rPr>
            <w:rFonts w:ascii="iCiel Avenir LT Std 35 Light" w:hAnsi="iCiel Avenir LT Std 35 Light" w:cs="Calibri"/>
            <w:i/>
            <w:iCs/>
            <w:sz w:val="22"/>
            <w:szCs w:val="22"/>
            <w:lang w:val="vi-VN"/>
          </w:rPr>
          <w:delText>ể</w:delText>
        </w:r>
        <w:r w:rsidR="00F03176" w:rsidRPr="00863667" w:rsidDel="00A1180F">
          <w:rPr>
            <w:rFonts w:ascii="iCiel Avenir LT Std 35 Light" w:hAnsi="iCiel Avenir LT Std 35 Light" w:cs="Arial"/>
            <w:i/>
            <w:iCs/>
            <w:sz w:val="22"/>
            <w:szCs w:val="22"/>
            <w:lang w:val="vi-VN"/>
          </w:rPr>
          <w:delText xml:space="preserve"> ph</w:delText>
        </w:r>
        <w:r w:rsidR="00F03176" w:rsidRPr="00863667" w:rsidDel="00A1180F">
          <w:rPr>
            <w:rFonts w:ascii="iCiel Avenir LT Std 35 Light" w:hAnsi="iCiel Avenir LT Std 35 Light" w:cs="Avenir Next LT Pro"/>
            <w:i/>
            <w:iCs/>
            <w:sz w:val="22"/>
            <w:szCs w:val="22"/>
            <w:lang w:val="vi-VN"/>
          </w:rPr>
          <w:delText>á</w:delText>
        </w:r>
        <w:r w:rsidR="00F03176" w:rsidRPr="00863667" w:rsidDel="00A1180F">
          <w:rPr>
            <w:rFonts w:ascii="iCiel Avenir LT Std 35 Light" w:hAnsi="iCiel Avenir LT Std 35 Light" w:cs="Arial"/>
            <w:i/>
            <w:iCs/>
            <w:sz w:val="22"/>
            <w:szCs w:val="22"/>
            <w:lang w:val="vi-VN"/>
          </w:rPr>
          <w:delText>t tri</w:delText>
        </w:r>
        <w:r w:rsidR="00F03176" w:rsidRPr="00863667" w:rsidDel="00A1180F">
          <w:rPr>
            <w:rFonts w:ascii="iCiel Avenir LT Std 35 Light" w:hAnsi="iCiel Avenir LT Std 35 Light" w:cs="Calibri"/>
            <w:i/>
            <w:iCs/>
            <w:sz w:val="22"/>
            <w:szCs w:val="22"/>
            <w:lang w:val="vi-VN"/>
          </w:rPr>
          <w:delText>ể</w:delText>
        </w:r>
        <w:r w:rsidR="00F03176" w:rsidRPr="00863667" w:rsidDel="00A1180F">
          <w:rPr>
            <w:rFonts w:ascii="iCiel Avenir LT Std 35 Light" w:hAnsi="iCiel Avenir LT Std 35 Light" w:cs="Arial"/>
            <w:i/>
            <w:iCs/>
            <w:sz w:val="22"/>
            <w:szCs w:val="22"/>
            <w:lang w:val="vi-VN"/>
          </w:rPr>
          <w:delText>n kh</w:delText>
        </w:r>
        <w:r w:rsidR="00F03176" w:rsidRPr="00863667" w:rsidDel="00A1180F">
          <w:rPr>
            <w:rFonts w:ascii="iCiel Avenir LT Std 35 Light" w:hAnsi="iCiel Avenir LT Std 35 Light" w:cs="Calibri"/>
            <w:i/>
            <w:iCs/>
            <w:sz w:val="22"/>
            <w:szCs w:val="22"/>
            <w:lang w:val="vi-VN"/>
          </w:rPr>
          <w:delText>ả</w:delText>
        </w:r>
        <w:r w:rsidR="00F03176" w:rsidRPr="00863667" w:rsidDel="00A1180F">
          <w:rPr>
            <w:rFonts w:ascii="iCiel Avenir LT Std 35 Light" w:hAnsi="iCiel Avenir LT Std 35 Light" w:cs="Arial"/>
            <w:i/>
            <w:iCs/>
            <w:sz w:val="22"/>
            <w:szCs w:val="22"/>
            <w:lang w:val="vi-VN"/>
          </w:rPr>
          <w:delText xml:space="preserve"> n</w:delText>
        </w:r>
        <w:r w:rsidR="00F03176" w:rsidRPr="00863667" w:rsidDel="00A1180F">
          <w:rPr>
            <w:rFonts w:ascii="iCiel Avenir LT Std 35 Light" w:hAnsi="iCiel Avenir LT Std 35 Light" w:cs="Avenir Next LT Pro"/>
            <w:i/>
            <w:iCs/>
            <w:sz w:val="22"/>
            <w:szCs w:val="22"/>
            <w:lang w:val="vi-VN"/>
          </w:rPr>
          <w:delText>ă</w:delText>
        </w:r>
        <w:r w:rsidR="00F03176" w:rsidRPr="00863667" w:rsidDel="00A1180F">
          <w:rPr>
            <w:rFonts w:ascii="iCiel Avenir LT Std 35 Light" w:hAnsi="iCiel Avenir LT Std 35 Light" w:cs="Arial"/>
            <w:i/>
            <w:iCs/>
            <w:sz w:val="22"/>
            <w:szCs w:val="22"/>
            <w:lang w:val="vi-VN"/>
          </w:rPr>
          <w:delText>ng ng</w:delText>
        </w:r>
        <w:r w:rsidR="00F03176" w:rsidRPr="00863667" w:rsidDel="00A1180F">
          <w:rPr>
            <w:rFonts w:ascii="iCiel Avenir LT Std 35 Light" w:hAnsi="iCiel Avenir LT Std 35 Light" w:cs="Avenir Next LT Pro"/>
            <w:i/>
            <w:iCs/>
            <w:sz w:val="22"/>
            <w:szCs w:val="22"/>
            <w:lang w:val="vi-VN"/>
          </w:rPr>
          <w:delText>ô</w:delText>
        </w:r>
        <w:r w:rsidR="00F03176" w:rsidRPr="00863667" w:rsidDel="00A1180F">
          <w:rPr>
            <w:rFonts w:ascii="iCiel Avenir LT Std 35 Light" w:hAnsi="iCiel Avenir LT Std 35 Light" w:cs="Arial"/>
            <w:i/>
            <w:iCs/>
            <w:sz w:val="22"/>
            <w:szCs w:val="22"/>
            <w:lang w:val="vi-VN"/>
          </w:rPr>
          <w:delText>n ng</w:delText>
        </w:r>
        <w:r w:rsidR="00F03176" w:rsidRPr="00863667" w:rsidDel="00A1180F">
          <w:rPr>
            <w:rFonts w:ascii="iCiel Avenir LT Std 35 Light" w:hAnsi="iCiel Avenir LT Std 35 Light" w:cs="Calibri"/>
            <w:i/>
            <w:iCs/>
            <w:sz w:val="22"/>
            <w:szCs w:val="22"/>
            <w:lang w:val="vi-VN"/>
          </w:rPr>
          <w:delText>ữ</w:delText>
        </w:r>
        <w:r w:rsidR="00F03176" w:rsidRPr="00863667" w:rsidDel="00A1180F">
          <w:rPr>
            <w:rFonts w:ascii="iCiel Avenir LT Std 35 Light" w:hAnsi="iCiel Avenir LT Std 35 Light" w:cs="Arial"/>
            <w:i/>
            <w:iCs/>
            <w:sz w:val="22"/>
            <w:szCs w:val="22"/>
            <w:lang w:val="vi-VN"/>
          </w:rPr>
          <w:delText xml:space="preserve"> c</w:delText>
        </w:r>
        <w:r w:rsidR="00F03176" w:rsidRPr="00863667" w:rsidDel="00A1180F">
          <w:rPr>
            <w:rFonts w:ascii="iCiel Avenir LT Std 35 Light" w:hAnsi="iCiel Avenir LT Std 35 Light" w:cs="Calibri"/>
            <w:i/>
            <w:iCs/>
            <w:sz w:val="22"/>
            <w:szCs w:val="22"/>
            <w:lang w:val="vi-VN"/>
          </w:rPr>
          <w:delText>ủ</w:delText>
        </w:r>
        <w:r w:rsidR="00F03176" w:rsidRPr="00863667" w:rsidDel="00A1180F">
          <w:rPr>
            <w:rFonts w:ascii="iCiel Avenir LT Std 35 Light" w:hAnsi="iCiel Avenir LT Std 35 Light" w:cs="Arial"/>
            <w:i/>
            <w:iCs/>
            <w:sz w:val="22"/>
            <w:szCs w:val="22"/>
            <w:lang w:val="vi-VN"/>
          </w:rPr>
          <w:delText>a m</w:delText>
        </w:r>
        <w:r w:rsidR="00F03176" w:rsidRPr="00863667" w:rsidDel="00A1180F">
          <w:rPr>
            <w:rFonts w:ascii="iCiel Avenir LT Std 35 Light" w:hAnsi="iCiel Avenir LT Std 35 Light" w:cs="Avenir Next LT Pro"/>
            <w:i/>
            <w:iCs/>
            <w:sz w:val="22"/>
            <w:szCs w:val="22"/>
            <w:lang w:val="vi-VN"/>
          </w:rPr>
          <w:delText>ì</w:delText>
        </w:r>
        <w:r w:rsidR="00F03176" w:rsidRPr="00863667" w:rsidDel="00A1180F">
          <w:rPr>
            <w:rFonts w:ascii="iCiel Avenir LT Std 35 Light" w:hAnsi="iCiel Avenir LT Std 35 Light" w:cs="Arial"/>
            <w:i/>
            <w:iCs/>
            <w:sz w:val="22"/>
            <w:szCs w:val="22"/>
            <w:lang w:val="vi-VN"/>
          </w:rPr>
          <w:delText>nh. C</w:delText>
        </w:r>
        <w:r w:rsidR="00F03176" w:rsidRPr="00863667" w:rsidDel="00A1180F">
          <w:rPr>
            <w:rFonts w:ascii="iCiel Avenir LT Std 35 Light" w:hAnsi="iCiel Avenir LT Std 35 Light" w:cs="Avenir Next LT Pro"/>
            <w:i/>
            <w:iCs/>
            <w:sz w:val="22"/>
            <w:szCs w:val="22"/>
            <w:lang w:val="vi-VN"/>
          </w:rPr>
          <w:delText>á</w:delText>
        </w:r>
        <w:r w:rsidR="00F03176" w:rsidRPr="00863667" w:rsidDel="00A1180F">
          <w:rPr>
            <w:rFonts w:ascii="iCiel Avenir LT Std 35 Light" w:hAnsi="iCiel Avenir LT Std 35 Light" w:cs="Arial"/>
            <w:i/>
            <w:iCs/>
            <w:sz w:val="22"/>
            <w:szCs w:val="22"/>
            <w:lang w:val="vi-VN"/>
          </w:rPr>
          <w:delText>c sinh vi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c</w:delText>
        </w:r>
        <w:r w:rsidR="00F03176" w:rsidRPr="00863667" w:rsidDel="00A1180F">
          <w:rPr>
            <w:rFonts w:ascii="iCiel Avenir LT Std 35 Light" w:hAnsi="iCiel Avenir LT Std 35 Light" w:cs="Avenir Next LT Pro"/>
            <w:i/>
            <w:iCs/>
            <w:sz w:val="22"/>
            <w:szCs w:val="22"/>
            <w:lang w:val="vi-VN"/>
          </w:rPr>
          <w:delText>ó</w:delText>
        </w:r>
        <w:r w:rsidR="00F03176" w:rsidRPr="00863667" w:rsidDel="00A1180F">
          <w:rPr>
            <w:rFonts w:ascii="iCiel Avenir LT Std 35 Light" w:hAnsi="iCiel Avenir LT Std 35 Light" w:cs="Arial"/>
            <w:i/>
            <w:iCs/>
            <w:sz w:val="22"/>
            <w:szCs w:val="22"/>
            <w:lang w:val="vi-VN"/>
          </w:rPr>
          <w:delText xml:space="preserve"> th</w:delText>
        </w:r>
        <w:r w:rsidR="00F03176" w:rsidRPr="00863667" w:rsidDel="00A1180F">
          <w:rPr>
            <w:rFonts w:ascii="iCiel Avenir LT Std 35 Light" w:hAnsi="iCiel Avenir LT Std 35 Light" w:cs="Calibri"/>
            <w:i/>
            <w:iCs/>
            <w:sz w:val="22"/>
            <w:szCs w:val="22"/>
            <w:lang w:val="vi-VN"/>
          </w:rPr>
          <w:delText>ể</w:delText>
        </w:r>
        <w:r w:rsidR="00F03176" w:rsidRPr="00863667" w:rsidDel="00A1180F">
          <w:rPr>
            <w:rFonts w:ascii="iCiel Avenir LT Std 35 Light" w:hAnsi="iCiel Avenir LT Std 35 Light" w:cs="Arial"/>
            <w:i/>
            <w:iCs/>
            <w:sz w:val="22"/>
            <w:szCs w:val="22"/>
            <w:lang w:val="vi-VN"/>
          </w:rPr>
          <w:delText xml:space="preserve"> li</w:delText>
        </w:r>
        <w:r w:rsidR="00F03176" w:rsidRPr="00863667" w:rsidDel="00A1180F">
          <w:rPr>
            <w:rFonts w:ascii="iCiel Avenir LT Std 35 Light" w:hAnsi="iCiel Avenir LT Std 35 Light" w:cs="Avenir Next LT Pro"/>
            <w:i/>
            <w:iCs/>
            <w:sz w:val="22"/>
            <w:szCs w:val="22"/>
            <w:lang w:val="vi-VN"/>
          </w:rPr>
          <w:delText>ê</w:delText>
        </w:r>
        <w:r w:rsidR="00F03176" w:rsidRPr="00863667" w:rsidDel="00A1180F">
          <w:rPr>
            <w:rFonts w:ascii="iCiel Avenir LT Std 35 Light" w:hAnsi="iCiel Avenir LT Std 35 Light" w:cs="Arial"/>
            <w:i/>
            <w:iCs/>
            <w:sz w:val="22"/>
            <w:szCs w:val="22"/>
            <w:lang w:val="vi-VN"/>
          </w:rPr>
          <w:delText>n l</w:delText>
        </w:r>
        <w:r w:rsidR="00F03176" w:rsidRPr="00863667" w:rsidDel="00A1180F">
          <w:rPr>
            <w:rFonts w:ascii="iCiel Avenir LT Std 35 Light" w:hAnsi="iCiel Avenir LT Std 35 Light" w:cs="Calibri"/>
            <w:i/>
            <w:iCs/>
            <w:sz w:val="22"/>
            <w:szCs w:val="22"/>
            <w:lang w:val="vi-VN"/>
          </w:rPr>
          <w:delText>ạ</w:delText>
        </w:r>
        <w:r w:rsidR="00F03176" w:rsidRPr="00863667" w:rsidDel="00A1180F">
          <w:rPr>
            <w:rFonts w:ascii="iCiel Avenir LT Std 35 Light" w:hAnsi="iCiel Avenir LT Std 35 Light" w:cs="Arial"/>
            <w:i/>
            <w:iCs/>
            <w:sz w:val="22"/>
            <w:szCs w:val="22"/>
            <w:lang w:val="vi-VN"/>
          </w:rPr>
          <w:delText>c v</w:delText>
        </w:r>
        <w:r w:rsidR="00F03176" w:rsidRPr="00863667" w:rsidDel="00A1180F">
          <w:rPr>
            <w:rFonts w:ascii="iCiel Avenir LT Std 35 Light" w:hAnsi="iCiel Avenir LT Std 35 Light" w:cs="Calibri"/>
            <w:i/>
            <w:iCs/>
            <w:sz w:val="22"/>
            <w:szCs w:val="22"/>
            <w:lang w:val="vi-VN"/>
          </w:rPr>
          <w:delText>ớ</w:delText>
        </w:r>
        <w:r w:rsidR="00F03176" w:rsidRPr="00863667" w:rsidDel="00A1180F">
          <w:rPr>
            <w:rFonts w:ascii="iCiel Avenir LT Std 35 Light" w:hAnsi="iCiel Avenir LT Std 35 Light" w:cs="Arial"/>
            <w:i/>
            <w:iCs/>
            <w:sz w:val="22"/>
            <w:szCs w:val="22"/>
            <w:lang w:val="vi-VN"/>
          </w:rPr>
          <w:delText xml:space="preserve">i thầy qua email </w:delText>
        </w:r>
        <w:r w:rsidR="006033B6" w:rsidRPr="00863667" w:rsidDel="00A1180F">
          <w:rPr>
            <w:rFonts w:ascii="iCiel Avenir LT Std 35 Light" w:hAnsi="iCiel Avenir LT Std 35 Light"/>
            <w:rPrChange w:id="1687" w:author="An Tran, ACA (BUV)" w:date="2024-09-13T17:29:00Z" w16du:dateUtc="2024-09-13T10:29:00Z">
              <w:rPr/>
            </w:rPrChange>
          </w:rPr>
          <w:fldChar w:fldCharType="begin"/>
        </w:r>
        <w:r w:rsidR="006033B6" w:rsidRPr="00863667" w:rsidDel="00A1180F">
          <w:rPr>
            <w:rFonts w:ascii="iCiel Avenir LT Std 35 Light" w:hAnsi="iCiel Avenir LT Std 35 Light"/>
            <w:rPrChange w:id="1688" w:author="An Tran, ACA (BUV)" w:date="2024-09-13T17:29:00Z" w16du:dateUtc="2024-09-13T10:29:00Z">
              <w:rPr/>
            </w:rPrChange>
          </w:rPr>
          <w:delInstrText>HYPERLINK "mailto:james.mcmillan@buv.edu.vn"</w:delInstrText>
        </w:r>
        <w:r w:rsidR="006033B6" w:rsidRPr="00B8666B" w:rsidDel="00A1180F">
          <w:rPr>
            <w:rFonts w:ascii="iCiel Avenir LT Std 35 Light" w:hAnsi="iCiel Avenir LT Std 35 Light"/>
          </w:rPr>
        </w:r>
        <w:r w:rsidR="006033B6" w:rsidRPr="00863667" w:rsidDel="00A1180F">
          <w:rPr>
            <w:rPrChange w:id="1689"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00F03176" w:rsidRPr="00863667" w:rsidDel="00A1180F">
          <w:rPr>
            <w:rStyle w:val="Hyperlink"/>
            <w:rFonts w:ascii="iCiel Avenir LT Std 35 Light" w:hAnsi="iCiel Avenir LT Std 35 Light" w:cs="Arial"/>
            <w:i/>
            <w:iCs/>
            <w:sz w:val="22"/>
            <w:szCs w:val="22"/>
            <w:lang w:val="vi-VN"/>
          </w:rPr>
          <w:delText>james.mcmillan@buv.edu.vn</w:delText>
        </w:r>
        <w:r w:rsidR="006033B6" w:rsidRPr="00863667" w:rsidDel="00A1180F">
          <w:rPr>
            <w:rStyle w:val="Hyperlink"/>
            <w:rFonts w:ascii="iCiel Avenir LT Std 35 Light" w:hAnsi="iCiel Avenir LT Std 35 Light" w:cs="Arial"/>
            <w:i/>
            <w:iCs/>
            <w:sz w:val="22"/>
            <w:szCs w:val="22"/>
            <w:lang w:val="vi-VN"/>
          </w:rPr>
          <w:fldChar w:fldCharType="end"/>
        </w:r>
        <w:r w:rsidR="00F03176" w:rsidRPr="00863667" w:rsidDel="00A1180F">
          <w:rPr>
            <w:rFonts w:ascii="iCiel Avenir LT Std 35 Light" w:hAnsi="iCiel Avenir LT Std 35 Light" w:cs="Arial"/>
            <w:i/>
            <w:iCs/>
            <w:sz w:val="22"/>
            <w:szCs w:val="22"/>
            <w:lang w:val="vi-VN"/>
          </w:rPr>
          <w:delText>.</w:delText>
        </w:r>
      </w:del>
      <w:r w:rsidR="00F03176" w:rsidRPr="00863667">
        <w:rPr>
          <w:rFonts w:ascii="iCiel Avenir LT Std 35 Light" w:hAnsi="iCiel Avenir LT Std 35 Light" w:cs="Arial"/>
          <w:sz w:val="22"/>
          <w:szCs w:val="22"/>
          <w:lang w:val="vi-VN"/>
        </w:rPr>
        <w:t xml:space="preserve"> </w:t>
      </w:r>
    </w:p>
    <w:p w14:paraId="5464517A" w14:textId="77F3FC92" w:rsidR="00BF43A2" w:rsidRPr="00863667" w:rsidRDefault="00BF43A2" w:rsidP="00D85019">
      <w:pPr>
        <w:pStyle w:val="Question"/>
        <w:numPr>
          <w:ilvl w:val="0"/>
          <w:numId w:val="6"/>
        </w:numPr>
        <w:tabs>
          <w:tab w:val="left" w:pos="630"/>
          <w:tab w:val="left" w:pos="900"/>
          <w:tab w:val="left" w:pos="990"/>
          <w:tab w:val="left" w:pos="1080"/>
        </w:tabs>
        <w:spacing w:before="100" w:line="400" w:lineRule="exact"/>
        <w:ind w:left="0" w:firstLine="634"/>
        <w:rPr>
          <w:rFonts w:cs="Arial"/>
          <w:i/>
          <w:iCs/>
          <w:szCs w:val="22"/>
          <w:lang w:val="vi-VN"/>
        </w:rPr>
      </w:pPr>
      <w:bookmarkStart w:id="1690" w:name="_Toc107324296"/>
      <w:bookmarkStart w:id="1691" w:name="_Toc177143724"/>
      <w:r w:rsidRPr="00863667">
        <w:rPr>
          <w:rFonts w:cs="Arial"/>
          <w:szCs w:val="22"/>
          <w:lang w:val="vi-VN"/>
        </w:rPr>
        <w:t xml:space="preserve">Students have been placed on academic probation, what does this mean? / </w:t>
      </w:r>
      <w:r w:rsidRPr="00863667">
        <w:rPr>
          <w:rFonts w:cs="Arial"/>
          <w:i/>
          <w:iCs/>
          <w:szCs w:val="22"/>
          <w:lang w:val="vi-VN"/>
        </w:rPr>
        <w:t xml:space="preserve">Sinh viên đang ở trong </w:t>
      </w:r>
      <w:r w:rsidR="00E24B6B" w:rsidRPr="00863667">
        <w:rPr>
          <w:rFonts w:cs="Arial"/>
          <w:i/>
          <w:iCs/>
          <w:szCs w:val="22"/>
          <w:lang w:val="vi-VN"/>
        </w:rPr>
        <w:t>danh sách Theo dõi đặc biệt</w:t>
      </w:r>
      <w:r w:rsidRPr="00863667">
        <w:rPr>
          <w:rFonts w:cs="Arial"/>
          <w:i/>
          <w:iCs/>
          <w:szCs w:val="22"/>
          <w:lang w:val="vi-VN"/>
        </w:rPr>
        <w:t>, điều này nghĩa là gì?</w:t>
      </w:r>
      <w:bookmarkEnd w:id="1690"/>
      <w:bookmarkEnd w:id="1691"/>
    </w:p>
    <w:p w14:paraId="2796A857" w14:textId="77777777"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59C4D51D" w14:textId="24F03E8F" w:rsidR="00BF43A2" w:rsidRPr="00863667"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Students are placed on Academic Probation (AP) for </w:t>
      </w:r>
      <w:r w:rsidR="00091494" w:rsidRPr="00863667">
        <w:rPr>
          <w:rFonts w:ascii="iCiel Avenir LT Std 35 Light" w:hAnsi="iCiel Avenir LT Std 35 Light" w:cs="Arial"/>
          <w:sz w:val="22"/>
          <w:szCs w:val="22"/>
          <w:lang w:val="vi-VN"/>
        </w:rPr>
        <w:t>a period</w:t>
      </w:r>
      <w:r w:rsidRPr="00863667">
        <w:rPr>
          <w:rFonts w:ascii="iCiel Avenir LT Std 35 Light" w:hAnsi="iCiel Avenir LT Std 35 Light" w:cs="Arial"/>
          <w:sz w:val="22"/>
          <w:szCs w:val="22"/>
          <w:lang w:val="vi-VN"/>
        </w:rPr>
        <w:t xml:space="preserve">, usually a semester, if their </w:t>
      </w:r>
      <w:r w:rsidR="009A2F4F" w:rsidRPr="00863667">
        <w:rPr>
          <w:rFonts w:ascii="iCiel Avenir LT Std 35 Light" w:hAnsi="iCiel Avenir LT Std 35 Light" w:cs="Arial"/>
          <w:sz w:val="22"/>
          <w:szCs w:val="22"/>
          <w:lang w:val="vi-VN"/>
        </w:rPr>
        <w:t>behaviors</w:t>
      </w:r>
      <w:r w:rsidRPr="00863667">
        <w:rPr>
          <w:rFonts w:ascii="iCiel Avenir LT Std 35 Light" w:hAnsi="iCiel Avenir LT Std 35 Light" w:cs="Arial"/>
          <w:sz w:val="22"/>
          <w:szCs w:val="22"/>
          <w:lang w:val="vi-VN"/>
        </w:rPr>
        <w:t xml:space="preserve">, participation in class, timekeeping or attendance does not meet the required standards expected at BUV. Students will have the process explained to them in a meeting and parents are notified by letter. Students will take an AP form with them to each class and the </w:t>
      </w:r>
      <w:r w:rsidR="006846B4" w:rsidRPr="00863667">
        <w:rPr>
          <w:rFonts w:ascii="iCiel Avenir LT Std 35 Light" w:hAnsi="iCiel Avenir LT Std 35 Light" w:cs="Arial"/>
          <w:sz w:val="22"/>
          <w:szCs w:val="22"/>
        </w:rPr>
        <w:t>Lecturer</w:t>
      </w:r>
      <w:r w:rsidRPr="00863667">
        <w:rPr>
          <w:rFonts w:ascii="iCiel Avenir LT Std 35 Light" w:hAnsi="iCiel Avenir LT Std 35 Light" w:cs="Arial"/>
          <w:sz w:val="22"/>
          <w:szCs w:val="22"/>
          <w:lang w:val="vi-VN"/>
        </w:rPr>
        <w:t xml:space="preserve"> for that class will confirm by signature that the student has met the requirements of their probation in class. Completed forms are returned to the Student Information Office at the end of each week and a report is prepared for the </w:t>
      </w:r>
      <w:r w:rsidR="00ED3E5E" w:rsidRPr="00863667">
        <w:rPr>
          <w:rFonts w:ascii="iCiel Avenir LT Std 35 Light" w:hAnsi="iCiel Avenir LT Std 35 Light" w:cs="Arial"/>
          <w:sz w:val="22"/>
          <w:szCs w:val="22"/>
          <w:lang w:val="vi-VN"/>
        </w:rPr>
        <w:t>Dean (Higher Education)</w:t>
      </w:r>
      <w:r w:rsidRPr="00863667">
        <w:rPr>
          <w:rFonts w:ascii="iCiel Avenir LT Std 35 Light" w:hAnsi="iCiel Avenir LT Std 35 Light" w:cs="Arial"/>
          <w:sz w:val="22"/>
          <w:szCs w:val="22"/>
          <w:lang w:val="vi-VN"/>
        </w:rPr>
        <w:t xml:space="preserve">.      </w:t>
      </w:r>
    </w:p>
    <w:p w14:paraId="6F30AC9F" w14:textId="2F9CB0F1" w:rsidR="00BF43A2" w:rsidRPr="00863667"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The AP system helps students to understand the importance of complying with the </w:t>
      </w:r>
      <w:r w:rsidR="009A2F4F" w:rsidRPr="00863667">
        <w:rPr>
          <w:rFonts w:ascii="iCiel Avenir LT Std 35 Light" w:hAnsi="iCiel Avenir LT Std 35 Light" w:cs="Arial"/>
          <w:sz w:val="22"/>
          <w:szCs w:val="22"/>
          <w:lang w:val="vi-VN"/>
        </w:rPr>
        <w:t>behaviors</w:t>
      </w:r>
      <w:r w:rsidRPr="00863667">
        <w:rPr>
          <w:rFonts w:ascii="iCiel Avenir LT Std 35 Light" w:hAnsi="iCiel Avenir LT Std 35 Light" w:cs="Arial"/>
          <w:sz w:val="22"/>
          <w:szCs w:val="22"/>
          <w:lang w:val="vi-VN"/>
        </w:rPr>
        <w:t xml:space="preserve"> expected of a BUV student and if the student completes the AP process successfully, they are returned to normal academic status. If the student is unable to successfully complete the process</w:t>
      </w:r>
      <w:r w:rsidR="009A148B" w:rsidRPr="00863667">
        <w:rPr>
          <w:rFonts w:ascii="iCiel Avenir LT Std 35 Light" w:hAnsi="iCiel Avenir LT Std 35 Light" w:cs="Arial"/>
          <w:sz w:val="22"/>
          <w:szCs w:val="22"/>
          <w:lang w:val="vi-VN"/>
        </w:rPr>
        <w:t>,</w:t>
      </w:r>
      <w:r w:rsidRPr="00863667">
        <w:rPr>
          <w:rFonts w:ascii="iCiel Avenir LT Std 35 Light" w:hAnsi="iCiel Avenir LT Std 35 Light" w:cs="Arial"/>
          <w:sz w:val="22"/>
          <w:szCs w:val="22"/>
          <w:lang w:val="vi-VN"/>
        </w:rPr>
        <w:t xml:space="preserve"> the situation would be dealt with on a case-by-case basis by the </w:t>
      </w:r>
      <w:r w:rsidR="00FB5A09" w:rsidRPr="00863667">
        <w:rPr>
          <w:rFonts w:ascii="iCiel Avenir LT Std 35 Light" w:hAnsi="iCiel Avenir LT Std 35 Light" w:cs="Arial"/>
          <w:sz w:val="22"/>
          <w:szCs w:val="22"/>
          <w:lang w:val="vi-VN"/>
        </w:rPr>
        <w:t>Dean (Higher Education)</w:t>
      </w:r>
      <w:r w:rsidRPr="00863667">
        <w:rPr>
          <w:rFonts w:ascii="iCiel Avenir LT Std 35 Light" w:hAnsi="iCiel Avenir LT Std 35 Light" w:cs="Arial"/>
          <w:sz w:val="22"/>
          <w:szCs w:val="22"/>
          <w:lang w:val="vi-VN"/>
        </w:rPr>
        <w:t>.</w:t>
      </w:r>
    </w:p>
    <w:p w14:paraId="395B4FF7" w14:textId="293CE1D9" w:rsidR="00BF43A2" w:rsidRPr="00863667"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 xml:space="preserve">t trong </w:t>
      </w:r>
      <w:r w:rsidR="00E24B6B" w:rsidRPr="00863667">
        <w:rPr>
          <w:rFonts w:ascii="iCiel Avenir LT Std 35 Light" w:hAnsi="iCiel Avenir LT Std 35 Light" w:cs="Arial"/>
          <w:i/>
          <w:iCs/>
          <w:sz w:val="22"/>
          <w:szCs w:val="22"/>
          <w:lang w:val="vi-VN"/>
        </w:rPr>
        <w:t>danh sách Theo dõi đặc biệt</w:t>
      </w:r>
      <w:r w:rsidRPr="00863667">
        <w:rPr>
          <w:rFonts w:ascii="iCiel Avenir LT Std 35 Light" w:hAnsi="iCiel Avenir LT Std 35 Light" w:cs="Arial"/>
          <w:i/>
          <w:iCs/>
          <w:sz w:val="22"/>
          <w:szCs w:val="22"/>
          <w:lang w:val="vi-VN"/>
        </w:rPr>
        <w:t xml:space="preserve"> (AP), th</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kho</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ng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k</w:t>
      </w:r>
      <w:r w:rsidRPr="00863667">
        <w:rPr>
          <w:rFonts w:ascii="iCiel Avenir LT Std 35 Light" w:hAnsi="iCiel Avenir LT Std 35 Light" w:cs="Calibri"/>
          <w:i/>
          <w:iCs/>
          <w:sz w:val="22"/>
          <w:szCs w:val="22"/>
          <w:lang w:val="vi-VN"/>
        </w:rPr>
        <w:t>ỳ</w:t>
      </w:r>
      <w:r w:rsidRPr="00863667">
        <w:rPr>
          <w:rFonts w:ascii="iCiel Avenir LT Std 35 Light" w:hAnsi="iCiel Avenir LT Std 35 Light" w:cs="Arial"/>
          <w:i/>
          <w:iCs/>
          <w:sz w:val="22"/>
          <w:szCs w:val="22"/>
          <w:lang w:val="vi-VN"/>
        </w:rPr>
        <w:t>, n</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u 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vi,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c tham gia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ho</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c chuy</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 xml:space="preserve">a sinh viên không đáp </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ti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u chu</w:t>
      </w:r>
      <w:r w:rsidRPr="00863667">
        <w:rPr>
          <w:rFonts w:ascii="iCiel Avenir LT Std 35 Light" w:hAnsi="iCiel Avenir LT Std 35 Light" w:cs="Calibri"/>
          <w:i/>
          <w:iCs/>
          <w:sz w:val="22"/>
          <w:szCs w:val="22"/>
          <w:lang w:val="vi-VN"/>
        </w:rPr>
        <w:t>ẩ</w:t>
      </w:r>
      <w:r w:rsidRPr="00863667">
        <w:rPr>
          <w:rFonts w:ascii="iCiel Avenir LT Std 35 Light" w:hAnsi="iCiel Avenir LT Std 35 Light" w:cs="Arial"/>
          <w:i/>
          <w:iCs/>
          <w:sz w:val="22"/>
          <w:szCs w:val="22"/>
          <w:lang w:val="vi-VN"/>
        </w:rPr>
        <w:t>n b</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t bu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BUV.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gi</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th</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ch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quy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 xml:space="preserve">nh </w:t>
      </w:r>
      <w:r w:rsidR="00E24B6B" w:rsidRPr="00863667">
        <w:rPr>
          <w:rFonts w:ascii="iCiel Avenir LT Std 35 Light" w:hAnsi="iCiel Avenir LT Std 35 Light" w:cs="Arial"/>
          <w:i/>
          <w:iCs/>
          <w:sz w:val="22"/>
          <w:szCs w:val="22"/>
          <w:lang w:val="vi-VN"/>
        </w:rPr>
        <w:t>Theo dõi đặc biệt</w:t>
      </w:r>
      <w:r w:rsidRPr="00863667">
        <w:rPr>
          <w:rFonts w:ascii="iCiel Avenir LT Std 35 Light" w:hAnsi="iCiel Avenir LT Std 35 Light" w:cs="Arial"/>
          <w:i/>
          <w:iCs/>
          <w:sz w:val="22"/>
          <w:szCs w:val="22"/>
          <w:lang w:val="vi-VN"/>
        </w:rPr>
        <w:t xml:space="preserve"> trong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cu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c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p; cu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c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p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b</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t</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qua email.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mang theo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m</w:t>
      </w:r>
      <w:r w:rsidRPr="00863667">
        <w:rPr>
          <w:rFonts w:ascii="iCiel Avenir LT Std 35 Light" w:hAnsi="iCiel Avenir LT Std 35 Light" w:cs="Calibri"/>
          <w:i/>
          <w:iCs/>
          <w:sz w:val="22"/>
          <w:szCs w:val="22"/>
          <w:lang w:val="vi-VN"/>
        </w:rPr>
        <w:t>ẫ</w:t>
      </w:r>
      <w:r w:rsidRPr="00863667">
        <w:rPr>
          <w:rFonts w:ascii="iCiel Avenir LT Std 35 Light" w:hAnsi="iCiel Avenir LT Std 35 Light" w:cs="Arial"/>
          <w:i/>
          <w:iCs/>
          <w:sz w:val="22"/>
          <w:szCs w:val="22"/>
          <w:lang w:val="vi-VN"/>
        </w:rPr>
        <w:t>u biên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n </w:t>
      </w:r>
      <w:r w:rsidR="004502B8" w:rsidRPr="00863667">
        <w:rPr>
          <w:rFonts w:ascii="iCiel Avenir LT Std 35 Light" w:hAnsi="iCiel Avenir LT Std 35 Light" w:cs="Arial"/>
          <w:i/>
          <w:iCs/>
          <w:sz w:val="22"/>
          <w:szCs w:val="22"/>
          <w:lang w:val="vi-VN"/>
        </w:rPr>
        <w:t>Theo dõi đặc biệt</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m</w:t>
      </w:r>
      <w:r w:rsidRPr="00863667">
        <w:rPr>
          <w:rFonts w:ascii="iCiel Avenir LT Std 35 Light" w:hAnsi="iCiel Avenir LT Std 35 Light" w:cs="Calibri"/>
          <w:i/>
          <w:iCs/>
          <w:sz w:val="22"/>
          <w:szCs w:val="22"/>
          <w:lang w:val="vi-VN"/>
        </w:rPr>
        <w:t>ỗ</w:t>
      </w:r>
      <w:r w:rsidRPr="00863667">
        <w:rPr>
          <w:rFonts w:ascii="iCiel Avenir LT Std 35 Light" w:hAnsi="iCiel Avenir LT Std 35 Light" w:cs="Arial"/>
          <w:i/>
          <w:iCs/>
          <w:sz w:val="22"/>
          <w:szCs w:val="22"/>
          <w:lang w:val="vi-VN"/>
        </w:rPr>
        <w:t>i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Gi</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ng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x</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b</w:t>
      </w:r>
      <w:r w:rsidRPr="00863667">
        <w:rPr>
          <w:rFonts w:ascii="iCiel Avenir LT Std 35 Light" w:hAnsi="iCiel Avenir LT Std 35 Light" w:cs="Calibri"/>
          <w:i/>
          <w:iCs/>
          <w:sz w:val="22"/>
          <w:szCs w:val="22"/>
          <w:lang w:val="vi-VN"/>
        </w:rPr>
        <w:t>ằ</w:t>
      </w:r>
      <w:r w:rsidRPr="00863667">
        <w:rPr>
          <w:rFonts w:ascii="iCiel Avenir LT Std 35 Light" w:hAnsi="iCiel Avenir LT Std 35 Light" w:cs="Arial"/>
          <w:i/>
          <w:iCs/>
          <w:sz w:val="22"/>
          <w:szCs w:val="22"/>
          <w:lang w:val="vi-VN"/>
        </w:rPr>
        <w:t>ng ch</w:t>
      </w:r>
      <w:r w:rsidRPr="00863667">
        <w:rPr>
          <w:rFonts w:ascii="iCiel Avenir LT Std 35 Light" w:hAnsi="iCiel Avenir LT Std 35 Light" w:cs="Calibri"/>
          <w:i/>
          <w:iCs/>
          <w:sz w:val="22"/>
          <w:szCs w:val="22"/>
          <w:lang w:val="vi-VN"/>
        </w:rPr>
        <w:t>ữ</w:t>
      </w:r>
      <w:r w:rsidRPr="00863667">
        <w:rPr>
          <w:rFonts w:ascii="iCiel Avenir LT Std 35 Light" w:hAnsi="iCiel Avenir LT Std 35 Light" w:cs="Arial"/>
          <w:i/>
          <w:iCs/>
          <w:sz w:val="22"/>
          <w:szCs w:val="22"/>
          <w:lang w:val="vi-VN"/>
        </w:rPr>
        <w:t xml:space="preserve"> k</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r</w:t>
      </w:r>
      <w:r w:rsidRPr="00863667">
        <w:rPr>
          <w:rFonts w:ascii="iCiel Avenir LT Std 35 Light" w:hAnsi="iCiel Avenir LT Std 35 Light" w:cs="Calibri"/>
          <w:i/>
          <w:iCs/>
          <w:sz w:val="22"/>
          <w:szCs w:val="22"/>
          <w:lang w:val="vi-VN"/>
        </w:rPr>
        <w:t>ằ</w:t>
      </w:r>
      <w:r w:rsidRPr="00863667">
        <w:rPr>
          <w:rFonts w:ascii="iCiel Avenir LT Std 35 Light" w:hAnsi="iCiel Avenir LT Std 35 Light" w:cs="Arial"/>
          <w:i/>
          <w:iCs/>
          <w:sz w:val="22"/>
          <w:szCs w:val="22"/>
          <w:lang w:val="vi-VN"/>
        </w:rPr>
        <w:t>ng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đã</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đá</w:t>
      </w:r>
      <w:r w:rsidRPr="00863667">
        <w:rPr>
          <w:rFonts w:ascii="iCiel Avenir LT Std 35 Light" w:hAnsi="iCiel Avenir LT Std 35 Light" w:cs="Arial"/>
          <w:i/>
          <w:iCs/>
          <w:sz w:val="22"/>
          <w:szCs w:val="22"/>
          <w:lang w:val="vi-VN"/>
        </w:rPr>
        <w:t xml:space="preserve">p </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y</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 xml:space="preserve">a </w:t>
      </w:r>
      <w:r w:rsidR="004502B8" w:rsidRPr="00863667">
        <w:rPr>
          <w:rFonts w:ascii="iCiel Avenir LT Std 35 Light" w:hAnsi="iCiel Avenir LT Std 35 Light" w:cs="Arial"/>
          <w:i/>
          <w:iCs/>
          <w:sz w:val="22"/>
          <w:szCs w:val="22"/>
          <w:lang w:val="vi-VN"/>
        </w:rPr>
        <w:t xml:space="preserve">quy định </w:t>
      </w:r>
      <w:r w:rsidR="00E24B6B" w:rsidRPr="00863667">
        <w:rPr>
          <w:rFonts w:ascii="iCiel Avenir LT Std 35 Light" w:hAnsi="iCiel Avenir LT Std 35 Light" w:cs="Arial"/>
          <w:i/>
          <w:iCs/>
          <w:sz w:val="22"/>
          <w:szCs w:val="22"/>
          <w:lang w:val="vi-VN"/>
        </w:rPr>
        <w:t>Theo dõi đặc biệt</w:t>
      </w:r>
      <w:r w:rsidRPr="00863667">
        <w:rPr>
          <w:rFonts w:ascii="iCiel Avenir LT Std 35 Light" w:hAnsi="iCiel Avenir LT Std 35 Light" w:cs="Arial"/>
          <w:i/>
          <w:iCs/>
          <w:sz w:val="22"/>
          <w:szCs w:val="22"/>
          <w:lang w:val="vi-VN"/>
        </w:rPr>
        <w:t xml:space="preserve"> trong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ph</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g</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bi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u m</w:t>
      </w:r>
      <w:r w:rsidRPr="00863667">
        <w:rPr>
          <w:rFonts w:ascii="iCiel Avenir LT Std 35 Light" w:hAnsi="iCiel Avenir LT Std 35 Light" w:cs="Calibri"/>
          <w:i/>
          <w:iCs/>
          <w:sz w:val="22"/>
          <w:szCs w:val="22"/>
          <w:lang w:val="vi-VN"/>
        </w:rPr>
        <w:t>ẫ</w:t>
      </w:r>
      <w:r w:rsidRPr="00863667">
        <w:rPr>
          <w:rFonts w:ascii="iCiel Avenir LT Std 35 Light" w:hAnsi="iCiel Avenir LT Std 35 Light" w:cs="Arial"/>
          <w:i/>
          <w:iCs/>
          <w:sz w:val="22"/>
          <w:szCs w:val="22"/>
          <w:lang w:val="vi-VN"/>
        </w:rPr>
        <w:t xml:space="preserve">u </w:t>
      </w:r>
      <w:r w:rsidR="004502B8" w:rsidRPr="00863667">
        <w:rPr>
          <w:rFonts w:ascii="iCiel Avenir LT Std 35 Light" w:hAnsi="iCiel Avenir LT Std 35 Light" w:cs="Arial"/>
          <w:i/>
          <w:iCs/>
          <w:sz w:val="22"/>
          <w:szCs w:val="22"/>
          <w:lang w:val="vi-VN"/>
        </w:rPr>
        <w:t>Theo dõi đặc biệt</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đã</w:t>
      </w:r>
      <w:r w:rsidRPr="00863667">
        <w:rPr>
          <w:rFonts w:ascii="iCiel Avenir LT Std 35 Light" w:hAnsi="iCiel Avenir LT Std 35 Light" w:cs="Arial"/>
          <w:i/>
          <w:iCs/>
          <w:sz w:val="22"/>
          <w:szCs w:val="22"/>
          <w:lang w:val="vi-VN"/>
        </w:rPr>
        <w:t xml:space="preserve"> ho</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nh cho </w:t>
      </w:r>
      <w:r w:rsidR="00990A29" w:rsidRPr="00863667">
        <w:rPr>
          <w:rFonts w:ascii="iCiel Avenir LT Std 35 Light" w:hAnsi="iCiel Avenir LT Std 35 Light" w:cs="Arial"/>
          <w:i/>
          <w:iCs/>
          <w:sz w:val="22"/>
          <w:szCs w:val="22"/>
          <w:lang w:val="vi-VN"/>
        </w:rPr>
        <w:t>Bộ phận</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Sinh viên vào cu</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i m</w:t>
      </w:r>
      <w:r w:rsidRPr="00863667">
        <w:rPr>
          <w:rFonts w:ascii="iCiel Avenir LT Std 35 Light" w:hAnsi="iCiel Avenir LT Std 35 Light" w:cs="Calibri"/>
          <w:i/>
          <w:iCs/>
          <w:sz w:val="22"/>
          <w:szCs w:val="22"/>
          <w:lang w:val="vi-VN"/>
        </w:rPr>
        <w:t>ỗ</w:t>
      </w:r>
      <w:r w:rsidRPr="00863667">
        <w:rPr>
          <w:rFonts w:ascii="iCiel Avenir LT Std 35 Light" w:hAnsi="iCiel Avenir LT Std 35 Light" w:cs="Arial"/>
          <w:i/>
          <w:iCs/>
          <w:sz w:val="22"/>
          <w:szCs w:val="22"/>
          <w:lang w:val="vi-VN"/>
        </w:rPr>
        <w:t>i tu</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nh</w:t>
      </w:r>
      <w:r w:rsidRPr="00863667">
        <w:rPr>
          <w:rFonts w:ascii="iCiel Avenir LT Std 35 Light" w:hAnsi="iCiel Avenir LT Std 35 Light" w:cs="Calibri"/>
          <w:i/>
          <w:iCs/>
          <w:sz w:val="22"/>
          <w:szCs w:val="22"/>
          <w:lang w:val="vi-VN"/>
        </w:rPr>
        <w:t>ằ</w:t>
      </w:r>
      <w:r w:rsidRPr="00863667">
        <w:rPr>
          <w:rFonts w:ascii="iCiel Avenir LT Std 35 Light" w:hAnsi="iCiel Avenir LT Std 35 Light" w:cs="Arial"/>
          <w:i/>
          <w:iCs/>
          <w:sz w:val="22"/>
          <w:szCs w:val="22"/>
          <w:lang w:val="vi-VN"/>
        </w:rPr>
        <w:t>m m</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Avenir Next LT Pro"/>
          <w:i/>
          <w:iCs/>
          <w:sz w:val="22"/>
          <w:szCs w:val="22"/>
          <w:lang w:val="vi-VN"/>
        </w:rPr>
        <w:t>đí</w:t>
      </w:r>
      <w:r w:rsidRPr="00863667">
        <w:rPr>
          <w:rFonts w:ascii="iCiel Avenir LT Std 35 Light" w:hAnsi="iCiel Avenir LT Std 35 Light" w:cs="Arial"/>
          <w:i/>
          <w:iCs/>
          <w:sz w:val="22"/>
          <w:szCs w:val="22"/>
          <w:lang w:val="vi-VN"/>
        </w:rPr>
        <w:t>ch b</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cho</w:t>
      </w:r>
      <w:r w:rsidR="00D62A93" w:rsidRPr="00863667">
        <w:rPr>
          <w:rFonts w:ascii="iCiel Avenir LT Std 35 Light" w:hAnsi="iCiel Avenir LT Std 35 Light" w:cs="Calibri"/>
          <w:i/>
          <w:iCs/>
          <w:sz w:val="22"/>
          <w:szCs w:val="22"/>
          <w:lang w:val="vi-VN"/>
        </w:rPr>
        <w:t xml:space="preserve"> </w:t>
      </w:r>
      <w:r w:rsidR="00D62A93" w:rsidRPr="00863667">
        <w:rPr>
          <w:rFonts w:ascii="iCiel Avenir LT Std 35 Light" w:hAnsi="iCiel Avenir LT Std 35 Light" w:cs="Arial"/>
          <w:i/>
          <w:iCs/>
          <w:sz w:val="22"/>
          <w:szCs w:val="22"/>
          <w:lang w:val="vi-VN"/>
        </w:rPr>
        <w:t xml:space="preserve">Giám đốc phụ trách </w:t>
      </w:r>
      <w:r w:rsidR="001B65C3" w:rsidRPr="00863667">
        <w:rPr>
          <w:rFonts w:ascii="iCiel Avenir LT Std 35 Light" w:hAnsi="iCiel Avenir LT Std 35 Light" w:cs="Arial"/>
          <w:i/>
          <w:iCs/>
          <w:sz w:val="22"/>
          <w:szCs w:val="22"/>
          <w:lang w:val="vi-VN"/>
        </w:rPr>
        <w:t>Đ</w:t>
      </w:r>
      <w:r w:rsidR="00D62A93" w:rsidRPr="00863667">
        <w:rPr>
          <w:rFonts w:ascii="iCiel Avenir LT Std 35 Light" w:hAnsi="iCiel Avenir LT Std 35 Light" w:cs="Arial"/>
          <w:i/>
          <w:iCs/>
          <w:sz w:val="22"/>
          <w:szCs w:val="22"/>
          <w:lang w:val="vi-VN"/>
        </w:rPr>
        <w:t>ào tạo.</w:t>
      </w:r>
    </w:p>
    <w:p w14:paraId="7F178879" w14:textId="203293FD" w:rsidR="00BF43A2" w:rsidRPr="00863667" w:rsidRDefault="00E24B6B"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Theo dõi đặc biệt</w:t>
      </w:r>
      <w:r w:rsidR="00BF43A2" w:rsidRPr="00863667">
        <w:rPr>
          <w:rFonts w:ascii="iCiel Avenir LT Std 35 Light" w:hAnsi="iCiel Avenir LT Std 35 Light" w:cs="Arial"/>
          <w:i/>
          <w:iCs/>
          <w:sz w:val="22"/>
          <w:szCs w:val="22"/>
          <w:lang w:val="vi-VN"/>
        </w:rPr>
        <w:t xml:space="preserve"> gi</w:t>
      </w:r>
      <w:r w:rsidR="00BF43A2" w:rsidRPr="00863667">
        <w:rPr>
          <w:rFonts w:ascii="iCiel Avenir LT Std 35 Light" w:hAnsi="iCiel Avenir LT Std 35 Light" w:cs="Avenir Next LT Pro"/>
          <w:i/>
          <w:iCs/>
          <w:sz w:val="22"/>
          <w:szCs w:val="22"/>
          <w:lang w:val="vi-VN"/>
        </w:rPr>
        <w:t>ú</w:t>
      </w:r>
      <w:r w:rsidR="00BF43A2" w:rsidRPr="00863667">
        <w:rPr>
          <w:rFonts w:ascii="iCiel Avenir LT Std 35 Light" w:hAnsi="iCiel Avenir LT Std 35 Light" w:cs="Arial"/>
          <w:i/>
          <w:iCs/>
          <w:sz w:val="22"/>
          <w:szCs w:val="22"/>
          <w:lang w:val="vi-VN"/>
        </w:rPr>
        <w:t>p sinh vi</w:t>
      </w:r>
      <w:r w:rsidR="00BF43A2" w:rsidRPr="00863667">
        <w:rPr>
          <w:rFonts w:ascii="iCiel Avenir LT Std 35 Light" w:hAnsi="iCiel Avenir LT Std 35 Light" w:cs="Avenir Next LT Pro"/>
          <w:i/>
          <w:iCs/>
          <w:sz w:val="22"/>
          <w:szCs w:val="22"/>
          <w:lang w:val="vi-VN"/>
        </w:rPr>
        <w:t>ê</w:t>
      </w:r>
      <w:r w:rsidR="00BF43A2" w:rsidRPr="00863667">
        <w:rPr>
          <w:rFonts w:ascii="iCiel Avenir LT Std 35 Light" w:hAnsi="iCiel Avenir LT Std 35 Light" w:cs="Arial"/>
          <w:i/>
          <w:iCs/>
          <w:sz w:val="22"/>
          <w:szCs w:val="22"/>
          <w:lang w:val="vi-VN"/>
        </w:rPr>
        <w:t>n hi</w:t>
      </w:r>
      <w:r w:rsidR="00BF43A2" w:rsidRPr="00863667">
        <w:rPr>
          <w:rFonts w:ascii="iCiel Avenir LT Std 35 Light" w:hAnsi="iCiel Avenir LT Std 35 Light" w:cs="Calibri"/>
          <w:i/>
          <w:iCs/>
          <w:sz w:val="22"/>
          <w:szCs w:val="22"/>
          <w:lang w:val="vi-VN"/>
        </w:rPr>
        <w:t>ể</w:t>
      </w:r>
      <w:r w:rsidR="00BF43A2" w:rsidRPr="00863667">
        <w:rPr>
          <w:rFonts w:ascii="iCiel Avenir LT Std 35 Light" w:hAnsi="iCiel Avenir LT Std 35 Light" w:cs="Arial"/>
          <w:i/>
          <w:iCs/>
          <w:sz w:val="22"/>
          <w:szCs w:val="22"/>
          <w:lang w:val="vi-VN"/>
        </w:rPr>
        <w:t>u t</w:t>
      </w:r>
      <w:r w:rsidR="00BF43A2" w:rsidRPr="00863667">
        <w:rPr>
          <w:rFonts w:ascii="iCiel Avenir LT Std 35 Light" w:hAnsi="iCiel Avenir LT Std 35 Light" w:cs="Calibri"/>
          <w:i/>
          <w:iCs/>
          <w:sz w:val="22"/>
          <w:szCs w:val="22"/>
          <w:lang w:val="vi-VN"/>
        </w:rPr>
        <w:t>ầ</w:t>
      </w:r>
      <w:r w:rsidR="00BF43A2" w:rsidRPr="00863667">
        <w:rPr>
          <w:rFonts w:ascii="iCiel Avenir LT Std 35 Light" w:hAnsi="iCiel Avenir LT Std 35 Light" w:cs="Arial"/>
          <w:i/>
          <w:iCs/>
          <w:sz w:val="22"/>
          <w:szCs w:val="22"/>
          <w:lang w:val="vi-VN"/>
        </w:rPr>
        <w:t>m quan tr</w:t>
      </w:r>
      <w:r w:rsidR="00BF43A2" w:rsidRPr="00863667">
        <w:rPr>
          <w:rFonts w:ascii="iCiel Avenir LT Std 35 Light" w:hAnsi="iCiel Avenir LT Std 35 Light" w:cs="Calibri"/>
          <w:i/>
          <w:iCs/>
          <w:sz w:val="22"/>
          <w:szCs w:val="22"/>
          <w:lang w:val="vi-VN"/>
        </w:rPr>
        <w:t>ọ</w:t>
      </w:r>
      <w:r w:rsidR="00BF43A2" w:rsidRPr="00863667">
        <w:rPr>
          <w:rFonts w:ascii="iCiel Avenir LT Std 35 Light" w:hAnsi="iCiel Avenir LT Std 35 Light" w:cs="Arial"/>
          <w:i/>
          <w:iCs/>
          <w:sz w:val="22"/>
          <w:szCs w:val="22"/>
          <w:lang w:val="vi-VN"/>
        </w:rPr>
        <w:t>ng c</w:t>
      </w:r>
      <w:r w:rsidR="00BF43A2" w:rsidRPr="00863667">
        <w:rPr>
          <w:rFonts w:ascii="iCiel Avenir LT Std 35 Light" w:hAnsi="iCiel Avenir LT Std 35 Light" w:cs="Calibri"/>
          <w:i/>
          <w:iCs/>
          <w:sz w:val="22"/>
          <w:szCs w:val="22"/>
          <w:lang w:val="vi-VN"/>
        </w:rPr>
        <w:t>ủ</w:t>
      </w:r>
      <w:r w:rsidR="00BF43A2" w:rsidRPr="00863667">
        <w:rPr>
          <w:rFonts w:ascii="iCiel Avenir LT Std 35 Light" w:hAnsi="iCiel Avenir LT Std 35 Light" w:cs="Arial"/>
          <w:i/>
          <w:iCs/>
          <w:sz w:val="22"/>
          <w:szCs w:val="22"/>
          <w:lang w:val="vi-VN"/>
        </w:rPr>
        <w:t>a vi</w:t>
      </w:r>
      <w:r w:rsidR="00BF43A2" w:rsidRPr="00863667">
        <w:rPr>
          <w:rFonts w:ascii="iCiel Avenir LT Std 35 Light" w:hAnsi="iCiel Avenir LT Std 35 Light" w:cs="Calibri"/>
          <w:i/>
          <w:iCs/>
          <w:sz w:val="22"/>
          <w:szCs w:val="22"/>
          <w:lang w:val="vi-VN"/>
        </w:rPr>
        <w:t>ệ</w:t>
      </w:r>
      <w:r w:rsidR="00BF43A2" w:rsidRPr="00863667">
        <w:rPr>
          <w:rFonts w:ascii="iCiel Avenir LT Std 35 Light" w:hAnsi="iCiel Avenir LT Std 35 Light" w:cs="Arial"/>
          <w:i/>
          <w:iCs/>
          <w:sz w:val="22"/>
          <w:szCs w:val="22"/>
          <w:lang w:val="vi-VN"/>
        </w:rPr>
        <w:t>c tu</w:t>
      </w:r>
      <w:r w:rsidR="00BF43A2" w:rsidRPr="00863667">
        <w:rPr>
          <w:rFonts w:ascii="iCiel Avenir LT Std 35 Light" w:hAnsi="iCiel Avenir LT Std 35 Light" w:cs="Avenir Next LT Pro"/>
          <w:i/>
          <w:iCs/>
          <w:sz w:val="22"/>
          <w:szCs w:val="22"/>
          <w:lang w:val="vi-VN"/>
        </w:rPr>
        <w:t>â</w:t>
      </w:r>
      <w:r w:rsidR="00BF43A2" w:rsidRPr="00863667">
        <w:rPr>
          <w:rFonts w:ascii="iCiel Avenir LT Std 35 Light" w:hAnsi="iCiel Avenir LT Std 35 Light" w:cs="Arial"/>
          <w:i/>
          <w:iCs/>
          <w:sz w:val="22"/>
          <w:szCs w:val="22"/>
          <w:lang w:val="vi-VN"/>
        </w:rPr>
        <w:t>n th</w:t>
      </w:r>
      <w:r w:rsidR="00BF43A2" w:rsidRPr="00863667">
        <w:rPr>
          <w:rFonts w:ascii="iCiel Avenir LT Std 35 Light" w:hAnsi="iCiel Avenir LT Std 35 Light" w:cs="Calibri"/>
          <w:i/>
          <w:iCs/>
          <w:sz w:val="22"/>
          <w:szCs w:val="22"/>
          <w:lang w:val="vi-VN"/>
        </w:rPr>
        <w:t>ủ</w:t>
      </w:r>
      <w:r w:rsidR="00BF43A2" w:rsidRPr="00863667">
        <w:rPr>
          <w:rFonts w:ascii="iCiel Avenir LT Std 35 Light" w:hAnsi="iCiel Avenir LT Std 35 Light" w:cs="Arial"/>
          <w:i/>
          <w:iCs/>
          <w:sz w:val="22"/>
          <w:szCs w:val="22"/>
          <w:lang w:val="vi-VN"/>
        </w:rPr>
        <w:t xml:space="preserve"> </w:t>
      </w:r>
      <w:r w:rsidR="00BF43A2" w:rsidRPr="00863667">
        <w:rPr>
          <w:rFonts w:ascii="iCiel Avenir LT Std 35 Light" w:hAnsi="iCiel Avenir LT Std 35 Light" w:cs="Avenir Next LT Pro"/>
          <w:i/>
          <w:iCs/>
          <w:sz w:val="22"/>
          <w:szCs w:val="22"/>
          <w:lang w:val="vi-VN"/>
        </w:rPr>
        <w:t>đá</w:t>
      </w:r>
      <w:r w:rsidR="00BF43A2" w:rsidRPr="00863667">
        <w:rPr>
          <w:rFonts w:ascii="iCiel Avenir LT Std 35 Light" w:hAnsi="iCiel Avenir LT Std 35 Light" w:cs="Arial"/>
          <w:i/>
          <w:iCs/>
          <w:sz w:val="22"/>
          <w:szCs w:val="22"/>
          <w:lang w:val="vi-VN"/>
        </w:rPr>
        <w:t xml:space="preserve">p </w:t>
      </w:r>
      <w:r w:rsidR="00BF43A2" w:rsidRPr="00863667">
        <w:rPr>
          <w:rFonts w:ascii="iCiel Avenir LT Std 35 Light" w:hAnsi="iCiel Avenir LT Std 35 Light" w:cs="Calibri"/>
          <w:i/>
          <w:iCs/>
          <w:sz w:val="22"/>
          <w:szCs w:val="22"/>
          <w:lang w:val="vi-VN"/>
        </w:rPr>
        <w:t>ứ</w:t>
      </w:r>
      <w:r w:rsidR="00BF43A2" w:rsidRPr="00863667">
        <w:rPr>
          <w:rFonts w:ascii="iCiel Avenir LT Std 35 Light" w:hAnsi="iCiel Avenir LT Std 35 Light" w:cs="Arial"/>
          <w:i/>
          <w:iCs/>
          <w:sz w:val="22"/>
          <w:szCs w:val="22"/>
          <w:lang w:val="vi-VN"/>
        </w:rPr>
        <w:t>ng c</w:t>
      </w:r>
      <w:r w:rsidR="00BF43A2" w:rsidRPr="00863667">
        <w:rPr>
          <w:rFonts w:ascii="iCiel Avenir LT Std 35 Light" w:hAnsi="iCiel Avenir LT Std 35 Light" w:cs="Avenir Next LT Pro"/>
          <w:i/>
          <w:iCs/>
          <w:sz w:val="22"/>
          <w:szCs w:val="22"/>
          <w:lang w:val="vi-VN"/>
        </w:rPr>
        <w:t>á</w:t>
      </w:r>
      <w:r w:rsidR="00BF43A2" w:rsidRPr="00863667">
        <w:rPr>
          <w:rFonts w:ascii="iCiel Avenir LT Std 35 Light" w:hAnsi="iCiel Avenir LT Std 35 Light" w:cs="Arial"/>
          <w:i/>
          <w:iCs/>
          <w:sz w:val="22"/>
          <w:szCs w:val="22"/>
          <w:lang w:val="vi-VN"/>
        </w:rPr>
        <w:t>c h</w:t>
      </w:r>
      <w:r w:rsidR="00BF43A2" w:rsidRPr="00863667">
        <w:rPr>
          <w:rFonts w:ascii="iCiel Avenir LT Std 35 Light" w:hAnsi="iCiel Avenir LT Std 35 Light" w:cs="Avenir Next LT Pro"/>
          <w:i/>
          <w:iCs/>
          <w:sz w:val="22"/>
          <w:szCs w:val="22"/>
          <w:lang w:val="vi-VN"/>
        </w:rPr>
        <w:t>à</w:t>
      </w:r>
      <w:r w:rsidR="00BF43A2" w:rsidRPr="00863667">
        <w:rPr>
          <w:rFonts w:ascii="iCiel Avenir LT Std 35 Light" w:hAnsi="iCiel Avenir LT Std 35 Light" w:cs="Arial"/>
          <w:i/>
          <w:iCs/>
          <w:sz w:val="22"/>
          <w:szCs w:val="22"/>
          <w:lang w:val="vi-VN"/>
        </w:rPr>
        <w:t xml:space="preserve">nh vi </w:t>
      </w:r>
      <w:r w:rsidR="00BF43A2" w:rsidRPr="00863667">
        <w:rPr>
          <w:rFonts w:ascii="iCiel Avenir LT Std 35 Light" w:hAnsi="iCiel Avenir LT Std 35 Light" w:cs="Avenir Next LT Pro"/>
          <w:i/>
          <w:iCs/>
          <w:sz w:val="22"/>
          <w:szCs w:val="22"/>
          <w:lang w:val="vi-VN"/>
        </w:rPr>
        <w:t>đ</w:t>
      </w:r>
      <w:r w:rsidR="00BF43A2" w:rsidRPr="00863667">
        <w:rPr>
          <w:rFonts w:ascii="iCiel Avenir LT Std 35 Light" w:hAnsi="iCiel Avenir LT Std 35 Light" w:cs="Calibri"/>
          <w:i/>
          <w:iCs/>
          <w:sz w:val="22"/>
          <w:szCs w:val="22"/>
          <w:lang w:val="vi-VN"/>
        </w:rPr>
        <w:t>ượ</w:t>
      </w:r>
      <w:r w:rsidR="00BF43A2" w:rsidRPr="00863667">
        <w:rPr>
          <w:rFonts w:ascii="iCiel Avenir LT Std 35 Light" w:hAnsi="iCiel Avenir LT Std 35 Light" w:cs="Arial"/>
          <w:i/>
          <w:iCs/>
          <w:sz w:val="22"/>
          <w:szCs w:val="22"/>
          <w:lang w:val="vi-VN"/>
        </w:rPr>
        <w:t xml:space="preserve">c mong </w:t>
      </w:r>
      <w:r w:rsidR="00BF43A2" w:rsidRPr="00863667">
        <w:rPr>
          <w:rFonts w:ascii="iCiel Avenir LT Std 35 Light" w:hAnsi="iCiel Avenir LT Std 35 Light" w:cs="Avenir Next LT Pro"/>
          <w:i/>
          <w:iCs/>
          <w:sz w:val="22"/>
          <w:szCs w:val="22"/>
          <w:lang w:val="vi-VN"/>
        </w:rPr>
        <w:t>đ</w:t>
      </w:r>
      <w:r w:rsidR="00BF43A2" w:rsidRPr="00863667">
        <w:rPr>
          <w:rFonts w:ascii="iCiel Avenir LT Std 35 Light" w:hAnsi="iCiel Avenir LT Std 35 Light" w:cs="Calibri"/>
          <w:i/>
          <w:iCs/>
          <w:sz w:val="22"/>
          <w:szCs w:val="22"/>
          <w:lang w:val="vi-VN"/>
        </w:rPr>
        <w:t>ợ</w:t>
      </w:r>
      <w:r w:rsidR="00BF43A2" w:rsidRPr="00863667">
        <w:rPr>
          <w:rFonts w:ascii="iCiel Avenir LT Std 35 Light" w:hAnsi="iCiel Avenir LT Std 35 Light" w:cs="Arial"/>
          <w:i/>
          <w:iCs/>
          <w:sz w:val="22"/>
          <w:szCs w:val="22"/>
          <w:lang w:val="vi-VN"/>
        </w:rPr>
        <w:t>i c</w:t>
      </w:r>
      <w:r w:rsidR="00BF43A2" w:rsidRPr="00863667">
        <w:rPr>
          <w:rFonts w:ascii="iCiel Avenir LT Std 35 Light" w:hAnsi="iCiel Avenir LT Std 35 Light" w:cs="Calibri"/>
          <w:i/>
          <w:iCs/>
          <w:sz w:val="22"/>
          <w:szCs w:val="22"/>
          <w:lang w:val="vi-VN"/>
        </w:rPr>
        <w:t>ủ</w:t>
      </w:r>
      <w:r w:rsidR="00BF43A2" w:rsidRPr="00863667">
        <w:rPr>
          <w:rFonts w:ascii="iCiel Avenir LT Std 35 Light" w:hAnsi="iCiel Avenir LT Std 35 Light" w:cs="Arial"/>
          <w:i/>
          <w:iCs/>
          <w:sz w:val="22"/>
          <w:szCs w:val="22"/>
          <w:lang w:val="vi-VN"/>
        </w:rPr>
        <w:t>a m</w:t>
      </w:r>
      <w:r w:rsidR="00BF43A2" w:rsidRPr="00863667">
        <w:rPr>
          <w:rFonts w:ascii="iCiel Avenir LT Std 35 Light" w:hAnsi="iCiel Avenir LT Std 35 Light" w:cs="Calibri"/>
          <w:i/>
          <w:iCs/>
          <w:sz w:val="22"/>
          <w:szCs w:val="22"/>
          <w:lang w:val="vi-VN"/>
        </w:rPr>
        <w:t>ộ</w:t>
      </w:r>
      <w:r w:rsidR="00BF43A2" w:rsidRPr="00863667">
        <w:rPr>
          <w:rFonts w:ascii="iCiel Avenir LT Std 35 Light" w:hAnsi="iCiel Avenir LT Std 35 Light" w:cs="Arial"/>
          <w:i/>
          <w:iCs/>
          <w:sz w:val="22"/>
          <w:szCs w:val="22"/>
          <w:lang w:val="vi-VN"/>
        </w:rPr>
        <w:t>t sinh vi</w:t>
      </w:r>
      <w:r w:rsidR="00BF43A2" w:rsidRPr="00863667">
        <w:rPr>
          <w:rFonts w:ascii="iCiel Avenir LT Std 35 Light" w:hAnsi="iCiel Avenir LT Std 35 Light" w:cs="Avenir Next LT Pro"/>
          <w:i/>
          <w:iCs/>
          <w:sz w:val="22"/>
          <w:szCs w:val="22"/>
          <w:lang w:val="vi-VN"/>
        </w:rPr>
        <w:t>ê</w:t>
      </w:r>
      <w:r w:rsidR="00BF43A2" w:rsidRPr="00863667">
        <w:rPr>
          <w:rFonts w:ascii="iCiel Avenir LT Std 35 Light" w:hAnsi="iCiel Avenir LT Std 35 Light" w:cs="Arial"/>
          <w:i/>
          <w:iCs/>
          <w:sz w:val="22"/>
          <w:szCs w:val="22"/>
          <w:lang w:val="vi-VN"/>
        </w:rPr>
        <w:t>n BUV v</w:t>
      </w:r>
      <w:r w:rsidR="00BF43A2" w:rsidRPr="00863667">
        <w:rPr>
          <w:rFonts w:ascii="iCiel Avenir LT Std 35 Light" w:hAnsi="iCiel Avenir LT Std 35 Light" w:cs="Avenir Next LT Pro"/>
          <w:i/>
          <w:iCs/>
          <w:sz w:val="22"/>
          <w:szCs w:val="22"/>
          <w:lang w:val="vi-VN"/>
        </w:rPr>
        <w:t>à</w:t>
      </w:r>
      <w:r w:rsidR="00BF43A2" w:rsidRPr="00863667">
        <w:rPr>
          <w:rFonts w:ascii="iCiel Avenir LT Std 35 Light" w:hAnsi="iCiel Avenir LT Std 35 Light" w:cs="Arial"/>
          <w:i/>
          <w:iCs/>
          <w:sz w:val="22"/>
          <w:szCs w:val="22"/>
          <w:lang w:val="vi-VN"/>
        </w:rPr>
        <w:t xml:space="preserve"> n</w:t>
      </w:r>
      <w:r w:rsidR="00BF43A2" w:rsidRPr="00863667">
        <w:rPr>
          <w:rFonts w:ascii="iCiel Avenir LT Std 35 Light" w:hAnsi="iCiel Avenir LT Std 35 Light" w:cs="Calibri"/>
          <w:i/>
          <w:iCs/>
          <w:sz w:val="22"/>
          <w:szCs w:val="22"/>
          <w:lang w:val="vi-VN"/>
        </w:rPr>
        <w:t>ế</w:t>
      </w:r>
      <w:r w:rsidR="00BF43A2" w:rsidRPr="00863667">
        <w:rPr>
          <w:rFonts w:ascii="iCiel Avenir LT Std 35 Light" w:hAnsi="iCiel Avenir LT Std 35 Light" w:cs="Arial"/>
          <w:i/>
          <w:iCs/>
          <w:sz w:val="22"/>
          <w:szCs w:val="22"/>
          <w:lang w:val="vi-VN"/>
        </w:rPr>
        <w:t>u sinh vi</w:t>
      </w:r>
      <w:r w:rsidR="00BF43A2" w:rsidRPr="00863667">
        <w:rPr>
          <w:rFonts w:ascii="iCiel Avenir LT Std 35 Light" w:hAnsi="iCiel Avenir LT Std 35 Light" w:cs="Avenir Next LT Pro"/>
          <w:i/>
          <w:iCs/>
          <w:sz w:val="22"/>
          <w:szCs w:val="22"/>
          <w:lang w:val="vi-VN"/>
        </w:rPr>
        <w:t>ê</w:t>
      </w:r>
      <w:r w:rsidR="00BF43A2" w:rsidRPr="00863667">
        <w:rPr>
          <w:rFonts w:ascii="iCiel Avenir LT Std 35 Light" w:hAnsi="iCiel Avenir LT Std 35 Light" w:cs="Arial"/>
          <w:i/>
          <w:iCs/>
          <w:sz w:val="22"/>
          <w:szCs w:val="22"/>
          <w:lang w:val="vi-VN"/>
        </w:rPr>
        <w:t>n ho</w:t>
      </w:r>
      <w:r w:rsidR="00BF43A2" w:rsidRPr="00863667">
        <w:rPr>
          <w:rFonts w:ascii="iCiel Avenir LT Std 35 Light" w:hAnsi="iCiel Avenir LT Std 35 Light" w:cs="Avenir Next LT Pro"/>
          <w:i/>
          <w:iCs/>
          <w:sz w:val="22"/>
          <w:szCs w:val="22"/>
          <w:lang w:val="vi-VN"/>
        </w:rPr>
        <w:t>à</w:t>
      </w:r>
      <w:r w:rsidR="00BF43A2" w:rsidRPr="00863667">
        <w:rPr>
          <w:rFonts w:ascii="iCiel Avenir LT Std 35 Light" w:hAnsi="iCiel Avenir LT Std 35 Light" w:cs="Arial"/>
          <w:i/>
          <w:iCs/>
          <w:sz w:val="22"/>
          <w:szCs w:val="22"/>
          <w:lang w:val="vi-VN"/>
        </w:rPr>
        <w:t>n th</w:t>
      </w:r>
      <w:r w:rsidR="00BF43A2" w:rsidRPr="00863667">
        <w:rPr>
          <w:rFonts w:ascii="iCiel Avenir LT Std 35 Light" w:hAnsi="iCiel Avenir LT Std 35 Light" w:cs="Avenir Next LT Pro"/>
          <w:i/>
          <w:iCs/>
          <w:sz w:val="22"/>
          <w:szCs w:val="22"/>
          <w:lang w:val="vi-VN"/>
        </w:rPr>
        <w:t>à</w:t>
      </w:r>
      <w:r w:rsidR="00BF43A2" w:rsidRPr="00863667">
        <w:rPr>
          <w:rFonts w:ascii="iCiel Avenir LT Std 35 Light" w:hAnsi="iCiel Avenir LT Std 35 Light" w:cs="Arial"/>
          <w:i/>
          <w:iCs/>
          <w:sz w:val="22"/>
          <w:szCs w:val="22"/>
          <w:lang w:val="vi-VN"/>
        </w:rPr>
        <w:t>nh</w:t>
      </w:r>
      <w:r w:rsidR="004502B8" w:rsidRPr="00863667">
        <w:rPr>
          <w:rFonts w:ascii="iCiel Avenir LT Std 35 Light" w:hAnsi="iCiel Avenir LT Std 35 Light" w:cs="Arial"/>
          <w:i/>
          <w:iCs/>
          <w:sz w:val="22"/>
          <w:szCs w:val="22"/>
          <w:lang w:val="vi-VN"/>
        </w:rPr>
        <w:t xml:space="preserve"> thủ tục</w:t>
      </w:r>
      <w:r w:rsidR="00BF43A2"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rial"/>
          <w:i/>
          <w:iCs/>
          <w:sz w:val="22"/>
          <w:szCs w:val="22"/>
          <w:lang w:val="vi-VN"/>
        </w:rPr>
        <w:t>Theo dõi đặc biệt</w:t>
      </w:r>
      <w:r w:rsidR="00BF43A2" w:rsidRPr="00863667">
        <w:rPr>
          <w:rFonts w:ascii="iCiel Avenir LT Std 35 Light" w:hAnsi="iCiel Avenir LT Std 35 Light" w:cs="Arial"/>
          <w:i/>
          <w:iCs/>
          <w:sz w:val="22"/>
          <w:szCs w:val="22"/>
          <w:lang w:val="vi-VN"/>
        </w:rPr>
        <w:t>, sinh vi</w:t>
      </w:r>
      <w:r w:rsidR="00BF43A2" w:rsidRPr="00863667">
        <w:rPr>
          <w:rFonts w:ascii="iCiel Avenir LT Std 35 Light" w:hAnsi="iCiel Avenir LT Std 35 Light" w:cs="Avenir Next LT Pro"/>
          <w:i/>
          <w:iCs/>
          <w:sz w:val="22"/>
          <w:szCs w:val="22"/>
          <w:lang w:val="vi-VN"/>
        </w:rPr>
        <w:t>ê</w:t>
      </w:r>
      <w:r w:rsidR="00BF43A2" w:rsidRPr="00863667">
        <w:rPr>
          <w:rFonts w:ascii="iCiel Avenir LT Std 35 Light" w:hAnsi="iCiel Avenir LT Std 35 Light" w:cs="Arial"/>
          <w:i/>
          <w:iCs/>
          <w:sz w:val="22"/>
          <w:szCs w:val="22"/>
          <w:lang w:val="vi-VN"/>
        </w:rPr>
        <w:t>n s</w:t>
      </w:r>
      <w:r w:rsidR="00BF43A2" w:rsidRPr="00863667">
        <w:rPr>
          <w:rFonts w:ascii="iCiel Avenir LT Std 35 Light" w:hAnsi="iCiel Avenir LT Std 35 Light" w:cs="Calibri"/>
          <w:i/>
          <w:iCs/>
          <w:sz w:val="22"/>
          <w:szCs w:val="22"/>
          <w:lang w:val="vi-VN"/>
        </w:rPr>
        <w:t>ẽ</w:t>
      </w:r>
      <w:r w:rsidR="00BF43A2" w:rsidRPr="00863667">
        <w:rPr>
          <w:rFonts w:ascii="iCiel Avenir LT Std 35 Light" w:hAnsi="iCiel Avenir LT Std 35 Light" w:cs="Arial"/>
          <w:i/>
          <w:iCs/>
          <w:sz w:val="22"/>
          <w:szCs w:val="22"/>
          <w:lang w:val="vi-VN"/>
        </w:rPr>
        <w:t xml:space="preserve"> </w:t>
      </w:r>
      <w:r w:rsidR="00BF43A2" w:rsidRPr="00863667">
        <w:rPr>
          <w:rFonts w:ascii="iCiel Avenir LT Std 35 Light" w:hAnsi="iCiel Avenir LT Std 35 Light" w:cs="Avenir Next LT Pro"/>
          <w:i/>
          <w:iCs/>
          <w:sz w:val="22"/>
          <w:szCs w:val="22"/>
          <w:lang w:val="vi-VN"/>
        </w:rPr>
        <w:t>đ</w:t>
      </w:r>
      <w:r w:rsidR="00BF43A2" w:rsidRPr="00863667">
        <w:rPr>
          <w:rFonts w:ascii="iCiel Avenir LT Std 35 Light" w:hAnsi="iCiel Avenir LT Std 35 Light" w:cs="Calibri"/>
          <w:i/>
          <w:iCs/>
          <w:sz w:val="22"/>
          <w:szCs w:val="22"/>
          <w:lang w:val="vi-VN"/>
        </w:rPr>
        <w:t>ượ</w:t>
      </w:r>
      <w:r w:rsidR="00BF43A2" w:rsidRPr="00863667">
        <w:rPr>
          <w:rFonts w:ascii="iCiel Avenir LT Std 35 Light" w:hAnsi="iCiel Avenir LT Std 35 Light" w:cs="Arial"/>
          <w:i/>
          <w:iCs/>
          <w:sz w:val="22"/>
          <w:szCs w:val="22"/>
          <w:lang w:val="vi-VN"/>
        </w:rPr>
        <w:t>c tr</w:t>
      </w:r>
      <w:r w:rsidR="00BF43A2" w:rsidRPr="00863667">
        <w:rPr>
          <w:rFonts w:ascii="iCiel Avenir LT Std 35 Light" w:hAnsi="iCiel Avenir LT Std 35 Light" w:cs="Calibri"/>
          <w:i/>
          <w:iCs/>
          <w:sz w:val="22"/>
          <w:szCs w:val="22"/>
          <w:lang w:val="vi-VN"/>
        </w:rPr>
        <w:t>ở</w:t>
      </w:r>
      <w:r w:rsidR="00BF43A2" w:rsidRPr="00863667">
        <w:rPr>
          <w:rFonts w:ascii="iCiel Avenir LT Std 35 Light" w:hAnsi="iCiel Avenir LT Std 35 Light" w:cs="Arial"/>
          <w:i/>
          <w:iCs/>
          <w:sz w:val="22"/>
          <w:szCs w:val="22"/>
          <w:lang w:val="vi-VN"/>
        </w:rPr>
        <w:t xml:space="preserve"> l</w:t>
      </w:r>
      <w:r w:rsidR="00BF43A2" w:rsidRPr="00863667">
        <w:rPr>
          <w:rFonts w:ascii="iCiel Avenir LT Std 35 Light" w:hAnsi="iCiel Avenir LT Std 35 Light" w:cs="Calibri"/>
          <w:i/>
          <w:iCs/>
          <w:sz w:val="22"/>
          <w:szCs w:val="22"/>
          <w:lang w:val="vi-VN"/>
        </w:rPr>
        <w:t>ạ</w:t>
      </w:r>
      <w:r w:rsidR="00BF43A2" w:rsidRPr="00863667">
        <w:rPr>
          <w:rFonts w:ascii="iCiel Avenir LT Std 35 Light" w:hAnsi="iCiel Avenir LT Std 35 Light" w:cs="Arial"/>
          <w:i/>
          <w:iCs/>
          <w:sz w:val="22"/>
          <w:szCs w:val="22"/>
          <w:lang w:val="vi-VN"/>
        </w:rPr>
        <w:t>i tr</w:t>
      </w:r>
      <w:r w:rsidR="00BF43A2" w:rsidRPr="00863667">
        <w:rPr>
          <w:rFonts w:ascii="iCiel Avenir LT Std 35 Light" w:hAnsi="iCiel Avenir LT Std 35 Light" w:cs="Calibri"/>
          <w:i/>
          <w:iCs/>
          <w:sz w:val="22"/>
          <w:szCs w:val="22"/>
          <w:lang w:val="vi-VN"/>
        </w:rPr>
        <w:t>ạ</w:t>
      </w:r>
      <w:r w:rsidR="00BF43A2" w:rsidRPr="00863667">
        <w:rPr>
          <w:rFonts w:ascii="iCiel Avenir LT Std 35 Light" w:hAnsi="iCiel Avenir LT Std 35 Light" w:cs="Arial"/>
          <w:i/>
          <w:iCs/>
          <w:sz w:val="22"/>
          <w:szCs w:val="22"/>
          <w:lang w:val="vi-VN"/>
        </w:rPr>
        <w:t>ng th</w:t>
      </w:r>
      <w:r w:rsidR="00BF43A2" w:rsidRPr="00863667">
        <w:rPr>
          <w:rFonts w:ascii="iCiel Avenir LT Std 35 Light" w:hAnsi="iCiel Avenir LT Std 35 Light" w:cs="Avenir Next LT Pro"/>
          <w:i/>
          <w:iCs/>
          <w:sz w:val="22"/>
          <w:szCs w:val="22"/>
          <w:lang w:val="vi-VN"/>
        </w:rPr>
        <w:t>á</w:t>
      </w:r>
      <w:r w:rsidR="00BF43A2" w:rsidRPr="00863667">
        <w:rPr>
          <w:rFonts w:ascii="iCiel Avenir LT Std 35 Light" w:hAnsi="iCiel Avenir LT Std 35 Light" w:cs="Arial"/>
          <w:i/>
          <w:iCs/>
          <w:sz w:val="22"/>
          <w:szCs w:val="22"/>
          <w:lang w:val="vi-VN"/>
        </w:rPr>
        <w:t>i h</w:t>
      </w:r>
      <w:r w:rsidR="00BF43A2" w:rsidRPr="00863667">
        <w:rPr>
          <w:rFonts w:ascii="iCiel Avenir LT Std 35 Light" w:hAnsi="iCiel Avenir LT Std 35 Light" w:cs="Calibri"/>
          <w:i/>
          <w:iCs/>
          <w:sz w:val="22"/>
          <w:szCs w:val="22"/>
          <w:lang w:val="vi-VN"/>
        </w:rPr>
        <w:t>ọ</w:t>
      </w:r>
      <w:r w:rsidR="00BF43A2" w:rsidRPr="00863667">
        <w:rPr>
          <w:rFonts w:ascii="iCiel Avenir LT Std 35 Light" w:hAnsi="iCiel Avenir LT Std 35 Light" w:cs="Arial"/>
          <w:i/>
          <w:iCs/>
          <w:sz w:val="22"/>
          <w:szCs w:val="22"/>
          <w:lang w:val="vi-VN"/>
        </w:rPr>
        <w:t>c t</w:t>
      </w:r>
      <w:r w:rsidR="00BF43A2" w:rsidRPr="00863667">
        <w:rPr>
          <w:rFonts w:ascii="iCiel Avenir LT Std 35 Light" w:hAnsi="iCiel Avenir LT Std 35 Light" w:cs="Calibri"/>
          <w:i/>
          <w:iCs/>
          <w:sz w:val="22"/>
          <w:szCs w:val="22"/>
          <w:lang w:val="vi-VN"/>
        </w:rPr>
        <w:t>ậ</w:t>
      </w:r>
      <w:r w:rsidR="00BF43A2" w:rsidRPr="00863667">
        <w:rPr>
          <w:rFonts w:ascii="iCiel Avenir LT Std 35 Light" w:hAnsi="iCiel Avenir LT Std 35 Light" w:cs="Arial"/>
          <w:i/>
          <w:iCs/>
          <w:sz w:val="22"/>
          <w:szCs w:val="22"/>
          <w:lang w:val="vi-VN"/>
        </w:rPr>
        <w:t>p b</w:t>
      </w:r>
      <w:r w:rsidR="00BF43A2" w:rsidRPr="00863667">
        <w:rPr>
          <w:rFonts w:ascii="iCiel Avenir LT Std 35 Light" w:hAnsi="iCiel Avenir LT Std 35 Light" w:cs="Avenir Next LT Pro"/>
          <w:i/>
          <w:iCs/>
          <w:sz w:val="22"/>
          <w:szCs w:val="22"/>
          <w:lang w:val="vi-VN"/>
        </w:rPr>
        <w:t>ì</w:t>
      </w:r>
      <w:r w:rsidR="00BF43A2" w:rsidRPr="00863667">
        <w:rPr>
          <w:rFonts w:ascii="iCiel Avenir LT Std 35 Light" w:hAnsi="iCiel Avenir LT Std 35 Light" w:cs="Arial"/>
          <w:i/>
          <w:iCs/>
          <w:sz w:val="22"/>
          <w:szCs w:val="22"/>
          <w:lang w:val="vi-VN"/>
        </w:rPr>
        <w:t>nh th</w:t>
      </w:r>
      <w:r w:rsidR="00BF43A2" w:rsidRPr="00863667">
        <w:rPr>
          <w:rFonts w:ascii="iCiel Avenir LT Std 35 Light" w:hAnsi="iCiel Avenir LT Std 35 Light" w:cs="Calibri"/>
          <w:i/>
          <w:iCs/>
          <w:sz w:val="22"/>
          <w:szCs w:val="22"/>
          <w:lang w:val="vi-VN"/>
        </w:rPr>
        <w:t>ườ</w:t>
      </w:r>
      <w:r w:rsidR="00BF43A2" w:rsidRPr="00863667">
        <w:rPr>
          <w:rFonts w:ascii="iCiel Avenir LT Std 35 Light" w:hAnsi="iCiel Avenir LT Std 35 Light" w:cs="Arial"/>
          <w:i/>
          <w:iCs/>
          <w:sz w:val="22"/>
          <w:szCs w:val="22"/>
          <w:lang w:val="vi-VN"/>
        </w:rPr>
        <w:t>ng. N</w:t>
      </w:r>
      <w:r w:rsidR="00BF43A2" w:rsidRPr="00863667">
        <w:rPr>
          <w:rFonts w:ascii="iCiel Avenir LT Std 35 Light" w:hAnsi="iCiel Avenir LT Std 35 Light" w:cs="Calibri"/>
          <w:i/>
          <w:iCs/>
          <w:sz w:val="22"/>
          <w:szCs w:val="22"/>
          <w:lang w:val="vi-VN"/>
        </w:rPr>
        <w:t>ế</w:t>
      </w:r>
      <w:r w:rsidR="00BF43A2" w:rsidRPr="00863667">
        <w:rPr>
          <w:rFonts w:ascii="iCiel Avenir LT Std 35 Light" w:hAnsi="iCiel Avenir LT Std 35 Light" w:cs="Arial"/>
          <w:i/>
          <w:iCs/>
          <w:sz w:val="22"/>
          <w:szCs w:val="22"/>
          <w:lang w:val="vi-VN"/>
        </w:rPr>
        <w:t>u sinh vi</w:t>
      </w:r>
      <w:r w:rsidR="00BF43A2" w:rsidRPr="00863667">
        <w:rPr>
          <w:rFonts w:ascii="iCiel Avenir LT Std 35 Light" w:hAnsi="iCiel Avenir LT Std 35 Light" w:cs="Avenir Next LT Pro"/>
          <w:i/>
          <w:iCs/>
          <w:sz w:val="22"/>
          <w:szCs w:val="22"/>
          <w:lang w:val="vi-VN"/>
        </w:rPr>
        <w:t>ê</w:t>
      </w:r>
      <w:r w:rsidR="00BF43A2" w:rsidRPr="00863667">
        <w:rPr>
          <w:rFonts w:ascii="iCiel Avenir LT Std 35 Light" w:hAnsi="iCiel Avenir LT Std 35 Light" w:cs="Arial"/>
          <w:i/>
          <w:iCs/>
          <w:sz w:val="22"/>
          <w:szCs w:val="22"/>
          <w:lang w:val="vi-VN"/>
        </w:rPr>
        <w:t>n kh</w:t>
      </w:r>
      <w:r w:rsidR="00BF43A2" w:rsidRPr="00863667">
        <w:rPr>
          <w:rFonts w:ascii="iCiel Avenir LT Std 35 Light" w:hAnsi="iCiel Avenir LT Std 35 Light" w:cs="Avenir Next LT Pro"/>
          <w:i/>
          <w:iCs/>
          <w:sz w:val="22"/>
          <w:szCs w:val="22"/>
          <w:lang w:val="vi-VN"/>
        </w:rPr>
        <w:t>ô</w:t>
      </w:r>
      <w:r w:rsidR="00BF43A2" w:rsidRPr="00863667">
        <w:rPr>
          <w:rFonts w:ascii="iCiel Avenir LT Std 35 Light" w:hAnsi="iCiel Avenir LT Std 35 Light" w:cs="Arial"/>
          <w:i/>
          <w:iCs/>
          <w:sz w:val="22"/>
          <w:szCs w:val="22"/>
          <w:lang w:val="vi-VN"/>
        </w:rPr>
        <w:t>ng th</w:t>
      </w:r>
      <w:r w:rsidR="00BF43A2" w:rsidRPr="00863667">
        <w:rPr>
          <w:rFonts w:ascii="iCiel Avenir LT Std 35 Light" w:hAnsi="iCiel Avenir LT Std 35 Light" w:cs="Calibri"/>
          <w:i/>
          <w:iCs/>
          <w:sz w:val="22"/>
          <w:szCs w:val="22"/>
          <w:lang w:val="vi-VN"/>
        </w:rPr>
        <w:t>ể</w:t>
      </w:r>
      <w:r w:rsidR="00BF43A2" w:rsidRPr="00863667">
        <w:rPr>
          <w:rFonts w:ascii="iCiel Avenir LT Std 35 Light" w:hAnsi="iCiel Avenir LT Std 35 Light" w:cs="Arial"/>
          <w:i/>
          <w:iCs/>
          <w:sz w:val="22"/>
          <w:szCs w:val="22"/>
          <w:lang w:val="vi-VN"/>
        </w:rPr>
        <w:t xml:space="preserve"> ho</w:t>
      </w:r>
      <w:r w:rsidR="00BF43A2" w:rsidRPr="00863667">
        <w:rPr>
          <w:rFonts w:ascii="iCiel Avenir LT Std 35 Light" w:hAnsi="iCiel Avenir LT Std 35 Light" w:cs="Avenir Next LT Pro"/>
          <w:i/>
          <w:iCs/>
          <w:sz w:val="22"/>
          <w:szCs w:val="22"/>
          <w:lang w:val="vi-VN"/>
        </w:rPr>
        <w:t>à</w:t>
      </w:r>
      <w:r w:rsidR="00BF43A2" w:rsidRPr="00863667">
        <w:rPr>
          <w:rFonts w:ascii="iCiel Avenir LT Std 35 Light" w:hAnsi="iCiel Avenir LT Std 35 Light" w:cs="Arial"/>
          <w:i/>
          <w:iCs/>
          <w:sz w:val="22"/>
          <w:szCs w:val="22"/>
          <w:lang w:val="vi-VN"/>
        </w:rPr>
        <w:t>n th</w:t>
      </w:r>
      <w:r w:rsidR="00BF43A2" w:rsidRPr="00863667">
        <w:rPr>
          <w:rFonts w:ascii="iCiel Avenir LT Std 35 Light" w:hAnsi="iCiel Avenir LT Std 35 Light" w:cs="Avenir Next LT Pro"/>
          <w:i/>
          <w:iCs/>
          <w:sz w:val="22"/>
          <w:szCs w:val="22"/>
          <w:lang w:val="vi-VN"/>
        </w:rPr>
        <w:t>à</w:t>
      </w:r>
      <w:r w:rsidR="00BF43A2" w:rsidRPr="00863667">
        <w:rPr>
          <w:rFonts w:ascii="iCiel Avenir LT Std 35 Light" w:hAnsi="iCiel Avenir LT Std 35 Light" w:cs="Arial"/>
          <w:i/>
          <w:iCs/>
          <w:sz w:val="22"/>
          <w:szCs w:val="22"/>
          <w:lang w:val="vi-VN"/>
        </w:rPr>
        <w:t xml:space="preserve">nh </w:t>
      </w:r>
      <w:r w:rsidR="004502B8" w:rsidRPr="00863667">
        <w:rPr>
          <w:rFonts w:ascii="iCiel Avenir LT Std 35 Light" w:hAnsi="iCiel Avenir LT Std 35 Light" w:cs="Arial"/>
          <w:i/>
          <w:iCs/>
          <w:sz w:val="22"/>
          <w:szCs w:val="22"/>
          <w:lang w:val="vi-VN"/>
        </w:rPr>
        <w:t xml:space="preserve">thủ tục </w:t>
      </w:r>
      <w:r w:rsidRPr="00863667">
        <w:rPr>
          <w:rFonts w:ascii="iCiel Avenir LT Std 35 Light" w:hAnsi="iCiel Avenir LT Std 35 Light" w:cs="Arial"/>
          <w:i/>
          <w:iCs/>
          <w:sz w:val="22"/>
          <w:szCs w:val="22"/>
          <w:lang w:val="vi-VN"/>
        </w:rPr>
        <w:t>Theo dõi đặc biệt</w:t>
      </w:r>
      <w:r w:rsidR="00BF43A2" w:rsidRPr="00863667">
        <w:rPr>
          <w:rFonts w:ascii="iCiel Avenir LT Std 35 Light" w:hAnsi="iCiel Avenir LT Std 35 Light" w:cs="Arial"/>
          <w:i/>
          <w:iCs/>
          <w:sz w:val="22"/>
          <w:szCs w:val="22"/>
          <w:lang w:val="vi-VN"/>
        </w:rPr>
        <w:t>, t</w:t>
      </w:r>
      <w:r w:rsidR="00BF43A2" w:rsidRPr="00863667">
        <w:rPr>
          <w:rFonts w:ascii="iCiel Avenir LT Std 35 Light" w:hAnsi="iCiel Avenir LT Std 35 Light" w:cs="Avenir Next LT Pro"/>
          <w:i/>
          <w:iCs/>
          <w:sz w:val="22"/>
          <w:szCs w:val="22"/>
          <w:lang w:val="vi-VN"/>
        </w:rPr>
        <w:t>ù</w:t>
      </w:r>
      <w:r w:rsidR="00BF43A2" w:rsidRPr="00863667">
        <w:rPr>
          <w:rFonts w:ascii="iCiel Avenir LT Std 35 Light" w:hAnsi="iCiel Avenir LT Std 35 Light" w:cs="Arial"/>
          <w:i/>
          <w:iCs/>
          <w:sz w:val="22"/>
          <w:szCs w:val="22"/>
          <w:lang w:val="vi-VN"/>
        </w:rPr>
        <w:t>y t</w:t>
      </w:r>
      <w:r w:rsidR="00BF43A2" w:rsidRPr="00863667">
        <w:rPr>
          <w:rFonts w:ascii="iCiel Avenir LT Std 35 Light" w:hAnsi="iCiel Avenir LT Std 35 Light" w:cs="Calibri"/>
          <w:i/>
          <w:iCs/>
          <w:sz w:val="22"/>
          <w:szCs w:val="22"/>
          <w:lang w:val="vi-VN"/>
        </w:rPr>
        <w:t>ừ</w:t>
      </w:r>
      <w:r w:rsidR="00BF43A2" w:rsidRPr="00863667">
        <w:rPr>
          <w:rFonts w:ascii="iCiel Avenir LT Std 35 Light" w:hAnsi="iCiel Avenir LT Std 35 Light" w:cs="Arial"/>
          <w:i/>
          <w:iCs/>
          <w:sz w:val="22"/>
          <w:szCs w:val="22"/>
          <w:lang w:val="vi-VN"/>
        </w:rPr>
        <w:t>ng tr</w:t>
      </w:r>
      <w:r w:rsidR="00BF43A2" w:rsidRPr="00863667">
        <w:rPr>
          <w:rFonts w:ascii="iCiel Avenir LT Std 35 Light" w:hAnsi="iCiel Avenir LT Std 35 Light" w:cs="Calibri"/>
          <w:i/>
          <w:iCs/>
          <w:sz w:val="22"/>
          <w:szCs w:val="22"/>
          <w:lang w:val="vi-VN"/>
        </w:rPr>
        <w:t>ườ</w:t>
      </w:r>
      <w:r w:rsidR="00BF43A2" w:rsidRPr="00863667">
        <w:rPr>
          <w:rFonts w:ascii="iCiel Avenir LT Std 35 Light" w:hAnsi="iCiel Avenir LT Std 35 Light" w:cs="Arial"/>
          <w:i/>
          <w:iCs/>
          <w:sz w:val="22"/>
          <w:szCs w:val="22"/>
          <w:lang w:val="vi-VN"/>
        </w:rPr>
        <w:t>ng h</w:t>
      </w:r>
      <w:r w:rsidR="00BF43A2" w:rsidRPr="00863667">
        <w:rPr>
          <w:rFonts w:ascii="iCiel Avenir LT Std 35 Light" w:hAnsi="iCiel Avenir LT Std 35 Light" w:cs="Calibri"/>
          <w:i/>
          <w:iCs/>
          <w:sz w:val="22"/>
          <w:szCs w:val="22"/>
          <w:lang w:val="vi-VN"/>
        </w:rPr>
        <w:t>ợ</w:t>
      </w:r>
      <w:r w:rsidR="00BF43A2" w:rsidRPr="00863667">
        <w:rPr>
          <w:rFonts w:ascii="iCiel Avenir LT Std 35 Light" w:hAnsi="iCiel Avenir LT Std 35 Light" w:cs="Arial"/>
          <w:i/>
          <w:iCs/>
          <w:sz w:val="22"/>
          <w:szCs w:val="22"/>
          <w:lang w:val="vi-VN"/>
        </w:rPr>
        <w:t>p c</w:t>
      </w:r>
      <w:r w:rsidR="00BF43A2" w:rsidRPr="00863667">
        <w:rPr>
          <w:rFonts w:ascii="iCiel Avenir LT Std 35 Light" w:hAnsi="iCiel Avenir LT Std 35 Light" w:cs="Calibri"/>
          <w:i/>
          <w:iCs/>
          <w:sz w:val="22"/>
          <w:szCs w:val="22"/>
          <w:lang w:val="vi-VN"/>
        </w:rPr>
        <w:t>ụ</w:t>
      </w:r>
      <w:r w:rsidR="00BF43A2" w:rsidRPr="00863667">
        <w:rPr>
          <w:rFonts w:ascii="iCiel Avenir LT Std 35 Light" w:hAnsi="iCiel Avenir LT Std 35 Light" w:cs="Arial"/>
          <w:i/>
          <w:iCs/>
          <w:sz w:val="22"/>
          <w:szCs w:val="22"/>
          <w:lang w:val="vi-VN"/>
        </w:rPr>
        <w:t xml:space="preserve"> th</w:t>
      </w:r>
      <w:r w:rsidR="00BF43A2" w:rsidRPr="00863667">
        <w:rPr>
          <w:rFonts w:ascii="iCiel Avenir LT Std 35 Light" w:hAnsi="iCiel Avenir LT Std 35 Light" w:cs="Calibri"/>
          <w:i/>
          <w:iCs/>
          <w:sz w:val="22"/>
          <w:szCs w:val="22"/>
          <w:lang w:val="vi-VN"/>
        </w:rPr>
        <w:t>ể</w:t>
      </w:r>
      <w:r w:rsidR="00BF43A2" w:rsidRPr="00863667">
        <w:rPr>
          <w:rFonts w:ascii="iCiel Avenir LT Std 35 Light" w:hAnsi="iCiel Avenir LT Std 35 Light" w:cs="Arial"/>
          <w:i/>
          <w:iCs/>
          <w:sz w:val="22"/>
          <w:szCs w:val="22"/>
          <w:lang w:val="vi-VN"/>
        </w:rPr>
        <w:t xml:space="preserve">, </w:t>
      </w:r>
      <w:r w:rsidR="00857411" w:rsidRPr="00863667">
        <w:rPr>
          <w:rFonts w:ascii="iCiel Avenir LT Std 35 Light" w:hAnsi="iCiel Avenir LT Std 35 Light" w:cs="Arial"/>
          <w:i/>
          <w:iCs/>
          <w:sz w:val="22"/>
          <w:szCs w:val="22"/>
          <w:lang w:val="vi-VN"/>
        </w:rPr>
        <w:t xml:space="preserve">Giám đốc phụ trách </w:t>
      </w:r>
      <w:r w:rsidR="00C60952" w:rsidRPr="00863667">
        <w:rPr>
          <w:rFonts w:ascii="iCiel Avenir LT Std 35 Light" w:hAnsi="iCiel Avenir LT Std 35 Light" w:cs="Arial"/>
          <w:i/>
          <w:iCs/>
          <w:sz w:val="22"/>
          <w:szCs w:val="22"/>
          <w:lang w:val="vi-VN"/>
        </w:rPr>
        <w:t>Đ</w:t>
      </w:r>
      <w:r w:rsidR="00857411" w:rsidRPr="00863667">
        <w:rPr>
          <w:rFonts w:ascii="iCiel Avenir LT Std 35 Light" w:hAnsi="iCiel Avenir LT Std 35 Light" w:cs="Arial"/>
          <w:i/>
          <w:iCs/>
          <w:sz w:val="22"/>
          <w:szCs w:val="22"/>
          <w:lang w:val="vi-VN"/>
        </w:rPr>
        <w:t xml:space="preserve">ào tạo </w:t>
      </w:r>
      <w:r w:rsidR="00BF43A2" w:rsidRPr="00863667">
        <w:rPr>
          <w:rFonts w:ascii="iCiel Avenir LT Std 35 Light" w:hAnsi="iCiel Avenir LT Std 35 Light" w:cs="Arial"/>
          <w:i/>
          <w:iCs/>
          <w:sz w:val="22"/>
          <w:szCs w:val="22"/>
          <w:lang w:val="vi-VN"/>
        </w:rPr>
        <w:t>s</w:t>
      </w:r>
      <w:r w:rsidR="00BF43A2" w:rsidRPr="00863667">
        <w:rPr>
          <w:rFonts w:ascii="iCiel Avenir LT Std 35 Light" w:hAnsi="iCiel Avenir LT Std 35 Light" w:cs="Calibri"/>
          <w:i/>
          <w:iCs/>
          <w:sz w:val="22"/>
          <w:szCs w:val="22"/>
          <w:lang w:val="vi-VN"/>
        </w:rPr>
        <w:t>ẽ</w:t>
      </w:r>
      <w:r w:rsidR="00BF43A2" w:rsidRPr="00863667">
        <w:rPr>
          <w:rFonts w:ascii="iCiel Avenir LT Std 35 Light" w:hAnsi="iCiel Avenir LT Std 35 Light" w:cs="Arial"/>
          <w:i/>
          <w:iCs/>
          <w:sz w:val="22"/>
          <w:szCs w:val="22"/>
          <w:lang w:val="vi-VN"/>
        </w:rPr>
        <w:t xml:space="preserve"> </w:t>
      </w:r>
      <w:r w:rsidR="00BF43A2" w:rsidRPr="00863667">
        <w:rPr>
          <w:rFonts w:ascii="iCiel Avenir LT Std 35 Light" w:hAnsi="iCiel Avenir LT Std 35 Light" w:cs="Avenir Next LT Pro"/>
          <w:i/>
          <w:iCs/>
          <w:sz w:val="22"/>
          <w:szCs w:val="22"/>
          <w:lang w:val="vi-VN"/>
        </w:rPr>
        <w:t>đ</w:t>
      </w:r>
      <w:r w:rsidR="00BF43A2" w:rsidRPr="00863667">
        <w:rPr>
          <w:rFonts w:ascii="iCiel Avenir LT Std 35 Light" w:hAnsi="iCiel Avenir LT Std 35 Light" w:cs="Calibri"/>
          <w:i/>
          <w:iCs/>
          <w:sz w:val="22"/>
          <w:szCs w:val="22"/>
          <w:lang w:val="vi-VN"/>
        </w:rPr>
        <w:t>ư</w:t>
      </w:r>
      <w:r w:rsidR="00BF43A2" w:rsidRPr="00863667">
        <w:rPr>
          <w:rFonts w:ascii="iCiel Avenir LT Std 35 Light" w:hAnsi="iCiel Avenir LT Std 35 Light" w:cs="Arial"/>
          <w:i/>
          <w:iCs/>
          <w:sz w:val="22"/>
          <w:szCs w:val="22"/>
          <w:lang w:val="vi-VN"/>
        </w:rPr>
        <w:t>a ra bi</w:t>
      </w:r>
      <w:r w:rsidR="00BF43A2" w:rsidRPr="00863667">
        <w:rPr>
          <w:rFonts w:ascii="iCiel Avenir LT Std 35 Light" w:hAnsi="iCiel Avenir LT Std 35 Light" w:cs="Calibri"/>
          <w:i/>
          <w:iCs/>
          <w:sz w:val="22"/>
          <w:szCs w:val="22"/>
          <w:lang w:val="vi-VN"/>
        </w:rPr>
        <w:t>ệ</w:t>
      </w:r>
      <w:r w:rsidR="00BF43A2" w:rsidRPr="00863667">
        <w:rPr>
          <w:rFonts w:ascii="iCiel Avenir LT Std 35 Light" w:hAnsi="iCiel Avenir LT Std 35 Light" w:cs="Arial"/>
          <w:i/>
          <w:iCs/>
          <w:sz w:val="22"/>
          <w:szCs w:val="22"/>
          <w:lang w:val="vi-VN"/>
        </w:rPr>
        <w:t>n ph</w:t>
      </w:r>
      <w:r w:rsidR="00BF43A2" w:rsidRPr="00863667">
        <w:rPr>
          <w:rFonts w:ascii="iCiel Avenir LT Std 35 Light" w:hAnsi="iCiel Avenir LT Std 35 Light" w:cs="Avenir Next LT Pro"/>
          <w:i/>
          <w:iCs/>
          <w:sz w:val="22"/>
          <w:szCs w:val="22"/>
          <w:lang w:val="vi-VN"/>
        </w:rPr>
        <w:t>á</w:t>
      </w:r>
      <w:r w:rsidR="00BF43A2" w:rsidRPr="00863667">
        <w:rPr>
          <w:rFonts w:ascii="iCiel Avenir LT Std 35 Light" w:hAnsi="iCiel Avenir LT Std 35 Light" w:cs="Arial"/>
          <w:i/>
          <w:iCs/>
          <w:sz w:val="22"/>
          <w:szCs w:val="22"/>
          <w:lang w:val="vi-VN"/>
        </w:rPr>
        <w:t>p x</w:t>
      </w:r>
      <w:r w:rsidR="00BF43A2" w:rsidRPr="00863667">
        <w:rPr>
          <w:rFonts w:ascii="iCiel Avenir LT Std 35 Light" w:hAnsi="iCiel Avenir LT Std 35 Light" w:cs="Calibri"/>
          <w:i/>
          <w:iCs/>
          <w:sz w:val="22"/>
          <w:szCs w:val="22"/>
          <w:lang w:val="vi-VN"/>
        </w:rPr>
        <w:t>ử</w:t>
      </w:r>
      <w:r w:rsidR="00BF43A2" w:rsidRPr="00863667">
        <w:rPr>
          <w:rFonts w:ascii="iCiel Avenir LT Std 35 Light" w:hAnsi="iCiel Avenir LT Std 35 Light" w:cs="Arial"/>
          <w:i/>
          <w:iCs/>
          <w:sz w:val="22"/>
          <w:szCs w:val="22"/>
          <w:lang w:val="vi-VN"/>
        </w:rPr>
        <w:t xml:space="preserve"> l</w:t>
      </w:r>
      <w:r w:rsidR="00BF43A2" w:rsidRPr="00863667">
        <w:rPr>
          <w:rFonts w:ascii="iCiel Avenir LT Std 35 Light" w:hAnsi="iCiel Avenir LT Std 35 Light" w:cs="Avenir Next LT Pro"/>
          <w:i/>
          <w:iCs/>
          <w:sz w:val="22"/>
          <w:szCs w:val="22"/>
          <w:lang w:val="vi-VN"/>
        </w:rPr>
        <w:t>ý</w:t>
      </w:r>
      <w:r w:rsidR="00BF43A2" w:rsidRPr="00863667">
        <w:rPr>
          <w:rFonts w:ascii="iCiel Avenir LT Std 35 Light" w:hAnsi="iCiel Avenir LT Std 35 Light" w:cs="Arial"/>
          <w:i/>
          <w:iCs/>
          <w:sz w:val="22"/>
          <w:szCs w:val="22"/>
          <w:lang w:val="vi-VN"/>
        </w:rPr>
        <w:t xml:space="preserve"> ph</w:t>
      </w:r>
      <w:r w:rsidR="00BF43A2" w:rsidRPr="00863667">
        <w:rPr>
          <w:rFonts w:ascii="iCiel Avenir LT Std 35 Light" w:hAnsi="iCiel Avenir LT Std 35 Light" w:cs="Avenir Next LT Pro"/>
          <w:i/>
          <w:iCs/>
          <w:sz w:val="22"/>
          <w:szCs w:val="22"/>
          <w:lang w:val="vi-VN"/>
        </w:rPr>
        <w:t>ù</w:t>
      </w:r>
      <w:r w:rsidR="00BF43A2" w:rsidRPr="00863667">
        <w:rPr>
          <w:rFonts w:ascii="iCiel Avenir LT Std 35 Light" w:hAnsi="iCiel Avenir LT Std 35 Light" w:cs="Arial"/>
          <w:i/>
          <w:iCs/>
          <w:sz w:val="22"/>
          <w:szCs w:val="22"/>
          <w:lang w:val="vi-VN"/>
        </w:rPr>
        <w:t xml:space="preserve"> h</w:t>
      </w:r>
      <w:r w:rsidR="00BF43A2" w:rsidRPr="00863667">
        <w:rPr>
          <w:rFonts w:ascii="iCiel Avenir LT Std 35 Light" w:hAnsi="iCiel Avenir LT Std 35 Light" w:cs="Calibri"/>
          <w:i/>
          <w:iCs/>
          <w:sz w:val="22"/>
          <w:szCs w:val="22"/>
          <w:lang w:val="vi-VN"/>
        </w:rPr>
        <w:t>ợ</w:t>
      </w:r>
      <w:r w:rsidR="00BF43A2" w:rsidRPr="00863667">
        <w:rPr>
          <w:rFonts w:ascii="iCiel Avenir LT Std 35 Light" w:hAnsi="iCiel Avenir LT Std 35 Light" w:cs="Arial"/>
          <w:i/>
          <w:iCs/>
          <w:sz w:val="22"/>
          <w:szCs w:val="22"/>
          <w:lang w:val="vi-VN"/>
        </w:rPr>
        <w:t>p.</w:t>
      </w:r>
    </w:p>
    <w:p w14:paraId="40004CD5" w14:textId="7C88A5E5" w:rsidR="009A1DB2" w:rsidRPr="00863667" w:rsidRDefault="009A1DB2" w:rsidP="00D85019">
      <w:pPr>
        <w:pStyle w:val="Question"/>
        <w:numPr>
          <w:ilvl w:val="0"/>
          <w:numId w:val="6"/>
        </w:numPr>
        <w:tabs>
          <w:tab w:val="left" w:pos="630"/>
          <w:tab w:val="left" w:pos="720"/>
          <w:tab w:val="left" w:pos="900"/>
          <w:tab w:val="left" w:pos="990"/>
        </w:tabs>
        <w:spacing w:before="100" w:line="400" w:lineRule="exact"/>
        <w:ind w:left="0" w:firstLine="634"/>
        <w:rPr>
          <w:rFonts w:cs="Arial"/>
          <w:i/>
          <w:iCs/>
          <w:szCs w:val="22"/>
          <w:lang w:val="vi-VN"/>
        </w:rPr>
      </w:pPr>
      <w:bookmarkStart w:id="1692" w:name="_Toc107324297"/>
      <w:bookmarkStart w:id="1693" w:name="_Toc123219915"/>
      <w:bookmarkStart w:id="1694" w:name="_Toc123726030"/>
      <w:bookmarkStart w:id="1695" w:name="_Toc177143725"/>
      <w:bookmarkStart w:id="1696" w:name="_Hlk123828960"/>
      <w:r w:rsidRPr="00863667">
        <w:rPr>
          <w:rFonts w:cs="Arial"/>
          <w:szCs w:val="22"/>
          <w:lang w:val="vi-VN"/>
        </w:rPr>
        <w:t xml:space="preserve">What if BUV students want to exchange or transfer to other Universities around the world? / </w:t>
      </w:r>
      <w:r w:rsidRPr="00863667">
        <w:rPr>
          <w:rFonts w:cs="Arial"/>
          <w:i/>
          <w:iCs/>
          <w:szCs w:val="22"/>
          <w:lang w:val="vi-VN"/>
        </w:rPr>
        <w:t>Nếu sinh viên BUV muốn tham gia chương trình Trao đổi và Chuyển tiếp sinh viên tới các trường Đại học trên thế giới thì sao?</w:t>
      </w:r>
      <w:bookmarkEnd w:id="1692"/>
      <w:bookmarkEnd w:id="1693"/>
      <w:bookmarkEnd w:id="1694"/>
      <w:bookmarkEnd w:id="1695"/>
    </w:p>
    <w:p w14:paraId="66906D0E" w14:textId="74A99FF6" w:rsidR="009A1DB2" w:rsidRPr="00863667" w:rsidRDefault="00CF6FE5" w:rsidP="003E1B62">
      <w:pPr>
        <w:pStyle w:val="paragraph"/>
        <w:tabs>
          <w:tab w:val="left" w:pos="630"/>
          <w:tab w:val="left" w:pos="720"/>
          <w:tab w:val="left" w:pos="1080"/>
        </w:tabs>
        <w:ind w:firstLine="0"/>
        <w:rPr>
          <w:rFonts w:ascii="iCiel Avenir LT Std 35 Light" w:hAnsi="iCiel Avenir LT Std 35 Light" w:cs="Arial"/>
          <w:b/>
          <w:bCs/>
          <w:i/>
          <w:iCs/>
          <w:sz w:val="22"/>
          <w:szCs w:val="22"/>
          <w:u w:val="single"/>
          <w:lang w:val="vi-VN"/>
        </w:rPr>
      </w:pPr>
      <w:r w:rsidRPr="00863667">
        <w:rPr>
          <w:rFonts w:ascii="iCiel Avenir LT Std 35 Light" w:hAnsi="iCiel Avenir LT Std 35 Light" w:cs="Arial"/>
          <w:b/>
          <w:bCs/>
          <w:i/>
          <w:iCs/>
          <w:sz w:val="22"/>
          <w:szCs w:val="22"/>
          <w:lang w:val="vi-VN"/>
        </w:rPr>
        <w:tab/>
      </w:r>
      <w:r w:rsidR="009A1DB2" w:rsidRPr="00863667">
        <w:rPr>
          <w:rFonts w:ascii="iCiel Avenir LT Std 35 Light" w:hAnsi="iCiel Avenir LT Std 35 Light" w:cs="Arial"/>
          <w:b/>
          <w:bCs/>
          <w:sz w:val="22"/>
          <w:szCs w:val="22"/>
          <w:u w:val="single"/>
          <w:lang w:val="vi-VN"/>
        </w:rPr>
        <w:t>Answer</w:t>
      </w:r>
      <w:r w:rsidR="009A1DB2" w:rsidRPr="00863667">
        <w:rPr>
          <w:rFonts w:ascii="iCiel Avenir LT Std 35 Light" w:hAnsi="iCiel Avenir LT Std 35 Light" w:cs="Arial"/>
          <w:b/>
          <w:bCs/>
          <w:i/>
          <w:iCs/>
          <w:sz w:val="22"/>
          <w:szCs w:val="22"/>
          <w:u w:val="single"/>
          <w:lang w:val="vi-VN"/>
        </w:rPr>
        <w:t xml:space="preserve"> / Câu trả lời:</w:t>
      </w:r>
    </w:p>
    <w:bookmarkEnd w:id="1696"/>
    <w:p w14:paraId="5B36594B" w14:textId="77777777" w:rsidR="00050B84" w:rsidRPr="00863667" w:rsidRDefault="00050B84" w:rsidP="00050B84">
      <w:pPr>
        <w:pStyle w:val="paragraph"/>
        <w:tabs>
          <w:tab w:val="left" w:pos="630"/>
          <w:tab w:val="left" w:pos="720"/>
          <w:tab w:val="left" w:pos="1080"/>
        </w:tabs>
        <w:ind w:firstLine="0"/>
        <w:rPr>
          <w:ins w:id="1697" w:author="An Tran, ACA (BUV)" w:date="2024-09-12T15:45:00Z" w16du:dateUtc="2024-09-12T08:45:00Z"/>
          <w:rFonts w:ascii="iCiel Avenir LT Std 35 Light" w:hAnsi="iCiel Avenir LT Std 35 Light" w:cs="Arial"/>
          <w:sz w:val="22"/>
          <w:szCs w:val="22"/>
          <w:lang w:val="vi-VN"/>
        </w:rPr>
      </w:pPr>
      <w:ins w:id="1698" w:author="An Tran, ACA (BUV)" w:date="2024-09-12T15:45:00Z" w16du:dateUtc="2024-09-12T08:45:00Z">
        <w:r w:rsidRPr="00863667">
          <w:rPr>
            <w:rFonts w:ascii="iCiel Avenir LT Std 35 Light" w:hAnsi="iCiel Avenir LT Std 35 Light" w:cs="Arial"/>
            <w:sz w:val="22"/>
            <w:szCs w:val="22"/>
            <w:lang w:val="vi-VN"/>
          </w:rPr>
          <w: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t>
        </w:r>
      </w:ins>
    </w:p>
    <w:p w14:paraId="4F0C7C1F" w14:textId="77777777" w:rsidR="00050B84" w:rsidRPr="00863667" w:rsidRDefault="00050B84" w:rsidP="00050B84">
      <w:pPr>
        <w:pStyle w:val="paragraph"/>
        <w:tabs>
          <w:tab w:val="left" w:pos="630"/>
          <w:tab w:val="left" w:pos="720"/>
          <w:tab w:val="left" w:pos="1080"/>
        </w:tabs>
        <w:ind w:firstLine="0"/>
        <w:rPr>
          <w:ins w:id="1699" w:author="An Tran, ACA (BUV)" w:date="2024-09-12T15:45:00Z" w16du:dateUtc="2024-09-12T08:45:00Z"/>
          <w:rFonts w:ascii="iCiel Avenir LT Std 35 Light" w:hAnsi="iCiel Avenir LT Std 35 Light" w:cs="Arial"/>
          <w:sz w:val="22"/>
          <w:szCs w:val="22"/>
          <w:lang w:val="vi-VN"/>
        </w:rPr>
      </w:pPr>
      <w:ins w:id="1700" w:author="An Tran, ACA (BUV)" w:date="2024-09-12T15:45:00Z" w16du:dateUtc="2024-09-12T08:45:00Z">
        <w:r w:rsidRPr="00863667">
          <w:rPr>
            <w:rFonts w:ascii="iCiel Avenir LT Std 35 Light" w:hAnsi="iCiel Avenir LT Std 35 Light" w:cs="Arial"/>
            <w:sz w:val="22"/>
            <w:szCs w:val="22"/>
            <w:lang w:val="vi-VN"/>
          </w:rPr>
          <w:t>This programme will provide students with the following benefits:</w:t>
        </w:r>
      </w:ins>
    </w:p>
    <w:p w14:paraId="2D027DFD" w14:textId="77777777" w:rsidR="00050B84" w:rsidRPr="00863667" w:rsidRDefault="00050B84" w:rsidP="00050B84">
      <w:pPr>
        <w:pStyle w:val="paragraph"/>
        <w:numPr>
          <w:ilvl w:val="0"/>
          <w:numId w:val="2"/>
        </w:numPr>
        <w:tabs>
          <w:tab w:val="left" w:pos="630"/>
          <w:tab w:val="left" w:pos="720"/>
          <w:tab w:val="left" w:pos="1080"/>
        </w:tabs>
        <w:ind w:left="360" w:firstLine="360"/>
        <w:rPr>
          <w:ins w:id="1701" w:author="An Tran, ACA (BUV)" w:date="2024-09-12T15:45:00Z" w16du:dateUtc="2024-09-12T08:45:00Z"/>
          <w:rFonts w:ascii="iCiel Avenir LT Std 35 Light" w:hAnsi="iCiel Avenir LT Std 35 Light" w:cs="Arial"/>
          <w:sz w:val="22"/>
          <w:szCs w:val="22"/>
          <w:lang w:val="vi-VN"/>
        </w:rPr>
      </w:pPr>
      <w:ins w:id="1702" w:author="An Tran, ACA (BUV)" w:date="2024-09-12T15:45:00Z" w16du:dateUtc="2024-09-12T08:45:00Z">
        <w:r w:rsidRPr="00863667">
          <w:rPr>
            <w:rFonts w:ascii="iCiel Avenir LT Std 35 Light" w:hAnsi="iCiel Avenir LT Std 35 Light" w:cs="Arial"/>
            <w:sz w:val="22"/>
            <w:szCs w:val="22"/>
            <w:lang w:val="vi-VN"/>
          </w:rPr>
          <w:t>Experiencing new environments and accumulating new experiences and skills.</w:t>
        </w:r>
      </w:ins>
    </w:p>
    <w:p w14:paraId="53A82CC0" w14:textId="77777777" w:rsidR="00050B84" w:rsidRPr="00863667" w:rsidRDefault="00050B84" w:rsidP="00050B84">
      <w:pPr>
        <w:pStyle w:val="paragraph"/>
        <w:numPr>
          <w:ilvl w:val="0"/>
          <w:numId w:val="9"/>
        </w:numPr>
        <w:tabs>
          <w:tab w:val="left" w:pos="630"/>
          <w:tab w:val="left" w:pos="720"/>
          <w:tab w:val="left" w:pos="1080"/>
        </w:tabs>
        <w:ind w:left="360" w:firstLine="360"/>
        <w:rPr>
          <w:ins w:id="1703" w:author="An Tran, ACA (BUV)" w:date="2024-09-12T15:45:00Z" w16du:dateUtc="2024-09-12T08:45:00Z"/>
          <w:rFonts w:ascii="iCiel Avenir LT Std 35 Light" w:hAnsi="iCiel Avenir LT Std 35 Light" w:cs="Arial"/>
          <w:sz w:val="22"/>
          <w:szCs w:val="22"/>
          <w:lang w:val="vi-VN"/>
        </w:rPr>
      </w:pPr>
      <w:ins w:id="1704" w:author="An Tran, ACA (BUV)" w:date="2024-09-12T15:45:00Z" w16du:dateUtc="2024-09-12T08:45:00Z">
        <w:r w:rsidRPr="00863667">
          <w:rPr>
            <w:rFonts w:ascii="iCiel Avenir LT Std 35 Light" w:hAnsi="iCiel Avenir LT Std 35 Light" w:cs="Arial"/>
            <w:sz w:val="22"/>
            <w:szCs w:val="22"/>
            <w:lang w:val="vi-VN"/>
          </w:rPr>
          <w:t>Enjoying BUV's tuition fee during the Credit-bearing exchange or do not pay tuition fee during the Non-Credit-bearing exchange. Students do not have to pay any tuition fees to the Partner University; however, students will have to pay other expenses such as services fee (if any), air tickets, visa, and living expenses, etc.</w:t>
        </w:r>
      </w:ins>
    </w:p>
    <w:p w14:paraId="75C9936B" w14:textId="77777777" w:rsidR="00050B84" w:rsidRPr="00863667" w:rsidRDefault="00050B84" w:rsidP="00050B84">
      <w:pPr>
        <w:pStyle w:val="paragraph"/>
        <w:tabs>
          <w:tab w:val="left" w:pos="630"/>
          <w:tab w:val="left" w:pos="720"/>
          <w:tab w:val="left" w:pos="1080"/>
        </w:tabs>
        <w:ind w:firstLine="0"/>
        <w:rPr>
          <w:ins w:id="1705" w:author="An Tran, ACA (BUV)" w:date="2024-09-12T15:45:00Z" w16du:dateUtc="2024-09-12T08:45:00Z"/>
          <w:rFonts w:ascii="iCiel Avenir LT Std 35 Light" w:hAnsi="iCiel Avenir LT Std 35 Light" w:cs="Arial"/>
          <w:sz w:val="22"/>
          <w:szCs w:val="22"/>
        </w:rPr>
      </w:pPr>
      <w:ins w:id="1706" w:author="An Tran, ACA (BUV)" w:date="2024-09-12T15:45:00Z" w16du:dateUtc="2024-09-12T08:45:00Z">
        <w:r w:rsidRPr="00863667">
          <w:rPr>
            <w:rFonts w:ascii="iCiel Avenir LT Std 35 Light" w:hAnsi="iCiel Avenir LT Std 35 Light" w:cs="Arial"/>
            <w:sz w:val="22"/>
            <w:szCs w:val="22"/>
          </w:rPr>
          <w:t>Students are recommended to apply for the exchange period in their Year 2, which requires application to BUV International Office for the programme after their Year 1 Semester 1 or Year 1 Semester 2.</w:t>
        </w:r>
      </w:ins>
    </w:p>
    <w:p w14:paraId="51296FA0" w14:textId="77777777" w:rsidR="00050B84" w:rsidRPr="00863667" w:rsidRDefault="00050B84" w:rsidP="00050B84">
      <w:pPr>
        <w:pStyle w:val="paragraph"/>
        <w:tabs>
          <w:tab w:val="left" w:pos="630"/>
          <w:tab w:val="left" w:pos="720"/>
          <w:tab w:val="left" w:pos="1080"/>
        </w:tabs>
        <w:ind w:firstLine="0"/>
        <w:rPr>
          <w:ins w:id="1707" w:author="An Tran, ACA (BUV)" w:date="2024-09-12T15:45:00Z" w16du:dateUtc="2024-09-12T08:45:00Z"/>
          <w:rFonts w:ascii="iCiel Avenir LT Std 35 Light" w:hAnsi="iCiel Avenir LT Std 35 Light" w:cs="Arial"/>
          <w:sz w:val="22"/>
          <w:szCs w:val="22"/>
          <w:rPrChange w:id="1708" w:author="An Tran, ACA (BUV)" w:date="2024-09-13T17:29:00Z" w16du:dateUtc="2024-09-13T10:29:00Z">
            <w:rPr>
              <w:ins w:id="1709" w:author="An Tran, ACA (BUV)" w:date="2024-09-12T15:45:00Z" w16du:dateUtc="2024-09-12T08:45:00Z"/>
              <w:rFonts w:ascii="iCiel Avenir LT Std 35 Light" w:hAnsi="iCiel Avenir LT Std 35 Light" w:cs="Arial"/>
              <w:sz w:val="22"/>
              <w:szCs w:val="22"/>
              <w:highlight w:val="yellow"/>
            </w:rPr>
          </w:rPrChange>
        </w:rPr>
      </w:pPr>
      <w:ins w:id="1710" w:author="An Tran, ACA (BUV)" w:date="2024-09-12T15:45:00Z" w16du:dateUtc="2024-09-12T08:45:00Z">
        <w:r w:rsidRPr="00863667">
          <w:rPr>
            <w:rFonts w:ascii="iCiel Avenir LT Std 35 Light" w:hAnsi="iCiel Avenir LT Std 35 Light" w:cs="Arial"/>
            <w:sz w:val="22"/>
            <w:szCs w:val="22"/>
            <w:rPrChange w:id="1711" w:author="An Tran, ACA (BUV)" w:date="2024-09-13T17:29:00Z" w16du:dateUtc="2024-09-13T10:29:00Z">
              <w:rPr>
                <w:rFonts w:ascii="iCiel Avenir LT Std 35 Light" w:hAnsi="iCiel Avenir LT Std 35 Light" w:cs="Arial"/>
                <w:sz w:val="22"/>
                <w:szCs w:val="22"/>
                <w:highlight w:val="yellow"/>
              </w:rPr>
            </w:rPrChange>
          </w:rPr>
          <w:t>The requirement to apply for the exchange programme is as follows:</w:t>
        </w:r>
        <w:r w:rsidRPr="00863667">
          <w:rPr>
            <w:rFonts w:ascii="iCiel Avenir LT Std 35 Light" w:hAnsi="iCiel Avenir LT Std 35 Light" w:cs="Arial"/>
            <w:sz w:val="22"/>
            <w:szCs w:val="22"/>
          </w:rPr>
          <w:t xml:space="preserve"> </w:t>
        </w:r>
      </w:ins>
    </w:p>
    <w:p w14:paraId="3DAC1B6D" w14:textId="77777777" w:rsidR="00050B84" w:rsidRPr="00863667" w:rsidRDefault="00050B84" w:rsidP="00050B84">
      <w:pPr>
        <w:pStyle w:val="paragraph"/>
        <w:numPr>
          <w:ilvl w:val="0"/>
          <w:numId w:val="80"/>
        </w:numPr>
        <w:tabs>
          <w:tab w:val="left" w:pos="630"/>
          <w:tab w:val="left" w:pos="720"/>
          <w:tab w:val="left" w:pos="1080"/>
        </w:tabs>
        <w:rPr>
          <w:ins w:id="1712" w:author="An Tran, ACA (BUV)" w:date="2024-09-12T15:45:00Z" w16du:dateUtc="2024-09-12T08:45:00Z"/>
          <w:rFonts w:ascii="iCiel Avenir LT Std 35 Light" w:hAnsi="iCiel Avenir LT Std 35 Light" w:cs="Arial"/>
          <w:sz w:val="22"/>
          <w:szCs w:val="22"/>
          <w:rPrChange w:id="1713" w:author="An Tran, ACA (BUV)" w:date="2024-09-13T17:29:00Z" w16du:dateUtc="2024-09-13T10:29:00Z">
            <w:rPr>
              <w:ins w:id="1714" w:author="An Tran, ACA (BUV)" w:date="2024-09-12T15:45:00Z" w16du:dateUtc="2024-09-12T08:45:00Z"/>
              <w:rFonts w:ascii="iCiel Avenir LT Std 35 Light" w:hAnsi="iCiel Avenir LT Std 35 Light" w:cs="Arial"/>
              <w:sz w:val="22"/>
              <w:szCs w:val="22"/>
              <w:highlight w:val="yellow"/>
            </w:rPr>
          </w:rPrChange>
        </w:rPr>
      </w:pPr>
      <w:ins w:id="1715" w:author="An Tran, ACA (BUV)" w:date="2024-09-12T15:45:00Z" w16du:dateUtc="2024-09-12T08:45:00Z">
        <w:r w:rsidRPr="00863667">
          <w:rPr>
            <w:rFonts w:ascii="iCiel Avenir LT Std 35 Light" w:hAnsi="iCiel Avenir LT Std 35 Light" w:cs="Arial"/>
            <w:sz w:val="22"/>
            <w:szCs w:val="22"/>
            <w:rPrChange w:id="1716" w:author="An Tran, ACA (BUV)" w:date="2024-09-13T17:29:00Z" w16du:dateUtc="2024-09-13T10:29:00Z">
              <w:rPr>
                <w:rFonts w:ascii="iCiel Avenir LT Std 35 Light" w:hAnsi="iCiel Avenir LT Std 35 Light" w:cs="Arial"/>
                <w:sz w:val="22"/>
                <w:szCs w:val="22"/>
                <w:highlight w:val="yellow"/>
              </w:rPr>
            </w:rPrChange>
          </w:rPr>
          <w:t>For credit-bearing exchange:</w:t>
        </w:r>
        <w:r w:rsidRPr="00863667">
          <w:rPr>
            <w:rFonts w:ascii="iCiel Avenir LT Std 35 Light" w:hAnsi="iCiel Avenir LT Std 35 Light" w:cs="Arial"/>
            <w:sz w:val="22"/>
            <w:szCs w:val="22"/>
          </w:rPr>
          <w:t xml:space="preserve"> </w:t>
        </w:r>
      </w:ins>
    </w:p>
    <w:p w14:paraId="0EA4F752" w14:textId="77777777" w:rsidR="00050B84" w:rsidRPr="00863667" w:rsidRDefault="00050B84" w:rsidP="00050B84">
      <w:pPr>
        <w:pStyle w:val="paragraph"/>
        <w:numPr>
          <w:ilvl w:val="0"/>
          <w:numId w:val="81"/>
        </w:numPr>
        <w:tabs>
          <w:tab w:val="left" w:pos="630"/>
          <w:tab w:val="left" w:pos="720"/>
          <w:tab w:val="left" w:pos="1080"/>
        </w:tabs>
        <w:rPr>
          <w:ins w:id="1717" w:author="An Tran, ACA (BUV)" w:date="2024-09-12T15:45:00Z" w16du:dateUtc="2024-09-12T08:45:00Z"/>
          <w:rFonts w:ascii="iCiel Avenir LT Std 35 Light" w:hAnsi="iCiel Avenir LT Std 35 Light" w:cs="Arial"/>
          <w:sz w:val="22"/>
          <w:szCs w:val="22"/>
          <w:rPrChange w:id="1718" w:author="An Tran, ACA (BUV)" w:date="2024-09-13T17:29:00Z" w16du:dateUtc="2024-09-13T10:29:00Z">
            <w:rPr>
              <w:ins w:id="1719" w:author="An Tran, ACA (BUV)" w:date="2024-09-12T15:45:00Z" w16du:dateUtc="2024-09-12T08:45:00Z"/>
              <w:rFonts w:ascii="iCiel Avenir LT Std 35 Light" w:hAnsi="iCiel Avenir LT Std 35 Light" w:cs="Arial"/>
              <w:sz w:val="22"/>
              <w:szCs w:val="22"/>
              <w:highlight w:val="yellow"/>
            </w:rPr>
          </w:rPrChange>
        </w:rPr>
      </w:pPr>
      <w:ins w:id="1720" w:author="An Tran, ACA (BUV)" w:date="2024-09-12T15:45:00Z" w16du:dateUtc="2024-09-12T08:45:00Z">
        <w:r w:rsidRPr="00863667">
          <w:rPr>
            <w:rFonts w:ascii="iCiel Avenir LT Std 35 Light" w:hAnsi="iCiel Avenir LT Std 35 Light" w:cs="Arial"/>
            <w:sz w:val="22"/>
            <w:szCs w:val="22"/>
            <w:rPrChange w:id="1721" w:author="An Tran, ACA (BUV)" w:date="2024-09-13T17:29:00Z" w16du:dateUtc="2024-09-13T10:29:00Z">
              <w:rPr>
                <w:rFonts w:ascii="iCiel Avenir LT Std 35 Light" w:hAnsi="iCiel Avenir LT Std 35 Light" w:cs="Arial"/>
                <w:sz w:val="22"/>
                <w:szCs w:val="22"/>
                <w:highlight w:val="yellow"/>
              </w:rPr>
            </w:rPrChange>
          </w:rPr>
          <w:t>CGPA 60/100 or above</w:t>
        </w:r>
      </w:ins>
    </w:p>
    <w:p w14:paraId="69B0CCA5" w14:textId="77777777" w:rsidR="00050B84" w:rsidRPr="00863667" w:rsidRDefault="00050B84" w:rsidP="00050B84">
      <w:pPr>
        <w:pStyle w:val="paragraph"/>
        <w:numPr>
          <w:ilvl w:val="0"/>
          <w:numId w:val="81"/>
        </w:numPr>
        <w:tabs>
          <w:tab w:val="left" w:pos="630"/>
          <w:tab w:val="left" w:pos="720"/>
          <w:tab w:val="left" w:pos="1080"/>
        </w:tabs>
        <w:rPr>
          <w:ins w:id="1722" w:author="An Tran, ACA (BUV)" w:date="2024-09-12T15:45:00Z" w16du:dateUtc="2024-09-12T08:45:00Z"/>
          <w:rFonts w:ascii="iCiel Avenir LT Std 35 Light" w:hAnsi="iCiel Avenir LT Std 35 Light" w:cs="Arial"/>
          <w:sz w:val="22"/>
          <w:szCs w:val="22"/>
          <w:rPrChange w:id="1723" w:author="An Tran, ACA (BUV)" w:date="2024-09-13T17:29:00Z" w16du:dateUtc="2024-09-13T10:29:00Z">
            <w:rPr>
              <w:ins w:id="1724" w:author="An Tran, ACA (BUV)" w:date="2024-09-12T15:45:00Z" w16du:dateUtc="2024-09-12T08:45:00Z"/>
              <w:rFonts w:ascii="iCiel Avenir LT Std 35 Light" w:hAnsi="iCiel Avenir LT Std 35 Light" w:cs="Arial"/>
              <w:sz w:val="22"/>
              <w:szCs w:val="22"/>
              <w:highlight w:val="yellow"/>
            </w:rPr>
          </w:rPrChange>
        </w:rPr>
      </w:pPr>
      <w:ins w:id="1725" w:author="An Tran, ACA (BUV)" w:date="2024-09-12T15:45:00Z" w16du:dateUtc="2024-09-12T08:45:00Z">
        <w:r w:rsidRPr="00863667">
          <w:rPr>
            <w:rFonts w:ascii="iCiel Avenir LT Std 35 Light" w:hAnsi="iCiel Avenir LT Std 35 Light" w:cs="Arial"/>
            <w:sz w:val="22"/>
            <w:szCs w:val="22"/>
            <w:rPrChange w:id="1726" w:author="An Tran, ACA (BUV)" w:date="2024-09-13T17:29:00Z" w16du:dateUtc="2024-09-13T10:29:00Z">
              <w:rPr>
                <w:rFonts w:ascii="iCiel Avenir LT Std 35 Light" w:hAnsi="iCiel Avenir LT Std 35 Light" w:cs="Arial"/>
                <w:sz w:val="22"/>
                <w:szCs w:val="22"/>
                <w:highlight w:val="yellow"/>
              </w:rPr>
            </w:rPrChange>
          </w:rPr>
          <w:t>Must be a year-2 active student (level 5 or equivalent)</w:t>
        </w:r>
      </w:ins>
    </w:p>
    <w:p w14:paraId="3EA7B733" w14:textId="77777777" w:rsidR="00050B84" w:rsidRPr="00863667" w:rsidRDefault="00050B84" w:rsidP="00050B84">
      <w:pPr>
        <w:pStyle w:val="paragraph"/>
        <w:numPr>
          <w:ilvl w:val="0"/>
          <w:numId w:val="81"/>
        </w:numPr>
        <w:tabs>
          <w:tab w:val="left" w:pos="630"/>
          <w:tab w:val="left" w:pos="720"/>
          <w:tab w:val="left" w:pos="1080"/>
        </w:tabs>
        <w:rPr>
          <w:ins w:id="1727" w:author="An Tran, ACA (BUV)" w:date="2024-09-12T15:45:00Z" w16du:dateUtc="2024-09-12T08:45:00Z"/>
          <w:rFonts w:ascii="iCiel Avenir LT Std 35 Light" w:hAnsi="iCiel Avenir LT Std 35 Light" w:cs="Arial"/>
          <w:sz w:val="22"/>
          <w:szCs w:val="22"/>
          <w:rPrChange w:id="1728" w:author="An Tran, ACA (BUV)" w:date="2024-09-13T17:29:00Z" w16du:dateUtc="2024-09-13T10:29:00Z">
            <w:rPr>
              <w:ins w:id="1729" w:author="An Tran, ACA (BUV)" w:date="2024-09-12T15:45:00Z" w16du:dateUtc="2024-09-12T08:45:00Z"/>
              <w:rFonts w:ascii="iCiel Avenir LT Std 35 Light" w:hAnsi="iCiel Avenir LT Std 35 Light" w:cs="Arial"/>
              <w:sz w:val="22"/>
              <w:szCs w:val="22"/>
              <w:highlight w:val="yellow"/>
            </w:rPr>
          </w:rPrChange>
        </w:rPr>
      </w:pPr>
      <w:ins w:id="1730" w:author="An Tran, ACA (BUV)" w:date="2024-09-12T15:45:00Z" w16du:dateUtc="2024-09-12T08:45:00Z">
        <w:r w:rsidRPr="00863667">
          <w:rPr>
            <w:rFonts w:ascii="iCiel Avenir LT Std 35 Light" w:hAnsi="iCiel Avenir LT Std 35 Light" w:cs="Arial"/>
            <w:sz w:val="22"/>
            <w:szCs w:val="22"/>
            <w:rPrChange w:id="1731" w:author="An Tran, ACA (BUV)" w:date="2024-09-13T17:29:00Z" w16du:dateUtc="2024-09-13T10:29:00Z">
              <w:rPr>
                <w:rFonts w:ascii="iCiel Avenir LT Std 35 Light" w:hAnsi="iCiel Avenir LT Std 35 Light" w:cs="Arial"/>
                <w:sz w:val="22"/>
                <w:szCs w:val="22"/>
                <w:highlight w:val="yellow"/>
              </w:rPr>
            </w:rPrChange>
          </w:rPr>
          <w:t>No re-sit (or fail) modules</w:t>
        </w:r>
      </w:ins>
    </w:p>
    <w:p w14:paraId="432BF086" w14:textId="77777777" w:rsidR="00050B84" w:rsidRPr="00863667" w:rsidRDefault="00050B84" w:rsidP="00050B84">
      <w:pPr>
        <w:pStyle w:val="paragraph"/>
        <w:numPr>
          <w:ilvl w:val="0"/>
          <w:numId w:val="81"/>
        </w:numPr>
        <w:tabs>
          <w:tab w:val="left" w:pos="630"/>
          <w:tab w:val="left" w:pos="720"/>
          <w:tab w:val="left" w:pos="1080"/>
        </w:tabs>
        <w:rPr>
          <w:ins w:id="1732" w:author="An Tran, ACA (BUV)" w:date="2024-09-12T15:45:00Z" w16du:dateUtc="2024-09-12T08:45:00Z"/>
          <w:rFonts w:ascii="iCiel Avenir LT Std 35 Light" w:hAnsi="iCiel Avenir LT Std 35 Light" w:cs="Arial"/>
          <w:sz w:val="22"/>
          <w:szCs w:val="22"/>
          <w:rPrChange w:id="1733" w:author="An Tran, ACA (BUV)" w:date="2024-09-13T17:29:00Z" w16du:dateUtc="2024-09-13T10:29:00Z">
            <w:rPr>
              <w:ins w:id="1734" w:author="An Tran, ACA (BUV)" w:date="2024-09-12T15:45:00Z" w16du:dateUtc="2024-09-12T08:45:00Z"/>
              <w:rFonts w:ascii="iCiel Avenir LT Std 35 Light" w:hAnsi="iCiel Avenir LT Std 35 Light" w:cs="Arial"/>
              <w:sz w:val="22"/>
              <w:szCs w:val="22"/>
              <w:highlight w:val="yellow"/>
            </w:rPr>
          </w:rPrChange>
        </w:rPr>
      </w:pPr>
      <w:ins w:id="1735" w:author="An Tran, ACA (BUV)" w:date="2024-09-12T15:45:00Z" w16du:dateUtc="2024-09-12T08:45:00Z">
        <w:r w:rsidRPr="00863667">
          <w:rPr>
            <w:rFonts w:ascii="iCiel Avenir LT Std 35 Light" w:hAnsi="iCiel Avenir LT Std 35 Light" w:cs="Arial"/>
            <w:sz w:val="22"/>
            <w:szCs w:val="22"/>
            <w:rPrChange w:id="1736" w:author="An Tran, ACA (BUV)" w:date="2024-09-13T17:29:00Z" w16du:dateUtc="2024-09-13T10:29:00Z">
              <w:rPr>
                <w:rFonts w:ascii="iCiel Avenir LT Std 35 Light" w:hAnsi="iCiel Avenir LT Std 35 Light" w:cs="Arial"/>
                <w:sz w:val="22"/>
                <w:szCs w:val="22"/>
                <w:highlight w:val="yellow"/>
              </w:rPr>
            </w:rPrChange>
          </w:rPr>
          <w:t>No academic misconduct issues</w:t>
        </w:r>
      </w:ins>
    </w:p>
    <w:p w14:paraId="07B72C16" w14:textId="77777777" w:rsidR="00050B84" w:rsidRPr="00863667" w:rsidRDefault="00050B84" w:rsidP="00050B84">
      <w:pPr>
        <w:pStyle w:val="paragraph"/>
        <w:tabs>
          <w:tab w:val="left" w:pos="630"/>
          <w:tab w:val="left" w:pos="720"/>
          <w:tab w:val="left" w:pos="1080"/>
        </w:tabs>
        <w:ind w:firstLine="0"/>
        <w:rPr>
          <w:ins w:id="1737" w:author="An Tran, ACA (BUV)" w:date="2024-09-12T15:45:00Z" w16du:dateUtc="2024-09-12T08:45:00Z"/>
          <w:rFonts w:ascii="iCiel Avenir LT Std 35 Light" w:hAnsi="iCiel Avenir LT Std 35 Light" w:cs="Arial"/>
          <w:sz w:val="22"/>
          <w:szCs w:val="22"/>
          <w:rPrChange w:id="1738" w:author="An Tran, ACA (BUV)" w:date="2024-09-13T17:29:00Z" w16du:dateUtc="2024-09-13T10:29:00Z">
            <w:rPr>
              <w:ins w:id="1739" w:author="An Tran, ACA (BUV)" w:date="2024-09-12T15:45:00Z" w16du:dateUtc="2024-09-12T08:45:00Z"/>
              <w:rFonts w:ascii="iCiel Avenir LT Std 35 Light" w:hAnsi="iCiel Avenir LT Std 35 Light" w:cs="Arial"/>
              <w:sz w:val="22"/>
              <w:szCs w:val="22"/>
              <w:highlight w:val="yellow"/>
            </w:rPr>
          </w:rPrChange>
        </w:rPr>
      </w:pPr>
      <w:ins w:id="1740" w:author="An Tran, ACA (BUV)" w:date="2024-09-12T15:45:00Z" w16du:dateUtc="2024-09-12T08:45:00Z">
        <w:r w:rsidRPr="00863667">
          <w:rPr>
            <w:rFonts w:ascii="iCiel Avenir LT Std 35 Light" w:hAnsi="iCiel Avenir LT Std 35 Light" w:cs="Arial"/>
            <w:sz w:val="22"/>
            <w:szCs w:val="22"/>
            <w:rPrChange w:id="1741" w:author="An Tran, ACA (BUV)" w:date="2024-09-13T17:29:00Z" w16du:dateUtc="2024-09-13T10:29:00Z">
              <w:rPr>
                <w:rFonts w:ascii="iCiel Avenir LT Std 35 Light" w:hAnsi="iCiel Avenir LT Std 35 Light" w:cs="Arial"/>
                <w:sz w:val="22"/>
                <w:szCs w:val="22"/>
                <w:highlight w:val="yellow"/>
              </w:rPr>
            </w:rPrChange>
          </w:rPr>
          <w:t>No financial obligations with BUV</w:t>
        </w:r>
      </w:ins>
    </w:p>
    <w:p w14:paraId="1922EE95" w14:textId="77777777" w:rsidR="00050B84" w:rsidRPr="00863667" w:rsidRDefault="00050B84" w:rsidP="00050B84">
      <w:pPr>
        <w:pStyle w:val="paragraph"/>
        <w:numPr>
          <w:ilvl w:val="0"/>
          <w:numId w:val="82"/>
        </w:numPr>
        <w:tabs>
          <w:tab w:val="left" w:pos="630"/>
          <w:tab w:val="left" w:pos="720"/>
          <w:tab w:val="left" w:pos="1080"/>
        </w:tabs>
        <w:rPr>
          <w:ins w:id="1742" w:author="An Tran, ACA (BUV)" w:date="2024-09-12T15:45:00Z" w16du:dateUtc="2024-09-12T08:45:00Z"/>
          <w:rFonts w:ascii="iCiel Avenir LT Std 35 Light" w:hAnsi="iCiel Avenir LT Std 35 Light" w:cs="Arial"/>
          <w:sz w:val="22"/>
          <w:szCs w:val="22"/>
          <w:rPrChange w:id="1743" w:author="An Tran, ACA (BUV)" w:date="2024-09-13T17:29:00Z" w16du:dateUtc="2024-09-13T10:29:00Z">
            <w:rPr>
              <w:ins w:id="1744" w:author="An Tran, ACA (BUV)" w:date="2024-09-12T15:45:00Z" w16du:dateUtc="2024-09-12T08:45:00Z"/>
              <w:rFonts w:ascii="iCiel Avenir LT Std 35 Light" w:hAnsi="iCiel Avenir LT Std 35 Light" w:cs="Arial"/>
              <w:sz w:val="22"/>
              <w:szCs w:val="22"/>
              <w:highlight w:val="yellow"/>
            </w:rPr>
          </w:rPrChange>
        </w:rPr>
      </w:pPr>
      <w:ins w:id="1745" w:author="An Tran, ACA (BUV)" w:date="2024-09-12T15:45:00Z" w16du:dateUtc="2024-09-12T08:45:00Z">
        <w:r w:rsidRPr="00863667">
          <w:rPr>
            <w:rFonts w:ascii="iCiel Avenir LT Std 35 Light" w:hAnsi="iCiel Avenir LT Std 35 Light" w:cs="Arial"/>
            <w:sz w:val="22"/>
            <w:szCs w:val="22"/>
            <w:rPrChange w:id="1746" w:author="An Tran, ACA (BUV)" w:date="2024-09-13T17:29:00Z" w16du:dateUtc="2024-09-13T10:29:00Z">
              <w:rPr>
                <w:rFonts w:ascii="iCiel Avenir LT Std 35 Light" w:hAnsi="iCiel Avenir LT Std 35 Light" w:cs="Arial"/>
                <w:sz w:val="22"/>
                <w:szCs w:val="22"/>
                <w:highlight w:val="yellow"/>
              </w:rPr>
            </w:rPrChange>
          </w:rPr>
          <w:t>For non-credit-bearing exchange:</w:t>
        </w:r>
        <w:r w:rsidRPr="00863667">
          <w:rPr>
            <w:rFonts w:ascii="iCiel Avenir LT Std 35 Light" w:hAnsi="iCiel Avenir LT Std 35 Light" w:cs="Arial"/>
            <w:sz w:val="22"/>
            <w:szCs w:val="22"/>
          </w:rPr>
          <w:t xml:space="preserve"> </w:t>
        </w:r>
      </w:ins>
    </w:p>
    <w:p w14:paraId="6C279282" w14:textId="77777777" w:rsidR="00050B84" w:rsidRPr="00863667" w:rsidRDefault="00050B84" w:rsidP="00050B84">
      <w:pPr>
        <w:pStyle w:val="paragraph"/>
        <w:numPr>
          <w:ilvl w:val="0"/>
          <w:numId w:val="83"/>
        </w:numPr>
        <w:tabs>
          <w:tab w:val="left" w:pos="630"/>
          <w:tab w:val="left" w:pos="720"/>
          <w:tab w:val="left" w:pos="1080"/>
        </w:tabs>
        <w:rPr>
          <w:ins w:id="1747" w:author="An Tran, ACA (BUV)" w:date="2024-09-12T15:45:00Z" w16du:dateUtc="2024-09-12T08:45:00Z"/>
          <w:rFonts w:ascii="iCiel Avenir LT Std 35 Light" w:hAnsi="iCiel Avenir LT Std 35 Light" w:cs="Arial"/>
          <w:sz w:val="22"/>
          <w:szCs w:val="22"/>
          <w:rPrChange w:id="1748" w:author="An Tran, ACA (BUV)" w:date="2024-09-13T17:29:00Z" w16du:dateUtc="2024-09-13T10:29:00Z">
            <w:rPr>
              <w:ins w:id="1749" w:author="An Tran, ACA (BUV)" w:date="2024-09-12T15:45:00Z" w16du:dateUtc="2024-09-12T08:45:00Z"/>
              <w:rFonts w:ascii="iCiel Avenir LT Std 35 Light" w:hAnsi="iCiel Avenir LT Std 35 Light" w:cs="Arial"/>
              <w:sz w:val="22"/>
              <w:szCs w:val="22"/>
              <w:highlight w:val="yellow"/>
            </w:rPr>
          </w:rPrChange>
        </w:rPr>
      </w:pPr>
      <w:ins w:id="1750" w:author="An Tran, ACA (BUV)" w:date="2024-09-12T15:45:00Z" w16du:dateUtc="2024-09-12T08:45:00Z">
        <w:r w:rsidRPr="00863667">
          <w:rPr>
            <w:rFonts w:ascii="iCiel Avenir LT Std 35 Light" w:hAnsi="iCiel Avenir LT Std 35 Light" w:cs="Arial"/>
            <w:sz w:val="22"/>
            <w:szCs w:val="22"/>
            <w:rPrChange w:id="1751" w:author="An Tran, ACA (BUV)" w:date="2024-09-13T17:29:00Z" w16du:dateUtc="2024-09-13T10:29:00Z">
              <w:rPr>
                <w:rFonts w:ascii="iCiel Avenir LT Std 35 Light" w:hAnsi="iCiel Avenir LT Std 35 Light" w:cs="Arial"/>
                <w:sz w:val="22"/>
                <w:szCs w:val="22"/>
                <w:highlight w:val="yellow"/>
              </w:rPr>
            </w:rPrChange>
          </w:rPr>
          <w:t>Year-2 or year-3 students (level 5/6 or equivalent)</w:t>
        </w:r>
      </w:ins>
    </w:p>
    <w:p w14:paraId="452C70E6" w14:textId="77777777" w:rsidR="00050B84" w:rsidRPr="00863667" w:rsidRDefault="00050B84" w:rsidP="00050B84">
      <w:pPr>
        <w:pStyle w:val="paragraph"/>
        <w:numPr>
          <w:ilvl w:val="0"/>
          <w:numId w:val="83"/>
        </w:numPr>
        <w:tabs>
          <w:tab w:val="left" w:pos="630"/>
          <w:tab w:val="left" w:pos="720"/>
          <w:tab w:val="left" w:pos="1080"/>
        </w:tabs>
        <w:rPr>
          <w:ins w:id="1752" w:author="An Tran, ACA (BUV)" w:date="2024-09-12T15:45:00Z" w16du:dateUtc="2024-09-12T08:45:00Z"/>
          <w:rFonts w:ascii="iCiel Avenir LT Std 35 Light" w:hAnsi="iCiel Avenir LT Std 35 Light" w:cs="Arial"/>
          <w:sz w:val="22"/>
          <w:szCs w:val="22"/>
          <w:rPrChange w:id="1753" w:author="An Tran, ACA (BUV)" w:date="2024-09-13T17:29:00Z" w16du:dateUtc="2024-09-13T10:29:00Z">
            <w:rPr>
              <w:ins w:id="1754" w:author="An Tran, ACA (BUV)" w:date="2024-09-12T15:45:00Z" w16du:dateUtc="2024-09-12T08:45:00Z"/>
              <w:rFonts w:ascii="iCiel Avenir LT Std 35 Light" w:hAnsi="iCiel Avenir LT Std 35 Light" w:cs="Arial"/>
              <w:sz w:val="22"/>
              <w:szCs w:val="22"/>
              <w:highlight w:val="yellow"/>
            </w:rPr>
          </w:rPrChange>
        </w:rPr>
      </w:pPr>
      <w:ins w:id="1755" w:author="An Tran, ACA (BUV)" w:date="2024-09-12T15:45:00Z" w16du:dateUtc="2024-09-12T08:45:00Z">
        <w:r w:rsidRPr="00863667">
          <w:rPr>
            <w:rFonts w:ascii="iCiel Avenir LT Std 35 Light" w:hAnsi="iCiel Avenir LT Std 35 Light" w:cs="Arial"/>
            <w:sz w:val="22"/>
            <w:szCs w:val="22"/>
            <w:rPrChange w:id="1756" w:author="An Tran, ACA (BUV)" w:date="2024-09-13T17:29:00Z" w16du:dateUtc="2024-09-13T10:29:00Z">
              <w:rPr>
                <w:rFonts w:ascii="iCiel Avenir LT Std 35 Light" w:hAnsi="iCiel Avenir LT Std 35 Light" w:cs="Arial"/>
                <w:sz w:val="22"/>
                <w:szCs w:val="22"/>
                <w:highlight w:val="yellow"/>
              </w:rPr>
            </w:rPrChange>
          </w:rPr>
          <w:t>No re-sit (or fail) modules</w:t>
        </w:r>
      </w:ins>
    </w:p>
    <w:p w14:paraId="54F40224" w14:textId="77777777" w:rsidR="00050B84" w:rsidRPr="00863667" w:rsidRDefault="00050B84" w:rsidP="00050B84">
      <w:pPr>
        <w:pStyle w:val="paragraph"/>
        <w:numPr>
          <w:ilvl w:val="0"/>
          <w:numId w:val="83"/>
        </w:numPr>
        <w:tabs>
          <w:tab w:val="left" w:pos="630"/>
          <w:tab w:val="left" w:pos="720"/>
          <w:tab w:val="left" w:pos="1080"/>
        </w:tabs>
        <w:rPr>
          <w:ins w:id="1757" w:author="An Tran, ACA (BUV)" w:date="2024-09-12T15:45:00Z" w16du:dateUtc="2024-09-12T08:45:00Z"/>
          <w:rFonts w:ascii="iCiel Avenir LT Std 35 Light" w:hAnsi="iCiel Avenir LT Std 35 Light" w:cs="Arial"/>
          <w:sz w:val="22"/>
          <w:szCs w:val="22"/>
          <w:rPrChange w:id="1758" w:author="An Tran, ACA (BUV)" w:date="2024-09-13T17:29:00Z" w16du:dateUtc="2024-09-13T10:29:00Z">
            <w:rPr>
              <w:ins w:id="1759" w:author="An Tran, ACA (BUV)" w:date="2024-09-12T15:45:00Z" w16du:dateUtc="2024-09-12T08:45:00Z"/>
              <w:rFonts w:ascii="iCiel Avenir LT Std 35 Light" w:hAnsi="iCiel Avenir LT Std 35 Light" w:cs="Arial"/>
              <w:sz w:val="22"/>
              <w:szCs w:val="22"/>
              <w:highlight w:val="yellow"/>
            </w:rPr>
          </w:rPrChange>
        </w:rPr>
      </w:pPr>
      <w:ins w:id="1760" w:author="An Tran, ACA (BUV)" w:date="2024-09-12T15:45:00Z" w16du:dateUtc="2024-09-12T08:45:00Z">
        <w:r w:rsidRPr="00863667">
          <w:rPr>
            <w:rFonts w:ascii="iCiel Avenir LT Std 35 Light" w:hAnsi="iCiel Avenir LT Std 35 Light" w:cs="Arial"/>
            <w:sz w:val="22"/>
            <w:szCs w:val="22"/>
            <w:rPrChange w:id="1761" w:author="An Tran, ACA (BUV)" w:date="2024-09-13T17:29:00Z" w16du:dateUtc="2024-09-13T10:29:00Z">
              <w:rPr>
                <w:rFonts w:ascii="iCiel Avenir LT Std 35 Light" w:hAnsi="iCiel Avenir LT Std 35 Light" w:cs="Arial"/>
                <w:sz w:val="22"/>
                <w:szCs w:val="22"/>
                <w:highlight w:val="yellow"/>
              </w:rPr>
            </w:rPrChange>
          </w:rPr>
          <w:t>No academic misconduct issues</w:t>
        </w:r>
      </w:ins>
    </w:p>
    <w:p w14:paraId="30031012" w14:textId="77777777" w:rsidR="00050B84" w:rsidRPr="00863667" w:rsidRDefault="00050B84" w:rsidP="00050B84">
      <w:pPr>
        <w:pStyle w:val="paragraph"/>
        <w:numPr>
          <w:ilvl w:val="0"/>
          <w:numId w:val="83"/>
        </w:numPr>
        <w:tabs>
          <w:tab w:val="left" w:pos="630"/>
          <w:tab w:val="left" w:pos="720"/>
          <w:tab w:val="left" w:pos="1080"/>
        </w:tabs>
        <w:rPr>
          <w:ins w:id="1762" w:author="An Tran, ACA (BUV)" w:date="2024-09-12T15:45:00Z" w16du:dateUtc="2024-09-12T08:45:00Z"/>
          <w:rFonts w:ascii="iCiel Avenir LT Std 35 Light" w:hAnsi="iCiel Avenir LT Std 35 Light" w:cs="Arial"/>
          <w:sz w:val="22"/>
          <w:szCs w:val="22"/>
          <w:rPrChange w:id="1763" w:author="An Tran, ACA (BUV)" w:date="2024-09-13T17:29:00Z" w16du:dateUtc="2024-09-13T10:29:00Z">
            <w:rPr>
              <w:ins w:id="1764" w:author="An Tran, ACA (BUV)" w:date="2024-09-12T15:45:00Z" w16du:dateUtc="2024-09-12T08:45:00Z"/>
              <w:rFonts w:ascii="iCiel Avenir LT Std 35 Light" w:hAnsi="iCiel Avenir LT Std 35 Light" w:cs="Arial"/>
              <w:sz w:val="22"/>
              <w:szCs w:val="22"/>
              <w:highlight w:val="yellow"/>
            </w:rPr>
          </w:rPrChange>
        </w:rPr>
      </w:pPr>
      <w:ins w:id="1765" w:author="An Tran, ACA (BUV)" w:date="2024-09-12T15:45:00Z" w16du:dateUtc="2024-09-12T08:45:00Z">
        <w:r w:rsidRPr="00863667">
          <w:rPr>
            <w:rFonts w:ascii="iCiel Avenir LT Std 35 Light" w:hAnsi="iCiel Avenir LT Std 35 Light" w:cs="Arial"/>
            <w:sz w:val="22"/>
            <w:szCs w:val="22"/>
            <w:rPrChange w:id="1766" w:author="An Tran, ACA (BUV)" w:date="2024-09-13T17:29:00Z" w16du:dateUtc="2024-09-13T10:29:00Z">
              <w:rPr>
                <w:rFonts w:ascii="iCiel Avenir LT Std 35 Light" w:hAnsi="iCiel Avenir LT Std 35 Light" w:cs="Arial"/>
                <w:sz w:val="22"/>
                <w:szCs w:val="22"/>
                <w:highlight w:val="yellow"/>
              </w:rPr>
            </w:rPrChange>
          </w:rPr>
          <w:t>No financial obligations with BUV</w:t>
        </w:r>
      </w:ins>
    </w:p>
    <w:p w14:paraId="008C5916" w14:textId="77777777" w:rsidR="00050B84" w:rsidRPr="00863667" w:rsidRDefault="00050B84" w:rsidP="00050B84">
      <w:pPr>
        <w:pStyle w:val="paragraph"/>
        <w:tabs>
          <w:tab w:val="left" w:pos="630"/>
          <w:tab w:val="left" w:pos="720"/>
          <w:tab w:val="left" w:pos="1080"/>
        </w:tabs>
        <w:ind w:firstLine="0"/>
        <w:rPr>
          <w:ins w:id="1767" w:author="An Tran, ACA (BUV)" w:date="2024-09-12T15:45:00Z" w16du:dateUtc="2024-09-12T08:45:00Z"/>
          <w:rFonts w:ascii="iCiel Avenir LT Std 35 Light" w:hAnsi="iCiel Avenir LT Std 35 Light" w:cs="Arial"/>
          <w:sz w:val="22"/>
          <w:szCs w:val="22"/>
          <w:rPrChange w:id="1768" w:author="An Tran, ACA (BUV)" w:date="2024-09-13T17:29:00Z" w16du:dateUtc="2024-09-13T10:29:00Z">
            <w:rPr>
              <w:ins w:id="1769" w:author="An Tran, ACA (BUV)" w:date="2024-09-12T15:45:00Z" w16du:dateUtc="2024-09-12T08:45:00Z"/>
              <w:rFonts w:ascii="iCiel Avenir LT Std 35 Light" w:hAnsi="iCiel Avenir LT Std 35 Light" w:cs="Arial"/>
              <w:sz w:val="22"/>
              <w:szCs w:val="22"/>
              <w:highlight w:val="yellow"/>
            </w:rPr>
          </w:rPrChange>
        </w:rPr>
      </w:pPr>
      <w:ins w:id="1770" w:author="An Tran, ACA (BUV)" w:date="2024-09-12T15:45:00Z" w16du:dateUtc="2024-09-12T08:45:00Z">
        <w:r w:rsidRPr="00863667">
          <w:rPr>
            <w:rFonts w:ascii="iCiel Avenir LT Std 35 Light" w:hAnsi="iCiel Avenir LT Std 35 Light" w:cs="Arial"/>
            <w:sz w:val="22"/>
            <w:szCs w:val="22"/>
            <w:rPrChange w:id="1771" w:author="An Tran, ACA (BUV)" w:date="2024-09-13T17:29:00Z" w16du:dateUtc="2024-09-13T10:29:00Z">
              <w:rPr>
                <w:rFonts w:ascii="iCiel Avenir LT Std 35 Light" w:hAnsi="iCiel Avenir LT Std 35 Light" w:cs="Arial"/>
                <w:sz w:val="22"/>
                <w:szCs w:val="22"/>
                <w:highlight w:val="yellow"/>
              </w:rPr>
            </w:rPrChange>
          </w:rPr>
          <w:t>Application timeline of the Exchange Programme for the 24/25 academic year</w:t>
        </w:r>
        <w:r w:rsidRPr="00863667">
          <w:rPr>
            <w:rFonts w:ascii="iCiel Avenir LT Std 35 Light" w:hAnsi="iCiel Avenir LT Std 35 Light" w:cs="Arial"/>
            <w:sz w:val="22"/>
            <w:szCs w:val="22"/>
          </w:rPr>
          <w:t xml:space="preserve"> </w:t>
        </w:r>
      </w:ins>
    </w:p>
    <w:p w14:paraId="23424C9A" w14:textId="77777777" w:rsidR="00050B84" w:rsidRPr="00863667" w:rsidRDefault="00050B84" w:rsidP="00050B84">
      <w:pPr>
        <w:pStyle w:val="paragraph"/>
        <w:numPr>
          <w:ilvl w:val="0"/>
          <w:numId w:val="84"/>
        </w:numPr>
        <w:tabs>
          <w:tab w:val="left" w:pos="630"/>
          <w:tab w:val="left" w:pos="720"/>
          <w:tab w:val="left" w:pos="1080"/>
        </w:tabs>
        <w:rPr>
          <w:ins w:id="1772" w:author="An Tran, ACA (BUV)" w:date="2024-09-12T15:45:00Z" w16du:dateUtc="2024-09-12T08:45:00Z"/>
          <w:rFonts w:ascii="iCiel Avenir LT Std 35 Light" w:hAnsi="iCiel Avenir LT Std 35 Light" w:cs="Arial"/>
          <w:sz w:val="22"/>
          <w:szCs w:val="22"/>
          <w:rPrChange w:id="1773" w:author="An Tran, ACA (BUV)" w:date="2024-09-13T17:29:00Z" w16du:dateUtc="2024-09-13T10:29:00Z">
            <w:rPr>
              <w:ins w:id="1774" w:author="An Tran, ACA (BUV)" w:date="2024-09-12T15:45:00Z" w16du:dateUtc="2024-09-12T08:45:00Z"/>
              <w:rFonts w:ascii="iCiel Avenir LT Std 35 Light" w:hAnsi="iCiel Avenir LT Std 35 Light" w:cs="Arial"/>
              <w:sz w:val="22"/>
              <w:szCs w:val="22"/>
              <w:highlight w:val="yellow"/>
            </w:rPr>
          </w:rPrChange>
        </w:rPr>
      </w:pPr>
      <w:ins w:id="1775" w:author="An Tran, ACA (BUV)" w:date="2024-09-12T15:45:00Z" w16du:dateUtc="2024-09-12T08:45:00Z">
        <w:r w:rsidRPr="00863667">
          <w:rPr>
            <w:rFonts w:ascii="iCiel Avenir LT Std 35 Light" w:hAnsi="iCiel Avenir LT Std 35 Light" w:cs="Arial"/>
            <w:sz w:val="22"/>
            <w:szCs w:val="22"/>
            <w:rPrChange w:id="1776" w:author="An Tran, ACA (BUV)" w:date="2024-09-13T17:29:00Z" w16du:dateUtc="2024-09-13T10:29:00Z">
              <w:rPr>
                <w:rFonts w:ascii="iCiel Avenir LT Std 35 Light" w:hAnsi="iCiel Avenir LT Std 35 Light" w:cs="Arial"/>
                <w:sz w:val="22"/>
                <w:szCs w:val="22"/>
                <w:highlight w:val="yellow"/>
              </w:rPr>
            </w:rPrChange>
          </w:rPr>
          <w:t>Fall semester: 19th February 2024 – 18th March 2024</w:t>
        </w:r>
      </w:ins>
    </w:p>
    <w:p w14:paraId="41817ED9" w14:textId="77777777" w:rsidR="00050B84" w:rsidRPr="00863667" w:rsidRDefault="00050B84" w:rsidP="00050B84">
      <w:pPr>
        <w:pStyle w:val="paragraph"/>
        <w:numPr>
          <w:ilvl w:val="0"/>
          <w:numId w:val="84"/>
        </w:numPr>
        <w:tabs>
          <w:tab w:val="left" w:pos="630"/>
          <w:tab w:val="left" w:pos="720"/>
          <w:tab w:val="left" w:pos="1080"/>
        </w:tabs>
        <w:rPr>
          <w:ins w:id="1777" w:author="An Tran, ACA (BUV)" w:date="2024-09-12T15:45:00Z" w16du:dateUtc="2024-09-12T08:45:00Z"/>
          <w:rFonts w:ascii="iCiel Avenir LT Std 35 Light" w:hAnsi="iCiel Avenir LT Std 35 Light" w:cs="Arial"/>
          <w:sz w:val="22"/>
          <w:szCs w:val="22"/>
        </w:rPr>
      </w:pPr>
      <w:ins w:id="1778" w:author="An Tran, ACA (BUV)" w:date="2024-09-12T15:45:00Z" w16du:dateUtc="2024-09-12T08:45:00Z">
        <w:r w:rsidRPr="00863667">
          <w:rPr>
            <w:rFonts w:ascii="iCiel Avenir LT Std 35 Light" w:hAnsi="iCiel Avenir LT Std 35 Light" w:cs="Arial"/>
            <w:sz w:val="22"/>
            <w:szCs w:val="22"/>
            <w:rPrChange w:id="1779" w:author="An Tran, ACA (BUV)" w:date="2024-09-13T17:29:00Z" w16du:dateUtc="2024-09-13T10:29:00Z">
              <w:rPr>
                <w:rFonts w:ascii="iCiel Avenir LT Std 35 Light" w:hAnsi="iCiel Avenir LT Std 35 Light" w:cs="Arial"/>
                <w:sz w:val="22"/>
                <w:szCs w:val="22"/>
                <w:highlight w:val="yellow"/>
              </w:rPr>
            </w:rPrChange>
          </w:rPr>
          <w:t>Spring semester: 16th July 2024 – 15 August 2024</w:t>
        </w:r>
      </w:ins>
    </w:p>
    <w:p w14:paraId="2AD3A646" w14:textId="77777777" w:rsidR="004B5AA6" w:rsidRPr="00863667" w:rsidRDefault="004B5AA6" w:rsidP="004B5AA6">
      <w:pPr>
        <w:pStyle w:val="paragraph"/>
        <w:tabs>
          <w:tab w:val="left" w:pos="630"/>
          <w:tab w:val="left" w:pos="720"/>
          <w:tab w:val="left" w:pos="1080"/>
        </w:tabs>
        <w:ind w:firstLine="0"/>
        <w:rPr>
          <w:ins w:id="1780" w:author="An Tran, ACA (BUV)" w:date="2024-09-12T22:48:00Z" w16du:dateUtc="2024-09-12T15:48:00Z"/>
          <w:rFonts w:ascii="iCiel Avenir LT Std 35 Light" w:hAnsi="iCiel Avenir LT Std 35 Light" w:cs="Arial"/>
          <w:sz w:val="22"/>
          <w:szCs w:val="22"/>
          <w:lang w:val="vi-VN"/>
        </w:rPr>
      </w:pPr>
      <w:ins w:id="1781" w:author="An Tran, ACA (BUV)" w:date="2024-09-12T22:48:00Z" w16du:dateUtc="2024-09-12T15:48:00Z">
        <w:r w:rsidRPr="00863667">
          <w:rPr>
            <w:rFonts w:ascii="iCiel Avenir LT Std 35 Light" w:hAnsi="iCiel Avenir LT Std 35 Light" w:cs="Arial"/>
            <w:sz w:val="22"/>
            <w:szCs w:val="22"/>
            <w:lang w:val="vi-VN"/>
          </w:rPr>
          <w:t>The Transfer programme is a programme in which students will terminate their studies at BUV to complete the progamme and receive a degree at his/her desired university, under the condition that they meet entry requirements of the chosen programme of the institution.</w:t>
        </w:r>
      </w:ins>
    </w:p>
    <w:p w14:paraId="0BB64535" w14:textId="149E8D5F" w:rsidR="00050B84" w:rsidRPr="00863667" w:rsidRDefault="004B5AA6" w:rsidP="004B5AA6">
      <w:pPr>
        <w:pStyle w:val="paragraph"/>
        <w:tabs>
          <w:tab w:val="left" w:pos="630"/>
          <w:tab w:val="left" w:pos="720"/>
          <w:tab w:val="left" w:pos="1080"/>
        </w:tabs>
        <w:ind w:firstLine="0"/>
        <w:rPr>
          <w:ins w:id="1782" w:author="An Tran, ACA (BUV)" w:date="2024-09-12T15:45:00Z" w16du:dateUtc="2024-09-12T08:45:00Z"/>
          <w:rFonts w:ascii="iCiel Avenir LT Std 35 Light" w:hAnsi="iCiel Avenir LT Std 35 Light" w:cs="Arial"/>
          <w:sz w:val="22"/>
          <w:szCs w:val="22"/>
        </w:rPr>
      </w:pPr>
      <w:ins w:id="1783" w:author="An Tran, ACA (BUV)" w:date="2024-09-12T22:48:00Z" w16du:dateUtc="2024-09-12T15:48:00Z">
        <w:r w:rsidRPr="00863667">
          <w:rPr>
            <w:rFonts w:ascii="iCiel Avenir LT Std 35 Light" w:hAnsi="iCiel Avenir LT Std 35 Light" w:cs="Arial"/>
            <w:sz w:val="22"/>
            <w:szCs w:val="22"/>
            <w:lang w:val="vi-VN"/>
          </w:rPr>
          <w:t>If students wish to transfer to Arts University Bournemouth (AUB), students will become AUB international students and will pay the tuition fee rate stated by AUB. The credits earned while studying AUB programmes at BUV may be accepted partially or fully when students apply to the same or different programme at AUB in the UK. It should be noted that the majority’s name on AUB diploma may be different from BUV one. BUV will support students’ transfer application in consulting, facilitating the transfer process and providing necessary documents.</w:t>
        </w:r>
      </w:ins>
      <w:ins w:id="1784" w:author="An Tran, ACA (BUV)" w:date="2024-09-12T15:45:00Z" w16du:dateUtc="2024-09-12T08:45:00Z">
        <w:r w:rsidR="00050B84" w:rsidRPr="00863667">
          <w:rPr>
            <w:rFonts w:ascii="iCiel Avenir LT Std 35 Light" w:hAnsi="iCiel Avenir LT Std 35 Light" w:cs="Arial"/>
            <w:sz w:val="22"/>
            <w:szCs w:val="22"/>
            <w:lang w:val="vi-VN"/>
          </w:rPr>
          <w:t xml:space="preserve">  </w:t>
        </w:r>
      </w:ins>
    </w:p>
    <w:p w14:paraId="6A89B919" w14:textId="77777777" w:rsidR="00050B84" w:rsidRPr="00863667" w:rsidRDefault="00050B84" w:rsidP="00050B84">
      <w:pPr>
        <w:ind w:firstLine="0"/>
        <w:rPr>
          <w:ins w:id="1785" w:author="An Tran, ACA (BUV)" w:date="2024-09-12T15:45:00Z" w16du:dateUtc="2024-09-12T08:45:00Z"/>
          <w:rFonts w:ascii="iCiel Avenir LT Std 35 Light" w:hAnsi="iCiel Avenir LT Std 35 Light" w:cs="Arial"/>
          <w:sz w:val="22"/>
          <w:szCs w:val="22"/>
          <w:lang w:eastAsia="en-US"/>
        </w:rPr>
      </w:pPr>
      <w:ins w:id="1786" w:author="An Tran, ACA (BUV)" w:date="2024-09-12T15:45:00Z" w16du:dateUtc="2024-09-12T08:45:00Z">
        <w:r w:rsidRPr="00863667">
          <w:rPr>
            <w:rFonts w:ascii="iCiel Avenir LT Std 35 Light" w:hAnsi="iCiel Avenir LT Std 35 Light"/>
            <w:noProof/>
            <w:sz w:val="22"/>
            <w:szCs w:val="22"/>
          </w:rPr>
          <w:drawing>
            <wp:anchor distT="0" distB="0" distL="114300" distR="114300" simplePos="0" relativeHeight="251693056" behindDoc="1" locked="0" layoutInCell="1" allowOverlap="1" wp14:anchorId="0AC19D33" wp14:editId="19FE4E2A">
              <wp:simplePos x="0" y="0"/>
              <wp:positionH relativeFrom="column">
                <wp:posOffset>746760</wp:posOffset>
              </wp:positionH>
              <wp:positionV relativeFrom="paragraph">
                <wp:posOffset>522605</wp:posOffset>
              </wp:positionV>
              <wp:extent cx="844550" cy="844550"/>
              <wp:effectExtent l="0" t="0" r="0" b="0"/>
              <wp:wrapTight wrapText="bothSides">
                <wp:wrapPolygon edited="0">
                  <wp:start x="0" y="0"/>
                  <wp:lineTo x="0" y="20950"/>
                  <wp:lineTo x="20950" y="20950"/>
                  <wp:lineTo x="20950" y="0"/>
                  <wp:lineTo x="0" y="0"/>
                </wp:wrapPolygon>
              </wp:wrapTight>
              <wp:docPr id="816437901"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667">
          <w:rPr>
            <w:rFonts w:ascii="iCiel Avenir LT Std 35 Light" w:hAnsi="iCiel Avenir LT Std 35 Light" w:cs="Arial"/>
            <w:sz w:val="22"/>
            <w:szCs w:val="22"/>
          </w:rPr>
          <w:t xml:space="preserve">Students are recommended to start applying for the transfer programme after their Year 2 Semester 1. </w:t>
        </w:r>
        <w:r w:rsidRPr="00863667">
          <w:rPr>
            <w:rFonts w:ascii="iCiel Avenir LT Std 35 Light" w:hAnsi="iCiel Avenir LT Std 35 Light" w:cs="Arial"/>
            <w:sz w:val="22"/>
            <w:szCs w:val="22"/>
            <w:lang w:eastAsia="en-US"/>
          </w:rPr>
          <w:t xml:space="preserve">Students can explore the updated list of BUV’s partner institutions through </w:t>
        </w:r>
        <w:r w:rsidRPr="00863667">
          <w:rPr>
            <w:rFonts w:ascii="iCiel Avenir LT Std 35 Light" w:hAnsi="iCiel Avenir LT Std 35 Light"/>
            <w:rPrChange w:id="1787" w:author="An Tran, ACA (BUV)" w:date="2024-09-13T17:29:00Z" w16du:dateUtc="2024-09-13T10:29:00Z">
              <w:rPr/>
            </w:rPrChange>
          </w:rPr>
          <w:fldChar w:fldCharType="begin"/>
        </w:r>
        <w:r w:rsidRPr="00863667">
          <w:rPr>
            <w:rFonts w:ascii="iCiel Avenir LT Std 35 Light" w:hAnsi="iCiel Avenir LT Std 35 Light"/>
            <w:rPrChange w:id="1788" w:author="An Tran, ACA (BUV)" w:date="2024-09-13T17:29:00Z" w16du:dateUtc="2024-09-13T10:29:00Z">
              <w:rPr/>
            </w:rPrChange>
          </w:rPr>
          <w:instrText>HYPERLINK "https://buveduvn0-my.sharepoint.com/personal/thuy_nt5_buv_edu_vn/_layouts/15/guestaccess.aspx?share=EeO90yZx2N9CiItNEIsbH0gBHGlgK9SAzAm3_Vxrqg2-Jw&amp;e=xAUjJv"</w:instrText>
        </w:r>
        <w:r w:rsidRPr="00B8666B">
          <w:rPr>
            <w:rFonts w:ascii="iCiel Avenir LT Std 35 Light" w:hAnsi="iCiel Avenir LT Std 35 Light"/>
          </w:rPr>
        </w:r>
        <w:r w:rsidRPr="00863667">
          <w:rPr>
            <w:rPrChange w:id="1789" w:author="An Tran, ACA (BUV)" w:date="2024-09-13T17:29:00Z" w16du:dateUtc="2024-09-13T10:29:00Z">
              <w:rPr>
                <w:rStyle w:val="Hyperlink"/>
                <w:rFonts w:ascii="iCiel Avenir LT Std 35 Light" w:hAnsi="iCiel Avenir LT Std 35 Light" w:cs="Arial"/>
                <w:sz w:val="22"/>
                <w:szCs w:val="22"/>
                <w:lang w:eastAsia="en-US"/>
              </w:rPr>
            </w:rPrChange>
          </w:rPr>
          <w:fldChar w:fldCharType="separate"/>
        </w:r>
        <w:r w:rsidRPr="00863667">
          <w:rPr>
            <w:rStyle w:val="Hyperlink"/>
            <w:rFonts w:ascii="iCiel Avenir LT Std 35 Light" w:hAnsi="iCiel Avenir LT Std 35 Light" w:cs="Arial"/>
            <w:sz w:val="22"/>
            <w:szCs w:val="22"/>
            <w:lang w:eastAsia="en-US"/>
          </w:rPr>
          <w:t>this link</w:t>
        </w:r>
        <w:r w:rsidRPr="00863667">
          <w:rPr>
            <w:rStyle w:val="Hyperlink"/>
            <w:rFonts w:ascii="iCiel Avenir LT Std 35 Light" w:hAnsi="iCiel Avenir LT Std 35 Light" w:cs="Arial"/>
            <w:sz w:val="22"/>
            <w:szCs w:val="22"/>
            <w:lang w:eastAsia="en-US"/>
          </w:rPr>
          <w:fldChar w:fldCharType="end"/>
        </w:r>
        <w:r w:rsidRPr="00863667">
          <w:rPr>
            <w:rFonts w:ascii="iCiel Avenir LT Std 35 Light" w:hAnsi="iCiel Avenir LT Std 35 Light" w:cs="Arial"/>
            <w:sz w:val="22"/>
            <w:szCs w:val="22"/>
            <w:lang w:eastAsia="en-US"/>
          </w:rPr>
          <w:t xml:space="preserve"> or by scanning this QR code. </w:t>
        </w:r>
      </w:ins>
    </w:p>
    <w:p w14:paraId="408EF2C9" w14:textId="77777777" w:rsidR="00050B84" w:rsidRPr="00863667" w:rsidRDefault="00050B84" w:rsidP="00050B84">
      <w:pPr>
        <w:pStyle w:val="paragraph"/>
        <w:tabs>
          <w:tab w:val="left" w:pos="630"/>
          <w:tab w:val="left" w:pos="720"/>
          <w:tab w:val="left" w:pos="1080"/>
        </w:tabs>
        <w:ind w:firstLine="0"/>
        <w:rPr>
          <w:ins w:id="1790" w:author="An Tran, ACA (BUV)" w:date="2024-09-12T15:45:00Z" w16du:dateUtc="2024-09-12T08:45:00Z"/>
          <w:rFonts w:ascii="iCiel Avenir LT Std 35 Light" w:hAnsi="iCiel Avenir LT Std 35 Light" w:cs="Arial"/>
          <w:sz w:val="22"/>
          <w:szCs w:val="22"/>
        </w:rPr>
      </w:pPr>
    </w:p>
    <w:p w14:paraId="4704E8C7" w14:textId="77777777" w:rsidR="00050B84" w:rsidRPr="00863667" w:rsidRDefault="00050B84" w:rsidP="00050B84">
      <w:pPr>
        <w:pStyle w:val="paragraph"/>
        <w:tabs>
          <w:tab w:val="left" w:pos="630"/>
          <w:tab w:val="left" w:pos="720"/>
          <w:tab w:val="left" w:pos="1080"/>
        </w:tabs>
        <w:ind w:firstLine="0"/>
        <w:rPr>
          <w:ins w:id="1791" w:author="An Tran, ACA (BUV)" w:date="2024-09-12T15:45:00Z" w16du:dateUtc="2024-09-12T08:45:00Z"/>
          <w:rFonts w:ascii="iCiel Avenir LT Std 35 Light" w:hAnsi="iCiel Avenir LT Std 35 Light" w:cs="Arial"/>
          <w:sz w:val="22"/>
          <w:szCs w:val="22"/>
          <w:lang w:val="vi-VN"/>
        </w:rPr>
      </w:pPr>
      <w:ins w:id="1792" w:author="An Tran, ACA (BUV)" w:date="2024-09-12T15:45:00Z" w16du:dateUtc="2024-09-12T08:45:00Z">
        <w:r w:rsidRPr="00863667">
          <w:rPr>
            <w:rFonts w:ascii="iCiel Avenir LT Std 35 Light" w:hAnsi="iCiel Avenir LT Std 35 Light" w:cs="Arial"/>
            <w:sz w:val="22"/>
            <w:szCs w:val="22"/>
            <w:lang w:val="vi-VN"/>
          </w:rPr>
          <w:t xml:space="preserve">When student decides to take up an exchange or a transfer, they can email to the BUV International Office at </w:t>
        </w:r>
        <w:r w:rsidRPr="00863667">
          <w:rPr>
            <w:rFonts w:ascii="iCiel Avenir LT Std 35 Light" w:hAnsi="iCiel Avenir LT Std 35 Light"/>
            <w:rPrChange w:id="1793" w:author="An Tran, ACA (BUV)" w:date="2024-09-13T17:29:00Z" w16du:dateUtc="2024-09-13T10:29:00Z">
              <w:rPr/>
            </w:rPrChange>
          </w:rPr>
          <w:fldChar w:fldCharType="begin"/>
        </w:r>
        <w:r w:rsidRPr="00863667">
          <w:rPr>
            <w:rFonts w:ascii="iCiel Avenir LT Std 35 Light" w:hAnsi="iCiel Avenir LT Std 35 Light"/>
            <w:rPrChange w:id="1794" w:author="An Tran, ACA (BUV)" w:date="2024-09-13T17:29:00Z" w16du:dateUtc="2024-09-13T10:29:00Z">
              <w:rPr/>
            </w:rPrChange>
          </w:rPr>
          <w:instrText>HYPERLINK "mailto:international@buv.edu.vn"</w:instrText>
        </w:r>
        <w:r w:rsidRPr="00B8666B">
          <w:rPr>
            <w:rFonts w:ascii="iCiel Avenir LT Std 35 Light" w:hAnsi="iCiel Avenir LT Std 35 Light"/>
          </w:rPr>
        </w:r>
        <w:r w:rsidRPr="00863667">
          <w:rPr>
            <w:rPrChange w:id="1795"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Pr>
            <w:rStyle w:val="Hyperlink"/>
            <w:rFonts w:ascii="iCiel Avenir LT Std 35 Light" w:hAnsi="iCiel Avenir LT Std 35 Light" w:cs="Arial"/>
            <w:sz w:val="22"/>
            <w:szCs w:val="22"/>
            <w:lang w:val="vi-VN"/>
          </w:rPr>
          <w:t>international@buv.edu.vn</w:t>
        </w:r>
        <w:r w:rsidRPr="00863667">
          <w:rPr>
            <w:rStyle w:val="Hyperlink"/>
            <w:rFonts w:ascii="iCiel Avenir LT Std 35 Light" w:hAnsi="iCiel Avenir LT Std 35 Light" w:cs="Arial"/>
            <w:sz w:val="22"/>
            <w:szCs w:val="22"/>
            <w:lang w:val="vi-VN"/>
          </w:rPr>
          <w:fldChar w:fldCharType="end"/>
        </w:r>
        <w:r w:rsidRPr="00863667">
          <w:rPr>
            <w:rFonts w:ascii="iCiel Avenir LT Std 35 Light" w:hAnsi="iCiel Avenir LT Std 35 Light" w:cs="Arial"/>
            <w:sz w:val="22"/>
            <w:szCs w:val="22"/>
            <w:lang w:val="vi-VN"/>
          </w:rPr>
          <w:t xml:space="preserve"> or call to hotline number 0936 399 918.</w:t>
        </w:r>
      </w:ins>
    </w:p>
    <w:p w14:paraId="2262F961" w14:textId="77777777" w:rsidR="00050B84" w:rsidRPr="00863667" w:rsidRDefault="00050B84" w:rsidP="00050B84">
      <w:pPr>
        <w:pStyle w:val="paragraph"/>
        <w:tabs>
          <w:tab w:val="left" w:pos="630"/>
          <w:tab w:val="left" w:pos="720"/>
          <w:tab w:val="left" w:pos="1080"/>
        </w:tabs>
        <w:ind w:firstLine="0"/>
        <w:textAlignment w:val="baseline"/>
        <w:rPr>
          <w:ins w:id="1796" w:author="An Tran, ACA (BUV)" w:date="2024-09-12T15:45:00Z" w16du:dateUtc="2024-09-12T08:45:00Z"/>
          <w:rFonts w:ascii="iCiel Avenir LT Std 35 Light" w:hAnsi="iCiel Avenir LT Std 35 Light" w:cs="Arial"/>
          <w:i/>
          <w:iCs/>
          <w:sz w:val="22"/>
          <w:szCs w:val="22"/>
          <w:lang w:val="vi-VN"/>
        </w:rPr>
      </w:pPr>
      <w:ins w:id="1797" w:author="An Tran, ACA (BUV)" w:date="2024-09-12T15:45:00Z" w16du:dateUtc="2024-09-12T08:45:00Z">
        <w:r w:rsidRPr="00863667">
          <w:rPr>
            <w:rFonts w:ascii="iCiel Avenir LT Std 35 Light" w:hAnsi="iCiel Avenir LT Std 35 Light" w:cs="Arial"/>
            <w:i/>
            <w:iCs/>
            <w:sz w:val="22"/>
            <w:szCs w:val="22"/>
            <w:lang w:val="vi-VN"/>
          </w:rPr>
          <w: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tiếp tục chương trình học tại BUV và tốt nghiệp. Có 2 hình thức trao đổi: trao đổi tích lũy tín chỉ và trao đổi không tích lũy tín chỉ. </w:t>
        </w:r>
      </w:ins>
    </w:p>
    <w:p w14:paraId="4A05C4F8" w14:textId="77777777" w:rsidR="00050B84" w:rsidRPr="00863667" w:rsidRDefault="00050B84" w:rsidP="00050B84">
      <w:pPr>
        <w:pStyle w:val="paragraph"/>
        <w:tabs>
          <w:tab w:val="left" w:pos="630"/>
          <w:tab w:val="left" w:pos="720"/>
          <w:tab w:val="left" w:pos="1080"/>
        </w:tabs>
        <w:ind w:firstLine="0"/>
        <w:textAlignment w:val="baseline"/>
        <w:rPr>
          <w:ins w:id="1798" w:author="An Tran, ACA (BUV)" w:date="2024-09-12T15:45:00Z" w16du:dateUtc="2024-09-12T08:45:00Z"/>
          <w:rFonts w:ascii="iCiel Avenir LT Std 35 Light" w:hAnsi="iCiel Avenir LT Std 35 Light" w:cs="Arial"/>
          <w:i/>
          <w:iCs/>
          <w:sz w:val="22"/>
          <w:szCs w:val="22"/>
          <w:lang w:val="vi-VN"/>
        </w:rPr>
      </w:pPr>
      <w:ins w:id="1799" w:author="An Tran, ACA (BUV)" w:date="2024-09-12T15:45:00Z" w16du:dateUtc="2024-09-12T08:45:00Z">
        <w:r w:rsidRPr="00863667">
          <w:rPr>
            <w:rFonts w:ascii="iCiel Avenir LT Std 35 Light" w:hAnsi="iCiel Avenir LT Std 35 Light" w:cs="Arial"/>
            <w:i/>
            <w:iCs/>
            <w:sz w:val="22"/>
            <w:szCs w:val="22"/>
            <w:lang w:val="vi-VN"/>
          </w:rPr>
          <w:t>Chương trình trao đổi sinh viên sẽ mang lại cho sinh viên những lợi ích sau đây:</w:t>
        </w:r>
      </w:ins>
    </w:p>
    <w:p w14:paraId="5A6249EA" w14:textId="77777777" w:rsidR="00050B84" w:rsidRPr="00863667" w:rsidRDefault="00050B84" w:rsidP="00050B84">
      <w:pPr>
        <w:pStyle w:val="paragraph"/>
        <w:tabs>
          <w:tab w:val="left" w:pos="630"/>
          <w:tab w:val="left" w:pos="720"/>
          <w:tab w:val="left" w:pos="1080"/>
        </w:tabs>
        <w:ind w:firstLine="0"/>
        <w:textAlignment w:val="baseline"/>
        <w:rPr>
          <w:ins w:id="1800" w:author="An Tran, ACA (BUV)" w:date="2024-09-12T15:45:00Z" w16du:dateUtc="2024-09-12T08:45:00Z"/>
          <w:rFonts w:ascii="iCiel Avenir LT Std 35 Light" w:hAnsi="iCiel Avenir LT Std 35 Light" w:cs="Arial"/>
          <w:i/>
          <w:iCs/>
          <w:sz w:val="22"/>
          <w:szCs w:val="22"/>
          <w:lang w:val="vi-VN"/>
        </w:rPr>
      </w:pPr>
      <w:ins w:id="1801" w:author="An Tran, ACA (BUV)" w:date="2024-09-12T15:45:00Z" w16du:dateUtc="2024-09-12T08:45:00Z">
        <w:r w:rsidRPr="00863667">
          <w:rPr>
            <w:rFonts w:ascii="iCiel Avenir LT Std 35 Light" w:hAnsi="iCiel Avenir LT Std 35 Light" w:cs="Arial"/>
            <w:i/>
            <w:iCs/>
            <w:sz w:val="22"/>
            <w:szCs w:val="22"/>
            <w:lang w:val="vi-VN"/>
          </w:rPr>
          <w:t>Trải nghiệm môi trường học tập tại nước ngoài, đồng thời tích lũy thêm nhiều kinh nghiệm và kỹ năng mới.</w:t>
        </w:r>
      </w:ins>
    </w:p>
    <w:p w14:paraId="07BA7E76" w14:textId="77777777" w:rsidR="00050B84" w:rsidRPr="00863667" w:rsidRDefault="00050B84" w:rsidP="00050B84">
      <w:pPr>
        <w:pStyle w:val="paragraph"/>
        <w:tabs>
          <w:tab w:val="left" w:pos="630"/>
          <w:tab w:val="left" w:pos="720"/>
          <w:tab w:val="left" w:pos="1080"/>
        </w:tabs>
        <w:ind w:firstLine="0"/>
        <w:textAlignment w:val="baseline"/>
        <w:rPr>
          <w:ins w:id="1802" w:author="An Tran, ACA (BUV)" w:date="2024-09-12T15:45:00Z" w16du:dateUtc="2024-09-12T08:45:00Z"/>
          <w:rFonts w:ascii="iCiel Avenir LT Std 35 Light" w:hAnsi="iCiel Avenir LT Std 35 Light" w:cs="Arial"/>
          <w:i/>
          <w:iCs/>
          <w:sz w:val="22"/>
          <w:szCs w:val="22"/>
        </w:rPr>
      </w:pPr>
      <w:ins w:id="1803" w:author="An Tran, ACA (BUV)" w:date="2024-09-12T15:45:00Z" w16du:dateUtc="2024-09-12T08:45:00Z">
        <w:r w:rsidRPr="00863667">
          <w:rPr>
            <w:rFonts w:ascii="iCiel Avenir LT Std 35 Light" w:hAnsi="iCiel Avenir LT Std 35 Light" w:cs="Arial"/>
            <w:i/>
            <w:iCs/>
            <w:sz w:val="22"/>
            <w:szCs w:val="22"/>
            <w:lang w:val="vi-VN"/>
          </w:rPr>
          <w:t>Được hưởng mức học phí của BUV trong quá trình trao đổi nếu tham gia chương trình trao đổi tích lũy tín chỉ và không đóng học phí nếu tham gia chương trình trao đổi không tích lũy tín chỉ.  Sinh viên không phải đóng học phí cho trường đối tác, tuy nhiên sinh viên sẽ có thể phải đóng một số phí theo quy định của trường đối tác như dịch vụ phí hoặc học liệu, và tự chi trả các chi phí cá nhân khác như vé máy bay, visa, chi phí ăn ở, sinh hoạt, ... trong thời gian học trao đổi bên nước ngoài.</w:t>
        </w:r>
      </w:ins>
    </w:p>
    <w:p w14:paraId="1892304A" w14:textId="77777777" w:rsidR="00050B84" w:rsidRPr="00863667" w:rsidRDefault="00050B84" w:rsidP="00050B84">
      <w:pPr>
        <w:pStyle w:val="paragraph"/>
        <w:tabs>
          <w:tab w:val="left" w:pos="630"/>
          <w:tab w:val="left" w:pos="720"/>
          <w:tab w:val="left" w:pos="1080"/>
        </w:tabs>
        <w:ind w:firstLine="0"/>
        <w:rPr>
          <w:ins w:id="1804" w:author="An Tran, ACA (BUV)" w:date="2024-09-12T15:45:00Z" w16du:dateUtc="2024-09-12T08:45:00Z"/>
          <w:rFonts w:ascii="iCiel Avenir LT Std 35 Light" w:hAnsi="iCiel Avenir LT Std 35 Light" w:cs="Arial"/>
          <w:i/>
          <w:iCs/>
          <w:sz w:val="22"/>
          <w:szCs w:val="22"/>
        </w:rPr>
      </w:pPr>
      <w:ins w:id="1805" w:author="An Tran, ACA (BUV)" w:date="2024-09-12T15:45:00Z" w16du:dateUtc="2024-09-12T08:45:00Z">
        <w:r w:rsidRPr="00863667">
          <w:rPr>
            <w:rFonts w:ascii="iCiel Avenir LT Std 35 Light" w:hAnsi="iCiel Avenir LT Std 35 Light" w:cs="Arial"/>
            <w:i/>
            <w:iCs/>
            <w:sz w:val="22"/>
            <w:szCs w:val="22"/>
            <w:lang w:val="vi-VN"/>
          </w:rPr>
          <w:t>Sinh viên được khuyến khích đi trao đổi vào năm 2, và sinh viên cần đăng kí tham gia chương trình với phòng Hợp tác Quốc tế trong giời gian đăng kí được thông báo (thường được thông báo sau kì 1 hoặc kì 2 năm 1).</w:t>
        </w:r>
      </w:ins>
    </w:p>
    <w:p w14:paraId="3B533BEF" w14:textId="77777777" w:rsidR="00050B84" w:rsidRPr="00863667" w:rsidRDefault="00050B84" w:rsidP="00050B84">
      <w:pPr>
        <w:pStyle w:val="paragraph"/>
        <w:tabs>
          <w:tab w:val="left" w:pos="630"/>
          <w:tab w:val="left" w:pos="720"/>
          <w:tab w:val="left" w:pos="1080"/>
        </w:tabs>
        <w:ind w:firstLine="0"/>
        <w:rPr>
          <w:ins w:id="1806"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07" w:author="An Tran, ACA (BUV)" w:date="2024-09-13T17:29:00Z" w16du:dateUtc="2024-09-13T10:29:00Z">
            <w:rPr>
              <w:ins w:id="1808"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09"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10"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Điều kiện của chương trình trao đổi bao gồm:</w:t>
        </w:r>
        <w:r w:rsidRPr="00863667">
          <w:rPr>
            <w:rFonts w:ascii="iCiel Avenir LT Std 35 Light" w:eastAsia="iCiel Avenir LT Std 55 Roman" w:hAnsi="iCiel Avenir LT Std 35 Light" w:cs="iCiel Avenir LT Std 55 Roman"/>
            <w:i/>
            <w:iCs/>
            <w:color w:val="000000" w:themeColor="text1"/>
            <w:sz w:val="22"/>
            <w:szCs w:val="22"/>
            <w:rPrChange w:id="1811"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rPr>
            </w:rPrChange>
          </w:rPr>
          <w:t xml:space="preserve"> </w:t>
        </w:r>
      </w:ins>
    </w:p>
    <w:p w14:paraId="032F0A62" w14:textId="77777777" w:rsidR="00050B84" w:rsidRPr="00863667" w:rsidRDefault="00050B84" w:rsidP="00050B84">
      <w:pPr>
        <w:pStyle w:val="paragraph"/>
        <w:numPr>
          <w:ilvl w:val="0"/>
          <w:numId w:val="79"/>
        </w:numPr>
        <w:tabs>
          <w:tab w:val="left" w:pos="630"/>
          <w:tab w:val="left" w:pos="720"/>
          <w:tab w:val="left" w:pos="1080"/>
        </w:tabs>
        <w:rPr>
          <w:ins w:id="1812"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13" w:author="An Tran, ACA (BUV)" w:date="2024-09-13T17:29:00Z" w16du:dateUtc="2024-09-13T10:29:00Z">
            <w:rPr>
              <w:ins w:id="1814"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15"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16"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Đối với chương trình tích lũy tín chỉ:</w:t>
        </w:r>
      </w:ins>
    </w:p>
    <w:p w14:paraId="3EADFAD0" w14:textId="77777777" w:rsidR="00050B84" w:rsidRPr="00863667" w:rsidRDefault="00050B84" w:rsidP="00050B84">
      <w:pPr>
        <w:pStyle w:val="paragraph"/>
        <w:numPr>
          <w:ilvl w:val="0"/>
          <w:numId w:val="78"/>
        </w:numPr>
        <w:tabs>
          <w:tab w:val="left" w:pos="630"/>
          <w:tab w:val="left" w:pos="720"/>
          <w:tab w:val="left" w:pos="1080"/>
        </w:tabs>
        <w:rPr>
          <w:ins w:id="1817"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18" w:author="An Tran, ACA (BUV)" w:date="2024-09-13T17:29:00Z" w16du:dateUtc="2024-09-13T10:29:00Z">
            <w:rPr>
              <w:ins w:id="1819"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20"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21"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Điểm trung bình đạt 60/100 trở lên</w:t>
        </w:r>
      </w:ins>
    </w:p>
    <w:p w14:paraId="337BD3A9" w14:textId="77777777" w:rsidR="00050B84" w:rsidRPr="00863667" w:rsidRDefault="00050B84" w:rsidP="00050B84">
      <w:pPr>
        <w:pStyle w:val="paragraph"/>
        <w:numPr>
          <w:ilvl w:val="0"/>
          <w:numId w:val="78"/>
        </w:numPr>
        <w:tabs>
          <w:tab w:val="left" w:pos="630"/>
          <w:tab w:val="left" w:pos="720"/>
          <w:tab w:val="left" w:pos="1080"/>
        </w:tabs>
        <w:rPr>
          <w:ins w:id="1822"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23" w:author="An Tran, ACA (BUV)" w:date="2024-09-13T17:29:00Z" w16du:dateUtc="2024-09-13T10:29:00Z">
            <w:rPr>
              <w:ins w:id="1824"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25"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26"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Là sinh viên năm 2 (hoặc tương đương) tại thời điểm trao đổi</w:t>
        </w:r>
      </w:ins>
    </w:p>
    <w:p w14:paraId="3073B98F" w14:textId="77777777" w:rsidR="00050B84" w:rsidRPr="00863667" w:rsidRDefault="00050B84" w:rsidP="00050B84">
      <w:pPr>
        <w:pStyle w:val="paragraph"/>
        <w:numPr>
          <w:ilvl w:val="0"/>
          <w:numId w:val="78"/>
        </w:numPr>
        <w:tabs>
          <w:tab w:val="left" w:pos="630"/>
          <w:tab w:val="left" w:pos="720"/>
          <w:tab w:val="left" w:pos="1080"/>
        </w:tabs>
        <w:rPr>
          <w:ins w:id="1827"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28" w:author="An Tran, ACA (BUV)" w:date="2024-09-13T17:29:00Z" w16du:dateUtc="2024-09-13T10:29:00Z">
            <w:rPr>
              <w:ins w:id="1829"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30"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31"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Không có môn học thi lại</w:t>
        </w:r>
      </w:ins>
    </w:p>
    <w:p w14:paraId="62A28182" w14:textId="77777777" w:rsidR="00050B84" w:rsidRPr="00863667" w:rsidRDefault="00050B84" w:rsidP="00050B84">
      <w:pPr>
        <w:pStyle w:val="paragraph"/>
        <w:numPr>
          <w:ilvl w:val="0"/>
          <w:numId w:val="78"/>
        </w:numPr>
        <w:tabs>
          <w:tab w:val="left" w:pos="630"/>
          <w:tab w:val="left" w:pos="720"/>
          <w:tab w:val="left" w:pos="1080"/>
        </w:tabs>
        <w:rPr>
          <w:ins w:id="1832"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33" w:author="An Tran, ACA (BUV)" w:date="2024-09-13T17:29:00Z" w16du:dateUtc="2024-09-13T10:29:00Z">
            <w:rPr>
              <w:ins w:id="1834"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35"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36"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Không có cảnh báo về tài chính</w:t>
        </w:r>
      </w:ins>
    </w:p>
    <w:p w14:paraId="0F4F3AE9" w14:textId="77777777" w:rsidR="00050B84" w:rsidRPr="00863667" w:rsidRDefault="00050B84" w:rsidP="00050B84">
      <w:pPr>
        <w:pStyle w:val="paragraph"/>
        <w:numPr>
          <w:ilvl w:val="0"/>
          <w:numId w:val="78"/>
        </w:numPr>
        <w:tabs>
          <w:tab w:val="left" w:pos="630"/>
          <w:tab w:val="left" w:pos="720"/>
          <w:tab w:val="left" w:pos="1080"/>
        </w:tabs>
        <w:rPr>
          <w:ins w:id="1837"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38" w:author="An Tran, ACA (BUV)" w:date="2024-09-13T17:29:00Z" w16du:dateUtc="2024-09-13T10:29:00Z">
            <w:rPr>
              <w:ins w:id="1839"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40"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41"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Không có cảnh báo về đạo đức tại BUV</w:t>
        </w:r>
      </w:ins>
    </w:p>
    <w:p w14:paraId="6D93B896" w14:textId="77777777" w:rsidR="00050B84" w:rsidRPr="00863667" w:rsidRDefault="00050B84" w:rsidP="00050B84">
      <w:pPr>
        <w:pStyle w:val="paragraph"/>
        <w:numPr>
          <w:ilvl w:val="0"/>
          <w:numId w:val="77"/>
        </w:numPr>
        <w:tabs>
          <w:tab w:val="left" w:pos="630"/>
          <w:tab w:val="left" w:pos="720"/>
          <w:tab w:val="left" w:pos="1080"/>
        </w:tabs>
        <w:rPr>
          <w:ins w:id="1842"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43" w:author="An Tran, ACA (BUV)" w:date="2024-09-13T17:29:00Z" w16du:dateUtc="2024-09-13T10:29:00Z">
            <w:rPr>
              <w:ins w:id="1844"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45"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46"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Đối với chương trình không tích lũy tín chỉ:</w:t>
        </w:r>
        <w:r w:rsidRPr="00863667">
          <w:rPr>
            <w:rFonts w:ascii="iCiel Avenir LT Std 35 Light" w:eastAsia="iCiel Avenir LT Std 55 Roman" w:hAnsi="iCiel Avenir LT Std 35 Light" w:cs="iCiel Avenir LT Std 55 Roman"/>
            <w:i/>
            <w:iCs/>
            <w:color w:val="000000" w:themeColor="text1"/>
            <w:sz w:val="22"/>
            <w:szCs w:val="22"/>
            <w:rPrChange w:id="1847"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rPr>
            </w:rPrChange>
          </w:rPr>
          <w:t xml:space="preserve"> </w:t>
        </w:r>
      </w:ins>
    </w:p>
    <w:p w14:paraId="571D3852" w14:textId="77777777" w:rsidR="00050B84" w:rsidRPr="00863667" w:rsidRDefault="00050B84" w:rsidP="00050B84">
      <w:pPr>
        <w:pStyle w:val="paragraph"/>
        <w:numPr>
          <w:ilvl w:val="0"/>
          <w:numId w:val="76"/>
        </w:numPr>
        <w:tabs>
          <w:tab w:val="left" w:pos="630"/>
          <w:tab w:val="left" w:pos="720"/>
          <w:tab w:val="left" w:pos="1080"/>
        </w:tabs>
        <w:rPr>
          <w:ins w:id="1848"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49" w:author="An Tran, ACA (BUV)" w:date="2024-09-13T17:29:00Z" w16du:dateUtc="2024-09-13T10:29:00Z">
            <w:rPr>
              <w:ins w:id="1850"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51"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52"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Là sinh viên năm 2 hoặc năm 3 (hoặc tương đương) tại thời điểm trao đổi</w:t>
        </w:r>
      </w:ins>
    </w:p>
    <w:p w14:paraId="170675F0" w14:textId="77777777" w:rsidR="00050B84" w:rsidRPr="00863667" w:rsidRDefault="00050B84" w:rsidP="00050B84">
      <w:pPr>
        <w:pStyle w:val="paragraph"/>
        <w:numPr>
          <w:ilvl w:val="0"/>
          <w:numId w:val="76"/>
        </w:numPr>
        <w:tabs>
          <w:tab w:val="left" w:pos="630"/>
          <w:tab w:val="left" w:pos="720"/>
          <w:tab w:val="left" w:pos="1080"/>
        </w:tabs>
        <w:rPr>
          <w:ins w:id="1853"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54" w:author="An Tran, ACA (BUV)" w:date="2024-09-13T17:29:00Z" w16du:dateUtc="2024-09-13T10:29:00Z">
            <w:rPr>
              <w:ins w:id="1855"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56"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57"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Không có môn học thi lại</w:t>
        </w:r>
      </w:ins>
    </w:p>
    <w:p w14:paraId="6DE72AFD" w14:textId="77777777" w:rsidR="00050B84" w:rsidRPr="00863667" w:rsidRDefault="00050B84" w:rsidP="00050B84">
      <w:pPr>
        <w:pStyle w:val="paragraph"/>
        <w:numPr>
          <w:ilvl w:val="0"/>
          <w:numId w:val="76"/>
        </w:numPr>
        <w:tabs>
          <w:tab w:val="left" w:pos="630"/>
          <w:tab w:val="left" w:pos="720"/>
          <w:tab w:val="left" w:pos="1080"/>
        </w:tabs>
        <w:rPr>
          <w:ins w:id="1858"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59" w:author="An Tran, ACA (BUV)" w:date="2024-09-13T17:29:00Z" w16du:dateUtc="2024-09-13T10:29:00Z">
            <w:rPr>
              <w:ins w:id="1860"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61"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62"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Không có cảnh báo về tài chính</w:t>
        </w:r>
      </w:ins>
    </w:p>
    <w:p w14:paraId="58690B98" w14:textId="77777777" w:rsidR="00050B84" w:rsidRPr="00863667" w:rsidRDefault="00050B84" w:rsidP="00050B84">
      <w:pPr>
        <w:pStyle w:val="paragraph"/>
        <w:numPr>
          <w:ilvl w:val="0"/>
          <w:numId w:val="76"/>
        </w:numPr>
        <w:tabs>
          <w:tab w:val="left" w:pos="630"/>
          <w:tab w:val="left" w:pos="720"/>
          <w:tab w:val="left" w:pos="1080"/>
        </w:tabs>
        <w:rPr>
          <w:ins w:id="1863"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64" w:author="An Tran, ACA (BUV)" w:date="2024-09-13T17:29:00Z" w16du:dateUtc="2024-09-13T10:29:00Z">
            <w:rPr>
              <w:ins w:id="1865"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66"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67"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Không có cảnh báo về đạo đức tại BUV</w:t>
        </w:r>
      </w:ins>
    </w:p>
    <w:p w14:paraId="50EE9E69" w14:textId="77777777" w:rsidR="00050B84" w:rsidRPr="00863667" w:rsidRDefault="00050B84" w:rsidP="00050B84">
      <w:pPr>
        <w:pStyle w:val="paragraph"/>
        <w:tabs>
          <w:tab w:val="left" w:pos="630"/>
          <w:tab w:val="left" w:pos="720"/>
          <w:tab w:val="left" w:pos="1080"/>
        </w:tabs>
        <w:ind w:firstLine="0"/>
        <w:rPr>
          <w:ins w:id="1868"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69" w:author="An Tran, ACA (BUV)" w:date="2024-09-13T17:29:00Z" w16du:dateUtc="2024-09-13T10:29:00Z">
            <w:rPr>
              <w:ins w:id="1870"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71"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72"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Thời gian đăng kí trao đổi năm học 24/25</w:t>
        </w:r>
      </w:ins>
    </w:p>
    <w:p w14:paraId="6D3FF3F7" w14:textId="77777777" w:rsidR="00050B84" w:rsidRPr="00863667" w:rsidRDefault="00050B84" w:rsidP="00050B84">
      <w:pPr>
        <w:pStyle w:val="paragraph"/>
        <w:numPr>
          <w:ilvl w:val="0"/>
          <w:numId w:val="75"/>
        </w:numPr>
        <w:tabs>
          <w:tab w:val="left" w:pos="630"/>
          <w:tab w:val="left" w:pos="720"/>
          <w:tab w:val="left" w:pos="1080"/>
        </w:tabs>
        <w:rPr>
          <w:ins w:id="1873"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74" w:author="An Tran, ACA (BUV)" w:date="2024-09-13T17:29:00Z" w16du:dateUtc="2024-09-13T10:29:00Z">
            <w:rPr>
              <w:ins w:id="1875"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76"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77"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Kì mùa thu: 19/02/2024 - 18/02/2024</w:t>
        </w:r>
      </w:ins>
    </w:p>
    <w:p w14:paraId="497F320E" w14:textId="77777777" w:rsidR="00050B84" w:rsidRPr="00863667" w:rsidRDefault="00050B84" w:rsidP="00050B84">
      <w:pPr>
        <w:pStyle w:val="paragraph"/>
        <w:numPr>
          <w:ilvl w:val="0"/>
          <w:numId w:val="75"/>
        </w:numPr>
        <w:tabs>
          <w:tab w:val="left" w:pos="630"/>
          <w:tab w:val="left" w:pos="720"/>
          <w:tab w:val="left" w:pos="1080"/>
        </w:tabs>
        <w:rPr>
          <w:ins w:id="1878" w:author="An Tran, ACA (BUV)" w:date="2024-09-12T15:45:00Z" w16du:dateUtc="2024-09-12T08:45:00Z"/>
          <w:rFonts w:ascii="iCiel Avenir LT Std 35 Light" w:eastAsia="iCiel Avenir LT Std 55 Roman" w:hAnsi="iCiel Avenir LT Std 35 Light" w:cs="iCiel Avenir LT Std 55 Roman"/>
          <w:color w:val="000000" w:themeColor="text1"/>
          <w:sz w:val="22"/>
          <w:szCs w:val="22"/>
          <w:rPrChange w:id="1879" w:author="An Tran, ACA (BUV)" w:date="2024-09-13T17:29:00Z" w16du:dateUtc="2024-09-13T10:29:00Z">
            <w:rPr>
              <w:ins w:id="1880" w:author="An Tran, ACA (BUV)" w:date="2024-09-12T15:45:00Z" w16du:dateUtc="2024-09-12T08:45:00Z"/>
              <w:rFonts w:ascii="iCiel Avenir LT Std 55 Roman" w:eastAsia="iCiel Avenir LT Std 55 Roman" w:hAnsi="iCiel Avenir LT Std 55 Roman" w:cs="iCiel Avenir LT Std 55 Roman"/>
              <w:color w:val="000000" w:themeColor="text1"/>
              <w:sz w:val="22"/>
              <w:szCs w:val="22"/>
              <w:highlight w:val="yellow"/>
            </w:rPr>
          </w:rPrChange>
        </w:rPr>
      </w:pPr>
      <w:ins w:id="1881" w:author="An Tran, ACA (BUV)" w:date="2024-09-12T15:45:00Z" w16du:dateUtc="2024-09-12T08:45:00Z">
        <w:r w:rsidRPr="00863667">
          <w:rPr>
            <w:rFonts w:ascii="iCiel Avenir LT Std 35 Light" w:eastAsia="iCiel Avenir LT Std 55 Roman" w:hAnsi="iCiel Avenir LT Std 35 Light" w:cs="iCiel Avenir LT Std 55 Roman"/>
            <w:i/>
            <w:iCs/>
            <w:color w:val="000000" w:themeColor="text1"/>
            <w:sz w:val="22"/>
            <w:szCs w:val="22"/>
            <w:rPrChange w:id="1882" w:author="An Tran, ACA (BUV)" w:date="2024-09-13T17:29:00Z" w16du:dateUtc="2024-09-13T10:29:00Z">
              <w:rPr>
                <w:rFonts w:ascii="iCiel Avenir LT Std 55 Roman" w:eastAsia="iCiel Avenir LT Std 55 Roman" w:hAnsi="iCiel Avenir LT Std 55 Roman" w:cs="iCiel Avenir LT Std 55 Roman"/>
                <w:i/>
                <w:iCs/>
                <w:color w:val="000000" w:themeColor="text1"/>
                <w:sz w:val="22"/>
                <w:szCs w:val="22"/>
                <w:highlight w:val="yellow"/>
              </w:rPr>
            </w:rPrChange>
          </w:rPr>
          <w:t>Kì mùa xuân: 16/07/2024 - 15/08/2024</w:t>
        </w:r>
      </w:ins>
    </w:p>
    <w:p w14:paraId="2FB02F82" w14:textId="77777777" w:rsidR="00050B84" w:rsidRPr="00863667" w:rsidRDefault="00050B84" w:rsidP="00050B84">
      <w:pPr>
        <w:pStyle w:val="paragraph"/>
        <w:tabs>
          <w:tab w:val="left" w:pos="630"/>
          <w:tab w:val="left" w:pos="720"/>
          <w:tab w:val="left" w:pos="1080"/>
        </w:tabs>
        <w:ind w:firstLine="0"/>
        <w:textAlignment w:val="baseline"/>
        <w:rPr>
          <w:ins w:id="1883" w:author="An Tran, ACA (BUV)" w:date="2024-09-12T15:45:00Z" w16du:dateUtc="2024-09-12T08:45:00Z"/>
          <w:rFonts w:ascii="iCiel Avenir LT Std 35 Light" w:hAnsi="iCiel Avenir LT Std 35 Light" w:cs="Arial"/>
          <w:i/>
          <w:iCs/>
          <w:sz w:val="22"/>
          <w:szCs w:val="22"/>
          <w:lang w:val="vi-VN"/>
        </w:rPr>
      </w:pPr>
      <w:ins w:id="1884" w:author="An Tran, ACA (BUV)" w:date="2024-09-12T15:45:00Z" w16du:dateUtc="2024-09-12T08:45:00Z">
        <w:r w:rsidRPr="00863667">
          <w:rPr>
            <w:rFonts w:ascii="iCiel Avenir LT Std 35 Light" w:hAnsi="iCiel Avenir LT Std 35 Light" w:cs="Arial"/>
            <w:i/>
            <w:iCs/>
            <w:sz w:val="22"/>
            <w:szCs w:val="22"/>
            <w:lang w:val="vi-VN"/>
          </w:rPr>
          <w:t xml:space="preserve">Chương trình Chuyển tiếp sinh viên (Transfer Programme): Với chương trình này, sinh viên sẽ dừng học tập tại BUV, chuyển chương trình học và nhận bằng tại trường ở nước ngoài mà sinh viên mong muốn. </w:t>
        </w:r>
      </w:ins>
    </w:p>
    <w:p w14:paraId="151B61B3" w14:textId="3D73A3E2" w:rsidR="00050B84" w:rsidRPr="00863667" w:rsidRDefault="00050B84" w:rsidP="00050B84">
      <w:pPr>
        <w:pStyle w:val="paragraph"/>
        <w:tabs>
          <w:tab w:val="left" w:pos="630"/>
          <w:tab w:val="left" w:pos="720"/>
          <w:tab w:val="left" w:pos="1080"/>
        </w:tabs>
        <w:ind w:firstLine="0"/>
        <w:textAlignment w:val="baseline"/>
        <w:rPr>
          <w:ins w:id="1885" w:author="An Tran, ACA (BUV)" w:date="2024-09-12T15:45:00Z" w16du:dateUtc="2024-09-12T08:45:00Z"/>
          <w:rFonts w:ascii="iCiel Avenir LT Std 35 Light" w:hAnsi="iCiel Avenir LT Std 35 Light" w:cs="Arial"/>
          <w:i/>
          <w:iCs/>
          <w:sz w:val="22"/>
          <w:szCs w:val="22"/>
          <w:lang w:val="vi-VN"/>
        </w:rPr>
      </w:pPr>
      <w:ins w:id="1886" w:author="An Tran, ACA (BUV)" w:date="2024-09-12T15:45:00Z" w16du:dateUtc="2024-09-12T08:45:00Z">
        <w:r w:rsidRPr="00863667">
          <w:rPr>
            <w:rFonts w:ascii="iCiel Avenir LT Std 35 Light" w:hAnsi="iCiel Avenir LT Std 35 Light" w:cs="Arial"/>
            <w:i/>
            <w:iCs/>
            <w:sz w:val="22"/>
            <w:szCs w:val="22"/>
            <w:lang w:val="vi-VN"/>
          </w:rPr>
          <w:t xml:space="preserve">Nếu sinh viên có nguyện vọng chuyển tiếp tới </w:t>
        </w:r>
        <w:r w:rsidRPr="00863667">
          <w:rPr>
            <w:rFonts w:ascii="iCiel Avenir LT Std 35 Light" w:hAnsi="iCiel Avenir LT Std 35 Light" w:cs="Arial"/>
            <w:i/>
            <w:iCs/>
            <w:sz w:val="22"/>
            <w:szCs w:val="22"/>
            <w:lang w:val="vi-VN"/>
            <w:rPrChange w:id="1887" w:author="An Tran, ACA (BUV)" w:date="2024-09-13T17:29:00Z" w16du:dateUtc="2024-09-13T10:29:00Z">
              <w:rPr>
                <w:rFonts w:ascii="iCiel Avenir LT Std 35 Light" w:hAnsi="iCiel Avenir LT Std 35 Light" w:cs="Arial"/>
                <w:i/>
                <w:iCs/>
                <w:color w:val="FF0000"/>
                <w:sz w:val="22"/>
                <w:szCs w:val="22"/>
                <w:lang w:val="vi-VN"/>
              </w:rPr>
            </w:rPrChange>
          </w:rPr>
          <w:t xml:space="preserve">Đại học </w:t>
        </w:r>
        <w:r w:rsidRPr="00863667">
          <w:rPr>
            <w:rFonts w:ascii="iCiel Avenir LT Std 35 Light" w:hAnsi="iCiel Avenir LT Std 35 Light" w:cs="Arial"/>
            <w:i/>
            <w:iCs/>
            <w:sz w:val="22"/>
            <w:szCs w:val="22"/>
            <w:rPrChange w:id="1888" w:author="An Tran, ACA (BUV)" w:date="2024-09-13T17:29:00Z" w16du:dateUtc="2024-09-13T10:29:00Z">
              <w:rPr>
                <w:rFonts w:ascii="iCiel Avenir LT Std 35 Light" w:hAnsi="iCiel Avenir LT Std 35 Light" w:cs="Arial"/>
                <w:i/>
                <w:iCs/>
                <w:color w:val="FF0000"/>
                <w:sz w:val="22"/>
                <w:szCs w:val="22"/>
              </w:rPr>
            </w:rPrChange>
          </w:rPr>
          <w:t xml:space="preserve">Arts University Bournemouth </w:t>
        </w:r>
        <w:r w:rsidRPr="00863667">
          <w:rPr>
            <w:rFonts w:ascii="iCiel Avenir LT Std 35 Light" w:hAnsi="iCiel Avenir LT Std 35 Light" w:cs="Arial"/>
            <w:i/>
            <w:iCs/>
            <w:sz w:val="22"/>
            <w:szCs w:val="22"/>
            <w:lang w:val="vi-VN"/>
            <w:rPrChange w:id="1889" w:author="An Tran, ACA (BUV)" w:date="2024-09-13T17:29:00Z" w16du:dateUtc="2024-09-13T10:29:00Z">
              <w:rPr>
                <w:rFonts w:ascii="iCiel Avenir LT Std 35 Light" w:hAnsi="iCiel Avenir LT Std 35 Light" w:cs="Arial"/>
                <w:i/>
                <w:iCs/>
                <w:color w:val="FF0000"/>
                <w:sz w:val="22"/>
                <w:szCs w:val="22"/>
                <w:lang w:val="vi-VN"/>
              </w:rPr>
            </w:rPrChange>
          </w:rPr>
          <w:t>(</w:t>
        </w:r>
        <w:r w:rsidRPr="00863667">
          <w:rPr>
            <w:rFonts w:ascii="iCiel Avenir LT Std 35 Light" w:hAnsi="iCiel Avenir LT Std 35 Light" w:cs="Arial"/>
            <w:i/>
            <w:iCs/>
            <w:sz w:val="22"/>
            <w:szCs w:val="22"/>
            <w:rPrChange w:id="1890" w:author="An Tran, ACA (BUV)" w:date="2024-09-13T17:29:00Z" w16du:dateUtc="2024-09-13T10:29:00Z">
              <w:rPr>
                <w:rFonts w:ascii="iCiel Avenir LT Std 35 Light" w:hAnsi="iCiel Avenir LT Std 35 Light" w:cs="Arial"/>
                <w:i/>
                <w:iCs/>
                <w:color w:val="FF0000"/>
                <w:sz w:val="22"/>
                <w:szCs w:val="22"/>
              </w:rPr>
            </w:rPrChange>
          </w:rPr>
          <w:t>AUB</w:t>
        </w:r>
        <w:r w:rsidRPr="00863667">
          <w:rPr>
            <w:rFonts w:ascii="iCiel Avenir LT Std 35 Light" w:hAnsi="iCiel Avenir LT Std 35 Light" w:cs="Arial"/>
            <w:i/>
            <w:iCs/>
            <w:sz w:val="22"/>
            <w:szCs w:val="22"/>
            <w:lang w:val="vi-VN"/>
            <w:rPrChange w:id="1891" w:author="An Tran, ACA (BUV)" w:date="2024-09-13T17:29:00Z" w16du:dateUtc="2024-09-13T10:29:00Z">
              <w:rPr>
                <w:rFonts w:ascii="iCiel Avenir LT Std 35 Light" w:hAnsi="iCiel Avenir LT Std 35 Light" w:cs="Arial"/>
                <w:i/>
                <w:iCs/>
                <w:color w:val="FF0000"/>
                <w:sz w:val="22"/>
                <w:szCs w:val="22"/>
                <w:lang w:val="vi-VN"/>
              </w:rPr>
            </w:rPrChange>
          </w:rPr>
          <w:t xml:space="preserve">), </w:t>
        </w:r>
        <w:r w:rsidRPr="00863667">
          <w:rPr>
            <w:rFonts w:ascii="iCiel Avenir LT Std 35 Light" w:hAnsi="iCiel Avenir LT Std 35 Light" w:cs="Arial"/>
            <w:i/>
            <w:iCs/>
            <w:sz w:val="22"/>
            <w:szCs w:val="22"/>
            <w:lang w:val="vi-VN"/>
          </w:rPr>
          <w:t xml:space="preserve">sinh viên sẽ hoàn toàn trở thành sinh viên quốc tế học tập tại trường </w:t>
        </w:r>
      </w:ins>
      <w:ins w:id="1892" w:author="An Tran, ACA (BUV)" w:date="2024-09-12T15:50:00Z" w16du:dateUtc="2024-09-12T08:50:00Z">
        <w:r w:rsidRPr="00863667">
          <w:rPr>
            <w:rFonts w:ascii="iCiel Avenir LT Std 35 Light" w:hAnsi="iCiel Avenir LT Std 35 Light" w:cs="Arial"/>
            <w:i/>
            <w:iCs/>
            <w:sz w:val="22"/>
            <w:szCs w:val="22"/>
          </w:rPr>
          <w:t>AUB</w:t>
        </w:r>
      </w:ins>
      <w:ins w:id="1893" w:author="An Tran, ACA (BUV)" w:date="2024-09-12T15:45:00Z" w16du:dateUtc="2024-09-12T08:45:00Z">
        <w:r w:rsidRPr="00863667">
          <w:rPr>
            <w:rFonts w:ascii="iCiel Avenir LT Std 35 Light" w:hAnsi="iCiel Avenir LT Std 35 Light" w:cs="Arial"/>
            <w:i/>
            <w:iCs/>
            <w:sz w:val="22"/>
            <w:szCs w:val="22"/>
            <w:lang w:val="vi-VN"/>
          </w:rPr>
          <w:t xml:space="preserve"> và đóng mức học phí được niêm yết bởi trường</w:t>
        </w:r>
        <w:r w:rsidRPr="00863667">
          <w:rPr>
            <w:rFonts w:ascii="iCiel Avenir LT Std 35 Light" w:hAnsi="iCiel Avenir LT Std 35 Light" w:cs="Arial"/>
            <w:i/>
            <w:iCs/>
            <w:sz w:val="22"/>
            <w:szCs w:val="22"/>
            <w:lang w:val="vi-VN"/>
            <w:rPrChange w:id="1894" w:author="An Tran, ACA (BUV)" w:date="2024-09-13T17:29:00Z" w16du:dateUtc="2024-09-13T10:29:00Z">
              <w:rPr>
                <w:rFonts w:ascii="iCiel Avenir LT Std 35 Light" w:hAnsi="iCiel Avenir LT Std 35 Light" w:cs="Arial"/>
                <w:i/>
                <w:iCs/>
                <w:color w:val="FF0000"/>
                <w:sz w:val="22"/>
                <w:szCs w:val="22"/>
                <w:lang w:val="vi-VN"/>
              </w:rPr>
            </w:rPrChange>
          </w:rPr>
          <w:t xml:space="preserve"> </w:t>
        </w:r>
        <w:r w:rsidRPr="00863667">
          <w:rPr>
            <w:rFonts w:ascii="iCiel Avenir LT Std 35 Light" w:hAnsi="iCiel Avenir LT Std 35 Light" w:cs="Arial"/>
            <w:i/>
            <w:iCs/>
            <w:sz w:val="22"/>
            <w:szCs w:val="22"/>
            <w:rPrChange w:id="1895" w:author="An Tran, ACA (BUV)" w:date="2024-09-13T17:29:00Z" w16du:dateUtc="2024-09-13T10:29:00Z">
              <w:rPr>
                <w:rFonts w:ascii="iCiel Avenir LT Std 35 Light" w:hAnsi="iCiel Avenir LT Std 35 Light" w:cs="Arial"/>
                <w:i/>
                <w:iCs/>
                <w:color w:val="FF0000"/>
                <w:sz w:val="22"/>
                <w:szCs w:val="22"/>
              </w:rPr>
            </w:rPrChange>
          </w:rPr>
          <w:t>AUB</w:t>
        </w:r>
        <w:r w:rsidRPr="00863667">
          <w:rPr>
            <w:rFonts w:ascii="iCiel Avenir LT Std 35 Light" w:hAnsi="iCiel Avenir LT Std 35 Light" w:cs="Arial"/>
            <w:i/>
            <w:iCs/>
            <w:sz w:val="22"/>
            <w:szCs w:val="22"/>
            <w:lang w:val="vi-VN"/>
          </w:rPr>
          <w:t>. Các tín chỉ sinh viên đã tích lũy được khi học chương trình của</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rial"/>
            <w:i/>
            <w:iCs/>
            <w:sz w:val="22"/>
            <w:szCs w:val="22"/>
            <w:rPrChange w:id="1896" w:author="An Tran, ACA (BUV)" w:date="2024-09-13T17:29:00Z" w16du:dateUtc="2024-09-13T10:29:00Z">
              <w:rPr>
                <w:rFonts w:ascii="iCiel Avenir LT Std 35 Light" w:hAnsi="iCiel Avenir LT Std 35 Light" w:cs="Arial"/>
                <w:i/>
                <w:iCs/>
                <w:color w:val="FF0000"/>
                <w:sz w:val="22"/>
                <w:szCs w:val="22"/>
              </w:rPr>
            </w:rPrChange>
          </w:rPr>
          <w:t>AUB</w:t>
        </w:r>
        <w:r w:rsidRPr="00863667">
          <w:rPr>
            <w:rFonts w:ascii="iCiel Avenir LT Std 35 Light" w:hAnsi="iCiel Avenir LT Std 35 Light" w:cs="Arial"/>
            <w:i/>
            <w:iCs/>
            <w:sz w:val="22"/>
            <w:szCs w:val="22"/>
            <w:lang w:val="vi-VN"/>
            <w:rPrChange w:id="1897" w:author="An Tran, ACA (BUV)" w:date="2024-09-13T17:29:00Z" w16du:dateUtc="2024-09-13T10:29:00Z">
              <w:rPr>
                <w:rFonts w:ascii="iCiel Avenir LT Std 35 Light" w:hAnsi="iCiel Avenir LT Std 35 Light" w:cs="Arial"/>
                <w:i/>
                <w:iCs/>
                <w:color w:val="FF0000"/>
                <w:sz w:val="22"/>
                <w:szCs w:val="22"/>
                <w:lang w:val="vi-VN"/>
              </w:rPr>
            </w:rPrChange>
          </w:rPr>
          <w:t xml:space="preserve"> </w:t>
        </w:r>
        <w:r w:rsidRPr="00863667">
          <w:rPr>
            <w:rFonts w:ascii="iCiel Avenir LT Std 35 Light" w:hAnsi="iCiel Avenir LT Std 35 Light" w:cs="Arial"/>
            <w:i/>
            <w:iCs/>
            <w:sz w:val="22"/>
            <w:szCs w:val="22"/>
            <w:lang w:val="vi-VN"/>
          </w:rPr>
          <w:t xml:space="preserve">tại BUV có thể được chấp nhận một phần hoặc toàn phần khi sinh viên đăng ký chuyển tiếp sang ngành học tương đương hoặc ngành học khác </w:t>
        </w:r>
        <w:r w:rsidRPr="00863667">
          <w:rPr>
            <w:rFonts w:ascii="iCiel Avenir LT Std 35 Light" w:hAnsi="iCiel Avenir LT Std 35 Light" w:cs="Arial"/>
            <w:i/>
            <w:iCs/>
            <w:sz w:val="22"/>
            <w:szCs w:val="22"/>
            <w:lang w:val="vi-VN"/>
            <w:rPrChange w:id="1898" w:author="An Tran, ACA (BUV)" w:date="2024-09-13T17:29:00Z" w16du:dateUtc="2024-09-13T10:29:00Z">
              <w:rPr>
                <w:rFonts w:ascii="iCiel Avenir LT Std 35 Light" w:hAnsi="iCiel Avenir LT Std 35 Light" w:cs="Arial"/>
                <w:i/>
                <w:iCs/>
                <w:color w:val="FF0000"/>
                <w:sz w:val="22"/>
                <w:szCs w:val="22"/>
                <w:lang w:val="vi-VN"/>
              </w:rPr>
            </w:rPrChange>
          </w:rPr>
          <w:t>tại</w:t>
        </w:r>
        <w:r w:rsidRPr="00863667">
          <w:rPr>
            <w:rFonts w:ascii="iCiel Avenir LT Std 35 Light" w:hAnsi="iCiel Avenir LT Std 35 Light" w:cs="Arial"/>
            <w:i/>
            <w:iCs/>
            <w:sz w:val="22"/>
            <w:szCs w:val="22"/>
            <w:rPrChange w:id="1899" w:author="An Tran, ACA (BUV)" w:date="2024-09-13T17:29:00Z" w16du:dateUtc="2024-09-13T10:29:00Z">
              <w:rPr>
                <w:rFonts w:ascii="iCiel Avenir LT Std 35 Light" w:hAnsi="iCiel Avenir LT Std 35 Light" w:cs="Arial"/>
                <w:i/>
                <w:iCs/>
                <w:color w:val="FF0000"/>
                <w:sz w:val="22"/>
                <w:szCs w:val="22"/>
              </w:rPr>
            </w:rPrChange>
          </w:rPr>
          <w:t xml:space="preserve"> AUB</w:t>
        </w:r>
        <w:r w:rsidRPr="00863667">
          <w:rPr>
            <w:rFonts w:ascii="iCiel Avenir LT Std 35 Light" w:hAnsi="iCiel Avenir LT Std 35 Light" w:cs="Arial"/>
            <w:i/>
            <w:iCs/>
            <w:sz w:val="22"/>
            <w:szCs w:val="22"/>
          </w:rPr>
          <w:t>.</w:t>
        </w:r>
        <w:r w:rsidRPr="00863667">
          <w:rPr>
            <w:rFonts w:ascii="iCiel Avenir LT Std 35 Light" w:hAnsi="iCiel Avenir LT Std 35 Light" w:cs="Arial"/>
            <w:i/>
            <w:iCs/>
            <w:sz w:val="22"/>
            <w:szCs w:val="22"/>
            <w:lang w:val="vi-VN"/>
          </w:rPr>
          <w:t xml:space="preserve"> Lưu ý tên ngành học trên bằng tốt nghiệp tại </w:t>
        </w:r>
        <w:r w:rsidRPr="00863667">
          <w:rPr>
            <w:rFonts w:ascii="iCiel Avenir LT Std 35 Light" w:hAnsi="iCiel Avenir LT Std 35 Light" w:cs="Arial"/>
            <w:i/>
            <w:iCs/>
            <w:sz w:val="22"/>
            <w:szCs w:val="22"/>
            <w:rPrChange w:id="1900" w:author="An Tran, ACA (BUV)" w:date="2024-09-13T17:29:00Z" w16du:dateUtc="2024-09-13T10:29:00Z">
              <w:rPr>
                <w:rFonts w:ascii="iCiel Avenir LT Std 35 Light" w:hAnsi="iCiel Avenir LT Std 35 Light" w:cs="Arial"/>
                <w:i/>
                <w:iCs/>
                <w:color w:val="FF0000"/>
                <w:sz w:val="22"/>
                <w:szCs w:val="22"/>
              </w:rPr>
            </w:rPrChange>
          </w:rPr>
          <w:t>AUB</w:t>
        </w:r>
        <w:r w:rsidRPr="00863667">
          <w:rPr>
            <w:rFonts w:ascii="iCiel Avenir LT Std 35 Light" w:hAnsi="iCiel Avenir LT Std 35 Light" w:cs="Arial"/>
            <w:i/>
            <w:iCs/>
            <w:sz w:val="22"/>
            <w:szCs w:val="22"/>
            <w:lang w:val="vi-VN"/>
          </w:rPr>
          <w:t xml:space="preserve"> có thể khác với tên ngành học tại BUV. Nhà trường sẽ hỗ trợ sinh viên trong quá trình trao đổi thông tin với </w:t>
        </w:r>
        <w:r w:rsidRPr="00863667">
          <w:rPr>
            <w:rFonts w:ascii="iCiel Avenir LT Std 35 Light" w:hAnsi="iCiel Avenir LT Std 35 Light" w:cs="Arial"/>
            <w:i/>
            <w:iCs/>
            <w:sz w:val="22"/>
            <w:szCs w:val="22"/>
            <w:rPrChange w:id="1901" w:author="An Tran, ACA (BUV)" w:date="2024-09-13T17:29:00Z" w16du:dateUtc="2024-09-13T10:29:00Z">
              <w:rPr>
                <w:rFonts w:ascii="iCiel Avenir LT Std 35 Light" w:hAnsi="iCiel Avenir LT Std 35 Light" w:cs="Arial"/>
                <w:i/>
                <w:iCs/>
                <w:color w:val="FF0000"/>
                <w:sz w:val="22"/>
                <w:szCs w:val="22"/>
              </w:rPr>
            </w:rPrChange>
          </w:rPr>
          <w:t>AUB</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rial"/>
            <w:i/>
            <w:iCs/>
            <w:sz w:val="22"/>
            <w:szCs w:val="22"/>
            <w:lang w:val="vi-VN"/>
          </w:rPr>
          <w:t>những giấy tờ và thủ tục cần thiết để sinh viên có thể nộp hồ sơ nhập học và chuyển tiếp sang</w:t>
        </w:r>
        <w:r w:rsidRPr="00863667">
          <w:rPr>
            <w:rFonts w:ascii="iCiel Avenir LT Std 35 Light" w:hAnsi="iCiel Avenir LT Std 35 Light" w:cs="Arial"/>
            <w:i/>
            <w:iCs/>
            <w:sz w:val="22"/>
            <w:szCs w:val="22"/>
            <w:lang w:val="vi-VN"/>
            <w:rPrChange w:id="1902" w:author="An Tran, ACA (BUV)" w:date="2024-09-13T17:29:00Z" w16du:dateUtc="2024-09-13T10:29:00Z">
              <w:rPr>
                <w:rFonts w:ascii="iCiel Avenir LT Std 35 Light" w:hAnsi="iCiel Avenir LT Std 35 Light" w:cs="Arial"/>
                <w:i/>
                <w:iCs/>
                <w:color w:val="FF0000"/>
                <w:sz w:val="22"/>
                <w:szCs w:val="22"/>
                <w:lang w:val="vi-VN"/>
              </w:rPr>
            </w:rPrChange>
          </w:rPr>
          <w:t xml:space="preserve"> </w:t>
        </w:r>
        <w:r w:rsidRPr="00863667">
          <w:rPr>
            <w:rFonts w:ascii="iCiel Avenir LT Std 35 Light" w:hAnsi="iCiel Avenir LT Std 35 Light" w:cs="Arial"/>
            <w:i/>
            <w:iCs/>
            <w:sz w:val="22"/>
            <w:szCs w:val="22"/>
            <w:rPrChange w:id="1903" w:author="An Tran, ACA (BUV)" w:date="2024-09-13T17:29:00Z" w16du:dateUtc="2024-09-13T10:29:00Z">
              <w:rPr>
                <w:rFonts w:ascii="iCiel Avenir LT Std 35 Light" w:hAnsi="iCiel Avenir LT Std 35 Light" w:cs="Arial"/>
                <w:i/>
                <w:iCs/>
                <w:color w:val="FF0000"/>
                <w:sz w:val="22"/>
                <w:szCs w:val="22"/>
              </w:rPr>
            </w:rPrChange>
          </w:rPr>
          <w:t>AUB</w:t>
        </w:r>
        <w:r w:rsidRPr="00863667">
          <w:rPr>
            <w:rFonts w:ascii="iCiel Avenir LT Std 35 Light" w:hAnsi="iCiel Avenir LT Std 35 Light" w:cs="Arial"/>
            <w:i/>
            <w:iCs/>
            <w:sz w:val="22"/>
            <w:szCs w:val="22"/>
            <w:lang w:val="vi-VN"/>
            <w:rPrChange w:id="1904" w:author="An Tran, ACA (BUV)" w:date="2024-09-13T17:29:00Z" w16du:dateUtc="2024-09-13T10:29:00Z">
              <w:rPr>
                <w:rFonts w:ascii="iCiel Avenir LT Std 35 Light" w:hAnsi="iCiel Avenir LT Std 35 Light" w:cs="Arial"/>
                <w:i/>
                <w:iCs/>
                <w:color w:val="FF0000"/>
                <w:sz w:val="22"/>
                <w:szCs w:val="22"/>
                <w:lang w:val="vi-VN"/>
              </w:rPr>
            </w:rPrChange>
          </w:rPr>
          <w:t xml:space="preserve"> </w:t>
        </w:r>
        <w:r w:rsidRPr="00863667">
          <w:rPr>
            <w:rFonts w:ascii="iCiel Avenir LT Std 35 Light" w:hAnsi="iCiel Avenir LT Std 35 Light" w:cs="Arial"/>
            <w:i/>
            <w:iCs/>
            <w:sz w:val="22"/>
            <w:szCs w:val="22"/>
            <w:lang w:val="vi-VN"/>
          </w:rPr>
          <w:t xml:space="preserve">học nốt các năm học còn lại. </w:t>
        </w:r>
      </w:ins>
    </w:p>
    <w:p w14:paraId="567FD0D7" w14:textId="77777777" w:rsidR="00050B84" w:rsidRPr="00863667" w:rsidRDefault="00050B84" w:rsidP="00050B84">
      <w:pPr>
        <w:pStyle w:val="paragraph"/>
        <w:tabs>
          <w:tab w:val="left" w:pos="630"/>
          <w:tab w:val="left" w:pos="720"/>
          <w:tab w:val="left" w:pos="1080"/>
        </w:tabs>
        <w:ind w:firstLine="0"/>
        <w:textAlignment w:val="baseline"/>
        <w:rPr>
          <w:ins w:id="1905" w:author="An Tran, ACA (BUV)" w:date="2024-09-12T15:45:00Z" w16du:dateUtc="2024-09-12T08:45:00Z"/>
          <w:rFonts w:ascii="iCiel Avenir LT Std 35 Light" w:hAnsi="iCiel Avenir LT Std 35 Light" w:cs="Arial"/>
          <w:i/>
          <w:iCs/>
          <w:sz w:val="22"/>
          <w:szCs w:val="22"/>
          <w:lang w:val="vi-VN"/>
        </w:rPr>
      </w:pPr>
      <w:ins w:id="1906" w:author="An Tran, ACA (BUV)" w:date="2024-09-12T15:45:00Z" w16du:dateUtc="2024-09-12T08:45:00Z">
        <w:r w:rsidRPr="00863667">
          <w:rPr>
            <w:rFonts w:ascii="iCiel Avenir LT Std 35 Light" w:hAnsi="iCiel Avenir LT Std 35 Light" w:cs="Arial"/>
            <w:i/>
            <w:iCs/>
            <w:sz w:val="22"/>
            <w:szCs w:val="22"/>
            <w:lang w:val="vi-VN"/>
          </w:rPr>
          <w:t xml:space="preserve">Nếu sinh viên mong muốn được hỗ trợ chuyển tiếp tới một trường đại học trong mạng lưới hợp tác của BUV,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t>
        </w:r>
      </w:ins>
    </w:p>
    <w:p w14:paraId="007BA685" w14:textId="77777777" w:rsidR="00050B84" w:rsidRPr="00863667" w:rsidRDefault="00050B84" w:rsidP="00050B84">
      <w:pPr>
        <w:pStyle w:val="paragraph"/>
        <w:tabs>
          <w:tab w:val="left" w:pos="630"/>
          <w:tab w:val="left" w:pos="720"/>
          <w:tab w:val="left" w:pos="1080"/>
        </w:tabs>
        <w:ind w:firstLine="0"/>
        <w:textAlignment w:val="baseline"/>
        <w:rPr>
          <w:ins w:id="1907" w:author="An Tran, ACA (BUV)" w:date="2024-09-12T15:45:00Z" w16du:dateUtc="2024-09-12T08:45:00Z"/>
          <w:rFonts w:ascii="iCiel Avenir LT Std 35 Light" w:hAnsi="iCiel Avenir LT Std 35 Light" w:cs="Arial"/>
          <w:i/>
          <w:iCs/>
          <w:sz w:val="22"/>
          <w:szCs w:val="22"/>
          <w:lang w:val="vi-VN"/>
        </w:rPr>
      </w:pPr>
      <w:ins w:id="1908" w:author="An Tran, ACA (BUV)" w:date="2024-09-12T15:45:00Z" w16du:dateUtc="2024-09-12T08:45:00Z">
        <w:r w:rsidRPr="00863667">
          <w:rPr>
            <w:rFonts w:ascii="iCiel Avenir LT Std 35 Light" w:hAnsi="iCiel Avenir LT Std 35 Light"/>
            <w:noProof/>
            <w:sz w:val="22"/>
            <w:szCs w:val="22"/>
          </w:rPr>
          <w:drawing>
            <wp:anchor distT="0" distB="0" distL="114300" distR="114300" simplePos="0" relativeHeight="251694080" behindDoc="1" locked="0" layoutInCell="1" allowOverlap="1" wp14:anchorId="7ED2797C" wp14:editId="1927769E">
              <wp:simplePos x="0" y="0"/>
              <wp:positionH relativeFrom="column">
                <wp:posOffset>1955800</wp:posOffset>
              </wp:positionH>
              <wp:positionV relativeFrom="paragraph">
                <wp:posOffset>588010</wp:posOffset>
              </wp:positionV>
              <wp:extent cx="612140" cy="612140"/>
              <wp:effectExtent l="0" t="0" r="0" b="0"/>
              <wp:wrapTight wrapText="bothSides">
                <wp:wrapPolygon edited="0">
                  <wp:start x="0" y="0"/>
                  <wp:lineTo x="0" y="20838"/>
                  <wp:lineTo x="20838" y="20838"/>
                  <wp:lineTo x="20838" y="0"/>
                  <wp:lineTo x="0" y="0"/>
                </wp:wrapPolygon>
              </wp:wrapTight>
              <wp:docPr id="519980823"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667">
          <w:rPr>
            <w:rFonts w:ascii="iCiel Avenir LT Std 35 Light" w:hAnsi="iCiel Avenir LT Std 35 Light" w:cs="Arial"/>
            <w:i/>
            <w:iCs/>
            <w:sz w:val="22"/>
            <w:szCs w:val="22"/>
            <w:lang w:val="vi-VN"/>
          </w:rPr>
          <w:t xml:space="preserve">Sinh viên được đăng kí tham gia vào chương trình chuyển tiếp sau khi hoàn thành kì 1 năm 2. Sinh viên có thể tìm hiểu danh sách các trường đối tác Trao đổi và chuyển tiếp qua tài liệu tại </w:t>
        </w:r>
        <w:r w:rsidRPr="00863667">
          <w:rPr>
            <w:rFonts w:ascii="iCiel Avenir LT Std 35 Light" w:hAnsi="iCiel Avenir LT Std 35 Light"/>
            <w:rPrChange w:id="1909" w:author="An Tran, ACA (BUV)" w:date="2024-09-13T17:29:00Z" w16du:dateUtc="2024-09-13T10:29:00Z">
              <w:rPr/>
            </w:rPrChange>
          </w:rPr>
          <w:fldChar w:fldCharType="begin"/>
        </w:r>
        <w:r w:rsidRPr="00863667">
          <w:rPr>
            <w:rFonts w:ascii="iCiel Avenir LT Std 35 Light" w:hAnsi="iCiel Avenir LT Std 35 Light"/>
            <w:rPrChange w:id="1910" w:author="An Tran, ACA (BUV)" w:date="2024-09-13T17:29:00Z" w16du:dateUtc="2024-09-13T10:29:00Z">
              <w:rPr/>
            </w:rPrChange>
          </w:rPr>
          <w:instrText>HYPERLINK "https://buveduvn0-my.sharepoint.com/personal/thuy_nt5_buv_edu_vn/_layouts/15/guestaccess.aspx?share=EeO90yZx2N9CiItNEIsbH0gBHGlgK9SAzAm3_Vxrqg2-Jw&amp;e=xAUjJv"</w:instrText>
        </w:r>
        <w:r w:rsidRPr="00B8666B">
          <w:rPr>
            <w:rFonts w:ascii="iCiel Avenir LT Std 35 Light" w:hAnsi="iCiel Avenir LT Std 35 Light"/>
          </w:rPr>
        </w:r>
        <w:r w:rsidRPr="00863667">
          <w:rPr>
            <w:rPrChange w:id="1911"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đường link này</w:t>
        </w:r>
        <w:r w:rsidRPr="00863667">
          <w:rPr>
            <w:rStyle w:val="Hyperlink"/>
            <w:rFonts w:ascii="iCiel Avenir LT Std 35 Light" w:hAnsi="iCiel Avenir LT Std 35 Light" w:cs="Arial"/>
            <w:i/>
            <w:iCs/>
            <w:sz w:val="22"/>
            <w:szCs w:val="22"/>
            <w:lang w:val="vi-VN"/>
          </w:rPr>
          <w:fldChar w:fldCharType="end"/>
        </w:r>
        <w:r w:rsidRPr="00863667">
          <w:rPr>
            <w:rFonts w:ascii="iCiel Avenir LT Std 35 Light" w:hAnsi="iCiel Avenir LT Std 35 Light" w:cs="Arial"/>
            <w:i/>
            <w:iCs/>
            <w:sz w:val="22"/>
            <w:szCs w:val="22"/>
            <w:lang w:val="vi-VN"/>
          </w:rPr>
          <w:t xml:space="preserve"> hoặc scan QR code   </w:t>
        </w:r>
      </w:ins>
    </w:p>
    <w:p w14:paraId="22AFEAB3" w14:textId="77777777" w:rsidR="00050B84" w:rsidRPr="00863667" w:rsidRDefault="00050B84" w:rsidP="00050B84">
      <w:pPr>
        <w:pStyle w:val="paragraph"/>
        <w:tabs>
          <w:tab w:val="left" w:pos="630"/>
          <w:tab w:val="left" w:pos="720"/>
          <w:tab w:val="left" w:pos="1080"/>
        </w:tabs>
        <w:ind w:firstLine="0"/>
        <w:textAlignment w:val="baseline"/>
        <w:rPr>
          <w:ins w:id="1912" w:author="An Tran, ACA (BUV)" w:date="2024-09-12T15:45:00Z" w16du:dateUtc="2024-09-12T08:45:00Z"/>
          <w:rFonts w:ascii="iCiel Avenir LT Std 35 Light" w:hAnsi="iCiel Avenir LT Std 35 Light" w:cs="Arial"/>
          <w:i/>
          <w:iCs/>
          <w:sz w:val="22"/>
          <w:szCs w:val="22"/>
        </w:rPr>
      </w:pPr>
    </w:p>
    <w:p w14:paraId="39E15114" w14:textId="51CB9936" w:rsidR="004035FC" w:rsidRPr="00863667" w:rsidDel="00050B84" w:rsidRDefault="00050B84" w:rsidP="00050B84">
      <w:pPr>
        <w:pStyle w:val="paragraph"/>
        <w:tabs>
          <w:tab w:val="left" w:pos="630"/>
          <w:tab w:val="left" w:pos="720"/>
          <w:tab w:val="left" w:pos="1080"/>
        </w:tabs>
        <w:ind w:firstLine="0"/>
        <w:rPr>
          <w:del w:id="1913" w:author="An Tran, ACA (BUV)" w:date="2024-09-12T15:45:00Z" w16du:dateUtc="2024-09-12T08:45:00Z"/>
          <w:rFonts w:ascii="iCiel Avenir LT Std 35 Light" w:hAnsi="iCiel Avenir LT Std 35 Light" w:cs="Arial"/>
          <w:sz w:val="22"/>
          <w:szCs w:val="22"/>
          <w:lang w:val="vi-VN"/>
        </w:rPr>
      </w:pPr>
      <w:ins w:id="1914" w:author="An Tran, ACA (BUV)" w:date="2024-09-12T15:45:00Z" w16du:dateUtc="2024-09-12T08:45:00Z">
        <w:r w:rsidRPr="00863667">
          <w:rPr>
            <w:rFonts w:ascii="iCiel Avenir LT Std 35 Light" w:hAnsi="iCiel Avenir LT Std 35 Light" w:cs="Arial"/>
            <w:i/>
            <w:iCs/>
            <w:sz w:val="22"/>
            <w:szCs w:val="22"/>
            <w:lang w:val="vi-VN"/>
          </w:rPr>
          <w:t xml:space="preserve">Khi sinh viên quyết định ứng tuyển cho một chương trình trao đổi hoặc chuyển tiếp, sinh viên có thể gửi email tới Phòng Hợp tác Quốc tế qua địa chỉ </w:t>
        </w:r>
        <w:r w:rsidRPr="00863667">
          <w:rPr>
            <w:rFonts w:ascii="iCiel Avenir LT Std 35 Light" w:hAnsi="iCiel Avenir LT Std 35 Light"/>
            <w:rPrChange w:id="1915" w:author="An Tran, ACA (BUV)" w:date="2024-09-13T17:29:00Z" w16du:dateUtc="2024-09-13T10:29:00Z">
              <w:rPr/>
            </w:rPrChange>
          </w:rPr>
          <w:fldChar w:fldCharType="begin"/>
        </w:r>
        <w:r w:rsidRPr="00863667">
          <w:rPr>
            <w:rFonts w:ascii="iCiel Avenir LT Std 35 Light" w:hAnsi="iCiel Avenir LT Std 35 Light"/>
            <w:rPrChange w:id="1916" w:author="An Tran, ACA (BUV)" w:date="2024-09-13T17:29:00Z" w16du:dateUtc="2024-09-13T10:29:00Z">
              <w:rPr/>
            </w:rPrChange>
          </w:rPr>
          <w:instrText>HYPERLINK "mailto:international@buv.edu.vn"</w:instrText>
        </w:r>
        <w:r w:rsidRPr="00B8666B">
          <w:rPr>
            <w:rFonts w:ascii="iCiel Avenir LT Std 35 Light" w:hAnsi="iCiel Avenir LT Std 35 Light"/>
          </w:rPr>
        </w:r>
        <w:r w:rsidRPr="00863667">
          <w:rPr>
            <w:rPrChange w:id="1917"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international@buv.edu.vn</w:t>
        </w:r>
        <w:r w:rsidRPr="00863667">
          <w:rPr>
            <w:rStyle w:val="Hyperlink"/>
            <w:rFonts w:ascii="iCiel Avenir LT Std 35 Light" w:hAnsi="iCiel Avenir LT Std 35 Light" w:cs="Arial"/>
            <w:i/>
            <w:iCs/>
            <w:sz w:val="22"/>
            <w:szCs w:val="22"/>
            <w:lang w:val="vi-VN"/>
          </w:rPr>
          <w:fldChar w:fldCharType="end"/>
        </w:r>
        <w:r w:rsidRPr="00863667">
          <w:rPr>
            <w:rFonts w:ascii="iCiel Avenir LT Std 35 Light" w:hAnsi="iCiel Avenir LT Std 35 Light" w:cs="Arial"/>
            <w:i/>
            <w:iCs/>
            <w:sz w:val="22"/>
            <w:szCs w:val="22"/>
            <w:lang w:val="vi-VN"/>
          </w:rPr>
          <w:t xml:space="preserve"> hoặc gọi đến số điện thoại 0936 399 918 để được hướng dẫn và nhận biểu mẫu đơn yêu cầu.</w:t>
        </w:r>
      </w:ins>
      <w:del w:id="1918" w:author="An Tran, ACA (BUV)" w:date="2024-09-12T15:45:00Z" w16du:dateUtc="2024-09-12T08:45:00Z">
        <w:r w:rsidR="004035FC" w:rsidRPr="00863667" w:rsidDel="00050B84">
          <w:rPr>
            <w:rFonts w:ascii="iCiel Avenir LT Std 35 Light" w:hAnsi="iCiel Avenir LT Std 35 Light" w:cs="Arial"/>
            <w:sz w:val="22"/>
            <w:szCs w:val="22"/>
            <w:lang w:val="vi-VN"/>
          </w:rPr>
          <w:delTex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delText>
        </w:r>
      </w:del>
    </w:p>
    <w:p w14:paraId="13F03A32" w14:textId="501D5C70" w:rsidR="004035FC" w:rsidRPr="00863667" w:rsidDel="00050B84" w:rsidRDefault="004035FC" w:rsidP="003E1B62">
      <w:pPr>
        <w:pStyle w:val="paragraph"/>
        <w:tabs>
          <w:tab w:val="left" w:pos="630"/>
          <w:tab w:val="left" w:pos="720"/>
          <w:tab w:val="left" w:pos="1080"/>
        </w:tabs>
        <w:ind w:firstLine="0"/>
        <w:rPr>
          <w:del w:id="1919" w:author="An Tran, ACA (BUV)" w:date="2024-09-12T15:45:00Z" w16du:dateUtc="2024-09-12T08:45:00Z"/>
          <w:rFonts w:ascii="iCiel Avenir LT Std 35 Light" w:hAnsi="iCiel Avenir LT Std 35 Light" w:cs="Arial"/>
          <w:sz w:val="22"/>
          <w:szCs w:val="22"/>
          <w:lang w:val="vi-VN"/>
        </w:rPr>
      </w:pPr>
      <w:del w:id="1920" w:author="An Tran, ACA (BUV)" w:date="2024-09-12T15:45:00Z" w16du:dateUtc="2024-09-12T08:45:00Z">
        <w:r w:rsidRPr="00863667" w:rsidDel="00050B84">
          <w:rPr>
            <w:rFonts w:ascii="iCiel Avenir LT Std 35 Light" w:hAnsi="iCiel Avenir LT Std 35 Light" w:cs="Arial"/>
            <w:sz w:val="22"/>
            <w:szCs w:val="22"/>
            <w:lang w:val="vi-VN"/>
          </w:rPr>
          <w:delText>This programme will provide students with the following benefits:</w:delText>
        </w:r>
      </w:del>
    </w:p>
    <w:p w14:paraId="01F5400C" w14:textId="12298B62" w:rsidR="004035FC" w:rsidRPr="00863667" w:rsidDel="00050B84" w:rsidRDefault="004035FC" w:rsidP="003E1B62">
      <w:pPr>
        <w:pStyle w:val="paragraph"/>
        <w:numPr>
          <w:ilvl w:val="0"/>
          <w:numId w:val="2"/>
        </w:numPr>
        <w:tabs>
          <w:tab w:val="left" w:pos="630"/>
          <w:tab w:val="left" w:pos="720"/>
          <w:tab w:val="left" w:pos="1080"/>
        </w:tabs>
        <w:ind w:left="360" w:firstLine="360"/>
        <w:rPr>
          <w:del w:id="1921" w:author="An Tran, ACA (BUV)" w:date="2024-09-12T15:45:00Z" w16du:dateUtc="2024-09-12T08:45:00Z"/>
          <w:rFonts w:ascii="iCiel Avenir LT Std 35 Light" w:hAnsi="iCiel Avenir LT Std 35 Light" w:cs="Arial"/>
          <w:sz w:val="22"/>
          <w:szCs w:val="22"/>
          <w:lang w:val="vi-VN"/>
        </w:rPr>
      </w:pPr>
      <w:del w:id="1922" w:author="An Tran, ACA (BUV)" w:date="2024-09-12T15:45:00Z" w16du:dateUtc="2024-09-12T08:45:00Z">
        <w:r w:rsidRPr="00863667" w:rsidDel="00050B84">
          <w:rPr>
            <w:rFonts w:ascii="iCiel Avenir LT Std 35 Light" w:hAnsi="iCiel Avenir LT Std 35 Light" w:cs="Arial"/>
            <w:sz w:val="22"/>
            <w:szCs w:val="22"/>
            <w:lang w:val="vi-VN"/>
          </w:rPr>
          <w:delText>Experiencing new environments and accumulating new experiences and skills.</w:delText>
        </w:r>
      </w:del>
    </w:p>
    <w:p w14:paraId="38A6C275" w14:textId="2902FEA7" w:rsidR="004035FC" w:rsidRPr="00863667" w:rsidDel="00050B84" w:rsidRDefault="004035FC" w:rsidP="00D85019">
      <w:pPr>
        <w:pStyle w:val="paragraph"/>
        <w:numPr>
          <w:ilvl w:val="0"/>
          <w:numId w:val="9"/>
        </w:numPr>
        <w:tabs>
          <w:tab w:val="left" w:pos="630"/>
          <w:tab w:val="left" w:pos="720"/>
          <w:tab w:val="left" w:pos="1080"/>
        </w:tabs>
        <w:ind w:left="360" w:firstLine="360"/>
        <w:rPr>
          <w:del w:id="1923" w:author="An Tran, ACA (BUV)" w:date="2024-09-12T15:45:00Z" w16du:dateUtc="2024-09-12T08:45:00Z"/>
          <w:rFonts w:ascii="iCiel Avenir LT Std 35 Light" w:hAnsi="iCiel Avenir LT Std 35 Light" w:cs="Arial"/>
          <w:sz w:val="22"/>
          <w:szCs w:val="22"/>
          <w:lang w:val="vi-VN"/>
        </w:rPr>
      </w:pPr>
      <w:del w:id="1924" w:author="An Tran, ACA (BUV)" w:date="2024-09-12T15:45:00Z" w16du:dateUtc="2024-09-12T08:45:00Z">
        <w:r w:rsidRPr="00863667" w:rsidDel="00050B84">
          <w:rPr>
            <w:rFonts w:ascii="iCiel Avenir LT Std 35 Light" w:hAnsi="iCiel Avenir LT Std 35 Light" w:cs="Arial"/>
            <w:sz w:val="22"/>
            <w:szCs w:val="22"/>
            <w:lang w:val="vi-VN"/>
          </w:rPr>
          <w:delText>Enjoying BUV's tuition fee during the Credit-bearing exchange or do not pay tuition fee during the Non-Credit-bearing exchange. Students do not have to pay any tuition fees to the Partner University; however, students will have to pay other expenses such as services fee (if any), air tickets, visa, and living expenses, etc.</w:delText>
        </w:r>
      </w:del>
    </w:p>
    <w:p w14:paraId="5535C9FD" w14:textId="00C30942" w:rsidR="003A7157" w:rsidRPr="00863667" w:rsidDel="00050B84" w:rsidRDefault="003A7157" w:rsidP="003E1B62">
      <w:pPr>
        <w:pStyle w:val="paragraph"/>
        <w:tabs>
          <w:tab w:val="left" w:pos="630"/>
          <w:tab w:val="left" w:pos="720"/>
          <w:tab w:val="left" w:pos="1080"/>
        </w:tabs>
        <w:ind w:firstLine="0"/>
        <w:rPr>
          <w:del w:id="1925" w:author="An Tran, ACA (BUV)" w:date="2024-09-12T15:45:00Z" w16du:dateUtc="2024-09-12T08:45:00Z"/>
          <w:rFonts w:ascii="iCiel Avenir LT Std 35 Light" w:hAnsi="iCiel Avenir LT Std 35 Light" w:cs="Arial"/>
          <w:sz w:val="22"/>
          <w:szCs w:val="22"/>
        </w:rPr>
      </w:pPr>
      <w:del w:id="1926" w:author="An Tran, ACA (BUV)" w:date="2024-09-12T15:45:00Z" w16du:dateUtc="2024-09-12T08:45:00Z">
        <w:r w:rsidRPr="00863667" w:rsidDel="00050B84">
          <w:rPr>
            <w:rFonts w:ascii="iCiel Avenir LT Std 35 Light" w:hAnsi="iCiel Avenir LT Std 35 Light" w:cs="Arial"/>
            <w:sz w:val="22"/>
            <w:szCs w:val="22"/>
          </w:rPr>
          <w:delText>Students are recommended to apply for the exchange period in their Year 2, which requires application to BUV International Office for the programme after their Year 1 Semester 1 or Year 1 Semester 2.</w:delText>
        </w:r>
      </w:del>
    </w:p>
    <w:p w14:paraId="707EE1E3" w14:textId="1A05A582" w:rsidR="004035FC" w:rsidRPr="00863667" w:rsidDel="00050B84" w:rsidRDefault="004035FC" w:rsidP="003E1B62">
      <w:pPr>
        <w:pStyle w:val="paragraph"/>
        <w:tabs>
          <w:tab w:val="left" w:pos="630"/>
          <w:tab w:val="left" w:pos="720"/>
          <w:tab w:val="left" w:pos="1080"/>
        </w:tabs>
        <w:ind w:firstLine="0"/>
        <w:rPr>
          <w:del w:id="1927" w:author="An Tran, ACA (BUV)" w:date="2024-09-12T15:45:00Z" w16du:dateUtc="2024-09-12T08:45:00Z"/>
          <w:rFonts w:ascii="iCiel Avenir LT Std 35 Light" w:hAnsi="iCiel Avenir LT Std 35 Light" w:cs="Arial"/>
          <w:sz w:val="22"/>
          <w:szCs w:val="22"/>
          <w:lang w:val="vi-VN"/>
        </w:rPr>
      </w:pPr>
      <w:del w:id="1928" w:author="An Tran, ACA (BUV)" w:date="2024-09-12T15:45:00Z" w16du:dateUtc="2024-09-12T08:45:00Z">
        <w:r w:rsidRPr="00863667" w:rsidDel="00050B84">
          <w:rPr>
            <w:rFonts w:ascii="iCiel Avenir LT Std 35 Light" w:hAnsi="iCiel Avenir LT Std 35 Light" w:cs="Arial"/>
            <w:sz w:val="22"/>
            <w:szCs w:val="22"/>
            <w:lang w:val="vi-VN"/>
          </w:rPr>
          <w:delText>The Transfer programme is a programme in which students will terminate their studies at BUV to complete the progamme and receive a degree at his/her desired university, under the condition that they meet entry requirements of the chosen programme of the institution.</w:delText>
        </w:r>
      </w:del>
    </w:p>
    <w:p w14:paraId="4EACBB13" w14:textId="203E46E6" w:rsidR="004035FC" w:rsidRPr="00863667" w:rsidDel="00050B84" w:rsidRDefault="004035FC" w:rsidP="003E1B62">
      <w:pPr>
        <w:pStyle w:val="paragraph"/>
        <w:tabs>
          <w:tab w:val="left" w:pos="630"/>
          <w:tab w:val="left" w:pos="720"/>
          <w:tab w:val="left" w:pos="1080"/>
        </w:tabs>
        <w:ind w:firstLine="0"/>
        <w:rPr>
          <w:del w:id="1929" w:author="An Tran, ACA (BUV)" w:date="2024-09-12T15:45:00Z" w16du:dateUtc="2024-09-12T08:45:00Z"/>
          <w:rFonts w:ascii="iCiel Avenir LT Std 35 Light" w:hAnsi="iCiel Avenir LT Std 35 Light" w:cs="Arial"/>
          <w:sz w:val="22"/>
          <w:szCs w:val="22"/>
          <w:lang w:val="vi-VN"/>
        </w:rPr>
      </w:pPr>
      <w:del w:id="1930" w:author="An Tran, ACA (BUV)" w:date="2024-09-12T15:45:00Z" w16du:dateUtc="2024-09-12T08:45:00Z">
        <w:r w:rsidRPr="00863667" w:rsidDel="00050B84">
          <w:rPr>
            <w:rFonts w:ascii="iCiel Avenir LT Std 35 Light" w:hAnsi="iCiel Avenir LT Std 35 Light" w:cs="Arial"/>
            <w:sz w:val="22"/>
            <w:szCs w:val="22"/>
            <w:lang w:val="vi-VN"/>
          </w:rPr>
          <w:delText>If students wish to transfer to Staffordshire University (SU), student</w:delText>
        </w:r>
        <w:r w:rsidR="00314D8A" w:rsidRPr="00863667" w:rsidDel="00050B84">
          <w:rPr>
            <w:rFonts w:ascii="iCiel Avenir LT Std 35 Light" w:hAnsi="iCiel Avenir LT Std 35 Light" w:cs="Arial"/>
            <w:sz w:val="22"/>
            <w:szCs w:val="22"/>
            <w:lang w:val="vi-VN"/>
          </w:rPr>
          <w:delText>s</w:delText>
        </w:r>
        <w:r w:rsidRPr="00863667" w:rsidDel="00050B84">
          <w:rPr>
            <w:rFonts w:ascii="iCiel Avenir LT Std 35 Light" w:hAnsi="iCiel Avenir LT Std 35 Light" w:cs="Arial"/>
            <w:sz w:val="22"/>
            <w:szCs w:val="22"/>
            <w:lang w:val="vi-VN"/>
          </w:rPr>
          <w:delText xml:space="preserve"> will become SU international student</w:delText>
        </w:r>
        <w:r w:rsidR="005A1999" w:rsidRPr="00863667" w:rsidDel="00050B84">
          <w:rPr>
            <w:rFonts w:ascii="iCiel Avenir LT Std 35 Light" w:hAnsi="iCiel Avenir LT Std 35 Light" w:cs="Arial"/>
            <w:sz w:val="22"/>
            <w:szCs w:val="22"/>
            <w:lang w:val="vi-VN"/>
          </w:rPr>
          <w:delText>s</w:delText>
        </w:r>
        <w:r w:rsidRPr="00863667" w:rsidDel="00050B84">
          <w:rPr>
            <w:rFonts w:ascii="iCiel Avenir LT Std 35 Light" w:hAnsi="iCiel Avenir LT Std 35 Light" w:cs="Arial"/>
            <w:sz w:val="22"/>
            <w:szCs w:val="22"/>
            <w:lang w:val="vi-VN"/>
          </w:rPr>
          <w:delText xml:space="preserve"> and will pay the tuition fee rate stated by SU. The credits earned while studying SU programmes at BUV may be accepted partially or fully when student</w:delText>
        </w:r>
        <w:r w:rsidR="00314D8A" w:rsidRPr="00863667" w:rsidDel="00050B84">
          <w:rPr>
            <w:rFonts w:ascii="iCiel Avenir LT Std 35 Light" w:hAnsi="iCiel Avenir LT Std 35 Light" w:cs="Arial"/>
            <w:sz w:val="22"/>
            <w:szCs w:val="22"/>
            <w:lang w:val="vi-VN"/>
          </w:rPr>
          <w:delText>s</w:delText>
        </w:r>
        <w:r w:rsidRPr="00863667" w:rsidDel="00050B84">
          <w:rPr>
            <w:rFonts w:ascii="iCiel Avenir LT Std 35 Light" w:hAnsi="iCiel Avenir LT Std 35 Light" w:cs="Arial"/>
            <w:sz w:val="22"/>
            <w:szCs w:val="22"/>
            <w:lang w:val="vi-VN"/>
          </w:rPr>
          <w:delText xml:space="preserve"> appl</w:delText>
        </w:r>
        <w:r w:rsidR="00314D8A" w:rsidRPr="00863667" w:rsidDel="00050B84">
          <w:rPr>
            <w:rFonts w:ascii="iCiel Avenir LT Std 35 Light" w:hAnsi="iCiel Avenir LT Std 35 Light" w:cs="Arial"/>
            <w:sz w:val="22"/>
            <w:szCs w:val="22"/>
            <w:lang w:val="vi-VN"/>
          </w:rPr>
          <w:delText>y</w:delText>
        </w:r>
        <w:r w:rsidRPr="00863667" w:rsidDel="00050B84">
          <w:rPr>
            <w:rFonts w:ascii="iCiel Avenir LT Std 35 Light" w:hAnsi="iCiel Avenir LT Std 35 Light" w:cs="Arial"/>
            <w:sz w:val="22"/>
            <w:szCs w:val="22"/>
            <w:lang w:val="vi-VN"/>
          </w:rPr>
          <w:delText xml:space="preserve"> to the same or different programme at SU in the UK. It should be noted that the majority’s name on SU diploma may be different from BUV one. BUV will support students’ transfer application in consulting, facilitating the transfer process and providing necessary documents.</w:delText>
        </w:r>
      </w:del>
    </w:p>
    <w:p w14:paraId="53919A3F" w14:textId="28303B18" w:rsidR="004035FC" w:rsidRPr="00863667" w:rsidDel="00050B84" w:rsidRDefault="004035FC" w:rsidP="003E1B62">
      <w:pPr>
        <w:pStyle w:val="paragraph"/>
        <w:tabs>
          <w:tab w:val="left" w:pos="630"/>
          <w:tab w:val="left" w:pos="720"/>
          <w:tab w:val="left" w:pos="1080"/>
        </w:tabs>
        <w:ind w:firstLine="0"/>
        <w:rPr>
          <w:del w:id="1931" w:author="An Tran, ACA (BUV)" w:date="2024-09-12T15:45:00Z" w16du:dateUtc="2024-09-12T08:45:00Z"/>
          <w:rFonts w:ascii="iCiel Avenir LT Std 35 Light" w:hAnsi="iCiel Avenir LT Std 35 Light" w:cs="Arial"/>
          <w:sz w:val="22"/>
          <w:szCs w:val="22"/>
        </w:rPr>
      </w:pPr>
      <w:del w:id="1932" w:author="An Tran, ACA (BUV)" w:date="2024-09-12T15:45:00Z" w16du:dateUtc="2024-09-12T08:45:00Z">
        <w:r w:rsidRPr="00863667" w:rsidDel="00050B84">
          <w:rPr>
            <w:rFonts w:ascii="iCiel Avenir LT Std 35 Light" w:hAnsi="iCiel Avenir LT Std 35 Light" w:cs="Arial"/>
            <w:sz w:val="22"/>
            <w:szCs w:val="22"/>
            <w:lang w:val="vi-VN"/>
          </w:rPr>
          <w:delText>If student</w:delText>
        </w:r>
        <w:r w:rsidR="00314D8A" w:rsidRPr="00863667" w:rsidDel="00050B84">
          <w:rPr>
            <w:rFonts w:ascii="iCiel Avenir LT Std 35 Light" w:hAnsi="iCiel Avenir LT Std 35 Light" w:cs="Arial"/>
            <w:sz w:val="22"/>
            <w:szCs w:val="22"/>
            <w:lang w:val="vi-VN"/>
          </w:rPr>
          <w:delText>s</w:delText>
        </w:r>
        <w:r w:rsidRPr="00863667" w:rsidDel="00050B84">
          <w:rPr>
            <w:rFonts w:ascii="iCiel Avenir LT Std 35 Light" w:hAnsi="iCiel Avenir LT Std 35 Light" w:cs="Arial"/>
            <w:sz w:val="22"/>
            <w:szCs w:val="22"/>
            <w:lang w:val="vi-VN"/>
          </w:rPr>
          <w:delText xml:space="preserve"> wish to transfer to other universities partnered with BUV, students should be aware that depending on the destination programme and the university that student</w:delText>
        </w:r>
        <w:r w:rsidR="00314D8A" w:rsidRPr="00863667" w:rsidDel="00050B84">
          <w:rPr>
            <w:rFonts w:ascii="iCiel Avenir LT Std 35 Light" w:hAnsi="iCiel Avenir LT Std 35 Light" w:cs="Arial"/>
            <w:sz w:val="22"/>
            <w:szCs w:val="22"/>
            <w:lang w:val="vi-VN"/>
          </w:rPr>
          <w:delText>s</w:delText>
        </w:r>
        <w:r w:rsidRPr="00863667" w:rsidDel="00050B84">
          <w:rPr>
            <w:rFonts w:ascii="iCiel Avenir LT Std 35 Light" w:hAnsi="iCiel Avenir LT Std 35 Light" w:cs="Arial"/>
            <w:sz w:val="22"/>
            <w:szCs w:val="22"/>
            <w:lang w:val="vi-VN"/>
          </w:rPr>
          <w:delText xml:space="preserve"> enroll in, the number of credits accumulated at BUV may be accepted in whole or in part. Therefore, before making the transfer decision, students and parents should contact the BUV International Office for more information including credits transfer and transfer process. BUV International Office will support students with advising necessary documents and procedures.  Students are responsible for visa application and other procedures for his/her stay abroad.  </w:delText>
        </w:r>
      </w:del>
    </w:p>
    <w:p w14:paraId="475B5FE0" w14:textId="67BA6B15" w:rsidR="003A7157" w:rsidRPr="00863667" w:rsidDel="00050B84" w:rsidRDefault="003A7157" w:rsidP="003E1B62">
      <w:pPr>
        <w:ind w:firstLine="0"/>
        <w:rPr>
          <w:del w:id="1933" w:author="An Tran, ACA (BUV)" w:date="2024-09-12T15:45:00Z" w16du:dateUtc="2024-09-12T08:45:00Z"/>
          <w:rFonts w:ascii="iCiel Avenir LT Std 35 Light" w:hAnsi="iCiel Avenir LT Std 35 Light" w:cs="Arial"/>
          <w:sz w:val="22"/>
          <w:szCs w:val="22"/>
          <w:lang w:eastAsia="en-US"/>
        </w:rPr>
      </w:pPr>
      <w:del w:id="1934" w:author="An Tran, ACA (BUV)" w:date="2024-09-12T15:45:00Z" w16du:dateUtc="2024-09-12T08:45:00Z">
        <w:r w:rsidRPr="00863667" w:rsidDel="00050B84">
          <w:rPr>
            <w:rFonts w:ascii="iCiel Avenir LT Std 35 Light" w:hAnsi="iCiel Avenir LT Std 35 Light"/>
            <w:noProof/>
            <w:sz w:val="22"/>
            <w:szCs w:val="22"/>
          </w:rPr>
          <w:drawing>
            <wp:anchor distT="0" distB="0" distL="114300" distR="114300" simplePos="0" relativeHeight="251679744" behindDoc="1" locked="0" layoutInCell="1" allowOverlap="1" wp14:anchorId="3E6C265B" wp14:editId="231C8BAF">
              <wp:simplePos x="0" y="0"/>
              <wp:positionH relativeFrom="column">
                <wp:posOffset>746760</wp:posOffset>
              </wp:positionH>
              <wp:positionV relativeFrom="paragraph">
                <wp:posOffset>522605</wp:posOffset>
              </wp:positionV>
              <wp:extent cx="844550" cy="844550"/>
              <wp:effectExtent l="0" t="0" r="0" b="0"/>
              <wp:wrapTight wrapText="bothSides">
                <wp:wrapPolygon edited="0">
                  <wp:start x="0" y="0"/>
                  <wp:lineTo x="0" y="20950"/>
                  <wp:lineTo x="20950" y="20950"/>
                  <wp:lineTo x="20950" y="0"/>
                  <wp:lineTo x="0" y="0"/>
                </wp:wrapPolygon>
              </wp:wrapTight>
              <wp:docPr id="796318381"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667" w:rsidDel="00050B84">
          <w:rPr>
            <w:rFonts w:ascii="iCiel Avenir LT Std 35 Light" w:hAnsi="iCiel Avenir LT Std 35 Light" w:cs="Arial"/>
            <w:sz w:val="22"/>
            <w:szCs w:val="22"/>
          </w:rPr>
          <w:delText xml:space="preserve">Students are recommended to start applying for the transfer programme after their Year 2 Semester 1. </w:delText>
        </w:r>
        <w:r w:rsidRPr="00863667" w:rsidDel="00050B84">
          <w:rPr>
            <w:rFonts w:ascii="iCiel Avenir LT Std 35 Light" w:hAnsi="iCiel Avenir LT Std 35 Light" w:cs="Arial"/>
            <w:sz w:val="22"/>
            <w:szCs w:val="22"/>
            <w:lang w:eastAsia="en-US"/>
          </w:rPr>
          <w:delText xml:space="preserve">Students can explore the updated list of BUV’s partner institutions through </w:delText>
        </w:r>
        <w:r w:rsidR="00BE2136" w:rsidRPr="00863667" w:rsidDel="00050B84">
          <w:rPr>
            <w:rFonts w:ascii="iCiel Avenir LT Std 35 Light" w:hAnsi="iCiel Avenir LT Std 35 Light"/>
            <w:rPrChange w:id="1935" w:author="An Tran, ACA (BUV)" w:date="2024-09-13T17:29:00Z" w16du:dateUtc="2024-09-13T10:29:00Z">
              <w:rPr/>
            </w:rPrChange>
          </w:rPr>
          <w:fldChar w:fldCharType="begin"/>
        </w:r>
        <w:r w:rsidR="00BE2136" w:rsidRPr="00863667" w:rsidDel="00050B84">
          <w:rPr>
            <w:rFonts w:ascii="iCiel Avenir LT Std 35 Light" w:hAnsi="iCiel Avenir LT Std 35 Light"/>
            <w:rPrChange w:id="1936" w:author="An Tran, ACA (BUV)" w:date="2024-09-13T17:29:00Z" w16du:dateUtc="2024-09-13T10:29:00Z">
              <w:rPr/>
            </w:rPrChange>
          </w:rPr>
          <w:delInstrText>HYPERLINK "https://buveduvn0-my.sharepoint.com/personal/thuy_nt5_buv_edu_vn/_layouts/15/guestaccess.aspx?share=EeO90yZx2N9CiItNEIsbH0gBHGlgK9SAzAm3_Vxrqg2-Jw&amp;e=xAUjJv"</w:delInstrText>
        </w:r>
        <w:r w:rsidR="00BE2136" w:rsidRPr="00B8666B" w:rsidDel="00050B84">
          <w:rPr>
            <w:rFonts w:ascii="iCiel Avenir LT Std 35 Light" w:hAnsi="iCiel Avenir LT Std 35 Light"/>
          </w:rPr>
        </w:r>
        <w:r w:rsidR="00BE2136" w:rsidRPr="00863667" w:rsidDel="00050B84">
          <w:rPr>
            <w:rPrChange w:id="1937" w:author="An Tran, ACA (BUV)" w:date="2024-09-13T17:29:00Z" w16du:dateUtc="2024-09-13T10:29:00Z">
              <w:rPr>
                <w:rStyle w:val="Hyperlink"/>
                <w:rFonts w:ascii="iCiel Avenir LT Std 35 Light" w:hAnsi="iCiel Avenir LT Std 35 Light" w:cs="Arial"/>
                <w:sz w:val="22"/>
                <w:szCs w:val="22"/>
                <w:lang w:eastAsia="en-US"/>
              </w:rPr>
            </w:rPrChange>
          </w:rPr>
          <w:fldChar w:fldCharType="separate"/>
        </w:r>
        <w:r w:rsidRPr="00863667" w:rsidDel="00050B84">
          <w:rPr>
            <w:rStyle w:val="Hyperlink"/>
            <w:rFonts w:ascii="iCiel Avenir LT Std 35 Light" w:hAnsi="iCiel Avenir LT Std 35 Light" w:cs="Arial"/>
            <w:sz w:val="22"/>
            <w:szCs w:val="22"/>
            <w:lang w:eastAsia="en-US"/>
          </w:rPr>
          <w:delText>this link</w:delText>
        </w:r>
        <w:r w:rsidR="00BE2136" w:rsidRPr="00863667" w:rsidDel="00050B84">
          <w:rPr>
            <w:rStyle w:val="Hyperlink"/>
            <w:rFonts w:ascii="iCiel Avenir LT Std 35 Light" w:hAnsi="iCiel Avenir LT Std 35 Light" w:cs="Arial"/>
            <w:sz w:val="22"/>
            <w:szCs w:val="22"/>
            <w:lang w:eastAsia="en-US"/>
          </w:rPr>
          <w:fldChar w:fldCharType="end"/>
        </w:r>
        <w:r w:rsidRPr="00863667" w:rsidDel="00050B84">
          <w:rPr>
            <w:rFonts w:ascii="iCiel Avenir LT Std 35 Light" w:hAnsi="iCiel Avenir LT Std 35 Light" w:cs="Arial"/>
            <w:sz w:val="22"/>
            <w:szCs w:val="22"/>
            <w:lang w:eastAsia="en-US"/>
          </w:rPr>
          <w:delText xml:space="preserve"> or by scanning this QR code. </w:delText>
        </w:r>
      </w:del>
    </w:p>
    <w:p w14:paraId="177A0059" w14:textId="75AAF2D8" w:rsidR="003A7157" w:rsidRPr="00863667" w:rsidDel="00050B84" w:rsidRDefault="003A7157" w:rsidP="003E1B62">
      <w:pPr>
        <w:pStyle w:val="paragraph"/>
        <w:tabs>
          <w:tab w:val="left" w:pos="630"/>
          <w:tab w:val="left" w:pos="720"/>
          <w:tab w:val="left" w:pos="1080"/>
        </w:tabs>
        <w:ind w:firstLine="0"/>
        <w:rPr>
          <w:del w:id="1938" w:author="An Tran, ACA (BUV)" w:date="2024-09-12T15:45:00Z" w16du:dateUtc="2024-09-12T08:45:00Z"/>
          <w:rFonts w:ascii="iCiel Avenir LT Std 35 Light" w:hAnsi="iCiel Avenir LT Std 35 Light" w:cs="Arial"/>
          <w:sz w:val="22"/>
          <w:szCs w:val="22"/>
        </w:rPr>
      </w:pPr>
    </w:p>
    <w:p w14:paraId="13D754A2" w14:textId="6774D06D" w:rsidR="004035FC" w:rsidRPr="00863667" w:rsidDel="00050B84" w:rsidRDefault="004035FC" w:rsidP="003E1B62">
      <w:pPr>
        <w:pStyle w:val="paragraph"/>
        <w:tabs>
          <w:tab w:val="left" w:pos="630"/>
          <w:tab w:val="left" w:pos="720"/>
          <w:tab w:val="left" w:pos="1080"/>
        </w:tabs>
        <w:ind w:firstLine="0"/>
        <w:rPr>
          <w:del w:id="1939" w:author="An Tran, ACA (BUV)" w:date="2024-09-12T15:45:00Z" w16du:dateUtc="2024-09-12T08:45:00Z"/>
          <w:rFonts w:ascii="iCiel Avenir LT Std 35 Light" w:hAnsi="iCiel Avenir LT Std 35 Light" w:cs="Arial"/>
          <w:sz w:val="22"/>
          <w:szCs w:val="22"/>
          <w:lang w:val="vi-VN"/>
        </w:rPr>
      </w:pPr>
      <w:del w:id="1940" w:author="An Tran, ACA (BUV)" w:date="2024-09-12T15:45:00Z" w16du:dateUtc="2024-09-12T08:45:00Z">
        <w:r w:rsidRPr="00863667" w:rsidDel="00050B84">
          <w:rPr>
            <w:rFonts w:ascii="iCiel Avenir LT Std 35 Light" w:hAnsi="iCiel Avenir LT Std 35 Light" w:cs="Arial"/>
            <w:sz w:val="22"/>
            <w:szCs w:val="22"/>
            <w:lang w:val="vi-VN"/>
          </w:rPr>
          <w:delText xml:space="preserve">When student decides to take up an exchange or a transfer, they can email to the BUV International Office at </w:delText>
        </w:r>
        <w:r w:rsidR="00BE2136" w:rsidRPr="00863667" w:rsidDel="00050B84">
          <w:rPr>
            <w:rFonts w:ascii="iCiel Avenir LT Std 35 Light" w:hAnsi="iCiel Avenir LT Std 35 Light"/>
            <w:rPrChange w:id="1941" w:author="An Tran, ACA (BUV)" w:date="2024-09-13T17:29:00Z" w16du:dateUtc="2024-09-13T10:29:00Z">
              <w:rPr/>
            </w:rPrChange>
          </w:rPr>
          <w:fldChar w:fldCharType="begin"/>
        </w:r>
        <w:r w:rsidR="00BE2136" w:rsidRPr="00863667" w:rsidDel="00050B84">
          <w:rPr>
            <w:rFonts w:ascii="iCiel Avenir LT Std 35 Light" w:hAnsi="iCiel Avenir LT Std 35 Light"/>
            <w:rPrChange w:id="1942" w:author="An Tran, ACA (BUV)" w:date="2024-09-13T17:29:00Z" w16du:dateUtc="2024-09-13T10:29:00Z">
              <w:rPr/>
            </w:rPrChange>
          </w:rPr>
          <w:delInstrText>HYPERLINK "mailto:international@buv.edu.vn"</w:delInstrText>
        </w:r>
        <w:r w:rsidR="00BE2136" w:rsidRPr="00B8666B" w:rsidDel="00050B84">
          <w:rPr>
            <w:rFonts w:ascii="iCiel Avenir LT Std 35 Light" w:hAnsi="iCiel Avenir LT Std 35 Light"/>
          </w:rPr>
        </w:r>
        <w:r w:rsidR="00BE2136" w:rsidRPr="00863667" w:rsidDel="00050B84">
          <w:rPr>
            <w:rPrChange w:id="1943"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050B84">
          <w:rPr>
            <w:rStyle w:val="Hyperlink"/>
            <w:rFonts w:ascii="iCiel Avenir LT Std 35 Light" w:hAnsi="iCiel Avenir LT Std 35 Light" w:cs="Arial"/>
            <w:sz w:val="22"/>
            <w:szCs w:val="22"/>
            <w:lang w:val="vi-VN"/>
          </w:rPr>
          <w:delText>international@buv.edu.vn</w:delText>
        </w:r>
        <w:r w:rsidR="00BE2136" w:rsidRPr="00863667" w:rsidDel="00050B84">
          <w:rPr>
            <w:rStyle w:val="Hyperlink"/>
            <w:rFonts w:ascii="iCiel Avenir LT Std 35 Light" w:hAnsi="iCiel Avenir LT Std 35 Light" w:cs="Arial"/>
            <w:sz w:val="22"/>
            <w:szCs w:val="22"/>
            <w:lang w:val="vi-VN"/>
          </w:rPr>
          <w:fldChar w:fldCharType="end"/>
        </w:r>
        <w:r w:rsidRPr="00863667" w:rsidDel="00050B84">
          <w:rPr>
            <w:rFonts w:ascii="iCiel Avenir LT Std 35 Light" w:hAnsi="iCiel Avenir LT Std 35 Light" w:cs="Arial"/>
            <w:sz w:val="22"/>
            <w:szCs w:val="22"/>
            <w:lang w:val="vi-VN"/>
          </w:rPr>
          <w:delText xml:space="preserve"> or call to hotline number 0936 399 918.</w:delText>
        </w:r>
      </w:del>
    </w:p>
    <w:p w14:paraId="29EED4D7" w14:textId="76122E27" w:rsidR="00176912" w:rsidRPr="00863667" w:rsidDel="00050B84" w:rsidRDefault="00176912" w:rsidP="003E1B62">
      <w:pPr>
        <w:pStyle w:val="paragraph"/>
        <w:tabs>
          <w:tab w:val="left" w:pos="630"/>
          <w:tab w:val="left" w:pos="720"/>
          <w:tab w:val="left" w:pos="1080"/>
        </w:tabs>
        <w:ind w:firstLine="0"/>
        <w:textAlignment w:val="baseline"/>
        <w:rPr>
          <w:del w:id="1944" w:author="An Tran, ACA (BUV)" w:date="2024-09-12T15:45:00Z" w16du:dateUtc="2024-09-12T08:45:00Z"/>
          <w:rFonts w:ascii="iCiel Avenir LT Std 35 Light" w:hAnsi="iCiel Avenir LT Std 35 Light" w:cs="Arial"/>
          <w:i/>
          <w:iCs/>
          <w:sz w:val="22"/>
          <w:szCs w:val="22"/>
          <w:lang w:val="vi-VN"/>
        </w:rPr>
      </w:pPr>
      <w:del w:id="1945" w:author="An Tran, ACA (BUV)" w:date="2024-09-12T15:45:00Z" w16du:dateUtc="2024-09-12T08:45:00Z">
        <w:r w:rsidRPr="00863667" w:rsidDel="00050B84">
          <w:rPr>
            <w:rFonts w:ascii="iCiel Avenir LT Std 35 Light" w:hAnsi="iCiel Avenir LT Std 35 Light" w:cs="Arial"/>
            <w:i/>
            <w:iCs/>
            <w:sz w:val="22"/>
            <w:szCs w:val="22"/>
            <w:lang w:val="vi-VN"/>
          </w:rPr>
          <w:delTex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tiếp tục chương trình học tại BUV và tốt nghiệp. Có 2 hình thức trao đổi: trao đổi tích lũy tín chỉ và trao đổi không tích lũy tín chỉ. </w:delText>
        </w:r>
      </w:del>
    </w:p>
    <w:p w14:paraId="4A68187E" w14:textId="2DFAD2F3" w:rsidR="00176912" w:rsidRPr="00863667" w:rsidDel="00050B84" w:rsidRDefault="00176912" w:rsidP="003E1B62">
      <w:pPr>
        <w:pStyle w:val="paragraph"/>
        <w:tabs>
          <w:tab w:val="left" w:pos="630"/>
          <w:tab w:val="left" w:pos="720"/>
          <w:tab w:val="left" w:pos="1080"/>
        </w:tabs>
        <w:ind w:firstLine="0"/>
        <w:textAlignment w:val="baseline"/>
        <w:rPr>
          <w:del w:id="1946" w:author="An Tran, ACA (BUV)" w:date="2024-09-12T15:45:00Z" w16du:dateUtc="2024-09-12T08:45:00Z"/>
          <w:rFonts w:ascii="iCiel Avenir LT Std 35 Light" w:hAnsi="iCiel Avenir LT Std 35 Light" w:cs="Arial"/>
          <w:i/>
          <w:iCs/>
          <w:sz w:val="22"/>
          <w:szCs w:val="22"/>
          <w:lang w:val="vi-VN"/>
        </w:rPr>
      </w:pPr>
      <w:del w:id="1947" w:author="An Tran, ACA (BUV)" w:date="2024-09-12T15:45:00Z" w16du:dateUtc="2024-09-12T08:45:00Z">
        <w:r w:rsidRPr="00863667" w:rsidDel="00050B84">
          <w:rPr>
            <w:rFonts w:ascii="iCiel Avenir LT Std 35 Light" w:hAnsi="iCiel Avenir LT Std 35 Light" w:cs="Arial"/>
            <w:i/>
            <w:iCs/>
            <w:sz w:val="22"/>
            <w:szCs w:val="22"/>
            <w:lang w:val="vi-VN"/>
          </w:rPr>
          <w:delText>Chương trình trao đổi sinh viên sẽ mang lại cho sinh viên những lợi ích sau đây:</w:delText>
        </w:r>
      </w:del>
    </w:p>
    <w:p w14:paraId="16807231" w14:textId="3E19A853" w:rsidR="00176912" w:rsidRPr="00863667" w:rsidDel="00050B84" w:rsidRDefault="00176912" w:rsidP="003E1B62">
      <w:pPr>
        <w:pStyle w:val="paragraph"/>
        <w:tabs>
          <w:tab w:val="left" w:pos="630"/>
          <w:tab w:val="left" w:pos="720"/>
          <w:tab w:val="left" w:pos="1080"/>
        </w:tabs>
        <w:ind w:firstLine="0"/>
        <w:textAlignment w:val="baseline"/>
        <w:rPr>
          <w:del w:id="1948" w:author="An Tran, ACA (BUV)" w:date="2024-09-12T15:45:00Z" w16du:dateUtc="2024-09-12T08:45:00Z"/>
          <w:rFonts w:ascii="iCiel Avenir LT Std 35 Light" w:hAnsi="iCiel Avenir LT Std 35 Light" w:cs="Arial"/>
          <w:i/>
          <w:iCs/>
          <w:sz w:val="22"/>
          <w:szCs w:val="22"/>
          <w:lang w:val="vi-VN"/>
        </w:rPr>
      </w:pPr>
      <w:del w:id="1949" w:author="An Tran, ACA (BUV)" w:date="2024-09-12T15:45:00Z" w16du:dateUtc="2024-09-12T08:45:00Z">
        <w:r w:rsidRPr="00863667" w:rsidDel="00050B84">
          <w:rPr>
            <w:rFonts w:ascii="iCiel Avenir LT Std 35 Light" w:hAnsi="iCiel Avenir LT Std 35 Light" w:cs="Arial"/>
            <w:i/>
            <w:iCs/>
            <w:sz w:val="22"/>
            <w:szCs w:val="22"/>
            <w:lang w:val="vi-VN"/>
          </w:rPr>
          <w:delText>Trải nghiệm môi trường học tập tại nước ngoài, đồng thời tích lũy thêm nhiều kinh nghiệm và kỹ năng mới.</w:delText>
        </w:r>
      </w:del>
    </w:p>
    <w:p w14:paraId="58A9822A" w14:textId="3F8AAD44" w:rsidR="00176912" w:rsidRPr="00863667" w:rsidDel="00050B84" w:rsidRDefault="00176912" w:rsidP="003E1B62">
      <w:pPr>
        <w:pStyle w:val="paragraph"/>
        <w:tabs>
          <w:tab w:val="left" w:pos="630"/>
          <w:tab w:val="left" w:pos="720"/>
          <w:tab w:val="left" w:pos="1080"/>
        </w:tabs>
        <w:ind w:firstLine="0"/>
        <w:textAlignment w:val="baseline"/>
        <w:rPr>
          <w:del w:id="1950" w:author="An Tran, ACA (BUV)" w:date="2024-09-12T15:45:00Z" w16du:dateUtc="2024-09-12T08:45:00Z"/>
          <w:rFonts w:ascii="iCiel Avenir LT Std 35 Light" w:hAnsi="iCiel Avenir LT Std 35 Light" w:cs="Arial"/>
          <w:i/>
          <w:iCs/>
          <w:sz w:val="22"/>
          <w:szCs w:val="22"/>
        </w:rPr>
      </w:pPr>
      <w:del w:id="1951" w:author="An Tran, ACA (BUV)" w:date="2024-09-12T15:45:00Z" w16du:dateUtc="2024-09-12T08:45:00Z">
        <w:r w:rsidRPr="00863667" w:rsidDel="00050B84">
          <w:rPr>
            <w:rFonts w:ascii="iCiel Avenir LT Std 35 Light" w:hAnsi="iCiel Avenir LT Std 35 Light" w:cs="Arial"/>
            <w:i/>
            <w:iCs/>
            <w:sz w:val="22"/>
            <w:szCs w:val="22"/>
            <w:lang w:val="vi-VN"/>
          </w:rPr>
          <w:delText>Được hưởng mức học phí của BUV trong quá trình trao đổi nếu tham gia chương trình trao đổi tích lũy tín chỉ và không đóng học phí nếu tham gia chương trình trao đổi không tích lũy tín chỉ.  Sinh viên không phải đóng học phí cho trường đối tác, tuy nhiên sinh viên sẽ có thể phải đóng một số phí theo quy định của trường đối tác như dịch vụ phí hoặc học liệu, và tự chi trả các chi phí cá nhân khác như vé máy bay, visa, chi phí ăn ở, sinh hoạt, ... trong thời gian học trao đổi bên nước ngoài.</w:delText>
        </w:r>
      </w:del>
    </w:p>
    <w:p w14:paraId="5238DBAD" w14:textId="34413812" w:rsidR="003A7157" w:rsidRPr="00863667" w:rsidDel="00050B84" w:rsidRDefault="003A7157" w:rsidP="003E1B62">
      <w:pPr>
        <w:pStyle w:val="paragraph"/>
        <w:tabs>
          <w:tab w:val="left" w:pos="630"/>
          <w:tab w:val="left" w:pos="720"/>
          <w:tab w:val="left" w:pos="1080"/>
        </w:tabs>
        <w:ind w:firstLine="0"/>
        <w:rPr>
          <w:del w:id="1952" w:author="An Tran, ACA (BUV)" w:date="2024-09-12T15:45:00Z" w16du:dateUtc="2024-09-12T08:45:00Z"/>
          <w:rFonts w:ascii="iCiel Avenir LT Std 35 Light" w:hAnsi="iCiel Avenir LT Std 35 Light" w:cs="Arial"/>
          <w:i/>
          <w:iCs/>
          <w:sz w:val="22"/>
          <w:szCs w:val="22"/>
        </w:rPr>
      </w:pPr>
      <w:del w:id="1953" w:author="An Tran, ACA (BUV)" w:date="2024-09-12T15:45:00Z" w16du:dateUtc="2024-09-12T08:45:00Z">
        <w:r w:rsidRPr="00863667" w:rsidDel="00050B84">
          <w:rPr>
            <w:rFonts w:ascii="iCiel Avenir LT Std 35 Light" w:hAnsi="iCiel Avenir LT Std 35 Light" w:cs="Arial"/>
            <w:i/>
            <w:iCs/>
            <w:sz w:val="22"/>
            <w:szCs w:val="22"/>
            <w:lang w:val="vi-VN"/>
          </w:rPr>
          <w:delText>Sinh viên được khuyến khích đi trao đổi vào năm 2, và sinh viên cần đăng kí tham gia chương trình với phòng Hợp tác Quốc tế trong giời gian đăng kí được thông báo (thường được thông báo sau kì 1 hoặc kì 2 năm 1).</w:delText>
        </w:r>
      </w:del>
    </w:p>
    <w:p w14:paraId="79F36038" w14:textId="303F1B24" w:rsidR="00176912" w:rsidRPr="00863667" w:rsidDel="00050B84" w:rsidRDefault="00176912" w:rsidP="003E1B62">
      <w:pPr>
        <w:pStyle w:val="paragraph"/>
        <w:tabs>
          <w:tab w:val="left" w:pos="630"/>
          <w:tab w:val="left" w:pos="720"/>
          <w:tab w:val="left" w:pos="1080"/>
        </w:tabs>
        <w:ind w:firstLine="0"/>
        <w:textAlignment w:val="baseline"/>
        <w:rPr>
          <w:del w:id="1954" w:author="An Tran, ACA (BUV)" w:date="2024-09-12T15:45:00Z" w16du:dateUtc="2024-09-12T08:45:00Z"/>
          <w:rFonts w:ascii="iCiel Avenir LT Std 35 Light" w:hAnsi="iCiel Avenir LT Std 35 Light" w:cs="Arial"/>
          <w:i/>
          <w:iCs/>
          <w:sz w:val="22"/>
          <w:szCs w:val="22"/>
          <w:lang w:val="vi-VN"/>
        </w:rPr>
      </w:pPr>
      <w:del w:id="1955" w:author="An Tran, ACA (BUV)" w:date="2024-09-12T15:45:00Z" w16du:dateUtc="2024-09-12T08:45:00Z">
        <w:r w:rsidRPr="00863667" w:rsidDel="00050B84">
          <w:rPr>
            <w:rFonts w:ascii="iCiel Avenir LT Std 35 Light" w:hAnsi="iCiel Avenir LT Std 35 Light" w:cs="Arial"/>
            <w:i/>
            <w:iCs/>
            <w:sz w:val="22"/>
            <w:szCs w:val="22"/>
            <w:lang w:val="vi-VN"/>
          </w:rPr>
          <w:delText xml:space="preserve">Chương trình Chuyển tiếp sinh viên (Transfer Programme): Với chương trình này, sinh viên sẽ dừng học tập tại BUV, chuyển chương trình học và nhận bằng tại trường ở nước ngoài mà sinh viên mong muốn. </w:delText>
        </w:r>
      </w:del>
    </w:p>
    <w:p w14:paraId="08BF31D1" w14:textId="48C210B2" w:rsidR="00176912" w:rsidRPr="00863667" w:rsidDel="00050B84" w:rsidRDefault="00176912" w:rsidP="003E1B62">
      <w:pPr>
        <w:pStyle w:val="paragraph"/>
        <w:tabs>
          <w:tab w:val="left" w:pos="630"/>
          <w:tab w:val="left" w:pos="720"/>
          <w:tab w:val="left" w:pos="1080"/>
        </w:tabs>
        <w:ind w:firstLine="0"/>
        <w:textAlignment w:val="baseline"/>
        <w:rPr>
          <w:del w:id="1956" w:author="An Tran, ACA (BUV)" w:date="2024-09-12T15:45:00Z" w16du:dateUtc="2024-09-12T08:45:00Z"/>
          <w:rFonts w:ascii="iCiel Avenir LT Std 35 Light" w:hAnsi="iCiel Avenir LT Std 35 Light" w:cs="Arial"/>
          <w:i/>
          <w:iCs/>
          <w:sz w:val="22"/>
          <w:szCs w:val="22"/>
          <w:lang w:val="vi-VN"/>
        </w:rPr>
      </w:pPr>
      <w:del w:id="1957" w:author="An Tran, ACA (BUV)" w:date="2024-09-12T15:45:00Z" w16du:dateUtc="2024-09-12T08:45:00Z">
        <w:r w:rsidRPr="00863667" w:rsidDel="00050B84">
          <w:rPr>
            <w:rFonts w:ascii="iCiel Avenir LT Std 35 Light" w:hAnsi="iCiel Avenir LT Std 35 Light" w:cs="Arial"/>
            <w:i/>
            <w:iCs/>
            <w:sz w:val="22"/>
            <w:szCs w:val="22"/>
            <w:lang w:val="vi-VN"/>
          </w:rPr>
          <w:delText xml:space="preserve">Nếu sinh viên có nguyện vọng chuyển tiếp tới Đại học Staffordshire (SU), sinh viên sẽ hoàn toàn trở thành sinh viên quốc tế học tập tại trường Staffordshire và đóng mức học phí được niêm yết bởi trường SU. Các tín chỉ sinh viên đã tích lũy được khi học chương trình của SU tại BUV có thể được chấp nhận một phần hoặc toàn phần khi sinh viên đăng ký chuyển tiếp sang ngành học tương đương hoặc ngành học khác tại SU. Lưu ý tên ngành học trên bằng tốt nghiệp tại SU có thể khác với tên ngành học tại BUV. Nhà trường sẽ hỗ trợ sinh viên trong quá trình trao đổi thông tin với SU những giấy tờ và thủ tục cần thiết để sinh viên có thể nộp hồ sơ nhập học và chuyển tiếp sang SU học nốt các năm học còn lại. </w:delText>
        </w:r>
      </w:del>
    </w:p>
    <w:p w14:paraId="29E6E0F0" w14:textId="5E3E5A6F" w:rsidR="00176912" w:rsidRPr="00863667" w:rsidDel="00050B84" w:rsidRDefault="00176912" w:rsidP="003E1B62">
      <w:pPr>
        <w:pStyle w:val="paragraph"/>
        <w:tabs>
          <w:tab w:val="left" w:pos="630"/>
          <w:tab w:val="left" w:pos="720"/>
          <w:tab w:val="left" w:pos="1080"/>
        </w:tabs>
        <w:ind w:firstLine="0"/>
        <w:textAlignment w:val="baseline"/>
        <w:rPr>
          <w:del w:id="1958" w:author="An Tran, ACA (BUV)" w:date="2024-09-12T15:45:00Z" w16du:dateUtc="2024-09-12T08:45:00Z"/>
          <w:rFonts w:ascii="iCiel Avenir LT Std 35 Light" w:hAnsi="iCiel Avenir LT Std 35 Light" w:cs="Arial"/>
          <w:i/>
          <w:iCs/>
          <w:sz w:val="22"/>
          <w:szCs w:val="22"/>
          <w:lang w:val="vi-VN"/>
        </w:rPr>
      </w:pPr>
      <w:del w:id="1959" w:author="An Tran, ACA (BUV)" w:date="2024-09-12T15:45:00Z" w16du:dateUtc="2024-09-12T08:45:00Z">
        <w:r w:rsidRPr="00863667" w:rsidDel="00050B84">
          <w:rPr>
            <w:rFonts w:ascii="iCiel Avenir LT Std 35 Light" w:hAnsi="iCiel Avenir LT Std 35 Light" w:cs="Arial"/>
            <w:i/>
            <w:iCs/>
            <w:sz w:val="22"/>
            <w:szCs w:val="22"/>
            <w:lang w:val="vi-VN"/>
          </w:rPr>
          <w:delText xml:space="preserve">Nếu sinh viên mong muốn được hỗ trợ chuyển tiếp tới một trường đại học trong mạng lưới hợp tác của BUV,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delText>
        </w:r>
      </w:del>
    </w:p>
    <w:p w14:paraId="620052FC" w14:textId="1394782C" w:rsidR="003A7157" w:rsidRPr="00863667" w:rsidDel="00050B84" w:rsidRDefault="003A7157" w:rsidP="003E1B62">
      <w:pPr>
        <w:pStyle w:val="paragraph"/>
        <w:tabs>
          <w:tab w:val="left" w:pos="630"/>
          <w:tab w:val="left" w:pos="720"/>
          <w:tab w:val="left" w:pos="1080"/>
        </w:tabs>
        <w:ind w:firstLine="0"/>
        <w:textAlignment w:val="baseline"/>
        <w:rPr>
          <w:del w:id="1960" w:author="An Tran, ACA (BUV)" w:date="2024-09-12T15:45:00Z" w16du:dateUtc="2024-09-12T08:45:00Z"/>
          <w:rFonts w:ascii="iCiel Avenir LT Std 35 Light" w:hAnsi="iCiel Avenir LT Std 35 Light" w:cs="Arial"/>
          <w:i/>
          <w:iCs/>
          <w:sz w:val="22"/>
          <w:szCs w:val="22"/>
          <w:lang w:val="vi-VN"/>
        </w:rPr>
      </w:pPr>
      <w:del w:id="1961" w:author="An Tran, ACA (BUV)" w:date="2024-09-12T15:45:00Z" w16du:dateUtc="2024-09-12T08:45:00Z">
        <w:r w:rsidRPr="00863667" w:rsidDel="00050B84">
          <w:rPr>
            <w:rFonts w:ascii="iCiel Avenir LT Std 35 Light" w:hAnsi="iCiel Avenir LT Std 35 Light"/>
            <w:noProof/>
            <w:sz w:val="22"/>
            <w:szCs w:val="22"/>
          </w:rPr>
          <w:drawing>
            <wp:anchor distT="0" distB="0" distL="114300" distR="114300" simplePos="0" relativeHeight="251681792" behindDoc="1" locked="0" layoutInCell="1" allowOverlap="1" wp14:anchorId="60E4011A" wp14:editId="1D781724">
              <wp:simplePos x="0" y="0"/>
              <wp:positionH relativeFrom="column">
                <wp:posOffset>1955800</wp:posOffset>
              </wp:positionH>
              <wp:positionV relativeFrom="paragraph">
                <wp:posOffset>588010</wp:posOffset>
              </wp:positionV>
              <wp:extent cx="612140" cy="612140"/>
              <wp:effectExtent l="0" t="0" r="0" b="0"/>
              <wp:wrapTight wrapText="bothSides">
                <wp:wrapPolygon edited="0">
                  <wp:start x="0" y="0"/>
                  <wp:lineTo x="0" y="20838"/>
                  <wp:lineTo x="20838" y="20838"/>
                  <wp:lineTo x="20838" y="0"/>
                  <wp:lineTo x="0" y="0"/>
                </wp:wrapPolygon>
              </wp:wrapTight>
              <wp:docPr id="1450644937"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667" w:rsidDel="00050B84">
          <w:rPr>
            <w:rFonts w:ascii="iCiel Avenir LT Std 35 Light" w:hAnsi="iCiel Avenir LT Std 35 Light" w:cs="Arial"/>
            <w:i/>
            <w:iCs/>
            <w:sz w:val="22"/>
            <w:szCs w:val="22"/>
            <w:lang w:val="vi-VN"/>
          </w:rPr>
          <w:delText xml:space="preserve">Sinh viên được khuyến khích đăng kí tham gia vào chương trình chuyển tiếp sau khi hoàn thành kì 1 năm 2. Sinh viên có thể tìm hiểu danh sách các trường đối tác Trao đổi và chuyển tiếp qua tài liệu tại </w:delText>
        </w:r>
        <w:r w:rsidR="00BE2136" w:rsidRPr="00863667" w:rsidDel="00050B84">
          <w:rPr>
            <w:rFonts w:ascii="iCiel Avenir LT Std 35 Light" w:hAnsi="iCiel Avenir LT Std 35 Light"/>
            <w:rPrChange w:id="1962" w:author="An Tran, ACA (BUV)" w:date="2024-09-13T17:29:00Z" w16du:dateUtc="2024-09-13T10:29:00Z">
              <w:rPr/>
            </w:rPrChange>
          </w:rPr>
          <w:fldChar w:fldCharType="begin"/>
        </w:r>
        <w:r w:rsidR="00BE2136" w:rsidRPr="00863667" w:rsidDel="00050B84">
          <w:rPr>
            <w:rFonts w:ascii="iCiel Avenir LT Std 35 Light" w:hAnsi="iCiel Avenir LT Std 35 Light"/>
            <w:rPrChange w:id="1963" w:author="An Tran, ACA (BUV)" w:date="2024-09-13T17:29:00Z" w16du:dateUtc="2024-09-13T10:29:00Z">
              <w:rPr/>
            </w:rPrChange>
          </w:rPr>
          <w:delInstrText>HYPERLINK "https://buveduvn0-my.sharepoint.com/personal/thuy_nt5_buv_edu_vn/_layouts/15/guestaccess.aspx?share=EeO90yZx2N9CiItNEIsbH0gBHGlgK9SAzAm3_Vxrqg2-Jw&amp;e=xAUjJv"</w:delInstrText>
        </w:r>
        <w:r w:rsidR="00BE2136" w:rsidRPr="00B8666B" w:rsidDel="00050B84">
          <w:rPr>
            <w:rFonts w:ascii="iCiel Avenir LT Std 35 Light" w:hAnsi="iCiel Avenir LT Std 35 Light"/>
          </w:rPr>
        </w:r>
        <w:r w:rsidR="00BE2136" w:rsidRPr="00863667" w:rsidDel="00050B84">
          <w:rPr>
            <w:rPrChange w:id="1964"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050B84">
          <w:rPr>
            <w:rStyle w:val="Hyperlink"/>
            <w:rFonts w:ascii="iCiel Avenir LT Std 35 Light" w:hAnsi="iCiel Avenir LT Std 35 Light" w:cs="Arial"/>
            <w:i/>
            <w:iCs/>
            <w:sz w:val="22"/>
            <w:szCs w:val="22"/>
            <w:lang w:val="vi-VN"/>
          </w:rPr>
          <w:delText>đường link này</w:delText>
        </w:r>
        <w:r w:rsidR="00BE2136" w:rsidRPr="00863667" w:rsidDel="00050B84">
          <w:rPr>
            <w:rStyle w:val="Hyperlink"/>
            <w:rFonts w:ascii="iCiel Avenir LT Std 35 Light" w:hAnsi="iCiel Avenir LT Std 35 Light" w:cs="Arial"/>
            <w:i/>
            <w:iCs/>
            <w:sz w:val="22"/>
            <w:szCs w:val="22"/>
            <w:lang w:val="vi-VN"/>
          </w:rPr>
          <w:fldChar w:fldCharType="end"/>
        </w:r>
        <w:r w:rsidRPr="00863667" w:rsidDel="00050B84">
          <w:rPr>
            <w:rFonts w:ascii="iCiel Avenir LT Std 35 Light" w:hAnsi="iCiel Avenir LT Std 35 Light" w:cs="Arial"/>
            <w:i/>
            <w:iCs/>
            <w:sz w:val="22"/>
            <w:szCs w:val="22"/>
            <w:lang w:val="vi-VN"/>
          </w:rPr>
          <w:delText xml:space="preserve"> hoặc scan QR code   </w:delText>
        </w:r>
      </w:del>
    </w:p>
    <w:p w14:paraId="70FDF9DD" w14:textId="41D2F5BE" w:rsidR="003A7157" w:rsidRPr="00863667" w:rsidDel="00050B84" w:rsidRDefault="003A7157" w:rsidP="003E1B62">
      <w:pPr>
        <w:pStyle w:val="paragraph"/>
        <w:tabs>
          <w:tab w:val="left" w:pos="630"/>
          <w:tab w:val="left" w:pos="720"/>
          <w:tab w:val="left" w:pos="1080"/>
        </w:tabs>
        <w:ind w:firstLine="0"/>
        <w:textAlignment w:val="baseline"/>
        <w:rPr>
          <w:del w:id="1965" w:author="An Tran, ACA (BUV)" w:date="2024-09-12T15:45:00Z" w16du:dateUtc="2024-09-12T08:45:00Z"/>
          <w:rFonts w:ascii="iCiel Avenir LT Std 35 Light" w:hAnsi="iCiel Avenir LT Std 35 Light" w:cs="Arial"/>
          <w:i/>
          <w:iCs/>
          <w:sz w:val="22"/>
          <w:szCs w:val="22"/>
        </w:rPr>
      </w:pPr>
    </w:p>
    <w:p w14:paraId="214FA225" w14:textId="5A28684E" w:rsidR="004035FC" w:rsidRPr="00863667" w:rsidDel="00A1180F" w:rsidRDefault="004035FC" w:rsidP="003E1B62">
      <w:pPr>
        <w:pStyle w:val="paragraph"/>
        <w:tabs>
          <w:tab w:val="left" w:pos="630"/>
          <w:tab w:val="left" w:pos="720"/>
          <w:tab w:val="left" w:pos="1080"/>
        </w:tabs>
        <w:ind w:firstLine="0"/>
        <w:textAlignment w:val="baseline"/>
        <w:rPr>
          <w:del w:id="1966" w:author="An Tran, ACA (BUV)" w:date="2024-09-12T22:36:00Z" w16du:dateUtc="2024-09-12T15:36:00Z"/>
          <w:rFonts w:ascii="iCiel Avenir LT Std 35 Light" w:hAnsi="iCiel Avenir LT Std 35 Light" w:cs="Arial"/>
          <w:i/>
          <w:iCs/>
          <w:sz w:val="22"/>
          <w:szCs w:val="22"/>
          <w:lang w:val="vi-VN"/>
        </w:rPr>
      </w:pPr>
      <w:del w:id="1967" w:author="An Tran, ACA (BUV)" w:date="2024-09-12T15:45:00Z" w16du:dateUtc="2024-09-12T08:45:00Z">
        <w:r w:rsidRPr="00863667" w:rsidDel="00050B84">
          <w:rPr>
            <w:rFonts w:ascii="iCiel Avenir LT Std 35 Light" w:hAnsi="iCiel Avenir LT Std 35 Light" w:cs="Arial"/>
            <w:i/>
            <w:iCs/>
            <w:sz w:val="22"/>
            <w:szCs w:val="22"/>
            <w:lang w:val="vi-VN"/>
          </w:rPr>
          <w:delText xml:space="preserve">Khi sinh viên quyết định ứng tuyển cho một chương trình trao đổi hoặc chuyển tiếp, sinh viên có thể gửi email tới Phòng Hợp tác Quốc tế qua địa chỉ </w:delText>
        </w:r>
        <w:r w:rsidR="00BE2136" w:rsidRPr="00863667" w:rsidDel="00050B84">
          <w:rPr>
            <w:rFonts w:ascii="iCiel Avenir LT Std 35 Light" w:hAnsi="iCiel Avenir LT Std 35 Light"/>
            <w:rPrChange w:id="1968" w:author="An Tran, ACA (BUV)" w:date="2024-09-13T17:29:00Z" w16du:dateUtc="2024-09-13T10:29:00Z">
              <w:rPr/>
            </w:rPrChange>
          </w:rPr>
          <w:fldChar w:fldCharType="begin"/>
        </w:r>
        <w:r w:rsidR="00BE2136" w:rsidRPr="00863667" w:rsidDel="00050B84">
          <w:rPr>
            <w:rFonts w:ascii="iCiel Avenir LT Std 35 Light" w:hAnsi="iCiel Avenir LT Std 35 Light"/>
            <w:rPrChange w:id="1969" w:author="An Tran, ACA (BUV)" w:date="2024-09-13T17:29:00Z" w16du:dateUtc="2024-09-13T10:29:00Z">
              <w:rPr/>
            </w:rPrChange>
          </w:rPr>
          <w:delInstrText>HYPERLINK "mailto:international@buv.edu.vn"</w:delInstrText>
        </w:r>
        <w:r w:rsidR="00BE2136" w:rsidRPr="00B8666B" w:rsidDel="00050B84">
          <w:rPr>
            <w:rFonts w:ascii="iCiel Avenir LT Std 35 Light" w:hAnsi="iCiel Avenir LT Std 35 Light"/>
          </w:rPr>
        </w:r>
        <w:r w:rsidR="00BE2136" w:rsidRPr="00863667" w:rsidDel="00050B84">
          <w:rPr>
            <w:rPrChange w:id="1970"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050B84">
          <w:rPr>
            <w:rStyle w:val="Hyperlink"/>
            <w:rFonts w:ascii="iCiel Avenir LT Std 35 Light" w:hAnsi="iCiel Avenir LT Std 35 Light" w:cs="Arial"/>
            <w:i/>
            <w:iCs/>
            <w:sz w:val="22"/>
            <w:szCs w:val="22"/>
            <w:lang w:val="vi-VN"/>
          </w:rPr>
          <w:delText>international@buv.edu.vn</w:delText>
        </w:r>
        <w:r w:rsidR="00BE2136" w:rsidRPr="00863667" w:rsidDel="00050B84">
          <w:rPr>
            <w:rStyle w:val="Hyperlink"/>
            <w:rFonts w:ascii="iCiel Avenir LT Std 35 Light" w:hAnsi="iCiel Avenir LT Std 35 Light" w:cs="Arial"/>
            <w:i/>
            <w:iCs/>
            <w:sz w:val="22"/>
            <w:szCs w:val="22"/>
            <w:lang w:val="vi-VN"/>
          </w:rPr>
          <w:fldChar w:fldCharType="end"/>
        </w:r>
        <w:r w:rsidRPr="00863667" w:rsidDel="00050B84">
          <w:rPr>
            <w:rFonts w:ascii="iCiel Avenir LT Std 35 Light" w:hAnsi="iCiel Avenir LT Std 35 Light" w:cs="Arial"/>
            <w:i/>
            <w:iCs/>
            <w:sz w:val="22"/>
            <w:szCs w:val="22"/>
            <w:lang w:val="vi-VN"/>
          </w:rPr>
          <w:delText xml:space="preserve"> hoặc gọi đến số điện thoại 0936 399 918 để được hướng dẫn và nhận biểu mẫu đơn yêu cầu.</w:delText>
        </w:r>
      </w:del>
    </w:p>
    <w:p w14:paraId="7C9D5885" w14:textId="27788A08" w:rsidR="00BF43A2" w:rsidRPr="00863667" w:rsidDel="00A1180F" w:rsidRDefault="00BF43A2" w:rsidP="00D85019">
      <w:pPr>
        <w:pStyle w:val="Question"/>
        <w:numPr>
          <w:ilvl w:val="0"/>
          <w:numId w:val="6"/>
        </w:numPr>
        <w:tabs>
          <w:tab w:val="left" w:pos="630"/>
          <w:tab w:val="left" w:pos="720"/>
          <w:tab w:val="left" w:pos="900"/>
        </w:tabs>
        <w:spacing w:before="100" w:line="400" w:lineRule="exact"/>
        <w:ind w:left="0" w:firstLine="634"/>
        <w:rPr>
          <w:del w:id="1971" w:author="An Tran, ACA (BUV)" w:date="2024-09-12T22:36:00Z" w16du:dateUtc="2024-09-12T15:36:00Z"/>
          <w:rFonts w:cs="Arial"/>
          <w:i/>
          <w:iCs/>
          <w:szCs w:val="22"/>
          <w:lang w:val="vi-VN"/>
        </w:rPr>
      </w:pPr>
      <w:bookmarkStart w:id="1972" w:name="_Toc107324298"/>
      <w:del w:id="1973" w:author="An Tran, ACA (BUV)" w:date="2024-09-12T22:36:00Z" w16du:dateUtc="2024-09-12T15:36:00Z">
        <w:r w:rsidRPr="00863667" w:rsidDel="00A1180F">
          <w:rPr>
            <w:rFonts w:cs="Arial"/>
            <w:b w:val="0"/>
            <w:szCs w:val="22"/>
            <w:lang w:val="vi-VN"/>
          </w:rPr>
          <w:delText>What</w:delText>
        </w:r>
        <w:r w:rsidR="00C13410" w:rsidRPr="00863667" w:rsidDel="00A1180F">
          <w:rPr>
            <w:rFonts w:cs="Arial"/>
            <w:b w:val="0"/>
            <w:szCs w:val="22"/>
            <w:lang w:val="vi-VN"/>
          </w:rPr>
          <w:delText xml:space="preserve"> are the </w:delText>
        </w:r>
        <w:r w:rsidR="005F5F1E" w:rsidRPr="00863667" w:rsidDel="00A1180F">
          <w:rPr>
            <w:rFonts w:cs="Arial"/>
            <w:b w:val="0"/>
            <w:szCs w:val="22"/>
            <w:lang w:val="vi-VN"/>
          </w:rPr>
          <w:delText>procedures</w:delText>
        </w:r>
        <w:r w:rsidR="00C13410" w:rsidRPr="00863667" w:rsidDel="00A1180F">
          <w:rPr>
            <w:rFonts w:cs="Arial"/>
            <w:b w:val="0"/>
            <w:szCs w:val="22"/>
            <w:lang w:val="vi-VN"/>
          </w:rPr>
          <w:delText xml:space="preserve"> and policy</w:delText>
        </w:r>
        <w:r w:rsidRPr="00863667" w:rsidDel="00A1180F">
          <w:rPr>
            <w:rFonts w:cs="Arial"/>
            <w:b w:val="0"/>
            <w:szCs w:val="22"/>
            <w:lang w:val="vi-VN"/>
          </w:rPr>
          <w:delText xml:space="preserve"> if things don’t go as </w:delText>
        </w:r>
        <w:r w:rsidR="0037692E" w:rsidRPr="00863667" w:rsidDel="00A1180F">
          <w:rPr>
            <w:rFonts w:cs="Arial"/>
            <w:b w:val="0"/>
            <w:szCs w:val="22"/>
            <w:lang w:val="vi-VN"/>
          </w:rPr>
          <w:delText>planned</w:delText>
        </w:r>
        <w:r w:rsidRPr="00863667" w:rsidDel="00A1180F">
          <w:rPr>
            <w:rFonts w:cs="Arial"/>
            <w:b w:val="0"/>
            <w:szCs w:val="22"/>
            <w:lang w:val="vi-VN"/>
          </w:rPr>
          <w:delText xml:space="preserve"> and students have to defer from the university? How to apply for deferment? / </w:delText>
        </w:r>
        <w:r w:rsidRPr="00863667" w:rsidDel="00A1180F">
          <w:rPr>
            <w:rFonts w:cs="Arial"/>
            <w:b w:val="0"/>
            <w:i/>
            <w:iCs/>
            <w:szCs w:val="22"/>
            <w:lang w:val="vi-VN"/>
          </w:rPr>
          <w:delText>Trong trường hợp sinh viên cần bảo lưu kết quả và xin nghỉ học một thời gian, quy trình và chính sách của việc bảo lưu này như thế nào?</w:delText>
        </w:r>
        <w:bookmarkEnd w:id="1972"/>
      </w:del>
    </w:p>
    <w:p w14:paraId="3B59CFAB" w14:textId="1F4BA2D4" w:rsidR="00BF43A2" w:rsidRPr="00863667" w:rsidDel="00A1180F" w:rsidRDefault="00BF43A2" w:rsidP="003E1B62">
      <w:pPr>
        <w:pStyle w:val="ListParagraph"/>
        <w:tabs>
          <w:tab w:val="left" w:pos="630"/>
          <w:tab w:val="left" w:pos="720"/>
          <w:tab w:val="left" w:pos="1080"/>
        </w:tabs>
        <w:ind w:left="0"/>
        <w:contextualSpacing w:val="0"/>
        <w:rPr>
          <w:del w:id="1974" w:author="An Tran, ACA (BUV)" w:date="2024-09-12T22:36:00Z" w16du:dateUtc="2024-09-12T15:36:00Z"/>
          <w:rFonts w:ascii="iCiel Avenir LT Std 35 Light" w:hAnsi="iCiel Avenir LT Std 35 Light" w:cs="Arial"/>
          <w:b/>
          <w:bCs/>
          <w:sz w:val="22"/>
          <w:szCs w:val="22"/>
          <w:u w:val="single"/>
          <w:lang w:val="vi-VN"/>
        </w:rPr>
      </w:pPr>
      <w:del w:id="1975" w:author="An Tran, ACA (BUV)" w:date="2024-09-12T22:36:00Z" w16du:dateUtc="2024-09-12T15:36:00Z">
        <w:r w:rsidRPr="00863667" w:rsidDel="00A1180F">
          <w:rPr>
            <w:rFonts w:ascii="iCiel Avenir LT Std 35 Light" w:hAnsi="iCiel Avenir LT Std 35 Light" w:cs="Arial"/>
            <w:b/>
            <w:bCs/>
            <w:sz w:val="22"/>
            <w:szCs w:val="22"/>
            <w:u w:val="single"/>
            <w:lang w:val="vi-VN"/>
          </w:rPr>
          <w:delText xml:space="preserve">Answer / </w:delText>
        </w:r>
        <w:r w:rsidRPr="00863667" w:rsidDel="00A1180F">
          <w:rPr>
            <w:rFonts w:ascii="iCiel Avenir LT Std 35 Light" w:hAnsi="iCiel Avenir LT Std 35 Light" w:cs="Arial"/>
            <w:b/>
            <w:bCs/>
            <w:i/>
            <w:iCs/>
            <w:sz w:val="22"/>
            <w:szCs w:val="22"/>
            <w:u w:val="single"/>
            <w:lang w:val="vi-VN"/>
          </w:rPr>
          <w:delText>Câu tr</w:delText>
        </w:r>
        <w:r w:rsidRPr="00863667" w:rsidDel="00A1180F">
          <w:rPr>
            <w:rFonts w:ascii="iCiel Avenir LT Std 35 Light" w:hAnsi="iCiel Avenir LT Std 35 Light" w:cs="Calibri"/>
            <w:b/>
            <w:bCs/>
            <w:i/>
            <w:iCs/>
            <w:sz w:val="22"/>
            <w:szCs w:val="22"/>
            <w:u w:val="single"/>
            <w:lang w:val="vi-VN"/>
          </w:rPr>
          <w:delText>ả</w:delText>
        </w:r>
        <w:r w:rsidRPr="00863667" w:rsidDel="00A1180F">
          <w:rPr>
            <w:rFonts w:ascii="iCiel Avenir LT Std 35 Light" w:hAnsi="iCiel Avenir LT Std 35 Light" w:cs="Arial"/>
            <w:b/>
            <w:bCs/>
            <w:i/>
            <w:iCs/>
            <w:sz w:val="22"/>
            <w:szCs w:val="22"/>
            <w:u w:val="single"/>
            <w:lang w:val="vi-VN"/>
          </w:rPr>
          <w:delText xml:space="preserve"> l</w:delText>
        </w:r>
        <w:r w:rsidRPr="00863667" w:rsidDel="00A1180F">
          <w:rPr>
            <w:rFonts w:ascii="iCiel Avenir LT Std 35 Light" w:hAnsi="iCiel Avenir LT Std 35 Light" w:cs="Calibri"/>
            <w:b/>
            <w:bCs/>
            <w:i/>
            <w:iCs/>
            <w:sz w:val="22"/>
            <w:szCs w:val="22"/>
            <w:u w:val="single"/>
            <w:lang w:val="vi-VN"/>
          </w:rPr>
          <w:delText>ờ</w:delText>
        </w:r>
        <w:r w:rsidRPr="00863667" w:rsidDel="00A1180F">
          <w:rPr>
            <w:rFonts w:ascii="iCiel Avenir LT Std 35 Light" w:hAnsi="iCiel Avenir LT Std 35 Light" w:cs="Arial"/>
            <w:b/>
            <w:bCs/>
            <w:i/>
            <w:iCs/>
            <w:sz w:val="22"/>
            <w:szCs w:val="22"/>
            <w:u w:val="single"/>
            <w:lang w:val="vi-VN"/>
          </w:rPr>
          <w:delText>i</w:delText>
        </w:r>
        <w:r w:rsidRPr="00863667" w:rsidDel="00A1180F">
          <w:rPr>
            <w:rFonts w:ascii="iCiel Avenir LT Std 35 Light" w:hAnsi="iCiel Avenir LT Std 35 Light" w:cs="Arial"/>
            <w:b/>
            <w:bCs/>
            <w:sz w:val="22"/>
            <w:szCs w:val="22"/>
            <w:u w:val="single"/>
            <w:lang w:val="vi-VN"/>
          </w:rPr>
          <w:delText>:</w:delText>
        </w:r>
      </w:del>
    </w:p>
    <w:p w14:paraId="75F87F0C" w14:textId="21C8800C" w:rsidR="00661D05" w:rsidRPr="00863667" w:rsidDel="00A1180F" w:rsidRDefault="00661D05" w:rsidP="003E1B62">
      <w:pPr>
        <w:tabs>
          <w:tab w:val="left" w:pos="630"/>
          <w:tab w:val="left" w:pos="720"/>
          <w:tab w:val="left" w:pos="1080"/>
        </w:tabs>
        <w:ind w:firstLine="0"/>
        <w:rPr>
          <w:del w:id="1976" w:author="An Tran, ACA (BUV)" w:date="2024-09-12T22:36:00Z" w16du:dateUtc="2024-09-12T15:36:00Z"/>
          <w:rFonts w:ascii="iCiel Avenir LT Std 35 Light" w:hAnsi="iCiel Avenir LT Std 35 Light" w:cs="Arial"/>
          <w:sz w:val="22"/>
          <w:szCs w:val="22"/>
          <w:lang w:val="vi-VN"/>
        </w:rPr>
      </w:pPr>
      <w:del w:id="1977" w:author="An Tran, ACA (BUV)" w:date="2024-09-12T22:36:00Z" w16du:dateUtc="2024-09-12T15:36:00Z">
        <w:r w:rsidRPr="00863667" w:rsidDel="00A1180F">
          <w:rPr>
            <w:rFonts w:ascii="iCiel Avenir LT Std 35 Light" w:hAnsi="iCiel Avenir LT Std 35 Light" w:cs="Arial"/>
            <w:sz w:val="22"/>
            <w:szCs w:val="22"/>
            <w:lang w:val="vi-VN"/>
          </w:rPr>
          <w:delText xml:space="preserve">In times of difficulty, students might apply for a Deferral/ Break-in-Study to put a temporary hold on their study and return when they are ready to perform at their best ability again. Taking a break is a significant decision. A break in study cannot be used to avoid assessments but should be used </w:delText>
        </w:r>
        <w:r w:rsidR="000969A0" w:rsidRPr="00863667" w:rsidDel="00A1180F">
          <w:rPr>
            <w:rFonts w:ascii="iCiel Avenir LT Std 35 Light" w:hAnsi="iCiel Avenir LT Std 35 Light" w:cs="Arial"/>
            <w:sz w:val="22"/>
            <w:szCs w:val="22"/>
            <w:lang w:val="vi-VN"/>
          </w:rPr>
          <w:delText>when</w:delText>
        </w:r>
        <w:r w:rsidRPr="00863667" w:rsidDel="00A1180F">
          <w:rPr>
            <w:rFonts w:ascii="iCiel Avenir LT Std 35 Light" w:hAnsi="iCiel Avenir LT Std 35 Light" w:cs="Arial"/>
            <w:sz w:val="22"/>
            <w:szCs w:val="22"/>
            <w:lang w:val="vi-VN"/>
          </w:rPr>
          <w:delText xml:space="preserve"> the student’s personal circumstances no longer allow them to continue their studies. </w:delText>
        </w:r>
      </w:del>
    </w:p>
    <w:p w14:paraId="592EF076" w14:textId="78531C12" w:rsidR="00661D05" w:rsidRPr="00863667" w:rsidDel="00A1180F" w:rsidRDefault="00661D05" w:rsidP="003E1B62">
      <w:pPr>
        <w:tabs>
          <w:tab w:val="left" w:pos="630"/>
          <w:tab w:val="left" w:pos="720"/>
          <w:tab w:val="left" w:pos="1080"/>
        </w:tabs>
        <w:ind w:firstLine="0"/>
        <w:rPr>
          <w:del w:id="1978" w:author="An Tran, ACA (BUV)" w:date="2024-09-12T22:36:00Z" w16du:dateUtc="2024-09-12T15:36:00Z"/>
          <w:rFonts w:ascii="iCiel Avenir LT Std 35 Light" w:hAnsi="iCiel Avenir LT Std 35 Light" w:cs="Arial"/>
          <w:sz w:val="22"/>
          <w:szCs w:val="22"/>
          <w:lang w:val="vi-VN"/>
        </w:rPr>
      </w:pPr>
      <w:del w:id="1979" w:author="An Tran, ACA (BUV)" w:date="2024-09-12T22:36:00Z" w16du:dateUtc="2024-09-12T15:36:00Z">
        <w:r w:rsidRPr="00863667" w:rsidDel="00A1180F">
          <w:rPr>
            <w:rFonts w:ascii="iCiel Avenir LT Std 35 Light" w:hAnsi="iCiel Avenir LT Std 35 Light" w:cs="Arial"/>
            <w:sz w:val="22"/>
            <w:szCs w:val="22"/>
            <w:lang w:val="vi-VN"/>
          </w:rPr>
          <w:delText xml:space="preserve">Before taking a break in studies, </w:delText>
        </w:r>
        <w:r w:rsidR="005F5F1E" w:rsidRPr="00863667" w:rsidDel="00A1180F">
          <w:rPr>
            <w:rFonts w:ascii="iCiel Avenir LT Std 35 Light" w:hAnsi="iCiel Avenir LT Std 35 Light" w:cs="Arial"/>
            <w:sz w:val="22"/>
            <w:szCs w:val="22"/>
            <w:lang w:val="vi-VN"/>
          </w:rPr>
          <w:delText xml:space="preserve">the students need to consider </w:delText>
        </w:r>
        <w:r w:rsidR="00847085" w:rsidRPr="00863667" w:rsidDel="00A1180F">
          <w:rPr>
            <w:rFonts w:ascii="iCiel Avenir LT Std 35 Light" w:hAnsi="iCiel Avenir LT Std 35 Light" w:cs="Arial"/>
            <w:sz w:val="22"/>
            <w:szCs w:val="22"/>
            <w:lang w:val="vi-VN"/>
          </w:rPr>
          <w:delText>several</w:delText>
        </w:r>
        <w:r w:rsidRPr="00863667" w:rsidDel="00A1180F">
          <w:rPr>
            <w:rFonts w:ascii="iCiel Avenir LT Std 35 Light" w:hAnsi="iCiel Avenir LT Std 35 Light" w:cs="Arial"/>
            <w:sz w:val="22"/>
            <w:szCs w:val="22"/>
            <w:lang w:val="vi-VN"/>
          </w:rPr>
          <w:delText xml:space="preserve"> things</w:delText>
        </w:r>
        <w:r w:rsidR="005F5F1E" w:rsidRPr="00863667" w:rsidDel="00A1180F">
          <w:rPr>
            <w:rFonts w:ascii="iCiel Avenir LT Std 35 Light" w:hAnsi="iCiel Avenir LT Std 35 Light" w:cs="Arial"/>
            <w:sz w:val="22"/>
            <w:szCs w:val="22"/>
            <w:lang w:val="vi-VN"/>
          </w:rPr>
          <w:delText>:</w:delText>
        </w:r>
      </w:del>
    </w:p>
    <w:p w14:paraId="78CBB781" w14:textId="7A79A479" w:rsidR="00661D05" w:rsidRPr="00863667" w:rsidDel="00A1180F" w:rsidRDefault="00661D05" w:rsidP="00D85019">
      <w:pPr>
        <w:pStyle w:val="ListParagraph"/>
        <w:numPr>
          <w:ilvl w:val="0"/>
          <w:numId w:val="16"/>
        </w:numPr>
        <w:tabs>
          <w:tab w:val="left" w:pos="630"/>
          <w:tab w:val="left" w:pos="720"/>
          <w:tab w:val="left" w:pos="1080"/>
        </w:tabs>
        <w:ind w:firstLine="720"/>
        <w:contextualSpacing w:val="0"/>
        <w:rPr>
          <w:del w:id="1980" w:author="An Tran, ACA (BUV)" w:date="2024-09-12T22:36:00Z" w16du:dateUtc="2024-09-12T15:36:00Z"/>
          <w:rFonts w:ascii="iCiel Avenir LT Std 35 Light" w:hAnsi="iCiel Avenir LT Std 35 Light" w:cs="Arial"/>
          <w:sz w:val="22"/>
          <w:szCs w:val="22"/>
          <w:lang w:val="vi-VN" w:eastAsia="en-US"/>
        </w:rPr>
      </w:pPr>
      <w:del w:id="1981" w:author="An Tran, ACA (BUV)" w:date="2024-09-12T22:36:00Z" w16du:dateUtc="2024-09-12T15:36:00Z">
        <w:r w:rsidRPr="00863667" w:rsidDel="00A1180F">
          <w:rPr>
            <w:rFonts w:ascii="iCiel Avenir LT Std 35 Light" w:hAnsi="iCiel Avenir LT Std 35 Light" w:cs="Arial"/>
            <w:sz w:val="22"/>
            <w:szCs w:val="22"/>
            <w:lang w:val="vi-VN" w:eastAsia="en-US"/>
          </w:rPr>
          <w:delText xml:space="preserve">Having a break </w:delText>
        </w:r>
        <w:r w:rsidR="0037692E" w:rsidRPr="00863667" w:rsidDel="00A1180F">
          <w:rPr>
            <w:rFonts w:ascii="iCiel Avenir LT Std 35 Light" w:hAnsi="iCiel Avenir LT Std 35 Light" w:cs="Arial"/>
            <w:sz w:val="22"/>
            <w:szCs w:val="22"/>
            <w:lang w:val="vi-VN" w:eastAsia="en-US"/>
          </w:rPr>
          <w:delText>from</w:delText>
        </w:r>
        <w:r w:rsidRPr="00863667" w:rsidDel="00A1180F">
          <w:rPr>
            <w:rFonts w:ascii="iCiel Avenir LT Std 35 Light" w:hAnsi="iCiel Avenir LT Std 35 Light" w:cs="Arial"/>
            <w:sz w:val="22"/>
            <w:szCs w:val="22"/>
            <w:lang w:val="vi-VN" w:eastAsia="en-US"/>
          </w:rPr>
          <w:delText xml:space="preserve"> studies would mean you are no longer studying with the same </w:delText>
        </w:r>
        <w:r w:rsidR="005F5F1E" w:rsidRPr="00863667" w:rsidDel="00A1180F">
          <w:rPr>
            <w:rFonts w:ascii="iCiel Avenir LT Std 35 Light" w:hAnsi="iCiel Avenir LT Std 35 Light" w:cs="Arial"/>
            <w:sz w:val="22"/>
            <w:szCs w:val="22"/>
            <w:lang w:val="vi-VN" w:eastAsia="en-US"/>
          </w:rPr>
          <w:delText>group.</w:delText>
        </w:r>
      </w:del>
    </w:p>
    <w:p w14:paraId="0C3BC097" w14:textId="7DB1D3DE" w:rsidR="0095649E" w:rsidRPr="00863667" w:rsidDel="00A1180F" w:rsidRDefault="00661D05" w:rsidP="00D85019">
      <w:pPr>
        <w:pStyle w:val="ListParagraph"/>
        <w:numPr>
          <w:ilvl w:val="0"/>
          <w:numId w:val="16"/>
        </w:numPr>
        <w:tabs>
          <w:tab w:val="left" w:pos="630"/>
          <w:tab w:val="left" w:pos="720"/>
          <w:tab w:val="left" w:pos="1080"/>
        </w:tabs>
        <w:ind w:firstLine="720"/>
        <w:contextualSpacing w:val="0"/>
        <w:rPr>
          <w:del w:id="1982" w:author="An Tran, ACA (BUV)" w:date="2024-09-12T22:36:00Z" w16du:dateUtc="2024-09-12T15:36:00Z"/>
          <w:rFonts w:ascii="iCiel Avenir LT Std 35 Light" w:hAnsi="iCiel Avenir LT Std 35 Light" w:cs="Arial"/>
          <w:sz w:val="22"/>
          <w:szCs w:val="22"/>
          <w:lang w:val="vi-VN" w:eastAsia="en-US"/>
        </w:rPr>
      </w:pPr>
      <w:del w:id="1983" w:author="An Tran, ACA (BUV)" w:date="2024-09-12T22:36:00Z" w16du:dateUtc="2024-09-12T15:36:00Z">
        <w:r w:rsidRPr="00863667" w:rsidDel="00A1180F">
          <w:rPr>
            <w:rFonts w:ascii="iCiel Avenir LT Std 35 Light" w:hAnsi="iCiel Avenir LT Std 35 Light" w:cs="Arial"/>
            <w:sz w:val="22"/>
            <w:szCs w:val="22"/>
            <w:lang w:val="vi-VN" w:eastAsia="en-US"/>
          </w:rPr>
          <w:delText xml:space="preserve">Your course may have changed or may not be available when you decide to </w:delText>
        </w:r>
        <w:r w:rsidR="005F5F1E" w:rsidRPr="00863667" w:rsidDel="00A1180F">
          <w:rPr>
            <w:rFonts w:ascii="iCiel Avenir LT Std 35 Light" w:hAnsi="iCiel Avenir LT Std 35 Light" w:cs="Arial"/>
            <w:sz w:val="22"/>
            <w:szCs w:val="22"/>
            <w:lang w:val="vi-VN" w:eastAsia="en-US"/>
          </w:rPr>
          <w:delText>return.</w:delText>
        </w:r>
      </w:del>
    </w:p>
    <w:p w14:paraId="5EE4FBA1" w14:textId="10181FC8" w:rsidR="00661D05" w:rsidRPr="00863667" w:rsidDel="00A1180F" w:rsidRDefault="00661D05" w:rsidP="00D85019">
      <w:pPr>
        <w:pStyle w:val="ListParagraph"/>
        <w:numPr>
          <w:ilvl w:val="0"/>
          <w:numId w:val="16"/>
        </w:numPr>
        <w:tabs>
          <w:tab w:val="left" w:pos="630"/>
          <w:tab w:val="left" w:pos="720"/>
          <w:tab w:val="left" w:pos="1080"/>
        </w:tabs>
        <w:ind w:firstLine="720"/>
        <w:contextualSpacing w:val="0"/>
        <w:rPr>
          <w:del w:id="1984" w:author="An Tran, ACA (BUV)" w:date="2024-09-12T22:36:00Z" w16du:dateUtc="2024-09-12T15:36:00Z"/>
          <w:rFonts w:ascii="iCiel Avenir LT Std 35 Light" w:hAnsi="iCiel Avenir LT Std 35 Light" w:cs="Arial"/>
          <w:sz w:val="22"/>
          <w:szCs w:val="22"/>
          <w:lang w:val="vi-VN" w:eastAsia="en-US"/>
        </w:rPr>
      </w:pPr>
      <w:del w:id="1985" w:author="An Tran, ACA (BUV)" w:date="2024-09-12T22:36:00Z" w16du:dateUtc="2024-09-12T15:36:00Z">
        <w:r w:rsidRPr="00863667" w:rsidDel="00A1180F">
          <w:rPr>
            <w:rFonts w:ascii="iCiel Avenir LT Std 35 Light" w:hAnsi="iCiel Avenir LT Std 35 Light" w:cs="Arial"/>
            <w:sz w:val="22"/>
            <w:szCs w:val="22"/>
            <w:lang w:val="vi-VN"/>
          </w:rPr>
          <w:delText>A</w:delText>
        </w:r>
        <w:r w:rsidR="0095649E" w:rsidRPr="00863667" w:rsidDel="00A1180F">
          <w:rPr>
            <w:rFonts w:ascii="iCiel Avenir LT Std 35 Light" w:hAnsi="iCiel Avenir LT Std 35 Light" w:cs="Arial"/>
            <w:sz w:val="22"/>
            <w:szCs w:val="22"/>
            <w:lang w:val="vi-VN"/>
          </w:rPr>
          <w:delText xml:space="preserve"> deferral </w:delText>
        </w:r>
        <w:r w:rsidR="0095649E" w:rsidRPr="00863667" w:rsidDel="00A1180F">
          <w:rPr>
            <w:rFonts w:ascii="iCiel Avenir LT Std 35 Light" w:hAnsi="iCiel Avenir LT Std 35 Light" w:cs="Arial"/>
            <w:sz w:val="22"/>
            <w:szCs w:val="22"/>
            <w:lang w:val="vi-VN" w:eastAsia="en-US"/>
          </w:rPr>
          <w:delText>c</w:delText>
        </w:r>
        <w:r w:rsidRPr="00863667" w:rsidDel="00A1180F">
          <w:rPr>
            <w:rFonts w:ascii="iCiel Avenir LT Std 35 Light" w:hAnsi="iCiel Avenir LT Std 35 Light" w:cs="Arial"/>
            <w:sz w:val="22"/>
            <w:szCs w:val="22"/>
            <w:lang w:val="vi-VN" w:eastAsia="en-US"/>
          </w:rPr>
          <w:delText xml:space="preserve">an be for a minimum of one semester to a maximum of one </w:delText>
        </w:r>
        <w:r w:rsidR="005F5F1E" w:rsidRPr="00863667" w:rsidDel="00A1180F">
          <w:rPr>
            <w:rFonts w:ascii="iCiel Avenir LT Std 35 Light" w:hAnsi="iCiel Avenir LT Std 35 Light" w:cs="Arial"/>
            <w:sz w:val="22"/>
            <w:szCs w:val="22"/>
            <w:lang w:val="vi-VN" w:eastAsia="en-US"/>
          </w:rPr>
          <w:delText>year.</w:delText>
        </w:r>
      </w:del>
    </w:p>
    <w:p w14:paraId="11964B59" w14:textId="01BDA2AE" w:rsidR="00661D05" w:rsidRPr="00863667" w:rsidDel="00A1180F" w:rsidRDefault="0095649E" w:rsidP="00D85019">
      <w:pPr>
        <w:pStyle w:val="ListParagraph"/>
        <w:numPr>
          <w:ilvl w:val="0"/>
          <w:numId w:val="16"/>
        </w:numPr>
        <w:tabs>
          <w:tab w:val="left" w:pos="630"/>
          <w:tab w:val="left" w:pos="720"/>
          <w:tab w:val="left" w:pos="1080"/>
        </w:tabs>
        <w:ind w:firstLine="720"/>
        <w:contextualSpacing w:val="0"/>
        <w:rPr>
          <w:del w:id="1986" w:author="An Tran, ACA (BUV)" w:date="2024-09-12T22:36:00Z" w16du:dateUtc="2024-09-12T15:36:00Z"/>
          <w:rFonts w:ascii="iCiel Avenir LT Std 35 Light" w:hAnsi="iCiel Avenir LT Std 35 Light" w:cs="Arial"/>
          <w:sz w:val="22"/>
          <w:szCs w:val="22"/>
          <w:lang w:val="vi-VN" w:eastAsia="en-US"/>
        </w:rPr>
      </w:pPr>
      <w:del w:id="1987" w:author="An Tran, ACA (BUV)" w:date="2024-09-12T22:36:00Z" w16du:dateUtc="2024-09-12T15:36:00Z">
        <w:r w:rsidRPr="00863667" w:rsidDel="00A1180F">
          <w:rPr>
            <w:rFonts w:ascii="iCiel Avenir LT Std 35 Light" w:hAnsi="iCiel Avenir LT Std 35 Light" w:cs="Arial"/>
            <w:sz w:val="22"/>
            <w:szCs w:val="22"/>
            <w:lang w:val="vi-VN" w:eastAsia="en-US"/>
          </w:rPr>
          <w:delText>The deferral w</w:delText>
        </w:r>
        <w:r w:rsidR="00661D05" w:rsidRPr="00863667" w:rsidDel="00A1180F">
          <w:rPr>
            <w:rFonts w:ascii="iCiel Avenir LT Std 35 Light" w:hAnsi="iCiel Avenir LT Std 35 Light" w:cs="Arial"/>
            <w:sz w:val="22"/>
            <w:szCs w:val="22"/>
            <w:lang w:val="vi-VN" w:eastAsia="en-US"/>
          </w:rPr>
          <w:delText>ill still count towards your registration period.</w:delText>
        </w:r>
      </w:del>
    </w:p>
    <w:p w14:paraId="4DD55279" w14:textId="748A03D8" w:rsidR="00661D05" w:rsidRPr="00863667" w:rsidDel="00A1180F" w:rsidRDefault="00661D05" w:rsidP="00D85019">
      <w:pPr>
        <w:pStyle w:val="ListParagraph"/>
        <w:numPr>
          <w:ilvl w:val="0"/>
          <w:numId w:val="16"/>
        </w:numPr>
        <w:tabs>
          <w:tab w:val="left" w:pos="630"/>
          <w:tab w:val="left" w:pos="720"/>
          <w:tab w:val="left" w:pos="1080"/>
        </w:tabs>
        <w:ind w:firstLine="720"/>
        <w:contextualSpacing w:val="0"/>
        <w:rPr>
          <w:del w:id="1988" w:author="An Tran, ACA (BUV)" w:date="2024-09-12T22:36:00Z" w16du:dateUtc="2024-09-12T15:36:00Z"/>
          <w:rFonts w:ascii="iCiel Avenir LT Std 35 Light" w:hAnsi="iCiel Avenir LT Std 35 Light" w:cs="Arial"/>
          <w:sz w:val="22"/>
          <w:szCs w:val="22"/>
          <w:lang w:val="vi-VN" w:eastAsia="en-US"/>
        </w:rPr>
      </w:pPr>
      <w:del w:id="1989" w:author="An Tran, ACA (BUV)" w:date="2024-09-12T22:36:00Z" w16du:dateUtc="2024-09-12T15:36:00Z">
        <w:r w:rsidRPr="00863667" w:rsidDel="00A1180F">
          <w:rPr>
            <w:rFonts w:ascii="iCiel Avenir LT Std 35 Light" w:hAnsi="iCiel Avenir LT Std 35 Light" w:cs="Arial"/>
            <w:sz w:val="22"/>
            <w:szCs w:val="22"/>
            <w:lang w:val="vi-VN" w:eastAsia="en-US"/>
          </w:rPr>
          <w:delText>When you return, you'll need to re-start any incomplete modules as any previous marks will be cancelled.</w:delText>
        </w:r>
      </w:del>
    </w:p>
    <w:p w14:paraId="0A88DF87" w14:textId="216A9626" w:rsidR="003513BE" w:rsidRPr="00863667" w:rsidDel="00A1180F" w:rsidRDefault="003513BE" w:rsidP="003E1B62">
      <w:pPr>
        <w:tabs>
          <w:tab w:val="left" w:pos="630"/>
          <w:tab w:val="left" w:pos="720"/>
          <w:tab w:val="left" w:pos="1080"/>
        </w:tabs>
        <w:ind w:firstLine="0"/>
        <w:rPr>
          <w:del w:id="1990" w:author="An Tran, ACA (BUV)" w:date="2024-09-12T22:36:00Z" w16du:dateUtc="2024-09-12T15:36:00Z"/>
          <w:rFonts w:ascii="iCiel Avenir LT Std 35 Light" w:hAnsi="iCiel Avenir LT Std 35 Light" w:cs="Arial"/>
          <w:sz w:val="22"/>
          <w:szCs w:val="22"/>
          <w:lang w:val="vi-VN"/>
        </w:rPr>
      </w:pPr>
      <w:del w:id="1991" w:author="An Tran, ACA (BUV)" w:date="2024-09-12T22:36:00Z" w16du:dateUtc="2024-09-12T15:36:00Z">
        <w:r w:rsidRPr="00863667" w:rsidDel="00A1180F">
          <w:rPr>
            <w:rFonts w:ascii="iCiel Avenir LT Std 35 Light" w:hAnsi="iCiel Avenir LT Std 35 Light" w:cs="Arial"/>
            <w:sz w:val="22"/>
            <w:szCs w:val="22"/>
            <w:lang w:val="vi-VN"/>
          </w:rPr>
          <w:delText>Students need to pay the non-refundable VND 2,000</w:delText>
        </w:r>
        <w:r w:rsidR="00CD13E9" w:rsidRPr="00863667" w:rsidDel="00A1180F">
          <w:rPr>
            <w:rFonts w:ascii="iCiel Avenir LT Std 35 Light" w:hAnsi="iCiel Avenir LT Std 35 Light" w:cs="Arial"/>
            <w:sz w:val="22"/>
            <w:szCs w:val="22"/>
            <w:lang w:val="vi-VN"/>
          </w:rPr>
          <w:delText>,</w:delText>
        </w:r>
        <w:r w:rsidRPr="00863667" w:rsidDel="00A1180F">
          <w:rPr>
            <w:rFonts w:ascii="iCiel Avenir LT Std 35 Light" w:hAnsi="iCiel Avenir LT Std 35 Light" w:cs="Arial"/>
            <w:sz w:val="22"/>
            <w:szCs w:val="22"/>
            <w:lang w:val="vi-VN"/>
          </w:rPr>
          <w:delText xml:space="preserve">000 administrative fee for the processing of the deferment programme request. Any changes in the fees levied by the University are the responsibility of the student. </w:delText>
        </w:r>
      </w:del>
    </w:p>
    <w:p w14:paraId="57F7E64C" w14:textId="3FB76F76" w:rsidR="00661D05" w:rsidRPr="00863667" w:rsidDel="00A1180F" w:rsidRDefault="003513BE" w:rsidP="003E1B62">
      <w:pPr>
        <w:tabs>
          <w:tab w:val="left" w:pos="630"/>
          <w:tab w:val="left" w:pos="720"/>
          <w:tab w:val="left" w:pos="1080"/>
        </w:tabs>
        <w:ind w:firstLine="0"/>
        <w:rPr>
          <w:del w:id="1992" w:author="An Tran, ACA (BUV)" w:date="2024-09-12T22:36:00Z" w16du:dateUtc="2024-09-12T15:36:00Z"/>
          <w:rFonts w:ascii="iCiel Avenir LT Std 35 Light" w:hAnsi="iCiel Avenir LT Std 35 Light" w:cs="Arial"/>
          <w:sz w:val="22"/>
          <w:szCs w:val="22"/>
          <w:lang w:val="vi-VN"/>
        </w:rPr>
      </w:pPr>
      <w:del w:id="1993" w:author="An Tran, ACA (BUV)" w:date="2024-09-12T22:36:00Z" w16du:dateUtc="2024-09-12T15:36:00Z">
        <w:r w:rsidRPr="00863667" w:rsidDel="00A1180F">
          <w:rPr>
            <w:rFonts w:ascii="iCiel Avenir LT Std 35 Light" w:hAnsi="iCiel Avenir LT Std 35 Light" w:cs="Arial"/>
            <w:sz w:val="22"/>
            <w:szCs w:val="22"/>
            <w:lang w:val="vi-VN"/>
          </w:rPr>
          <w:delText>W</w:delText>
        </w:r>
        <w:r w:rsidR="00661D05" w:rsidRPr="00863667" w:rsidDel="00A1180F">
          <w:rPr>
            <w:rFonts w:ascii="iCiel Avenir LT Std 35 Light" w:hAnsi="iCiel Avenir LT Std 35 Light" w:cs="Arial"/>
            <w:sz w:val="22"/>
            <w:szCs w:val="22"/>
            <w:lang w:val="vi-VN"/>
          </w:rPr>
          <w:delText>e highly recommend students to seek advice from</w:delText>
        </w:r>
        <w:r w:rsidR="00A1352F" w:rsidRPr="00863667" w:rsidDel="00A1180F">
          <w:rPr>
            <w:rFonts w:ascii="iCiel Avenir LT Std 35 Light" w:hAnsi="iCiel Avenir LT Std 35 Light" w:cs="Arial"/>
            <w:sz w:val="22"/>
            <w:szCs w:val="22"/>
            <w:lang w:val="vi-VN"/>
          </w:rPr>
          <w:delText xml:space="preserve"> Student Information Office</w:delText>
        </w:r>
        <w:r w:rsidR="009A2F4F" w:rsidRPr="00863667" w:rsidDel="00A1180F">
          <w:rPr>
            <w:rFonts w:ascii="iCiel Avenir LT Std 35 Light" w:hAnsi="iCiel Avenir LT Std 35 Light" w:cs="Arial"/>
            <w:sz w:val="22"/>
            <w:szCs w:val="22"/>
            <w:lang w:val="vi-VN"/>
          </w:rPr>
          <w:delText xml:space="preserve"> </w:delText>
        </w:r>
        <w:r w:rsidR="00661D05" w:rsidRPr="00863667" w:rsidDel="00A1180F">
          <w:rPr>
            <w:rFonts w:ascii="iCiel Avenir LT Std 35 Light" w:hAnsi="iCiel Avenir LT Std 35 Light" w:cs="Arial"/>
            <w:sz w:val="22"/>
            <w:szCs w:val="22"/>
            <w:lang w:val="vi-VN"/>
          </w:rPr>
          <w:delText xml:space="preserve">before making any decisions. The detailed process will be explained when the student officially requests for a Deferral via email: </w:delText>
        </w:r>
        <w:r w:rsidR="006033B6" w:rsidRPr="00863667" w:rsidDel="00A1180F">
          <w:rPr>
            <w:rFonts w:ascii="iCiel Avenir LT Std 35 Light" w:hAnsi="iCiel Avenir LT Std 35 Light"/>
            <w:rPrChange w:id="1994" w:author="An Tran, ACA (BUV)" w:date="2024-09-13T17:29:00Z" w16du:dateUtc="2024-09-13T10:29:00Z">
              <w:rPr/>
            </w:rPrChange>
          </w:rPr>
          <w:fldChar w:fldCharType="begin"/>
        </w:r>
        <w:r w:rsidR="006033B6" w:rsidRPr="00863667" w:rsidDel="00A1180F">
          <w:rPr>
            <w:rFonts w:ascii="iCiel Avenir LT Std 35 Light" w:hAnsi="iCiel Avenir LT Std 35 Light"/>
            <w:rPrChange w:id="1995" w:author="An Tran, ACA (BUV)" w:date="2024-09-13T17:29:00Z" w16du:dateUtc="2024-09-13T10:29:00Z">
              <w:rPr/>
            </w:rPrChange>
          </w:rPr>
          <w:delInstrText>HYPERLINK "mailto:studentservice@buv.edu.vn"</w:delInstrText>
        </w:r>
        <w:r w:rsidR="006033B6" w:rsidRPr="00B8666B" w:rsidDel="00A1180F">
          <w:rPr>
            <w:rFonts w:ascii="iCiel Avenir LT Std 35 Light" w:hAnsi="iCiel Avenir LT Std 35 Light"/>
          </w:rPr>
        </w:r>
        <w:r w:rsidR="006033B6" w:rsidRPr="00863667" w:rsidDel="00A1180F">
          <w:rPr>
            <w:rPrChange w:id="1996"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661D05" w:rsidRPr="00863667" w:rsidDel="00A1180F">
          <w:rPr>
            <w:rStyle w:val="Hyperlink"/>
            <w:rFonts w:ascii="iCiel Avenir LT Std 35 Light" w:hAnsi="iCiel Avenir LT Std 35 Light" w:cs="Arial"/>
            <w:sz w:val="22"/>
            <w:szCs w:val="22"/>
            <w:lang w:val="vi-VN"/>
          </w:rPr>
          <w:delText>studentservice@buv.edu.vn</w:delText>
        </w:r>
        <w:r w:rsidR="006033B6" w:rsidRPr="00863667" w:rsidDel="00A1180F">
          <w:rPr>
            <w:rStyle w:val="Hyperlink"/>
            <w:rFonts w:ascii="iCiel Avenir LT Std 35 Light" w:hAnsi="iCiel Avenir LT Std 35 Light" w:cs="Arial"/>
            <w:sz w:val="22"/>
            <w:szCs w:val="22"/>
            <w:lang w:val="vi-VN"/>
          </w:rPr>
          <w:fldChar w:fldCharType="end"/>
        </w:r>
        <w:r w:rsidR="00661D05" w:rsidRPr="00863667" w:rsidDel="00A1180F">
          <w:rPr>
            <w:rFonts w:ascii="iCiel Avenir LT Std 35 Light" w:hAnsi="iCiel Avenir LT Std 35 Light" w:cs="Arial"/>
            <w:sz w:val="22"/>
            <w:szCs w:val="22"/>
            <w:lang w:val="vi-VN"/>
          </w:rPr>
          <w:delText xml:space="preserve"> or at the Student Information Counter on level 2, BUV Ecopark Campus. </w:delText>
        </w:r>
      </w:del>
    </w:p>
    <w:p w14:paraId="3BA9F3F2" w14:textId="080B2249" w:rsidR="00E27E2F" w:rsidRPr="00863667" w:rsidDel="00A1180F" w:rsidRDefault="00661D05" w:rsidP="003E1B62">
      <w:pPr>
        <w:tabs>
          <w:tab w:val="left" w:pos="630"/>
          <w:tab w:val="left" w:pos="720"/>
          <w:tab w:val="left" w:pos="1080"/>
        </w:tabs>
        <w:ind w:firstLine="0"/>
        <w:rPr>
          <w:del w:id="1997" w:author="An Tran, ACA (BUV)" w:date="2024-09-12T22:36:00Z" w16du:dateUtc="2024-09-12T15:36:00Z"/>
          <w:rFonts w:ascii="iCiel Avenir LT Std 35 Light" w:hAnsi="iCiel Avenir LT Std 35 Light" w:cs="Arial"/>
          <w:i/>
          <w:iCs/>
          <w:sz w:val="22"/>
          <w:szCs w:val="22"/>
          <w:lang w:val="vi-VN"/>
        </w:rPr>
      </w:pPr>
      <w:del w:id="1998" w:author="An Tran, ACA (BUV)" w:date="2024-09-12T22:36:00Z" w16du:dateUtc="2024-09-12T15:36:00Z">
        <w:r w:rsidRPr="00863667" w:rsidDel="00A1180F">
          <w:rPr>
            <w:rFonts w:ascii="iCiel Avenir LT Std 35 Light" w:hAnsi="iCiel Avenir LT Std 35 Light" w:cs="Arial"/>
            <w:i/>
            <w:iCs/>
            <w:sz w:val="22"/>
            <w:szCs w:val="22"/>
            <w:lang w:val="vi-VN"/>
          </w:rPr>
          <w:delText>Trong tr</w:delText>
        </w:r>
        <w:r w:rsidRPr="00863667" w:rsidDel="00A1180F">
          <w:rPr>
            <w:rFonts w:ascii="iCiel Avenir LT Std 35 Light" w:hAnsi="iCiel Avenir LT Std 35 Light" w:cs="Calibri"/>
            <w:i/>
            <w:iCs/>
            <w:sz w:val="22"/>
            <w:szCs w:val="22"/>
            <w:lang w:val="vi-VN"/>
          </w:rPr>
          <w:delText>ườ</w:delText>
        </w:r>
        <w:r w:rsidRPr="00863667" w:rsidDel="00A1180F">
          <w:rPr>
            <w:rFonts w:ascii="iCiel Avenir LT Std 35 Light" w:hAnsi="iCiel Avenir LT Std 35 Light" w:cs="Arial"/>
            <w:i/>
            <w:iCs/>
            <w:sz w:val="22"/>
            <w:szCs w:val="22"/>
            <w:lang w:val="vi-VN"/>
          </w:rPr>
          <w:delText>ng h</w:delText>
        </w:r>
        <w:r w:rsidRPr="00863667" w:rsidDel="00A1180F">
          <w:rPr>
            <w:rFonts w:ascii="iCiel Avenir LT Std 35 Light" w:hAnsi="iCiel Avenir LT Std 35 Light" w:cs="Calibri"/>
            <w:i/>
            <w:iCs/>
            <w:sz w:val="22"/>
            <w:szCs w:val="22"/>
            <w:lang w:val="vi-VN"/>
          </w:rPr>
          <w:delText>ợ</w:delText>
        </w:r>
        <w:r w:rsidRPr="00863667" w:rsidDel="00A1180F">
          <w:rPr>
            <w:rFonts w:ascii="iCiel Avenir LT Std 35 Light" w:hAnsi="iCiel Avenir LT Std 35 Light" w:cs="Arial"/>
            <w:i/>
            <w:iCs/>
            <w:sz w:val="22"/>
            <w:szCs w:val="22"/>
            <w:lang w:val="vi-VN"/>
          </w:rPr>
          <w:delText>p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n b</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o l</w:delText>
        </w:r>
        <w:r w:rsidRPr="00863667" w:rsidDel="00A1180F">
          <w:rPr>
            <w:rFonts w:ascii="iCiel Avenir LT Std 35 Light" w:hAnsi="iCiel Avenir LT Std 35 Light" w:cs="Calibri"/>
            <w:i/>
            <w:iCs/>
            <w:sz w:val="22"/>
            <w:szCs w:val="22"/>
            <w:lang w:val="vi-VN"/>
          </w:rPr>
          <w:delText>ư</w:delText>
        </w:r>
        <w:r w:rsidRPr="00863667" w:rsidDel="00A1180F">
          <w:rPr>
            <w:rFonts w:ascii="iCiel Avenir LT Std 35 Light" w:hAnsi="iCiel Avenir LT Std 35 Light" w:cs="Arial"/>
            <w:i/>
            <w:iCs/>
            <w:sz w:val="22"/>
            <w:szCs w:val="22"/>
            <w:lang w:val="vi-VN"/>
          </w:rPr>
          <w:delText>u k</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t qu</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th</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Arial"/>
            <w:i/>
            <w:iCs/>
            <w:sz w:val="22"/>
            <w:szCs w:val="22"/>
            <w:lang w:val="vi-VN"/>
          </w:rPr>
          <w:delText>i</w:delText>
        </w:r>
        <w:r w:rsidRPr="00863667" w:rsidDel="00A1180F">
          <w:rPr>
            <w:rFonts w:ascii="iCiel Avenir LT Std 35 Light" w:hAnsi="iCiel Avenir LT Std 35 Light" w:cs="Calibri"/>
            <w:i/>
            <w:iCs/>
            <w:sz w:val="22"/>
            <w:szCs w:val="22"/>
            <w:lang w:val="vi-VN"/>
          </w:rPr>
          <w:delText>ề</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ơ</w:delText>
        </w:r>
        <w:r w:rsidRPr="00863667" w:rsidDel="00A1180F">
          <w:rPr>
            <w:rFonts w:ascii="iCiel Avenir LT Std 35 Light" w:hAnsi="iCiel Avenir LT Std 35 Light" w:cs="Arial"/>
            <w:i/>
            <w:iCs/>
            <w:sz w:val="22"/>
            <w:szCs w:val="22"/>
            <w:lang w:val="vi-VN"/>
          </w:rPr>
          <w:delText>n Xin b</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o l</w:delText>
        </w:r>
        <w:r w:rsidRPr="00863667" w:rsidDel="00A1180F">
          <w:rPr>
            <w:rFonts w:ascii="iCiel Avenir LT Std 35 Light" w:hAnsi="iCiel Avenir LT Std 35 Light" w:cs="Calibri"/>
            <w:i/>
            <w:iCs/>
            <w:sz w:val="22"/>
            <w:szCs w:val="22"/>
            <w:lang w:val="vi-VN"/>
          </w:rPr>
          <w:delText>ư</w:delText>
        </w:r>
        <w:r w:rsidRPr="00863667" w:rsidDel="00A1180F">
          <w:rPr>
            <w:rFonts w:ascii="iCiel Avenir LT Std 35 Light" w:hAnsi="iCiel Avenir LT Std 35 Light" w:cs="Arial"/>
            <w:i/>
            <w:iCs/>
            <w:sz w:val="22"/>
            <w:szCs w:val="22"/>
            <w:lang w:val="vi-VN"/>
          </w:rPr>
          <w:delText>u</w:delText>
        </w:r>
        <w:r w:rsidR="00E27E2F" w:rsidRPr="00863667" w:rsidDel="00A1180F">
          <w:rPr>
            <w:rFonts w:ascii="iCiel Avenir LT Std 35 Light" w:hAnsi="iCiel Avenir LT Std 35 Light" w:cs="Arial"/>
            <w:i/>
            <w:iCs/>
            <w:sz w:val="22"/>
            <w:szCs w:val="22"/>
            <w:lang w:val="vi-VN"/>
          </w:rPr>
          <w:delText xml:space="preserve"> kết quả học tập để tạm dừng việc học và quay trở lại khi đã sẵn sàng</w:delText>
        </w:r>
        <w:r w:rsidRPr="00863667" w:rsidDel="00A1180F">
          <w:rPr>
            <w:rFonts w:ascii="iCiel Avenir LT Std 35 Light" w:hAnsi="iCiel Avenir LT Std 35 Light" w:cs="Arial"/>
            <w:i/>
            <w:iCs/>
            <w:sz w:val="22"/>
            <w:szCs w:val="22"/>
            <w:lang w:val="vi-VN"/>
          </w:rPr>
          <w:delText>. Quy</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nh b</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o l</w:delText>
        </w:r>
        <w:r w:rsidRPr="00863667" w:rsidDel="00A1180F">
          <w:rPr>
            <w:rFonts w:ascii="iCiel Avenir LT Std 35 Light" w:hAnsi="iCiel Avenir LT Std 35 Light" w:cs="Calibri"/>
            <w:i/>
            <w:iCs/>
            <w:sz w:val="22"/>
            <w:szCs w:val="22"/>
            <w:lang w:val="vi-VN"/>
          </w:rPr>
          <w:delText>ư</w:delText>
        </w:r>
        <w:r w:rsidRPr="00863667" w:rsidDel="00A1180F">
          <w:rPr>
            <w:rFonts w:ascii="iCiel Avenir LT Std 35 Light" w:hAnsi="iCiel Avenir LT Std 35 Light" w:cs="Arial"/>
            <w:i/>
            <w:iCs/>
            <w:sz w:val="22"/>
            <w:szCs w:val="22"/>
            <w:lang w:val="vi-VN"/>
          </w:rPr>
          <w:delText>u l</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t quy</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nh quan tr</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ng,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nh h</w:delText>
        </w:r>
        <w:r w:rsidRPr="00863667" w:rsidDel="00A1180F">
          <w:rPr>
            <w:rFonts w:ascii="iCiel Avenir LT Std 35 Light" w:hAnsi="iCiel Avenir LT Std 35 Light" w:cs="Calibri"/>
            <w:i/>
            <w:iCs/>
            <w:sz w:val="22"/>
            <w:szCs w:val="22"/>
            <w:lang w:val="vi-VN"/>
          </w:rPr>
          <w:delText>ưở</w:delText>
        </w:r>
        <w:r w:rsidRPr="00863667" w:rsidDel="00A1180F">
          <w:rPr>
            <w:rFonts w:ascii="iCiel Avenir LT Std 35 Light" w:hAnsi="iCiel Avenir LT Std 35 Light" w:cs="Arial"/>
            <w:i/>
            <w:iCs/>
            <w:sz w:val="22"/>
            <w:szCs w:val="22"/>
            <w:lang w:val="vi-VN"/>
          </w:rPr>
          <w:delText>ng tr</w:delText>
        </w:r>
        <w:r w:rsidRPr="00863667" w:rsidDel="00A1180F">
          <w:rPr>
            <w:rFonts w:ascii="iCiel Avenir LT Std 35 Light" w:hAnsi="iCiel Avenir LT Std 35 Light" w:cs="Calibri"/>
            <w:i/>
            <w:iCs/>
            <w:sz w:val="22"/>
            <w:szCs w:val="22"/>
            <w:lang w:val="vi-VN"/>
          </w:rPr>
          <w:delText>ự</w:delText>
        </w:r>
        <w:r w:rsidRPr="00863667" w:rsidDel="00A1180F">
          <w:rPr>
            <w:rFonts w:ascii="iCiel Avenir LT Std 35 Light" w:hAnsi="iCiel Avenir LT Std 35 Light" w:cs="Arial"/>
            <w:i/>
            <w:iCs/>
            <w:sz w:val="22"/>
            <w:szCs w:val="22"/>
            <w:lang w:val="vi-VN"/>
          </w:rPr>
          <w:delText>c ti</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p t</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i k</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t qu</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 xml:space="preserve">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t</w:delText>
        </w:r>
        <w:r w:rsidRPr="00863667" w:rsidDel="00A1180F">
          <w:rPr>
            <w:rFonts w:ascii="iCiel Avenir LT Std 35 Light" w:hAnsi="iCiel Avenir LT Std 35 Light" w:cs="Calibri"/>
            <w:i/>
            <w:iCs/>
            <w:sz w:val="22"/>
            <w:szCs w:val="22"/>
            <w:lang w:val="vi-VN"/>
          </w:rPr>
          <w:delText>ậ</w:delText>
        </w:r>
        <w:r w:rsidRPr="00863667" w:rsidDel="00A1180F">
          <w:rPr>
            <w:rFonts w:ascii="iCiel Avenir LT Std 35 Light" w:hAnsi="iCiel Avenir LT Std 35 Light" w:cs="Arial"/>
            <w:i/>
            <w:iCs/>
            <w:sz w:val="22"/>
            <w:szCs w:val="22"/>
            <w:lang w:val="vi-VN"/>
          </w:rPr>
          <w:delText>p c</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a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Quy</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nh b</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o l</w:delText>
        </w:r>
        <w:r w:rsidRPr="00863667" w:rsidDel="00A1180F">
          <w:rPr>
            <w:rFonts w:ascii="iCiel Avenir LT Std 35 Light" w:hAnsi="iCiel Avenir LT Std 35 Light" w:cs="Calibri"/>
            <w:i/>
            <w:iCs/>
            <w:sz w:val="22"/>
            <w:szCs w:val="22"/>
            <w:lang w:val="vi-VN"/>
          </w:rPr>
          <w:delText>ư</w:delText>
        </w:r>
        <w:r w:rsidRPr="00863667" w:rsidDel="00A1180F">
          <w:rPr>
            <w:rFonts w:ascii="iCiel Avenir LT Std 35 Light" w:hAnsi="iCiel Avenir LT Std 35 Light" w:cs="Arial"/>
            <w:i/>
            <w:iCs/>
            <w:sz w:val="22"/>
            <w:szCs w:val="22"/>
            <w:lang w:val="vi-VN"/>
          </w:rPr>
          <w:delText>u kh</w:delText>
        </w:r>
        <w:r w:rsidRPr="00863667" w:rsidDel="00A1180F">
          <w:rPr>
            <w:rFonts w:ascii="iCiel Avenir LT Std 35 Light" w:hAnsi="iCiel Avenir LT Std 35 Light" w:cs="Avenir Next LT Pro"/>
            <w:i/>
            <w:iCs/>
            <w:sz w:val="22"/>
            <w:szCs w:val="22"/>
            <w:lang w:val="vi-VN"/>
          </w:rPr>
          <w:delText>ô</w:delText>
        </w:r>
        <w:r w:rsidRPr="00863667" w:rsidDel="00A1180F">
          <w:rPr>
            <w:rFonts w:ascii="iCiel Avenir LT Std 35 Light" w:hAnsi="iCiel Avenir LT Std 35 Light" w:cs="Arial"/>
            <w:i/>
            <w:iCs/>
            <w:sz w:val="22"/>
            <w:szCs w:val="22"/>
            <w:lang w:val="vi-VN"/>
          </w:rPr>
          <w:delText>ng đ</w:delText>
        </w:r>
        <w:r w:rsidRPr="00863667" w:rsidDel="00A1180F">
          <w:rPr>
            <w:rFonts w:ascii="iCiel Avenir LT Std 35 Light" w:hAnsi="iCiel Avenir LT Std 35 Light" w:cs="Calibri"/>
            <w:i/>
            <w:iCs/>
            <w:sz w:val="22"/>
            <w:szCs w:val="22"/>
            <w:lang w:val="vi-VN"/>
          </w:rPr>
          <w:delText>ượ</w:delText>
        </w:r>
        <w:r w:rsidRPr="00863667" w:rsidDel="00A1180F">
          <w:rPr>
            <w:rFonts w:ascii="iCiel Avenir LT Std 35 Light" w:hAnsi="iCiel Avenir LT Std 35 Light" w:cs="Arial"/>
            <w:i/>
            <w:iCs/>
            <w:sz w:val="22"/>
            <w:szCs w:val="22"/>
            <w:lang w:val="vi-VN"/>
          </w:rPr>
          <w:delText>c d</w:delText>
        </w:r>
        <w:r w:rsidRPr="00863667" w:rsidDel="00A1180F">
          <w:rPr>
            <w:rFonts w:ascii="iCiel Avenir LT Std 35 Light" w:hAnsi="iCiel Avenir LT Std 35 Light" w:cs="Avenir Next LT Pro"/>
            <w:i/>
            <w:iCs/>
            <w:sz w:val="22"/>
            <w:szCs w:val="22"/>
            <w:lang w:val="vi-VN"/>
          </w:rPr>
          <w:delText>ù</w:delText>
        </w:r>
        <w:r w:rsidRPr="00863667" w:rsidDel="00A1180F">
          <w:rPr>
            <w:rFonts w:ascii="iCiel Avenir LT Std 35 Light" w:hAnsi="iCiel Avenir LT Std 35 Light" w:cs="Arial"/>
            <w:i/>
            <w:iCs/>
            <w:sz w:val="22"/>
            <w:szCs w:val="22"/>
            <w:lang w:val="vi-VN"/>
          </w:rPr>
          <w:delText xml:space="preserve">ng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tr</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nh c</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c k</w:delText>
        </w:r>
        <w:r w:rsidRPr="00863667" w:rsidDel="00A1180F">
          <w:rPr>
            <w:rFonts w:ascii="iCiel Avenir LT Std 35 Light" w:hAnsi="iCiel Avenir LT Std 35 Light" w:cs="Calibri"/>
            <w:i/>
            <w:iCs/>
            <w:sz w:val="22"/>
            <w:szCs w:val="22"/>
            <w:lang w:val="vi-VN"/>
          </w:rPr>
          <w:delText>ỳ</w:delText>
        </w:r>
        <w:r w:rsidRPr="00863667" w:rsidDel="00A1180F">
          <w:rPr>
            <w:rFonts w:ascii="iCiel Avenir LT Std 35 Light" w:hAnsi="iCiel Avenir LT Std 35 Light" w:cs="Arial"/>
            <w:i/>
            <w:iCs/>
            <w:sz w:val="22"/>
            <w:szCs w:val="22"/>
            <w:lang w:val="vi-VN"/>
          </w:rPr>
          <w:delText xml:space="preserve"> ki</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m tra </w:delText>
        </w:r>
        <w:r w:rsidRPr="00863667" w:rsidDel="00A1180F">
          <w:rPr>
            <w:rFonts w:ascii="iCiel Avenir LT Std 35 Light" w:hAnsi="iCiel Avenir LT Std 35 Light" w:cs="Avenir Next LT Pro"/>
            <w:i/>
            <w:iCs/>
            <w:sz w:val="22"/>
            <w:szCs w:val="22"/>
            <w:lang w:val="vi-VN"/>
          </w:rPr>
          <w:delText>đá</w:delText>
        </w:r>
        <w:r w:rsidRPr="00863667" w:rsidDel="00A1180F">
          <w:rPr>
            <w:rFonts w:ascii="iCiel Avenir LT Std 35 Light" w:hAnsi="iCiel Avenir LT Std 35 Light" w:cs="Arial"/>
            <w:i/>
            <w:iCs/>
            <w:sz w:val="22"/>
            <w:szCs w:val="22"/>
            <w:lang w:val="vi-VN"/>
          </w:rPr>
          <w:delText>nh gi</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ch</w:delText>
        </w:r>
        <w:r w:rsidRPr="00863667" w:rsidDel="00A1180F">
          <w:rPr>
            <w:rFonts w:ascii="iCiel Avenir LT Std 35 Light" w:hAnsi="iCiel Avenir LT Std 35 Light" w:cs="Calibri"/>
            <w:i/>
            <w:iCs/>
            <w:sz w:val="22"/>
            <w:szCs w:val="22"/>
            <w:lang w:val="vi-VN"/>
          </w:rPr>
          <w:delText>ỉ</w:delText>
        </w:r>
        <w:r w:rsidRPr="00863667" w:rsidDel="00A1180F">
          <w:rPr>
            <w:rFonts w:ascii="iCiel Avenir LT Std 35 Light" w:hAnsi="iCiel Avenir LT Std 35 Light" w:cs="Arial"/>
            <w:i/>
            <w:iCs/>
            <w:sz w:val="22"/>
            <w:szCs w:val="22"/>
            <w:lang w:val="vi-VN"/>
          </w:rPr>
          <w:delText xml:space="preserve"> n</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ượ</w:delText>
        </w:r>
        <w:r w:rsidRPr="00863667" w:rsidDel="00A1180F">
          <w:rPr>
            <w:rFonts w:ascii="iCiel Avenir LT Std 35 Light" w:hAnsi="iCiel Avenir LT Std 35 Light" w:cs="Arial"/>
            <w:i/>
            <w:iCs/>
            <w:sz w:val="22"/>
            <w:szCs w:val="22"/>
            <w:lang w:val="vi-VN"/>
          </w:rPr>
          <w:delText>c s</w:delText>
        </w:r>
        <w:r w:rsidRPr="00863667" w:rsidDel="00A1180F">
          <w:rPr>
            <w:rFonts w:ascii="iCiel Avenir LT Std 35 Light" w:hAnsi="iCiel Avenir LT Std 35 Light" w:cs="Calibri"/>
            <w:i/>
            <w:iCs/>
            <w:sz w:val="22"/>
            <w:szCs w:val="22"/>
            <w:lang w:val="vi-VN"/>
          </w:rPr>
          <w:delText>ử</w:delText>
        </w:r>
        <w:r w:rsidRPr="00863667" w:rsidDel="00A1180F">
          <w:rPr>
            <w:rFonts w:ascii="iCiel Avenir LT Std 35 Light" w:hAnsi="iCiel Avenir LT Std 35 Light" w:cs="Arial"/>
            <w:i/>
            <w:iCs/>
            <w:sz w:val="22"/>
            <w:szCs w:val="22"/>
            <w:lang w:val="vi-VN"/>
          </w:rPr>
          <w:delText xml:space="preserve"> d</w:delText>
        </w:r>
        <w:r w:rsidRPr="00863667" w:rsidDel="00A1180F">
          <w:rPr>
            <w:rFonts w:ascii="iCiel Avenir LT Std 35 Light" w:hAnsi="iCiel Avenir LT Std 35 Light" w:cs="Calibri"/>
            <w:i/>
            <w:iCs/>
            <w:sz w:val="22"/>
            <w:szCs w:val="22"/>
            <w:lang w:val="vi-VN"/>
          </w:rPr>
          <w:delText>ụ</w:delText>
        </w:r>
        <w:r w:rsidRPr="00863667" w:rsidDel="00A1180F">
          <w:rPr>
            <w:rFonts w:ascii="iCiel Avenir LT Std 35 Light" w:hAnsi="iCiel Avenir LT Std 35 Light" w:cs="Arial"/>
            <w:i/>
            <w:iCs/>
            <w:sz w:val="22"/>
            <w:szCs w:val="22"/>
            <w:lang w:val="vi-VN"/>
          </w:rPr>
          <w:delText>ng trong tr</w:delText>
        </w:r>
        <w:r w:rsidRPr="00863667" w:rsidDel="00A1180F">
          <w:rPr>
            <w:rFonts w:ascii="iCiel Avenir LT Std 35 Light" w:hAnsi="iCiel Avenir LT Std 35 Light" w:cs="Calibri"/>
            <w:i/>
            <w:iCs/>
            <w:sz w:val="22"/>
            <w:szCs w:val="22"/>
            <w:lang w:val="vi-VN"/>
          </w:rPr>
          <w:delText>ườ</w:delText>
        </w:r>
        <w:r w:rsidRPr="00863667" w:rsidDel="00A1180F">
          <w:rPr>
            <w:rFonts w:ascii="iCiel Avenir LT Std 35 Light" w:hAnsi="iCiel Avenir LT Std 35 Light" w:cs="Arial"/>
            <w:i/>
            <w:iCs/>
            <w:sz w:val="22"/>
            <w:szCs w:val="22"/>
            <w:lang w:val="vi-VN"/>
          </w:rPr>
          <w:delText>ng h</w:delText>
        </w:r>
        <w:r w:rsidRPr="00863667" w:rsidDel="00A1180F">
          <w:rPr>
            <w:rFonts w:ascii="iCiel Avenir LT Std 35 Light" w:hAnsi="iCiel Avenir LT Std 35 Light" w:cs="Calibri"/>
            <w:i/>
            <w:iCs/>
            <w:sz w:val="22"/>
            <w:szCs w:val="22"/>
            <w:lang w:val="vi-VN"/>
          </w:rPr>
          <w:delText>ợ</w:delText>
        </w:r>
        <w:r w:rsidRPr="00863667" w:rsidDel="00A1180F">
          <w:rPr>
            <w:rFonts w:ascii="iCiel Avenir LT Std 35 Light" w:hAnsi="iCiel Avenir LT Std 35 Light" w:cs="Arial"/>
            <w:i/>
            <w:iCs/>
            <w:sz w:val="22"/>
            <w:szCs w:val="22"/>
            <w:lang w:val="vi-VN"/>
          </w:rPr>
          <w:delText>p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nh</w:delText>
        </w:r>
        <w:r w:rsidRPr="00863667" w:rsidDel="00A1180F">
          <w:rPr>
            <w:rFonts w:ascii="iCiel Avenir LT Std 35 Light" w:hAnsi="iCiel Avenir LT Std 35 Light" w:cs="Calibri"/>
            <w:i/>
            <w:iCs/>
            <w:sz w:val="22"/>
            <w:szCs w:val="22"/>
            <w:lang w:val="vi-VN"/>
          </w:rPr>
          <w:delText>ữ</w:delText>
        </w:r>
        <w:r w:rsidRPr="00863667" w:rsidDel="00A1180F">
          <w:rPr>
            <w:rFonts w:ascii="iCiel Avenir LT Std 35 Light" w:hAnsi="iCiel Avenir LT Std 35 Light" w:cs="Arial"/>
            <w:i/>
            <w:iCs/>
            <w:sz w:val="22"/>
            <w:szCs w:val="22"/>
            <w:lang w:val="vi-VN"/>
          </w:rPr>
          <w:delText>ng kh</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kh</w:delText>
        </w:r>
        <w:r w:rsidRPr="00863667" w:rsidDel="00A1180F">
          <w:rPr>
            <w:rFonts w:ascii="iCiel Avenir LT Std 35 Light" w:hAnsi="iCiel Avenir LT Std 35 Light" w:cs="Avenir Next LT Pro"/>
            <w:i/>
            <w:iCs/>
            <w:sz w:val="22"/>
            <w:szCs w:val="22"/>
            <w:lang w:val="vi-VN"/>
          </w:rPr>
          <w:delText>ă</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 xml:space="preserve"> nh</w:delText>
        </w:r>
        <w:r w:rsidRPr="00863667" w:rsidDel="00A1180F">
          <w:rPr>
            <w:rFonts w:ascii="iCiel Avenir LT Std 35 Light" w:hAnsi="iCiel Avenir LT Std 35 Light" w:cs="Avenir Next LT Pro"/>
            <w:i/>
            <w:iCs/>
            <w:sz w:val="22"/>
            <w:szCs w:val="22"/>
            <w:lang w:val="vi-VN"/>
          </w:rPr>
          <w:delText>â</w:delText>
        </w:r>
        <w:r w:rsidRPr="00863667" w:rsidDel="00A1180F">
          <w:rPr>
            <w:rFonts w:ascii="iCiel Avenir LT Std 35 Light" w:hAnsi="iCiel Avenir LT Std 35 Light" w:cs="Arial"/>
            <w:i/>
            <w:iCs/>
            <w:sz w:val="22"/>
            <w:szCs w:val="22"/>
            <w:lang w:val="vi-VN"/>
          </w:rPr>
          <w:delText>n nh</w:delText>
        </w:r>
        <w:r w:rsidRPr="00863667" w:rsidDel="00A1180F">
          <w:rPr>
            <w:rFonts w:ascii="iCiel Avenir LT Std 35 Light" w:hAnsi="iCiel Avenir LT Std 35 Light" w:cs="Calibri"/>
            <w:i/>
            <w:iCs/>
            <w:sz w:val="22"/>
            <w:szCs w:val="22"/>
            <w:lang w:val="vi-VN"/>
          </w:rPr>
          <w:delText>ấ</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nh l</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m </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nh h</w:delText>
        </w:r>
        <w:r w:rsidRPr="00863667" w:rsidDel="00A1180F">
          <w:rPr>
            <w:rFonts w:ascii="iCiel Avenir LT Std 35 Light" w:hAnsi="iCiel Avenir LT Std 35 Light" w:cs="Calibri"/>
            <w:i/>
            <w:iCs/>
            <w:sz w:val="22"/>
            <w:szCs w:val="22"/>
            <w:lang w:val="vi-VN"/>
          </w:rPr>
          <w:delText>ưở</w:delText>
        </w:r>
        <w:r w:rsidRPr="00863667" w:rsidDel="00A1180F">
          <w:rPr>
            <w:rFonts w:ascii="iCiel Avenir LT Std 35 Light" w:hAnsi="iCiel Avenir LT Std 35 Light" w:cs="Arial"/>
            <w:i/>
            <w:iCs/>
            <w:sz w:val="22"/>
            <w:szCs w:val="22"/>
            <w:lang w:val="vi-VN"/>
          </w:rPr>
          <w:delText xml:space="preserve">ng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n kh</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 xml:space="preserve"> n</w:delText>
        </w:r>
        <w:r w:rsidRPr="00863667" w:rsidDel="00A1180F">
          <w:rPr>
            <w:rFonts w:ascii="iCiel Avenir LT Std 35 Light" w:hAnsi="iCiel Avenir LT Std 35 Light" w:cs="Avenir Next LT Pro"/>
            <w:i/>
            <w:iCs/>
            <w:sz w:val="22"/>
            <w:szCs w:val="22"/>
            <w:lang w:val="vi-VN"/>
          </w:rPr>
          <w:delText>ă</w:delText>
        </w:r>
        <w:r w:rsidRPr="00863667" w:rsidDel="00A1180F">
          <w:rPr>
            <w:rFonts w:ascii="iCiel Avenir LT Std 35 Light" w:hAnsi="iCiel Avenir LT Std 35 Light" w:cs="Arial"/>
            <w:i/>
            <w:iCs/>
            <w:sz w:val="22"/>
            <w:szCs w:val="22"/>
            <w:lang w:val="vi-VN"/>
          </w:rPr>
          <w:delText>ng ti</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p t</w:delText>
        </w:r>
        <w:r w:rsidRPr="00863667" w:rsidDel="00A1180F">
          <w:rPr>
            <w:rFonts w:ascii="iCiel Avenir LT Std 35 Light" w:hAnsi="iCiel Avenir LT Std 35 Light" w:cs="Calibri"/>
            <w:i/>
            <w:iCs/>
            <w:sz w:val="22"/>
            <w:szCs w:val="22"/>
            <w:lang w:val="vi-VN"/>
          </w:rPr>
          <w:delText>ụ</w:delText>
        </w:r>
        <w:r w:rsidRPr="00863667" w:rsidDel="00A1180F">
          <w:rPr>
            <w:rFonts w:ascii="iCiel Avenir LT Std 35 Light" w:hAnsi="iCiel Avenir LT Std 35 Light" w:cs="Arial"/>
            <w:i/>
            <w:iCs/>
            <w:sz w:val="22"/>
            <w:szCs w:val="22"/>
            <w:lang w:val="vi-VN"/>
          </w:rPr>
          <w:delText>c vi</w:delText>
        </w:r>
        <w:r w:rsidRPr="00863667" w:rsidDel="00A1180F">
          <w:rPr>
            <w:rFonts w:ascii="iCiel Avenir LT Std 35 Light" w:hAnsi="iCiel Avenir LT Std 35 Light" w:cs="Calibri"/>
            <w:i/>
            <w:iCs/>
            <w:sz w:val="22"/>
            <w:szCs w:val="22"/>
            <w:lang w:val="vi-VN"/>
          </w:rPr>
          <w:delText>ệ</w:delText>
        </w:r>
        <w:r w:rsidRPr="00863667" w:rsidDel="00A1180F">
          <w:rPr>
            <w:rFonts w:ascii="iCiel Avenir LT Std 35 Light" w:hAnsi="iCiel Avenir LT Std 35 Light" w:cs="Arial"/>
            <w:i/>
            <w:iCs/>
            <w:sz w:val="22"/>
            <w:szCs w:val="22"/>
            <w:lang w:val="vi-VN"/>
          </w:rPr>
          <w:delText>c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w:delText>
        </w:r>
      </w:del>
    </w:p>
    <w:p w14:paraId="3C2C8F4B" w14:textId="20E84A0E" w:rsidR="00661D05" w:rsidRPr="00863667" w:rsidDel="00A1180F" w:rsidRDefault="00661D05" w:rsidP="003E1B62">
      <w:pPr>
        <w:tabs>
          <w:tab w:val="left" w:pos="630"/>
          <w:tab w:val="left" w:pos="720"/>
          <w:tab w:val="left" w:pos="1080"/>
        </w:tabs>
        <w:ind w:firstLine="0"/>
        <w:rPr>
          <w:del w:id="1999" w:author="An Tran, ACA (BUV)" w:date="2024-09-12T22:36:00Z" w16du:dateUtc="2024-09-12T15:36:00Z"/>
          <w:rFonts w:ascii="iCiel Avenir LT Std 35 Light" w:hAnsi="iCiel Avenir LT Std 35 Light" w:cs="Arial"/>
          <w:i/>
          <w:iCs/>
          <w:sz w:val="22"/>
          <w:szCs w:val="22"/>
          <w:lang w:val="vi-VN"/>
        </w:rPr>
      </w:pPr>
      <w:del w:id="2000" w:author="An Tran, ACA (BUV)" w:date="2024-09-12T22:36:00Z" w16du:dateUtc="2024-09-12T15:36:00Z">
        <w:r w:rsidRPr="00863667" w:rsidDel="00A1180F">
          <w:rPr>
            <w:rFonts w:ascii="iCiel Avenir LT Std 35 Light" w:hAnsi="iCiel Avenir LT Std 35 Light" w:cs="Arial"/>
            <w:i/>
            <w:iCs/>
            <w:sz w:val="22"/>
            <w:szCs w:val="22"/>
            <w:lang w:val="vi-VN"/>
          </w:rPr>
          <w:delText>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v</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gia </w:delText>
        </w:r>
        <w:r w:rsidRPr="00863667" w:rsidDel="00A1180F">
          <w:rPr>
            <w:rFonts w:ascii="iCiel Avenir LT Std 35 Light" w:hAnsi="iCiel Avenir LT Std 35 Light" w:cs="Avenir Next LT Pro"/>
            <w:i/>
            <w:iCs/>
            <w:sz w:val="22"/>
            <w:szCs w:val="22"/>
            <w:lang w:val="vi-VN"/>
          </w:rPr>
          <w:delText>đì</w:delText>
        </w:r>
        <w:r w:rsidRPr="00863667" w:rsidDel="00A1180F">
          <w:rPr>
            <w:rFonts w:ascii="iCiel Avenir LT Std 35 Light" w:hAnsi="iCiel Avenir LT Std 35 Light" w:cs="Arial"/>
            <w:i/>
            <w:iCs/>
            <w:sz w:val="22"/>
            <w:szCs w:val="22"/>
            <w:lang w:val="vi-VN"/>
          </w:rPr>
          <w:delText>nh c</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â</w:delText>
        </w:r>
        <w:r w:rsidRPr="00863667" w:rsidDel="00A1180F">
          <w:rPr>
            <w:rFonts w:ascii="iCiel Avenir LT Std 35 Light" w:hAnsi="iCiel Avenir LT Std 35 Light" w:cs="Arial"/>
            <w:i/>
            <w:iCs/>
            <w:sz w:val="22"/>
            <w:szCs w:val="22"/>
            <w:lang w:val="vi-VN"/>
          </w:rPr>
          <w:delText>n nh</w:delText>
        </w:r>
        <w:r w:rsidRPr="00863667" w:rsidDel="00A1180F">
          <w:rPr>
            <w:rFonts w:ascii="iCiel Avenir LT Std 35 Light" w:hAnsi="iCiel Avenir LT Std 35 Light" w:cs="Calibri"/>
            <w:i/>
            <w:iCs/>
            <w:sz w:val="22"/>
            <w:szCs w:val="22"/>
            <w:lang w:val="vi-VN"/>
          </w:rPr>
          <w:delText>ắ</w:delText>
        </w:r>
        <w:r w:rsidRPr="00863667" w:rsidDel="00A1180F">
          <w:rPr>
            <w:rFonts w:ascii="iCiel Avenir LT Std 35 Light" w:hAnsi="iCiel Avenir LT Std 35 Light" w:cs="Arial"/>
            <w:i/>
            <w:iCs/>
            <w:sz w:val="22"/>
            <w:szCs w:val="22"/>
            <w:lang w:val="vi-VN"/>
          </w:rPr>
          <w:delText>c k</w:delText>
        </w:r>
        <w:r w:rsidRPr="00863667" w:rsidDel="00A1180F">
          <w:rPr>
            <w:rFonts w:ascii="iCiel Avenir LT Std 35 Light" w:hAnsi="iCiel Avenir LT Std 35 Light" w:cs="Calibri"/>
            <w:i/>
            <w:iCs/>
            <w:sz w:val="22"/>
            <w:szCs w:val="22"/>
            <w:lang w:val="vi-VN"/>
          </w:rPr>
          <w:delText>ỹ</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t s</w:delText>
        </w:r>
        <w:r w:rsidRPr="00863667" w:rsidDel="00A1180F">
          <w:rPr>
            <w:rFonts w:ascii="iCiel Avenir LT Std 35 Light" w:hAnsi="iCiel Avenir LT Std 35 Light" w:cs="Calibri"/>
            <w:i/>
            <w:iCs/>
            <w:sz w:val="22"/>
            <w:szCs w:val="22"/>
            <w:lang w:val="vi-VN"/>
          </w:rPr>
          <w:delText>ố</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Arial"/>
            <w:i/>
            <w:iCs/>
            <w:sz w:val="22"/>
            <w:szCs w:val="22"/>
            <w:lang w:val="vi-VN"/>
          </w:rPr>
          <w:delText>i</w:delText>
        </w:r>
        <w:r w:rsidRPr="00863667" w:rsidDel="00A1180F">
          <w:rPr>
            <w:rFonts w:ascii="iCiel Avenir LT Std 35 Light" w:hAnsi="iCiel Avenir LT Std 35 Light" w:cs="Calibri"/>
            <w:i/>
            <w:iCs/>
            <w:sz w:val="22"/>
            <w:szCs w:val="22"/>
            <w:lang w:val="vi-VN"/>
          </w:rPr>
          <w:delText>ề</w:delText>
        </w:r>
        <w:r w:rsidRPr="00863667" w:rsidDel="00A1180F">
          <w:rPr>
            <w:rFonts w:ascii="iCiel Avenir LT Std 35 Light" w:hAnsi="iCiel Avenir LT Std 35 Light" w:cs="Arial"/>
            <w:i/>
            <w:iCs/>
            <w:sz w:val="22"/>
            <w:szCs w:val="22"/>
            <w:lang w:val="vi-VN"/>
          </w:rPr>
          <w:delText>u tr</w:delText>
        </w:r>
        <w:r w:rsidRPr="00863667" w:rsidDel="00A1180F">
          <w:rPr>
            <w:rFonts w:ascii="iCiel Avenir LT Std 35 Light" w:hAnsi="iCiel Avenir LT Std 35 Light" w:cs="Calibri"/>
            <w:i/>
            <w:iCs/>
            <w:sz w:val="22"/>
            <w:szCs w:val="22"/>
            <w:lang w:val="vi-VN"/>
          </w:rPr>
          <w:delText>ướ</w:delText>
        </w:r>
        <w:r w:rsidRPr="00863667" w:rsidDel="00A1180F">
          <w:rPr>
            <w:rFonts w:ascii="iCiel Avenir LT Std 35 Light" w:hAnsi="iCiel Avenir LT Std 35 Light" w:cs="Arial"/>
            <w:i/>
            <w:iCs/>
            <w:sz w:val="22"/>
            <w:szCs w:val="22"/>
            <w:lang w:val="vi-VN"/>
          </w:rPr>
          <w:delText>c khi b</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o l</w:delText>
        </w:r>
        <w:r w:rsidRPr="00863667" w:rsidDel="00A1180F">
          <w:rPr>
            <w:rFonts w:ascii="iCiel Avenir LT Std 35 Light" w:hAnsi="iCiel Avenir LT Std 35 Light" w:cs="Calibri"/>
            <w:i/>
            <w:iCs/>
            <w:sz w:val="22"/>
            <w:szCs w:val="22"/>
            <w:lang w:val="vi-VN"/>
          </w:rPr>
          <w:delText>ư</w:delText>
        </w:r>
        <w:r w:rsidRPr="00863667" w:rsidDel="00A1180F">
          <w:rPr>
            <w:rFonts w:ascii="iCiel Avenir LT Std 35 Light" w:hAnsi="iCiel Avenir LT Std 35 Light" w:cs="Arial"/>
            <w:i/>
            <w:iCs/>
            <w:sz w:val="22"/>
            <w:szCs w:val="22"/>
            <w:lang w:val="vi-VN"/>
          </w:rPr>
          <w:delText>u:</w:delText>
        </w:r>
      </w:del>
    </w:p>
    <w:p w14:paraId="14821793" w14:textId="011EE4EA" w:rsidR="00661D05" w:rsidRPr="00863667" w:rsidDel="00A1180F" w:rsidRDefault="00661D05" w:rsidP="00D85019">
      <w:pPr>
        <w:pStyle w:val="paragraph"/>
        <w:numPr>
          <w:ilvl w:val="0"/>
          <w:numId w:val="10"/>
        </w:numPr>
        <w:tabs>
          <w:tab w:val="left" w:pos="630"/>
          <w:tab w:val="left" w:pos="720"/>
          <w:tab w:val="left" w:pos="1080"/>
        </w:tabs>
        <w:ind w:left="360" w:firstLine="360"/>
        <w:textAlignment w:val="baseline"/>
        <w:rPr>
          <w:del w:id="2001" w:author="An Tran, ACA (BUV)" w:date="2024-09-12T22:36:00Z" w16du:dateUtc="2024-09-12T15:36:00Z"/>
          <w:rFonts w:ascii="iCiel Avenir LT Std 35 Light" w:hAnsi="iCiel Avenir LT Std 35 Light" w:cs="Arial"/>
          <w:i/>
          <w:iCs/>
          <w:sz w:val="22"/>
          <w:szCs w:val="22"/>
          <w:lang w:val="vi-VN"/>
        </w:rPr>
      </w:pPr>
      <w:del w:id="2002" w:author="An Tran, ACA (BUV)" w:date="2024-09-12T22:36:00Z" w16du:dateUtc="2024-09-12T15:36:00Z">
        <w:r w:rsidRPr="00863667" w:rsidDel="00A1180F">
          <w:rPr>
            <w:rFonts w:ascii="iCiel Avenir LT Std 35 Light" w:hAnsi="iCiel Avenir LT Std 35 Light" w:cs="Arial"/>
            <w:i/>
            <w:iCs/>
            <w:sz w:val="22"/>
            <w:szCs w:val="22"/>
            <w:lang w:val="vi-VN"/>
          </w:rPr>
          <w:delText xml:space="preserve">Khi bảo lưu, sinh viên sẽ không học tập cùng với khóa ban đầu của </w:delText>
        </w:r>
        <w:r w:rsidR="005F5F1E" w:rsidRPr="00863667" w:rsidDel="00A1180F">
          <w:rPr>
            <w:rFonts w:ascii="iCiel Avenir LT Std 35 Light" w:hAnsi="iCiel Avenir LT Std 35 Light" w:cs="Arial"/>
            <w:i/>
            <w:iCs/>
            <w:sz w:val="22"/>
            <w:szCs w:val="22"/>
            <w:lang w:val="vi-VN"/>
          </w:rPr>
          <w:delText>mình.</w:delText>
        </w:r>
      </w:del>
    </w:p>
    <w:p w14:paraId="1E6FAC57" w14:textId="7C79D589" w:rsidR="0095649E" w:rsidRPr="00863667" w:rsidDel="00A1180F" w:rsidRDefault="00661D05" w:rsidP="00D85019">
      <w:pPr>
        <w:pStyle w:val="paragraph"/>
        <w:numPr>
          <w:ilvl w:val="0"/>
          <w:numId w:val="10"/>
        </w:numPr>
        <w:tabs>
          <w:tab w:val="left" w:pos="630"/>
          <w:tab w:val="left" w:pos="720"/>
          <w:tab w:val="left" w:pos="1080"/>
        </w:tabs>
        <w:ind w:left="360" w:firstLine="360"/>
        <w:textAlignment w:val="baseline"/>
        <w:rPr>
          <w:del w:id="2003" w:author="An Tran, ACA (BUV)" w:date="2024-09-12T22:36:00Z" w16du:dateUtc="2024-09-12T15:36:00Z"/>
          <w:rFonts w:ascii="iCiel Avenir LT Std 35 Light" w:hAnsi="iCiel Avenir LT Std 35 Light" w:cs="Arial"/>
          <w:i/>
          <w:iCs/>
          <w:sz w:val="22"/>
          <w:szCs w:val="22"/>
          <w:lang w:val="vi-VN"/>
        </w:rPr>
      </w:pPr>
      <w:del w:id="2004" w:author="An Tran, ACA (BUV)" w:date="2024-09-12T22:36:00Z" w16du:dateUtc="2024-09-12T15:36:00Z">
        <w:r w:rsidRPr="00863667" w:rsidDel="00A1180F">
          <w:rPr>
            <w:rFonts w:ascii="iCiel Avenir LT Std 35 Light" w:hAnsi="iCiel Avenir LT Std 35 Light" w:cs="Arial"/>
            <w:i/>
            <w:iCs/>
            <w:sz w:val="22"/>
            <w:szCs w:val="22"/>
            <w:lang w:val="vi-VN"/>
          </w:rPr>
          <w:delText xml:space="preserve">Chương trình học có thể đã thay đổi hoặc không có lớp học khi sinh viên quay trở </w:delText>
        </w:r>
        <w:r w:rsidR="005F5F1E" w:rsidRPr="00863667" w:rsidDel="00A1180F">
          <w:rPr>
            <w:rFonts w:ascii="iCiel Avenir LT Std 35 Light" w:hAnsi="iCiel Avenir LT Std 35 Light" w:cs="Arial"/>
            <w:i/>
            <w:iCs/>
            <w:sz w:val="22"/>
            <w:szCs w:val="22"/>
            <w:lang w:val="vi-VN"/>
          </w:rPr>
          <w:delText>lại.</w:delText>
        </w:r>
      </w:del>
    </w:p>
    <w:p w14:paraId="43DD13C2" w14:textId="5F19485C" w:rsidR="0095649E" w:rsidRPr="00863667" w:rsidDel="00A1180F" w:rsidRDefault="0095649E" w:rsidP="00D85019">
      <w:pPr>
        <w:pStyle w:val="paragraph"/>
        <w:numPr>
          <w:ilvl w:val="0"/>
          <w:numId w:val="10"/>
        </w:numPr>
        <w:tabs>
          <w:tab w:val="left" w:pos="630"/>
          <w:tab w:val="left" w:pos="720"/>
          <w:tab w:val="left" w:pos="1080"/>
        </w:tabs>
        <w:ind w:left="360" w:firstLine="360"/>
        <w:textAlignment w:val="baseline"/>
        <w:rPr>
          <w:del w:id="2005" w:author="An Tran, ACA (BUV)" w:date="2024-09-12T22:36:00Z" w16du:dateUtc="2024-09-12T15:36:00Z"/>
          <w:rFonts w:ascii="iCiel Avenir LT Std 35 Light" w:hAnsi="iCiel Avenir LT Std 35 Light" w:cs="Arial"/>
          <w:i/>
          <w:iCs/>
          <w:sz w:val="22"/>
          <w:szCs w:val="22"/>
          <w:lang w:val="vi-VN"/>
        </w:rPr>
      </w:pPr>
      <w:del w:id="2006" w:author="An Tran, ACA (BUV)" w:date="2024-09-12T22:36:00Z" w16du:dateUtc="2024-09-12T15:36:00Z">
        <w:r w:rsidRPr="00863667" w:rsidDel="00A1180F">
          <w:rPr>
            <w:rFonts w:ascii="iCiel Avenir LT Std 35 Light" w:hAnsi="iCiel Avenir LT Std 35 Light" w:cs="Arial"/>
            <w:i/>
            <w:iCs/>
            <w:sz w:val="22"/>
            <w:szCs w:val="22"/>
            <w:lang w:val="vi-VN"/>
          </w:rPr>
          <w:delText xml:space="preserve">Thời </w:delText>
        </w:r>
        <w:r w:rsidR="00661D05" w:rsidRPr="00863667" w:rsidDel="00A1180F">
          <w:rPr>
            <w:rFonts w:ascii="iCiel Avenir LT Std 35 Light" w:hAnsi="iCiel Avenir LT Std 35 Light" w:cs="Arial"/>
            <w:i/>
            <w:iCs/>
            <w:sz w:val="22"/>
            <w:szCs w:val="22"/>
            <w:lang w:val="vi-VN"/>
          </w:rPr>
          <w:delText xml:space="preserve">gian bảo lưu ít nhất là 01 kỳ và </w:delText>
        </w:r>
        <w:r w:rsidRPr="00863667" w:rsidDel="00A1180F">
          <w:rPr>
            <w:rFonts w:ascii="iCiel Avenir LT Std 35 Light" w:hAnsi="iCiel Avenir LT Std 35 Light" w:cs="Arial"/>
            <w:i/>
            <w:iCs/>
            <w:sz w:val="22"/>
            <w:szCs w:val="22"/>
            <w:lang w:val="vi-VN"/>
          </w:rPr>
          <w:delText>tối đa</w:delText>
        </w:r>
        <w:r w:rsidR="00661D05" w:rsidRPr="00863667" w:rsidDel="00A1180F">
          <w:rPr>
            <w:rFonts w:ascii="iCiel Avenir LT Std 35 Light" w:hAnsi="iCiel Avenir LT Std 35 Light" w:cs="Arial"/>
            <w:i/>
            <w:iCs/>
            <w:sz w:val="22"/>
            <w:szCs w:val="22"/>
            <w:lang w:val="vi-VN"/>
          </w:rPr>
          <w:delText xml:space="preserve"> là 01 </w:delText>
        </w:r>
        <w:r w:rsidR="005F5F1E" w:rsidRPr="00863667" w:rsidDel="00A1180F">
          <w:rPr>
            <w:rFonts w:ascii="iCiel Avenir LT Std 35 Light" w:hAnsi="iCiel Avenir LT Std 35 Light" w:cs="Arial"/>
            <w:i/>
            <w:iCs/>
            <w:sz w:val="22"/>
            <w:szCs w:val="22"/>
            <w:lang w:val="vi-VN"/>
          </w:rPr>
          <w:delText>năm.</w:delText>
        </w:r>
      </w:del>
    </w:p>
    <w:p w14:paraId="770E2421" w14:textId="43C08E9A" w:rsidR="00DA7997" w:rsidRPr="00863667" w:rsidDel="00A1180F" w:rsidRDefault="00752114" w:rsidP="00ED7A87">
      <w:pPr>
        <w:pStyle w:val="paragraph"/>
        <w:numPr>
          <w:ilvl w:val="0"/>
          <w:numId w:val="10"/>
        </w:numPr>
        <w:tabs>
          <w:tab w:val="left" w:pos="630"/>
          <w:tab w:val="left" w:pos="720"/>
          <w:tab w:val="left" w:pos="1080"/>
        </w:tabs>
        <w:ind w:left="360" w:firstLine="360"/>
        <w:textAlignment w:val="baseline"/>
        <w:rPr>
          <w:del w:id="2007" w:author="An Tran, ACA (BUV)" w:date="2024-09-12T22:36:00Z" w16du:dateUtc="2024-09-12T15:36:00Z"/>
          <w:rFonts w:ascii="iCiel Avenir LT Std 35 Light" w:hAnsi="iCiel Avenir LT Std 35 Light" w:cs="Arial"/>
          <w:i/>
          <w:iCs/>
          <w:sz w:val="22"/>
          <w:szCs w:val="22"/>
          <w:lang w:val="vi-VN"/>
        </w:rPr>
      </w:pPr>
      <w:del w:id="2008" w:author="An Tran, ACA (BUV)" w:date="2024-09-12T22:36:00Z" w16du:dateUtc="2024-09-12T15:36:00Z">
        <w:r w:rsidRPr="00863667" w:rsidDel="00A1180F">
          <w:rPr>
            <w:rFonts w:ascii="iCiel Avenir LT Std 35 Light" w:hAnsi="iCiel Avenir LT Std 35 Light" w:cs="Arial"/>
            <w:i/>
            <w:iCs/>
            <w:sz w:val="22"/>
            <w:szCs w:val="22"/>
            <w:lang w:val="vi-VN"/>
          </w:rPr>
          <w:delText xml:space="preserve">Giai đoạn bảo lưu vẫn được tính vào tổng thời gian học tập của sinh viên tại </w:delText>
        </w:r>
        <w:r w:rsidR="005F5F1E" w:rsidRPr="00863667" w:rsidDel="00A1180F">
          <w:rPr>
            <w:rFonts w:ascii="iCiel Avenir LT Std 35 Light" w:hAnsi="iCiel Avenir LT Std 35 Light" w:cs="Arial"/>
            <w:i/>
            <w:iCs/>
            <w:sz w:val="22"/>
            <w:szCs w:val="22"/>
            <w:lang w:val="vi-VN"/>
          </w:rPr>
          <w:delText>trường.</w:delText>
        </w:r>
      </w:del>
    </w:p>
    <w:p w14:paraId="1180DBA7" w14:textId="1857941C" w:rsidR="00DA7997" w:rsidRPr="00863667" w:rsidDel="00A1180F" w:rsidRDefault="00DA7997" w:rsidP="00ED7A87">
      <w:pPr>
        <w:pStyle w:val="paragraph"/>
        <w:numPr>
          <w:ilvl w:val="0"/>
          <w:numId w:val="10"/>
        </w:numPr>
        <w:tabs>
          <w:tab w:val="left" w:pos="630"/>
          <w:tab w:val="left" w:pos="720"/>
          <w:tab w:val="left" w:pos="1080"/>
        </w:tabs>
        <w:ind w:left="360" w:firstLine="360"/>
        <w:textAlignment w:val="baseline"/>
        <w:rPr>
          <w:del w:id="2009" w:author="An Tran, ACA (BUV)" w:date="2024-09-12T22:36:00Z" w16du:dateUtc="2024-09-12T15:36:00Z"/>
          <w:rFonts w:ascii="iCiel Avenir LT Std 35 Light" w:hAnsi="iCiel Avenir LT Std 35 Light" w:cs="Arial"/>
          <w:i/>
          <w:iCs/>
          <w:sz w:val="22"/>
          <w:szCs w:val="22"/>
          <w:lang w:val="vi-VN"/>
        </w:rPr>
      </w:pPr>
      <w:del w:id="2010" w:author="An Tran, ACA (BUV)" w:date="2024-09-12T22:36:00Z" w16du:dateUtc="2024-09-12T15:36:00Z">
        <w:r w:rsidRPr="00863667" w:rsidDel="00A1180F">
          <w:rPr>
            <w:rFonts w:ascii="iCiel Avenir LT Std 35 Light" w:hAnsi="iCiel Avenir LT Std 35 Light" w:cs="Arial"/>
            <w:i/>
            <w:iCs/>
            <w:sz w:val="22"/>
            <w:szCs w:val="22"/>
            <w:lang w:val="vi-VN"/>
          </w:rPr>
          <w:delText>Khi sinh viên quay trở lại, sinh viên sẽ cần phải học lại tất cả các môn học chưa hoàn thành vì mọi điểm số trước đó của môn học sẽ bị hủy.</w:delText>
        </w:r>
      </w:del>
    </w:p>
    <w:p w14:paraId="54DD584E" w14:textId="1E5BF15A" w:rsidR="00367BBC" w:rsidRPr="00863667" w:rsidDel="00A1180F" w:rsidRDefault="00367BBC" w:rsidP="003E1B62">
      <w:pPr>
        <w:tabs>
          <w:tab w:val="left" w:pos="630"/>
          <w:tab w:val="left" w:pos="720"/>
          <w:tab w:val="left" w:pos="1080"/>
        </w:tabs>
        <w:ind w:firstLine="0"/>
        <w:rPr>
          <w:del w:id="2011" w:author="An Tran, ACA (BUV)" w:date="2024-09-12T22:36:00Z" w16du:dateUtc="2024-09-12T15:36:00Z"/>
          <w:rFonts w:ascii="iCiel Avenir LT Std 35 Light" w:hAnsi="iCiel Avenir LT Std 35 Light" w:cs="Arial"/>
          <w:i/>
          <w:iCs/>
          <w:sz w:val="22"/>
          <w:szCs w:val="22"/>
          <w:lang w:val="vi-VN"/>
        </w:rPr>
      </w:pPr>
      <w:del w:id="2012" w:author="An Tran, ACA (BUV)" w:date="2024-09-12T22:36:00Z" w16du:dateUtc="2024-09-12T15:36:00Z">
        <w:r w:rsidRPr="00863667" w:rsidDel="00A1180F">
          <w:rPr>
            <w:rFonts w:ascii="iCiel Avenir LT Std 35 Light" w:hAnsi="iCiel Avenir LT Std 35 Light" w:cs="Arial"/>
            <w:i/>
            <w:iCs/>
            <w:sz w:val="22"/>
            <w:szCs w:val="22"/>
            <w:lang w:val="vi-VN"/>
          </w:rPr>
          <w:delText>Sinh viên cần đóng phí hành chính không hoàn lại</w:delText>
        </w:r>
        <w:r w:rsidR="0020510A" w:rsidRPr="00863667" w:rsidDel="00A1180F">
          <w:rPr>
            <w:rFonts w:ascii="iCiel Avenir LT Std 35 Light" w:hAnsi="iCiel Avenir LT Std 35 Light" w:cs="Arial"/>
            <w:i/>
            <w:iCs/>
            <w:sz w:val="22"/>
            <w:szCs w:val="22"/>
            <w:lang w:val="vi-VN"/>
          </w:rPr>
          <w:delText xml:space="preserve"> là 2.000.000 VNĐ để tiến hành thủ tục bảo lưu kết quả học tập</w:delText>
        </w:r>
        <w:r w:rsidRPr="00863667" w:rsidDel="00A1180F">
          <w:rPr>
            <w:rFonts w:ascii="iCiel Avenir LT Std 35 Light" w:hAnsi="iCiel Avenir LT Std 35 Light" w:cs="Arial"/>
            <w:i/>
            <w:iCs/>
            <w:sz w:val="22"/>
            <w:szCs w:val="22"/>
            <w:lang w:val="vi-VN"/>
          </w:rPr>
          <w:delText xml:space="preserve">. Sinh viên </w:delText>
        </w:r>
        <w:r w:rsidR="0020510A" w:rsidRPr="00863667" w:rsidDel="00A1180F">
          <w:rPr>
            <w:rFonts w:ascii="iCiel Avenir LT Std 35 Light" w:hAnsi="iCiel Avenir LT Std 35 Light" w:cs="Arial"/>
            <w:i/>
            <w:iCs/>
            <w:sz w:val="22"/>
            <w:szCs w:val="22"/>
            <w:lang w:val="vi-VN"/>
          </w:rPr>
          <w:delText xml:space="preserve">cần </w:delText>
        </w:r>
        <w:r w:rsidRPr="00863667" w:rsidDel="00A1180F">
          <w:rPr>
            <w:rFonts w:ascii="iCiel Avenir LT Std 35 Light" w:hAnsi="iCiel Avenir LT Std 35 Light" w:cs="Arial"/>
            <w:i/>
            <w:iCs/>
            <w:sz w:val="22"/>
            <w:szCs w:val="22"/>
            <w:lang w:val="vi-VN"/>
          </w:rPr>
          <w:delText>chịu trách nhiệm về bất kỳ thay đổ</w:delText>
        </w:r>
        <w:r w:rsidR="0020510A" w:rsidRPr="00863667" w:rsidDel="00A1180F">
          <w:rPr>
            <w:rFonts w:ascii="iCiel Avenir LT Std 35 Light" w:hAnsi="iCiel Avenir LT Std 35 Light" w:cs="Arial"/>
            <w:i/>
            <w:iCs/>
            <w:sz w:val="22"/>
            <w:szCs w:val="22"/>
            <w:lang w:val="vi-VN"/>
          </w:rPr>
          <w:delText>i</w:delText>
        </w:r>
        <w:r w:rsidRPr="00863667" w:rsidDel="00A1180F">
          <w:rPr>
            <w:rFonts w:ascii="iCiel Avenir LT Std 35 Light" w:hAnsi="iCiel Avenir LT Std 35 Light" w:cs="Arial"/>
            <w:i/>
            <w:iCs/>
            <w:sz w:val="22"/>
            <w:szCs w:val="22"/>
            <w:lang w:val="vi-VN"/>
          </w:rPr>
          <w:delText xml:space="preserve"> về học phí </w:delText>
        </w:r>
        <w:r w:rsidR="00C33B02" w:rsidRPr="00863667" w:rsidDel="00A1180F">
          <w:rPr>
            <w:rFonts w:ascii="iCiel Avenir LT Std 35 Light" w:hAnsi="iCiel Avenir LT Std 35 Light" w:cs="Arial"/>
            <w:i/>
            <w:iCs/>
            <w:sz w:val="22"/>
            <w:szCs w:val="22"/>
            <w:lang w:val="vi-VN"/>
          </w:rPr>
          <w:delText xml:space="preserve">được </w:delText>
        </w:r>
        <w:r w:rsidRPr="00863667" w:rsidDel="00A1180F">
          <w:rPr>
            <w:rFonts w:ascii="iCiel Avenir LT Std 35 Light" w:hAnsi="iCiel Avenir LT Std 35 Light" w:cs="Arial"/>
            <w:i/>
            <w:iCs/>
            <w:sz w:val="22"/>
            <w:szCs w:val="22"/>
            <w:lang w:val="vi-VN"/>
          </w:rPr>
          <w:delText>áp dụng</w:delText>
        </w:r>
        <w:r w:rsidR="00C33B02" w:rsidRPr="00863667" w:rsidDel="00A1180F">
          <w:rPr>
            <w:rFonts w:ascii="iCiel Avenir LT Std 35 Light" w:hAnsi="iCiel Avenir LT Std 35 Light" w:cs="Arial"/>
            <w:i/>
            <w:iCs/>
            <w:sz w:val="22"/>
            <w:szCs w:val="22"/>
            <w:lang w:val="vi-VN"/>
          </w:rPr>
          <w:delText xml:space="preserve"> theo chính sách hiện hành</w:delText>
        </w:r>
        <w:r w:rsidRPr="00863667" w:rsidDel="00A1180F">
          <w:rPr>
            <w:rFonts w:ascii="iCiel Avenir LT Std 35 Light" w:hAnsi="iCiel Avenir LT Std 35 Light" w:cs="Arial"/>
            <w:i/>
            <w:iCs/>
            <w:sz w:val="22"/>
            <w:szCs w:val="22"/>
            <w:lang w:val="vi-VN"/>
          </w:rPr>
          <w:delText>.</w:delText>
        </w:r>
      </w:del>
    </w:p>
    <w:p w14:paraId="67A65366" w14:textId="65931209" w:rsidR="000378CB" w:rsidRPr="00863667" w:rsidRDefault="008347AD">
      <w:pPr>
        <w:pStyle w:val="paragraph"/>
        <w:tabs>
          <w:tab w:val="left" w:pos="630"/>
          <w:tab w:val="left" w:pos="720"/>
          <w:tab w:val="left" w:pos="1080"/>
        </w:tabs>
        <w:ind w:firstLine="0"/>
        <w:textAlignment w:val="baseline"/>
        <w:rPr>
          <w:rFonts w:ascii="iCiel Avenir LT Std 35 Light" w:hAnsi="iCiel Avenir LT Std 35 Light"/>
          <w:lang w:val="vi-VN"/>
          <w:rPrChange w:id="2013" w:author="An Tran, ACA (BUV)" w:date="2024-09-13T17:29:00Z" w16du:dateUtc="2024-09-13T10:29:00Z">
            <w:rPr>
              <w:lang w:val="vi-VN"/>
            </w:rPr>
          </w:rPrChange>
        </w:rPr>
        <w:pPrChange w:id="2014" w:author="An Tran, ACA (BUV)" w:date="2024-09-12T22:36:00Z" w16du:dateUtc="2024-09-12T15:36:00Z">
          <w:pPr>
            <w:tabs>
              <w:tab w:val="left" w:pos="630"/>
              <w:tab w:val="left" w:pos="720"/>
              <w:tab w:val="left" w:pos="1080"/>
            </w:tabs>
            <w:ind w:firstLine="0"/>
          </w:pPr>
        </w:pPrChange>
      </w:pPr>
      <w:del w:id="2015" w:author="An Tran, ACA (BUV)" w:date="2024-09-12T22:36:00Z" w16du:dateUtc="2024-09-12T15:36:00Z">
        <w:r w:rsidRPr="00863667" w:rsidDel="00A1180F">
          <w:rPr>
            <w:rFonts w:ascii="iCiel Avenir LT Std 35 Light" w:hAnsi="iCiel Avenir LT Std 35 Light"/>
            <w:lang w:val="vi-VN"/>
            <w:rPrChange w:id="2016" w:author="An Tran, ACA (BUV)" w:date="2024-09-13T17:29:00Z" w16du:dateUtc="2024-09-13T10:29:00Z">
              <w:rPr>
                <w:lang w:val="vi-VN"/>
              </w:rPr>
            </w:rPrChange>
          </w:rPr>
          <w:delText>Nhà tr</w:delText>
        </w:r>
        <w:r w:rsidRPr="00863667" w:rsidDel="00A1180F">
          <w:rPr>
            <w:rFonts w:ascii="iCiel Avenir LT Std 35 Light" w:hAnsi="iCiel Avenir LT Std 35 Light" w:cs="Calibri"/>
            <w:lang w:val="vi-VN"/>
            <w:rPrChange w:id="2017" w:author="An Tran, ACA (BUV)" w:date="2024-09-13T17:29:00Z" w16du:dateUtc="2024-09-13T10:29:00Z">
              <w:rPr>
                <w:rFonts w:cs="Calibri"/>
                <w:lang w:val="vi-VN"/>
              </w:rPr>
            </w:rPrChange>
          </w:rPr>
          <w:delText>ườ</w:delText>
        </w:r>
        <w:r w:rsidRPr="00863667" w:rsidDel="00A1180F">
          <w:rPr>
            <w:rFonts w:ascii="iCiel Avenir LT Std 35 Light" w:hAnsi="iCiel Avenir LT Std 35 Light"/>
            <w:lang w:val="vi-VN"/>
            <w:rPrChange w:id="2018" w:author="An Tran, ACA (BUV)" w:date="2024-09-13T17:29:00Z" w16du:dateUtc="2024-09-13T10:29:00Z">
              <w:rPr>
                <w:lang w:val="vi-VN"/>
              </w:rPr>
            </w:rPrChange>
          </w:rPr>
          <w:delText>ng khuy</w:delText>
        </w:r>
        <w:r w:rsidRPr="00863667" w:rsidDel="00A1180F">
          <w:rPr>
            <w:rFonts w:ascii="iCiel Avenir LT Std 35 Light" w:hAnsi="iCiel Avenir LT Std 35 Light" w:cs="Calibri"/>
            <w:lang w:val="vi-VN"/>
            <w:rPrChange w:id="2019" w:author="An Tran, ACA (BUV)" w:date="2024-09-13T17:29:00Z" w16du:dateUtc="2024-09-13T10:29:00Z">
              <w:rPr>
                <w:rFonts w:cs="Calibri"/>
                <w:lang w:val="vi-VN"/>
              </w:rPr>
            </w:rPrChange>
          </w:rPr>
          <w:delText>ế</w:delText>
        </w:r>
        <w:r w:rsidRPr="00863667" w:rsidDel="00A1180F">
          <w:rPr>
            <w:rFonts w:ascii="iCiel Avenir LT Std 35 Light" w:hAnsi="iCiel Avenir LT Std 35 Light"/>
            <w:lang w:val="vi-VN"/>
            <w:rPrChange w:id="2020" w:author="An Tran, ACA (BUV)" w:date="2024-09-13T17:29:00Z" w16du:dateUtc="2024-09-13T10:29:00Z">
              <w:rPr>
                <w:lang w:val="vi-VN"/>
              </w:rPr>
            </w:rPrChange>
          </w:rPr>
          <w:delText>n kh</w:delText>
        </w:r>
        <w:r w:rsidRPr="00863667" w:rsidDel="00A1180F">
          <w:rPr>
            <w:rFonts w:ascii="iCiel Avenir LT Std 35 Light" w:hAnsi="iCiel Avenir LT Std 35 Light" w:cs="Avenir Next LT Pro"/>
            <w:lang w:val="vi-VN"/>
            <w:rPrChange w:id="2021" w:author="An Tran, ACA (BUV)" w:date="2024-09-13T17:29:00Z" w16du:dateUtc="2024-09-13T10:29:00Z">
              <w:rPr>
                <w:rFonts w:cs="Avenir Next LT Pro"/>
                <w:lang w:val="vi-VN"/>
              </w:rPr>
            </w:rPrChange>
          </w:rPr>
          <w:delText>í</w:delText>
        </w:r>
        <w:r w:rsidRPr="00863667" w:rsidDel="00A1180F">
          <w:rPr>
            <w:rFonts w:ascii="iCiel Avenir LT Std 35 Light" w:hAnsi="iCiel Avenir LT Std 35 Light"/>
            <w:lang w:val="vi-VN"/>
            <w:rPrChange w:id="2022" w:author="An Tran, ACA (BUV)" w:date="2024-09-13T17:29:00Z" w16du:dateUtc="2024-09-13T10:29:00Z">
              <w:rPr>
                <w:lang w:val="vi-VN"/>
              </w:rPr>
            </w:rPrChange>
          </w:rPr>
          <w:delText>ch sinh vi</w:delText>
        </w:r>
        <w:r w:rsidRPr="00863667" w:rsidDel="00A1180F">
          <w:rPr>
            <w:rFonts w:ascii="iCiel Avenir LT Std 35 Light" w:hAnsi="iCiel Avenir LT Std 35 Light" w:cs="Avenir Next LT Pro"/>
            <w:lang w:val="vi-VN"/>
            <w:rPrChange w:id="2023" w:author="An Tran, ACA (BUV)" w:date="2024-09-13T17:29:00Z" w16du:dateUtc="2024-09-13T10:29:00Z">
              <w:rPr>
                <w:rFonts w:cs="Avenir Next LT Pro"/>
                <w:lang w:val="vi-VN"/>
              </w:rPr>
            </w:rPrChange>
          </w:rPr>
          <w:delText>ê</w:delText>
        </w:r>
        <w:r w:rsidRPr="00863667" w:rsidDel="00A1180F">
          <w:rPr>
            <w:rFonts w:ascii="iCiel Avenir LT Std 35 Light" w:hAnsi="iCiel Avenir LT Std 35 Light"/>
            <w:lang w:val="vi-VN"/>
            <w:rPrChange w:id="2024" w:author="An Tran, ACA (BUV)" w:date="2024-09-13T17:29:00Z" w16du:dateUtc="2024-09-13T10:29:00Z">
              <w:rPr>
                <w:lang w:val="vi-VN"/>
              </w:rPr>
            </w:rPrChange>
          </w:rPr>
          <w:delText xml:space="preserve">n trao </w:delText>
        </w:r>
        <w:r w:rsidRPr="00863667" w:rsidDel="00A1180F">
          <w:rPr>
            <w:rFonts w:ascii="iCiel Avenir LT Std 35 Light" w:hAnsi="iCiel Avenir LT Std 35 Light" w:cs="Avenir Next LT Pro"/>
            <w:lang w:val="vi-VN"/>
            <w:rPrChange w:id="2025" w:author="An Tran, ACA (BUV)" w:date="2024-09-13T17:29:00Z" w16du:dateUtc="2024-09-13T10:29:00Z">
              <w:rPr>
                <w:rFonts w:cs="Avenir Next LT Pro"/>
                <w:lang w:val="vi-VN"/>
              </w:rPr>
            </w:rPrChange>
          </w:rPr>
          <w:delText>đ</w:delText>
        </w:r>
        <w:r w:rsidRPr="00863667" w:rsidDel="00A1180F">
          <w:rPr>
            <w:rFonts w:ascii="iCiel Avenir LT Std 35 Light" w:hAnsi="iCiel Avenir LT Std 35 Light" w:cs="Calibri"/>
            <w:lang w:val="vi-VN"/>
            <w:rPrChange w:id="2026" w:author="An Tran, ACA (BUV)" w:date="2024-09-13T17:29:00Z" w16du:dateUtc="2024-09-13T10:29:00Z">
              <w:rPr>
                <w:rFonts w:cs="Calibri"/>
                <w:lang w:val="vi-VN"/>
              </w:rPr>
            </w:rPrChange>
          </w:rPr>
          <w:delText>ổ</w:delText>
        </w:r>
        <w:r w:rsidRPr="00863667" w:rsidDel="00A1180F">
          <w:rPr>
            <w:rFonts w:ascii="iCiel Avenir LT Std 35 Light" w:hAnsi="iCiel Avenir LT Std 35 Light"/>
            <w:lang w:val="vi-VN"/>
            <w:rPrChange w:id="2027" w:author="An Tran, ACA (BUV)" w:date="2024-09-13T17:29:00Z" w16du:dateUtc="2024-09-13T10:29:00Z">
              <w:rPr>
                <w:lang w:val="vi-VN"/>
              </w:rPr>
            </w:rPrChange>
          </w:rPr>
          <w:delText>i k</w:delText>
        </w:r>
        <w:r w:rsidRPr="00863667" w:rsidDel="00A1180F">
          <w:rPr>
            <w:rFonts w:ascii="iCiel Avenir LT Std 35 Light" w:hAnsi="iCiel Avenir LT Std 35 Light" w:cs="Calibri"/>
            <w:lang w:val="vi-VN"/>
            <w:rPrChange w:id="2028" w:author="An Tran, ACA (BUV)" w:date="2024-09-13T17:29:00Z" w16du:dateUtc="2024-09-13T10:29:00Z">
              <w:rPr>
                <w:rFonts w:cs="Calibri"/>
                <w:lang w:val="vi-VN"/>
              </w:rPr>
            </w:rPrChange>
          </w:rPr>
          <w:delText>ỹ</w:delText>
        </w:r>
        <w:r w:rsidRPr="00863667" w:rsidDel="00A1180F">
          <w:rPr>
            <w:rFonts w:ascii="iCiel Avenir LT Std 35 Light" w:hAnsi="iCiel Avenir LT Std 35 Light"/>
            <w:lang w:val="vi-VN"/>
            <w:rPrChange w:id="2029" w:author="An Tran, ACA (BUV)" w:date="2024-09-13T17:29:00Z" w16du:dateUtc="2024-09-13T10:29:00Z">
              <w:rPr>
                <w:lang w:val="vi-VN"/>
              </w:rPr>
            </w:rPrChange>
          </w:rPr>
          <w:delText xml:space="preserve"> v</w:delText>
        </w:r>
        <w:r w:rsidRPr="00863667" w:rsidDel="00A1180F">
          <w:rPr>
            <w:rFonts w:ascii="iCiel Avenir LT Std 35 Light" w:hAnsi="iCiel Avenir LT Std 35 Light" w:cs="Calibri"/>
            <w:lang w:val="vi-VN"/>
            <w:rPrChange w:id="2030" w:author="An Tran, ACA (BUV)" w:date="2024-09-13T17:29:00Z" w16du:dateUtc="2024-09-13T10:29:00Z">
              <w:rPr>
                <w:rFonts w:cs="Calibri"/>
                <w:lang w:val="vi-VN"/>
              </w:rPr>
            </w:rPrChange>
          </w:rPr>
          <w:delText>ớ</w:delText>
        </w:r>
        <w:r w:rsidRPr="00863667" w:rsidDel="00A1180F">
          <w:rPr>
            <w:rFonts w:ascii="iCiel Avenir LT Std 35 Light" w:hAnsi="iCiel Avenir LT Std 35 Light"/>
            <w:lang w:val="vi-VN"/>
            <w:rPrChange w:id="2031" w:author="An Tran, ACA (BUV)" w:date="2024-09-13T17:29:00Z" w16du:dateUtc="2024-09-13T10:29:00Z">
              <w:rPr>
                <w:lang w:val="vi-VN"/>
              </w:rPr>
            </w:rPrChange>
          </w:rPr>
          <w:delText>i Bộ phận Thông tin Sinh viên tr</w:delText>
        </w:r>
        <w:r w:rsidRPr="00863667" w:rsidDel="00A1180F">
          <w:rPr>
            <w:rFonts w:ascii="iCiel Avenir LT Std 35 Light" w:hAnsi="iCiel Avenir LT Std 35 Light" w:cs="Calibri"/>
            <w:lang w:val="vi-VN"/>
            <w:rPrChange w:id="2032" w:author="An Tran, ACA (BUV)" w:date="2024-09-13T17:29:00Z" w16du:dateUtc="2024-09-13T10:29:00Z">
              <w:rPr>
                <w:rFonts w:cs="Calibri"/>
                <w:lang w:val="vi-VN"/>
              </w:rPr>
            </w:rPrChange>
          </w:rPr>
          <w:delText>ướ</w:delText>
        </w:r>
        <w:r w:rsidRPr="00863667" w:rsidDel="00A1180F">
          <w:rPr>
            <w:rFonts w:ascii="iCiel Avenir LT Std 35 Light" w:hAnsi="iCiel Avenir LT Std 35 Light"/>
            <w:lang w:val="vi-VN"/>
            <w:rPrChange w:id="2033" w:author="An Tran, ACA (BUV)" w:date="2024-09-13T17:29:00Z" w16du:dateUtc="2024-09-13T10:29:00Z">
              <w:rPr>
                <w:lang w:val="vi-VN"/>
              </w:rPr>
            </w:rPrChange>
          </w:rPr>
          <w:delText>c khi quy</w:delText>
        </w:r>
        <w:r w:rsidRPr="00863667" w:rsidDel="00A1180F">
          <w:rPr>
            <w:rFonts w:ascii="iCiel Avenir LT Std 35 Light" w:hAnsi="iCiel Avenir LT Std 35 Light" w:cs="Calibri"/>
            <w:lang w:val="vi-VN"/>
            <w:rPrChange w:id="2034" w:author="An Tran, ACA (BUV)" w:date="2024-09-13T17:29:00Z" w16du:dateUtc="2024-09-13T10:29:00Z">
              <w:rPr>
                <w:rFonts w:cs="Calibri"/>
                <w:lang w:val="vi-VN"/>
              </w:rPr>
            </w:rPrChange>
          </w:rPr>
          <w:delText>ế</w:delText>
        </w:r>
        <w:r w:rsidRPr="00863667" w:rsidDel="00A1180F">
          <w:rPr>
            <w:rFonts w:ascii="iCiel Avenir LT Std 35 Light" w:hAnsi="iCiel Avenir LT Std 35 Light"/>
            <w:lang w:val="vi-VN"/>
            <w:rPrChange w:id="2035" w:author="An Tran, ACA (BUV)" w:date="2024-09-13T17:29:00Z" w16du:dateUtc="2024-09-13T10:29:00Z">
              <w:rPr>
                <w:lang w:val="vi-VN"/>
              </w:rPr>
            </w:rPrChange>
          </w:rPr>
          <w:delText xml:space="preserve">t </w:delText>
        </w:r>
        <w:r w:rsidRPr="00863667" w:rsidDel="00A1180F">
          <w:rPr>
            <w:rFonts w:ascii="iCiel Avenir LT Std 35 Light" w:hAnsi="iCiel Avenir LT Std 35 Light" w:cs="Avenir Next LT Pro"/>
            <w:lang w:val="vi-VN"/>
            <w:rPrChange w:id="2036" w:author="An Tran, ACA (BUV)" w:date="2024-09-13T17:29:00Z" w16du:dateUtc="2024-09-13T10:29:00Z">
              <w:rPr>
                <w:rFonts w:cs="Avenir Next LT Pro"/>
                <w:lang w:val="vi-VN"/>
              </w:rPr>
            </w:rPrChange>
          </w:rPr>
          <w:delText>đ</w:delText>
        </w:r>
        <w:r w:rsidRPr="00863667" w:rsidDel="00A1180F">
          <w:rPr>
            <w:rFonts w:ascii="iCiel Avenir LT Std 35 Light" w:hAnsi="iCiel Avenir LT Std 35 Light" w:cs="Calibri"/>
            <w:lang w:val="vi-VN"/>
            <w:rPrChange w:id="2037" w:author="An Tran, ACA (BUV)" w:date="2024-09-13T17:29:00Z" w16du:dateUtc="2024-09-13T10:29:00Z">
              <w:rPr>
                <w:rFonts w:cs="Calibri"/>
                <w:lang w:val="vi-VN"/>
              </w:rPr>
            </w:rPrChange>
          </w:rPr>
          <w:delText>ị</w:delText>
        </w:r>
        <w:r w:rsidRPr="00863667" w:rsidDel="00A1180F">
          <w:rPr>
            <w:rFonts w:ascii="iCiel Avenir LT Std 35 Light" w:hAnsi="iCiel Avenir LT Std 35 Light"/>
            <w:lang w:val="vi-VN"/>
            <w:rPrChange w:id="2038" w:author="An Tran, ACA (BUV)" w:date="2024-09-13T17:29:00Z" w16du:dateUtc="2024-09-13T10:29:00Z">
              <w:rPr>
                <w:lang w:val="vi-VN"/>
              </w:rPr>
            </w:rPrChange>
          </w:rPr>
          <w:delText>nh bảo lưu. Phòng Thông tin Sinh viên s</w:delText>
        </w:r>
        <w:r w:rsidRPr="00863667" w:rsidDel="00A1180F">
          <w:rPr>
            <w:rFonts w:ascii="iCiel Avenir LT Std 35 Light" w:hAnsi="iCiel Avenir LT Std 35 Light" w:cs="Calibri"/>
            <w:lang w:val="vi-VN"/>
            <w:rPrChange w:id="2039" w:author="An Tran, ACA (BUV)" w:date="2024-09-13T17:29:00Z" w16du:dateUtc="2024-09-13T10:29:00Z">
              <w:rPr>
                <w:rFonts w:cs="Calibri"/>
                <w:lang w:val="vi-VN"/>
              </w:rPr>
            </w:rPrChange>
          </w:rPr>
          <w:delText>ẽ</w:delText>
        </w:r>
        <w:r w:rsidRPr="00863667" w:rsidDel="00A1180F">
          <w:rPr>
            <w:rFonts w:ascii="iCiel Avenir LT Std 35 Light" w:hAnsi="iCiel Avenir LT Std 35 Light"/>
            <w:lang w:val="vi-VN"/>
            <w:rPrChange w:id="2040" w:author="An Tran, ACA (BUV)" w:date="2024-09-13T17:29:00Z" w16du:dateUtc="2024-09-13T10:29:00Z">
              <w:rPr>
                <w:lang w:val="vi-VN"/>
              </w:rPr>
            </w:rPrChange>
          </w:rPr>
          <w:delText xml:space="preserve"> h</w:delText>
        </w:r>
        <w:r w:rsidRPr="00863667" w:rsidDel="00A1180F">
          <w:rPr>
            <w:rFonts w:ascii="iCiel Avenir LT Std 35 Light" w:hAnsi="iCiel Avenir LT Std 35 Light" w:cs="Calibri"/>
            <w:lang w:val="vi-VN"/>
            <w:rPrChange w:id="2041" w:author="An Tran, ACA (BUV)" w:date="2024-09-13T17:29:00Z" w16du:dateUtc="2024-09-13T10:29:00Z">
              <w:rPr>
                <w:rFonts w:cs="Calibri"/>
                <w:lang w:val="vi-VN"/>
              </w:rPr>
            </w:rPrChange>
          </w:rPr>
          <w:delText>ướ</w:delText>
        </w:r>
        <w:r w:rsidRPr="00863667" w:rsidDel="00A1180F">
          <w:rPr>
            <w:rFonts w:ascii="iCiel Avenir LT Std 35 Light" w:hAnsi="iCiel Avenir LT Std 35 Light"/>
            <w:lang w:val="vi-VN"/>
            <w:rPrChange w:id="2042" w:author="An Tran, ACA (BUV)" w:date="2024-09-13T17:29:00Z" w16du:dateUtc="2024-09-13T10:29:00Z">
              <w:rPr>
                <w:lang w:val="vi-VN"/>
              </w:rPr>
            </w:rPrChange>
          </w:rPr>
          <w:delText>ng d</w:delText>
        </w:r>
        <w:r w:rsidRPr="00863667" w:rsidDel="00A1180F">
          <w:rPr>
            <w:rFonts w:ascii="iCiel Avenir LT Std 35 Light" w:hAnsi="iCiel Avenir LT Std 35 Light" w:cs="Calibri"/>
            <w:lang w:val="vi-VN"/>
            <w:rPrChange w:id="2043" w:author="An Tran, ACA (BUV)" w:date="2024-09-13T17:29:00Z" w16du:dateUtc="2024-09-13T10:29:00Z">
              <w:rPr>
                <w:rFonts w:cs="Calibri"/>
                <w:lang w:val="vi-VN"/>
              </w:rPr>
            </w:rPrChange>
          </w:rPr>
          <w:delText>ẫ</w:delText>
        </w:r>
        <w:r w:rsidRPr="00863667" w:rsidDel="00A1180F">
          <w:rPr>
            <w:rFonts w:ascii="iCiel Avenir LT Std 35 Light" w:hAnsi="iCiel Avenir LT Std 35 Light"/>
            <w:lang w:val="vi-VN"/>
            <w:rPrChange w:id="2044" w:author="An Tran, ACA (BUV)" w:date="2024-09-13T17:29:00Z" w16du:dateUtc="2024-09-13T10:29:00Z">
              <w:rPr>
                <w:lang w:val="vi-VN"/>
              </w:rPr>
            </w:rPrChange>
          </w:rPr>
          <w:delText>n c</w:delText>
        </w:r>
        <w:r w:rsidRPr="00863667" w:rsidDel="00A1180F">
          <w:rPr>
            <w:rFonts w:ascii="iCiel Avenir LT Std 35 Light" w:hAnsi="iCiel Avenir LT Std 35 Light" w:cs="Calibri"/>
            <w:lang w:val="vi-VN"/>
            <w:rPrChange w:id="2045" w:author="An Tran, ACA (BUV)" w:date="2024-09-13T17:29:00Z" w16du:dateUtc="2024-09-13T10:29:00Z">
              <w:rPr>
                <w:rFonts w:cs="Calibri"/>
                <w:lang w:val="vi-VN"/>
              </w:rPr>
            </w:rPrChange>
          </w:rPr>
          <w:delText>ặ</w:delText>
        </w:r>
        <w:r w:rsidRPr="00863667" w:rsidDel="00A1180F">
          <w:rPr>
            <w:rFonts w:ascii="iCiel Avenir LT Std 35 Light" w:hAnsi="iCiel Avenir LT Std 35 Light"/>
            <w:lang w:val="vi-VN"/>
            <w:rPrChange w:id="2046" w:author="An Tran, ACA (BUV)" w:date="2024-09-13T17:29:00Z" w16du:dateUtc="2024-09-13T10:29:00Z">
              <w:rPr>
                <w:lang w:val="vi-VN"/>
              </w:rPr>
            </w:rPrChange>
          </w:rPr>
          <w:delText>n k</w:delText>
        </w:r>
        <w:r w:rsidRPr="00863667" w:rsidDel="00A1180F">
          <w:rPr>
            <w:rFonts w:ascii="iCiel Avenir LT Std 35 Light" w:hAnsi="iCiel Avenir LT Std 35 Light" w:cs="Calibri"/>
            <w:lang w:val="vi-VN"/>
            <w:rPrChange w:id="2047" w:author="An Tran, ACA (BUV)" w:date="2024-09-13T17:29:00Z" w16du:dateUtc="2024-09-13T10:29:00Z">
              <w:rPr>
                <w:rFonts w:cs="Calibri"/>
                <w:lang w:val="vi-VN"/>
              </w:rPr>
            </w:rPrChange>
          </w:rPr>
          <w:delText>ẽ</w:delText>
        </w:r>
        <w:r w:rsidRPr="00863667" w:rsidDel="00A1180F">
          <w:rPr>
            <w:rFonts w:ascii="iCiel Avenir LT Std 35 Light" w:hAnsi="iCiel Avenir LT Std 35 Light"/>
            <w:lang w:val="vi-VN"/>
            <w:rPrChange w:id="2048" w:author="An Tran, ACA (BUV)" w:date="2024-09-13T17:29:00Z" w16du:dateUtc="2024-09-13T10:29:00Z">
              <w:rPr>
                <w:lang w:val="vi-VN"/>
              </w:rPr>
            </w:rPrChange>
          </w:rPr>
          <w:delText xml:space="preserve"> sinh vi</w:delText>
        </w:r>
        <w:r w:rsidRPr="00863667" w:rsidDel="00A1180F">
          <w:rPr>
            <w:rFonts w:ascii="iCiel Avenir LT Std 35 Light" w:hAnsi="iCiel Avenir LT Std 35 Light" w:cs="Avenir Next LT Pro"/>
            <w:lang w:val="vi-VN"/>
            <w:rPrChange w:id="2049" w:author="An Tran, ACA (BUV)" w:date="2024-09-13T17:29:00Z" w16du:dateUtc="2024-09-13T10:29:00Z">
              <w:rPr>
                <w:rFonts w:cs="Avenir Next LT Pro"/>
                <w:lang w:val="vi-VN"/>
              </w:rPr>
            </w:rPrChange>
          </w:rPr>
          <w:delText>ê</w:delText>
        </w:r>
        <w:r w:rsidRPr="00863667" w:rsidDel="00A1180F">
          <w:rPr>
            <w:rFonts w:ascii="iCiel Avenir LT Std 35 Light" w:hAnsi="iCiel Avenir LT Std 35 Light"/>
            <w:lang w:val="vi-VN"/>
            <w:rPrChange w:id="2050" w:author="An Tran, ACA (BUV)" w:date="2024-09-13T17:29:00Z" w16du:dateUtc="2024-09-13T10:29:00Z">
              <w:rPr>
                <w:lang w:val="vi-VN"/>
              </w:rPr>
            </w:rPrChange>
          </w:rPr>
          <w:delText xml:space="preserve">n về quy trình bảo lưu thông qua email </w:delText>
        </w:r>
        <w:r w:rsidR="006033B6" w:rsidRPr="00863667" w:rsidDel="00A1180F">
          <w:rPr>
            <w:rFonts w:ascii="iCiel Avenir LT Std 35 Light" w:hAnsi="iCiel Avenir LT Std 35 Light"/>
            <w:rPrChange w:id="2051" w:author="An Tran, ACA (BUV)" w:date="2024-09-13T17:29:00Z" w16du:dateUtc="2024-09-13T10:29:00Z">
              <w:rPr/>
            </w:rPrChange>
          </w:rPr>
          <w:fldChar w:fldCharType="begin"/>
        </w:r>
        <w:r w:rsidR="006033B6" w:rsidRPr="00863667" w:rsidDel="00A1180F">
          <w:rPr>
            <w:rFonts w:ascii="iCiel Avenir LT Std 35 Light" w:hAnsi="iCiel Avenir LT Std 35 Light"/>
            <w:rPrChange w:id="2052" w:author="An Tran, ACA (BUV)" w:date="2024-09-13T17:29:00Z" w16du:dateUtc="2024-09-13T10:29:00Z">
              <w:rPr/>
            </w:rPrChange>
          </w:rPr>
          <w:delInstrText>HYPERLINK "mailto:studentservice@buv.edu.vn"</w:delInstrText>
        </w:r>
        <w:r w:rsidR="006033B6" w:rsidRPr="00B8666B" w:rsidDel="00A1180F">
          <w:rPr>
            <w:rFonts w:ascii="iCiel Avenir LT Std 35 Light" w:hAnsi="iCiel Avenir LT Std 35 Light"/>
          </w:rPr>
        </w:r>
        <w:r w:rsidR="006033B6" w:rsidRPr="00863667" w:rsidDel="00A1180F">
          <w:rPr>
            <w:rPrChange w:id="2053"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A1180F">
          <w:rPr>
            <w:rStyle w:val="Hyperlink"/>
            <w:rFonts w:ascii="iCiel Avenir LT Std 35 Light" w:hAnsi="iCiel Avenir LT Std 35 Light" w:cs="Arial"/>
            <w:i/>
            <w:iCs/>
            <w:sz w:val="22"/>
            <w:szCs w:val="22"/>
            <w:lang w:val="vi-VN"/>
          </w:rPr>
          <w:delText>studentservice@buv.edu.vn</w:delText>
        </w:r>
        <w:r w:rsidR="006033B6" w:rsidRPr="00863667" w:rsidDel="00A1180F">
          <w:rPr>
            <w:rStyle w:val="Hyperlink"/>
            <w:rFonts w:ascii="iCiel Avenir LT Std 35 Light" w:hAnsi="iCiel Avenir LT Std 35 Light" w:cs="Arial"/>
            <w:i/>
            <w:iCs/>
            <w:sz w:val="22"/>
            <w:szCs w:val="22"/>
            <w:lang w:val="vi-VN"/>
          </w:rPr>
          <w:fldChar w:fldCharType="end"/>
        </w:r>
        <w:r w:rsidRPr="00863667" w:rsidDel="00A1180F">
          <w:rPr>
            <w:rStyle w:val="Hyperlink"/>
            <w:rFonts w:ascii="iCiel Avenir LT Std 35 Light" w:hAnsi="iCiel Avenir LT Std 35 Light" w:cs="Arial"/>
            <w:sz w:val="22"/>
            <w:szCs w:val="22"/>
            <w:lang w:val="vi-VN"/>
          </w:rPr>
          <w:delText xml:space="preserve"> </w:delText>
        </w:r>
        <w:r w:rsidRPr="00863667" w:rsidDel="00A1180F">
          <w:rPr>
            <w:rFonts w:ascii="iCiel Avenir LT Std 35 Light" w:hAnsi="iCiel Avenir LT Std 35 Light"/>
            <w:lang w:val="vi-VN"/>
            <w:rPrChange w:id="2054" w:author="An Tran, ACA (BUV)" w:date="2024-09-13T17:29:00Z" w16du:dateUtc="2024-09-13T10:29:00Z">
              <w:rPr>
                <w:lang w:val="vi-VN"/>
              </w:rPr>
            </w:rPrChange>
          </w:rPr>
          <w:delText>ho</w:delText>
        </w:r>
        <w:r w:rsidRPr="00863667" w:rsidDel="00A1180F">
          <w:rPr>
            <w:rFonts w:ascii="iCiel Avenir LT Std 35 Light" w:hAnsi="iCiel Avenir LT Std 35 Light" w:cs="Calibri"/>
            <w:lang w:val="vi-VN"/>
            <w:rPrChange w:id="2055" w:author="An Tran, ACA (BUV)" w:date="2024-09-13T17:29:00Z" w16du:dateUtc="2024-09-13T10:29:00Z">
              <w:rPr>
                <w:rFonts w:cs="Calibri"/>
                <w:lang w:val="vi-VN"/>
              </w:rPr>
            </w:rPrChange>
          </w:rPr>
          <w:delText>ặ</w:delText>
        </w:r>
        <w:r w:rsidRPr="00863667" w:rsidDel="00A1180F">
          <w:rPr>
            <w:rFonts w:ascii="iCiel Avenir LT Std 35 Light" w:hAnsi="iCiel Avenir LT Std 35 Light"/>
            <w:lang w:val="vi-VN"/>
            <w:rPrChange w:id="2056" w:author="An Tran, ACA (BUV)" w:date="2024-09-13T17:29:00Z" w16du:dateUtc="2024-09-13T10:29:00Z">
              <w:rPr>
                <w:lang w:val="vi-VN"/>
              </w:rPr>
            </w:rPrChange>
          </w:rPr>
          <w:delText xml:space="preserve">c trao </w:delText>
        </w:r>
        <w:r w:rsidRPr="00863667" w:rsidDel="00A1180F">
          <w:rPr>
            <w:rFonts w:ascii="iCiel Avenir LT Std 35 Light" w:hAnsi="iCiel Avenir LT Std 35 Light" w:cs="Avenir Next LT Pro"/>
            <w:lang w:val="vi-VN"/>
            <w:rPrChange w:id="2057" w:author="An Tran, ACA (BUV)" w:date="2024-09-13T17:29:00Z" w16du:dateUtc="2024-09-13T10:29:00Z">
              <w:rPr>
                <w:rFonts w:cs="Avenir Next LT Pro"/>
                <w:lang w:val="vi-VN"/>
              </w:rPr>
            </w:rPrChange>
          </w:rPr>
          <w:delText>đ</w:delText>
        </w:r>
        <w:r w:rsidRPr="00863667" w:rsidDel="00A1180F">
          <w:rPr>
            <w:rFonts w:ascii="iCiel Avenir LT Std 35 Light" w:hAnsi="iCiel Avenir LT Std 35 Light" w:cs="Calibri"/>
            <w:lang w:val="vi-VN"/>
            <w:rPrChange w:id="2058" w:author="An Tran, ACA (BUV)" w:date="2024-09-13T17:29:00Z" w16du:dateUtc="2024-09-13T10:29:00Z">
              <w:rPr>
                <w:rFonts w:cs="Calibri"/>
                <w:lang w:val="vi-VN"/>
              </w:rPr>
            </w:rPrChange>
          </w:rPr>
          <w:delText>ổ</w:delText>
        </w:r>
        <w:r w:rsidRPr="00863667" w:rsidDel="00A1180F">
          <w:rPr>
            <w:rFonts w:ascii="iCiel Avenir LT Std 35 Light" w:hAnsi="iCiel Avenir LT Std 35 Light"/>
            <w:lang w:val="vi-VN"/>
            <w:rPrChange w:id="2059" w:author="An Tran, ACA (BUV)" w:date="2024-09-13T17:29:00Z" w16du:dateUtc="2024-09-13T10:29:00Z">
              <w:rPr>
                <w:lang w:val="vi-VN"/>
              </w:rPr>
            </w:rPrChange>
          </w:rPr>
          <w:delText>i tr</w:delText>
        </w:r>
        <w:r w:rsidRPr="00863667" w:rsidDel="00A1180F">
          <w:rPr>
            <w:rFonts w:ascii="iCiel Avenir LT Std 35 Light" w:hAnsi="iCiel Avenir LT Std 35 Light" w:cs="Calibri"/>
            <w:lang w:val="vi-VN"/>
            <w:rPrChange w:id="2060" w:author="An Tran, ACA (BUV)" w:date="2024-09-13T17:29:00Z" w16du:dateUtc="2024-09-13T10:29:00Z">
              <w:rPr>
                <w:rFonts w:cs="Calibri"/>
                <w:lang w:val="vi-VN"/>
              </w:rPr>
            </w:rPrChange>
          </w:rPr>
          <w:delText>ự</w:delText>
        </w:r>
        <w:r w:rsidRPr="00863667" w:rsidDel="00A1180F">
          <w:rPr>
            <w:rFonts w:ascii="iCiel Avenir LT Std 35 Light" w:hAnsi="iCiel Avenir LT Std 35 Light"/>
            <w:lang w:val="vi-VN"/>
            <w:rPrChange w:id="2061" w:author="An Tran, ACA (BUV)" w:date="2024-09-13T17:29:00Z" w16du:dateUtc="2024-09-13T10:29:00Z">
              <w:rPr>
                <w:lang w:val="vi-VN"/>
              </w:rPr>
            </w:rPrChange>
          </w:rPr>
          <w:delText>c ti</w:delText>
        </w:r>
        <w:r w:rsidRPr="00863667" w:rsidDel="00A1180F">
          <w:rPr>
            <w:rFonts w:ascii="iCiel Avenir LT Std 35 Light" w:hAnsi="iCiel Avenir LT Std 35 Light" w:cs="Calibri"/>
            <w:lang w:val="vi-VN"/>
            <w:rPrChange w:id="2062" w:author="An Tran, ACA (BUV)" w:date="2024-09-13T17:29:00Z" w16du:dateUtc="2024-09-13T10:29:00Z">
              <w:rPr>
                <w:rFonts w:cs="Calibri"/>
                <w:lang w:val="vi-VN"/>
              </w:rPr>
            </w:rPrChange>
          </w:rPr>
          <w:delText>ế</w:delText>
        </w:r>
        <w:r w:rsidRPr="00863667" w:rsidDel="00A1180F">
          <w:rPr>
            <w:rFonts w:ascii="iCiel Avenir LT Std 35 Light" w:hAnsi="iCiel Avenir LT Std 35 Light"/>
            <w:lang w:val="vi-VN"/>
            <w:rPrChange w:id="2063" w:author="An Tran, ACA (BUV)" w:date="2024-09-13T17:29:00Z" w16du:dateUtc="2024-09-13T10:29:00Z">
              <w:rPr>
                <w:lang w:val="vi-VN"/>
              </w:rPr>
            </w:rPrChange>
          </w:rPr>
          <w:delText>p t</w:delText>
        </w:r>
        <w:r w:rsidRPr="00863667" w:rsidDel="00A1180F">
          <w:rPr>
            <w:rFonts w:ascii="iCiel Avenir LT Std 35 Light" w:hAnsi="iCiel Avenir LT Std 35 Light" w:cs="Calibri"/>
            <w:lang w:val="vi-VN"/>
            <w:rPrChange w:id="2064" w:author="An Tran, ACA (BUV)" w:date="2024-09-13T17:29:00Z" w16du:dateUtc="2024-09-13T10:29:00Z">
              <w:rPr>
                <w:rFonts w:cs="Calibri"/>
                <w:lang w:val="vi-VN"/>
              </w:rPr>
            </w:rPrChange>
          </w:rPr>
          <w:delText>ạ</w:delText>
        </w:r>
        <w:r w:rsidRPr="00863667" w:rsidDel="00A1180F">
          <w:rPr>
            <w:rFonts w:ascii="iCiel Avenir LT Std 35 Light" w:hAnsi="iCiel Avenir LT Std 35 Light"/>
            <w:lang w:val="vi-VN"/>
            <w:rPrChange w:id="2065" w:author="An Tran, ACA (BUV)" w:date="2024-09-13T17:29:00Z" w16du:dateUtc="2024-09-13T10:29:00Z">
              <w:rPr>
                <w:lang w:val="vi-VN"/>
              </w:rPr>
            </w:rPrChange>
          </w:rPr>
          <w:delText>i qu</w:delText>
        </w:r>
        <w:r w:rsidRPr="00863667" w:rsidDel="00A1180F">
          <w:rPr>
            <w:rFonts w:ascii="iCiel Avenir LT Std 35 Light" w:hAnsi="iCiel Avenir LT Std 35 Light" w:cs="Calibri"/>
            <w:lang w:val="vi-VN"/>
            <w:rPrChange w:id="2066" w:author="An Tran, ACA (BUV)" w:date="2024-09-13T17:29:00Z" w16du:dateUtc="2024-09-13T10:29:00Z">
              <w:rPr>
                <w:rFonts w:cs="Calibri"/>
                <w:lang w:val="vi-VN"/>
              </w:rPr>
            </w:rPrChange>
          </w:rPr>
          <w:delText>ầ</w:delText>
        </w:r>
        <w:r w:rsidRPr="00863667" w:rsidDel="00A1180F">
          <w:rPr>
            <w:rFonts w:ascii="iCiel Avenir LT Std 35 Light" w:hAnsi="iCiel Avenir LT Std 35 Light"/>
            <w:lang w:val="vi-VN"/>
            <w:rPrChange w:id="2067" w:author="An Tran, ACA (BUV)" w:date="2024-09-13T17:29:00Z" w16du:dateUtc="2024-09-13T10:29:00Z">
              <w:rPr>
                <w:lang w:val="vi-VN"/>
              </w:rPr>
            </w:rPrChange>
          </w:rPr>
          <w:delText>y Th</w:delText>
        </w:r>
        <w:r w:rsidRPr="00863667" w:rsidDel="00A1180F">
          <w:rPr>
            <w:rFonts w:ascii="iCiel Avenir LT Std 35 Light" w:hAnsi="iCiel Avenir LT Std 35 Light" w:cs="Avenir Next LT Pro"/>
            <w:lang w:val="vi-VN"/>
            <w:rPrChange w:id="2068" w:author="An Tran, ACA (BUV)" w:date="2024-09-13T17:29:00Z" w16du:dateUtc="2024-09-13T10:29:00Z">
              <w:rPr>
                <w:rFonts w:cs="Avenir Next LT Pro"/>
                <w:lang w:val="vi-VN"/>
              </w:rPr>
            </w:rPrChange>
          </w:rPr>
          <w:delText>ô</w:delText>
        </w:r>
        <w:r w:rsidRPr="00863667" w:rsidDel="00A1180F">
          <w:rPr>
            <w:rFonts w:ascii="iCiel Avenir LT Std 35 Light" w:hAnsi="iCiel Avenir LT Std 35 Light"/>
            <w:lang w:val="vi-VN"/>
            <w:rPrChange w:id="2069" w:author="An Tran, ACA (BUV)" w:date="2024-09-13T17:29:00Z" w16du:dateUtc="2024-09-13T10:29:00Z">
              <w:rPr>
                <w:lang w:val="vi-VN"/>
              </w:rPr>
            </w:rPrChange>
          </w:rPr>
          <w:delText>ng tin Sinh viên.</w:delText>
        </w:r>
      </w:del>
    </w:p>
    <w:p w14:paraId="5D764171" w14:textId="1511EE13" w:rsidR="008D1BC6" w:rsidRPr="00863667" w:rsidRDefault="00420565"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070" w:name="_Toc107324299"/>
      <w:bookmarkStart w:id="2071" w:name="_Toc177143726"/>
      <w:r w:rsidRPr="00863667">
        <w:rPr>
          <w:rFonts w:cs="Arial"/>
          <w:szCs w:val="22"/>
          <w:lang w:val="vi-VN"/>
        </w:rPr>
        <w:t>H</w:t>
      </w:r>
      <w:r w:rsidR="00BF43A2" w:rsidRPr="00863667">
        <w:rPr>
          <w:rFonts w:cs="Arial"/>
          <w:szCs w:val="22"/>
          <w:lang w:val="vi-VN"/>
        </w:rPr>
        <w:t>ow can students change </w:t>
      </w:r>
      <w:r w:rsidR="005F5F1E" w:rsidRPr="00863667">
        <w:rPr>
          <w:rFonts w:cs="Arial"/>
          <w:szCs w:val="22"/>
          <w:lang w:val="vi-VN"/>
        </w:rPr>
        <w:t>the programme</w:t>
      </w:r>
      <w:r w:rsidR="00BF43A2" w:rsidRPr="00863667">
        <w:rPr>
          <w:rFonts w:cs="Arial"/>
          <w:szCs w:val="22"/>
          <w:lang w:val="vi-VN"/>
        </w:rPr>
        <w:t xml:space="preserve"> if students/parents feel the programme is not suitable for students after a period of study? / </w:t>
      </w:r>
      <w:r w:rsidR="00BF43A2" w:rsidRPr="00863667">
        <w:rPr>
          <w:rFonts w:cs="Arial"/>
          <w:i/>
          <w:iCs/>
          <w:szCs w:val="22"/>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bookmarkEnd w:id="2070"/>
      <w:bookmarkEnd w:id="2071"/>
    </w:p>
    <w:p w14:paraId="5A224753" w14:textId="38EFAABF"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0CBB3377" w14:textId="77777777" w:rsidR="00A1180F" w:rsidRPr="00863667" w:rsidRDefault="00A1180F" w:rsidP="00A1180F">
      <w:pPr>
        <w:pStyle w:val="ListParagraph"/>
        <w:tabs>
          <w:tab w:val="left" w:pos="630"/>
          <w:tab w:val="left" w:pos="720"/>
          <w:tab w:val="left" w:pos="1080"/>
        </w:tabs>
        <w:ind w:left="0" w:firstLine="0"/>
        <w:contextualSpacing w:val="0"/>
        <w:rPr>
          <w:ins w:id="2072" w:author="An Tran, ACA (BUV)" w:date="2024-09-12T22:36:00Z" w16du:dateUtc="2024-09-12T15:36:00Z"/>
          <w:rFonts w:ascii="iCiel Avenir LT Std 35 Light" w:hAnsi="iCiel Avenir LT Std 35 Light" w:cs="Arial"/>
          <w:b/>
          <w:bCs/>
          <w:sz w:val="22"/>
          <w:szCs w:val="22"/>
          <w:u w:val="single"/>
          <w:lang w:val="vi-VN"/>
        </w:rPr>
      </w:pPr>
      <w:ins w:id="2073" w:author="An Tran, ACA (BUV)" w:date="2024-09-12T22:36:00Z" w16du:dateUtc="2024-09-12T15:36:00Z">
        <w:r w:rsidRPr="00863667">
          <w:rPr>
            <w:rFonts w:ascii="iCiel Avenir LT Std 35 Light" w:hAnsi="iCiel Avenir LT Std 35 Light" w:cs="Arial"/>
            <w:sz w:val="22"/>
            <w:szCs w:val="22"/>
            <w:lang w:val="vi-VN"/>
          </w:rPr>
          <w:t xml:space="preserve">We understand that selecting the right study programme from the start can be challenging. It's natural to reconsider your choices as you gain more insight into your interests and goals. If students are thinking about changing to another programme, there are a few important factors to keep in mind to ensure a smooth transition: The entry requirements of the new programme – students might be required to retake Pathway programme if they are transferring to a completely different major/ field of study. </w:t>
        </w:r>
      </w:ins>
    </w:p>
    <w:p w14:paraId="04B202E6" w14:textId="77777777" w:rsidR="00A1180F" w:rsidRPr="00863667" w:rsidRDefault="00A1180F" w:rsidP="00A1180F">
      <w:pPr>
        <w:pStyle w:val="ListParagraph"/>
        <w:numPr>
          <w:ilvl w:val="0"/>
          <w:numId w:val="15"/>
        </w:numPr>
        <w:tabs>
          <w:tab w:val="left" w:pos="630"/>
          <w:tab w:val="left" w:pos="720"/>
          <w:tab w:val="left" w:pos="1080"/>
        </w:tabs>
        <w:ind w:left="360" w:firstLine="360"/>
        <w:contextualSpacing w:val="0"/>
        <w:rPr>
          <w:ins w:id="2074" w:author="An Tran, ACA (BUV)" w:date="2024-09-12T22:36:00Z" w16du:dateUtc="2024-09-12T15:36:00Z"/>
          <w:rFonts w:ascii="iCiel Avenir LT Std 35 Light" w:hAnsi="iCiel Avenir LT Std 35 Light" w:cs="Arial"/>
          <w:sz w:val="22"/>
          <w:szCs w:val="22"/>
          <w:lang w:val="vi-VN"/>
        </w:rPr>
      </w:pPr>
      <w:ins w:id="2075" w:author="An Tran, ACA (BUV)" w:date="2024-09-12T22:36:00Z" w16du:dateUtc="2024-09-12T15:36:00Z">
        <w:r w:rsidRPr="00863667">
          <w:rPr>
            <w:rFonts w:ascii="iCiel Avenir LT Std 35 Light" w:hAnsi="iCiel Avenir LT Std 35 Light" w:cs="Arial"/>
            <w:sz w:val="22"/>
            <w:szCs w:val="22"/>
            <w:lang w:val="vi-VN"/>
          </w:rPr>
          <w:t>The next available intake of the destination programme.</w:t>
        </w:r>
      </w:ins>
    </w:p>
    <w:p w14:paraId="3C25DA8B" w14:textId="77777777" w:rsidR="00A1180F" w:rsidRPr="00863667" w:rsidRDefault="00A1180F" w:rsidP="00A1180F">
      <w:pPr>
        <w:pStyle w:val="ListParagraph"/>
        <w:numPr>
          <w:ilvl w:val="0"/>
          <w:numId w:val="15"/>
        </w:numPr>
        <w:tabs>
          <w:tab w:val="left" w:pos="630"/>
          <w:tab w:val="left" w:pos="720"/>
          <w:tab w:val="left" w:pos="1080"/>
        </w:tabs>
        <w:ind w:left="360" w:firstLine="360"/>
        <w:contextualSpacing w:val="0"/>
        <w:rPr>
          <w:ins w:id="2076" w:author="An Tran, ACA (BUV)" w:date="2024-09-12T22:36:00Z" w16du:dateUtc="2024-09-12T15:36:00Z"/>
          <w:rFonts w:ascii="iCiel Avenir LT Std 35 Light" w:hAnsi="iCiel Avenir LT Std 35 Light" w:cs="Arial"/>
          <w:sz w:val="22"/>
          <w:szCs w:val="22"/>
          <w:lang w:val="vi-VN"/>
        </w:rPr>
      </w:pPr>
      <w:ins w:id="2077" w:author="An Tran, ACA (BUV)" w:date="2024-09-12T22:36:00Z" w16du:dateUtc="2024-09-12T15:36:00Z">
        <w:r w:rsidRPr="00863667">
          <w:rPr>
            <w:rFonts w:ascii="iCiel Avenir LT Std 35 Light" w:hAnsi="iCiel Avenir LT Std 35 Light" w:cs="Arial"/>
            <w:sz w:val="22"/>
            <w:szCs w:val="22"/>
            <w:lang w:val="vi-VN"/>
          </w:rPr>
          <w:t>The suitability of the student with the desired programme, and the number of completed credits that can be mapped and rolled over to the new programme.</w:t>
        </w:r>
      </w:ins>
    </w:p>
    <w:p w14:paraId="133DC7B0" w14:textId="77777777" w:rsidR="00A1180F" w:rsidRPr="00863667" w:rsidRDefault="00A1180F" w:rsidP="00A1180F">
      <w:pPr>
        <w:pStyle w:val="ListParagraph"/>
        <w:numPr>
          <w:ilvl w:val="0"/>
          <w:numId w:val="15"/>
        </w:numPr>
        <w:tabs>
          <w:tab w:val="left" w:pos="630"/>
          <w:tab w:val="left" w:pos="720"/>
          <w:tab w:val="left" w:pos="1080"/>
        </w:tabs>
        <w:ind w:left="360" w:firstLine="360"/>
        <w:contextualSpacing w:val="0"/>
        <w:rPr>
          <w:ins w:id="2078" w:author="An Tran, ACA (BUV)" w:date="2024-09-12T22:36:00Z" w16du:dateUtc="2024-09-12T15:36:00Z"/>
          <w:rFonts w:ascii="iCiel Avenir LT Std 35 Light" w:hAnsi="iCiel Avenir LT Std 35 Light" w:cs="Arial"/>
          <w:b/>
          <w:bCs/>
          <w:sz w:val="22"/>
          <w:szCs w:val="22"/>
          <w:u w:val="single"/>
          <w:lang w:val="vi-VN"/>
        </w:rPr>
      </w:pPr>
      <w:ins w:id="2079" w:author="An Tran, ACA (BUV)" w:date="2024-09-12T22:36:00Z" w16du:dateUtc="2024-09-12T15:36:00Z">
        <w:r w:rsidRPr="00863667">
          <w:rPr>
            <w:rFonts w:ascii="iCiel Avenir LT Std 35 Light" w:hAnsi="iCiel Avenir LT Std 35 Light" w:cs="Arial"/>
            <w:sz w:val="22"/>
            <w:szCs w:val="22"/>
            <w:lang w:val="vi-VN"/>
          </w:rPr>
          <w:t xml:space="preserve">Students have a limited number of chances to request a change in the programme. </w:t>
        </w:r>
      </w:ins>
    </w:p>
    <w:p w14:paraId="44225F76" w14:textId="77777777" w:rsidR="00A1180F" w:rsidRPr="00863667" w:rsidRDefault="00A1180F" w:rsidP="00A1180F">
      <w:pPr>
        <w:tabs>
          <w:tab w:val="left" w:pos="630"/>
          <w:tab w:val="left" w:pos="720"/>
          <w:tab w:val="left" w:pos="1080"/>
        </w:tabs>
        <w:ind w:firstLine="0"/>
        <w:rPr>
          <w:ins w:id="2080" w:author="An Tran, ACA (BUV)" w:date="2024-09-12T22:36:00Z" w16du:dateUtc="2024-09-12T15:36:00Z"/>
          <w:rFonts w:ascii="iCiel Avenir LT Std 35 Light" w:hAnsi="iCiel Avenir LT Std 35 Light" w:cs="Arial"/>
          <w:sz w:val="22"/>
          <w:szCs w:val="22"/>
          <w:lang w:val="vi-VN"/>
        </w:rPr>
      </w:pPr>
      <w:ins w:id="2081" w:author="An Tran, ACA (BUV)" w:date="2024-09-12T22:36:00Z" w16du:dateUtc="2024-09-12T15:36:00Z">
        <w:r w:rsidRPr="00863667">
          <w:rPr>
            <w:rFonts w:ascii="iCiel Avenir LT Std 35 Light" w:hAnsi="iCiel Avenir LT Std 35 Light" w:cs="Arial"/>
            <w:sz w:val="22"/>
            <w:szCs w:val="22"/>
            <w:lang w:val="vi-VN"/>
          </w:rPr>
          <w:t xml:space="preserve">Students need to pay the non-refundable VND 2,000,000 administrative fee for the processing of the change programme request. Any changes in the fees levied by the University are the responsibility of the student. </w:t>
        </w:r>
      </w:ins>
    </w:p>
    <w:p w14:paraId="75B5185E" w14:textId="77777777" w:rsidR="00A1180F" w:rsidRPr="00863667" w:rsidRDefault="00A1180F" w:rsidP="00A1180F">
      <w:pPr>
        <w:tabs>
          <w:tab w:val="left" w:pos="630"/>
          <w:tab w:val="left" w:pos="720"/>
          <w:tab w:val="left" w:pos="1080"/>
        </w:tabs>
        <w:ind w:firstLine="0"/>
        <w:rPr>
          <w:ins w:id="2082" w:author="An Tran, ACA (BUV)" w:date="2024-09-12T22:36:00Z" w16du:dateUtc="2024-09-12T15:36:00Z"/>
          <w:rFonts w:ascii="iCiel Avenir LT Std 35 Light" w:hAnsi="iCiel Avenir LT Std 35 Light" w:cs="Arial"/>
          <w:sz w:val="22"/>
          <w:szCs w:val="22"/>
          <w:lang w:val="vi-VN"/>
        </w:rPr>
      </w:pPr>
      <w:ins w:id="2083" w:author="An Tran, ACA (BUV)" w:date="2024-09-12T22:36:00Z" w16du:dateUtc="2024-09-12T15:36:00Z">
        <w:r w:rsidRPr="00863667">
          <w:rPr>
            <w:rFonts w:ascii="iCiel Avenir LT Std 35 Light" w:hAnsi="iCiel Avenir LT Std 35 Light" w:cs="Arial"/>
            <w:sz w:val="22"/>
            <w:szCs w:val="22"/>
            <w:lang w:val="vi-VN"/>
          </w:rPr>
          <w:t xml:space="preserve">We highly recommend students to seek advice from Student Information Office before making any decisions. The detailed process will be explained by a Student Information Officer when the student officially requests a Change of Programme via </w:t>
        </w:r>
        <w:r w:rsidRPr="00863667">
          <w:rPr>
            <w:rFonts w:ascii="iCiel Avenir LT Std 35 Light" w:hAnsi="iCiel Avenir LT Std 35 Light"/>
            <w:rPrChange w:id="2084" w:author="An Tran, ACA (BUV)" w:date="2024-09-13T17:29:00Z" w16du:dateUtc="2024-09-13T10:29:00Z">
              <w:rPr/>
            </w:rPrChange>
          </w:rPr>
          <w:fldChar w:fldCharType="begin"/>
        </w:r>
        <w:r w:rsidRPr="00863667">
          <w:rPr>
            <w:rFonts w:ascii="iCiel Avenir LT Std 35 Light" w:hAnsi="iCiel Avenir LT Std 35 Light"/>
            <w:rPrChange w:id="2085" w:author="An Tran, ACA (BUV)" w:date="2024-09-13T17:29:00Z" w16du:dateUtc="2024-09-13T10:29:00Z">
              <w:rPr/>
            </w:rPrChange>
          </w:rPr>
          <w:instrText>HYPERLINK "mailto:studentservice@buv.edu.vn"</w:instrText>
        </w:r>
        <w:r w:rsidRPr="00B8666B">
          <w:rPr>
            <w:rFonts w:ascii="iCiel Avenir LT Std 35 Light" w:hAnsi="iCiel Avenir LT Std 35 Light"/>
          </w:rPr>
        </w:r>
        <w:r w:rsidRPr="00863667">
          <w:rPr>
            <w:rPrChange w:id="2086"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Pr>
            <w:rStyle w:val="Hyperlink"/>
            <w:rFonts w:ascii="iCiel Avenir LT Std 35 Light" w:hAnsi="iCiel Avenir LT Std 35 Light" w:cs="Arial"/>
            <w:sz w:val="22"/>
            <w:szCs w:val="22"/>
            <w:lang w:val="vi-VN"/>
          </w:rPr>
          <w:t>studentservice@buv.edu.vn</w:t>
        </w:r>
        <w:r w:rsidRPr="00863667">
          <w:rPr>
            <w:rStyle w:val="Hyperlink"/>
            <w:rFonts w:ascii="iCiel Avenir LT Std 35 Light" w:hAnsi="iCiel Avenir LT Std 35 Light" w:cs="Arial"/>
            <w:sz w:val="22"/>
            <w:szCs w:val="22"/>
            <w:lang w:val="vi-VN"/>
          </w:rPr>
          <w:fldChar w:fldCharType="end"/>
        </w:r>
        <w:r w:rsidRPr="00863667">
          <w:rPr>
            <w:rFonts w:ascii="iCiel Avenir LT Std 35 Light" w:hAnsi="iCiel Avenir LT Std 35 Light" w:cs="Arial"/>
            <w:sz w:val="22"/>
            <w:szCs w:val="22"/>
            <w:lang w:val="vi-VN"/>
          </w:rPr>
          <w:t xml:space="preserve"> or at the Student Information Counter at level 2, BUV Ecopark Campus. </w:t>
        </w:r>
      </w:ins>
    </w:p>
    <w:p w14:paraId="3F74BA92" w14:textId="77777777" w:rsidR="00A1180F" w:rsidRPr="00863667" w:rsidRDefault="00A1180F" w:rsidP="00A1180F">
      <w:pPr>
        <w:tabs>
          <w:tab w:val="left" w:pos="630"/>
          <w:tab w:val="left" w:pos="720"/>
          <w:tab w:val="left" w:pos="1080"/>
        </w:tabs>
        <w:ind w:firstLine="0"/>
        <w:rPr>
          <w:ins w:id="2087" w:author="An Tran, ACA (BUV)" w:date="2024-09-12T22:36:00Z" w16du:dateUtc="2024-09-12T15:36:00Z"/>
          <w:rFonts w:ascii="iCiel Avenir LT Std 35 Light" w:hAnsi="iCiel Avenir LT Std 35 Light" w:cs="Arial"/>
          <w:i/>
          <w:iCs/>
          <w:sz w:val="22"/>
          <w:szCs w:val="22"/>
          <w:lang w:val="vi-VN"/>
        </w:rPr>
      </w:pPr>
      <w:ins w:id="2088" w:author="An Tran, ACA (BUV)" w:date="2024-09-12T22:36:00Z" w16du:dateUtc="2024-09-12T15:36:00Z">
        <w:r w:rsidRPr="00863667">
          <w:rPr>
            <w:rFonts w:ascii="iCiel Avenir LT Std 35 Light" w:hAnsi="iCiel Avenir LT Std 35 Light" w:cs="Arial"/>
            <w:i/>
            <w:iCs/>
            <w:sz w:val="22"/>
            <w:szCs w:val="22"/>
            <w:lang w:val="vi-VN"/>
          </w:rPr>
          <w:t>Nhà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u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u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c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n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ph</w:t>
        </w:r>
        <w:r w:rsidRPr="00863667">
          <w:rPr>
            <w:rFonts w:ascii="iCiel Avenir LT Std 35 Light" w:hAnsi="iCiel Avenir LT Std 35 Light" w:cs="Avenir Next LT Pro"/>
            <w:i/>
            <w:iCs/>
            <w:sz w:val="22"/>
            <w:szCs w:val="22"/>
            <w:lang w:val="vi-VN"/>
          </w:rPr>
          <w:t>ù</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p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ngay t</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Avenir Next LT Pro"/>
            <w:i/>
            <w:iCs/>
            <w:sz w:val="22"/>
            <w:szCs w:val="22"/>
            <w:lang w:val="vi-VN"/>
          </w:rPr>
          <w:t>ă</w:t>
        </w:r>
        <w:r w:rsidRPr="00863667">
          <w:rPr>
            <w:rFonts w:ascii="iCiel Avenir LT Std 35 Light" w:hAnsi="iCiel Avenir LT Std 35 Light" w:cs="Arial"/>
            <w:i/>
            <w:iCs/>
            <w:sz w:val="22"/>
            <w:szCs w:val="22"/>
            <w:lang w:val="vi-VN"/>
          </w:rPr>
          <w:t xml:space="preserve">m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ti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l</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th</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ch cho nhi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u gia </w:t>
        </w:r>
        <w:r w:rsidRPr="00863667">
          <w:rPr>
            <w:rFonts w:ascii="iCiel Avenir LT Std 35 Light" w:hAnsi="iCiel Avenir LT Std 35 Light" w:cs="Avenir Next LT Pro"/>
            <w:i/>
            <w:iCs/>
            <w:sz w:val="22"/>
            <w:szCs w:val="22"/>
            <w:lang w:val="vi-VN"/>
          </w:rPr>
          <w:t>đì</w:t>
        </w:r>
        <w:r w:rsidRPr="00863667">
          <w:rPr>
            <w:rFonts w:ascii="iCiel Avenir LT Std 35 Light" w:hAnsi="iCiel Avenir LT Std 35 Light" w:cs="Arial"/>
            <w:i/>
            <w:iCs/>
            <w:sz w:val="22"/>
            <w:szCs w:val="22"/>
            <w:lang w:val="vi-VN"/>
          </w:rPr>
          <w:t xml:space="preserve">nh. Do </w:t>
        </w:r>
        <w:r w:rsidRPr="00863667">
          <w:rPr>
            <w:rFonts w:ascii="iCiel Avenir LT Std 35 Light" w:hAnsi="iCiel Avenir LT Std 35 Light" w:cs="Avenir Next LT Pro"/>
            <w:i/>
            <w:iCs/>
            <w:sz w:val="22"/>
            <w:szCs w:val="22"/>
            <w:lang w:val="vi-VN"/>
          </w:rPr>
          <w:t>đó</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BUV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trong kho</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3 tu</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k</w:t>
        </w:r>
        <w:r w:rsidRPr="00863667">
          <w:rPr>
            <w:rFonts w:ascii="iCiel Avenir LT Std 35 Light" w:hAnsi="iCiel Avenir LT Std 35 Light" w:cs="Calibri"/>
            <w:i/>
            <w:iCs/>
            <w:sz w:val="22"/>
            <w:szCs w:val="22"/>
            <w:lang w:val="vi-VN"/>
          </w:rPr>
          <w:t>ỳ</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ti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 v</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 xml:space="preserve">a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t</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đá</w:t>
        </w:r>
        <w:r w:rsidRPr="00863667">
          <w:rPr>
            <w:rFonts w:ascii="iCiel Avenir LT Std 35 Light" w:hAnsi="iCiel Avenir LT Std 35 Light" w:cs="Arial"/>
            <w:i/>
            <w:iCs/>
            <w:sz w:val="22"/>
            <w:szCs w:val="22"/>
            <w:lang w:val="vi-VN"/>
          </w:rPr>
          <w:t>nh gi</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 xem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Avenir Next LT Pro"/>
            <w:i/>
            <w:iCs/>
            <w:sz w:val="22"/>
            <w:szCs w:val="22"/>
            <w:lang w:val="vi-VN"/>
          </w:rPr>
          <w:t>ù</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p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hay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chuy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ũ</w:t>
        </w:r>
        <w:r w:rsidRPr="00863667">
          <w:rPr>
            <w:rFonts w:ascii="iCiel Avenir LT Std 35 Light" w:hAnsi="iCiel Avenir LT Std 35 Light" w:cs="Arial"/>
            <w:i/>
            <w:iCs/>
            <w:sz w:val="22"/>
            <w:szCs w:val="22"/>
            <w:lang w:val="vi-VN"/>
          </w:rPr>
          <w:t>ng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m</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nhi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i gian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theo k</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p ti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 xml:space="preserve">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m</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Tuy nhi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quy</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nh chuy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nh</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c k</w:t>
        </w:r>
        <w:r w:rsidRPr="00863667">
          <w:rPr>
            <w:rFonts w:ascii="iCiel Avenir LT Std 35 Light" w:hAnsi="iCiel Avenir LT Std 35 Light" w:cs="Calibri"/>
            <w:i/>
            <w:iCs/>
            <w:sz w:val="22"/>
            <w:szCs w:val="22"/>
            <w:lang w:val="vi-VN"/>
          </w:rPr>
          <w:t>ỹ</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s</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u: </w:t>
        </w:r>
      </w:ins>
    </w:p>
    <w:p w14:paraId="7C264695" w14:textId="77777777" w:rsidR="00A1180F" w:rsidRPr="00863667" w:rsidRDefault="00A1180F" w:rsidP="00A1180F">
      <w:pPr>
        <w:pStyle w:val="ListParagraph"/>
        <w:numPr>
          <w:ilvl w:val="0"/>
          <w:numId w:val="11"/>
        </w:numPr>
        <w:tabs>
          <w:tab w:val="left" w:pos="630"/>
          <w:tab w:val="left" w:pos="720"/>
          <w:tab w:val="left" w:pos="1080"/>
        </w:tabs>
        <w:ind w:left="360" w:firstLine="360"/>
        <w:contextualSpacing w:val="0"/>
        <w:rPr>
          <w:ins w:id="2089" w:author="An Tran, ACA (BUV)" w:date="2024-09-12T22:36:00Z" w16du:dateUtc="2024-09-12T15:36:00Z"/>
          <w:rFonts w:ascii="iCiel Avenir LT Std 35 Light" w:hAnsi="iCiel Avenir LT Std 35 Light" w:cs="Arial"/>
          <w:i/>
          <w:iCs/>
          <w:sz w:val="22"/>
          <w:szCs w:val="22"/>
          <w:lang w:val="vi-VN"/>
        </w:rPr>
      </w:pPr>
      <w:ins w:id="2090" w:author="An Tran, ACA (BUV)" w:date="2024-09-12T22:36:00Z" w16du:dateUtc="2024-09-12T15:36:00Z">
        <w:r w:rsidRPr="00863667">
          <w:rPr>
            <w:rFonts w:ascii="iCiel Avenir LT Std 35 Light" w:hAnsi="iCiel Avenir LT Std 35 Light" w:cs="Arial"/>
            <w:i/>
            <w:iCs/>
            <w:sz w:val="22"/>
            <w:szCs w:val="22"/>
            <w:lang w:val="vi-VN"/>
          </w:rPr>
          <w:t>Sinh viên ph</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m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tho</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Avenir Next LT Pro"/>
            <w:i/>
            <w:iCs/>
            <w:sz w:val="22"/>
            <w:szCs w:val="22"/>
            <w:lang w:val="vi-VN"/>
          </w:rPr>
          <w:t>ã</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o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m</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venir Next LT Pro"/>
            <w:i/>
            <w:iCs/>
            <w:sz w:val="22"/>
            <w:szCs w:val="22"/>
            <w:lang w:val="vi-VN"/>
          </w:rPr>
          <w:t>–</w:t>
        </w:r>
        <w:r w:rsidRPr="00863667">
          <w:rPr>
            <w:rFonts w:ascii="iCiel Avenir LT Std 35 Light" w:hAnsi="iCiel Avenir LT Std 35 Light" w:cs="Arial"/>
            <w:i/>
            <w:iCs/>
            <w:sz w:val="22"/>
            <w:szCs w:val="22"/>
            <w:lang w:val="vi-VN"/>
          </w:rPr>
          <w:t xml:space="preserve"> trong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h</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p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mu</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n chuy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sang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chuy</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ho</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 to</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(v</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 xml:space="preserve"> d</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t</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 xml:space="preserve"> Qu</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tr</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 Kinh doanh sang Khoa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M</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y t</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nh),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yêu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l</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D</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b</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chuy</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m</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m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ch</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l</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ng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sau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w:t>
        </w:r>
      </w:ins>
    </w:p>
    <w:p w14:paraId="636EB046" w14:textId="77777777" w:rsidR="00A1180F" w:rsidRPr="00863667" w:rsidRDefault="00A1180F" w:rsidP="00A1180F">
      <w:pPr>
        <w:pStyle w:val="ListParagraph"/>
        <w:numPr>
          <w:ilvl w:val="0"/>
          <w:numId w:val="11"/>
        </w:numPr>
        <w:tabs>
          <w:tab w:val="left" w:pos="630"/>
          <w:tab w:val="left" w:pos="720"/>
          <w:tab w:val="left" w:pos="1080"/>
        </w:tabs>
        <w:ind w:left="360" w:firstLine="360"/>
        <w:contextualSpacing w:val="0"/>
        <w:rPr>
          <w:ins w:id="2091" w:author="An Tran, ACA (BUV)" w:date="2024-09-12T22:36:00Z" w16du:dateUtc="2024-09-12T15:36:00Z"/>
          <w:rFonts w:ascii="iCiel Avenir LT Std 35 Light" w:hAnsi="iCiel Avenir LT Std 35 Light" w:cs="Arial"/>
          <w:i/>
          <w:iCs/>
          <w:sz w:val="22"/>
          <w:szCs w:val="22"/>
          <w:lang w:val="vi-VN"/>
        </w:rPr>
      </w:pPr>
      <w:ins w:id="2092" w:author="An Tran, ACA (BUV)" w:date="2024-09-12T22:36:00Z" w16du:dateUtc="2024-09-12T15:36:00Z">
        <w:r w:rsidRPr="00863667">
          <w:rPr>
            <w:rFonts w:ascii="iCiel Avenir LT Std 35 Light" w:hAnsi="iCiel Avenir LT Std 35 Light" w:cs="Arial"/>
            <w:i/>
            <w:iCs/>
            <w:sz w:val="22"/>
            <w:szCs w:val="22"/>
            <w:lang w:val="vi-VN"/>
          </w:rPr>
          <w:t>Các ngành đ</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c th</w:t>
        </w:r>
        <w:r w:rsidRPr="00863667">
          <w:rPr>
            <w:rFonts w:ascii="iCiel Avenir LT Std 35 Light" w:hAnsi="iCiel Avenir LT Std 35 Light" w:cs="Avenir Next LT Pro"/>
            <w:i/>
            <w:iCs/>
            <w:sz w:val="22"/>
            <w:szCs w:val="22"/>
            <w:lang w:val="vi-VN"/>
          </w:rPr>
          <w:t>ù</w:t>
        </w:r>
        <w:r w:rsidRPr="00863667">
          <w:rPr>
            <w:rFonts w:ascii="iCiel Avenir LT Std 35 Light" w:hAnsi="iCiel Avenir LT Std 35 Light" w:cs="Arial"/>
            <w:i/>
            <w:iCs/>
            <w:sz w:val="22"/>
            <w:szCs w:val="22"/>
            <w:lang w:val="vi-VN"/>
          </w:rPr>
          <w:t xml:space="preserve">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tuy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sinh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 xml:space="preserve">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kh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c nhau, do </w:t>
        </w:r>
        <w:r w:rsidRPr="00863667">
          <w:rPr>
            <w:rFonts w:ascii="iCiel Avenir LT Std 35 Light" w:hAnsi="iCiel Avenir LT Std 35 Light" w:cs="Avenir Next LT Pro"/>
            <w:i/>
            <w:iCs/>
            <w:sz w:val="22"/>
            <w:szCs w:val="22"/>
            <w:lang w:val="vi-VN"/>
          </w:rPr>
          <w:t>đó</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nh</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tuy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sinh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 xml:space="preserve">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p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m</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w:t>
        </w:r>
      </w:ins>
    </w:p>
    <w:p w14:paraId="286D47DF" w14:textId="77777777" w:rsidR="00A1180F" w:rsidRPr="00863667" w:rsidRDefault="00A1180F" w:rsidP="00A1180F">
      <w:pPr>
        <w:pStyle w:val="ListParagraph"/>
        <w:numPr>
          <w:ilvl w:val="0"/>
          <w:numId w:val="11"/>
        </w:numPr>
        <w:tabs>
          <w:tab w:val="left" w:pos="630"/>
          <w:tab w:val="left" w:pos="720"/>
          <w:tab w:val="left" w:pos="1080"/>
        </w:tabs>
        <w:ind w:left="360" w:firstLine="360"/>
        <w:contextualSpacing w:val="0"/>
        <w:rPr>
          <w:ins w:id="2093" w:author="An Tran, ACA (BUV)" w:date="2024-09-12T22:36:00Z" w16du:dateUtc="2024-09-12T15:36:00Z"/>
          <w:rFonts w:ascii="iCiel Avenir LT Std 35 Light" w:hAnsi="iCiel Avenir LT Std 35 Light" w:cs="Arial"/>
          <w:i/>
          <w:iCs/>
          <w:sz w:val="22"/>
          <w:szCs w:val="22"/>
          <w:lang w:val="vi-VN"/>
        </w:rPr>
      </w:pPr>
      <w:ins w:id="2094" w:author="An Tran, ACA (BUV)" w:date="2024-09-12T22:36:00Z" w16du:dateUtc="2024-09-12T15:36:00Z">
        <w:r w:rsidRPr="00863667">
          <w:rPr>
            <w:rFonts w:ascii="iCiel Avenir LT Std 35 Light" w:hAnsi="iCiel Avenir LT Std 35 Light" w:cs="Arial"/>
            <w:i/>
            <w:iCs/>
            <w:sz w:val="22"/>
            <w:szCs w:val="22"/>
            <w:lang w:val="vi-VN"/>
          </w:rPr>
          <w:t>Đ</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Avenir Next LT Pro"/>
            <w:i/>
            <w:iCs/>
            <w:sz w:val="22"/>
            <w:szCs w:val="22"/>
            <w:lang w:val="vi-VN"/>
          </w:rPr>
          <w:t>ù</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p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m</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 xml:space="preserve">nh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li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n ch</w:t>
        </w:r>
        <w:r w:rsidRPr="00863667">
          <w:rPr>
            <w:rFonts w:ascii="iCiel Avenir LT Std 35 Light" w:hAnsi="iCiel Avenir LT Std 35 Light" w:cs="Calibri"/>
            <w:i/>
            <w:iCs/>
            <w:sz w:val="22"/>
            <w:szCs w:val="22"/>
            <w:lang w:val="vi-VN"/>
          </w:rPr>
          <w:t>ỉ</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đã</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xong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Avenir Next LT Pro"/>
            <w:i/>
            <w:iCs/>
            <w:sz w:val="22"/>
            <w:szCs w:val="22"/>
            <w:lang w:val="vi-VN"/>
          </w:rPr>
          <w:t>đâ</w:t>
        </w:r>
        <w:r w:rsidRPr="00863667">
          <w:rPr>
            <w:rFonts w:ascii="iCiel Avenir LT Std 35 Light" w:hAnsi="iCiel Avenir LT Std 35 Light" w:cs="Arial"/>
            <w:i/>
            <w:iCs/>
            <w:sz w:val="22"/>
            <w:szCs w:val="22"/>
            <w:lang w:val="vi-VN"/>
          </w:rPr>
          <w:t>y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chuy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sang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m</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hay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w:t>
        </w:r>
      </w:ins>
    </w:p>
    <w:p w14:paraId="036AF2B5" w14:textId="77777777" w:rsidR="00A1180F" w:rsidRPr="00863667" w:rsidRDefault="00A1180F" w:rsidP="00A1180F">
      <w:pPr>
        <w:pStyle w:val="ListParagraph"/>
        <w:numPr>
          <w:ilvl w:val="0"/>
          <w:numId w:val="11"/>
        </w:numPr>
        <w:tabs>
          <w:tab w:val="left" w:pos="630"/>
          <w:tab w:val="left" w:pos="720"/>
          <w:tab w:val="left" w:pos="1080"/>
        </w:tabs>
        <w:ind w:left="360" w:firstLine="360"/>
        <w:contextualSpacing w:val="0"/>
        <w:rPr>
          <w:ins w:id="2095" w:author="An Tran, ACA (BUV)" w:date="2024-09-12T22:36:00Z" w16du:dateUtc="2024-09-12T15:36:00Z"/>
          <w:rFonts w:ascii="iCiel Avenir LT Std 35 Light" w:hAnsi="iCiel Avenir LT Std 35 Light" w:cs="Arial"/>
          <w:i/>
          <w:iCs/>
          <w:sz w:val="22"/>
          <w:szCs w:val="22"/>
          <w:lang w:val="vi-VN"/>
        </w:rPr>
      </w:pPr>
      <w:ins w:id="2096" w:author="An Tran, ACA (BUV)" w:date="2024-09-12T22:36:00Z" w16du:dateUtc="2024-09-12T15:36:00Z">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Calibri"/>
            <w:i/>
            <w:iCs/>
            <w:sz w:val="22"/>
            <w:szCs w:val="22"/>
            <w:lang w:val="vi-VN"/>
          </w:rPr>
          <w:t>ỗ</w:t>
        </w:r>
        <w:r w:rsidRPr="00863667">
          <w:rPr>
            <w:rFonts w:ascii="iCiel Avenir LT Std 35 Light" w:hAnsi="iCiel Avenir LT Std 35 Light" w:cs="Arial"/>
            <w:i/>
            <w:iCs/>
            <w:sz w:val="22"/>
            <w:szCs w:val="22"/>
            <w:lang w:val="vi-VN"/>
          </w:rPr>
          <w:t>i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ch</w:t>
        </w:r>
        <w:r w:rsidRPr="00863667">
          <w:rPr>
            <w:rFonts w:ascii="iCiel Avenir LT Std 35 Light" w:hAnsi="iCiel Avenir LT Std 35 Light" w:cs="Calibri"/>
            <w:i/>
            <w:iCs/>
            <w:sz w:val="22"/>
            <w:szCs w:val="22"/>
            <w:lang w:val="vi-VN"/>
          </w:rPr>
          <w:t>ỉ</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s</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i nh</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nh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chuy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nh, do </w:t>
        </w:r>
        <w:r w:rsidRPr="00863667">
          <w:rPr>
            <w:rFonts w:ascii="iCiel Avenir LT Std 35 Light" w:hAnsi="iCiel Avenir LT Std 35 Light" w:cs="Avenir Next LT Pro"/>
            <w:i/>
            <w:iCs/>
            <w:sz w:val="22"/>
            <w:szCs w:val="22"/>
            <w:lang w:val="vi-VN"/>
          </w:rPr>
          <w:t>đó</w:t>
        </w:r>
        <w:r w:rsidRPr="00863667">
          <w:rPr>
            <w:rFonts w:ascii="iCiel Avenir LT Std 35 Light" w:hAnsi="iCiel Avenir LT Std 35 Light" w:cs="Arial"/>
            <w:i/>
            <w:iCs/>
            <w:sz w:val="22"/>
            <w:szCs w:val="22"/>
            <w:lang w:val="vi-VN"/>
          </w:rPr>
          <w:t xml:space="preserve">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nh</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c k</w:t>
        </w:r>
        <w:r w:rsidRPr="00863667">
          <w:rPr>
            <w:rFonts w:ascii="iCiel Avenir LT Std 35 Light" w:hAnsi="iCiel Avenir LT Std 35 Light" w:cs="Calibri"/>
            <w:i/>
            <w:iCs/>
            <w:sz w:val="22"/>
            <w:szCs w:val="22"/>
            <w:lang w:val="vi-VN"/>
          </w:rPr>
          <w:t>ỹ</w:t>
        </w:r>
        <w:r w:rsidRPr="00863667">
          <w:rPr>
            <w:rFonts w:ascii="iCiel Avenir LT Std 35 Light" w:hAnsi="iCiel Avenir LT Std 35 Light" w:cs="Arial"/>
            <w:i/>
            <w:iCs/>
            <w:sz w:val="22"/>
            <w:szCs w:val="22"/>
            <w:lang w:val="vi-VN"/>
          </w:rPr>
          <w:t xml:space="preserve"> l</w:t>
        </w:r>
        <w:r w:rsidRPr="00863667">
          <w:rPr>
            <w:rFonts w:ascii="iCiel Avenir LT Std 35 Light" w:hAnsi="iCiel Avenir LT Std 35 Light" w:cs="Calibri"/>
            <w:i/>
            <w:iCs/>
            <w:sz w:val="22"/>
            <w:szCs w:val="22"/>
            <w:lang w:val="vi-VN"/>
          </w:rPr>
          <w:t>ưỡ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quy</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nh l</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v</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ù</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thi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w:t>
        </w:r>
      </w:ins>
    </w:p>
    <w:p w14:paraId="38EDC22D" w14:textId="77777777" w:rsidR="00A1180F" w:rsidRPr="00863667" w:rsidRDefault="00A1180F" w:rsidP="00A1180F">
      <w:pPr>
        <w:tabs>
          <w:tab w:val="left" w:pos="630"/>
          <w:tab w:val="left" w:pos="720"/>
          <w:tab w:val="left" w:pos="1080"/>
        </w:tabs>
        <w:ind w:firstLine="0"/>
        <w:rPr>
          <w:ins w:id="2097" w:author="An Tran, ACA (BUV)" w:date="2024-09-12T22:36:00Z" w16du:dateUtc="2024-09-12T15:36:00Z"/>
          <w:rFonts w:ascii="iCiel Avenir LT Std 35 Light" w:hAnsi="iCiel Avenir LT Std 35 Light" w:cs="Arial"/>
          <w:i/>
          <w:iCs/>
          <w:sz w:val="22"/>
          <w:szCs w:val="22"/>
          <w:lang w:val="vi-VN"/>
        </w:rPr>
      </w:pPr>
      <w:ins w:id="2098" w:author="An Tran, ACA (BUV)" w:date="2024-09-12T22:36:00Z" w16du:dateUtc="2024-09-12T15:36:00Z">
        <w:r w:rsidRPr="00863667">
          <w:rPr>
            <w:rFonts w:ascii="iCiel Avenir LT Std 35 Light" w:hAnsi="iCiel Avenir LT Std 35 Light" w:cs="Arial"/>
            <w:i/>
            <w:iCs/>
            <w:sz w:val="22"/>
            <w:szCs w:val="22"/>
            <w:lang w:val="vi-VN"/>
          </w:rPr>
          <w:t>Sinh viên cần đóng phí hành chính không hoàn lại là 2.000.000 VNĐ để tiến hành thủ tục chuyển ngành học. Sinh viên cần chịu trách nhiệm về bất kỳ thay đổi về học phí nào được áp dụng theo chính sách hiện hành.</w:t>
        </w:r>
      </w:ins>
    </w:p>
    <w:p w14:paraId="68BF1535" w14:textId="143F0993" w:rsidR="00171B76" w:rsidRPr="00863667" w:rsidDel="00A1180F" w:rsidRDefault="00A1180F" w:rsidP="00A1180F">
      <w:pPr>
        <w:tabs>
          <w:tab w:val="left" w:pos="630"/>
          <w:tab w:val="left" w:pos="720"/>
          <w:tab w:val="left" w:pos="1080"/>
        </w:tabs>
        <w:ind w:firstLine="0"/>
        <w:rPr>
          <w:del w:id="2099" w:author="An Tran, ACA (BUV)" w:date="2024-09-12T22:36:00Z" w16du:dateUtc="2024-09-12T15:36:00Z"/>
          <w:rFonts w:ascii="iCiel Avenir LT Std 35 Light" w:hAnsi="iCiel Avenir LT Std 35 Light" w:cs="Arial"/>
          <w:sz w:val="22"/>
          <w:szCs w:val="22"/>
          <w:lang w:val="vi-VN"/>
        </w:rPr>
      </w:pPr>
      <w:ins w:id="2100" w:author="An Tran, ACA (BUV)" w:date="2024-09-12T22:36:00Z" w16du:dateUtc="2024-09-12T15:36:00Z">
        <w:r w:rsidRPr="00863667">
          <w:rPr>
            <w:rFonts w:ascii="iCiel Avenir LT Std 35 Light" w:hAnsi="iCiel Avenir LT Std 35 Light" w:cs="Arial"/>
            <w:i/>
            <w:iCs/>
            <w:sz w:val="22"/>
            <w:szCs w:val="22"/>
            <w:lang w:val="vi-VN"/>
          </w:rPr>
          <w:t>Nhà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khuy</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ch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trao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k</w:t>
        </w:r>
        <w:r w:rsidRPr="00863667">
          <w:rPr>
            <w:rFonts w:ascii="iCiel Avenir LT Std 35 Light" w:hAnsi="iCiel Avenir LT Std 35 Light" w:cs="Calibri"/>
            <w:i/>
            <w:iCs/>
            <w:sz w:val="22"/>
            <w:szCs w:val="22"/>
            <w:lang w:val="vi-VN"/>
          </w:rPr>
          <w:t>ỹ</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Bộ phận Thông tin Sinh viên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quy</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nh chuy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Phòng Thông tin Sinh viên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ng d</w:t>
        </w:r>
        <w:r w:rsidRPr="00863667">
          <w:rPr>
            <w:rFonts w:ascii="iCiel Avenir LT Std 35 Light" w:hAnsi="iCiel Avenir LT Std 35 Light" w:cs="Calibri"/>
            <w:i/>
            <w:iCs/>
            <w:sz w:val="22"/>
            <w:szCs w:val="22"/>
            <w:lang w:val="vi-VN"/>
          </w:rPr>
          <w:t>ẫ</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n k</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về quy trình chuyển ngành thông qua email </w:t>
        </w:r>
        <w:r w:rsidRPr="00863667">
          <w:rPr>
            <w:rFonts w:ascii="iCiel Avenir LT Std 35 Light" w:hAnsi="iCiel Avenir LT Std 35 Light"/>
            <w:rPrChange w:id="2101" w:author="An Tran, ACA (BUV)" w:date="2024-09-13T17:29:00Z" w16du:dateUtc="2024-09-13T10:29:00Z">
              <w:rPr/>
            </w:rPrChange>
          </w:rPr>
          <w:fldChar w:fldCharType="begin"/>
        </w:r>
        <w:r w:rsidRPr="00863667">
          <w:rPr>
            <w:rFonts w:ascii="iCiel Avenir LT Std 35 Light" w:hAnsi="iCiel Avenir LT Std 35 Light"/>
            <w:rPrChange w:id="2102" w:author="An Tran, ACA (BUV)" w:date="2024-09-13T17:29:00Z" w16du:dateUtc="2024-09-13T10:29:00Z">
              <w:rPr/>
            </w:rPrChange>
          </w:rPr>
          <w:instrText>HYPERLINK "mailto:studentservice@buv.edu.vn"</w:instrText>
        </w:r>
        <w:r w:rsidRPr="00B8666B">
          <w:rPr>
            <w:rFonts w:ascii="iCiel Avenir LT Std 35 Light" w:hAnsi="iCiel Avenir LT Std 35 Light"/>
          </w:rPr>
        </w:r>
        <w:r w:rsidRPr="00863667">
          <w:rPr>
            <w:rPrChange w:id="2103"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studentservice@buv.edu.vn</w:t>
        </w:r>
        <w:r w:rsidRPr="00863667">
          <w:rPr>
            <w:rStyle w:val="Hyperlink"/>
            <w:rFonts w:ascii="iCiel Avenir LT Std 35 Light" w:hAnsi="iCiel Avenir LT Std 35 Light" w:cs="Arial"/>
            <w:i/>
            <w:iCs/>
            <w:sz w:val="22"/>
            <w:szCs w:val="22"/>
            <w:lang w:val="vi-VN"/>
          </w:rPr>
          <w:fldChar w:fldCharType="end"/>
        </w:r>
        <w:r w:rsidRPr="00863667">
          <w:rPr>
            <w:rStyle w:val="Hyperlink"/>
            <w:rFonts w:ascii="iCiel Avenir LT Std 35 Light" w:hAnsi="iCiel Avenir LT Std 35 Light" w:cs="Arial"/>
            <w:sz w:val="22"/>
            <w:szCs w:val="22"/>
            <w:lang w:val="vi-VN"/>
          </w:rPr>
          <w:t xml:space="preserve"> </w:t>
        </w:r>
        <w:r w:rsidRPr="00863667">
          <w:rPr>
            <w:rFonts w:ascii="iCiel Avenir LT Std 35 Light" w:hAnsi="iCiel Avenir LT Std 35 Light" w:cs="Arial"/>
            <w:i/>
            <w:iCs/>
            <w:sz w:val="22"/>
            <w:szCs w:val="22"/>
            <w:lang w:val="vi-VN"/>
          </w:rPr>
          <w:t>ho</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 xml:space="preserve">c trao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tr</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ti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p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qu</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y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Sinh viên.</w:t>
        </w:r>
      </w:ins>
      <w:del w:id="2104" w:author="An Tran, ACA (BUV)" w:date="2024-09-12T22:36:00Z" w16du:dateUtc="2024-09-12T15:36:00Z">
        <w:r w:rsidR="00BF43A2" w:rsidRPr="00863667" w:rsidDel="00A1180F">
          <w:rPr>
            <w:rFonts w:ascii="iCiel Avenir LT Std 35 Light" w:hAnsi="iCiel Avenir LT Std 35 Light" w:cs="Arial"/>
            <w:sz w:val="22"/>
            <w:szCs w:val="22"/>
            <w:lang w:val="vi-VN"/>
          </w:rPr>
          <w:delText xml:space="preserve">We </w:delText>
        </w:r>
        <w:r w:rsidR="000969A0" w:rsidRPr="00863667" w:rsidDel="00A1180F">
          <w:rPr>
            <w:rFonts w:ascii="iCiel Avenir LT Std 35 Light" w:hAnsi="iCiel Avenir LT Std 35 Light" w:cs="Arial"/>
            <w:sz w:val="22"/>
            <w:szCs w:val="22"/>
            <w:lang w:val="vi-VN"/>
          </w:rPr>
          <w:delText>recognize</w:delText>
        </w:r>
        <w:r w:rsidR="00BF43A2" w:rsidRPr="00863667" w:rsidDel="00A1180F">
          <w:rPr>
            <w:rFonts w:ascii="iCiel Avenir LT Std 35 Light" w:hAnsi="iCiel Avenir LT Std 35 Light" w:cs="Arial"/>
            <w:sz w:val="22"/>
            <w:szCs w:val="22"/>
            <w:lang w:val="vi-VN"/>
          </w:rPr>
          <w:delText xml:space="preserve"> that it can be difficult to choose the right study programme straight away. Hence, BUV allows our students to change their programme within the first 3 weeks of teaching in the first semester, first year of the programme. However, there are a few important things students need to keep in mind if they consider changing to other programmes: </w:delText>
        </w:r>
      </w:del>
    </w:p>
    <w:p w14:paraId="094D6113" w14:textId="3FA45349" w:rsidR="00171B76" w:rsidRPr="00863667" w:rsidDel="00A1180F" w:rsidRDefault="00171B76" w:rsidP="00D85019">
      <w:pPr>
        <w:pStyle w:val="ListParagraph"/>
        <w:numPr>
          <w:ilvl w:val="0"/>
          <w:numId w:val="15"/>
        </w:numPr>
        <w:tabs>
          <w:tab w:val="left" w:pos="630"/>
          <w:tab w:val="left" w:pos="720"/>
          <w:tab w:val="left" w:pos="1080"/>
        </w:tabs>
        <w:ind w:left="360" w:firstLine="360"/>
        <w:contextualSpacing w:val="0"/>
        <w:rPr>
          <w:del w:id="2105" w:author="An Tran, ACA (BUV)" w:date="2024-09-12T22:36:00Z" w16du:dateUtc="2024-09-12T15:36:00Z"/>
          <w:rFonts w:ascii="iCiel Avenir LT Std 35 Light" w:hAnsi="iCiel Avenir LT Std 35 Light" w:cs="Arial"/>
          <w:sz w:val="22"/>
          <w:szCs w:val="22"/>
          <w:lang w:val="vi-VN"/>
        </w:rPr>
      </w:pPr>
      <w:del w:id="2106" w:author="An Tran, ACA (BUV)" w:date="2024-09-12T22:36:00Z" w16du:dateUtc="2024-09-12T15:36:00Z">
        <w:r w:rsidRPr="00863667" w:rsidDel="00A1180F">
          <w:rPr>
            <w:rFonts w:ascii="iCiel Avenir LT Std 35 Light" w:hAnsi="iCiel Avenir LT Std 35 Light" w:cs="Arial"/>
            <w:sz w:val="22"/>
            <w:szCs w:val="22"/>
            <w:lang w:val="vi-VN"/>
          </w:rPr>
          <w:delText>T</w:delText>
        </w:r>
        <w:r w:rsidR="00BF43A2" w:rsidRPr="00863667" w:rsidDel="00A1180F">
          <w:rPr>
            <w:rFonts w:ascii="iCiel Avenir LT Std 35 Light" w:hAnsi="iCiel Avenir LT Std 35 Light" w:cs="Arial"/>
            <w:sz w:val="22"/>
            <w:szCs w:val="22"/>
            <w:lang w:val="vi-VN"/>
          </w:rPr>
          <w:delText xml:space="preserve">he entry requirements of the new programme – students might be required to retake Pathway programme if they are transferring to a completely different major/ field of </w:delText>
        </w:r>
        <w:r w:rsidR="005F5F1E" w:rsidRPr="00863667" w:rsidDel="00A1180F">
          <w:rPr>
            <w:rFonts w:ascii="iCiel Avenir LT Std 35 Light" w:hAnsi="iCiel Avenir LT Std 35 Light" w:cs="Arial"/>
            <w:sz w:val="22"/>
            <w:szCs w:val="22"/>
            <w:lang w:val="vi-VN"/>
          </w:rPr>
          <w:delText>study.</w:delText>
        </w:r>
        <w:r w:rsidR="00BF43A2" w:rsidRPr="00863667" w:rsidDel="00A1180F">
          <w:rPr>
            <w:rFonts w:ascii="iCiel Avenir LT Std 35 Light" w:hAnsi="iCiel Avenir LT Std 35 Light" w:cs="Arial"/>
            <w:sz w:val="22"/>
            <w:szCs w:val="22"/>
            <w:lang w:val="vi-VN"/>
          </w:rPr>
          <w:delText xml:space="preserve"> </w:delText>
        </w:r>
      </w:del>
    </w:p>
    <w:p w14:paraId="51E6BD13" w14:textId="00480B11" w:rsidR="00171B76" w:rsidRPr="00863667" w:rsidDel="00A1180F" w:rsidRDefault="00171B76" w:rsidP="00D85019">
      <w:pPr>
        <w:pStyle w:val="ListParagraph"/>
        <w:numPr>
          <w:ilvl w:val="0"/>
          <w:numId w:val="15"/>
        </w:numPr>
        <w:tabs>
          <w:tab w:val="left" w:pos="630"/>
          <w:tab w:val="left" w:pos="720"/>
          <w:tab w:val="left" w:pos="1080"/>
        </w:tabs>
        <w:ind w:left="360" w:firstLine="360"/>
        <w:contextualSpacing w:val="0"/>
        <w:rPr>
          <w:del w:id="2107" w:author="An Tran, ACA (BUV)" w:date="2024-09-12T22:36:00Z" w16du:dateUtc="2024-09-12T15:36:00Z"/>
          <w:rFonts w:ascii="iCiel Avenir LT Std 35 Light" w:hAnsi="iCiel Avenir LT Std 35 Light" w:cs="Arial"/>
          <w:sz w:val="22"/>
          <w:szCs w:val="22"/>
          <w:lang w:val="vi-VN"/>
        </w:rPr>
      </w:pPr>
      <w:del w:id="2108" w:author="An Tran, ACA (BUV)" w:date="2024-09-12T22:36:00Z" w16du:dateUtc="2024-09-12T15:36:00Z">
        <w:r w:rsidRPr="00863667" w:rsidDel="00A1180F">
          <w:rPr>
            <w:rFonts w:ascii="iCiel Avenir LT Std 35 Light" w:hAnsi="iCiel Avenir LT Std 35 Light" w:cs="Arial"/>
            <w:sz w:val="22"/>
            <w:szCs w:val="22"/>
            <w:lang w:val="vi-VN"/>
          </w:rPr>
          <w:delText>T</w:delText>
        </w:r>
        <w:r w:rsidR="00BF43A2" w:rsidRPr="00863667" w:rsidDel="00A1180F">
          <w:rPr>
            <w:rFonts w:ascii="iCiel Avenir LT Std 35 Light" w:hAnsi="iCiel Avenir LT Std 35 Light" w:cs="Arial"/>
            <w:sz w:val="22"/>
            <w:szCs w:val="22"/>
            <w:lang w:val="vi-VN"/>
          </w:rPr>
          <w:delText xml:space="preserve">he next available intake of the destination </w:delText>
        </w:r>
        <w:r w:rsidR="005F5F1E" w:rsidRPr="00863667" w:rsidDel="00A1180F">
          <w:rPr>
            <w:rFonts w:ascii="iCiel Avenir LT Std 35 Light" w:hAnsi="iCiel Avenir LT Std 35 Light" w:cs="Arial"/>
            <w:sz w:val="22"/>
            <w:szCs w:val="22"/>
            <w:lang w:val="vi-VN"/>
          </w:rPr>
          <w:delText>programme.</w:delText>
        </w:r>
      </w:del>
    </w:p>
    <w:p w14:paraId="46994A1E" w14:textId="7BFD3A09" w:rsidR="00171B76" w:rsidRPr="00863667" w:rsidDel="00A1180F" w:rsidRDefault="00171B76" w:rsidP="00D85019">
      <w:pPr>
        <w:pStyle w:val="ListParagraph"/>
        <w:numPr>
          <w:ilvl w:val="0"/>
          <w:numId w:val="15"/>
        </w:numPr>
        <w:tabs>
          <w:tab w:val="left" w:pos="630"/>
          <w:tab w:val="left" w:pos="720"/>
          <w:tab w:val="left" w:pos="1080"/>
        </w:tabs>
        <w:ind w:left="360" w:firstLine="360"/>
        <w:contextualSpacing w:val="0"/>
        <w:rPr>
          <w:del w:id="2109" w:author="An Tran, ACA (BUV)" w:date="2024-09-12T22:36:00Z" w16du:dateUtc="2024-09-12T15:36:00Z"/>
          <w:rFonts w:ascii="iCiel Avenir LT Std 35 Light" w:hAnsi="iCiel Avenir LT Std 35 Light" w:cs="Arial"/>
          <w:sz w:val="22"/>
          <w:szCs w:val="22"/>
          <w:lang w:val="vi-VN"/>
        </w:rPr>
      </w:pPr>
      <w:del w:id="2110" w:author="An Tran, ACA (BUV)" w:date="2024-09-12T22:36:00Z" w16du:dateUtc="2024-09-12T15:36:00Z">
        <w:r w:rsidRPr="00863667" w:rsidDel="00A1180F">
          <w:rPr>
            <w:rFonts w:ascii="iCiel Avenir LT Std 35 Light" w:hAnsi="iCiel Avenir LT Std 35 Light" w:cs="Arial"/>
            <w:sz w:val="22"/>
            <w:szCs w:val="22"/>
            <w:lang w:val="vi-VN"/>
          </w:rPr>
          <w:delText>T</w:delText>
        </w:r>
        <w:r w:rsidR="00BF43A2" w:rsidRPr="00863667" w:rsidDel="00A1180F">
          <w:rPr>
            <w:rFonts w:ascii="iCiel Avenir LT Std 35 Light" w:hAnsi="iCiel Avenir LT Std 35 Light" w:cs="Arial"/>
            <w:sz w:val="22"/>
            <w:szCs w:val="22"/>
            <w:lang w:val="vi-VN"/>
          </w:rPr>
          <w:delText xml:space="preserve">he suitability of the student with the desired programme, and the number of completed credits that can be mapped and rolled over to the new </w:delText>
        </w:r>
        <w:r w:rsidR="005F5F1E" w:rsidRPr="00863667" w:rsidDel="00A1180F">
          <w:rPr>
            <w:rFonts w:ascii="iCiel Avenir LT Std 35 Light" w:hAnsi="iCiel Avenir LT Std 35 Light" w:cs="Arial"/>
            <w:sz w:val="22"/>
            <w:szCs w:val="22"/>
            <w:lang w:val="vi-VN"/>
          </w:rPr>
          <w:delText>programme.</w:delText>
        </w:r>
      </w:del>
    </w:p>
    <w:p w14:paraId="70171B82" w14:textId="66B7C5AB" w:rsidR="00BF43A2" w:rsidRPr="00863667" w:rsidDel="00A1180F" w:rsidRDefault="00171B76" w:rsidP="00D85019">
      <w:pPr>
        <w:pStyle w:val="ListParagraph"/>
        <w:numPr>
          <w:ilvl w:val="0"/>
          <w:numId w:val="15"/>
        </w:numPr>
        <w:tabs>
          <w:tab w:val="left" w:pos="630"/>
          <w:tab w:val="left" w:pos="720"/>
          <w:tab w:val="left" w:pos="1080"/>
        </w:tabs>
        <w:ind w:left="360" w:firstLine="360"/>
        <w:contextualSpacing w:val="0"/>
        <w:rPr>
          <w:del w:id="2111" w:author="An Tran, ACA (BUV)" w:date="2024-09-12T22:36:00Z" w16du:dateUtc="2024-09-12T15:36:00Z"/>
          <w:rFonts w:ascii="iCiel Avenir LT Std 35 Light" w:hAnsi="iCiel Avenir LT Std 35 Light" w:cs="Arial"/>
          <w:b/>
          <w:bCs/>
          <w:sz w:val="22"/>
          <w:szCs w:val="22"/>
          <w:u w:val="single"/>
          <w:lang w:val="vi-VN"/>
        </w:rPr>
      </w:pPr>
      <w:del w:id="2112" w:author="An Tran, ACA (BUV)" w:date="2024-09-12T22:36:00Z" w16du:dateUtc="2024-09-12T15:36:00Z">
        <w:r w:rsidRPr="00863667" w:rsidDel="00A1180F">
          <w:rPr>
            <w:rFonts w:ascii="iCiel Avenir LT Std 35 Light" w:hAnsi="iCiel Avenir LT Std 35 Light" w:cs="Arial"/>
            <w:sz w:val="22"/>
            <w:szCs w:val="22"/>
            <w:lang w:val="vi-VN"/>
          </w:rPr>
          <w:delText>S</w:delText>
        </w:r>
        <w:r w:rsidR="00BF43A2" w:rsidRPr="00863667" w:rsidDel="00A1180F">
          <w:rPr>
            <w:rFonts w:ascii="iCiel Avenir LT Std 35 Light" w:hAnsi="iCiel Avenir LT Std 35 Light" w:cs="Arial"/>
            <w:sz w:val="22"/>
            <w:szCs w:val="22"/>
            <w:lang w:val="vi-VN"/>
          </w:rPr>
          <w:delText xml:space="preserve">tudents have a limited number of chances to request </w:delText>
        </w:r>
        <w:r w:rsidR="005F5F1E" w:rsidRPr="00863667" w:rsidDel="00A1180F">
          <w:rPr>
            <w:rFonts w:ascii="iCiel Avenir LT Std 35 Light" w:hAnsi="iCiel Avenir LT Std 35 Light" w:cs="Arial"/>
            <w:sz w:val="22"/>
            <w:szCs w:val="22"/>
            <w:lang w:val="vi-VN"/>
          </w:rPr>
          <w:delText>a change in</w:delText>
        </w:r>
        <w:r w:rsidR="00BF43A2" w:rsidRPr="00863667" w:rsidDel="00A1180F">
          <w:rPr>
            <w:rFonts w:ascii="iCiel Avenir LT Std 35 Light" w:hAnsi="iCiel Avenir LT Std 35 Light" w:cs="Arial"/>
            <w:sz w:val="22"/>
            <w:szCs w:val="22"/>
            <w:lang w:val="vi-VN"/>
          </w:rPr>
          <w:delText xml:space="preserve"> </w:delText>
        </w:r>
        <w:r w:rsidR="0037692E" w:rsidRPr="00863667" w:rsidDel="00A1180F">
          <w:rPr>
            <w:rFonts w:ascii="iCiel Avenir LT Std 35 Light" w:hAnsi="iCiel Avenir LT Std 35 Light" w:cs="Arial"/>
            <w:sz w:val="22"/>
            <w:szCs w:val="22"/>
            <w:lang w:val="vi-VN"/>
          </w:rPr>
          <w:delText>the programme</w:delText>
        </w:r>
        <w:r w:rsidR="00BF43A2" w:rsidRPr="00863667" w:rsidDel="00A1180F">
          <w:rPr>
            <w:rFonts w:ascii="iCiel Avenir LT Std 35 Light" w:hAnsi="iCiel Avenir LT Std 35 Light" w:cs="Arial"/>
            <w:sz w:val="22"/>
            <w:szCs w:val="22"/>
            <w:lang w:val="vi-VN"/>
          </w:rPr>
          <w:delText xml:space="preserve">. </w:delText>
        </w:r>
      </w:del>
    </w:p>
    <w:p w14:paraId="0380CA00" w14:textId="0631E40D" w:rsidR="00D936D4" w:rsidRPr="00863667" w:rsidDel="00A1180F" w:rsidRDefault="00D936D4" w:rsidP="003E1B62">
      <w:pPr>
        <w:tabs>
          <w:tab w:val="left" w:pos="630"/>
          <w:tab w:val="left" w:pos="720"/>
          <w:tab w:val="left" w:pos="1080"/>
        </w:tabs>
        <w:ind w:firstLine="0"/>
        <w:rPr>
          <w:del w:id="2113" w:author="An Tran, ACA (BUV)" w:date="2024-09-12T22:36:00Z" w16du:dateUtc="2024-09-12T15:36:00Z"/>
          <w:rFonts w:ascii="iCiel Avenir LT Std 35 Light" w:hAnsi="iCiel Avenir LT Std 35 Light" w:cs="Arial"/>
          <w:sz w:val="22"/>
          <w:szCs w:val="22"/>
          <w:lang w:val="vi-VN"/>
        </w:rPr>
      </w:pPr>
      <w:del w:id="2114" w:author="An Tran, ACA (BUV)" w:date="2024-09-12T22:36:00Z" w16du:dateUtc="2024-09-12T15:36:00Z">
        <w:r w:rsidRPr="00863667" w:rsidDel="00A1180F">
          <w:rPr>
            <w:rFonts w:ascii="iCiel Avenir LT Std 35 Light" w:hAnsi="iCiel Avenir LT Std 35 Light" w:cs="Arial"/>
            <w:sz w:val="22"/>
            <w:szCs w:val="22"/>
            <w:lang w:val="vi-VN"/>
          </w:rPr>
          <w:delText>Students need to pay the non-refundable VND 2,000</w:delText>
        </w:r>
        <w:r w:rsidR="00312445" w:rsidRPr="00863667" w:rsidDel="00A1180F">
          <w:rPr>
            <w:rFonts w:ascii="iCiel Avenir LT Std 35 Light" w:hAnsi="iCiel Avenir LT Std 35 Light" w:cs="Arial"/>
            <w:sz w:val="22"/>
            <w:szCs w:val="22"/>
            <w:lang w:val="vi-VN"/>
          </w:rPr>
          <w:delText>,</w:delText>
        </w:r>
        <w:r w:rsidRPr="00863667" w:rsidDel="00A1180F">
          <w:rPr>
            <w:rFonts w:ascii="iCiel Avenir LT Std 35 Light" w:hAnsi="iCiel Avenir LT Std 35 Light" w:cs="Arial"/>
            <w:sz w:val="22"/>
            <w:szCs w:val="22"/>
            <w:lang w:val="vi-VN"/>
          </w:rPr>
          <w:delText xml:space="preserve">000 administrative fee for the processing of the change programme request. Any changes in the fees levied by the University are the responsibility of the student. </w:delText>
        </w:r>
      </w:del>
    </w:p>
    <w:p w14:paraId="41873AB2" w14:textId="6BB2AB48" w:rsidR="00BF43A2" w:rsidRPr="00863667" w:rsidDel="00A1180F" w:rsidRDefault="00D936D4" w:rsidP="003E1B62">
      <w:pPr>
        <w:tabs>
          <w:tab w:val="left" w:pos="630"/>
          <w:tab w:val="left" w:pos="720"/>
          <w:tab w:val="left" w:pos="1080"/>
        </w:tabs>
        <w:ind w:firstLine="0"/>
        <w:rPr>
          <w:del w:id="2115" w:author="An Tran, ACA (BUV)" w:date="2024-09-12T22:36:00Z" w16du:dateUtc="2024-09-12T15:36:00Z"/>
          <w:rFonts w:ascii="iCiel Avenir LT Std 35 Light" w:hAnsi="iCiel Avenir LT Std 35 Light" w:cs="Arial"/>
          <w:sz w:val="22"/>
          <w:szCs w:val="22"/>
          <w:lang w:val="vi-VN"/>
        </w:rPr>
      </w:pPr>
      <w:del w:id="2116" w:author="An Tran, ACA (BUV)" w:date="2024-09-12T22:36:00Z" w16du:dateUtc="2024-09-12T15:36:00Z">
        <w:r w:rsidRPr="00863667" w:rsidDel="00A1180F">
          <w:rPr>
            <w:rFonts w:ascii="iCiel Avenir LT Std 35 Light" w:hAnsi="iCiel Avenir LT Std 35 Light" w:cs="Arial"/>
            <w:sz w:val="22"/>
            <w:szCs w:val="22"/>
            <w:lang w:val="vi-VN"/>
          </w:rPr>
          <w:delText>W</w:delText>
        </w:r>
        <w:r w:rsidR="00BF43A2" w:rsidRPr="00863667" w:rsidDel="00A1180F">
          <w:rPr>
            <w:rFonts w:ascii="iCiel Avenir LT Std 35 Light" w:hAnsi="iCiel Avenir LT Std 35 Light" w:cs="Arial"/>
            <w:sz w:val="22"/>
            <w:szCs w:val="22"/>
            <w:lang w:val="vi-VN"/>
          </w:rPr>
          <w:delText>e highly recommend students to seek advice from</w:delText>
        </w:r>
        <w:r w:rsidR="00350B76" w:rsidRPr="00863667" w:rsidDel="00A1180F">
          <w:rPr>
            <w:rFonts w:ascii="iCiel Avenir LT Std 35 Light" w:hAnsi="iCiel Avenir LT Std 35 Light" w:cs="Arial"/>
            <w:sz w:val="22"/>
            <w:szCs w:val="22"/>
            <w:lang w:val="vi-VN"/>
          </w:rPr>
          <w:delText xml:space="preserve"> Student Information Office</w:delText>
        </w:r>
        <w:r w:rsidR="00BD1657" w:rsidRPr="00863667" w:rsidDel="00A1180F">
          <w:rPr>
            <w:rFonts w:ascii="iCiel Avenir LT Std 35 Light" w:hAnsi="iCiel Avenir LT Std 35 Light" w:cs="Arial"/>
            <w:sz w:val="22"/>
            <w:szCs w:val="22"/>
            <w:lang w:val="vi-VN"/>
          </w:rPr>
          <w:delText xml:space="preserve"> </w:delText>
        </w:r>
        <w:r w:rsidR="00BF43A2" w:rsidRPr="00863667" w:rsidDel="00A1180F">
          <w:rPr>
            <w:rFonts w:ascii="iCiel Avenir LT Std 35 Light" w:hAnsi="iCiel Avenir LT Std 35 Light" w:cs="Arial"/>
            <w:sz w:val="22"/>
            <w:szCs w:val="22"/>
            <w:lang w:val="vi-VN"/>
          </w:rPr>
          <w:delText xml:space="preserve">before making any decisions. The detailed process will be explained by a Student Information Officer when the student officially requests a Change of Programme via </w:delText>
        </w:r>
        <w:r w:rsidR="006033B6" w:rsidRPr="00863667" w:rsidDel="00A1180F">
          <w:rPr>
            <w:rFonts w:ascii="iCiel Avenir LT Std 35 Light" w:hAnsi="iCiel Avenir LT Std 35 Light"/>
            <w:rPrChange w:id="2117" w:author="An Tran, ACA (BUV)" w:date="2024-09-13T17:29:00Z" w16du:dateUtc="2024-09-13T10:29:00Z">
              <w:rPr/>
            </w:rPrChange>
          </w:rPr>
          <w:fldChar w:fldCharType="begin"/>
        </w:r>
        <w:r w:rsidR="006033B6" w:rsidRPr="00863667" w:rsidDel="00A1180F">
          <w:rPr>
            <w:rFonts w:ascii="iCiel Avenir LT Std 35 Light" w:hAnsi="iCiel Avenir LT Std 35 Light"/>
            <w:rPrChange w:id="2118" w:author="An Tran, ACA (BUV)" w:date="2024-09-13T17:29:00Z" w16du:dateUtc="2024-09-13T10:29:00Z">
              <w:rPr/>
            </w:rPrChange>
          </w:rPr>
          <w:delInstrText>HYPERLINK "mailto:studentservice@buv.edu.vn"</w:delInstrText>
        </w:r>
        <w:r w:rsidR="006033B6" w:rsidRPr="00B8666B" w:rsidDel="00A1180F">
          <w:rPr>
            <w:rFonts w:ascii="iCiel Avenir LT Std 35 Light" w:hAnsi="iCiel Avenir LT Std 35 Light"/>
          </w:rPr>
        </w:r>
        <w:r w:rsidR="006033B6" w:rsidRPr="00863667" w:rsidDel="00A1180F">
          <w:rPr>
            <w:rPrChange w:id="2119"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BF43A2" w:rsidRPr="00863667" w:rsidDel="00A1180F">
          <w:rPr>
            <w:rStyle w:val="Hyperlink"/>
            <w:rFonts w:ascii="iCiel Avenir LT Std 35 Light" w:hAnsi="iCiel Avenir LT Std 35 Light" w:cs="Arial"/>
            <w:sz w:val="22"/>
            <w:szCs w:val="22"/>
            <w:lang w:val="vi-VN"/>
          </w:rPr>
          <w:delText>studentservice@buv.edu.vn</w:delText>
        </w:r>
        <w:r w:rsidR="006033B6" w:rsidRPr="00863667" w:rsidDel="00A1180F">
          <w:rPr>
            <w:rStyle w:val="Hyperlink"/>
            <w:rFonts w:ascii="iCiel Avenir LT Std 35 Light" w:hAnsi="iCiel Avenir LT Std 35 Light" w:cs="Arial"/>
            <w:sz w:val="22"/>
            <w:szCs w:val="22"/>
            <w:lang w:val="vi-VN"/>
          </w:rPr>
          <w:fldChar w:fldCharType="end"/>
        </w:r>
        <w:r w:rsidR="00BF43A2" w:rsidRPr="00863667" w:rsidDel="00A1180F">
          <w:rPr>
            <w:rFonts w:ascii="iCiel Avenir LT Std 35 Light" w:hAnsi="iCiel Avenir LT Std 35 Light" w:cs="Arial"/>
            <w:sz w:val="22"/>
            <w:szCs w:val="22"/>
            <w:lang w:val="vi-VN"/>
          </w:rPr>
          <w:delText xml:space="preserve"> or at the Student Information Counter </w:delText>
        </w:r>
        <w:r w:rsidR="009A148B" w:rsidRPr="00863667" w:rsidDel="00A1180F">
          <w:rPr>
            <w:rFonts w:ascii="iCiel Avenir LT Std 35 Light" w:hAnsi="iCiel Avenir LT Std 35 Light" w:cs="Arial"/>
            <w:sz w:val="22"/>
            <w:szCs w:val="22"/>
            <w:lang w:val="vi-VN"/>
          </w:rPr>
          <w:delText>at</w:delText>
        </w:r>
        <w:r w:rsidR="00BF43A2" w:rsidRPr="00863667" w:rsidDel="00A1180F">
          <w:rPr>
            <w:rFonts w:ascii="iCiel Avenir LT Std 35 Light" w:hAnsi="iCiel Avenir LT Std 35 Light" w:cs="Arial"/>
            <w:sz w:val="22"/>
            <w:szCs w:val="22"/>
            <w:lang w:val="vi-VN"/>
          </w:rPr>
          <w:delText xml:space="preserve"> level 2, BUV Ecopark Campus. </w:delText>
        </w:r>
      </w:del>
    </w:p>
    <w:p w14:paraId="7BE38ADD" w14:textId="26E40C3A" w:rsidR="00BF43A2" w:rsidRPr="00863667" w:rsidDel="00A1180F" w:rsidRDefault="00BF43A2" w:rsidP="003E1B62">
      <w:pPr>
        <w:tabs>
          <w:tab w:val="left" w:pos="630"/>
          <w:tab w:val="left" w:pos="720"/>
          <w:tab w:val="left" w:pos="1080"/>
        </w:tabs>
        <w:ind w:firstLine="0"/>
        <w:rPr>
          <w:del w:id="2120" w:author="An Tran, ACA (BUV)" w:date="2024-09-12T22:36:00Z" w16du:dateUtc="2024-09-12T15:36:00Z"/>
          <w:rFonts w:ascii="iCiel Avenir LT Std 35 Light" w:hAnsi="iCiel Avenir LT Std 35 Light" w:cs="Arial"/>
          <w:i/>
          <w:iCs/>
          <w:sz w:val="22"/>
          <w:szCs w:val="22"/>
          <w:lang w:val="vi-VN"/>
        </w:rPr>
      </w:pPr>
      <w:del w:id="2121" w:author="An Tran, ACA (BUV)" w:date="2024-09-12T22:36:00Z" w16du:dateUtc="2024-09-12T15:36:00Z">
        <w:r w:rsidRPr="00863667" w:rsidDel="00A1180F">
          <w:rPr>
            <w:rFonts w:ascii="iCiel Avenir LT Std 35 Light" w:hAnsi="iCiel Avenir LT Std 35 Light" w:cs="Arial"/>
            <w:i/>
            <w:iCs/>
            <w:sz w:val="22"/>
            <w:szCs w:val="22"/>
            <w:lang w:val="vi-VN"/>
          </w:rPr>
          <w:delText>Nhà tr</w:delText>
        </w:r>
        <w:r w:rsidRPr="00863667" w:rsidDel="00A1180F">
          <w:rPr>
            <w:rFonts w:ascii="iCiel Avenir LT Std 35 Light" w:hAnsi="iCiel Avenir LT Std 35 Light" w:cs="Calibri"/>
            <w:i/>
            <w:iCs/>
            <w:sz w:val="22"/>
            <w:szCs w:val="22"/>
            <w:lang w:val="vi-VN"/>
          </w:rPr>
          <w:delText>ườ</w:delText>
        </w:r>
        <w:r w:rsidRPr="00863667" w:rsidDel="00A1180F">
          <w:rPr>
            <w:rFonts w:ascii="iCiel Avenir LT Std 35 Light" w:hAnsi="iCiel Avenir LT Std 35 Light" w:cs="Arial"/>
            <w:i/>
            <w:iCs/>
            <w:sz w:val="22"/>
            <w:szCs w:val="22"/>
            <w:lang w:val="vi-VN"/>
          </w:rPr>
          <w:delText>ng th</w:delText>
        </w:r>
        <w:r w:rsidRPr="00863667" w:rsidDel="00A1180F">
          <w:rPr>
            <w:rFonts w:ascii="iCiel Avenir LT Std 35 Light" w:hAnsi="iCiel Avenir LT Std 35 Light" w:cs="Calibri"/>
            <w:i/>
            <w:iCs/>
            <w:sz w:val="22"/>
            <w:szCs w:val="22"/>
            <w:lang w:val="vi-VN"/>
          </w:rPr>
          <w:delText>ấ</w:delText>
        </w:r>
        <w:r w:rsidRPr="00863667" w:rsidDel="00A1180F">
          <w:rPr>
            <w:rFonts w:ascii="iCiel Avenir LT Std 35 Light" w:hAnsi="iCiel Avenir LT Std 35 Light" w:cs="Arial"/>
            <w:i/>
            <w:iCs/>
            <w:sz w:val="22"/>
            <w:szCs w:val="22"/>
            <w:lang w:val="vi-VN"/>
          </w:rPr>
          <w:delText>u hi</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u vi</w:delText>
        </w:r>
        <w:r w:rsidRPr="00863667" w:rsidDel="00A1180F">
          <w:rPr>
            <w:rFonts w:ascii="iCiel Avenir LT Std 35 Light" w:hAnsi="iCiel Avenir LT Std 35 Light" w:cs="Calibri"/>
            <w:i/>
            <w:iCs/>
            <w:sz w:val="22"/>
            <w:szCs w:val="22"/>
            <w:lang w:val="vi-VN"/>
          </w:rPr>
          <w:delText>ệ</w:delText>
        </w:r>
        <w:r w:rsidRPr="00863667" w:rsidDel="00A1180F">
          <w:rPr>
            <w:rFonts w:ascii="iCiel Avenir LT Std 35 Light" w:hAnsi="iCiel Avenir LT Std 35 Light" w:cs="Arial"/>
            <w:i/>
            <w:iCs/>
            <w:sz w:val="22"/>
            <w:szCs w:val="22"/>
            <w:lang w:val="vi-VN"/>
          </w:rPr>
          <w:delText>c l</w:delText>
        </w:r>
        <w:r w:rsidRPr="00863667" w:rsidDel="00A1180F">
          <w:rPr>
            <w:rFonts w:ascii="iCiel Avenir LT Std 35 Light" w:hAnsi="iCiel Avenir LT Std 35 Light" w:cs="Calibri"/>
            <w:i/>
            <w:iCs/>
            <w:sz w:val="22"/>
            <w:szCs w:val="22"/>
            <w:lang w:val="vi-VN"/>
          </w:rPr>
          <w:delText>ự</w:delText>
        </w:r>
        <w:r w:rsidRPr="00863667" w:rsidDel="00A1180F">
          <w:rPr>
            <w:rFonts w:ascii="iCiel Avenir LT Std 35 Light" w:hAnsi="iCiel Avenir LT Std 35 Light" w:cs="Arial"/>
            <w:i/>
            <w:iCs/>
            <w:sz w:val="22"/>
            <w:szCs w:val="22"/>
            <w:lang w:val="vi-VN"/>
          </w:rPr>
          <w:delText>a ch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n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nh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ph</w:delText>
        </w:r>
        <w:r w:rsidRPr="00863667" w:rsidDel="00A1180F">
          <w:rPr>
            <w:rFonts w:ascii="iCiel Avenir LT Std 35 Light" w:hAnsi="iCiel Avenir LT Std 35 Light" w:cs="Avenir Next LT Pro"/>
            <w:i/>
            <w:iCs/>
            <w:sz w:val="22"/>
            <w:szCs w:val="22"/>
            <w:lang w:val="vi-VN"/>
          </w:rPr>
          <w:delText>ù</w:delText>
        </w:r>
        <w:r w:rsidRPr="00863667" w:rsidDel="00A1180F">
          <w:rPr>
            <w:rFonts w:ascii="iCiel Avenir LT Std 35 Light" w:hAnsi="iCiel Avenir LT Std 35 Light" w:cs="Arial"/>
            <w:i/>
            <w:iCs/>
            <w:sz w:val="22"/>
            <w:szCs w:val="22"/>
            <w:lang w:val="vi-VN"/>
          </w:rPr>
          <w:delText xml:space="preserve"> h</w:delText>
        </w:r>
        <w:r w:rsidRPr="00863667" w:rsidDel="00A1180F">
          <w:rPr>
            <w:rFonts w:ascii="iCiel Avenir LT Std 35 Light" w:hAnsi="iCiel Avenir LT Std 35 Light" w:cs="Calibri"/>
            <w:i/>
            <w:iCs/>
            <w:sz w:val="22"/>
            <w:szCs w:val="22"/>
            <w:lang w:val="vi-VN"/>
          </w:rPr>
          <w:delText>ợ</w:delText>
        </w:r>
        <w:r w:rsidRPr="00863667" w:rsidDel="00A1180F">
          <w:rPr>
            <w:rFonts w:ascii="iCiel Avenir LT Std 35 Light" w:hAnsi="iCiel Avenir LT Std 35 Light" w:cs="Arial"/>
            <w:i/>
            <w:iCs/>
            <w:sz w:val="22"/>
            <w:szCs w:val="22"/>
            <w:lang w:val="vi-VN"/>
          </w:rPr>
          <w:delText>p v</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i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ngay t</w:delText>
        </w:r>
        <w:r w:rsidRPr="00863667" w:rsidDel="00A1180F">
          <w:rPr>
            <w:rFonts w:ascii="iCiel Avenir LT Std 35 Light" w:hAnsi="iCiel Avenir LT Std 35 Light" w:cs="Calibri"/>
            <w:i/>
            <w:iCs/>
            <w:sz w:val="22"/>
            <w:szCs w:val="22"/>
            <w:lang w:val="vi-VN"/>
          </w:rPr>
          <w:delText>ừ</w:delText>
        </w:r>
        <w:r w:rsidRPr="00863667" w:rsidDel="00A1180F">
          <w:rPr>
            <w:rFonts w:ascii="iCiel Avenir LT Std 35 Light" w:hAnsi="iCiel Avenir LT Std 35 Light" w:cs="Arial"/>
            <w:i/>
            <w:iCs/>
            <w:sz w:val="22"/>
            <w:szCs w:val="22"/>
            <w:lang w:val="vi-VN"/>
          </w:rPr>
          <w:delText xml:space="preserve"> n</w:delText>
        </w:r>
        <w:r w:rsidRPr="00863667" w:rsidDel="00A1180F">
          <w:rPr>
            <w:rFonts w:ascii="iCiel Avenir LT Std 35 Light" w:hAnsi="iCiel Avenir LT Std 35 Light" w:cs="Avenir Next LT Pro"/>
            <w:i/>
            <w:iCs/>
            <w:sz w:val="22"/>
            <w:szCs w:val="22"/>
            <w:lang w:val="vi-VN"/>
          </w:rPr>
          <w:delText>ă</w:delText>
        </w:r>
        <w:r w:rsidRPr="00863667" w:rsidDel="00A1180F">
          <w:rPr>
            <w:rFonts w:ascii="iCiel Avenir LT Std 35 Light" w:hAnsi="iCiel Avenir LT Std 35 Light" w:cs="Arial"/>
            <w:i/>
            <w:iCs/>
            <w:sz w:val="22"/>
            <w:szCs w:val="22"/>
            <w:lang w:val="vi-VN"/>
          </w:rPr>
          <w:delText xml:space="preserve">m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u ti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th</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l</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t th</w:delText>
        </w:r>
        <w:r w:rsidRPr="00863667" w:rsidDel="00A1180F">
          <w:rPr>
            <w:rFonts w:ascii="iCiel Avenir LT Std 35 Light" w:hAnsi="iCiel Avenir LT Std 35 Light" w:cs="Calibri"/>
            <w:i/>
            <w:iCs/>
            <w:sz w:val="22"/>
            <w:szCs w:val="22"/>
            <w:lang w:val="vi-VN"/>
          </w:rPr>
          <w:delText>ử</w:delText>
        </w:r>
        <w:r w:rsidRPr="00863667" w:rsidDel="00A1180F">
          <w:rPr>
            <w:rFonts w:ascii="iCiel Avenir LT Std 35 Light" w:hAnsi="iCiel Avenir LT Std 35 Light" w:cs="Arial"/>
            <w:i/>
            <w:iCs/>
            <w:sz w:val="22"/>
            <w:szCs w:val="22"/>
            <w:lang w:val="vi-VN"/>
          </w:rPr>
          <w:delText xml:space="preserve"> th</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ch cho nhi</w:delText>
        </w:r>
        <w:r w:rsidRPr="00863667" w:rsidDel="00A1180F">
          <w:rPr>
            <w:rFonts w:ascii="iCiel Avenir LT Std 35 Light" w:hAnsi="iCiel Avenir LT Std 35 Light" w:cs="Calibri"/>
            <w:i/>
            <w:iCs/>
            <w:sz w:val="22"/>
            <w:szCs w:val="22"/>
            <w:lang w:val="vi-VN"/>
          </w:rPr>
          <w:delText>ề</w:delText>
        </w:r>
        <w:r w:rsidRPr="00863667" w:rsidDel="00A1180F">
          <w:rPr>
            <w:rFonts w:ascii="iCiel Avenir LT Std 35 Light" w:hAnsi="iCiel Avenir LT Std 35 Light" w:cs="Arial"/>
            <w:i/>
            <w:iCs/>
            <w:sz w:val="22"/>
            <w:szCs w:val="22"/>
            <w:lang w:val="vi-VN"/>
          </w:rPr>
          <w:delText xml:space="preserve">u gia </w:delText>
        </w:r>
        <w:r w:rsidRPr="00863667" w:rsidDel="00A1180F">
          <w:rPr>
            <w:rFonts w:ascii="iCiel Avenir LT Std 35 Light" w:hAnsi="iCiel Avenir LT Std 35 Light" w:cs="Avenir Next LT Pro"/>
            <w:i/>
            <w:iCs/>
            <w:sz w:val="22"/>
            <w:szCs w:val="22"/>
            <w:lang w:val="vi-VN"/>
          </w:rPr>
          <w:delText>đì</w:delText>
        </w:r>
        <w:r w:rsidRPr="00863667" w:rsidDel="00A1180F">
          <w:rPr>
            <w:rFonts w:ascii="iCiel Avenir LT Std 35 Light" w:hAnsi="iCiel Avenir LT Std 35 Light" w:cs="Arial"/>
            <w:i/>
            <w:iCs/>
            <w:sz w:val="22"/>
            <w:szCs w:val="22"/>
            <w:lang w:val="vi-VN"/>
          </w:rPr>
          <w:delText xml:space="preserve">nh. Do </w:delText>
        </w:r>
        <w:r w:rsidRPr="00863667" w:rsidDel="00A1180F">
          <w:rPr>
            <w:rFonts w:ascii="iCiel Avenir LT Std 35 Light" w:hAnsi="iCiel Avenir LT Std 35 Light" w:cs="Avenir Next LT Pro"/>
            <w:i/>
            <w:iCs/>
            <w:sz w:val="22"/>
            <w:szCs w:val="22"/>
            <w:lang w:val="vi-VN"/>
          </w:rPr>
          <w:delText>đó</w:delText>
        </w:r>
        <w:r w:rsidRPr="00863667" w:rsidDel="00A1180F">
          <w:rPr>
            <w:rFonts w:ascii="iCiel Avenir LT Std 35 Light" w:hAnsi="iCiel Avenir LT Std 35 Light" w:cs="Arial"/>
            <w:i/>
            <w:iCs/>
            <w:sz w:val="22"/>
            <w:szCs w:val="22"/>
            <w:lang w:val="vi-VN"/>
          </w:rPr>
          <w:delText xml:space="preserve">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BUV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th</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l</w:delText>
        </w:r>
        <w:r w:rsidRPr="00863667" w:rsidDel="00A1180F">
          <w:rPr>
            <w:rFonts w:ascii="iCiel Avenir LT Std 35 Light" w:hAnsi="iCiel Avenir LT Std 35 Light" w:cs="Calibri"/>
            <w:i/>
            <w:iCs/>
            <w:sz w:val="22"/>
            <w:szCs w:val="22"/>
            <w:lang w:val="vi-VN"/>
          </w:rPr>
          <w:delText>ự</w:delText>
        </w:r>
        <w:r w:rsidRPr="00863667" w:rsidDel="00A1180F">
          <w:rPr>
            <w:rFonts w:ascii="iCiel Avenir LT Std 35 Light" w:hAnsi="iCiel Avenir LT Std 35 Light" w:cs="Arial"/>
            <w:i/>
            <w:iCs/>
            <w:sz w:val="22"/>
            <w:szCs w:val="22"/>
            <w:lang w:val="vi-VN"/>
          </w:rPr>
          <w:delText>a ch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ổ</w:delText>
        </w:r>
        <w:r w:rsidRPr="00863667" w:rsidDel="00A1180F">
          <w:rPr>
            <w:rFonts w:ascii="iCiel Avenir LT Std 35 Light" w:hAnsi="iCiel Avenir LT Std 35 Light" w:cs="Arial"/>
            <w:i/>
            <w:iCs/>
            <w:sz w:val="22"/>
            <w:szCs w:val="22"/>
            <w:lang w:val="vi-VN"/>
          </w:rPr>
          <w:delText>i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nh trong kho</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ng th</w:delText>
        </w:r>
        <w:r w:rsidRPr="00863667" w:rsidDel="00A1180F">
          <w:rPr>
            <w:rFonts w:ascii="iCiel Avenir LT Std 35 Light" w:hAnsi="iCiel Avenir LT Std 35 Light" w:cs="Calibri"/>
            <w:i/>
            <w:iCs/>
            <w:sz w:val="22"/>
            <w:szCs w:val="22"/>
            <w:lang w:val="vi-VN"/>
          </w:rPr>
          <w:delText>ờ</w:delText>
        </w:r>
        <w:r w:rsidRPr="00863667" w:rsidDel="00A1180F">
          <w:rPr>
            <w:rFonts w:ascii="iCiel Avenir LT Std 35 Light" w:hAnsi="iCiel Avenir LT Std 35 Light" w:cs="Arial"/>
            <w:i/>
            <w:iCs/>
            <w:sz w:val="22"/>
            <w:szCs w:val="22"/>
            <w:lang w:val="vi-VN"/>
          </w:rPr>
          <w:delText>i gian 3 tu</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u c</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a k</w:delText>
        </w:r>
        <w:r w:rsidRPr="00863667" w:rsidDel="00A1180F">
          <w:rPr>
            <w:rFonts w:ascii="iCiel Avenir LT Std 35 Light" w:hAnsi="iCiel Avenir LT Std 35 Light" w:cs="Calibri"/>
            <w:i/>
            <w:iCs/>
            <w:sz w:val="22"/>
            <w:szCs w:val="22"/>
            <w:lang w:val="vi-VN"/>
          </w:rPr>
          <w:delText>ỳ</w:delText>
        </w:r>
        <w:r w:rsidRPr="00863667" w:rsidDel="00A1180F">
          <w:rPr>
            <w:rFonts w:ascii="iCiel Avenir LT Std 35 Light" w:hAnsi="iCiel Avenir LT Std 35 Light" w:cs="Arial"/>
            <w:i/>
            <w:iCs/>
            <w:sz w:val="22"/>
            <w:szCs w:val="22"/>
            <w:lang w:val="vi-VN"/>
          </w:rPr>
          <w:delText xml:space="preserve">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 xml:space="preserve">c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u ti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a ch</w:delText>
        </w:r>
        <w:r w:rsidRPr="00863667" w:rsidDel="00A1180F">
          <w:rPr>
            <w:rFonts w:ascii="iCiel Avenir LT Std 35 Light" w:hAnsi="iCiel Avenir LT Std 35 Light" w:cs="Calibri"/>
            <w:i/>
            <w:iCs/>
            <w:sz w:val="22"/>
            <w:szCs w:val="22"/>
            <w:lang w:val="vi-VN"/>
          </w:rPr>
          <w:delText>ươ</w:delText>
        </w:r>
        <w:r w:rsidRPr="00863667" w:rsidDel="00A1180F">
          <w:rPr>
            <w:rFonts w:ascii="iCiel Avenir LT Std 35 Light" w:hAnsi="iCiel Avenir LT Std 35 Light" w:cs="Arial"/>
            <w:i/>
            <w:iCs/>
            <w:sz w:val="22"/>
            <w:szCs w:val="22"/>
            <w:lang w:val="vi-VN"/>
          </w:rPr>
          <w:delText>ng tr</w:delText>
        </w:r>
        <w:r w:rsidRPr="00863667" w:rsidDel="00A1180F">
          <w:rPr>
            <w:rFonts w:ascii="iCiel Avenir LT Std 35 Light" w:hAnsi="iCiel Avenir LT Std 35 Light" w:cs="Avenir Next LT Pro"/>
            <w:i/>
            <w:iCs/>
            <w:sz w:val="22"/>
            <w:szCs w:val="22"/>
            <w:lang w:val="vi-VN"/>
          </w:rPr>
          <w:delText>ì</w:delText>
        </w:r>
        <w:r w:rsidRPr="00863667" w:rsidDel="00A1180F">
          <w:rPr>
            <w:rFonts w:ascii="iCiel Avenir LT Std 35 Light" w:hAnsi="iCiel Avenir LT Std 35 Light" w:cs="Arial"/>
            <w:i/>
            <w:iCs/>
            <w:sz w:val="22"/>
            <w:szCs w:val="22"/>
            <w:lang w:val="vi-VN"/>
          </w:rPr>
          <w:delText>nh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Th</w:delText>
        </w:r>
        <w:r w:rsidRPr="00863667" w:rsidDel="00A1180F">
          <w:rPr>
            <w:rFonts w:ascii="iCiel Avenir LT Std 35 Light" w:hAnsi="iCiel Avenir LT Std 35 Light" w:cs="Calibri"/>
            <w:i/>
            <w:iCs/>
            <w:sz w:val="22"/>
            <w:szCs w:val="22"/>
            <w:lang w:val="vi-VN"/>
          </w:rPr>
          <w:delText>ờ</w:delText>
        </w:r>
        <w:r w:rsidRPr="00863667" w:rsidDel="00A1180F">
          <w:rPr>
            <w:rFonts w:ascii="iCiel Avenir LT Std 35 Light" w:hAnsi="iCiel Avenir LT Std 35 Light" w:cs="Arial"/>
            <w:i/>
            <w:iCs/>
            <w:sz w:val="22"/>
            <w:szCs w:val="22"/>
            <w:lang w:val="vi-VN"/>
          </w:rPr>
          <w:delText>i gian n</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y v</w:delText>
        </w:r>
        <w:r w:rsidRPr="00863667" w:rsidDel="00A1180F">
          <w:rPr>
            <w:rFonts w:ascii="iCiel Avenir LT Std 35 Light" w:hAnsi="iCiel Avenir LT Std 35 Light" w:cs="Calibri"/>
            <w:i/>
            <w:iCs/>
            <w:sz w:val="22"/>
            <w:szCs w:val="22"/>
            <w:lang w:val="vi-VN"/>
          </w:rPr>
          <w:delText>ừ</w:delText>
        </w:r>
        <w:r w:rsidRPr="00863667" w:rsidDel="00A1180F">
          <w:rPr>
            <w:rFonts w:ascii="iCiel Avenir LT Std 35 Light" w:hAnsi="iCiel Avenir LT Std 35 Light" w:cs="Arial"/>
            <w:i/>
            <w:iCs/>
            <w:sz w:val="22"/>
            <w:szCs w:val="22"/>
            <w:lang w:val="vi-VN"/>
          </w:rPr>
          <w:delText xml:space="preserve">a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th</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t</w:delText>
        </w:r>
        <w:r w:rsidRPr="00863667" w:rsidDel="00A1180F">
          <w:rPr>
            <w:rFonts w:ascii="iCiel Avenir LT Std 35 Light" w:hAnsi="iCiel Avenir LT Std 35 Light" w:cs="Calibri"/>
            <w:i/>
            <w:iCs/>
            <w:sz w:val="22"/>
            <w:szCs w:val="22"/>
            <w:lang w:val="vi-VN"/>
          </w:rPr>
          <w:delText>ự</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Avenir Next LT Pro"/>
            <w:i/>
            <w:iCs/>
            <w:sz w:val="22"/>
            <w:szCs w:val="22"/>
            <w:lang w:val="vi-VN"/>
          </w:rPr>
          <w:delText>đá</w:delText>
        </w:r>
        <w:r w:rsidRPr="00863667" w:rsidDel="00A1180F">
          <w:rPr>
            <w:rFonts w:ascii="iCiel Avenir LT Std 35 Light" w:hAnsi="iCiel Avenir LT Std 35 Light" w:cs="Arial"/>
            <w:i/>
            <w:iCs/>
            <w:sz w:val="22"/>
            <w:szCs w:val="22"/>
            <w:lang w:val="vi-VN"/>
          </w:rPr>
          <w:delText>nh gi</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 xml:space="preserve"> xem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nh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hi</w:delText>
        </w:r>
        <w:r w:rsidRPr="00863667" w:rsidDel="00A1180F">
          <w:rPr>
            <w:rFonts w:ascii="iCiel Avenir LT Std 35 Light" w:hAnsi="iCiel Avenir LT Std 35 Light" w:cs="Calibri"/>
            <w:i/>
            <w:iCs/>
            <w:sz w:val="22"/>
            <w:szCs w:val="22"/>
            <w:lang w:val="vi-VN"/>
          </w:rPr>
          <w:delText>ệ</w:delText>
        </w:r>
        <w:r w:rsidRPr="00863667" w:rsidDel="00A1180F">
          <w:rPr>
            <w:rFonts w:ascii="iCiel Avenir LT Std 35 Light" w:hAnsi="iCiel Avenir LT Std 35 Light" w:cs="Arial"/>
            <w:i/>
            <w:iCs/>
            <w:sz w:val="22"/>
            <w:szCs w:val="22"/>
            <w:lang w:val="vi-VN"/>
          </w:rPr>
          <w:delText>n t</w:delText>
        </w:r>
        <w:r w:rsidRPr="00863667" w:rsidDel="00A1180F">
          <w:rPr>
            <w:rFonts w:ascii="iCiel Avenir LT Std 35 Light" w:hAnsi="iCiel Avenir LT Std 35 Light" w:cs="Calibri"/>
            <w:i/>
            <w:iCs/>
            <w:sz w:val="22"/>
            <w:szCs w:val="22"/>
            <w:lang w:val="vi-VN"/>
          </w:rPr>
          <w:delText>ạ</w:delText>
        </w:r>
        <w:r w:rsidRPr="00863667" w:rsidDel="00A1180F">
          <w:rPr>
            <w:rFonts w:ascii="iCiel Avenir LT Std 35 Light" w:hAnsi="iCiel Avenir LT Std 35 Light" w:cs="Arial"/>
            <w:i/>
            <w:iCs/>
            <w:sz w:val="22"/>
            <w:szCs w:val="22"/>
            <w:lang w:val="vi-VN"/>
          </w:rPr>
          <w:delText>i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ph</w:delText>
        </w:r>
        <w:r w:rsidRPr="00863667" w:rsidDel="00A1180F">
          <w:rPr>
            <w:rFonts w:ascii="iCiel Avenir LT Std 35 Light" w:hAnsi="iCiel Avenir LT Std 35 Light" w:cs="Avenir Next LT Pro"/>
            <w:i/>
            <w:iCs/>
            <w:sz w:val="22"/>
            <w:szCs w:val="22"/>
            <w:lang w:val="vi-VN"/>
          </w:rPr>
          <w:delText>ù</w:delText>
        </w:r>
        <w:r w:rsidRPr="00863667" w:rsidDel="00A1180F">
          <w:rPr>
            <w:rFonts w:ascii="iCiel Avenir LT Std 35 Light" w:hAnsi="iCiel Avenir LT Std 35 Light" w:cs="Arial"/>
            <w:i/>
            <w:iCs/>
            <w:sz w:val="22"/>
            <w:szCs w:val="22"/>
            <w:lang w:val="vi-VN"/>
          </w:rPr>
          <w:delText xml:space="preserve"> h</w:delText>
        </w:r>
        <w:r w:rsidRPr="00863667" w:rsidDel="00A1180F">
          <w:rPr>
            <w:rFonts w:ascii="iCiel Avenir LT Std 35 Light" w:hAnsi="iCiel Avenir LT Std 35 Light" w:cs="Calibri"/>
            <w:i/>
            <w:iCs/>
            <w:sz w:val="22"/>
            <w:szCs w:val="22"/>
            <w:lang w:val="vi-VN"/>
          </w:rPr>
          <w:delText>ợ</w:delText>
        </w:r>
        <w:r w:rsidRPr="00863667" w:rsidDel="00A1180F">
          <w:rPr>
            <w:rFonts w:ascii="iCiel Avenir LT Std 35 Light" w:hAnsi="iCiel Avenir LT Std 35 Light" w:cs="Arial"/>
            <w:i/>
            <w:iCs/>
            <w:sz w:val="22"/>
            <w:szCs w:val="22"/>
            <w:lang w:val="vi-VN"/>
          </w:rPr>
          <w:delText>p v</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i b</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n th</w:delText>
        </w:r>
        <w:r w:rsidRPr="00863667" w:rsidDel="00A1180F">
          <w:rPr>
            <w:rFonts w:ascii="iCiel Avenir LT Std 35 Light" w:hAnsi="iCiel Avenir LT Std 35 Light" w:cs="Avenir Next LT Pro"/>
            <w:i/>
            <w:iCs/>
            <w:sz w:val="22"/>
            <w:szCs w:val="22"/>
            <w:lang w:val="vi-VN"/>
          </w:rPr>
          <w:delText>â</w:delText>
        </w:r>
        <w:r w:rsidRPr="00863667" w:rsidDel="00A1180F">
          <w:rPr>
            <w:rFonts w:ascii="iCiel Avenir LT Std 35 Light" w:hAnsi="iCiel Avenir LT Std 35 Light" w:cs="Arial"/>
            <w:i/>
            <w:iCs/>
            <w:sz w:val="22"/>
            <w:szCs w:val="22"/>
            <w:lang w:val="vi-VN"/>
          </w:rPr>
          <w:delText>n hay kh</w:delText>
        </w:r>
        <w:r w:rsidRPr="00863667" w:rsidDel="00A1180F">
          <w:rPr>
            <w:rFonts w:ascii="iCiel Avenir LT Std 35 Light" w:hAnsi="iCiel Avenir LT Std 35 Light" w:cs="Avenir Next LT Pro"/>
            <w:i/>
            <w:iCs/>
            <w:sz w:val="22"/>
            <w:szCs w:val="22"/>
            <w:lang w:val="vi-VN"/>
          </w:rPr>
          <w:delText>ô</w:delText>
        </w:r>
        <w:r w:rsidRPr="00863667" w:rsidDel="00A1180F">
          <w:rPr>
            <w:rFonts w:ascii="iCiel Avenir LT Std 35 Light" w:hAnsi="iCiel Avenir LT Std 35 Light" w:cs="Arial"/>
            <w:i/>
            <w:iCs/>
            <w:sz w:val="22"/>
            <w:szCs w:val="22"/>
            <w:lang w:val="vi-VN"/>
          </w:rPr>
          <w:delText>ng; v</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n</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u c</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n chuy</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n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nh,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ũ</w:delText>
        </w:r>
        <w:r w:rsidRPr="00863667" w:rsidDel="00A1180F">
          <w:rPr>
            <w:rFonts w:ascii="iCiel Avenir LT Std 35 Light" w:hAnsi="iCiel Avenir LT Std 35 Light" w:cs="Arial"/>
            <w:i/>
            <w:iCs/>
            <w:sz w:val="22"/>
            <w:szCs w:val="22"/>
            <w:lang w:val="vi-VN"/>
          </w:rPr>
          <w:delText>ng s</w:delText>
        </w:r>
        <w:r w:rsidRPr="00863667" w:rsidDel="00A1180F">
          <w:rPr>
            <w:rFonts w:ascii="iCiel Avenir LT Std 35 Light" w:hAnsi="iCiel Avenir LT Std 35 Light" w:cs="Calibri"/>
            <w:i/>
            <w:iCs/>
            <w:sz w:val="22"/>
            <w:szCs w:val="22"/>
            <w:lang w:val="vi-VN"/>
          </w:rPr>
          <w:delText>ẽ</w:delText>
        </w:r>
        <w:r w:rsidRPr="00863667" w:rsidDel="00A1180F">
          <w:rPr>
            <w:rFonts w:ascii="iCiel Avenir LT Std 35 Light" w:hAnsi="iCiel Avenir LT Std 35 Light" w:cs="Arial"/>
            <w:i/>
            <w:iCs/>
            <w:sz w:val="22"/>
            <w:szCs w:val="22"/>
            <w:lang w:val="vi-VN"/>
          </w:rPr>
          <w:delText xml:space="preserve"> kh</w:delText>
        </w:r>
        <w:r w:rsidRPr="00863667" w:rsidDel="00A1180F">
          <w:rPr>
            <w:rFonts w:ascii="iCiel Avenir LT Std 35 Light" w:hAnsi="iCiel Avenir LT Std 35 Light" w:cs="Avenir Next LT Pro"/>
            <w:i/>
            <w:iCs/>
            <w:sz w:val="22"/>
            <w:szCs w:val="22"/>
            <w:lang w:val="vi-VN"/>
          </w:rPr>
          <w:delText>ô</w:delText>
        </w:r>
        <w:r w:rsidRPr="00863667" w:rsidDel="00A1180F">
          <w:rPr>
            <w:rFonts w:ascii="iCiel Avenir LT Std 35 Light" w:hAnsi="iCiel Avenir LT Std 35 Light" w:cs="Arial"/>
            <w:i/>
            <w:iCs/>
            <w:sz w:val="22"/>
            <w:szCs w:val="22"/>
            <w:lang w:val="vi-VN"/>
          </w:rPr>
          <w:delText>ng m</w:delText>
        </w:r>
        <w:r w:rsidRPr="00863667" w:rsidDel="00A1180F">
          <w:rPr>
            <w:rFonts w:ascii="iCiel Avenir LT Std 35 Light" w:hAnsi="iCiel Avenir LT Std 35 Light" w:cs="Calibri"/>
            <w:i/>
            <w:iCs/>
            <w:sz w:val="22"/>
            <w:szCs w:val="22"/>
            <w:lang w:val="vi-VN"/>
          </w:rPr>
          <w:delText>ấ</w:delText>
        </w:r>
        <w:r w:rsidRPr="00863667" w:rsidDel="00A1180F">
          <w:rPr>
            <w:rFonts w:ascii="iCiel Avenir LT Std 35 Light" w:hAnsi="iCiel Avenir LT Std 35 Light" w:cs="Arial"/>
            <w:i/>
            <w:iCs/>
            <w:sz w:val="22"/>
            <w:szCs w:val="22"/>
            <w:lang w:val="vi-VN"/>
          </w:rPr>
          <w:delText>t nhi</w:delText>
        </w:r>
        <w:r w:rsidRPr="00863667" w:rsidDel="00A1180F">
          <w:rPr>
            <w:rFonts w:ascii="iCiel Avenir LT Std 35 Light" w:hAnsi="iCiel Avenir LT Std 35 Light" w:cs="Calibri"/>
            <w:i/>
            <w:iCs/>
            <w:sz w:val="22"/>
            <w:szCs w:val="22"/>
            <w:lang w:val="vi-VN"/>
          </w:rPr>
          <w:delText>ề</w:delText>
        </w:r>
        <w:r w:rsidRPr="00863667" w:rsidDel="00A1180F">
          <w:rPr>
            <w:rFonts w:ascii="iCiel Avenir LT Std 35 Light" w:hAnsi="iCiel Avenir LT Std 35 Light" w:cs="Arial"/>
            <w:i/>
            <w:iCs/>
            <w:sz w:val="22"/>
            <w:szCs w:val="22"/>
            <w:lang w:val="vi-VN"/>
          </w:rPr>
          <w:delText>u th</w:delText>
        </w:r>
        <w:r w:rsidRPr="00863667" w:rsidDel="00A1180F">
          <w:rPr>
            <w:rFonts w:ascii="iCiel Avenir LT Std 35 Light" w:hAnsi="iCiel Avenir LT Std 35 Light" w:cs="Calibri"/>
            <w:i/>
            <w:iCs/>
            <w:sz w:val="22"/>
            <w:szCs w:val="22"/>
            <w:lang w:val="vi-VN"/>
          </w:rPr>
          <w:delText>ờ</w:delText>
        </w:r>
        <w:r w:rsidRPr="00863667" w:rsidDel="00A1180F">
          <w:rPr>
            <w:rFonts w:ascii="iCiel Avenir LT Std 35 Light" w:hAnsi="iCiel Avenir LT Std 35 Light" w:cs="Arial"/>
            <w:i/>
            <w:iCs/>
            <w:sz w:val="22"/>
            <w:szCs w:val="22"/>
            <w:lang w:val="vi-VN"/>
          </w:rPr>
          <w:delText xml:space="preserve">i gian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theo k</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p ti</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Calibri"/>
            <w:i/>
            <w:iCs/>
            <w:sz w:val="22"/>
            <w:szCs w:val="22"/>
            <w:lang w:val="vi-VN"/>
          </w:rPr>
          <w:delText>ở</w:delText>
        </w:r>
        <w:r w:rsidRPr="00863667" w:rsidDel="00A1180F">
          <w:rPr>
            <w:rFonts w:ascii="iCiel Avenir LT Std 35 Light" w:hAnsi="iCiel Avenir LT Std 35 Light" w:cs="Arial"/>
            <w:i/>
            <w:iCs/>
            <w:sz w:val="22"/>
            <w:szCs w:val="22"/>
            <w:lang w:val="vi-VN"/>
          </w:rPr>
          <w:delText xml:space="preserve"> l</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p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m</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i. Tuy nhi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tr</w:delText>
        </w:r>
        <w:r w:rsidRPr="00863667" w:rsidDel="00A1180F">
          <w:rPr>
            <w:rFonts w:ascii="iCiel Avenir LT Std 35 Light" w:hAnsi="iCiel Avenir LT Std 35 Light" w:cs="Calibri"/>
            <w:i/>
            <w:iCs/>
            <w:sz w:val="22"/>
            <w:szCs w:val="22"/>
            <w:lang w:val="vi-VN"/>
          </w:rPr>
          <w:delText>ướ</w:delText>
        </w:r>
        <w:r w:rsidRPr="00863667" w:rsidDel="00A1180F">
          <w:rPr>
            <w:rFonts w:ascii="iCiel Avenir LT Std 35 Light" w:hAnsi="iCiel Avenir LT Std 35 Light" w:cs="Arial"/>
            <w:i/>
            <w:iCs/>
            <w:sz w:val="22"/>
            <w:szCs w:val="22"/>
            <w:lang w:val="vi-VN"/>
          </w:rPr>
          <w:delText>c khi quy</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nh chuy</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n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nh,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v</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ph</w:delText>
        </w:r>
        <w:r w:rsidRPr="00863667" w:rsidDel="00A1180F">
          <w:rPr>
            <w:rFonts w:ascii="iCiel Avenir LT Std 35 Light" w:hAnsi="iCiel Avenir LT Std 35 Light" w:cs="Calibri"/>
            <w:i/>
            <w:iCs/>
            <w:sz w:val="22"/>
            <w:szCs w:val="22"/>
            <w:lang w:val="vi-VN"/>
          </w:rPr>
          <w:delText>ụ</w:delText>
        </w:r>
        <w:r w:rsidRPr="00863667" w:rsidDel="00A1180F">
          <w:rPr>
            <w:rFonts w:ascii="iCiel Avenir LT Std 35 Light" w:hAnsi="iCiel Avenir LT Std 35 Light" w:cs="Arial"/>
            <w:i/>
            <w:iCs/>
            <w:sz w:val="22"/>
            <w:szCs w:val="22"/>
            <w:lang w:val="vi-VN"/>
          </w:rPr>
          <w:delText xml:space="preserve"> huynh c</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â</w:delText>
        </w:r>
        <w:r w:rsidRPr="00863667" w:rsidDel="00A1180F">
          <w:rPr>
            <w:rFonts w:ascii="iCiel Avenir LT Std 35 Light" w:hAnsi="iCiel Avenir LT Std 35 Light" w:cs="Arial"/>
            <w:i/>
            <w:iCs/>
            <w:sz w:val="22"/>
            <w:szCs w:val="22"/>
            <w:lang w:val="vi-VN"/>
          </w:rPr>
          <w:delText>n nh</w:delText>
        </w:r>
        <w:r w:rsidRPr="00863667" w:rsidDel="00A1180F">
          <w:rPr>
            <w:rFonts w:ascii="iCiel Avenir LT Std 35 Light" w:hAnsi="iCiel Avenir LT Std 35 Light" w:cs="Calibri"/>
            <w:i/>
            <w:iCs/>
            <w:sz w:val="22"/>
            <w:szCs w:val="22"/>
            <w:lang w:val="vi-VN"/>
          </w:rPr>
          <w:delText>ắ</w:delText>
        </w:r>
        <w:r w:rsidRPr="00863667" w:rsidDel="00A1180F">
          <w:rPr>
            <w:rFonts w:ascii="iCiel Avenir LT Std 35 Light" w:hAnsi="iCiel Avenir LT Std 35 Light" w:cs="Arial"/>
            <w:i/>
            <w:iCs/>
            <w:sz w:val="22"/>
            <w:szCs w:val="22"/>
            <w:lang w:val="vi-VN"/>
          </w:rPr>
          <w:delText>c k</w:delText>
        </w:r>
        <w:r w:rsidRPr="00863667" w:rsidDel="00A1180F">
          <w:rPr>
            <w:rFonts w:ascii="iCiel Avenir LT Std 35 Light" w:hAnsi="iCiel Avenir LT Std 35 Light" w:cs="Calibri"/>
            <w:i/>
            <w:iCs/>
            <w:sz w:val="22"/>
            <w:szCs w:val="22"/>
            <w:lang w:val="vi-VN"/>
          </w:rPr>
          <w:delText>ỹ</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t s</w:delText>
        </w:r>
        <w:r w:rsidRPr="00863667" w:rsidDel="00A1180F">
          <w:rPr>
            <w:rFonts w:ascii="iCiel Avenir LT Std 35 Light" w:hAnsi="iCiel Avenir LT Std 35 Light" w:cs="Calibri"/>
            <w:i/>
            <w:iCs/>
            <w:sz w:val="22"/>
            <w:szCs w:val="22"/>
            <w:lang w:val="vi-VN"/>
          </w:rPr>
          <w:delText>ố</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Arial"/>
            <w:i/>
            <w:iCs/>
            <w:sz w:val="22"/>
            <w:szCs w:val="22"/>
            <w:lang w:val="vi-VN"/>
          </w:rPr>
          <w:delText>i</w:delText>
        </w:r>
        <w:r w:rsidRPr="00863667" w:rsidDel="00A1180F">
          <w:rPr>
            <w:rFonts w:ascii="iCiel Avenir LT Std 35 Light" w:hAnsi="iCiel Avenir LT Std 35 Light" w:cs="Calibri"/>
            <w:i/>
            <w:iCs/>
            <w:sz w:val="22"/>
            <w:szCs w:val="22"/>
            <w:lang w:val="vi-VN"/>
          </w:rPr>
          <w:delText>ề</w:delText>
        </w:r>
        <w:r w:rsidRPr="00863667" w:rsidDel="00A1180F">
          <w:rPr>
            <w:rFonts w:ascii="iCiel Avenir LT Std 35 Light" w:hAnsi="iCiel Avenir LT Std 35 Light" w:cs="Arial"/>
            <w:i/>
            <w:iCs/>
            <w:sz w:val="22"/>
            <w:szCs w:val="22"/>
            <w:lang w:val="vi-VN"/>
          </w:rPr>
          <w:delText xml:space="preserve">u: </w:delText>
        </w:r>
      </w:del>
    </w:p>
    <w:p w14:paraId="63533612" w14:textId="060114B9" w:rsidR="00BF43A2" w:rsidRPr="00863667" w:rsidDel="00A1180F" w:rsidRDefault="00BF43A2" w:rsidP="00D85019">
      <w:pPr>
        <w:pStyle w:val="ListParagraph"/>
        <w:numPr>
          <w:ilvl w:val="0"/>
          <w:numId w:val="11"/>
        </w:numPr>
        <w:tabs>
          <w:tab w:val="left" w:pos="630"/>
          <w:tab w:val="left" w:pos="720"/>
          <w:tab w:val="left" w:pos="1080"/>
        </w:tabs>
        <w:ind w:left="360" w:firstLine="360"/>
        <w:contextualSpacing w:val="0"/>
        <w:rPr>
          <w:del w:id="2122" w:author="An Tran, ACA (BUV)" w:date="2024-09-12T22:36:00Z" w16du:dateUtc="2024-09-12T15:36:00Z"/>
          <w:rFonts w:ascii="iCiel Avenir LT Std 35 Light" w:hAnsi="iCiel Avenir LT Std 35 Light" w:cs="Arial"/>
          <w:i/>
          <w:iCs/>
          <w:sz w:val="22"/>
          <w:szCs w:val="22"/>
          <w:lang w:val="vi-VN"/>
        </w:rPr>
      </w:pPr>
      <w:del w:id="2123" w:author="An Tran, ACA (BUV)" w:date="2024-09-12T22:36:00Z" w16du:dateUtc="2024-09-12T15:36:00Z">
        <w:r w:rsidRPr="00863667" w:rsidDel="00A1180F">
          <w:rPr>
            <w:rFonts w:ascii="iCiel Avenir LT Std 35 Light" w:hAnsi="iCiel Avenir LT Std 35 Light" w:cs="Arial"/>
            <w:i/>
            <w:iCs/>
            <w:sz w:val="22"/>
            <w:szCs w:val="22"/>
            <w:lang w:val="vi-VN"/>
          </w:rPr>
          <w:delText>Sinh viên ph</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 xml:space="preserve">i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m b</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o tho</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Avenir Next LT Pro"/>
            <w:i/>
            <w:iCs/>
            <w:sz w:val="22"/>
            <w:szCs w:val="22"/>
            <w:lang w:val="vi-VN"/>
          </w:rPr>
          <w:delText>ã</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Arial"/>
            <w:i/>
            <w:iCs/>
            <w:sz w:val="22"/>
            <w:szCs w:val="22"/>
            <w:lang w:val="vi-VN"/>
          </w:rPr>
          <w:delText>i</w:delText>
        </w:r>
        <w:r w:rsidRPr="00863667" w:rsidDel="00A1180F">
          <w:rPr>
            <w:rFonts w:ascii="iCiel Avenir LT Std 35 Light" w:hAnsi="iCiel Avenir LT Std 35 Light" w:cs="Calibri"/>
            <w:i/>
            <w:iCs/>
            <w:sz w:val="22"/>
            <w:szCs w:val="22"/>
            <w:lang w:val="vi-VN"/>
          </w:rPr>
          <w:delText>ề</w:delText>
        </w:r>
        <w:r w:rsidRPr="00863667" w:rsidDel="00A1180F">
          <w:rPr>
            <w:rFonts w:ascii="iCiel Avenir LT Std 35 Light" w:hAnsi="iCiel Avenir LT Std 35 Light" w:cs="Arial"/>
            <w:i/>
            <w:iCs/>
            <w:sz w:val="22"/>
            <w:szCs w:val="22"/>
            <w:lang w:val="vi-VN"/>
          </w:rPr>
          <w:delText>u ki</w:delText>
        </w:r>
        <w:r w:rsidRPr="00863667" w:rsidDel="00A1180F">
          <w:rPr>
            <w:rFonts w:ascii="iCiel Avenir LT Std 35 Light" w:hAnsi="iCiel Avenir LT Std 35 Light" w:cs="Calibri"/>
            <w:i/>
            <w:iCs/>
            <w:sz w:val="22"/>
            <w:szCs w:val="22"/>
            <w:lang w:val="vi-VN"/>
          </w:rPr>
          <w:delText>ệ</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u v</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o c</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a ch</w:delText>
        </w:r>
        <w:r w:rsidRPr="00863667" w:rsidDel="00A1180F">
          <w:rPr>
            <w:rFonts w:ascii="iCiel Avenir LT Std 35 Light" w:hAnsi="iCiel Avenir LT Std 35 Light" w:cs="Calibri"/>
            <w:i/>
            <w:iCs/>
            <w:sz w:val="22"/>
            <w:szCs w:val="22"/>
            <w:lang w:val="vi-VN"/>
          </w:rPr>
          <w:delText>ươ</w:delText>
        </w:r>
        <w:r w:rsidRPr="00863667" w:rsidDel="00A1180F">
          <w:rPr>
            <w:rFonts w:ascii="iCiel Avenir LT Std 35 Light" w:hAnsi="iCiel Avenir LT Std 35 Light" w:cs="Arial"/>
            <w:i/>
            <w:iCs/>
            <w:sz w:val="22"/>
            <w:szCs w:val="22"/>
            <w:lang w:val="vi-VN"/>
          </w:rPr>
          <w:delText>ng tr</w:delText>
        </w:r>
        <w:r w:rsidRPr="00863667" w:rsidDel="00A1180F">
          <w:rPr>
            <w:rFonts w:ascii="iCiel Avenir LT Std 35 Light" w:hAnsi="iCiel Avenir LT Std 35 Light" w:cs="Avenir Next LT Pro"/>
            <w:i/>
            <w:iCs/>
            <w:sz w:val="22"/>
            <w:szCs w:val="22"/>
            <w:lang w:val="vi-VN"/>
          </w:rPr>
          <w:delText>ì</w:delText>
        </w:r>
        <w:r w:rsidRPr="00863667" w:rsidDel="00A1180F">
          <w:rPr>
            <w:rFonts w:ascii="iCiel Avenir LT Std 35 Light" w:hAnsi="iCiel Avenir LT Std 35 Light" w:cs="Arial"/>
            <w:i/>
            <w:iCs/>
            <w:sz w:val="22"/>
            <w:szCs w:val="22"/>
            <w:lang w:val="vi-VN"/>
          </w:rPr>
          <w:delText>nh m</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 xml:space="preserve">i </w:delText>
        </w:r>
        <w:r w:rsidRPr="00863667" w:rsidDel="00A1180F">
          <w:rPr>
            <w:rFonts w:ascii="iCiel Avenir LT Std 35 Light" w:hAnsi="iCiel Avenir LT Std 35 Light" w:cs="Avenir Next LT Pro"/>
            <w:i/>
            <w:iCs/>
            <w:sz w:val="22"/>
            <w:szCs w:val="22"/>
            <w:lang w:val="vi-VN"/>
          </w:rPr>
          <w:delText>–</w:delText>
        </w:r>
        <w:r w:rsidRPr="00863667" w:rsidDel="00A1180F">
          <w:rPr>
            <w:rFonts w:ascii="iCiel Avenir LT Std 35 Light" w:hAnsi="iCiel Avenir LT Std 35 Light" w:cs="Arial"/>
            <w:i/>
            <w:iCs/>
            <w:sz w:val="22"/>
            <w:szCs w:val="22"/>
            <w:lang w:val="vi-VN"/>
          </w:rPr>
          <w:delText xml:space="preserve"> trong tr</w:delText>
        </w:r>
        <w:r w:rsidRPr="00863667" w:rsidDel="00A1180F">
          <w:rPr>
            <w:rFonts w:ascii="iCiel Avenir LT Std 35 Light" w:hAnsi="iCiel Avenir LT Std 35 Light" w:cs="Calibri"/>
            <w:i/>
            <w:iCs/>
            <w:sz w:val="22"/>
            <w:szCs w:val="22"/>
            <w:lang w:val="vi-VN"/>
          </w:rPr>
          <w:delText>ườ</w:delText>
        </w:r>
        <w:r w:rsidRPr="00863667" w:rsidDel="00A1180F">
          <w:rPr>
            <w:rFonts w:ascii="iCiel Avenir LT Std 35 Light" w:hAnsi="iCiel Avenir LT Std 35 Light" w:cs="Arial"/>
            <w:i/>
            <w:iCs/>
            <w:sz w:val="22"/>
            <w:szCs w:val="22"/>
            <w:lang w:val="vi-VN"/>
          </w:rPr>
          <w:delText>ng h</w:delText>
        </w:r>
        <w:r w:rsidRPr="00863667" w:rsidDel="00A1180F">
          <w:rPr>
            <w:rFonts w:ascii="iCiel Avenir LT Std 35 Light" w:hAnsi="iCiel Avenir LT Std 35 Light" w:cs="Calibri"/>
            <w:i/>
            <w:iCs/>
            <w:sz w:val="22"/>
            <w:szCs w:val="22"/>
            <w:lang w:val="vi-VN"/>
          </w:rPr>
          <w:delText>ợ</w:delText>
        </w:r>
        <w:r w:rsidRPr="00863667" w:rsidDel="00A1180F">
          <w:rPr>
            <w:rFonts w:ascii="iCiel Avenir LT Std 35 Light" w:hAnsi="iCiel Avenir LT Std 35 Light" w:cs="Arial"/>
            <w:i/>
            <w:iCs/>
            <w:sz w:val="22"/>
            <w:szCs w:val="22"/>
            <w:lang w:val="vi-VN"/>
          </w:rPr>
          <w:delText>p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mu</w:delText>
        </w:r>
        <w:r w:rsidRPr="00863667" w:rsidDel="00A1180F">
          <w:rPr>
            <w:rFonts w:ascii="iCiel Avenir LT Std 35 Light" w:hAnsi="iCiel Avenir LT Std 35 Light" w:cs="Calibri"/>
            <w:i/>
            <w:iCs/>
            <w:sz w:val="22"/>
            <w:szCs w:val="22"/>
            <w:lang w:val="vi-VN"/>
          </w:rPr>
          <w:delText>ố</w:delText>
        </w:r>
        <w:r w:rsidRPr="00863667" w:rsidDel="00A1180F">
          <w:rPr>
            <w:rFonts w:ascii="iCiel Avenir LT Std 35 Light" w:hAnsi="iCiel Avenir LT Std 35 Light" w:cs="Arial"/>
            <w:i/>
            <w:iCs/>
            <w:sz w:val="22"/>
            <w:szCs w:val="22"/>
            <w:lang w:val="vi-VN"/>
          </w:rPr>
          <w:delText>n chuy</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n sang m</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t chuy</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nh ho</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 to</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 kh</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c (v</w:delText>
        </w:r>
        <w:r w:rsidRPr="00863667" w:rsidDel="00A1180F">
          <w:rPr>
            <w:rFonts w:ascii="iCiel Avenir LT Std 35 Light" w:hAnsi="iCiel Avenir LT Std 35 Light" w:cs="Avenir Next LT Pro"/>
            <w:i/>
            <w:iCs/>
            <w:sz w:val="22"/>
            <w:szCs w:val="22"/>
            <w:lang w:val="vi-VN"/>
          </w:rPr>
          <w:delText>í</w:delText>
        </w:r>
        <w:r w:rsidRPr="00863667" w:rsidDel="00A1180F">
          <w:rPr>
            <w:rFonts w:ascii="iCiel Avenir LT Std 35 Light" w:hAnsi="iCiel Avenir LT Std 35 Light" w:cs="Arial"/>
            <w:i/>
            <w:iCs/>
            <w:sz w:val="22"/>
            <w:szCs w:val="22"/>
            <w:lang w:val="vi-VN"/>
          </w:rPr>
          <w:delText xml:space="preserve"> d</w:delText>
        </w:r>
        <w:r w:rsidRPr="00863667" w:rsidDel="00A1180F">
          <w:rPr>
            <w:rFonts w:ascii="iCiel Avenir LT Std 35 Light" w:hAnsi="iCiel Avenir LT Std 35 Light" w:cs="Calibri"/>
            <w:i/>
            <w:iCs/>
            <w:sz w:val="22"/>
            <w:szCs w:val="22"/>
            <w:lang w:val="vi-VN"/>
          </w:rPr>
          <w:delText>ụ</w:delText>
        </w:r>
        <w:r w:rsidRPr="00863667" w:rsidDel="00A1180F">
          <w:rPr>
            <w:rFonts w:ascii="iCiel Avenir LT Std 35 Light" w:hAnsi="iCiel Avenir LT Std 35 Light" w:cs="Arial"/>
            <w:i/>
            <w:iCs/>
            <w:sz w:val="22"/>
            <w:szCs w:val="22"/>
            <w:lang w:val="vi-VN"/>
          </w:rPr>
          <w:delText xml:space="preserve"> t</w:delText>
        </w:r>
        <w:r w:rsidRPr="00863667" w:rsidDel="00A1180F">
          <w:rPr>
            <w:rFonts w:ascii="iCiel Avenir LT Std 35 Light" w:hAnsi="iCiel Avenir LT Std 35 Light" w:cs="Calibri"/>
            <w:i/>
            <w:iCs/>
            <w:sz w:val="22"/>
            <w:szCs w:val="22"/>
            <w:lang w:val="vi-VN"/>
          </w:rPr>
          <w:delText>ừ</w:delText>
        </w:r>
        <w:r w:rsidRPr="00863667" w:rsidDel="00A1180F">
          <w:rPr>
            <w:rFonts w:ascii="iCiel Avenir LT Std 35 Light" w:hAnsi="iCiel Avenir LT Std 35 Light" w:cs="Arial"/>
            <w:i/>
            <w:iCs/>
            <w:sz w:val="22"/>
            <w:szCs w:val="22"/>
            <w:lang w:val="vi-VN"/>
          </w:rPr>
          <w:delText xml:space="preserve"> Qu</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n tr</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 xml:space="preserve"> Kinh doanh sang Khoa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M</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y t</w:delText>
        </w:r>
        <w:r w:rsidRPr="00863667" w:rsidDel="00A1180F">
          <w:rPr>
            <w:rFonts w:ascii="iCiel Avenir LT Std 35 Light" w:hAnsi="iCiel Avenir LT Std 35 Light" w:cs="Avenir Next LT Pro"/>
            <w:i/>
            <w:iCs/>
            <w:sz w:val="22"/>
            <w:szCs w:val="22"/>
            <w:lang w:val="vi-VN"/>
          </w:rPr>
          <w:delText>í</w:delText>
        </w:r>
        <w:r w:rsidRPr="00863667" w:rsidDel="00A1180F">
          <w:rPr>
            <w:rFonts w:ascii="iCiel Avenir LT Std 35 Light" w:hAnsi="iCiel Avenir LT Std 35 Light" w:cs="Arial"/>
            <w:i/>
            <w:iCs/>
            <w:sz w:val="22"/>
            <w:szCs w:val="22"/>
            <w:lang w:val="vi-VN"/>
          </w:rPr>
          <w:delText>nh),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s</w:delText>
        </w:r>
        <w:r w:rsidRPr="00863667" w:rsidDel="00A1180F">
          <w:rPr>
            <w:rFonts w:ascii="iCiel Avenir LT Std 35 Light" w:hAnsi="iCiel Avenir LT Std 35 Light" w:cs="Calibri"/>
            <w:i/>
            <w:iCs/>
            <w:sz w:val="22"/>
            <w:szCs w:val="22"/>
            <w:lang w:val="vi-VN"/>
          </w:rPr>
          <w:delText>ẽ</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ượ</w:delText>
        </w:r>
        <w:r w:rsidRPr="00863667" w:rsidDel="00A1180F">
          <w:rPr>
            <w:rFonts w:ascii="iCiel Avenir LT Std 35 Light" w:hAnsi="iCiel Avenir LT Std 35 Light" w:cs="Arial"/>
            <w:i/>
            <w:iCs/>
            <w:sz w:val="22"/>
            <w:szCs w:val="22"/>
            <w:lang w:val="vi-VN"/>
          </w:rPr>
          <w:delText>c yêu c</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u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l</w:delText>
        </w:r>
        <w:r w:rsidRPr="00863667" w:rsidDel="00A1180F">
          <w:rPr>
            <w:rFonts w:ascii="iCiel Avenir LT Std 35 Light" w:hAnsi="iCiel Avenir LT Std 35 Light" w:cs="Calibri"/>
            <w:i/>
            <w:iCs/>
            <w:sz w:val="22"/>
            <w:szCs w:val="22"/>
            <w:lang w:val="vi-VN"/>
          </w:rPr>
          <w:delText>ạ</w:delText>
        </w:r>
        <w:r w:rsidRPr="00863667" w:rsidDel="00A1180F">
          <w:rPr>
            <w:rFonts w:ascii="iCiel Avenir LT Std 35 Light" w:hAnsi="iCiel Avenir LT Std 35 Light" w:cs="Arial"/>
            <w:i/>
            <w:iCs/>
            <w:sz w:val="22"/>
            <w:szCs w:val="22"/>
            <w:lang w:val="vi-VN"/>
          </w:rPr>
          <w:delText>i ch</w:delText>
        </w:r>
        <w:r w:rsidRPr="00863667" w:rsidDel="00A1180F">
          <w:rPr>
            <w:rFonts w:ascii="iCiel Avenir LT Std 35 Light" w:hAnsi="iCiel Avenir LT Std 35 Light" w:cs="Calibri"/>
            <w:i/>
            <w:iCs/>
            <w:sz w:val="22"/>
            <w:szCs w:val="22"/>
            <w:lang w:val="vi-VN"/>
          </w:rPr>
          <w:delText>ươ</w:delText>
        </w:r>
        <w:r w:rsidRPr="00863667" w:rsidDel="00A1180F">
          <w:rPr>
            <w:rFonts w:ascii="iCiel Avenir LT Std 35 Light" w:hAnsi="iCiel Avenir LT Std 35 Light" w:cs="Arial"/>
            <w:i/>
            <w:iCs/>
            <w:sz w:val="22"/>
            <w:szCs w:val="22"/>
            <w:lang w:val="vi-VN"/>
          </w:rPr>
          <w:delText>ng tr</w:delText>
        </w:r>
        <w:r w:rsidRPr="00863667" w:rsidDel="00A1180F">
          <w:rPr>
            <w:rFonts w:ascii="iCiel Avenir LT Std 35 Light" w:hAnsi="iCiel Avenir LT Std 35 Light" w:cs="Avenir Next LT Pro"/>
            <w:i/>
            <w:iCs/>
            <w:sz w:val="22"/>
            <w:szCs w:val="22"/>
            <w:lang w:val="vi-VN"/>
          </w:rPr>
          <w:delText>ì</w:delText>
        </w:r>
        <w:r w:rsidRPr="00863667" w:rsidDel="00A1180F">
          <w:rPr>
            <w:rFonts w:ascii="iCiel Avenir LT Std 35 Light" w:hAnsi="iCiel Avenir LT Std 35 Light" w:cs="Arial"/>
            <w:i/>
            <w:iCs/>
            <w:sz w:val="22"/>
            <w:szCs w:val="22"/>
            <w:lang w:val="vi-VN"/>
          </w:rPr>
          <w:delText>nh D</w:delText>
        </w:r>
        <w:r w:rsidRPr="00863667" w:rsidDel="00A1180F">
          <w:rPr>
            <w:rFonts w:ascii="iCiel Avenir LT Std 35 Light" w:hAnsi="iCiel Avenir LT Std 35 Light" w:cs="Calibri"/>
            <w:i/>
            <w:iCs/>
            <w:sz w:val="22"/>
            <w:szCs w:val="22"/>
            <w:lang w:val="vi-VN"/>
          </w:rPr>
          <w:delText>ự</w:delText>
        </w:r>
        <w:r w:rsidRPr="00863667" w:rsidDel="00A1180F">
          <w:rPr>
            <w:rFonts w:ascii="iCiel Avenir LT Std 35 Light" w:hAnsi="iCiel Avenir LT Std 35 Light" w:cs="Arial"/>
            <w:i/>
            <w:iCs/>
            <w:sz w:val="22"/>
            <w:szCs w:val="22"/>
            <w:lang w:val="vi-VN"/>
          </w:rPr>
          <w:delText xml:space="preserve"> b</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 xml:space="preserve"> c</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a chuy</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nh m</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 xml:space="preserve">i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m b</w:delText>
        </w:r>
        <w:r w:rsidRPr="00863667" w:rsidDel="00A1180F">
          <w:rPr>
            <w:rFonts w:ascii="iCiel Avenir LT Std 35 Light" w:hAnsi="iCiel Avenir LT Std 35 Light" w:cs="Calibri"/>
            <w:i/>
            <w:iCs/>
            <w:sz w:val="22"/>
            <w:szCs w:val="22"/>
            <w:lang w:val="vi-VN"/>
          </w:rPr>
          <w:delText>ả</w:delText>
        </w:r>
        <w:r w:rsidRPr="00863667" w:rsidDel="00A1180F">
          <w:rPr>
            <w:rFonts w:ascii="iCiel Avenir LT Std 35 Light" w:hAnsi="iCiel Avenir LT Std 35 Light" w:cs="Arial"/>
            <w:i/>
            <w:iCs/>
            <w:sz w:val="22"/>
            <w:szCs w:val="22"/>
            <w:lang w:val="vi-VN"/>
          </w:rPr>
          <w:delText>o ch</w:delText>
        </w:r>
        <w:r w:rsidRPr="00863667" w:rsidDel="00A1180F">
          <w:rPr>
            <w:rFonts w:ascii="iCiel Avenir LT Std 35 Light" w:hAnsi="iCiel Avenir LT Std 35 Light" w:cs="Calibri"/>
            <w:i/>
            <w:iCs/>
            <w:sz w:val="22"/>
            <w:szCs w:val="22"/>
            <w:lang w:val="vi-VN"/>
          </w:rPr>
          <w:delText>ấ</w:delText>
        </w:r>
        <w:r w:rsidRPr="00863667" w:rsidDel="00A1180F">
          <w:rPr>
            <w:rFonts w:ascii="iCiel Avenir LT Std 35 Light" w:hAnsi="iCiel Avenir LT Std 35 Light" w:cs="Arial"/>
            <w:i/>
            <w:iCs/>
            <w:sz w:val="22"/>
            <w:szCs w:val="22"/>
            <w:lang w:val="vi-VN"/>
          </w:rPr>
          <w:delText>t l</w:delText>
        </w:r>
        <w:r w:rsidRPr="00863667" w:rsidDel="00A1180F">
          <w:rPr>
            <w:rFonts w:ascii="iCiel Avenir LT Std 35 Light" w:hAnsi="iCiel Avenir LT Std 35 Light" w:cs="Calibri"/>
            <w:i/>
            <w:iCs/>
            <w:sz w:val="22"/>
            <w:szCs w:val="22"/>
            <w:lang w:val="vi-VN"/>
          </w:rPr>
          <w:delText>ượ</w:delText>
        </w:r>
        <w:r w:rsidRPr="00863667" w:rsidDel="00A1180F">
          <w:rPr>
            <w:rFonts w:ascii="iCiel Avenir LT Std 35 Light" w:hAnsi="iCiel Avenir LT Std 35 Light" w:cs="Arial"/>
            <w:i/>
            <w:iCs/>
            <w:sz w:val="22"/>
            <w:szCs w:val="22"/>
            <w:lang w:val="vi-VN"/>
          </w:rPr>
          <w:delText>ng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t</w:delText>
        </w:r>
        <w:r w:rsidRPr="00863667" w:rsidDel="00A1180F">
          <w:rPr>
            <w:rFonts w:ascii="iCiel Avenir LT Std 35 Light" w:hAnsi="iCiel Avenir LT Std 35 Light" w:cs="Calibri"/>
            <w:i/>
            <w:iCs/>
            <w:sz w:val="22"/>
            <w:szCs w:val="22"/>
            <w:lang w:val="vi-VN"/>
          </w:rPr>
          <w:delText>ậ</w:delText>
        </w:r>
        <w:r w:rsidRPr="00863667" w:rsidDel="00A1180F">
          <w:rPr>
            <w:rFonts w:ascii="iCiel Avenir LT Std 35 Light" w:hAnsi="iCiel Avenir LT Std 35 Light" w:cs="Arial"/>
            <w:i/>
            <w:iCs/>
            <w:sz w:val="22"/>
            <w:szCs w:val="22"/>
            <w:lang w:val="vi-VN"/>
          </w:rPr>
          <w:delText>p sau n</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y.</w:delText>
        </w:r>
      </w:del>
    </w:p>
    <w:p w14:paraId="0A4E3F10" w14:textId="62FD2294" w:rsidR="00BF43A2" w:rsidRPr="00863667" w:rsidDel="00A1180F" w:rsidRDefault="00BF43A2" w:rsidP="00D85019">
      <w:pPr>
        <w:pStyle w:val="ListParagraph"/>
        <w:numPr>
          <w:ilvl w:val="0"/>
          <w:numId w:val="11"/>
        </w:numPr>
        <w:tabs>
          <w:tab w:val="left" w:pos="630"/>
          <w:tab w:val="left" w:pos="720"/>
          <w:tab w:val="left" w:pos="1080"/>
        </w:tabs>
        <w:ind w:left="360" w:firstLine="360"/>
        <w:contextualSpacing w:val="0"/>
        <w:rPr>
          <w:del w:id="2124" w:author="An Tran, ACA (BUV)" w:date="2024-09-12T22:36:00Z" w16du:dateUtc="2024-09-12T15:36:00Z"/>
          <w:rFonts w:ascii="iCiel Avenir LT Std 35 Light" w:hAnsi="iCiel Avenir LT Std 35 Light" w:cs="Arial"/>
          <w:i/>
          <w:iCs/>
          <w:sz w:val="22"/>
          <w:szCs w:val="22"/>
          <w:lang w:val="vi-VN"/>
        </w:rPr>
      </w:pPr>
      <w:del w:id="2125" w:author="An Tran, ACA (BUV)" w:date="2024-09-12T22:36:00Z" w16du:dateUtc="2024-09-12T15:36:00Z">
        <w:r w:rsidRPr="00863667" w:rsidDel="00A1180F">
          <w:rPr>
            <w:rFonts w:ascii="iCiel Avenir LT Std 35 Light" w:hAnsi="iCiel Avenir LT Std 35 Light" w:cs="Arial"/>
            <w:i/>
            <w:iCs/>
            <w:sz w:val="22"/>
            <w:szCs w:val="22"/>
            <w:lang w:val="vi-VN"/>
          </w:rPr>
          <w:delText>Các ngành đ</w:delText>
        </w:r>
        <w:r w:rsidRPr="00863667" w:rsidDel="00A1180F">
          <w:rPr>
            <w:rFonts w:ascii="iCiel Avenir LT Std 35 Light" w:hAnsi="iCiel Avenir LT Std 35 Light" w:cs="Calibri"/>
            <w:i/>
            <w:iCs/>
            <w:sz w:val="22"/>
            <w:szCs w:val="22"/>
            <w:lang w:val="vi-VN"/>
          </w:rPr>
          <w:delText>ặ</w:delText>
        </w:r>
        <w:r w:rsidRPr="00863667" w:rsidDel="00A1180F">
          <w:rPr>
            <w:rFonts w:ascii="iCiel Avenir LT Std 35 Light" w:hAnsi="iCiel Avenir LT Std 35 Light" w:cs="Arial"/>
            <w:i/>
            <w:iCs/>
            <w:sz w:val="22"/>
            <w:szCs w:val="22"/>
            <w:lang w:val="vi-VN"/>
          </w:rPr>
          <w:delText>c th</w:delText>
        </w:r>
        <w:r w:rsidRPr="00863667" w:rsidDel="00A1180F">
          <w:rPr>
            <w:rFonts w:ascii="iCiel Avenir LT Std 35 Light" w:hAnsi="iCiel Avenir LT Std 35 Light" w:cs="Avenir Next LT Pro"/>
            <w:i/>
            <w:iCs/>
            <w:sz w:val="22"/>
            <w:szCs w:val="22"/>
            <w:lang w:val="vi-VN"/>
          </w:rPr>
          <w:delText>ù</w:delText>
        </w:r>
        <w:r w:rsidRPr="00863667" w:rsidDel="00A1180F">
          <w:rPr>
            <w:rFonts w:ascii="iCiel Avenir LT Std 35 Light" w:hAnsi="iCiel Avenir LT Std 35 Light" w:cs="Arial"/>
            <w:i/>
            <w:iCs/>
            <w:sz w:val="22"/>
            <w:szCs w:val="22"/>
            <w:lang w:val="vi-VN"/>
          </w:rPr>
          <w:delText xml:space="preserve"> s</w:delText>
        </w:r>
        <w:r w:rsidRPr="00863667" w:rsidDel="00A1180F">
          <w:rPr>
            <w:rFonts w:ascii="iCiel Avenir LT Std 35 Light" w:hAnsi="iCiel Avenir LT Std 35 Light" w:cs="Calibri"/>
            <w:i/>
            <w:iCs/>
            <w:sz w:val="22"/>
            <w:szCs w:val="22"/>
            <w:lang w:val="vi-VN"/>
          </w:rPr>
          <w:delText>ẽ</w:delText>
        </w:r>
        <w:r w:rsidRPr="00863667" w:rsidDel="00A1180F">
          <w:rPr>
            <w:rFonts w:ascii="iCiel Avenir LT Std 35 Light" w:hAnsi="iCiel Avenir LT Std 35 Light" w:cs="Arial"/>
            <w:i/>
            <w:iCs/>
            <w:sz w:val="22"/>
            <w:szCs w:val="22"/>
            <w:lang w:val="vi-VN"/>
          </w:rPr>
          <w:delText xml:space="preserve">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th</w:delText>
        </w:r>
        <w:r w:rsidRPr="00863667" w:rsidDel="00A1180F">
          <w:rPr>
            <w:rFonts w:ascii="iCiel Avenir LT Std 35 Light" w:hAnsi="iCiel Avenir LT Std 35 Light" w:cs="Calibri"/>
            <w:i/>
            <w:iCs/>
            <w:sz w:val="22"/>
            <w:szCs w:val="22"/>
            <w:lang w:val="vi-VN"/>
          </w:rPr>
          <w:delText>ờ</w:delText>
        </w:r>
        <w:r w:rsidRPr="00863667" w:rsidDel="00A1180F">
          <w:rPr>
            <w:rFonts w:ascii="iCiel Avenir LT Std 35 Light" w:hAnsi="iCiel Avenir LT Std 35 Light" w:cs="Arial"/>
            <w:i/>
            <w:iCs/>
            <w:sz w:val="22"/>
            <w:szCs w:val="22"/>
            <w:lang w:val="vi-VN"/>
          </w:rPr>
          <w:delText>i gian tuy</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n sinh v</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ở</w:delText>
        </w:r>
        <w:r w:rsidRPr="00863667" w:rsidDel="00A1180F">
          <w:rPr>
            <w:rFonts w:ascii="iCiel Avenir LT Std 35 Light" w:hAnsi="iCiel Avenir LT Std 35 Light" w:cs="Arial"/>
            <w:i/>
            <w:iCs/>
            <w:sz w:val="22"/>
            <w:szCs w:val="22"/>
            <w:lang w:val="vi-VN"/>
          </w:rPr>
          <w:delText xml:space="preserve"> l</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p kh</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 xml:space="preserve">c nhau, do </w:delText>
        </w:r>
        <w:r w:rsidRPr="00863667" w:rsidDel="00A1180F">
          <w:rPr>
            <w:rFonts w:ascii="iCiel Avenir LT Std 35 Light" w:hAnsi="iCiel Avenir LT Std 35 Light" w:cs="Avenir Next LT Pro"/>
            <w:i/>
            <w:iCs/>
            <w:sz w:val="22"/>
            <w:szCs w:val="22"/>
            <w:lang w:val="vi-VN"/>
          </w:rPr>
          <w:delText>đó</w:delText>
        </w:r>
        <w:r w:rsidRPr="00863667" w:rsidDel="00A1180F">
          <w:rPr>
            <w:rFonts w:ascii="iCiel Avenir LT Std 35 Light" w:hAnsi="iCiel Avenir LT Std 35 Light" w:cs="Arial"/>
            <w:i/>
            <w:iCs/>
            <w:sz w:val="22"/>
            <w:szCs w:val="22"/>
            <w:lang w:val="vi-VN"/>
          </w:rPr>
          <w:delText xml:space="preserve">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Avenir Next LT Pro"/>
            <w:i/>
            <w:iCs/>
            <w:sz w:val="22"/>
            <w:szCs w:val="22"/>
            <w:lang w:val="vi-VN"/>
          </w:rPr>
          <w:delText>â</w:delText>
        </w:r>
        <w:r w:rsidRPr="00863667" w:rsidDel="00A1180F">
          <w:rPr>
            <w:rFonts w:ascii="iCiel Avenir LT Std 35 Light" w:hAnsi="iCiel Avenir LT Std 35 Light" w:cs="Arial"/>
            <w:i/>
            <w:iCs/>
            <w:sz w:val="22"/>
            <w:szCs w:val="22"/>
            <w:lang w:val="vi-VN"/>
          </w:rPr>
          <w:delText>n nh</w:delText>
        </w:r>
        <w:r w:rsidRPr="00863667" w:rsidDel="00A1180F">
          <w:rPr>
            <w:rFonts w:ascii="iCiel Avenir LT Std 35 Light" w:hAnsi="iCiel Avenir LT Std 35 Light" w:cs="Calibri"/>
            <w:i/>
            <w:iCs/>
            <w:sz w:val="22"/>
            <w:szCs w:val="22"/>
            <w:lang w:val="vi-VN"/>
          </w:rPr>
          <w:delText>ắ</w:delText>
        </w:r>
        <w:r w:rsidRPr="00863667" w:rsidDel="00A1180F">
          <w:rPr>
            <w:rFonts w:ascii="iCiel Avenir LT Std 35 Light" w:hAnsi="iCiel Avenir LT Std 35 Light" w:cs="Arial"/>
            <w:i/>
            <w:iCs/>
            <w:sz w:val="22"/>
            <w:szCs w:val="22"/>
            <w:lang w:val="vi-VN"/>
          </w:rPr>
          <w:delText xml:space="preserve">c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n th</w:delText>
        </w:r>
        <w:r w:rsidRPr="00863667" w:rsidDel="00A1180F">
          <w:rPr>
            <w:rFonts w:ascii="iCiel Avenir LT Std 35 Light" w:hAnsi="iCiel Avenir LT Std 35 Light" w:cs="Calibri"/>
            <w:i/>
            <w:iCs/>
            <w:sz w:val="22"/>
            <w:szCs w:val="22"/>
            <w:lang w:val="vi-VN"/>
          </w:rPr>
          <w:delText>ờ</w:delText>
        </w:r>
        <w:r w:rsidRPr="00863667" w:rsidDel="00A1180F">
          <w:rPr>
            <w:rFonts w:ascii="iCiel Avenir LT Std 35 Light" w:hAnsi="iCiel Avenir LT Std 35 Light" w:cs="Arial"/>
            <w:i/>
            <w:iCs/>
            <w:sz w:val="22"/>
            <w:szCs w:val="22"/>
            <w:lang w:val="vi-VN"/>
          </w:rPr>
          <w:delText>i gian tuy</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n sinh v</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ở</w:delText>
        </w:r>
        <w:r w:rsidRPr="00863667" w:rsidDel="00A1180F">
          <w:rPr>
            <w:rFonts w:ascii="iCiel Avenir LT Std 35 Light" w:hAnsi="iCiel Avenir LT Std 35 Light" w:cs="Arial"/>
            <w:i/>
            <w:iCs/>
            <w:sz w:val="22"/>
            <w:szCs w:val="22"/>
            <w:lang w:val="vi-VN"/>
          </w:rPr>
          <w:delText xml:space="preserve"> l</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p c</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a ch</w:delText>
        </w:r>
        <w:r w:rsidRPr="00863667" w:rsidDel="00A1180F">
          <w:rPr>
            <w:rFonts w:ascii="iCiel Avenir LT Std 35 Light" w:hAnsi="iCiel Avenir LT Std 35 Light" w:cs="Calibri"/>
            <w:i/>
            <w:iCs/>
            <w:sz w:val="22"/>
            <w:szCs w:val="22"/>
            <w:lang w:val="vi-VN"/>
          </w:rPr>
          <w:delText>ươ</w:delText>
        </w:r>
        <w:r w:rsidRPr="00863667" w:rsidDel="00A1180F">
          <w:rPr>
            <w:rFonts w:ascii="iCiel Avenir LT Std 35 Light" w:hAnsi="iCiel Avenir LT Std 35 Light" w:cs="Arial"/>
            <w:i/>
            <w:iCs/>
            <w:sz w:val="22"/>
            <w:szCs w:val="22"/>
            <w:lang w:val="vi-VN"/>
          </w:rPr>
          <w:delText>ng tr</w:delText>
        </w:r>
        <w:r w:rsidRPr="00863667" w:rsidDel="00A1180F">
          <w:rPr>
            <w:rFonts w:ascii="iCiel Avenir LT Std 35 Light" w:hAnsi="iCiel Avenir LT Std 35 Light" w:cs="Avenir Next LT Pro"/>
            <w:i/>
            <w:iCs/>
            <w:sz w:val="22"/>
            <w:szCs w:val="22"/>
            <w:lang w:val="vi-VN"/>
          </w:rPr>
          <w:delText>ì</w:delText>
        </w:r>
        <w:r w:rsidRPr="00863667" w:rsidDel="00A1180F">
          <w:rPr>
            <w:rFonts w:ascii="iCiel Avenir LT Std 35 Light" w:hAnsi="iCiel Avenir LT Std 35 Light" w:cs="Arial"/>
            <w:i/>
            <w:iCs/>
            <w:sz w:val="22"/>
            <w:szCs w:val="22"/>
            <w:lang w:val="vi-VN"/>
          </w:rPr>
          <w:delText>nh m</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i.</w:delText>
        </w:r>
      </w:del>
    </w:p>
    <w:p w14:paraId="76D5F937" w14:textId="45CC344D" w:rsidR="00BF43A2" w:rsidRPr="00863667" w:rsidDel="00A1180F" w:rsidRDefault="00BF43A2" w:rsidP="00D85019">
      <w:pPr>
        <w:pStyle w:val="ListParagraph"/>
        <w:numPr>
          <w:ilvl w:val="0"/>
          <w:numId w:val="11"/>
        </w:numPr>
        <w:tabs>
          <w:tab w:val="left" w:pos="630"/>
          <w:tab w:val="left" w:pos="720"/>
          <w:tab w:val="left" w:pos="1080"/>
        </w:tabs>
        <w:ind w:left="360" w:firstLine="360"/>
        <w:contextualSpacing w:val="0"/>
        <w:rPr>
          <w:del w:id="2126" w:author="An Tran, ACA (BUV)" w:date="2024-09-12T22:36:00Z" w16du:dateUtc="2024-09-12T15:36:00Z"/>
          <w:rFonts w:ascii="iCiel Avenir LT Std 35 Light" w:hAnsi="iCiel Avenir LT Std 35 Light" w:cs="Arial"/>
          <w:i/>
          <w:iCs/>
          <w:sz w:val="22"/>
          <w:szCs w:val="22"/>
          <w:lang w:val="vi-VN"/>
        </w:rPr>
      </w:pPr>
      <w:del w:id="2127" w:author="An Tran, ACA (BUV)" w:date="2024-09-12T22:36:00Z" w16du:dateUtc="2024-09-12T15:36:00Z">
        <w:r w:rsidRPr="00863667" w:rsidDel="00A1180F">
          <w:rPr>
            <w:rFonts w:ascii="iCiel Avenir LT Std 35 Light" w:hAnsi="iCiel Avenir LT Std 35 Light" w:cs="Arial"/>
            <w:i/>
            <w:iCs/>
            <w:sz w:val="22"/>
            <w:szCs w:val="22"/>
            <w:lang w:val="vi-VN"/>
          </w:rPr>
          <w:delText>Đ</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 xml:space="preserve"> ph</w:delText>
        </w:r>
        <w:r w:rsidRPr="00863667" w:rsidDel="00A1180F">
          <w:rPr>
            <w:rFonts w:ascii="iCiel Avenir LT Std 35 Light" w:hAnsi="iCiel Avenir LT Std 35 Light" w:cs="Avenir Next LT Pro"/>
            <w:i/>
            <w:iCs/>
            <w:sz w:val="22"/>
            <w:szCs w:val="22"/>
            <w:lang w:val="vi-VN"/>
          </w:rPr>
          <w:delText>ù</w:delText>
        </w:r>
        <w:r w:rsidRPr="00863667" w:rsidDel="00A1180F">
          <w:rPr>
            <w:rFonts w:ascii="iCiel Avenir LT Std 35 Light" w:hAnsi="iCiel Avenir LT Std 35 Light" w:cs="Arial"/>
            <w:i/>
            <w:iCs/>
            <w:sz w:val="22"/>
            <w:szCs w:val="22"/>
            <w:lang w:val="vi-VN"/>
          </w:rPr>
          <w:delText xml:space="preserve"> h</w:delText>
        </w:r>
        <w:r w:rsidRPr="00863667" w:rsidDel="00A1180F">
          <w:rPr>
            <w:rFonts w:ascii="iCiel Avenir LT Std 35 Light" w:hAnsi="iCiel Avenir LT Std 35 Light" w:cs="Calibri"/>
            <w:i/>
            <w:iCs/>
            <w:sz w:val="22"/>
            <w:szCs w:val="22"/>
            <w:lang w:val="vi-VN"/>
          </w:rPr>
          <w:delText>ợ</w:delText>
        </w:r>
        <w:r w:rsidRPr="00863667" w:rsidDel="00A1180F">
          <w:rPr>
            <w:rFonts w:ascii="iCiel Avenir LT Std 35 Light" w:hAnsi="iCiel Avenir LT Std 35 Light" w:cs="Arial"/>
            <w:i/>
            <w:iCs/>
            <w:sz w:val="22"/>
            <w:szCs w:val="22"/>
            <w:lang w:val="vi-VN"/>
          </w:rPr>
          <w:delText>p c</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a ch</w:delText>
        </w:r>
        <w:r w:rsidRPr="00863667" w:rsidDel="00A1180F">
          <w:rPr>
            <w:rFonts w:ascii="iCiel Avenir LT Std 35 Light" w:hAnsi="iCiel Avenir LT Std 35 Light" w:cs="Calibri"/>
            <w:i/>
            <w:iCs/>
            <w:sz w:val="22"/>
            <w:szCs w:val="22"/>
            <w:lang w:val="vi-VN"/>
          </w:rPr>
          <w:delText>ươ</w:delText>
        </w:r>
        <w:r w:rsidRPr="00863667" w:rsidDel="00A1180F">
          <w:rPr>
            <w:rFonts w:ascii="iCiel Avenir LT Std 35 Light" w:hAnsi="iCiel Avenir LT Std 35 Light" w:cs="Arial"/>
            <w:i/>
            <w:iCs/>
            <w:sz w:val="22"/>
            <w:szCs w:val="22"/>
            <w:lang w:val="vi-VN"/>
          </w:rPr>
          <w:delText>ng tr</w:delText>
        </w:r>
        <w:r w:rsidRPr="00863667" w:rsidDel="00A1180F">
          <w:rPr>
            <w:rFonts w:ascii="iCiel Avenir LT Std 35 Light" w:hAnsi="iCiel Avenir LT Std 35 Light" w:cs="Avenir Next LT Pro"/>
            <w:i/>
            <w:iCs/>
            <w:sz w:val="22"/>
            <w:szCs w:val="22"/>
            <w:lang w:val="vi-VN"/>
          </w:rPr>
          <w:delText>ì</w:delText>
        </w:r>
        <w:r w:rsidRPr="00863667" w:rsidDel="00A1180F">
          <w:rPr>
            <w:rFonts w:ascii="iCiel Avenir LT Std 35 Light" w:hAnsi="iCiel Avenir LT Std 35 Light" w:cs="Arial"/>
            <w:i/>
            <w:iCs/>
            <w:sz w:val="22"/>
            <w:szCs w:val="22"/>
            <w:lang w:val="vi-VN"/>
          </w:rPr>
          <w:delText>nh m</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i v</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i tr</w:delText>
        </w:r>
        <w:r w:rsidRPr="00863667" w:rsidDel="00A1180F">
          <w:rPr>
            <w:rFonts w:ascii="iCiel Avenir LT Std 35 Light" w:hAnsi="iCiel Avenir LT Std 35 Light" w:cs="Avenir Next LT Pro"/>
            <w:i/>
            <w:iCs/>
            <w:sz w:val="22"/>
            <w:szCs w:val="22"/>
            <w:lang w:val="vi-VN"/>
          </w:rPr>
          <w:delText>ì</w:delText>
        </w:r>
        <w:r w:rsidRPr="00863667" w:rsidDel="00A1180F">
          <w:rPr>
            <w:rFonts w:ascii="iCiel Avenir LT Std 35 Light" w:hAnsi="iCiel Avenir LT Std 35 Light" w:cs="Arial"/>
            <w:i/>
            <w:iCs/>
            <w:sz w:val="22"/>
            <w:szCs w:val="22"/>
            <w:lang w:val="vi-VN"/>
          </w:rPr>
          <w:delText xml:space="preserve">nh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 xml:space="preserve"> c</w:delText>
        </w:r>
        <w:r w:rsidRPr="00863667" w:rsidDel="00A1180F">
          <w:rPr>
            <w:rFonts w:ascii="iCiel Avenir LT Std 35 Light" w:hAnsi="iCiel Avenir LT Std 35 Light" w:cs="Calibri"/>
            <w:i/>
            <w:iCs/>
            <w:sz w:val="22"/>
            <w:szCs w:val="22"/>
            <w:lang w:val="vi-VN"/>
          </w:rPr>
          <w:delText>ủ</w:delText>
        </w:r>
        <w:r w:rsidRPr="00863667" w:rsidDel="00A1180F">
          <w:rPr>
            <w:rFonts w:ascii="iCiel Avenir LT Std 35 Light" w:hAnsi="iCiel Avenir LT Std 35 Light" w:cs="Arial"/>
            <w:i/>
            <w:iCs/>
            <w:sz w:val="22"/>
            <w:szCs w:val="22"/>
            <w:lang w:val="vi-VN"/>
          </w:rPr>
          <w:delText>a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li</w:delText>
        </w:r>
        <w:r w:rsidRPr="00863667" w:rsidDel="00A1180F">
          <w:rPr>
            <w:rFonts w:ascii="iCiel Avenir LT Std 35 Light" w:hAnsi="iCiel Avenir LT Std 35 Light" w:cs="Calibri"/>
            <w:i/>
            <w:iCs/>
            <w:sz w:val="22"/>
            <w:szCs w:val="22"/>
            <w:lang w:val="vi-VN"/>
          </w:rPr>
          <w:delText>ệ</w:delText>
        </w:r>
        <w:r w:rsidRPr="00863667" w:rsidDel="00A1180F">
          <w:rPr>
            <w:rFonts w:ascii="iCiel Avenir LT Std 35 Light" w:hAnsi="iCiel Avenir LT Std 35 Light" w:cs="Arial"/>
            <w:i/>
            <w:iCs/>
            <w:sz w:val="22"/>
            <w:szCs w:val="22"/>
            <w:lang w:val="vi-VN"/>
          </w:rPr>
          <w:delText>u c</w:delText>
        </w:r>
        <w:r w:rsidRPr="00863667" w:rsidDel="00A1180F">
          <w:rPr>
            <w:rFonts w:ascii="iCiel Avenir LT Std 35 Light" w:hAnsi="iCiel Avenir LT Std 35 Light" w:cs="Avenir Next LT Pro"/>
            <w:i/>
            <w:iCs/>
            <w:sz w:val="22"/>
            <w:szCs w:val="22"/>
            <w:lang w:val="vi-VN"/>
          </w:rPr>
          <w:delText>á</w:delText>
        </w:r>
        <w:r w:rsidRPr="00863667" w:rsidDel="00A1180F">
          <w:rPr>
            <w:rFonts w:ascii="iCiel Avenir LT Std 35 Light" w:hAnsi="iCiel Avenir LT Std 35 Light" w:cs="Arial"/>
            <w:i/>
            <w:iCs/>
            <w:sz w:val="22"/>
            <w:szCs w:val="22"/>
            <w:lang w:val="vi-VN"/>
          </w:rPr>
          <w:delText>c t</w:delText>
        </w:r>
        <w:r w:rsidRPr="00863667" w:rsidDel="00A1180F">
          <w:rPr>
            <w:rFonts w:ascii="iCiel Avenir LT Std 35 Light" w:hAnsi="iCiel Avenir LT Std 35 Light" w:cs="Avenir Next LT Pro"/>
            <w:i/>
            <w:iCs/>
            <w:sz w:val="22"/>
            <w:szCs w:val="22"/>
            <w:lang w:val="vi-VN"/>
          </w:rPr>
          <w:delText>í</w:delText>
        </w:r>
        <w:r w:rsidRPr="00863667" w:rsidDel="00A1180F">
          <w:rPr>
            <w:rFonts w:ascii="iCiel Avenir LT Std 35 Light" w:hAnsi="iCiel Avenir LT Std 35 Light" w:cs="Arial"/>
            <w:i/>
            <w:iCs/>
            <w:sz w:val="22"/>
            <w:szCs w:val="22"/>
            <w:lang w:val="vi-VN"/>
          </w:rPr>
          <w:delText>n ch</w:delText>
        </w:r>
        <w:r w:rsidRPr="00863667" w:rsidDel="00A1180F">
          <w:rPr>
            <w:rFonts w:ascii="iCiel Avenir LT Std 35 Light" w:hAnsi="iCiel Avenir LT Std 35 Light" w:cs="Calibri"/>
            <w:i/>
            <w:iCs/>
            <w:sz w:val="22"/>
            <w:szCs w:val="22"/>
            <w:lang w:val="vi-VN"/>
          </w:rPr>
          <w:delText>ỉ</w:delText>
        </w:r>
        <w:r w:rsidRPr="00863667" w:rsidDel="00A1180F">
          <w:rPr>
            <w:rFonts w:ascii="iCiel Avenir LT Std 35 Light" w:hAnsi="iCiel Avenir LT Std 35 Light" w:cs="Arial"/>
            <w:i/>
            <w:iCs/>
            <w:sz w:val="22"/>
            <w:szCs w:val="22"/>
            <w:lang w:val="vi-VN"/>
          </w:rPr>
          <w:delText xml:space="preserve">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đã</w:delText>
        </w:r>
        <w:r w:rsidRPr="00863667" w:rsidDel="00A1180F">
          <w:rPr>
            <w:rFonts w:ascii="iCiel Avenir LT Std 35 Light" w:hAnsi="iCiel Avenir LT Std 35 Light" w:cs="Arial"/>
            <w:i/>
            <w:iCs/>
            <w:sz w:val="22"/>
            <w:szCs w:val="22"/>
            <w:lang w:val="vi-VN"/>
          </w:rPr>
          <w:delText xml:space="preserve"> h</w:delText>
        </w:r>
        <w:r w:rsidRPr="00863667" w:rsidDel="00A1180F">
          <w:rPr>
            <w:rFonts w:ascii="iCiel Avenir LT Std 35 Light" w:hAnsi="iCiel Avenir LT Std 35 Light" w:cs="Calibri"/>
            <w:i/>
            <w:iCs/>
            <w:sz w:val="22"/>
            <w:szCs w:val="22"/>
            <w:lang w:val="vi-VN"/>
          </w:rPr>
          <w:delText>ọ</w:delText>
        </w:r>
        <w:r w:rsidRPr="00863667" w:rsidDel="00A1180F">
          <w:rPr>
            <w:rFonts w:ascii="iCiel Avenir LT Std 35 Light" w:hAnsi="iCiel Avenir LT Std 35 Light" w:cs="Arial"/>
            <w:i/>
            <w:iCs/>
            <w:sz w:val="22"/>
            <w:szCs w:val="22"/>
            <w:lang w:val="vi-VN"/>
          </w:rPr>
          <w:delText>c xong tr</w:delText>
        </w:r>
        <w:r w:rsidRPr="00863667" w:rsidDel="00A1180F">
          <w:rPr>
            <w:rFonts w:ascii="iCiel Avenir LT Std 35 Light" w:hAnsi="iCiel Avenir LT Std 35 Light" w:cs="Calibri"/>
            <w:i/>
            <w:iCs/>
            <w:sz w:val="22"/>
            <w:szCs w:val="22"/>
            <w:lang w:val="vi-VN"/>
          </w:rPr>
          <w:delText>ướ</w:delText>
        </w:r>
        <w:r w:rsidRPr="00863667" w:rsidDel="00A1180F">
          <w:rPr>
            <w:rFonts w:ascii="iCiel Avenir LT Std 35 Light" w:hAnsi="iCiel Avenir LT Std 35 Light" w:cs="Arial"/>
            <w:i/>
            <w:iCs/>
            <w:sz w:val="22"/>
            <w:szCs w:val="22"/>
            <w:lang w:val="vi-VN"/>
          </w:rPr>
          <w:delText xml:space="preserve">c </w:delText>
        </w:r>
        <w:r w:rsidRPr="00863667" w:rsidDel="00A1180F">
          <w:rPr>
            <w:rFonts w:ascii="iCiel Avenir LT Std 35 Light" w:hAnsi="iCiel Avenir LT Std 35 Light" w:cs="Avenir Next LT Pro"/>
            <w:i/>
            <w:iCs/>
            <w:sz w:val="22"/>
            <w:szCs w:val="22"/>
            <w:lang w:val="vi-VN"/>
          </w:rPr>
          <w:delText>đâ</w:delText>
        </w:r>
        <w:r w:rsidRPr="00863667" w:rsidDel="00A1180F">
          <w:rPr>
            <w:rFonts w:ascii="iCiel Avenir LT Std 35 Light" w:hAnsi="iCiel Avenir LT Std 35 Light" w:cs="Arial"/>
            <w:i/>
            <w:iCs/>
            <w:sz w:val="22"/>
            <w:szCs w:val="22"/>
            <w:lang w:val="vi-VN"/>
          </w:rPr>
          <w:delText>y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th</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ượ</w:delText>
        </w:r>
        <w:r w:rsidRPr="00863667" w:rsidDel="00A1180F">
          <w:rPr>
            <w:rFonts w:ascii="iCiel Avenir LT Std 35 Light" w:hAnsi="iCiel Avenir LT Std 35 Light" w:cs="Arial"/>
            <w:i/>
            <w:iCs/>
            <w:sz w:val="22"/>
            <w:szCs w:val="22"/>
            <w:lang w:val="vi-VN"/>
          </w:rPr>
          <w:delText>c chuy</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n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ổ</w:delText>
        </w:r>
        <w:r w:rsidRPr="00863667" w:rsidDel="00A1180F">
          <w:rPr>
            <w:rFonts w:ascii="iCiel Avenir LT Std 35 Light" w:hAnsi="iCiel Avenir LT Std 35 Light" w:cs="Arial"/>
            <w:i/>
            <w:iCs/>
            <w:sz w:val="22"/>
            <w:szCs w:val="22"/>
            <w:lang w:val="vi-VN"/>
          </w:rPr>
          <w:delText>i sang ch</w:delText>
        </w:r>
        <w:r w:rsidRPr="00863667" w:rsidDel="00A1180F">
          <w:rPr>
            <w:rFonts w:ascii="iCiel Avenir LT Std 35 Light" w:hAnsi="iCiel Avenir LT Std 35 Light" w:cs="Calibri"/>
            <w:i/>
            <w:iCs/>
            <w:sz w:val="22"/>
            <w:szCs w:val="22"/>
            <w:lang w:val="vi-VN"/>
          </w:rPr>
          <w:delText>ươ</w:delText>
        </w:r>
        <w:r w:rsidRPr="00863667" w:rsidDel="00A1180F">
          <w:rPr>
            <w:rFonts w:ascii="iCiel Avenir LT Std 35 Light" w:hAnsi="iCiel Avenir LT Std 35 Light" w:cs="Arial"/>
            <w:i/>
            <w:iCs/>
            <w:sz w:val="22"/>
            <w:szCs w:val="22"/>
            <w:lang w:val="vi-VN"/>
          </w:rPr>
          <w:delText>ng tr</w:delText>
        </w:r>
        <w:r w:rsidRPr="00863667" w:rsidDel="00A1180F">
          <w:rPr>
            <w:rFonts w:ascii="iCiel Avenir LT Std 35 Light" w:hAnsi="iCiel Avenir LT Std 35 Light" w:cs="Avenir Next LT Pro"/>
            <w:i/>
            <w:iCs/>
            <w:sz w:val="22"/>
            <w:szCs w:val="22"/>
            <w:lang w:val="vi-VN"/>
          </w:rPr>
          <w:delText>ì</w:delText>
        </w:r>
        <w:r w:rsidRPr="00863667" w:rsidDel="00A1180F">
          <w:rPr>
            <w:rFonts w:ascii="iCiel Avenir LT Std 35 Light" w:hAnsi="iCiel Avenir LT Std 35 Light" w:cs="Arial"/>
            <w:i/>
            <w:iCs/>
            <w:sz w:val="22"/>
            <w:szCs w:val="22"/>
            <w:lang w:val="vi-VN"/>
          </w:rPr>
          <w:delText>nh m</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i hay kh</w:delText>
        </w:r>
        <w:r w:rsidRPr="00863667" w:rsidDel="00A1180F">
          <w:rPr>
            <w:rFonts w:ascii="iCiel Avenir LT Std 35 Light" w:hAnsi="iCiel Avenir LT Std 35 Light" w:cs="Avenir Next LT Pro"/>
            <w:i/>
            <w:iCs/>
            <w:sz w:val="22"/>
            <w:szCs w:val="22"/>
            <w:lang w:val="vi-VN"/>
          </w:rPr>
          <w:delText>ô</w:delText>
        </w:r>
        <w:r w:rsidRPr="00863667" w:rsidDel="00A1180F">
          <w:rPr>
            <w:rFonts w:ascii="iCiel Avenir LT Std 35 Light" w:hAnsi="iCiel Avenir LT Std 35 Light" w:cs="Arial"/>
            <w:i/>
            <w:iCs/>
            <w:sz w:val="22"/>
            <w:szCs w:val="22"/>
            <w:lang w:val="vi-VN"/>
          </w:rPr>
          <w:delText>ng.</w:delText>
        </w:r>
      </w:del>
    </w:p>
    <w:p w14:paraId="09C699DC" w14:textId="56916062" w:rsidR="00BF43A2" w:rsidRPr="00863667" w:rsidDel="00A1180F" w:rsidRDefault="00BF43A2" w:rsidP="00D85019">
      <w:pPr>
        <w:pStyle w:val="ListParagraph"/>
        <w:numPr>
          <w:ilvl w:val="0"/>
          <w:numId w:val="11"/>
        </w:numPr>
        <w:tabs>
          <w:tab w:val="left" w:pos="630"/>
          <w:tab w:val="left" w:pos="720"/>
          <w:tab w:val="left" w:pos="1080"/>
        </w:tabs>
        <w:ind w:left="360" w:firstLine="360"/>
        <w:contextualSpacing w:val="0"/>
        <w:rPr>
          <w:del w:id="2128" w:author="An Tran, ACA (BUV)" w:date="2024-09-12T22:36:00Z" w16du:dateUtc="2024-09-12T15:36:00Z"/>
          <w:rFonts w:ascii="iCiel Avenir LT Std 35 Light" w:hAnsi="iCiel Avenir LT Std 35 Light" w:cs="Arial"/>
          <w:i/>
          <w:iCs/>
          <w:sz w:val="22"/>
          <w:szCs w:val="22"/>
          <w:lang w:val="vi-VN"/>
        </w:rPr>
      </w:pPr>
      <w:del w:id="2129" w:author="An Tran, ACA (BUV)" w:date="2024-09-12T22:36:00Z" w16du:dateUtc="2024-09-12T15:36:00Z">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ỗ</w:delText>
        </w:r>
        <w:r w:rsidRPr="00863667" w:rsidDel="00A1180F">
          <w:rPr>
            <w:rFonts w:ascii="iCiel Avenir LT Std 35 Light" w:hAnsi="iCiel Avenir LT Std 35 Light" w:cs="Arial"/>
            <w:i/>
            <w:iCs/>
            <w:sz w:val="22"/>
            <w:szCs w:val="22"/>
            <w:lang w:val="vi-VN"/>
          </w:rPr>
          <w:delText>i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 ch</w:delText>
        </w:r>
        <w:r w:rsidRPr="00863667" w:rsidDel="00A1180F">
          <w:rPr>
            <w:rFonts w:ascii="iCiel Avenir LT Std 35 Light" w:hAnsi="iCiel Avenir LT Std 35 Light" w:cs="Calibri"/>
            <w:i/>
            <w:iCs/>
            <w:sz w:val="22"/>
            <w:szCs w:val="22"/>
            <w:lang w:val="vi-VN"/>
          </w:rPr>
          <w:delText>ỉ</w:delText>
        </w:r>
        <w:r w:rsidRPr="00863667" w:rsidDel="00A1180F">
          <w:rPr>
            <w:rFonts w:ascii="iCiel Avenir LT Std 35 Light" w:hAnsi="iCiel Avenir LT Std 35 Light" w:cs="Arial"/>
            <w:i/>
            <w:iCs/>
            <w:sz w:val="22"/>
            <w:szCs w:val="22"/>
            <w:lang w:val="vi-VN"/>
          </w:rPr>
          <w:delText xml:space="preserve"> c</w:delText>
        </w:r>
        <w:r w:rsidRPr="00863667" w:rsidDel="00A1180F">
          <w:rPr>
            <w:rFonts w:ascii="iCiel Avenir LT Std 35 Light" w:hAnsi="iCiel Avenir LT Std 35 Light" w:cs="Avenir Next LT Pro"/>
            <w:i/>
            <w:iCs/>
            <w:sz w:val="22"/>
            <w:szCs w:val="22"/>
            <w:lang w:val="vi-VN"/>
          </w:rPr>
          <w:delText>ó</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t s</w:delText>
        </w:r>
        <w:r w:rsidRPr="00863667" w:rsidDel="00A1180F">
          <w:rPr>
            <w:rFonts w:ascii="iCiel Avenir LT Std 35 Light" w:hAnsi="iCiel Avenir LT Std 35 Light" w:cs="Calibri"/>
            <w:i/>
            <w:iCs/>
            <w:sz w:val="22"/>
            <w:szCs w:val="22"/>
            <w:lang w:val="vi-VN"/>
          </w:rPr>
          <w:delText>ố</w:delText>
        </w:r>
        <w:r w:rsidRPr="00863667" w:rsidDel="00A1180F">
          <w:rPr>
            <w:rFonts w:ascii="iCiel Avenir LT Std 35 Light" w:hAnsi="iCiel Avenir LT Std 35 Light" w:cs="Arial"/>
            <w:i/>
            <w:iCs/>
            <w:sz w:val="22"/>
            <w:szCs w:val="22"/>
            <w:lang w:val="vi-VN"/>
          </w:rPr>
          <w:delText xml:space="preserve"> c</w:delText>
        </w:r>
        <w:r w:rsidRPr="00863667" w:rsidDel="00A1180F">
          <w:rPr>
            <w:rFonts w:ascii="iCiel Avenir LT Std 35 Light" w:hAnsi="iCiel Avenir LT Std 35 Light" w:cs="Calibri"/>
            <w:i/>
            <w:iCs/>
            <w:sz w:val="22"/>
            <w:szCs w:val="22"/>
            <w:lang w:val="vi-VN"/>
          </w:rPr>
          <w:delText>ơ</w:delText>
        </w:r>
        <w:r w:rsidRPr="00863667" w:rsidDel="00A1180F">
          <w:rPr>
            <w:rFonts w:ascii="iCiel Avenir LT Std 35 Light" w:hAnsi="iCiel Avenir LT Std 35 Light" w:cs="Arial"/>
            <w:i/>
            <w:iCs/>
            <w:sz w:val="22"/>
            <w:szCs w:val="22"/>
            <w:lang w:val="vi-VN"/>
          </w:rPr>
          <w:delText xml:space="preserve"> h</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i nh</w:delText>
        </w:r>
        <w:r w:rsidRPr="00863667" w:rsidDel="00A1180F">
          <w:rPr>
            <w:rFonts w:ascii="iCiel Avenir LT Std 35 Light" w:hAnsi="iCiel Avenir LT Std 35 Light" w:cs="Calibri"/>
            <w:i/>
            <w:iCs/>
            <w:sz w:val="22"/>
            <w:szCs w:val="22"/>
            <w:lang w:val="vi-VN"/>
          </w:rPr>
          <w:delText>ấ</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 xml:space="preserve">nh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 xml:space="preserve"> chuy</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n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nh, do </w:delText>
        </w:r>
        <w:r w:rsidRPr="00863667" w:rsidDel="00A1180F">
          <w:rPr>
            <w:rFonts w:ascii="iCiel Avenir LT Std 35 Light" w:hAnsi="iCiel Avenir LT Std 35 Light" w:cs="Avenir Next LT Pro"/>
            <w:i/>
            <w:iCs/>
            <w:sz w:val="22"/>
            <w:szCs w:val="22"/>
            <w:lang w:val="vi-VN"/>
          </w:rPr>
          <w:delText>đó</w:delText>
        </w:r>
        <w:r w:rsidRPr="00863667" w:rsidDel="00A1180F">
          <w:rPr>
            <w:rFonts w:ascii="iCiel Avenir LT Std 35 Light" w:hAnsi="iCiel Avenir LT Std 35 Light" w:cs="Arial"/>
            <w:i/>
            <w:iCs/>
            <w:sz w:val="22"/>
            <w:szCs w:val="22"/>
            <w:lang w:val="vi-VN"/>
          </w:rPr>
          <w:delText xml:space="preserve"> vi</w:delText>
        </w:r>
        <w:r w:rsidRPr="00863667" w:rsidDel="00A1180F">
          <w:rPr>
            <w:rFonts w:ascii="iCiel Avenir LT Std 35 Light" w:hAnsi="iCiel Avenir LT Std 35 Light" w:cs="Calibri"/>
            <w:i/>
            <w:iCs/>
            <w:sz w:val="22"/>
            <w:szCs w:val="22"/>
            <w:lang w:val="vi-VN"/>
          </w:rPr>
          <w:delText>ệ</w:delText>
        </w:r>
        <w:r w:rsidRPr="00863667" w:rsidDel="00A1180F">
          <w:rPr>
            <w:rFonts w:ascii="iCiel Avenir LT Std 35 Light" w:hAnsi="iCiel Avenir LT Std 35 Light" w:cs="Arial"/>
            <w:i/>
            <w:iCs/>
            <w:sz w:val="22"/>
            <w:szCs w:val="22"/>
            <w:lang w:val="vi-VN"/>
          </w:rPr>
          <w:delText>c c</w:delText>
        </w:r>
        <w:r w:rsidRPr="00863667" w:rsidDel="00A1180F">
          <w:rPr>
            <w:rFonts w:ascii="iCiel Avenir LT Std 35 Light" w:hAnsi="iCiel Avenir LT Std 35 Light" w:cs="Avenir Next LT Pro"/>
            <w:i/>
            <w:iCs/>
            <w:sz w:val="22"/>
            <w:szCs w:val="22"/>
            <w:lang w:val="vi-VN"/>
          </w:rPr>
          <w:delText>â</w:delText>
        </w:r>
        <w:r w:rsidRPr="00863667" w:rsidDel="00A1180F">
          <w:rPr>
            <w:rFonts w:ascii="iCiel Avenir LT Std 35 Light" w:hAnsi="iCiel Avenir LT Std 35 Light" w:cs="Arial"/>
            <w:i/>
            <w:iCs/>
            <w:sz w:val="22"/>
            <w:szCs w:val="22"/>
            <w:lang w:val="vi-VN"/>
          </w:rPr>
          <w:delText>n nh</w:delText>
        </w:r>
        <w:r w:rsidRPr="00863667" w:rsidDel="00A1180F">
          <w:rPr>
            <w:rFonts w:ascii="iCiel Avenir LT Std 35 Light" w:hAnsi="iCiel Avenir LT Std 35 Light" w:cs="Calibri"/>
            <w:i/>
            <w:iCs/>
            <w:sz w:val="22"/>
            <w:szCs w:val="22"/>
            <w:lang w:val="vi-VN"/>
          </w:rPr>
          <w:delText>ắ</w:delText>
        </w:r>
        <w:r w:rsidRPr="00863667" w:rsidDel="00A1180F">
          <w:rPr>
            <w:rFonts w:ascii="iCiel Avenir LT Std 35 Light" w:hAnsi="iCiel Avenir LT Std 35 Light" w:cs="Arial"/>
            <w:i/>
            <w:iCs/>
            <w:sz w:val="22"/>
            <w:szCs w:val="22"/>
            <w:lang w:val="vi-VN"/>
          </w:rPr>
          <w:delText>c k</w:delText>
        </w:r>
        <w:r w:rsidRPr="00863667" w:rsidDel="00A1180F">
          <w:rPr>
            <w:rFonts w:ascii="iCiel Avenir LT Std 35 Light" w:hAnsi="iCiel Avenir LT Std 35 Light" w:cs="Calibri"/>
            <w:i/>
            <w:iCs/>
            <w:sz w:val="22"/>
            <w:szCs w:val="22"/>
            <w:lang w:val="vi-VN"/>
          </w:rPr>
          <w:delText>ỹ</w:delText>
        </w:r>
        <w:r w:rsidRPr="00863667" w:rsidDel="00A1180F">
          <w:rPr>
            <w:rFonts w:ascii="iCiel Avenir LT Std 35 Light" w:hAnsi="iCiel Avenir LT Std 35 Light" w:cs="Arial"/>
            <w:i/>
            <w:iCs/>
            <w:sz w:val="22"/>
            <w:szCs w:val="22"/>
            <w:lang w:val="vi-VN"/>
          </w:rPr>
          <w:delText xml:space="preserve"> l</w:delText>
        </w:r>
        <w:r w:rsidRPr="00863667" w:rsidDel="00A1180F">
          <w:rPr>
            <w:rFonts w:ascii="iCiel Avenir LT Std 35 Light" w:hAnsi="iCiel Avenir LT Std 35 Light" w:cs="Calibri"/>
            <w:i/>
            <w:iCs/>
            <w:sz w:val="22"/>
            <w:szCs w:val="22"/>
            <w:lang w:val="vi-VN"/>
          </w:rPr>
          <w:delText>ưỡ</w:delText>
        </w:r>
        <w:r w:rsidRPr="00863667" w:rsidDel="00A1180F">
          <w:rPr>
            <w:rFonts w:ascii="iCiel Avenir LT Std 35 Light" w:hAnsi="iCiel Avenir LT Std 35 Light" w:cs="Arial"/>
            <w:i/>
            <w:iCs/>
            <w:sz w:val="22"/>
            <w:szCs w:val="22"/>
            <w:lang w:val="vi-VN"/>
          </w:rPr>
          <w:delText>ng tr</w:delText>
        </w:r>
        <w:r w:rsidRPr="00863667" w:rsidDel="00A1180F">
          <w:rPr>
            <w:rFonts w:ascii="iCiel Avenir LT Std 35 Light" w:hAnsi="iCiel Avenir LT Std 35 Light" w:cs="Calibri"/>
            <w:i/>
            <w:iCs/>
            <w:sz w:val="22"/>
            <w:szCs w:val="22"/>
            <w:lang w:val="vi-VN"/>
          </w:rPr>
          <w:delText>ướ</w:delText>
        </w:r>
        <w:r w:rsidRPr="00863667" w:rsidDel="00A1180F">
          <w:rPr>
            <w:rFonts w:ascii="iCiel Avenir LT Std 35 Light" w:hAnsi="iCiel Avenir LT Std 35 Light" w:cs="Arial"/>
            <w:i/>
            <w:iCs/>
            <w:sz w:val="22"/>
            <w:szCs w:val="22"/>
            <w:lang w:val="vi-VN"/>
          </w:rPr>
          <w:delText>c khi quy</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nh l</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 m</w:delText>
        </w:r>
        <w:r w:rsidRPr="00863667" w:rsidDel="00A1180F">
          <w:rPr>
            <w:rFonts w:ascii="iCiel Avenir LT Std 35 Light" w:hAnsi="iCiel Avenir LT Std 35 Light" w:cs="Calibri"/>
            <w:i/>
            <w:iCs/>
            <w:sz w:val="22"/>
            <w:szCs w:val="22"/>
            <w:lang w:val="vi-VN"/>
          </w:rPr>
          <w:delText>ộ</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Arial"/>
            <w:i/>
            <w:iCs/>
            <w:sz w:val="22"/>
            <w:szCs w:val="22"/>
            <w:lang w:val="vi-VN"/>
          </w:rPr>
          <w:delText>i</w:delText>
        </w:r>
        <w:r w:rsidRPr="00863667" w:rsidDel="00A1180F">
          <w:rPr>
            <w:rFonts w:ascii="iCiel Avenir LT Std 35 Light" w:hAnsi="iCiel Avenir LT Std 35 Light" w:cs="Calibri"/>
            <w:i/>
            <w:iCs/>
            <w:sz w:val="22"/>
            <w:szCs w:val="22"/>
            <w:lang w:val="vi-VN"/>
          </w:rPr>
          <w:delText>ề</w:delText>
        </w:r>
        <w:r w:rsidRPr="00863667" w:rsidDel="00A1180F">
          <w:rPr>
            <w:rFonts w:ascii="iCiel Avenir LT Std 35 Light" w:hAnsi="iCiel Avenir LT Std 35 Light" w:cs="Arial"/>
            <w:i/>
            <w:iCs/>
            <w:sz w:val="22"/>
            <w:szCs w:val="22"/>
            <w:lang w:val="vi-VN"/>
          </w:rPr>
          <w:delText>u v</w:delText>
        </w:r>
        <w:r w:rsidRPr="00863667" w:rsidDel="00A1180F">
          <w:rPr>
            <w:rFonts w:ascii="iCiel Avenir LT Std 35 Light" w:hAnsi="iCiel Avenir LT Std 35 Light" w:cs="Avenir Next LT Pro"/>
            <w:i/>
            <w:iCs/>
            <w:sz w:val="22"/>
            <w:szCs w:val="22"/>
            <w:lang w:val="vi-VN"/>
          </w:rPr>
          <w:delText>ô</w:delText>
        </w:r>
        <w:r w:rsidRPr="00863667" w:rsidDel="00A1180F">
          <w:rPr>
            <w:rFonts w:ascii="iCiel Avenir LT Std 35 Light" w:hAnsi="iCiel Avenir LT Std 35 Light" w:cs="Arial"/>
            <w:i/>
            <w:iCs/>
            <w:sz w:val="22"/>
            <w:szCs w:val="22"/>
            <w:lang w:val="vi-VN"/>
          </w:rPr>
          <w:delText xml:space="preserve"> c</w:delText>
        </w:r>
        <w:r w:rsidRPr="00863667" w:rsidDel="00A1180F">
          <w:rPr>
            <w:rFonts w:ascii="iCiel Avenir LT Std 35 Light" w:hAnsi="iCiel Avenir LT Std 35 Light" w:cs="Avenir Next LT Pro"/>
            <w:i/>
            <w:iCs/>
            <w:sz w:val="22"/>
            <w:szCs w:val="22"/>
            <w:lang w:val="vi-VN"/>
          </w:rPr>
          <w:delText>ù</w:delText>
        </w:r>
        <w:r w:rsidRPr="00863667" w:rsidDel="00A1180F">
          <w:rPr>
            <w:rFonts w:ascii="iCiel Avenir LT Std 35 Light" w:hAnsi="iCiel Avenir LT Std 35 Light" w:cs="Arial"/>
            <w:i/>
            <w:iCs/>
            <w:sz w:val="22"/>
            <w:szCs w:val="22"/>
            <w:lang w:val="vi-VN"/>
          </w:rPr>
          <w:delText>ng c</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n thi</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t.</w:delText>
        </w:r>
      </w:del>
    </w:p>
    <w:p w14:paraId="6A3E02AA" w14:textId="7E8E70DA" w:rsidR="00911A40" w:rsidRPr="00863667" w:rsidDel="00A1180F" w:rsidRDefault="00911A40" w:rsidP="003E1B62">
      <w:pPr>
        <w:tabs>
          <w:tab w:val="left" w:pos="630"/>
          <w:tab w:val="left" w:pos="720"/>
          <w:tab w:val="left" w:pos="1080"/>
        </w:tabs>
        <w:ind w:firstLine="0"/>
        <w:rPr>
          <w:del w:id="2130" w:author="An Tran, ACA (BUV)" w:date="2024-09-12T22:36:00Z" w16du:dateUtc="2024-09-12T15:36:00Z"/>
          <w:rFonts w:ascii="iCiel Avenir LT Std 35 Light" w:hAnsi="iCiel Avenir LT Std 35 Light" w:cs="Arial"/>
          <w:i/>
          <w:iCs/>
          <w:sz w:val="22"/>
          <w:szCs w:val="22"/>
          <w:lang w:val="vi-VN"/>
        </w:rPr>
      </w:pPr>
      <w:del w:id="2131" w:author="An Tran, ACA (BUV)" w:date="2024-09-12T22:36:00Z" w16du:dateUtc="2024-09-12T15:36:00Z">
        <w:r w:rsidRPr="00863667" w:rsidDel="00A1180F">
          <w:rPr>
            <w:rFonts w:ascii="iCiel Avenir LT Std 35 Light" w:hAnsi="iCiel Avenir LT Std 35 Light" w:cs="Arial"/>
            <w:i/>
            <w:iCs/>
            <w:sz w:val="22"/>
            <w:szCs w:val="22"/>
            <w:lang w:val="vi-VN"/>
          </w:rPr>
          <w:delText xml:space="preserve">Sinh viên cần đóng phí hành chính không hoàn lại là 2.000.000 VNĐ để tiến hành thủ tục </w:delText>
        </w:r>
        <w:r w:rsidR="009A2C85" w:rsidRPr="00863667" w:rsidDel="00A1180F">
          <w:rPr>
            <w:rFonts w:ascii="iCiel Avenir LT Std 35 Light" w:hAnsi="iCiel Avenir LT Std 35 Light" w:cs="Arial"/>
            <w:i/>
            <w:iCs/>
            <w:sz w:val="22"/>
            <w:szCs w:val="22"/>
            <w:lang w:val="vi-VN"/>
          </w:rPr>
          <w:delText>chuyển ngành học</w:delText>
        </w:r>
        <w:r w:rsidRPr="00863667" w:rsidDel="00A1180F">
          <w:rPr>
            <w:rFonts w:ascii="iCiel Avenir LT Std 35 Light" w:hAnsi="iCiel Avenir LT Std 35 Light" w:cs="Arial"/>
            <w:i/>
            <w:iCs/>
            <w:sz w:val="22"/>
            <w:szCs w:val="22"/>
            <w:lang w:val="vi-VN"/>
          </w:rPr>
          <w:delText>. Sinh viên cần chịu trách nhiệm về bất kỳ thay đổi về học phí nào được áp dụng theo chính sách hiện hành.</w:delText>
        </w:r>
      </w:del>
    </w:p>
    <w:p w14:paraId="23094F89" w14:textId="1CD0AE4B" w:rsidR="00BF43A2" w:rsidRPr="00863667"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del w:id="2132" w:author="An Tran, ACA (BUV)" w:date="2024-09-12T22:36:00Z" w16du:dateUtc="2024-09-12T15:36:00Z">
        <w:r w:rsidRPr="00863667" w:rsidDel="00A1180F">
          <w:rPr>
            <w:rFonts w:ascii="iCiel Avenir LT Std 35 Light" w:hAnsi="iCiel Avenir LT Std 35 Light" w:cs="Arial"/>
            <w:i/>
            <w:iCs/>
            <w:sz w:val="22"/>
            <w:szCs w:val="22"/>
            <w:lang w:val="vi-VN"/>
          </w:rPr>
          <w:delText>Nhà tr</w:delText>
        </w:r>
        <w:r w:rsidRPr="00863667" w:rsidDel="00A1180F">
          <w:rPr>
            <w:rFonts w:ascii="iCiel Avenir LT Std 35 Light" w:hAnsi="iCiel Avenir LT Std 35 Light" w:cs="Calibri"/>
            <w:i/>
            <w:iCs/>
            <w:sz w:val="22"/>
            <w:szCs w:val="22"/>
            <w:lang w:val="vi-VN"/>
          </w:rPr>
          <w:delText>ườ</w:delText>
        </w:r>
        <w:r w:rsidRPr="00863667" w:rsidDel="00A1180F">
          <w:rPr>
            <w:rFonts w:ascii="iCiel Avenir LT Std 35 Light" w:hAnsi="iCiel Avenir LT Std 35 Light" w:cs="Arial"/>
            <w:i/>
            <w:iCs/>
            <w:sz w:val="22"/>
            <w:szCs w:val="22"/>
            <w:lang w:val="vi-VN"/>
          </w:rPr>
          <w:delText>ng khuy</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n kh</w:delText>
        </w:r>
        <w:r w:rsidRPr="00863667" w:rsidDel="00A1180F">
          <w:rPr>
            <w:rFonts w:ascii="iCiel Avenir LT Std 35 Light" w:hAnsi="iCiel Avenir LT Std 35 Light" w:cs="Avenir Next LT Pro"/>
            <w:i/>
            <w:iCs/>
            <w:sz w:val="22"/>
            <w:szCs w:val="22"/>
            <w:lang w:val="vi-VN"/>
          </w:rPr>
          <w:delText>í</w:delText>
        </w:r>
        <w:r w:rsidRPr="00863667" w:rsidDel="00A1180F">
          <w:rPr>
            <w:rFonts w:ascii="iCiel Avenir LT Std 35 Light" w:hAnsi="iCiel Avenir LT Std 35 Light" w:cs="Arial"/>
            <w:i/>
            <w:iCs/>
            <w:sz w:val="22"/>
            <w:szCs w:val="22"/>
            <w:lang w:val="vi-VN"/>
          </w:rPr>
          <w:delText>ch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 xml:space="preserve">n trao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ổ</w:delText>
        </w:r>
        <w:r w:rsidRPr="00863667" w:rsidDel="00A1180F">
          <w:rPr>
            <w:rFonts w:ascii="iCiel Avenir LT Std 35 Light" w:hAnsi="iCiel Avenir LT Std 35 Light" w:cs="Arial"/>
            <w:i/>
            <w:iCs/>
            <w:sz w:val="22"/>
            <w:szCs w:val="22"/>
            <w:lang w:val="vi-VN"/>
          </w:rPr>
          <w:delText>i k</w:delText>
        </w:r>
        <w:r w:rsidRPr="00863667" w:rsidDel="00A1180F">
          <w:rPr>
            <w:rFonts w:ascii="iCiel Avenir LT Std 35 Light" w:hAnsi="iCiel Avenir LT Std 35 Light" w:cs="Calibri"/>
            <w:i/>
            <w:iCs/>
            <w:sz w:val="22"/>
            <w:szCs w:val="22"/>
            <w:lang w:val="vi-VN"/>
          </w:rPr>
          <w:delText>ỹ</w:delText>
        </w:r>
        <w:r w:rsidRPr="00863667" w:rsidDel="00A1180F">
          <w:rPr>
            <w:rFonts w:ascii="iCiel Avenir LT Std 35 Light" w:hAnsi="iCiel Avenir LT Std 35 Light" w:cs="Arial"/>
            <w:i/>
            <w:iCs/>
            <w:sz w:val="22"/>
            <w:szCs w:val="22"/>
            <w:lang w:val="vi-VN"/>
          </w:rPr>
          <w:delText xml:space="preserve"> v</w:delText>
        </w:r>
        <w:r w:rsidRPr="00863667" w:rsidDel="00A1180F">
          <w:rPr>
            <w:rFonts w:ascii="iCiel Avenir LT Std 35 Light" w:hAnsi="iCiel Avenir LT Std 35 Light" w:cs="Calibri"/>
            <w:i/>
            <w:iCs/>
            <w:sz w:val="22"/>
            <w:szCs w:val="22"/>
            <w:lang w:val="vi-VN"/>
          </w:rPr>
          <w:delText>ớ</w:delText>
        </w:r>
        <w:r w:rsidRPr="00863667" w:rsidDel="00A1180F">
          <w:rPr>
            <w:rFonts w:ascii="iCiel Avenir LT Std 35 Light" w:hAnsi="iCiel Avenir LT Std 35 Light" w:cs="Arial"/>
            <w:i/>
            <w:iCs/>
            <w:sz w:val="22"/>
            <w:szCs w:val="22"/>
            <w:lang w:val="vi-VN"/>
          </w:rPr>
          <w:delText xml:space="preserve">i </w:delText>
        </w:r>
        <w:r w:rsidR="00350B76" w:rsidRPr="00863667" w:rsidDel="00A1180F">
          <w:rPr>
            <w:rFonts w:ascii="iCiel Avenir LT Std 35 Light" w:hAnsi="iCiel Avenir LT Std 35 Light" w:cs="Arial"/>
            <w:i/>
            <w:iCs/>
            <w:sz w:val="22"/>
            <w:szCs w:val="22"/>
            <w:lang w:val="vi-VN"/>
          </w:rPr>
          <w:delText xml:space="preserve">Bộ phận Thông tin Sinh viên </w:delText>
        </w:r>
        <w:r w:rsidRPr="00863667" w:rsidDel="00A1180F">
          <w:rPr>
            <w:rFonts w:ascii="iCiel Avenir LT Std 35 Light" w:hAnsi="iCiel Avenir LT Std 35 Light" w:cs="Arial"/>
            <w:i/>
            <w:iCs/>
            <w:sz w:val="22"/>
            <w:szCs w:val="22"/>
            <w:lang w:val="vi-VN"/>
          </w:rPr>
          <w:delText>tr</w:delText>
        </w:r>
        <w:r w:rsidRPr="00863667" w:rsidDel="00A1180F">
          <w:rPr>
            <w:rFonts w:ascii="iCiel Avenir LT Std 35 Light" w:hAnsi="iCiel Avenir LT Std 35 Light" w:cs="Calibri"/>
            <w:i/>
            <w:iCs/>
            <w:sz w:val="22"/>
            <w:szCs w:val="22"/>
            <w:lang w:val="vi-VN"/>
          </w:rPr>
          <w:delText>ướ</w:delText>
        </w:r>
        <w:r w:rsidRPr="00863667" w:rsidDel="00A1180F">
          <w:rPr>
            <w:rFonts w:ascii="iCiel Avenir LT Std 35 Light" w:hAnsi="iCiel Avenir LT Std 35 Light" w:cs="Arial"/>
            <w:i/>
            <w:iCs/>
            <w:sz w:val="22"/>
            <w:szCs w:val="22"/>
            <w:lang w:val="vi-VN"/>
          </w:rPr>
          <w:delText>c khi quy</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 xml:space="preserve">t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ị</w:delText>
        </w:r>
        <w:r w:rsidRPr="00863667" w:rsidDel="00A1180F">
          <w:rPr>
            <w:rFonts w:ascii="iCiel Avenir LT Std 35 Light" w:hAnsi="iCiel Avenir LT Std 35 Light" w:cs="Arial"/>
            <w:i/>
            <w:iCs/>
            <w:sz w:val="22"/>
            <w:szCs w:val="22"/>
            <w:lang w:val="vi-VN"/>
          </w:rPr>
          <w:delText>nh chuy</w:delText>
        </w:r>
        <w:r w:rsidRPr="00863667" w:rsidDel="00A1180F">
          <w:rPr>
            <w:rFonts w:ascii="iCiel Avenir LT Std 35 Light" w:hAnsi="iCiel Avenir LT Std 35 Light" w:cs="Calibri"/>
            <w:i/>
            <w:iCs/>
            <w:sz w:val="22"/>
            <w:szCs w:val="22"/>
            <w:lang w:val="vi-VN"/>
          </w:rPr>
          <w:delText>ể</w:delText>
        </w:r>
        <w:r w:rsidRPr="00863667" w:rsidDel="00A1180F">
          <w:rPr>
            <w:rFonts w:ascii="iCiel Avenir LT Std 35 Light" w:hAnsi="iCiel Avenir LT Std 35 Light" w:cs="Arial"/>
            <w:i/>
            <w:iCs/>
            <w:sz w:val="22"/>
            <w:szCs w:val="22"/>
            <w:lang w:val="vi-VN"/>
          </w:rPr>
          <w:delText>n ng</w:delText>
        </w:r>
        <w:r w:rsidRPr="00863667" w:rsidDel="00A1180F">
          <w:rPr>
            <w:rFonts w:ascii="iCiel Avenir LT Std 35 Light" w:hAnsi="iCiel Avenir LT Std 35 Light" w:cs="Avenir Next LT Pro"/>
            <w:i/>
            <w:iCs/>
            <w:sz w:val="22"/>
            <w:szCs w:val="22"/>
            <w:lang w:val="vi-VN"/>
          </w:rPr>
          <w:delText>à</w:delText>
        </w:r>
        <w:r w:rsidRPr="00863667" w:rsidDel="00A1180F">
          <w:rPr>
            <w:rFonts w:ascii="iCiel Avenir LT Std 35 Light" w:hAnsi="iCiel Avenir LT Std 35 Light" w:cs="Arial"/>
            <w:i/>
            <w:iCs/>
            <w:sz w:val="22"/>
            <w:szCs w:val="22"/>
            <w:lang w:val="vi-VN"/>
          </w:rPr>
          <w:delText xml:space="preserve">nh. </w:delText>
        </w:r>
        <w:r w:rsidR="00BA7428" w:rsidRPr="00863667" w:rsidDel="00A1180F">
          <w:rPr>
            <w:rFonts w:ascii="iCiel Avenir LT Std 35 Light" w:hAnsi="iCiel Avenir LT Std 35 Light" w:cs="Arial"/>
            <w:i/>
            <w:iCs/>
            <w:sz w:val="22"/>
            <w:szCs w:val="22"/>
            <w:lang w:val="vi-VN"/>
          </w:rPr>
          <w:delText xml:space="preserve">Phòng Thông tin Sinh viên </w:delText>
        </w:r>
        <w:r w:rsidRPr="00863667" w:rsidDel="00A1180F">
          <w:rPr>
            <w:rFonts w:ascii="iCiel Avenir LT Std 35 Light" w:hAnsi="iCiel Avenir LT Std 35 Light" w:cs="Arial"/>
            <w:i/>
            <w:iCs/>
            <w:sz w:val="22"/>
            <w:szCs w:val="22"/>
            <w:lang w:val="vi-VN"/>
          </w:rPr>
          <w:delText>s</w:delText>
        </w:r>
        <w:r w:rsidRPr="00863667" w:rsidDel="00A1180F">
          <w:rPr>
            <w:rFonts w:ascii="iCiel Avenir LT Std 35 Light" w:hAnsi="iCiel Avenir LT Std 35 Light" w:cs="Calibri"/>
            <w:i/>
            <w:iCs/>
            <w:sz w:val="22"/>
            <w:szCs w:val="22"/>
            <w:lang w:val="vi-VN"/>
          </w:rPr>
          <w:delText>ẽ</w:delText>
        </w:r>
        <w:r w:rsidRPr="00863667" w:rsidDel="00A1180F">
          <w:rPr>
            <w:rFonts w:ascii="iCiel Avenir LT Std 35 Light" w:hAnsi="iCiel Avenir LT Std 35 Light" w:cs="Arial"/>
            <w:i/>
            <w:iCs/>
            <w:sz w:val="22"/>
            <w:szCs w:val="22"/>
            <w:lang w:val="vi-VN"/>
          </w:rPr>
          <w:delText xml:space="preserve"> h</w:delText>
        </w:r>
        <w:r w:rsidRPr="00863667" w:rsidDel="00A1180F">
          <w:rPr>
            <w:rFonts w:ascii="iCiel Avenir LT Std 35 Light" w:hAnsi="iCiel Avenir LT Std 35 Light" w:cs="Calibri"/>
            <w:i/>
            <w:iCs/>
            <w:sz w:val="22"/>
            <w:szCs w:val="22"/>
            <w:lang w:val="vi-VN"/>
          </w:rPr>
          <w:delText>ướ</w:delText>
        </w:r>
        <w:r w:rsidRPr="00863667" w:rsidDel="00A1180F">
          <w:rPr>
            <w:rFonts w:ascii="iCiel Avenir LT Std 35 Light" w:hAnsi="iCiel Avenir LT Std 35 Light" w:cs="Arial"/>
            <w:i/>
            <w:iCs/>
            <w:sz w:val="22"/>
            <w:szCs w:val="22"/>
            <w:lang w:val="vi-VN"/>
          </w:rPr>
          <w:delText>ng d</w:delText>
        </w:r>
        <w:r w:rsidRPr="00863667" w:rsidDel="00A1180F">
          <w:rPr>
            <w:rFonts w:ascii="iCiel Avenir LT Std 35 Light" w:hAnsi="iCiel Avenir LT Std 35 Light" w:cs="Calibri"/>
            <w:i/>
            <w:iCs/>
            <w:sz w:val="22"/>
            <w:szCs w:val="22"/>
            <w:lang w:val="vi-VN"/>
          </w:rPr>
          <w:delText>ẫ</w:delText>
        </w:r>
        <w:r w:rsidRPr="00863667" w:rsidDel="00A1180F">
          <w:rPr>
            <w:rFonts w:ascii="iCiel Avenir LT Std 35 Light" w:hAnsi="iCiel Avenir LT Std 35 Light" w:cs="Arial"/>
            <w:i/>
            <w:iCs/>
            <w:sz w:val="22"/>
            <w:szCs w:val="22"/>
            <w:lang w:val="vi-VN"/>
          </w:rPr>
          <w:delText>n c</w:delText>
        </w:r>
        <w:r w:rsidRPr="00863667" w:rsidDel="00A1180F">
          <w:rPr>
            <w:rFonts w:ascii="iCiel Avenir LT Std 35 Light" w:hAnsi="iCiel Avenir LT Std 35 Light" w:cs="Calibri"/>
            <w:i/>
            <w:iCs/>
            <w:sz w:val="22"/>
            <w:szCs w:val="22"/>
            <w:lang w:val="vi-VN"/>
          </w:rPr>
          <w:delText>ặ</w:delText>
        </w:r>
        <w:r w:rsidRPr="00863667" w:rsidDel="00A1180F">
          <w:rPr>
            <w:rFonts w:ascii="iCiel Avenir LT Std 35 Light" w:hAnsi="iCiel Avenir LT Std 35 Light" w:cs="Arial"/>
            <w:i/>
            <w:iCs/>
            <w:sz w:val="22"/>
            <w:szCs w:val="22"/>
            <w:lang w:val="vi-VN"/>
          </w:rPr>
          <w:delText>n k</w:delText>
        </w:r>
        <w:r w:rsidRPr="00863667" w:rsidDel="00A1180F">
          <w:rPr>
            <w:rFonts w:ascii="iCiel Avenir LT Std 35 Light" w:hAnsi="iCiel Avenir LT Std 35 Light" w:cs="Calibri"/>
            <w:i/>
            <w:iCs/>
            <w:sz w:val="22"/>
            <w:szCs w:val="22"/>
            <w:lang w:val="vi-VN"/>
          </w:rPr>
          <w:delText>ẽ</w:delText>
        </w:r>
        <w:r w:rsidRPr="00863667" w:rsidDel="00A1180F">
          <w:rPr>
            <w:rFonts w:ascii="iCiel Avenir LT Std 35 Light" w:hAnsi="iCiel Avenir LT Std 35 Light" w:cs="Arial"/>
            <w:i/>
            <w:iCs/>
            <w:sz w:val="22"/>
            <w:szCs w:val="22"/>
            <w:lang w:val="vi-VN"/>
          </w:rPr>
          <w:delText xml:space="preserve"> sinh vi</w:delText>
        </w:r>
        <w:r w:rsidRPr="00863667" w:rsidDel="00A1180F">
          <w:rPr>
            <w:rFonts w:ascii="iCiel Avenir LT Std 35 Light" w:hAnsi="iCiel Avenir LT Std 35 Light" w:cs="Avenir Next LT Pro"/>
            <w:i/>
            <w:iCs/>
            <w:sz w:val="22"/>
            <w:szCs w:val="22"/>
            <w:lang w:val="vi-VN"/>
          </w:rPr>
          <w:delText>ê</w:delText>
        </w:r>
        <w:r w:rsidRPr="00863667" w:rsidDel="00A1180F">
          <w:rPr>
            <w:rFonts w:ascii="iCiel Avenir LT Std 35 Light" w:hAnsi="iCiel Avenir LT Std 35 Light" w:cs="Arial"/>
            <w:i/>
            <w:iCs/>
            <w:sz w:val="22"/>
            <w:szCs w:val="22"/>
            <w:lang w:val="vi-VN"/>
          </w:rPr>
          <w:delText>n</w:delText>
        </w:r>
        <w:r w:rsidR="00BA7428" w:rsidRPr="00863667" w:rsidDel="00A1180F">
          <w:rPr>
            <w:rFonts w:ascii="iCiel Avenir LT Std 35 Light" w:hAnsi="iCiel Avenir LT Std 35 Light" w:cs="Arial"/>
            <w:i/>
            <w:iCs/>
            <w:sz w:val="22"/>
            <w:szCs w:val="22"/>
            <w:lang w:val="vi-VN"/>
          </w:rPr>
          <w:delText xml:space="preserve"> về quy trình chuyển ngành</w:delText>
        </w:r>
        <w:r w:rsidRPr="00863667" w:rsidDel="00A1180F">
          <w:rPr>
            <w:rFonts w:ascii="iCiel Avenir LT Std 35 Light" w:hAnsi="iCiel Avenir LT Std 35 Light" w:cs="Arial"/>
            <w:i/>
            <w:iCs/>
            <w:sz w:val="22"/>
            <w:szCs w:val="22"/>
            <w:lang w:val="vi-VN"/>
          </w:rPr>
          <w:delText xml:space="preserve"> </w:delText>
        </w:r>
        <w:r w:rsidR="00BA7428" w:rsidRPr="00863667" w:rsidDel="00A1180F">
          <w:rPr>
            <w:rFonts w:ascii="iCiel Avenir LT Std 35 Light" w:hAnsi="iCiel Avenir LT Std 35 Light" w:cs="Arial"/>
            <w:i/>
            <w:iCs/>
            <w:sz w:val="22"/>
            <w:szCs w:val="22"/>
            <w:lang w:val="vi-VN"/>
          </w:rPr>
          <w:delText xml:space="preserve">thông </w:delText>
        </w:r>
        <w:r w:rsidRPr="00863667" w:rsidDel="00A1180F">
          <w:rPr>
            <w:rFonts w:ascii="iCiel Avenir LT Std 35 Light" w:hAnsi="iCiel Avenir LT Std 35 Light" w:cs="Arial"/>
            <w:i/>
            <w:iCs/>
            <w:sz w:val="22"/>
            <w:szCs w:val="22"/>
            <w:lang w:val="vi-VN"/>
          </w:rPr>
          <w:delText xml:space="preserve">qua email </w:delText>
        </w:r>
        <w:r w:rsidR="006033B6" w:rsidRPr="00863667" w:rsidDel="00A1180F">
          <w:rPr>
            <w:rFonts w:ascii="iCiel Avenir LT Std 35 Light" w:hAnsi="iCiel Avenir LT Std 35 Light"/>
            <w:rPrChange w:id="2133" w:author="An Tran, ACA (BUV)" w:date="2024-09-13T17:29:00Z" w16du:dateUtc="2024-09-13T10:29:00Z">
              <w:rPr/>
            </w:rPrChange>
          </w:rPr>
          <w:fldChar w:fldCharType="begin"/>
        </w:r>
        <w:r w:rsidR="006033B6" w:rsidRPr="00863667" w:rsidDel="00A1180F">
          <w:rPr>
            <w:rFonts w:ascii="iCiel Avenir LT Std 35 Light" w:hAnsi="iCiel Avenir LT Std 35 Light"/>
            <w:rPrChange w:id="2134" w:author="An Tran, ACA (BUV)" w:date="2024-09-13T17:29:00Z" w16du:dateUtc="2024-09-13T10:29:00Z">
              <w:rPr/>
            </w:rPrChange>
          </w:rPr>
          <w:delInstrText>HYPERLINK "mailto:studentservice@buv.edu.vn"</w:delInstrText>
        </w:r>
        <w:r w:rsidR="006033B6" w:rsidRPr="00B8666B" w:rsidDel="00A1180F">
          <w:rPr>
            <w:rFonts w:ascii="iCiel Avenir LT Std 35 Light" w:hAnsi="iCiel Avenir LT Std 35 Light"/>
          </w:rPr>
        </w:r>
        <w:r w:rsidR="006033B6" w:rsidRPr="00863667" w:rsidDel="00A1180F">
          <w:rPr>
            <w:rPrChange w:id="2135"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A1180F">
          <w:rPr>
            <w:rStyle w:val="Hyperlink"/>
            <w:rFonts w:ascii="iCiel Avenir LT Std 35 Light" w:hAnsi="iCiel Avenir LT Std 35 Light" w:cs="Arial"/>
            <w:i/>
            <w:iCs/>
            <w:sz w:val="22"/>
            <w:szCs w:val="22"/>
            <w:lang w:val="vi-VN"/>
          </w:rPr>
          <w:delText>studentservice@buv.edu.vn</w:delText>
        </w:r>
        <w:r w:rsidR="006033B6" w:rsidRPr="00863667" w:rsidDel="00A1180F">
          <w:rPr>
            <w:rStyle w:val="Hyperlink"/>
            <w:rFonts w:ascii="iCiel Avenir LT Std 35 Light" w:hAnsi="iCiel Avenir LT Std 35 Light" w:cs="Arial"/>
            <w:i/>
            <w:iCs/>
            <w:sz w:val="22"/>
            <w:szCs w:val="22"/>
            <w:lang w:val="vi-VN"/>
          </w:rPr>
          <w:fldChar w:fldCharType="end"/>
        </w:r>
        <w:r w:rsidRPr="00863667" w:rsidDel="00A1180F">
          <w:rPr>
            <w:rStyle w:val="Hyperlink"/>
            <w:rFonts w:ascii="iCiel Avenir LT Std 35 Light" w:hAnsi="iCiel Avenir LT Std 35 Light" w:cs="Arial"/>
            <w:sz w:val="22"/>
            <w:szCs w:val="22"/>
            <w:lang w:val="vi-VN"/>
          </w:rPr>
          <w:delText xml:space="preserve"> </w:delText>
        </w:r>
        <w:r w:rsidRPr="00863667" w:rsidDel="00A1180F">
          <w:rPr>
            <w:rFonts w:ascii="iCiel Avenir LT Std 35 Light" w:hAnsi="iCiel Avenir LT Std 35 Light" w:cs="Arial"/>
            <w:i/>
            <w:iCs/>
            <w:sz w:val="22"/>
            <w:szCs w:val="22"/>
            <w:lang w:val="vi-VN"/>
          </w:rPr>
          <w:delText>ho</w:delText>
        </w:r>
        <w:r w:rsidRPr="00863667" w:rsidDel="00A1180F">
          <w:rPr>
            <w:rFonts w:ascii="iCiel Avenir LT Std 35 Light" w:hAnsi="iCiel Avenir LT Std 35 Light" w:cs="Calibri"/>
            <w:i/>
            <w:iCs/>
            <w:sz w:val="22"/>
            <w:szCs w:val="22"/>
            <w:lang w:val="vi-VN"/>
          </w:rPr>
          <w:delText>ặ</w:delText>
        </w:r>
        <w:r w:rsidRPr="00863667" w:rsidDel="00A1180F">
          <w:rPr>
            <w:rFonts w:ascii="iCiel Avenir LT Std 35 Light" w:hAnsi="iCiel Avenir LT Std 35 Light" w:cs="Arial"/>
            <w:i/>
            <w:iCs/>
            <w:sz w:val="22"/>
            <w:szCs w:val="22"/>
            <w:lang w:val="vi-VN"/>
          </w:rPr>
          <w:delText xml:space="preserve">c trao </w:delText>
        </w:r>
        <w:r w:rsidRPr="00863667" w:rsidDel="00A1180F">
          <w:rPr>
            <w:rFonts w:ascii="iCiel Avenir LT Std 35 Light" w:hAnsi="iCiel Avenir LT Std 35 Light" w:cs="Avenir Next LT Pro"/>
            <w:i/>
            <w:iCs/>
            <w:sz w:val="22"/>
            <w:szCs w:val="22"/>
            <w:lang w:val="vi-VN"/>
          </w:rPr>
          <w:delText>đ</w:delText>
        </w:r>
        <w:r w:rsidRPr="00863667" w:rsidDel="00A1180F">
          <w:rPr>
            <w:rFonts w:ascii="iCiel Avenir LT Std 35 Light" w:hAnsi="iCiel Avenir LT Std 35 Light" w:cs="Calibri"/>
            <w:i/>
            <w:iCs/>
            <w:sz w:val="22"/>
            <w:szCs w:val="22"/>
            <w:lang w:val="vi-VN"/>
          </w:rPr>
          <w:delText>ổ</w:delText>
        </w:r>
        <w:r w:rsidRPr="00863667" w:rsidDel="00A1180F">
          <w:rPr>
            <w:rFonts w:ascii="iCiel Avenir LT Std 35 Light" w:hAnsi="iCiel Avenir LT Std 35 Light" w:cs="Arial"/>
            <w:i/>
            <w:iCs/>
            <w:sz w:val="22"/>
            <w:szCs w:val="22"/>
            <w:lang w:val="vi-VN"/>
          </w:rPr>
          <w:delText>i tr</w:delText>
        </w:r>
        <w:r w:rsidRPr="00863667" w:rsidDel="00A1180F">
          <w:rPr>
            <w:rFonts w:ascii="iCiel Avenir LT Std 35 Light" w:hAnsi="iCiel Avenir LT Std 35 Light" w:cs="Calibri"/>
            <w:i/>
            <w:iCs/>
            <w:sz w:val="22"/>
            <w:szCs w:val="22"/>
            <w:lang w:val="vi-VN"/>
          </w:rPr>
          <w:delText>ự</w:delText>
        </w:r>
        <w:r w:rsidRPr="00863667" w:rsidDel="00A1180F">
          <w:rPr>
            <w:rFonts w:ascii="iCiel Avenir LT Std 35 Light" w:hAnsi="iCiel Avenir LT Std 35 Light" w:cs="Arial"/>
            <w:i/>
            <w:iCs/>
            <w:sz w:val="22"/>
            <w:szCs w:val="22"/>
            <w:lang w:val="vi-VN"/>
          </w:rPr>
          <w:delText>c ti</w:delText>
        </w:r>
        <w:r w:rsidRPr="00863667" w:rsidDel="00A1180F">
          <w:rPr>
            <w:rFonts w:ascii="iCiel Avenir LT Std 35 Light" w:hAnsi="iCiel Avenir LT Std 35 Light" w:cs="Calibri"/>
            <w:i/>
            <w:iCs/>
            <w:sz w:val="22"/>
            <w:szCs w:val="22"/>
            <w:lang w:val="vi-VN"/>
          </w:rPr>
          <w:delText>ế</w:delText>
        </w:r>
        <w:r w:rsidRPr="00863667" w:rsidDel="00A1180F">
          <w:rPr>
            <w:rFonts w:ascii="iCiel Avenir LT Std 35 Light" w:hAnsi="iCiel Avenir LT Std 35 Light" w:cs="Arial"/>
            <w:i/>
            <w:iCs/>
            <w:sz w:val="22"/>
            <w:szCs w:val="22"/>
            <w:lang w:val="vi-VN"/>
          </w:rPr>
          <w:delText>p t</w:delText>
        </w:r>
        <w:r w:rsidRPr="00863667" w:rsidDel="00A1180F">
          <w:rPr>
            <w:rFonts w:ascii="iCiel Avenir LT Std 35 Light" w:hAnsi="iCiel Avenir LT Std 35 Light" w:cs="Calibri"/>
            <w:i/>
            <w:iCs/>
            <w:sz w:val="22"/>
            <w:szCs w:val="22"/>
            <w:lang w:val="vi-VN"/>
          </w:rPr>
          <w:delText>ạ</w:delText>
        </w:r>
        <w:r w:rsidRPr="00863667" w:rsidDel="00A1180F">
          <w:rPr>
            <w:rFonts w:ascii="iCiel Avenir LT Std 35 Light" w:hAnsi="iCiel Avenir LT Std 35 Light" w:cs="Arial"/>
            <w:i/>
            <w:iCs/>
            <w:sz w:val="22"/>
            <w:szCs w:val="22"/>
            <w:lang w:val="vi-VN"/>
          </w:rPr>
          <w:delText>i qu</w:delText>
        </w:r>
        <w:r w:rsidRPr="00863667" w:rsidDel="00A1180F">
          <w:rPr>
            <w:rFonts w:ascii="iCiel Avenir LT Std 35 Light" w:hAnsi="iCiel Avenir LT Std 35 Light" w:cs="Calibri"/>
            <w:i/>
            <w:iCs/>
            <w:sz w:val="22"/>
            <w:szCs w:val="22"/>
            <w:lang w:val="vi-VN"/>
          </w:rPr>
          <w:delText>ầ</w:delText>
        </w:r>
        <w:r w:rsidRPr="00863667" w:rsidDel="00A1180F">
          <w:rPr>
            <w:rFonts w:ascii="iCiel Avenir LT Std 35 Light" w:hAnsi="iCiel Avenir LT Std 35 Light" w:cs="Arial"/>
            <w:i/>
            <w:iCs/>
            <w:sz w:val="22"/>
            <w:szCs w:val="22"/>
            <w:lang w:val="vi-VN"/>
          </w:rPr>
          <w:delText>y Th</w:delText>
        </w:r>
        <w:r w:rsidRPr="00863667" w:rsidDel="00A1180F">
          <w:rPr>
            <w:rFonts w:ascii="iCiel Avenir LT Std 35 Light" w:hAnsi="iCiel Avenir LT Std 35 Light" w:cs="Avenir Next LT Pro"/>
            <w:i/>
            <w:iCs/>
            <w:sz w:val="22"/>
            <w:szCs w:val="22"/>
            <w:lang w:val="vi-VN"/>
          </w:rPr>
          <w:delText>ô</w:delText>
        </w:r>
        <w:r w:rsidRPr="00863667" w:rsidDel="00A1180F">
          <w:rPr>
            <w:rFonts w:ascii="iCiel Avenir LT Std 35 Light" w:hAnsi="iCiel Avenir LT Std 35 Light" w:cs="Arial"/>
            <w:i/>
            <w:iCs/>
            <w:sz w:val="22"/>
            <w:szCs w:val="22"/>
            <w:lang w:val="vi-VN"/>
          </w:rPr>
          <w:delText>ng tin Sinh viê</w:delText>
        </w:r>
        <w:r w:rsidR="00BA7428" w:rsidRPr="00863667" w:rsidDel="00A1180F">
          <w:rPr>
            <w:rFonts w:ascii="iCiel Avenir LT Std 35 Light" w:hAnsi="iCiel Avenir LT Std 35 Light" w:cs="Arial"/>
            <w:i/>
            <w:iCs/>
            <w:sz w:val="22"/>
            <w:szCs w:val="22"/>
            <w:lang w:val="vi-VN"/>
          </w:rPr>
          <w:delText>n</w:delText>
        </w:r>
        <w:r w:rsidRPr="00863667" w:rsidDel="00A1180F">
          <w:rPr>
            <w:rFonts w:ascii="iCiel Avenir LT Std 35 Light" w:hAnsi="iCiel Avenir LT Std 35 Light" w:cs="Arial"/>
            <w:i/>
            <w:iCs/>
            <w:sz w:val="22"/>
            <w:szCs w:val="22"/>
            <w:lang w:val="vi-VN"/>
          </w:rPr>
          <w:delText>.</w:delText>
        </w:r>
      </w:del>
    </w:p>
    <w:p w14:paraId="373D009B" w14:textId="5BF08A78" w:rsidR="00BF43A2" w:rsidRPr="00863667"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136" w:name="_Toc107324300"/>
      <w:bookmarkStart w:id="2137" w:name="_Toc177143727"/>
      <w:r w:rsidRPr="00863667">
        <w:rPr>
          <w:rFonts w:cs="Arial"/>
          <w:szCs w:val="22"/>
          <w:lang w:val="vi-VN"/>
        </w:rPr>
        <w:t xml:space="preserve">Why do students need to buy social medical insurance at BUV? Can students cancel that as they have purchased other health insurance? / </w:t>
      </w:r>
      <w:r w:rsidRPr="00863667">
        <w:rPr>
          <w:rFonts w:cs="Arial"/>
          <w:i/>
          <w:iCs/>
          <w:szCs w:val="22"/>
          <w:lang w:val="vi-VN"/>
        </w:rPr>
        <w:t>Tại sao việc mua bảo hiểm y tế tại BUV là điều cần thiết? Nếu sinh viên đã có bảo hiểm y tế, sinh viên có thể xin huỷ bảo hiểm y tế tại BUV hay không?</w:t>
      </w:r>
      <w:bookmarkEnd w:id="2136"/>
      <w:bookmarkEnd w:id="2137"/>
    </w:p>
    <w:p w14:paraId="3A4CF8E0" w14:textId="77777777" w:rsidR="00BF43A2" w:rsidRPr="00863667"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 xml:space="preserve">: </w:t>
      </w:r>
    </w:p>
    <w:p w14:paraId="35F4768D" w14:textId="6D8B4333" w:rsidR="00BF43A2" w:rsidRPr="00863667"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According to Vietnam’s Laws and Regulations on Health Insurance, all full-time students are required to have valid Health Insurance during their study in Vietnam. BUV as a university, has the responsibility to ensure that </w:t>
      </w:r>
      <w:r w:rsidR="0037692E" w:rsidRPr="00863667">
        <w:rPr>
          <w:rFonts w:ascii="iCiel Avenir LT Std 35 Light" w:hAnsi="iCiel Avenir LT Std 35 Light" w:cs="Arial"/>
          <w:sz w:val="22"/>
          <w:szCs w:val="22"/>
          <w:lang w:val="vi-VN"/>
        </w:rPr>
        <w:t>all</w:t>
      </w:r>
      <w:r w:rsidRPr="00863667">
        <w:rPr>
          <w:rFonts w:ascii="iCiel Avenir LT Std 35 Light" w:hAnsi="iCiel Avenir LT Std 35 Light" w:cs="Arial"/>
          <w:sz w:val="22"/>
          <w:szCs w:val="22"/>
          <w:lang w:val="vi-VN"/>
        </w:rPr>
        <w:t xml:space="preserve"> our students have access to Health Insurance when they study with us. It is not compulsory to purchase Health Insurance via BUV. However, if students already have a valid Health Insurance, it is the student’s responsibility to inform BUV and provide us with a copy of the Insurance Card to send to our Registered Insurance Office for verification. Please note that only certain types of Insurance are equivalent to the Vietnam Social Security’s Health Insurance. If student’s current insurance is not qualified to replace Vietnamese Social Security’s Health Insurance, student is still required to purchase Health Insurance either via BUV or individually. For more information, kindly refer to the link below: </w:t>
      </w:r>
    </w:p>
    <w:p w14:paraId="7E74DC81" w14:textId="5D55D7DA" w:rsidR="00BF43A2" w:rsidRPr="00863667" w:rsidRDefault="00863667" w:rsidP="003E1B62">
      <w:pPr>
        <w:tabs>
          <w:tab w:val="left" w:pos="630"/>
          <w:tab w:val="left" w:pos="720"/>
          <w:tab w:val="left" w:pos="1080"/>
        </w:tabs>
        <w:rPr>
          <w:rStyle w:val="Hyperlink"/>
          <w:rFonts w:ascii="iCiel Avenir LT Std 35 Light" w:hAnsi="iCiel Avenir LT Std 35 Light" w:cs="Arial"/>
          <w:sz w:val="22"/>
          <w:szCs w:val="22"/>
        </w:rPr>
      </w:pPr>
      <w:r w:rsidRPr="00863667">
        <w:rPr>
          <w:rFonts w:ascii="iCiel Avenir LT Std 35 Light" w:hAnsi="iCiel Avenir LT Std 35 Light"/>
          <w:rPrChange w:id="2138" w:author="An Tran, ACA (BUV)" w:date="2024-09-13T17:29:00Z" w16du:dateUtc="2024-09-13T10:29:00Z">
            <w:rPr/>
          </w:rPrChange>
        </w:rPr>
        <w:fldChar w:fldCharType="begin"/>
      </w:r>
      <w:r w:rsidRPr="00863667">
        <w:rPr>
          <w:rFonts w:ascii="iCiel Avenir LT Std 35 Light" w:hAnsi="iCiel Avenir LT Std 35 Light"/>
          <w:rPrChange w:id="2139" w:author="An Tran, ACA (BUV)" w:date="2024-09-13T17:29:00Z" w16du:dateUtc="2024-09-13T10:29:00Z">
            <w:rPr/>
          </w:rPrChange>
        </w:rPr>
        <w:instrText>HYPERLINK "https://buveduvn0-my.sharepoint.com/personal/studentservice_buv_edu_vn/_layouts/15/guestaccess.aspx?share=Enul4z_EOQhLrCG0w_qMySQBW70VkOmkjxvI38hD85mkdg&amp;e=7584bo"</w:instrText>
      </w:r>
      <w:r w:rsidRPr="00B8666B">
        <w:rPr>
          <w:rFonts w:ascii="iCiel Avenir LT Std 35 Light" w:hAnsi="iCiel Avenir LT Std 35 Light"/>
        </w:rPr>
      </w:r>
      <w:r w:rsidRPr="00863667">
        <w:rPr>
          <w:rPrChange w:id="2140" w:author="An Tran, ACA (BUV)" w:date="2024-09-13T17:29:00Z" w16du:dateUtc="2024-09-13T10:29:00Z">
            <w:rPr>
              <w:rStyle w:val="Hyperlink"/>
              <w:rFonts w:ascii="iCiel Avenir LT Std 35 Light" w:hAnsi="iCiel Avenir LT Std 35 Light" w:cs="Arial"/>
              <w:sz w:val="22"/>
              <w:szCs w:val="22"/>
            </w:rPr>
          </w:rPrChange>
        </w:rPr>
        <w:fldChar w:fldCharType="separate"/>
      </w:r>
      <w:r w:rsidR="004D5990" w:rsidRPr="00863667">
        <w:rPr>
          <w:rStyle w:val="Hyperlink"/>
          <w:rFonts w:ascii="iCiel Avenir LT Std 35 Light" w:hAnsi="iCiel Avenir LT Std 35 Light" w:cs="Arial"/>
          <w:sz w:val="22"/>
          <w:szCs w:val="22"/>
        </w:rPr>
        <w:t>Law on Health Insurance</w:t>
      </w:r>
      <w:r w:rsidRPr="00863667">
        <w:rPr>
          <w:rStyle w:val="Hyperlink"/>
          <w:rFonts w:ascii="iCiel Avenir LT Std 35 Light" w:hAnsi="iCiel Avenir LT Std 35 Light" w:cs="Arial"/>
          <w:sz w:val="22"/>
          <w:szCs w:val="22"/>
        </w:rPr>
        <w:fldChar w:fldCharType="end"/>
      </w:r>
    </w:p>
    <w:p w14:paraId="31D72749" w14:textId="77777777" w:rsidR="00BA2B6C" w:rsidRPr="00863667" w:rsidRDefault="00BA2B6C" w:rsidP="00BA2B6C">
      <w:pPr>
        <w:tabs>
          <w:tab w:val="left" w:pos="630"/>
          <w:tab w:val="left" w:pos="720"/>
          <w:tab w:val="left" w:pos="1080"/>
        </w:tabs>
        <w:ind w:firstLine="0"/>
        <w:rPr>
          <w:rFonts w:ascii="iCiel Avenir LT Std 35 Light" w:hAnsi="iCiel Avenir LT Std 35 Light" w:cs="Arial"/>
          <w:sz w:val="22"/>
          <w:szCs w:val="22"/>
        </w:rPr>
      </w:pPr>
      <w:r w:rsidRPr="00863667">
        <w:rPr>
          <w:rFonts w:ascii="iCiel Avenir LT Std 35 Light" w:hAnsi="iCiel Avenir LT Std 35 Light" w:cs="Arial"/>
          <w:sz w:val="22"/>
          <w:szCs w:val="22"/>
        </w:rPr>
        <w:t xml:space="preserve">We encourage students to contact the Student Information Office directly at the counter or via email at </w:t>
      </w:r>
      <w:r w:rsidR="00863667" w:rsidRPr="00863667">
        <w:rPr>
          <w:rFonts w:ascii="iCiel Avenir LT Std 35 Light" w:hAnsi="iCiel Avenir LT Std 35 Light"/>
          <w:rPrChange w:id="2141" w:author="An Tran, ACA (BUV)" w:date="2024-09-13T17:29:00Z" w16du:dateUtc="2024-09-13T10:29:00Z">
            <w:rPr/>
          </w:rPrChange>
        </w:rPr>
        <w:fldChar w:fldCharType="begin"/>
      </w:r>
      <w:r w:rsidR="00863667" w:rsidRPr="00863667">
        <w:rPr>
          <w:rFonts w:ascii="iCiel Avenir LT Std 35 Light" w:hAnsi="iCiel Avenir LT Std 35 Light"/>
          <w:rPrChange w:id="2142"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2143"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studentservice@buv.edu.vn</w:t>
      </w:r>
      <w:r w:rsidR="00863667"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for more detailed information.</w:t>
      </w:r>
    </w:p>
    <w:p w14:paraId="643C4689" w14:textId="3079F311" w:rsidR="00BF43A2" w:rsidRPr="00863667"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Theo lu</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t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w:t>
      </w:r>
      <w:r w:rsidR="001361ED" w:rsidRPr="00863667">
        <w:rPr>
          <w:rFonts w:ascii="iCiel Avenir LT Std 35 Light" w:hAnsi="iCiel Avenir LT Std 35 Light" w:cs="Arial"/>
          <w:i/>
          <w:iCs/>
          <w:sz w:val="22"/>
          <w:szCs w:val="22"/>
        </w:rPr>
        <w:t xml:space="preserve"> y tế</w:t>
      </w:r>
      <w:r w:rsidRPr="00863667">
        <w:rPr>
          <w:rFonts w:ascii="iCiel Avenir LT Std 35 Light" w:hAnsi="iCiel Avenir LT Std 35 Light" w:cs="Arial"/>
          <w:i/>
          <w:iCs/>
          <w:sz w:val="22"/>
          <w:szCs w:val="22"/>
          <w:lang w:val="vi-VN"/>
        </w:rPr>
        <w:t xml:space="preserve">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t Nam s</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 xml:space="preserve">a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 xml:space="preserve"> sung n</w:t>
      </w:r>
      <w:r w:rsidRPr="00863667">
        <w:rPr>
          <w:rFonts w:ascii="iCiel Avenir LT Std 35 Light" w:hAnsi="iCiel Avenir LT Std 35 Light" w:cs="Avenir Next LT Pro"/>
          <w:i/>
          <w:iCs/>
          <w:sz w:val="22"/>
          <w:szCs w:val="22"/>
          <w:lang w:val="vi-VN"/>
        </w:rPr>
        <w:t>ă</w:t>
      </w:r>
      <w:r w:rsidRPr="00863667">
        <w:rPr>
          <w:rFonts w:ascii="iCiel Avenir LT Std 35 Light" w:hAnsi="iCiel Avenir LT Std 35 Light" w:cs="Arial"/>
          <w:i/>
          <w:iCs/>
          <w:sz w:val="22"/>
          <w:szCs w:val="22"/>
          <w:lang w:val="vi-VN"/>
        </w:rPr>
        <w:t>m 2014,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sinh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thu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c nh</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m tham gia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y t</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(BHYT) b</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t bu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c.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ch nhi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 xml:space="preserve">m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m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t</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c</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ang theo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to</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ph</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BHYT trong su</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t qu</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Tuy nhi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b</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 b</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t bu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c ph</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mua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qua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Trong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h</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p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đã</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BHYT d</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i d</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kh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sinh viên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b</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t</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cung c</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 xml:space="preserve">nh </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nh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th</w:t>
      </w:r>
      <w:r w:rsidRPr="00863667">
        <w:rPr>
          <w:rFonts w:ascii="iCiel Avenir LT Std 35 Light" w:hAnsi="iCiel Avenir LT Std 35 Light" w:cs="Calibri"/>
          <w:i/>
          <w:iCs/>
          <w:sz w:val="22"/>
          <w:szCs w:val="22"/>
          <w:lang w:val="vi-VN"/>
        </w:rPr>
        <w:t>ẻ</w:t>
      </w:r>
      <w:r w:rsidRPr="00863667">
        <w:rPr>
          <w:rFonts w:ascii="iCiel Avenir LT Std 35 Light" w:hAnsi="iCiel Avenir LT Std 35 Light" w:cs="Arial"/>
          <w:i/>
          <w:iCs/>
          <w:sz w:val="22"/>
          <w:szCs w:val="22"/>
          <w:lang w:val="vi-VN"/>
        </w:rPr>
        <w:t xml:space="preserve"> BHYT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ang d</w:t>
      </w:r>
      <w:r w:rsidRPr="00863667">
        <w:rPr>
          <w:rFonts w:ascii="iCiel Avenir LT Std 35 Light" w:hAnsi="iCiel Avenir LT Std 35 Light" w:cs="Avenir Next LT Pro"/>
          <w:i/>
          <w:iCs/>
          <w:sz w:val="22"/>
          <w:szCs w:val="22"/>
          <w:lang w:val="vi-VN"/>
        </w:rPr>
        <w:t>ù</w:t>
      </w:r>
      <w:r w:rsidRPr="00863667">
        <w:rPr>
          <w:rFonts w:ascii="iCiel Avenir LT Std 35 Light" w:hAnsi="iCiel Avenir LT Std 35 Light" w:cs="Arial"/>
          <w:i/>
          <w:iCs/>
          <w:sz w:val="22"/>
          <w:szCs w:val="22"/>
          <w:lang w:val="vi-VN"/>
        </w:rPr>
        <w:t>ng.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g</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i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 t</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 xml:space="preserve"> quan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ch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x</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tr</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Calibri"/>
          <w:i/>
          <w:iCs/>
          <w:sz w:val="22"/>
          <w:szCs w:val="22"/>
          <w:lang w:val="vi-VN"/>
        </w:rPr>
        <w:t>ẻ</w:t>
      </w:r>
      <w:r w:rsidRPr="00863667">
        <w:rPr>
          <w:rFonts w:ascii="iCiel Avenir LT Std 35 Light" w:hAnsi="iCiel Avenir LT Std 35 Light" w:cs="Arial"/>
          <w:i/>
          <w:iCs/>
          <w:sz w:val="22"/>
          <w:szCs w:val="22"/>
          <w:lang w:val="vi-VN"/>
        </w:rPr>
        <w:t>. Xin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l</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u </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BHYT do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X</w:t>
      </w:r>
      <w:r w:rsidRPr="00863667">
        <w:rPr>
          <w:rFonts w:ascii="iCiel Avenir LT Std 35 Light" w:hAnsi="iCiel Avenir LT Std 35 Light" w:cs="Avenir Next LT Pro"/>
          <w:i/>
          <w:iCs/>
          <w:sz w:val="22"/>
          <w:szCs w:val="22"/>
          <w:lang w:val="vi-VN"/>
        </w:rPr>
        <w:t>ã</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i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t Nam ph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t 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hoàn toàn khác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lo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th</w:t>
      </w:r>
      <w:r w:rsidRPr="00863667">
        <w:rPr>
          <w:rFonts w:ascii="iCiel Avenir LT Std 35 Light" w:hAnsi="iCiel Avenir LT Std 35 Light" w:cs="Calibri"/>
          <w:i/>
          <w:iCs/>
          <w:sz w:val="22"/>
          <w:szCs w:val="22"/>
          <w:lang w:val="vi-VN"/>
        </w:rPr>
        <w:t>ẻ</w:t>
      </w:r>
      <w:r w:rsidRPr="00863667">
        <w:rPr>
          <w:rFonts w:ascii="iCiel Avenir LT Std 35 Light" w:hAnsi="iCiel Avenir LT Std 35 Light" w:cs="Arial"/>
          <w:i/>
          <w:iCs/>
          <w:sz w:val="22"/>
          <w:szCs w:val="22"/>
          <w:lang w:val="vi-VN"/>
        </w:rPr>
        <w:t xml:space="preserve">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nh</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s</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c kho</w:t>
      </w:r>
      <w:r w:rsidRPr="00863667">
        <w:rPr>
          <w:rFonts w:ascii="iCiel Avenir LT Std 35 Light" w:hAnsi="iCiel Avenir LT Std 35 Light" w:cs="Calibri"/>
          <w:i/>
          <w:iCs/>
          <w:sz w:val="22"/>
          <w:szCs w:val="22"/>
          <w:lang w:val="vi-VN"/>
        </w:rPr>
        <w:t>ẻ</w:t>
      </w:r>
      <w:r w:rsidRPr="00863667">
        <w:rPr>
          <w:rFonts w:ascii="iCiel Avenir LT Std 35 Light" w:hAnsi="iCiel Avenir LT Std 35 Light" w:cs="Arial"/>
          <w:i/>
          <w:iCs/>
          <w:sz w:val="22"/>
          <w:szCs w:val="22"/>
          <w:lang w:val="vi-VN"/>
        </w:rPr>
        <w:t>,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th</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do c</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ty t</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ph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t 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nh. Do </w:t>
      </w:r>
      <w:r w:rsidRPr="00863667">
        <w:rPr>
          <w:rFonts w:ascii="iCiel Avenir LT Std 35 Light" w:hAnsi="iCiel Avenir LT Std 35 Light" w:cs="Avenir Next LT Pro"/>
          <w:i/>
          <w:iCs/>
          <w:sz w:val="22"/>
          <w:szCs w:val="22"/>
          <w:lang w:val="vi-VN"/>
        </w:rPr>
        <w:t>đó</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nh nh</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m l</w:t>
      </w:r>
      <w:r w:rsidRPr="00863667">
        <w:rPr>
          <w:rFonts w:ascii="iCiel Avenir LT Std 35 Light" w:hAnsi="iCiel Avenir LT Std 35 Light" w:cs="Calibri"/>
          <w:i/>
          <w:iCs/>
          <w:sz w:val="22"/>
          <w:szCs w:val="22"/>
          <w:lang w:val="vi-VN"/>
        </w:rPr>
        <w:t>ẫ</w:t>
      </w:r>
      <w:r w:rsidRPr="00863667">
        <w:rPr>
          <w:rFonts w:ascii="iCiel Avenir LT Std 35 Light" w:hAnsi="iCiel Avenir LT Std 35 Light" w:cs="Arial"/>
          <w:i/>
          <w:iCs/>
          <w:sz w:val="22"/>
          <w:szCs w:val="22"/>
          <w:lang w:val="vi-VN"/>
        </w:rPr>
        <w:t>n,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gia </w:t>
      </w:r>
      <w:r w:rsidRPr="00863667">
        <w:rPr>
          <w:rFonts w:ascii="iCiel Avenir LT Std 35 Light" w:hAnsi="iCiel Avenir LT Std 35 Light" w:cs="Avenir Next LT Pro"/>
          <w:i/>
          <w:iCs/>
          <w:sz w:val="22"/>
          <w:szCs w:val="22"/>
          <w:lang w:val="vi-VN"/>
        </w:rPr>
        <w:t>đì</w:t>
      </w:r>
      <w:r w:rsidRPr="00863667">
        <w:rPr>
          <w:rFonts w:ascii="iCiel Avenir LT Std 35 Light" w:hAnsi="iCiel Avenir LT Std 35 Light" w:cs="Arial"/>
          <w:i/>
          <w:iCs/>
          <w:sz w:val="22"/>
          <w:szCs w:val="22"/>
          <w:lang w:val="vi-VN"/>
        </w:rPr>
        <w:t>nh vui l</w:t>
      </w:r>
      <w:r w:rsidRPr="00863667">
        <w:rPr>
          <w:rFonts w:ascii="iCiel Avenir LT Std 35 Light" w:hAnsi="iCiel Avenir LT Std 35 Light" w:cs="Avenir Next LT Pro"/>
          <w:i/>
          <w:iCs/>
          <w:sz w:val="22"/>
          <w:szCs w:val="22"/>
          <w:lang w:val="vi-VN"/>
        </w:rPr>
        <w:t>ò</w:t>
      </w:r>
      <w:r w:rsidRPr="00863667">
        <w:rPr>
          <w:rFonts w:ascii="iCiel Avenir LT Std 35 Light" w:hAnsi="iCiel Avenir LT Std 35 Light" w:cs="Arial"/>
          <w:i/>
          <w:iCs/>
          <w:sz w:val="22"/>
          <w:szCs w:val="22"/>
          <w:lang w:val="vi-VN"/>
        </w:rPr>
        <w:t>ng g</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nh th</w:t>
      </w:r>
      <w:r w:rsidRPr="00863667">
        <w:rPr>
          <w:rFonts w:ascii="iCiel Avenir LT Std 35 Light" w:hAnsi="iCiel Avenir LT Std 35 Light" w:cs="Calibri"/>
          <w:i/>
          <w:iCs/>
          <w:sz w:val="22"/>
          <w:szCs w:val="22"/>
          <w:lang w:val="vi-VN"/>
        </w:rPr>
        <w:t>ẻ</w:t>
      </w:r>
      <w:r w:rsidRPr="00863667">
        <w:rPr>
          <w:rFonts w:ascii="iCiel Avenir LT Std 35 Light" w:hAnsi="iCiel Avenir LT Std 35 Light" w:cs="Arial"/>
          <w:i/>
          <w:iCs/>
          <w:sz w:val="22"/>
          <w:szCs w:val="22"/>
          <w:lang w:val="vi-VN"/>
        </w:rPr>
        <w:t xml:space="preserve">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t</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x</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y</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t th</w:t>
      </w:r>
      <w:r w:rsidRPr="00863667">
        <w:rPr>
          <w:rFonts w:ascii="iCiel Avenir LT Std 35 Light" w:hAnsi="iCiel Avenir LT Std 35 Light" w:cs="Calibri"/>
          <w:i/>
          <w:iCs/>
          <w:sz w:val="22"/>
          <w:szCs w:val="22"/>
          <w:lang w:val="vi-VN"/>
        </w:rPr>
        <w:t>ẻ</w:t>
      </w:r>
      <w:r w:rsidRPr="00863667">
        <w:rPr>
          <w:rFonts w:ascii="iCiel Avenir LT Std 35 Light" w:hAnsi="iCiel Avenir LT Std 35 Light" w:cs="Arial"/>
          <w:i/>
          <w:iCs/>
          <w:sz w:val="22"/>
          <w:szCs w:val="22"/>
          <w:lang w:val="vi-VN"/>
        </w:rPr>
        <w:t xml:space="preserve"> BHYT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N</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u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thay th</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BHYT b</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t bu</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c,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y</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t</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mua BHYT do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X</w:t>
      </w:r>
      <w:r w:rsidRPr="00863667">
        <w:rPr>
          <w:rFonts w:ascii="iCiel Avenir LT Std 35 Light" w:hAnsi="iCiel Avenir LT Std 35 Light" w:cs="Avenir Next LT Pro"/>
          <w:i/>
          <w:iCs/>
          <w:sz w:val="22"/>
          <w:szCs w:val="22"/>
          <w:lang w:val="vi-VN"/>
        </w:rPr>
        <w:t>ã</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i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t Nam ph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t 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nh ho</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c mua qua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chi ti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BHYT,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gia </w:t>
      </w:r>
      <w:r w:rsidRPr="00863667">
        <w:rPr>
          <w:rFonts w:ascii="iCiel Avenir LT Std 35 Light" w:hAnsi="iCiel Avenir LT Std 35 Light" w:cs="Avenir Next LT Pro"/>
          <w:i/>
          <w:iCs/>
          <w:sz w:val="22"/>
          <w:szCs w:val="22"/>
          <w:lang w:val="vi-VN"/>
        </w:rPr>
        <w:t>đì</w:t>
      </w:r>
      <w:r w:rsidRPr="00863667">
        <w:rPr>
          <w:rFonts w:ascii="iCiel Avenir LT Std 35 Light" w:hAnsi="iCiel Avenir LT Std 35 Light" w:cs="Arial"/>
          <w:i/>
          <w:iCs/>
          <w:sz w:val="22"/>
          <w:szCs w:val="22"/>
          <w:lang w:val="vi-VN"/>
        </w:rPr>
        <w:t>nh có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tham kh</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o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link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y:  </w:t>
      </w:r>
    </w:p>
    <w:bookmarkStart w:id="2144" w:name="_Toc107324302"/>
    <w:p w14:paraId="3407D3FF" w14:textId="531B7107" w:rsidR="004D5990" w:rsidRPr="00863667" w:rsidRDefault="004D5990" w:rsidP="003E1B62">
      <w:pPr>
        <w:tabs>
          <w:tab w:val="left" w:pos="630"/>
          <w:tab w:val="left" w:pos="720"/>
          <w:tab w:val="left" w:pos="1080"/>
        </w:tabs>
        <w:rPr>
          <w:rStyle w:val="Hyperlink"/>
          <w:rFonts w:ascii="iCiel Avenir LT Std 35 Light" w:hAnsi="iCiel Avenir LT Std 35 Light" w:cs="Arial"/>
          <w:i/>
          <w:iCs/>
          <w:sz w:val="22"/>
          <w:szCs w:val="22"/>
        </w:rPr>
      </w:pPr>
      <w:r w:rsidRPr="00863667">
        <w:rPr>
          <w:rFonts w:ascii="iCiel Avenir LT Std 35 Light" w:hAnsi="iCiel Avenir LT Std 35 Light"/>
          <w:rPrChange w:id="2145" w:author="An Tran, ACA (BUV)" w:date="2024-09-13T17:29:00Z" w16du:dateUtc="2024-09-13T10:29:00Z">
            <w:rPr/>
          </w:rPrChange>
        </w:rPr>
        <w:fldChar w:fldCharType="begin"/>
      </w:r>
      <w:r w:rsidR="001361ED" w:rsidRPr="00863667">
        <w:rPr>
          <w:rFonts w:ascii="iCiel Avenir LT Std 35 Light" w:hAnsi="iCiel Avenir LT Std 35 Light"/>
          <w:sz w:val="22"/>
          <w:szCs w:val="22"/>
        </w:rPr>
        <w:instrText>HYPERLINK "https://buveduvn0-my.sharepoint.com/personal/studentservice_buv_edu_vn/_layouts/15/guestaccess.aspx?share=Enul4z_EOQhLrCG0w_qMySQBW70VkOmkjxvI38hD85mkdg&amp;e=7584bo"</w:instrText>
      </w:r>
      <w:r w:rsidRPr="00B8666B">
        <w:rPr>
          <w:rFonts w:ascii="iCiel Avenir LT Std 35 Light" w:hAnsi="iCiel Avenir LT Std 35 Light"/>
        </w:rPr>
      </w:r>
      <w:r w:rsidRPr="00863667">
        <w:rPr>
          <w:rPrChange w:id="2146"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001361ED" w:rsidRPr="00863667">
        <w:rPr>
          <w:rStyle w:val="Hyperlink"/>
          <w:rFonts w:ascii="iCiel Avenir LT Std 35 Light" w:hAnsi="iCiel Avenir LT Std 35 Light" w:cs="Arial"/>
          <w:i/>
          <w:iCs/>
          <w:sz w:val="22"/>
          <w:szCs w:val="22"/>
          <w:lang w:val="vi-VN"/>
        </w:rPr>
        <w:t>Luật BHYT Việt Nam</w:t>
      </w:r>
      <w:r w:rsidRPr="00863667">
        <w:rPr>
          <w:rStyle w:val="Hyperlink"/>
          <w:rFonts w:ascii="iCiel Avenir LT Std 35 Light" w:hAnsi="iCiel Avenir LT Std 35 Light" w:cs="Arial"/>
          <w:i/>
          <w:iCs/>
          <w:sz w:val="22"/>
          <w:szCs w:val="22"/>
          <w:lang w:val="vi-VN"/>
        </w:rPr>
        <w:fldChar w:fldCharType="end"/>
      </w:r>
    </w:p>
    <w:p w14:paraId="2EE4B97E" w14:textId="77777777" w:rsidR="00BA2B6C" w:rsidRPr="00863667" w:rsidRDefault="00BA2B6C" w:rsidP="00BA2B6C">
      <w:pPr>
        <w:tabs>
          <w:tab w:val="left" w:pos="630"/>
          <w:tab w:val="left" w:pos="720"/>
          <w:tab w:val="left" w:pos="1080"/>
        </w:tabs>
        <w:ind w:firstLine="0"/>
        <w:rPr>
          <w:ins w:id="2147" w:author="An Tran, ACA (BUV)" w:date="2024-09-13T17:09:00Z" w16du:dateUtc="2024-09-13T10:09:00Z"/>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t>Nhà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khuy</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ch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trao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rial"/>
          <w:i/>
          <w:iCs/>
          <w:sz w:val="22"/>
          <w:szCs w:val="22"/>
        </w:rPr>
        <w:t xml:space="preserve">Phòng Thông tin Sinh viên </w:t>
      </w:r>
      <w:r w:rsidRPr="00863667">
        <w:rPr>
          <w:rFonts w:ascii="iCiel Avenir LT Std 35 Light" w:hAnsi="iCiel Avenir LT Std 35 Light" w:cs="Arial"/>
          <w:i/>
          <w:iCs/>
          <w:sz w:val="22"/>
          <w:szCs w:val="22"/>
          <w:lang w:val="vi-VN"/>
        </w:rPr>
        <w:t>tr</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ti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p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qu</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 xml:space="preserve">y </w:t>
      </w:r>
      <w:r w:rsidRPr="00863667">
        <w:rPr>
          <w:rFonts w:ascii="iCiel Avenir LT Std 35 Light" w:hAnsi="iCiel Avenir LT Std 35 Light" w:cs="Arial"/>
          <w:i/>
          <w:iCs/>
          <w:sz w:val="22"/>
          <w:szCs w:val="22"/>
        </w:rPr>
        <w:t>hoặc thông qua</w:t>
      </w:r>
      <w:r w:rsidRPr="00863667">
        <w:rPr>
          <w:rFonts w:ascii="iCiel Avenir LT Std 35 Light" w:hAnsi="iCiel Avenir LT Std 35 Light" w:cs="Arial"/>
          <w:i/>
          <w:iCs/>
          <w:sz w:val="22"/>
          <w:szCs w:val="22"/>
          <w:lang w:val="vi-VN"/>
        </w:rPr>
        <w:t xml:space="preserve"> email </w:t>
      </w:r>
      <w:r w:rsidR="00863667" w:rsidRPr="00863667">
        <w:rPr>
          <w:rFonts w:ascii="iCiel Avenir LT Std 35 Light" w:hAnsi="iCiel Avenir LT Std 35 Light"/>
          <w:rPrChange w:id="2148" w:author="An Tran, ACA (BUV)" w:date="2024-09-13T17:29:00Z" w16du:dateUtc="2024-09-13T10:29:00Z">
            <w:rPr/>
          </w:rPrChange>
        </w:rPr>
        <w:fldChar w:fldCharType="begin"/>
      </w:r>
      <w:r w:rsidR="00863667" w:rsidRPr="00863667">
        <w:rPr>
          <w:rFonts w:ascii="iCiel Avenir LT Std 35 Light" w:hAnsi="iCiel Avenir LT Std 35 Light"/>
          <w:rPrChange w:id="2149"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2150"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studentservice@buv.edu.vn</w:t>
      </w:r>
      <w:r w:rsidR="00863667" w:rsidRPr="00863667">
        <w:rPr>
          <w:rStyle w:val="Hyperlink"/>
          <w:rFonts w:ascii="iCiel Avenir LT Std 35 Light" w:hAnsi="iCiel Avenir LT Std 35 Light" w:cs="Arial"/>
          <w:i/>
          <w:iCs/>
          <w:sz w:val="22"/>
          <w:szCs w:val="22"/>
        </w:rPr>
        <w:fldChar w:fldCharType="end"/>
      </w:r>
      <w:r w:rsidRPr="00863667">
        <w:rPr>
          <w:rStyle w:val="Hyperlink"/>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để có thêm thông tin chi tiết.</w:t>
      </w:r>
    </w:p>
    <w:p w14:paraId="5BE35B2B" w14:textId="3FA448E5" w:rsidR="00D4075A" w:rsidRPr="00863667" w:rsidRDefault="00D4075A">
      <w:pPr>
        <w:pStyle w:val="Question"/>
        <w:numPr>
          <w:ilvl w:val="0"/>
          <w:numId w:val="6"/>
        </w:numPr>
        <w:tabs>
          <w:tab w:val="left" w:pos="630"/>
          <w:tab w:val="left" w:pos="720"/>
          <w:tab w:val="left" w:pos="990"/>
        </w:tabs>
        <w:spacing w:before="100" w:line="400" w:lineRule="exact"/>
        <w:ind w:left="0" w:firstLine="634"/>
        <w:rPr>
          <w:ins w:id="2151" w:author="An Tran, ACA (BUV)" w:date="2024-09-13T17:10:00Z" w16du:dateUtc="2024-09-13T10:10:00Z"/>
          <w:rFonts w:cs="Arial"/>
          <w:i/>
          <w:iCs/>
          <w:szCs w:val="22"/>
          <w:lang w:val="vi-VN"/>
          <w:rPrChange w:id="2152" w:author="An Tran, ACA (BUV)" w:date="2024-09-13T17:29:00Z" w16du:dateUtc="2024-09-13T10:29:00Z">
            <w:rPr>
              <w:ins w:id="2153" w:author="An Tran, ACA (BUV)" w:date="2024-09-13T17:10:00Z" w16du:dateUtc="2024-09-13T10:10:00Z"/>
              <w:rFonts w:ascii="iCiel Avenir LT Std 35 Light" w:hAnsi="iCiel Avenir LT Std 35 Light" w:cs="Arial"/>
              <w:i/>
              <w:iCs/>
              <w:sz w:val="22"/>
              <w:szCs w:val="22"/>
            </w:rPr>
          </w:rPrChange>
        </w:rPr>
        <w:pPrChange w:id="2154" w:author="An Tran, ACA (BUV)" w:date="2024-09-13T17:10:00Z" w16du:dateUtc="2024-09-13T10:10:00Z">
          <w:pPr>
            <w:tabs>
              <w:tab w:val="left" w:pos="630"/>
              <w:tab w:val="left" w:pos="720"/>
              <w:tab w:val="left" w:pos="1080"/>
            </w:tabs>
            <w:ind w:firstLine="0"/>
          </w:pPr>
        </w:pPrChange>
      </w:pPr>
      <w:bookmarkStart w:id="2155" w:name="_Toc177143728"/>
      <w:ins w:id="2156" w:author="An Tran, ACA (BUV)" w:date="2024-09-13T17:10:00Z" w16du:dateUtc="2024-09-13T10:10:00Z">
        <w:r w:rsidRPr="00863667">
          <w:rPr>
            <w:rFonts w:cs="Arial"/>
            <w:szCs w:val="22"/>
            <w:lang w:val="vi-VN"/>
            <w:rPrChange w:id="2157" w:author="An Tran, ACA (BUV)" w:date="2024-09-13T17:29:00Z" w16du:dateUtc="2024-09-13T10:29:00Z">
              <w:rPr>
                <w:rFonts w:cs="Arial"/>
                <w:i/>
                <w:iCs/>
                <w:szCs w:val="22"/>
              </w:rPr>
            </w:rPrChange>
          </w:rPr>
          <w:t xml:space="preserve">How can I obtain a confirmation letter? How long does the confirmation letter issuance process take? / </w:t>
        </w:r>
        <w:r w:rsidRPr="00863667">
          <w:rPr>
            <w:rFonts w:cs="Arial"/>
            <w:i/>
            <w:iCs/>
            <w:szCs w:val="22"/>
            <w:lang w:val="vi-VN"/>
            <w:rPrChange w:id="2158" w:author="An Tran, ACA (BUV)" w:date="2024-09-13T17:29:00Z" w16du:dateUtc="2024-09-13T10:29:00Z">
              <w:rPr>
                <w:rFonts w:cs="Arial"/>
                <w:i/>
                <w:iCs/>
                <w:szCs w:val="22"/>
              </w:rPr>
            </w:rPrChange>
          </w:rPr>
          <w:t>Làm thế nào để tôi có thể nhận được thư xác nhận sinh viên? Quy trình cấp thư xác nhận mất bao lâu?</w:t>
        </w:r>
        <w:bookmarkEnd w:id="2155"/>
      </w:ins>
    </w:p>
    <w:p w14:paraId="3C2D5A3C" w14:textId="77ADE094" w:rsidR="00D4075A" w:rsidRPr="00863667" w:rsidRDefault="00D4075A" w:rsidP="00D4075A">
      <w:pPr>
        <w:tabs>
          <w:tab w:val="left" w:pos="630"/>
          <w:tab w:val="left" w:pos="720"/>
          <w:tab w:val="left" w:pos="1080"/>
        </w:tabs>
        <w:ind w:firstLine="0"/>
        <w:rPr>
          <w:ins w:id="2159" w:author="An Tran, ACA (BUV)" w:date="2024-09-13T17:10:00Z" w16du:dateUtc="2024-09-13T10:10:00Z"/>
          <w:rFonts w:ascii="iCiel Avenir LT Std 35 Light" w:hAnsi="iCiel Avenir LT Std 35 Light" w:cs="Arial"/>
          <w:i/>
          <w:iCs/>
          <w:sz w:val="22"/>
          <w:szCs w:val="22"/>
        </w:rPr>
      </w:pPr>
      <w:ins w:id="2160" w:author="An Tran, ACA (BUV)" w:date="2024-09-13T17:10:00Z" w16du:dateUtc="2024-09-13T10:10:00Z">
        <w:r w:rsidRPr="00863667">
          <w:rPr>
            <w:rFonts w:ascii="iCiel Avenir LT Std 35 Light" w:hAnsi="iCiel Avenir LT Std 35 Light" w:cs="Arial"/>
            <w:i/>
            <w:iCs/>
            <w:sz w:val="22"/>
            <w:szCs w:val="22"/>
          </w:rPr>
          <w:t xml:space="preserve">To obtain a confirmation letter, students need to send a request to the Student Information Office via email at </w:t>
        </w:r>
        <w:r w:rsidRPr="00863667">
          <w:rPr>
            <w:rFonts w:ascii="iCiel Avenir LT Std 35 Light" w:hAnsi="iCiel Avenir LT Std 35 Light"/>
            <w:rPrChange w:id="2161" w:author="An Tran, ACA (BUV)" w:date="2024-09-13T17:29:00Z" w16du:dateUtc="2024-09-13T10:29:00Z">
              <w:rPr/>
            </w:rPrChange>
          </w:rPr>
          <w:fldChar w:fldCharType="begin"/>
        </w:r>
        <w:r w:rsidRPr="00863667">
          <w:rPr>
            <w:rFonts w:ascii="iCiel Avenir LT Std 35 Light" w:hAnsi="iCiel Avenir LT Std 35 Light"/>
            <w:rPrChange w:id="2162" w:author="An Tran, ACA (BUV)" w:date="2024-09-13T17:29:00Z" w16du:dateUtc="2024-09-13T10:29:00Z">
              <w:rPr/>
            </w:rPrChange>
          </w:rPr>
          <w:instrText>HYPERLINK "mailto:studentservice@buv.edu.vn"</w:instrText>
        </w:r>
        <w:r w:rsidRPr="00B8666B">
          <w:rPr>
            <w:rFonts w:ascii="iCiel Avenir LT Std 35 Light" w:hAnsi="iCiel Avenir LT Std 35 Light"/>
          </w:rPr>
        </w:r>
        <w:r w:rsidRPr="00863667">
          <w:rPr>
            <w:rPrChange w:id="2163" w:author="An Tran, ACA (BUV)" w:date="2024-09-13T17:29:00Z" w16du:dateUtc="2024-09-13T10:29:00Z">
              <w:rPr>
                <w:rStyle w:val="Hyperlink"/>
                <w:rFonts w:ascii="iCiel Avenir LT Std 35 Light" w:hAnsi="iCiel Avenir LT Std 35 Light" w:cs="Arial"/>
                <w:sz w:val="22"/>
                <w:szCs w:val="22"/>
                <w:lang w:val="vi-VN" w:eastAsia="en-US"/>
              </w:rPr>
            </w:rPrChange>
          </w:rPr>
          <w:fldChar w:fldCharType="separate"/>
        </w:r>
        <w:r w:rsidRPr="00863667">
          <w:rPr>
            <w:rStyle w:val="Hyperlink"/>
            <w:rFonts w:ascii="iCiel Avenir LT Std 35 Light" w:hAnsi="iCiel Avenir LT Std 35 Light" w:cs="Arial"/>
            <w:sz w:val="22"/>
            <w:szCs w:val="22"/>
            <w:lang w:val="vi-VN" w:eastAsia="en-US"/>
          </w:rPr>
          <w:t>studentservice@buv.edu.vn</w:t>
        </w:r>
        <w:r w:rsidRPr="00863667">
          <w:rPr>
            <w:rStyle w:val="Hyperlink"/>
            <w:rFonts w:ascii="iCiel Avenir LT Std 35 Light" w:hAnsi="iCiel Avenir LT Std 35 Light" w:cs="Arial"/>
            <w:sz w:val="22"/>
            <w:szCs w:val="22"/>
            <w:lang w:val="vi-VN" w:eastAsia="en-US"/>
          </w:rPr>
          <w:fldChar w:fldCharType="end"/>
        </w:r>
        <w:r w:rsidRPr="00863667">
          <w:rPr>
            <w:rFonts w:ascii="iCiel Avenir LT Std 35 Light" w:hAnsi="iCiel Avenir LT Std 35 Light" w:cs="Arial"/>
            <w:i/>
            <w:iCs/>
            <w:sz w:val="22"/>
            <w:szCs w:val="22"/>
          </w:rPr>
          <w:t>. The issuance process for the confirmation letter typically takes between 3 to 5 working days, depending on the specific case.</w:t>
        </w:r>
      </w:ins>
    </w:p>
    <w:p w14:paraId="2F5155C7" w14:textId="7BA9DB87" w:rsidR="00D4075A" w:rsidRPr="00863667" w:rsidRDefault="00D4075A" w:rsidP="00D4075A">
      <w:pPr>
        <w:tabs>
          <w:tab w:val="left" w:pos="630"/>
          <w:tab w:val="left" w:pos="720"/>
          <w:tab w:val="left" w:pos="1080"/>
        </w:tabs>
        <w:ind w:firstLine="0"/>
        <w:rPr>
          <w:rFonts w:ascii="iCiel Avenir LT Std 35 Light" w:hAnsi="iCiel Avenir LT Std 35 Light" w:cs="Arial"/>
          <w:i/>
          <w:iCs/>
          <w:sz w:val="22"/>
          <w:szCs w:val="22"/>
        </w:rPr>
      </w:pPr>
      <w:ins w:id="2164" w:author="An Tran, ACA (BUV)" w:date="2024-09-13T17:10:00Z" w16du:dateUtc="2024-09-13T10:10:00Z">
        <w:r w:rsidRPr="00863667">
          <w:rPr>
            <w:rFonts w:ascii="iCiel Avenir LT Std 35 Light" w:hAnsi="iCiel Avenir LT Std 35 Light" w:cs="Arial"/>
            <w:i/>
            <w:iCs/>
            <w:sz w:val="22"/>
            <w:szCs w:val="22"/>
          </w:rPr>
          <w:t xml:space="preserve">Để được cấp thư xác nhận, sinh viên cần gửi yêu cầu đến Phòng Thông tin Sinh viên qua địa chỉ email: </w:t>
        </w:r>
        <w:r w:rsidRPr="00863667">
          <w:rPr>
            <w:rFonts w:ascii="iCiel Avenir LT Std 35 Light" w:hAnsi="iCiel Avenir LT Std 35 Light"/>
            <w:rPrChange w:id="2165" w:author="An Tran, ACA (BUV)" w:date="2024-09-13T17:29:00Z" w16du:dateUtc="2024-09-13T10:29:00Z">
              <w:rPr/>
            </w:rPrChange>
          </w:rPr>
          <w:fldChar w:fldCharType="begin"/>
        </w:r>
        <w:r w:rsidRPr="00863667">
          <w:rPr>
            <w:rFonts w:ascii="iCiel Avenir LT Std 35 Light" w:hAnsi="iCiel Avenir LT Std 35 Light"/>
            <w:rPrChange w:id="2166" w:author="An Tran, ACA (BUV)" w:date="2024-09-13T17:29:00Z" w16du:dateUtc="2024-09-13T10:29:00Z">
              <w:rPr/>
            </w:rPrChange>
          </w:rPr>
          <w:instrText>HYPERLINK "mailto:studentservice@buv.edu.vn"</w:instrText>
        </w:r>
        <w:r w:rsidRPr="00B8666B">
          <w:rPr>
            <w:rFonts w:ascii="iCiel Avenir LT Std 35 Light" w:hAnsi="iCiel Avenir LT Std 35 Light"/>
          </w:rPr>
        </w:r>
        <w:r w:rsidRPr="00863667">
          <w:rPr>
            <w:rPrChange w:id="2167" w:author="An Tran, ACA (BUV)" w:date="2024-09-13T17:29:00Z" w16du:dateUtc="2024-09-13T10:29:00Z">
              <w:rPr>
                <w:rStyle w:val="Hyperlink"/>
                <w:rFonts w:ascii="iCiel Avenir LT Std 35 Light" w:hAnsi="iCiel Avenir LT Std 35 Light" w:cs="Arial"/>
                <w:sz w:val="22"/>
                <w:szCs w:val="22"/>
                <w:lang w:val="vi-VN" w:eastAsia="en-US"/>
              </w:rPr>
            </w:rPrChange>
          </w:rPr>
          <w:fldChar w:fldCharType="separate"/>
        </w:r>
        <w:r w:rsidRPr="00863667">
          <w:rPr>
            <w:rStyle w:val="Hyperlink"/>
            <w:rFonts w:ascii="iCiel Avenir LT Std 35 Light" w:hAnsi="iCiel Avenir LT Std 35 Light" w:cs="Arial"/>
            <w:sz w:val="22"/>
            <w:szCs w:val="22"/>
            <w:lang w:val="vi-VN" w:eastAsia="en-US"/>
          </w:rPr>
          <w:t>studentservice@buv.edu.vn</w:t>
        </w:r>
        <w:r w:rsidRPr="00863667">
          <w:rPr>
            <w:rStyle w:val="Hyperlink"/>
            <w:rFonts w:ascii="iCiel Avenir LT Std 35 Light" w:hAnsi="iCiel Avenir LT Std 35 Light" w:cs="Arial"/>
            <w:sz w:val="22"/>
            <w:szCs w:val="22"/>
            <w:lang w:val="vi-VN" w:eastAsia="en-US"/>
          </w:rPr>
          <w:fldChar w:fldCharType="end"/>
        </w:r>
        <w:r w:rsidRPr="00863667">
          <w:rPr>
            <w:rFonts w:ascii="iCiel Avenir LT Std 35 Light" w:hAnsi="iCiel Avenir LT Std 35 Light" w:cs="Arial"/>
            <w:i/>
            <w:iCs/>
            <w:sz w:val="22"/>
            <w:szCs w:val="22"/>
          </w:rPr>
          <w:t>. Quy trình phát hành thư xác nhận sẽ mất từ 3 đến 5 ngày làm việc, tùy thuộc vào từng trường hợp cụ thể.</w:t>
        </w:r>
      </w:ins>
    </w:p>
    <w:p w14:paraId="0009152D" w14:textId="5036D90B" w:rsidR="00BF43A2" w:rsidRPr="00863667"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168" w:name="_Toc177143729"/>
      <w:r w:rsidRPr="00863667">
        <w:rPr>
          <w:rFonts w:cs="Arial"/>
          <w:szCs w:val="22"/>
          <w:lang w:val="vi-VN"/>
        </w:rPr>
        <w:t xml:space="preserve">Why do parents and </w:t>
      </w:r>
      <w:r w:rsidR="000969A0" w:rsidRPr="00863667">
        <w:rPr>
          <w:rFonts w:cs="Arial"/>
          <w:szCs w:val="22"/>
          <w:lang w:val="vi-VN"/>
        </w:rPr>
        <w:t>students</w:t>
      </w:r>
      <w:r w:rsidRPr="00863667">
        <w:rPr>
          <w:rFonts w:cs="Arial"/>
          <w:szCs w:val="22"/>
          <w:lang w:val="vi-VN"/>
        </w:rPr>
        <w:t xml:space="preserve"> get </w:t>
      </w:r>
      <w:r w:rsidR="0037692E" w:rsidRPr="00863667">
        <w:rPr>
          <w:rFonts w:cs="Arial"/>
          <w:szCs w:val="22"/>
          <w:lang w:val="vi-VN"/>
        </w:rPr>
        <w:t>warning letters</w:t>
      </w:r>
      <w:r w:rsidRPr="00863667">
        <w:rPr>
          <w:rFonts w:cs="Arial"/>
          <w:szCs w:val="22"/>
          <w:lang w:val="vi-VN"/>
        </w:rPr>
        <w:t xml:space="preserve"> about scholarships? Does it mean the student’s scholarship is withdrawn? / </w:t>
      </w:r>
      <w:r w:rsidRPr="00863667">
        <w:rPr>
          <w:rFonts w:cs="Arial"/>
          <w:i/>
          <w:iCs/>
          <w:szCs w:val="22"/>
          <w:lang w:val="vi-VN"/>
        </w:rPr>
        <w:t>Tại sao phụ huynh và sinh viên nhận được Thư cảnh cáo về vấn đề học bổng? Có phải thư này có nghĩa là sinh viên đã mất học bổng hay không?</w:t>
      </w:r>
      <w:bookmarkEnd w:id="2144"/>
      <w:bookmarkEnd w:id="2168"/>
    </w:p>
    <w:p w14:paraId="777E00FD" w14:textId="77777777"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37F8D91B" w14:textId="2FAF00BA" w:rsidR="00BF43A2" w:rsidRPr="00863667"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Scholarship recipients will receive a Scholarship Warning letter when they have shown unsatisfactory academic performance in the most recent study period. This warning letter is also sent to the fee-payer/ parent as a notification of the situation. It does not necessarily mean the scholarship has been withdrawn. The letter only serves as a warning to both parents and student of the current situation and the student’s performance must be improved to meet the scholarship maintenance criteria or student will not be qualified for the scholarship in the next study period. Any matters that affect the student’s scholarship will be communicated with the fee-payer/parent before BUV makes any decisions on the withdrawal of the scholarship. </w:t>
      </w:r>
      <w:r w:rsidR="0026684D" w:rsidRPr="00863667">
        <w:rPr>
          <w:rFonts w:ascii="iCiel Avenir LT Std 35 Light" w:hAnsi="iCiel Avenir LT Std 35 Light" w:cs="Arial"/>
          <w:sz w:val="22"/>
          <w:szCs w:val="22"/>
          <w:lang w:val="vi-VN"/>
        </w:rPr>
        <w:t xml:space="preserve">For more </w:t>
      </w:r>
      <w:r w:rsidR="000969A0" w:rsidRPr="00863667">
        <w:rPr>
          <w:rFonts w:ascii="iCiel Avenir LT Std 35 Light" w:hAnsi="iCiel Avenir LT Std 35 Light" w:cs="Arial"/>
          <w:sz w:val="22"/>
          <w:szCs w:val="22"/>
          <w:lang w:val="vi-VN"/>
        </w:rPr>
        <w:t>information</w:t>
      </w:r>
      <w:r w:rsidR="0026684D" w:rsidRPr="00863667">
        <w:rPr>
          <w:rFonts w:ascii="iCiel Avenir LT Std 35 Light" w:hAnsi="iCiel Avenir LT Std 35 Light" w:cs="Arial"/>
          <w:sz w:val="22"/>
          <w:szCs w:val="22"/>
          <w:lang w:val="vi-VN"/>
        </w:rPr>
        <w:t xml:space="preserve"> related to student’s scholarship, please contact to Central Academic Information Services </w:t>
      </w:r>
      <w:r w:rsidR="00DB7137" w:rsidRPr="00863667">
        <w:rPr>
          <w:rFonts w:ascii="iCiel Avenir LT Std 35 Light" w:hAnsi="iCiel Avenir LT Std 35 Light" w:cs="Arial"/>
          <w:sz w:val="22"/>
          <w:szCs w:val="22"/>
          <w:lang w:val="vi-VN"/>
        </w:rPr>
        <w:t>at</w:t>
      </w:r>
      <w:r w:rsidR="0026684D" w:rsidRPr="00863667">
        <w:rPr>
          <w:rFonts w:ascii="iCiel Avenir LT Std 35 Light" w:hAnsi="iCiel Avenir LT Std 35 Light" w:cs="Arial"/>
          <w:sz w:val="22"/>
          <w:szCs w:val="22"/>
          <w:lang w:val="vi-VN"/>
        </w:rPr>
        <w:t xml:space="preserve"> email: </w:t>
      </w:r>
      <w:r w:rsidR="00863667" w:rsidRPr="00863667">
        <w:rPr>
          <w:rFonts w:ascii="iCiel Avenir LT Std 35 Light" w:hAnsi="iCiel Avenir LT Std 35 Light"/>
          <w:rPrChange w:id="2169" w:author="An Tran, ACA (BUV)" w:date="2024-09-13T17:29:00Z" w16du:dateUtc="2024-09-13T10:29:00Z">
            <w:rPr/>
          </w:rPrChange>
        </w:rPr>
        <w:fldChar w:fldCharType="begin"/>
      </w:r>
      <w:r w:rsidR="00863667" w:rsidRPr="00863667">
        <w:rPr>
          <w:rFonts w:ascii="iCiel Avenir LT Std 35 Light" w:hAnsi="iCiel Avenir LT Std 35 Light"/>
          <w:rPrChange w:id="2170" w:author="An Tran, ACA (BUV)" w:date="2024-09-13T17:29:00Z" w16du:dateUtc="2024-09-13T10:29:00Z">
            <w:rPr/>
          </w:rPrChange>
        </w:rPr>
        <w:instrText>HYPERLINK "mailto:cais@buv.edu.vn"</w:instrText>
      </w:r>
      <w:r w:rsidR="00863667" w:rsidRPr="00B8666B">
        <w:rPr>
          <w:rFonts w:ascii="iCiel Avenir LT Std 35 Light" w:hAnsi="iCiel Avenir LT Std 35 Light"/>
        </w:rPr>
      </w:r>
      <w:r w:rsidR="00863667" w:rsidRPr="00863667">
        <w:rPr>
          <w:rPrChange w:id="2171"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26684D" w:rsidRPr="00863667">
        <w:rPr>
          <w:rStyle w:val="Hyperlink"/>
          <w:rFonts w:ascii="iCiel Avenir LT Std 35 Light" w:hAnsi="iCiel Avenir LT Std 35 Light" w:cs="Arial"/>
          <w:sz w:val="22"/>
          <w:szCs w:val="22"/>
          <w:lang w:val="vi-VN"/>
        </w:rPr>
        <w:t>cais@buv.edu.vn</w:t>
      </w:r>
      <w:r w:rsidR="00863667" w:rsidRPr="00863667">
        <w:rPr>
          <w:rStyle w:val="Hyperlink"/>
          <w:rFonts w:ascii="iCiel Avenir LT Std 35 Light" w:hAnsi="iCiel Avenir LT Std 35 Light" w:cs="Arial"/>
          <w:sz w:val="22"/>
          <w:szCs w:val="22"/>
          <w:lang w:val="vi-VN"/>
        </w:rPr>
        <w:fldChar w:fldCharType="end"/>
      </w:r>
      <w:r w:rsidR="0026684D" w:rsidRPr="00863667">
        <w:rPr>
          <w:rFonts w:ascii="iCiel Avenir LT Std 35 Light" w:hAnsi="iCiel Avenir LT Std 35 Light" w:cs="Arial"/>
          <w:sz w:val="22"/>
          <w:szCs w:val="22"/>
          <w:lang w:val="vi-VN"/>
        </w:rPr>
        <w:t xml:space="preserve"> for further support. </w:t>
      </w:r>
    </w:p>
    <w:p w14:paraId="60ADB759" w14:textId="3FCA9F69" w:rsidR="00BF43A2" w:rsidRPr="00863667"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có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Th</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nh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trong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h</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p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qu</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tho</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Avenir Next LT Pro"/>
          <w:i/>
          <w:iCs/>
          <w:sz w:val="22"/>
          <w:szCs w:val="22"/>
          <w:lang w:val="vi-VN"/>
        </w:rPr>
        <w:t>ã</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ho</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c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đã</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vi ph</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m quy ch</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thu</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t ho</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c k</w:t>
      </w:r>
      <w:r w:rsidRPr="00863667">
        <w:rPr>
          <w:rFonts w:ascii="iCiel Avenir LT Std 35 Light" w:hAnsi="iCiel Avenir LT Std 35 Light" w:cs="Calibri"/>
          <w:i/>
          <w:iCs/>
          <w:sz w:val="22"/>
          <w:szCs w:val="22"/>
          <w:lang w:val="vi-VN"/>
        </w:rPr>
        <w:t>ỷ</w:t>
      </w:r>
      <w:r w:rsidRPr="00863667">
        <w:rPr>
          <w:rFonts w:ascii="iCiel Avenir LT Std 35 Light" w:hAnsi="iCiel Avenir LT Std 35 Light" w:cs="Arial"/>
          <w:i/>
          <w:iCs/>
          <w:sz w:val="22"/>
          <w:szCs w:val="22"/>
          <w:lang w:val="vi-VN"/>
        </w:rPr>
        <w:t xml:space="preserve"> lu</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t trong k</w:t>
      </w:r>
      <w:r w:rsidRPr="00863667">
        <w:rPr>
          <w:rFonts w:ascii="iCiel Avenir LT Std 35 Light" w:hAnsi="iCiel Avenir LT Std 35 Light" w:cs="Calibri"/>
          <w:i/>
          <w:iCs/>
          <w:sz w:val="22"/>
          <w:szCs w:val="22"/>
          <w:lang w:val="vi-VN"/>
        </w:rPr>
        <w:t>ỳ</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g</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nh</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Th</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nh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c</w:t>
      </w:r>
      <w:r w:rsidRPr="00863667">
        <w:rPr>
          <w:rFonts w:ascii="iCiel Avenir LT Std 35 Light" w:hAnsi="iCiel Avenir LT Std 35 Light" w:cs="Avenir Next LT Pro"/>
          <w:i/>
          <w:iCs/>
          <w:sz w:val="22"/>
          <w:szCs w:val="22"/>
          <w:lang w:val="vi-VN"/>
        </w:rPr>
        <w:t>ũ</w:t>
      </w:r>
      <w:r w:rsidRPr="00863667">
        <w:rPr>
          <w:rFonts w:ascii="iCiel Avenir LT Std 35 Light" w:hAnsi="iCiel Avenir LT Std 35 Light" w:cs="Arial"/>
          <w:i/>
          <w:iCs/>
          <w:sz w:val="22"/>
          <w:szCs w:val="22"/>
          <w:lang w:val="vi-VN"/>
        </w:rPr>
        <w:t>ng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g</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i t</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ng</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i tr</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nh</w:t>
      </w:r>
      <w:r w:rsidRPr="00863667">
        <w:rPr>
          <w:rFonts w:ascii="iCiel Avenir LT Std 35 Light" w:hAnsi="iCiel Avenir LT Std 35 Light" w:cs="Calibri"/>
          <w:i/>
          <w:iCs/>
          <w:sz w:val="22"/>
          <w:szCs w:val="22"/>
          <w:lang w:val="vi-VN"/>
        </w:rPr>
        <w:t>ằ</w:t>
      </w:r>
      <w:r w:rsidRPr="00863667">
        <w:rPr>
          <w:rFonts w:ascii="iCiel Avenir LT Std 35 Light" w:hAnsi="iCiel Avenir LT Std 35 Light" w:cs="Arial"/>
          <w:i/>
          <w:iCs/>
          <w:sz w:val="22"/>
          <w:szCs w:val="22"/>
          <w:lang w:val="vi-VN"/>
        </w:rPr>
        <w:t>m nh</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c nh</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gia </w:t>
      </w:r>
      <w:r w:rsidRPr="00863667">
        <w:rPr>
          <w:rFonts w:ascii="iCiel Avenir LT Std 35 Light" w:hAnsi="iCiel Avenir LT Std 35 Light" w:cs="Avenir Next LT Pro"/>
          <w:i/>
          <w:iCs/>
          <w:sz w:val="22"/>
          <w:szCs w:val="22"/>
          <w:lang w:val="vi-VN"/>
        </w:rPr>
        <w:t>đì</w:t>
      </w:r>
      <w:r w:rsidRPr="00863667">
        <w:rPr>
          <w:rFonts w:ascii="iCiel Avenir LT Std 35 Light" w:hAnsi="iCiel Avenir LT Std 35 Light" w:cs="Arial"/>
          <w:i/>
          <w:iCs/>
          <w:sz w:val="22"/>
          <w:szCs w:val="22"/>
          <w:lang w:val="vi-VN"/>
        </w:rPr>
        <w:t>nh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th</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nh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ngh</w:t>
      </w:r>
      <w:r w:rsidRPr="00863667">
        <w:rPr>
          <w:rFonts w:ascii="iCiel Avenir LT Std 35 Light" w:hAnsi="iCiel Avenir LT Std 35 Light" w:cs="Avenir Next LT Pro"/>
          <w:i/>
          <w:iCs/>
          <w:sz w:val="22"/>
          <w:szCs w:val="22"/>
          <w:lang w:val="vi-VN"/>
        </w:rPr>
        <w:t>ĩ</w:t>
      </w:r>
      <w:r w:rsidRPr="00863667">
        <w:rPr>
          <w:rFonts w:ascii="iCiel Avenir LT Std 35 Light" w:hAnsi="iCiel Avenir LT Std 35 Light" w:cs="Arial"/>
          <w:i/>
          <w:iCs/>
          <w:sz w:val="22"/>
          <w:szCs w:val="22"/>
          <w:lang w:val="vi-VN"/>
        </w:rPr>
        <w:t>a l</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đã</w:t>
      </w:r>
      <w:r w:rsidRPr="00863667">
        <w:rPr>
          <w:rFonts w:ascii="iCiel Avenir LT Std 35 Light" w:hAnsi="iCiel Avenir LT Std 35 Light" w:cs="Arial"/>
          <w:i/>
          <w:iCs/>
          <w:sz w:val="22"/>
          <w:szCs w:val="22"/>
          <w:lang w:val="vi-VN"/>
        </w:rPr>
        <w:t xml:space="preserve"> b</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 r</w:t>
      </w:r>
      <w:r w:rsidRPr="00863667">
        <w:rPr>
          <w:rFonts w:ascii="iCiel Avenir LT Std 35 Light" w:hAnsi="iCiel Avenir LT Std 35 Light" w:cs="Avenir Next LT Pro"/>
          <w:i/>
          <w:iCs/>
          <w:sz w:val="22"/>
          <w:szCs w:val="22"/>
          <w:lang w:val="vi-VN"/>
        </w:rPr>
        <w:t>ú</w:t>
      </w:r>
      <w:r w:rsidRPr="00863667">
        <w:rPr>
          <w:rFonts w:ascii="iCiel Avenir LT Std 35 Light" w:hAnsi="iCiel Avenir LT Std 35 Light" w:cs="Arial"/>
          <w:i/>
          <w:iCs/>
          <w:sz w:val="22"/>
          <w:szCs w:val="22"/>
          <w:lang w:val="vi-VN"/>
        </w:rPr>
        <w:t>t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m</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Avenir Next LT Pro"/>
          <w:i/>
          <w:iCs/>
          <w:sz w:val="22"/>
          <w:szCs w:val="22"/>
          <w:lang w:val="vi-VN"/>
        </w:rPr>
        <w:t>đí</w:t>
      </w:r>
      <w:r w:rsidRPr="00863667">
        <w:rPr>
          <w:rFonts w:ascii="iCiel Avenir LT Std 35 Light" w:hAnsi="iCiel Avenir LT Std 35 Light" w:cs="Arial"/>
          <w:i/>
          <w:iCs/>
          <w:sz w:val="22"/>
          <w:szCs w:val="22"/>
          <w:lang w:val="vi-VN"/>
        </w:rPr>
        <w:t>ch ch</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nh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th</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 l</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ồ</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n</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 xml:space="preserve">m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v</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ang x</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y ra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nh</w:t>
      </w:r>
      <w:r w:rsidRPr="00863667">
        <w:rPr>
          <w:rFonts w:ascii="iCiel Avenir LT Std 35 Light" w:hAnsi="iCiel Avenir LT Std 35 Light" w:cs="Calibri"/>
          <w:i/>
          <w:iCs/>
          <w:sz w:val="22"/>
          <w:szCs w:val="22"/>
          <w:lang w:val="vi-VN"/>
        </w:rPr>
        <w:t>ữ</w:t>
      </w:r>
      <w:r w:rsidRPr="00863667">
        <w:rPr>
          <w:rFonts w:ascii="iCiel Avenir LT Std 35 Light" w:hAnsi="iCiel Avenir LT Std 35 Light" w:cs="Arial"/>
          <w:i/>
          <w:iCs/>
          <w:sz w:val="22"/>
          <w:szCs w:val="22"/>
          <w:lang w:val="vi-VN"/>
        </w:rPr>
        <w:t xml:space="preserve">ng thay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thi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gi</w:t>
      </w:r>
      <w:r w:rsidRPr="00863667">
        <w:rPr>
          <w:rFonts w:ascii="iCiel Avenir LT Std 35 Light" w:hAnsi="iCiel Avenir LT Std 35 Light" w:cs="Calibri"/>
          <w:i/>
          <w:iCs/>
          <w:sz w:val="22"/>
          <w:szCs w:val="22"/>
          <w:lang w:val="vi-VN"/>
        </w:rPr>
        <w:t>ữ</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trong k</w:t>
      </w:r>
      <w:r w:rsidRPr="00863667">
        <w:rPr>
          <w:rFonts w:ascii="iCiel Avenir LT Std 35 Light" w:hAnsi="iCiel Avenir LT Std 35 Light" w:cs="Calibri"/>
          <w:i/>
          <w:iCs/>
          <w:sz w:val="22"/>
          <w:szCs w:val="22"/>
          <w:lang w:val="vi-VN"/>
        </w:rPr>
        <w:t>ỳ</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ti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p. B</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c</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o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nh h</w:t>
      </w:r>
      <w:r w:rsidRPr="00863667">
        <w:rPr>
          <w:rFonts w:ascii="iCiel Avenir LT Std 35 Light" w:hAnsi="iCiel Avenir LT Std 35 Light" w:cs="Calibri"/>
          <w:i/>
          <w:iCs/>
          <w:sz w:val="22"/>
          <w:szCs w:val="22"/>
          <w:lang w:val="vi-VN"/>
        </w:rPr>
        <w:t>ưở</w:t>
      </w:r>
      <w:r w:rsidRPr="00863667">
        <w:rPr>
          <w:rFonts w:ascii="iCiel Avenir LT Std 35 Light" w:hAnsi="iCiel Avenir LT Std 35 Light" w:cs="Arial"/>
          <w:i/>
          <w:iCs/>
          <w:sz w:val="22"/>
          <w:szCs w:val="22"/>
          <w:lang w:val="vi-VN"/>
        </w:rPr>
        <w:t>ng t</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b</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o t</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gia </w:t>
      </w:r>
      <w:r w:rsidRPr="00863667">
        <w:rPr>
          <w:rFonts w:ascii="iCiel Avenir LT Std 35 Light" w:hAnsi="iCiel Avenir LT Std 35 Light" w:cs="Avenir Next LT Pro"/>
          <w:i/>
          <w:iCs/>
          <w:sz w:val="22"/>
          <w:szCs w:val="22"/>
          <w:lang w:val="vi-VN"/>
        </w:rPr>
        <w:t>đì</w:t>
      </w:r>
      <w:r w:rsidRPr="00863667">
        <w:rPr>
          <w:rFonts w:ascii="iCiel Avenir LT Std 35 Light" w:hAnsi="iCiel Avenir LT Std 35 Light" w:cs="Arial"/>
          <w:i/>
          <w:iCs/>
          <w:sz w:val="22"/>
          <w:szCs w:val="22"/>
          <w:lang w:val="vi-VN"/>
        </w:rPr>
        <w:t>nh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ra quy</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nh rút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 xml:space="preserve">ng. </w:t>
      </w:r>
      <w:r w:rsidR="0026684D" w:rsidRPr="00863667">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r w:rsidR="00863667" w:rsidRPr="00863667">
        <w:rPr>
          <w:rFonts w:ascii="iCiel Avenir LT Std 35 Light" w:hAnsi="iCiel Avenir LT Std 35 Light"/>
          <w:rPrChange w:id="2172" w:author="An Tran, ACA (BUV)" w:date="2024-09-13T17:29:00Z" w16du:dateUtc="2024-09-13T10:29:00Z">
            <w:rPr/>
          </w:rPrChange>
        </w:rPr>
        <w:fldChar w:fldCharType="begin"/>
      </w:r>
      <w:r w:rsidR="00863667" w:rsidRPr="00863667">
        <w:rPr>
          <w:rFonts w:ascii="iCiel Avenir LT Std 35 Light" w:hAnsi="iCiel Avenir LT Std 35 Light"/>
          <w:rPrChange w:id="2173" w:author="An Tran, ACA (BUV)" w:date="2024-09-13T17:29:00Z" w16du:dateUtc="2024-09-13T10:29:00Z">
            <w:rPr/>
          </w:rPrChange>
        </w:rPr>
        <w:instrText>HYPERLINK "mailto:cais@buv.edu.vn"</w:instrText>
      </w:r>
      <w:r w:rsidR="00863667" w:rsidRPr="00B8666B">
        <w:rPr>
          <w:rFonts w:ascii="iCiel Avenir LT Std 35 Light" w:hAnsi="iCiel Avenir LT Std 35 Light"/>
        </w:rPr>
      </w:r>
      <w:r w:rsidR="00863667" w:rsidRPr="00863667">
        <w:rPr>
          <w:rPrChange w:id="2174"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0026684D" w:rsidRPr="00863667">
        <w:rPr>
          <w:rStyle w:val="Hyperlink"/>
          <w:rFonts w:ascii="iCiel Avenir LT Std 35 Light" w:hAnsi="iCiel Avenir LT Std 35 Light" w:cs="Arial"/>
          <w:i/>
          <w:iCs/>
          <w:sz w:val="22"/>
          <w:szCs w:val="22"/>
          <w:lang w:val="vi-VN"/>
        </w:rPr>
        <w:t>cais@buv.edu.vn</w:t>
      </w:r>
      <w:r w:rsidR="00863667" w:rsidRPr="00863667">
        <w:rPr>
          <w:rStyle w:val="Hyperlink"/>
          <w:rFonts w:ascii="iCiel Avenir LT Std 35 Light" w:hAnsi="iCiel Avenir LT Std 35 Light" w:cs="Arial"/>
          <w:i/>
          <w:iCs/>
          <w:sz w:val="22"/>
          <w:szCs w:val="22"/>
          <w:lang w:val="vi-VN"/>
        </w:rPr>
        <w:fldChar w:fldCharType="end"/>
      </w:r>
      <w:r w:rsidR="0026684D" w:rsidRPr="00863667">
        <w:rPr>
          <w:rFonts w:ascii="iCiel Avenir LT Std 35 Light" w:hAnsi="iCiel Avenir LT Std 35 Light" w:cs="Arial"/>
          <w:i/>
          <w:iCs/>
          <w:sz w:val="22"/>
          <w:szCs w:val="22"/>
          <w:lang w:val="vi-VN"/>
        </w:rPr>
        <w:t xml:space="preserve"> để được hỗ trợ.</w:t>
      </w:r>
    </w:p>
    <w:p w14:paraId="0DAC6E29"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175" w:name="_Toc122704313"/>
      <w:bookmarkStart w:id="2176" w:name="_Toc122704401"/>
      <w:bookmarkStart w:id="2177" w:name="_Toc123219921"/>
      <w:bookmarkStart w:id="2178" w:name="_Toc123727605"/>
      <w:bookmarkStart w:id="2179" w:name="_Toc124869215"/>
      <w:bookmarkStart w:id="2180" w:name="_Toc124869304"/>
      <w:bookmarkStart w:id="2181" w:name="_Toc125989358"/>
      <w:bookmarkStart w:id="2182" w:name="_Toc125989447"/>
      <w:bookmarkStart w:id="2183" w:name="_Toc125989536"/>
      <w:bookmarkStart w:id="2184" w:name="_Toc126311117"/>
      <w:bookmarkStart w:id="2185" w:name="_Toc126337664"/>
      <w:bookmarkStart w:id="2186" w:name="_Toc126587749"/>
      <w:bookmarkStart w:id="2187" w:name="_Toc127518376"/>
      <w:bookmarkStart w:id="2188" w:name="_Toc133507084"/>
      <w:bookmarkStart w:id="2189" w:name="_Toc133509375"/>
      <w:bookmarkStart w:id="2190" w:name="_Toc134102154"/>
      <w:bookmarkStart w:id="2191" w:name="_Toc134112896"/>
      <w:bookmarkStart w:id="2192" w:name="_Toc134113026"/>
      <w:bookmarkStart w:id="2193" w:name="_Toc140506916"/>
      <w:bookmarkStart w:id="2194" w:name="_Toc141433060"/>
      <w:bookmarkStart w:id="2195" w:name="_Toc141433161"/>
      <w:bookmarkStart w:id="2196" w:name="_Toc147758738"/>
      <w:bookmarkStart w:id="2197" w:name="_Toc149053773"/>
      <w:bookmarkStart w:id="2198" w:name="_Toc149054033"/>
      <w:bookmarkStart w:id="2199" w:name="_Toc149835181"/>
      <w:bookmarkStart w:id="2200" w:name="_Toc155774496"/>
      <w:bookmarkStart w:id="2201" w:name="_Toc158103841"/>
      <w:bookmarkStart w:id="2202" w:name="_Toc165638003"/>
      <w:bookmarkStart w:id="2203" w:name="_Toc171027496"/>
      <w:bookmarkStart w:id="2204" w:name="_Toc171027603"/>
      <w:bookmarkStart w:id="2205" w:name="_Toc171027712"/>
      <w:bookmarkStart w:id="2206" w:name="_Toc171027946"/>
      <w:bookmarkStart w:id="2207" w:name="_Toc171028053"/>
      <w:bookmarkStart w:id="2208" w:name="_Toc171028160"/>
      <w:bookmarkStart w:id="2209" w:name="_Toc171028394"/>
      <w:bookmarkStart w:id="2210" w:name="_Toc171620898"/>
      <w:bookmarkStart w:id="2211" w:name="_Toc171675057"/>
      <w:bookmarkStart w:id="2212" w:name="_Toc171675166"/>
      <w:bookmarkStart w:id="2213" w:name="_Toc172881260"/>
      <w:bookmarkStart w:id="2214" w:name="_Toc172883531"/>
      <w:bookmarkStart w:id="2215" w:name="_Toc177077433"/>
      <w:bookmarkStart w:id="2216" w:name="_Toc177143375"/>
      <w:bookmarkStart w:id="2217" w:name="_Toc177143730"/>
      <w:bookmarkStart w:id="2218" w:name="_Toc107324303"/>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p>
    <w:p w14:paraId="57C16E03"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219" w:name="_Toc122704314"/>
      <w:bookmarkStart w:id="2220" w:name="_Toc122704402"/>
      <w:bookmarkStart w:id="2221" w:name="_Toc123219922"/>
      <w:bookmarkStart w:id="2222" w:name="_Toc123727606"/>
      <w:bookmarkStart w:id="2223" w:name="_Toc124869216"/>
      <w:bookmarkStart w:id="2224" w:name="_Toc124869305"/>
      <w:bookmarkStart w:id="2225" w:name="_Toc125989359"/>
      <w:bookmarkStart w:id="2226" w:name="_Toc125989448"/>
      <w:bookmarkStart w:id="2227" w:name="_Toc125989537"/>
      <w:bookmarkStart w:id="2228" w:name="_Toc126311118"/>
      <w:bookmarkStart w:id="2229" w:name="_Toc126337665"/>
      <w:bookmarkStart w:id="2230" w:name="_Toc126587750"/>
      <w:bookmarkStart w:id="2231" w:name="_Toc127518377"/>
      <w:bookmarkStart w:id="2232" w:name="_Toc133507085"/>
      <w:bookmarkStart w:id="2233" w:name="_Toc133509376"/>
      <w:bookmarkStart w:id="2234" w:name="_Toc134102155"/>
      <w:bookmarkStart w:id="2235" w:name="_Toc134112897"/>
      <w:bookmarkStart w:id="2236" w:name="_Toc134113027"/>
      <w:bookmarkStart w:id="2237" w:name="_Toc140506917"/>
      <w:bookmarkStart w:id="2238" w:name="_Toc141433061"/>
      <w:bookmarkStart w:id="2239" w:name="_Toc141433162"/>
      <w:bookmarkStart w:id="2240" w:name="_Toc147758739"/>
      <w:bookmarkStart w:id="2241" w:name="_Toc149053774"/>
      <w:bookmarkStart w:id="2242" w:name="_Toc149054034"/>
      <w:bookmarkStart w:id="2243" w:name="_Toc149835182"/>
      <w:bookmarkStart w:id="2244" w:name="_Toc155774497"/>
      <w:bookmarkStart w:id="2245" w:name="_Toc158103842"/>
      <w:bookmarkStart w:id="2246" w:name="_Toc165638004"/>
      <w:bookmarkStart w:id="2247" w:name="_Toc171027497"/>
      <w:bookmarkStart w:id="2248" w:name="_Toc171027604"/>
      <w:bookmarkStart w:id="2249" w:name="_Toc171027713"/>
      <w:bookmarkStart w:id="2250" w:name="_Toc171027947"/>
      <w:bookmarkStart w:id="2251" w:name="_Toc171028054"/>
      <w:bookmarkStart w:id="2252" w:name="_Toc171028161"/>
      <w:bookmarkStart w:id="2253" w:name="_Toc171028395"/>
      <w:bookmarkStart w:id="2254" w:name="_Toc171620899"/>
      <w:bookmarkStart w:id="2255" w:name="_Toc171675058"/>
      <w:bookmarkStart w:id="2256" w:name="_Toc171675167"/>
      <w:bookmarkStart w:id="2257" w:name="_Toc172881261"/>
      <w:bookmarkStart w:id="2258" w:name="_Toc172883532"/>
      <w:bookmarkStart w:id="2259" w:name="_Toc177077434"/>
      <w:bookmarkStart w:id="2260" w:name="_Toc177143376"/>
      <w:bookmarkStart w:id="2261" w:name="_Toc177143731"/>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p>
    <w:p w14:paraId="3042AC0C"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262" w:name="_Toc122704315"/>
      <w:bookmarkStart w:id="2263" w:name="_Toc122704403"/>
      <w:bookmarkStart w:id="2264" w:name="_Toc123219923"/>
      <w:bookmarkStart w:id="2265" w:name="_Toc123727607"/>
      <w:bookmarkStart w:id="2266" w:name="_Toc124869217"/>
      <w:bookmarkStart w:id="2267" w:name="_Toc124869306"/>
      <w:bookmarkStart w:id="2268" w:name="_Toc125989360"/>
      <w:bookmarkStart w:id="2269" w:name="_Toc125989449"/>
      <w:bookmarkStart w:id="2270" w:name="_Toc125989538"/>
      <w:bookmarkStart w:id="2271" w:name="_Toc126311119"/>
      <w:bookmarkStart w:id="2272" w:name="_Toc126337666"/>
      <w:bookmarkStart w:id="2273" w:name="_Toc126587751"/>
      <w:bookmarkStart w:id="2274" w:name="_Toc127518378"/>
      <w:bookmarkStart w:id="2275" w:name="_Toc133507086"/>
      <w:bookmarkStart w:id="2276" w:name="_Toc133509377"/>
      <w:bookmarkStart w:id="2277" w:name="_Toc134102156"/>
      <w:bookmarkStart w:id="2278" w:name="_Toc134112898"/>
      <w:bookmarkStart w:id="2279" w:name="_Toc134113028"/>
      <w:bookmarkStart w:id="2280" w:name="_Toc140506918"/>
      <w:bookmarkStart w:id="2281" w:name="_Toc141433062"/>
      <w:bookmarkStart w:id="2282" w:name="_Toc141433163"/>
      <w:bookmarkStart w:id="2283" w:name="_Toc147758740"/>
      <w:bookmarkStart w:id="2284" w:name="_Toc149053775"/>
      <w:bookmarkStart w:id="2285" w:name="_Toc149054035"/>
      <w:bookmarkStart w:id="2286" w:name="_Toc149835183"/>
      <w:bookmarkStart w:id="2287" w:name="_Toc155774498"/>
      <w:bookmarkStart w:id="2288" w:name="_Toc158103843"/>
      <w:bookmarkStart w:id="2289" w:name="_Toc165638005"/>
      <w:bookmarkStart w:id="2290" w:name="_Toc171027498"/>
      <w:bookmarkStart w:id="2291" w:name="_Toc171027605"/>
      <w:bookmarkStart w:id="2292" w:name="_Toc171027714"/>
      <w:bookmarkStart w:id="2293" w:name="_Toc171027948"/>
      <w:bookmarkStart w:id="2294" w:name="_Toc171028055"/>
      <w:bookmarkStart w:id="2295" w:name="_Toc171028162"/>
      <w:bookmarkStart w:id="2296" w:name="_Toc171028396"/>
      <w:bookmarkStart w:id="2297" w:name="_Toc171620900"/>
      <w:bookmarkStart w:id="2298" w:name="_Toc171675059"/>
      <w:bookmarkStart w:id="2299" w:name="_Toc171675168"/>
      <w:bookmarkStart w:id="2300" w:name="_Toc172881262"/>
      <w:bookmarkStart w:id="2301" w:name="_Toc172883533"/>
      <w:bookmarkStart w:id="2302" w:name="_Toc177077435"/>
      <w:bookmarkStart w:id="2303" w:name="_Toc177143377"/>
      <w:bookmarkStart w:id="2304" w:name="_Toc177143732"/>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0B20EA11"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305" w:name="_Toc122704316"/>
      <w:bookmarkStart w:id="2306" w:name="_Toc122704404"/>
      <w:bookmarkStart w:id="2307" w:name="_Toc123219924"/>
      <w:bookmarkStart w:id="2308" w:name="_Toc123727608"/>
      <w:bookmarkStart w:id="2309" w:name="_Toc124869218"/>
      <w:bookmarkStart w:id="2310" w:name="_Toc124869307"/>
      <w:bookmarkStart w:id="2311" w:name="_Toc125989361"/>
      <w:bookmarkStart w:id="2312" w:name="_Toc125989450"/>
      <w:bookmarkStart w:id="2313" w:name="_Toc125989539"/>
      <w:bookmarkStart w:id="2314" w:name="_Toc126311120"/>
      <w:bookmarkStart w:id="2315" w:name="_Toc126337667"/>
      <w:bookmarkStart w:id="2316" w:name="_Toc126587752"/>
      <w:bookmarkStart w:id="2317" w:name="_Toc127518379"/>
      <w:bookmarkStart w:id="2318" w:name="_Toc133507087"/>
      <w:bookmarkStart w:id="2319" w:name="_Toc133509378"/>
      <w:bookmarkStart w:id="2320" w:name="_Toc134102157"/>
      <w:bookmarkStart w:id="2321" w:name="_Toc134112899"/>
      <w:bookmarkStart w:id="2322" w:name="_Toc134113029"/>
      <w:bookmarkStart w:id="2323" w:name="_Toc140506919"/>
      <w:bookmarkStart w:id="2324" w:name="_Toc141433063"/>
      <w:bookmarkStart w:id="2325" w:name="_Toc141433164"/>
      <w:bookmarkStart w:id="2326" w:name="_Toc147758741"/>
      <w:bookmarkStart w:id="2327" w:name="_Toc149053776"/>
      <w:bookmarkStart w:id="2328" w:name="_Toc149054036"/>
      <w:bookmarkStart w:id="2329" w:name="_Toc149835184"/>
      <w:bookmarkStart w:id="2330" w:name="_Toc155774499"/>
      <w:bookmarkStart w:id="2331" w:name="_Toc158103844"/>
      <w:bookmarkStart w:id="2332" w:name="_Toc165638006"/>
      <w:bookmarkStart w:id="2333" w:name="_Toc171027499"/>
      <w:bookmarkStart w:id="2334" w:name="_Toc171027606"/>
      <w:bookmarkStart w:id="2335" w:name="_Toc171027715"/>
      <w:bookmarkStart w:id="2336" w:name="_Toc171027949"/>
      <w:bookmarkStart w:id="2337" w:name="_Toc171028056"/>
      <w:bookmarkStart w:id="2338" w:name="_Toc171028163"/>
      <w:bookmarkStart w:id="2339" w:name="_Toc171028397"/>
      <w:bookmarkStart w:id="2340" w:name="_Toc171620901"/>
      <w:bookmarkStart w:id="2341" w:name="_Toc171675060"/>
      <w:bookmarkStart w:id="2342" w:name="_Toc171675169"/>
      <w:bookmarkStart w:id="2343" w:name="_Toc172881263"/>
      <w:bookmarkStart w:id="2344" w:name="_Toc172883534"/>
      <w:bookmarkStart w:id="2345" w:name="_Toc177077436"/>
      <w:bookmarkStart w:id="2346" w:name="_Toc177143378"/>
      <w:bookmarkStart w:id="2347" w:name="_Toc177143733"/>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p>
    <w:p w14:paraId="555B160B"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348" w:name="_Toc122704317"/>
      <w:bookmarkStart w:id="2349" w:name="_Toc122704405"/>
      <w:bookmarkStart w:id="2350" w:name="_Toc123219925"/>
      <w:bookmarkStart w:id="2351" w:name="_Toc123727609"/>
      <w:bookmarkStart w:id="2352" w:name="_Toc124869219"/>
      <w:bookmarkStart w:id="2353" w:name="_Toc124869308"/>
      <w:bookmarkStart w:id="2354" w:name="_Toc125989362"/>
      <w:bookmarkStart w:id="2355" w:name="_Toc125989451"/>
      <w:bookmarkStart w:id="2356" w:name="_Toc125989540"/>
      <w:bookmarkStart w:id="2357" w:name="_Toc126311121"/>
      <w:bookmarkStart w:id="2358" w:name="_Toc126337668"/>
      <w:bookmarkStart w:id="2359" w:name="_Toc126587753"/>
      <w:bookmarkStart w:id="2360" w:name="_Toc127518380"/>
      <w:bookmarkStart w:id="2361" w:name="_Toc133507088"/>
      <w:bookmarkStart w:id="2362" w:name="_Toc133509379"/>
      <w:bookmarkStart w:id="2363" w:name="_Toc134102158"/>
      <w:bookmarkStart w:id="2364" w:name="_Toc134112900"/>
      <w:bookmarkStart w:id="2365" w:name="_Toc134113030"/>
      <w:bookmarkStart w:id="2366" w:name="_Toc140506920"/>
      <w:bookmarkStart w:id="2367" w:name="_Toc141433064"/>
      <w:bookmarkStart w:id="2368" w:name="_Toc141433165"/>
      <w:bookmarkStart w:id="2369" w:name="_Toc147758742"/>
      <w:bookmarkStart w:id="2370" w:name="_Toc149053777"/>
      <w:bookmarkStart w:id="2371" w:name="_Toc149054037"/>
      <w:bookmarkStart w:id="2372" w:name="_Toc149835185"/>
      <w:bookmarkStart w:id="2373" w:name="_Toc155774500"/>
      <w:bookmarkStart w:id="2374" w:name="_Toc158103845"/>
      <w:bookmarkStart w:id="2375" w:name="_Toc165638007"/>
      <w:bookmarkStart w:id="2376" w:name="_Toc171027500"/>
      <w:bookmarkStart w:id="2377" w:name="_Toc171027607"/>
      <w:bookmarkStart w:id="2378" w:name="_Toc171027716"/>
      <w:bookmarkStart w:id="2379" w:name="_Toc171027950"/>
      <w:bookmarkStart w:id="2380" w:name="_Toc171028057"/>
      <w:bookmarkStart w:id="2381" w:name="_Toc171028164"/>
      <w:bookmarkStart w:id="2382" w:name="_Toc171028398"/>
      <w:bookmarkStart w:id="2383" w:name="_Toc171620902"/>
      <w:bookmarkStart w:id="2384" w:name="_Toc171675061"/>
      <w:bookmarkStart w:id="2385" w:name="_Toc171675170"/>
      <w:bookmarkStart w:id="2386" w:name="_Toc172881264"/>
      <w:bookmarkStart w:id="2387" w:name="_Toc172883535"/>
      <w:bookmarkStart w:id="2388" w:name="_Toc177077437"/>
      <w:bookmarkStart w:id="2389" w:name="_Toc177143379"/>
      <w:bookmarkStart w:id="2390" w:name="_Toc177143734"/>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p>
    <w:p w14:paraId="4401CCEE"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391" w:name="_Toc122704318"/>
      <w:bookmarkStart w:id="2392" w:name="_Toc122704406"/>
      <w:bookmarkStart w:id="2393" w:name="_Toc123219926"/>
      <w:bookmarkStart w:id="2394" w:name="_Toc123727610"/>
      <w:bookmarkStart w:id="2395" w:name="_Toc124869220"/>
      <w:bookmarkStart w:id="2396" w:name="_Toc124869309"/>
      <w:bookmarkStart w:id="2397" w:name="_Toc125989363"/>
      <w:bookmarkStart w:id="2398" w:name="_Toc125989452"/>
      <w:bookmarkStart w:id="2399" w:name="_Toc125989541"/>
      <w:bookmarkStart w:id="2400" w:name="_Toc126311122"/>
      <w:bookmarkStart w:id="2401" w:name="_Toc126337669"/>
      <w:bookmarkStart w:id="2402" w:name="_Toc126587754"/>
      <w:bookmarkStart w:id="2403" w:name="_Toc127518381"/>
      <w:bookmarkStart w:id="2404" w:name="_Toc133507089"/>
      <w:bookmarkStart w:id="2405" w:name="_Toc133509380"/>
      <w:bookmarkStart w:id="2406" w:name="_Toc134102159"/>
      <w:bookmarkStart w:id="2407" w:name="_Toc134112901"/>
      <w:bookmarkStart w:id="2408" w:name="_Toc134113031"/>
      <w:bookmarkStart w:id="2409" w:name="_Toc140506921"/>
      <w:bookmarkStart w:id="2410" w:name="_Toc141433065"/>
      <w:bookmarkStart w:id="2411" w:name="_Toc141433166"/>
      <w:bookmarkStart w:id="2412" w:name="_Toc147758743"/>
      <w:bookmarkStart w:id="2413" w:name="_Toc149053778"/>
      <w:bookmarkStart w:id="2414" w:name="_Toc149054038"/>
      <w:bookmarkStart w:id="2415" w:name="_Toc149835186"/>
      <w:bookmarkStart w:id="2416" w:name="_Toc155774501"/>
      <w:bookmarkStart w:id="2417" w:name="_Toc158103846"/>
      <w:bookmarkStart w:id="2418" w:name="_Toc165638008"/>
      <w:bookmarkStart w:id="2419" w:name="_Toc171027501"/>
      <w:bookmarkStart w:id="2420" w:name="_Toc171027608"/>
      <w:bookmarkStart w:id="2421" w:name="_Toc171027717"/>
      <w:bookmarkStart w:id="2422" w:name="_Toc171027951"/>
      <w:bookmarkStart w:id="2423" w:name="_Toc171028058"/>
      <w:bookmarkStart w:id="2424" w:name="_Toc171028165"/>
      <w:bookmarkStart w:id="2425" w:name="_Toc171028399"/>
      <w:bookmarkStart w:id="2426" w:name="_Toc171620903"/>
      <w:bookmarkStart w:id="2427" w:name="_Toc171675062"/>
      <w:bookmarkStart w:id="2428" w:name="_Toc171675171"/>
      <w:bookmarkStart w:id="2429" w:name="_Toc172881265"/>
      <w:bookmarkStart w:id="2430" w:name="_Toc172883536"/>
      <w:bookmarkStart w:id="2431" w:name="_Toc177077438"/>
      <w:bookmarkStart w:id="2432" w:name="_Toc177143380"/>
      <w:bookmarkStart w:id="2433" w:name="_Toc177143735"/>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p>
    <w:p w14:paraId="1EBC9FF9"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434" w:name="_Toc122704319"/>
      <w:bookmarkStart w:id="2435" w:name="_Toc122704407"/>
      <w:bookmarkStart w:id="2436" w:name="_Toc123219927"/>
      <w:bookmarkStart w:id="2437" w:name="_Toc123727611"/>
      <w:bookmarkStart w:id="2438" w:name="_Toc124869221"/>
      <w:bookmarkStart w:id="2439" w:name="_Toc124869310"/>
      <w:bookmarkStart w:id="2440" w:name="_Toc125989364"/>
      <w:bookmarkStart w:id="2441" w:name="_Toc125989453"/>
      <w:bookmarkStart w:id="2442" w:name="_Toc125989542"/>
      <w:bookmarkStart w:id="2443" w:name="_Toc126311123"/>
      <w:bookmarkStart w:id="2444" w:name="_Toc126337670"/>
      <w:bookmarkStart w:id="2445" w:name="_Toc126587755"/>
      <w:bookmarkStart w:id="2446" w:name="_Toc127518382"/>
      <w:bookmarkStart w:id="2447" w:name="_Toc133507090"/>
      <w:bookmarkStart w:id="2448" w:name="_Toc133509381"/>
      <w:bookmarkStart w:id="2449" w:name="_Toc134102160"/>
      <w:bookmarkStart w:id="2450" w:name="_Toc134112902"/>
      <w:bookmarkStart w:id="2451" w:name="_Toc134113032"/>
      <w:bookmarkStart w:id="2452" w:name="_Toc140506922"/>
      <w:bookmarkStart w:id="2453" w:name="_Toc141433066"/>
      <w:bookmarkStart w:id="2454" w:name="_Toc141433167"/>
      <w:bookmarkStart w:id="2455" w:name="_Toc147758744"/>
      <w:bookmarkStart w:id="2456" w:name="_Toc149053779"/>
      <w:bookmarkStart w:id="2457" w:name="_Toc149054039"/>
      <w:bookmarkStart w:id="2458" w:name="_Toc149835187"/>
      <w:bookmarkStart w:id="2459" w:name="_Toc155774502"/>
      <w:bookmarkStart w:id="2460" w:name="_Toc158103847"/>
      <w:bookmarkStart w:id="2461" w:name="_Toc165638009"/>
      <w:bookmarkStart w:id="2462" w:name="_Toc171027502"/>
      <w:bookmarkStart w:id="2463" w:name="_Toc171027609"/>
      <w:bookmarkStart w:id="2464" w:name="_Toc171027718"/>
      <w:bookmarkStart w:id="2465" w:name="_Toc171027952"/>
      <w:bookmarkStart w:id="2466" w:name="_Toc171028059"/>
      <w:bookmarkStart w:id="2467" w:name="_Toc171028166"/>
      <w:bookmarkStart w:id="2468" w:name="_Toc171028400"/>
      <w:bookmarkStart w:id="2469" w:name="_Toc171620904"/>
      <w:bookmarkStart w:id="2470" w:name="_Toc171675063"/>
      <w:bookmarkStart w:id="2471" w:name="_Toc171675172"/>
      <w:bookmarkStart w:id="2472" w:name="_Toc172881266"/>
      <w:bookmarkStart w:id="2473" w:name="_Toc172883537"/>
      <w:bookmarkStart w:id="2474" w:name="_Toc177077439"/>
      <w:bookmarkStart w:id="2475" w:name="_Toc177143381"/>
      <w:bookmarkStart w:id="2476" w:name="_Toc177143736"/>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p>
    <w:p w14:paraId="6D49907E"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477" w:name="_Toc122704320"/>
      <w:bookmarkStart w:id="2478" w:name="_Toc122704408"/>
      <w:bookmarkStart w:id="2479" w:name="_Toc123219928"/>
      <w:bookmarkStart w:id="2480" w:name="_Toc123727612"/>
      <w:bookmarkStart w:id="2481" w:name="_Toc124869222"/>
      <w:bookmarkStart w:id="2482" w:name="_Toc124869311"/>
      <w:bookmarkStart w:id="2483" w:name="_Toc125989365"/>
      <w:bookmarkStart w:id="2484" w:name="_Toc125989454"/>
      <w:bookmarkStart w:id="2485" w:name="_Toc125989543"/>
      <w:bookmarkStart w:id="2486" w:name="_Toc126311124"/>
      <w:bookmarkStart w:id="2487" w:name="_Toc126337671"/>
      <w:bookmarkStart w:id="2488" w:name="_Toc126587756"/>
      <w:bookmarkStart w:id="2489" w:name="_Toc127518383"/>
      <w:bookmarkStart w:id="2490" w:name="_Toc133507091"/>
      <w:bookmarkStart w:id="2491" w:name="_Toc133509382"/>
      <w:bookmarkStart w:id="2492" w:name="_Toc134102161"/>
      <w:bookmarkStart w:id="2493" w:name="_Toc134112903"/>
      <w:bookmarkStart w:id="2494" w:name="_Toc134113033"/>
      <w:bookmarkStart w:id="2495" w:name="_Toc140506923"/>
      <w:bookmarkStart w:id="2496" w:name="_Toc141433067"/>
      <w:bookmarkStart w:id="2497" w:name="_Toc141433168"/>
      <w:bookmarkStart w:id="2498" w:name="_Toc147758745"/>
      <w:bookmarkStart w:id="2499" w:name="_Toc149053780"/>
      <w:bookmarkStart w:id="2500" w:name="_Toc149054040"/>
      <w:bookmarkStart w:id="2501" w:name="_Toc149835188"/>
      <w:bookmarkStart w:id="2502" w:name="_Toc155774503"/>
      <w:bookmarkStart w:id="2503" w:name="_Toc158103848"/>
      <w:bookmarkStart w:id="2504" w:name="_Toc165638010"/>
      <w:bookmarkStart w:id="2505" w:name="_Toc171027503"/>
      <w:bookmarkStart w:id="2506" w:name="_Toc171027610"/>
      <w:bookmarkStart w:id="2507" w:name="_Toc171027719"/>
      <w:bookmarkStart w:id="2508" w:name="_Toc171027953"/>
      <w:bookmarkStart w:id="2509" w:name="_Toc171028060"/>
      <w:bookmarkStart w:id="2510" w:name="_Toc171028167"/>
      <w:bookmarkStart w:id="2511" w:name="_Toc171028401"/>
      <w:bookmarkStart w:id="2512" w:name="_Toc171620905"/>
      <w:bookmarkStart w:id="2513" w:name="_Toc171675064"/>
      <w:bookmarkStart w:id="2514" w:name="_Toc171675173"/>
      <w:bookmarkStart w:id="2515" w:name="_Toc172881267"/>
      <w:bookmarkStart w:id="2516" w:name="_Toc172883538"/>
      <w:bookmarkStart w:id="2517" w:name="_Toc177077440"/>
      <w:bookmarkStart w:id="2518" w:name="_Toc177143382"/>
      <w:bookmarkStart w:id="2519" w:name="_Toc177143737"/>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p>
    <w:p w14:paraId="3F2DD658"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520" w:name="_Toc122704321"/>
      <w:bookmarkStart w:id="2521" w:name="_Toc122704409"/>
      <w:bookmarkStart w:id="2522" w:name="_Toc123219929"/>
      <w:bookmarkStart w:id="2523" w:name="_Toc123727613"/>
      <w:bookmarkStart w:id="2524" w:name="_Toc124869223"/>
      <w:bookmarkStart w:id="2525" w:name="_Toc124869312"/>
      <w:bookmarkStart w:id="2526" w:name="_Toc125989366"/>
      <w:bookmarkStart w:id="2527" w:name="_Toc125989455"/>
      <w:bookmarkStart w:id="2528" w:name="_Toc125989544"/>
      <w:bookmarkStart w:id="2529" w:name="_Toc126311125"/>
      <w:bookmarkStart w:id="2530" w:name="_Toc126337672"/>
      <w:bookmarkStart w:id="2531" w:name="_Toc126587757"/>
      <w:bookmarkStart w:id="2532" w:name="_Toc127518384"/>
      <w:bookmarkStart w:id="2533" w:name="_Toc133507092"/>
      <w:bookmarkStart w:id="2534" w:name="_Toc133509383"/>
      <w:bookmarkStart w:id="2535" w:name="_Toc134102162"/>
      <w:bookmarkStart w:id="2536" w:name="_Toc134112904"/>
      <w:bookmarkStart w:id="2537" w:name="_Toc134113034"/>
      <w:bookmarkStart w:id="2538" w:name="_Toc140506924"/>
      <w:bookmarkStart w:id="2539" w:name="_Toc141433068"/>
      <w:bookmarkStart w:id="2540" w:name="_Toc141433169"/>
      <w:bookmarkStart w:id="2541" w:name="_Toc147758746"/>
      <w:bookmarkStart w:id="2542" w:name="_Toc149053781"/>
      <w:bookmarkStart w:id="2543" w:name="_Toc149054041"/>
      <w:bookmarkStart w:id="2544" w:name="_Toc149835189"/>
      <w:bookmarkStart w:id="2545" w:name="_Toc155774504"/>
      <w:bookmarkStart w:id="2546" w:name="_Toc158103849"/>
      <w:bookmarkStart w:id="2547" w:name="_Toc165638011"/>
      <w:bookmarkStart w:id="2548" w:name="_Toc171027504"/>
      <w:bookmarkStart w:id="2549" w:name="_Toc171027611"/>
      <w:bookmarkStart w:id="2550" w:name="_Toc171027720"/>
      <w:bookmarkStart w:id="2551" w:name="_Toc171027954"/>
      <w:bookmarkStart w:id="2552" w:name="_Toc171028061"/>
      <w:bookmarkStart w:id="2553" w:name="_Toc171028168"/>
      <w:bookmarkStart w:id="2554" w:name="_Toc171028402"/>
      <w:bookmarkStart w:id="2555" w:name="_Toc171620906"/>
      <w:bookmarkStart w:id="2556" w:name="_Toc171675065"/>
      <w:bookmarkStart w:id="2557" w:name="_Toc171675174"/>
      <w:bookmarkStart w:id="2558" w:name="_Toc172881268"/>
      <w:bookmarkStart w:id="2559" w:name="_Toc172883539"/>
      <w:bookmarkStart w:id="2560" w:name="_Toc177077441"/>
      <w:bookmarkStart w:id="2561" w:name="_Toc177143383"/>
      <w:bookmarkStart w:id="2562" w:name="_Toc177143738"/>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p>
    <w:p w14:paraId="6BE10E28"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563" w:name="_Toc122704322"/>
      <w:bookmarkStart w:id="2564" w:name="_Toc122704410"/>
      <w:bookmarkStart w:id="2565" w:name="_Toc123219930"/>
      <w:bookmarkStart w:id="2566" w:name="_Toc123727614"/>
      <w:bookmarkStart w:id="2567" w:name="_Toc124869224"/>
      <w:bookmarkStart w:id="2568" w:name="_Toc124869313"/>
      <w:bookmarkStart w:id="2569" w:name="_Toc125989367"/>
      <w:bookmarkStart w:id="2570" w:name="_Toc125989456"/>
      <w:bookmarkStart w:id="2571" w:name="_Toc125989545"/>
      <w:bookmarkStart w:id="2572" w:name="_Toc126311126"/>
      <w:bookmarkStart w:id="2573" w:name="_Toc126337673"/>
      <w:bookmarkStart w:id="2574" w:name="_Toc126587758"/>
      <w:bookmarkStart w:id="2575" w:name="_Toc127518385"/>
      <w:bookmarkStart w:id="2576" w:name="_Toc133507093"/>
      <w:bookmarkStart w:id="2577" w:name="_Toc133509384"/>
      <w:bookmarkStart w:id="2578" w:name="_Toc134102163"/>
      <w:bookmarkStart w:id="2579" w:name="_Toc134112905"/>
      <w:bookmarkStart w:id="2580" w:name="_Toc134113035"/>
      <w:bookmarkStart w:id="2581" w:name="_Toc140506925"/>
      <w:bookmarkStart w:id="2582" w:name="_Toc141433069"/>
      <w:bookmarkStart w:id="2583" w:name="_Toc141433170"/>
      <w:bookmarkStart w:id="2584" w:name="_Toc147758747"/>
      <w:bookmarkStart w:id="2585" w:name="_Toc149053782"/>
      <w:bookmarkStart w:id="2586" w:name="_Toc149054042"/>
      <w:bookmarkStart w:id="2587" w:name="_Toc149835190"/>
      <w:bookmarkStart w:id="2588" w:name="_Toc155774505"/>
      <w:bookmarkStart w:id="2589" w:name="_Toc158103850"/>
      <w:bookmarkStart w:id="2590" w:name="_Toc165638012"/>
      <w:bookmarkStart w:id="2591" w:name="_Toc171027505"/>
      <w:bookmarkStart w:id="2592" w:name="_Toc171027612"/>
      <w:bookmarkStart w:id="2593" w:name="_Toc171027721"/>
      <w:bookmarkStart w:id="2594" w:name="_Toc171027955"/>
      <w:bookmarkStart w:id="2595" w:name="_Toc171028062"/>
      <w:bookmarkStart w:id="2596" w:name="_Toc171028169"/>
      <w:bookmarkStart w:id="2597" w:name="_Toc171028403"/>
      <w:bookmarkStart w:id="2598" w:name="_Toc171620907"/>
      <w:bookmarkStart w:id="2599" w:name="_Toc171675066"/>
      <w:bookmarkStart w:id="2600" w:name="_Toc171675175"/>
      <w:bookmarkStart w:id="2601" w:name="_Toc172881269"/>
      <w:bookmarkStart w:id="2602" w:name="_Toc172883540"/>
      <w:bookmarkStart w:id="2603" w:name="_Toc177077442"/>
      <w:bookmarkStart w:id="2604" w:name="_Toc177143384"/>
      <w:bookmarkStart w:id="2605" w:name="_Toc177143739"/>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p>
    <w:p w14:paraId="0B2A1789"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606" w:name="_Toc122704323"/>
      <w:bookmarkStart w:id="2607" w:name="_Toc122704411"/>
      <w:bookmarkStart w:id="2608" w:name="_Toc123219931"/>
      <w:bookmarkStart w:id="2609" w:name="_Toc123727615"/>
      <w:bookmarkStart w:id="2610" w:name="_Toc124869225"/>
      <w:bookmarkStart w:id="2611" w:name="_Toc124869314"/>
      <w:bookmarkStart w:id="2612" w:name="_Toc125989368"/>
      <w:bookmarkStart w:id="2613" w:name="_Toc125989457"/>
      <w:bookmarkStart w:id="2614" w:name="_Toc125989546"/>
      <w:bookmarkStart w:id="2615" w:name="_Toc126311127"/>
      <w:bookmarkStart w:id="2616" w:name="_Toc126337674"/>
      <w:bookmarkStart w:id="2617" w:name="_Toc126587759"/>
      <w:bookmarkStart w:id="2618" w:name="_Toc127518386"/>
      <w:bookmarkStart w:id="2619" w:name="_Toc133507094"/>
      <w:bookmarkStart w:id="2620" w:name="_Toc133509385"/>
      <w:bookmarkStart w:id="2621" w:name="_Toc134102164"/>
      <w:bookmarkStart w:id="2622" w:name="_Toc134112906"/>
      <w:bookmarkStart w:id="2623" w:name="_Toc134113036"/>
      <w:bookmarkStart w:id="2624" w:name="_Toc140506926"/>
      <w:bookmarkStart w:id="2625" w:name="_Toc141433070"/>
      <w:bookmarkStart w:id="2626" w:name="_Toc141433171"/>
      <w:bookmarkStart w:id="2627" w:name="_Toc147758748"/>
      <w:bookmarkStart w:id="2628" w:name="_Toc149053783"/>
      <w:bookmarkStart w:id="2629" w:name="_Toc149054043"/>
      <w:bookmarkStart w:id="2630" w:name="_Toc149835191"/>
      <w:bookmarkStart w:id="2631" w:name="_Toc155774506"/>
      <w:bookmarkStart w:id="2632" w:name="_Toc158103851"/>
      <w:bookmarkStart w:id="2633" w:name="_Toc165638013"/>
      <w:bookmarkStart w:id="2634" w:name="_Toc171027506"/>
      <w:bookmarkStart w:id="2635" w:name="_Toc171027613"/>
      <w:bookmarkStart w:id="2636" w:name="_Toc171027722"/>
      <w:bookmarkStart w:id="2637" w:name="_Toc171027956"/>
      <w:bookmarkStart w:id="2638" w:name="_Toc171028063"/>
      <w:bookmarkStart w:id="2639" w:name="_Toc171028170"/>
      <w:bookmarkStart w:id="2640" w:name="_Toc171028404"/>
      <w:bookmarkStart w:id="2641" w:name="_Toc171620908"/>
      <w:bookmarkStart w:id="2642" w:name="_Toc171675067"/>
      <w:bookmarkStart w:id="2643" w:name="_Toc171675176"/>
      <w:bookmarkStart w:id="2644" w:name="_Toc172881270"/>
      <w:bookmarkStart w:id="2645" w:name="_Toc172883541"/>
      <w:bookmarkStart w:id="2646" w:name="_Toc177077443"/>
      <w:bookmarkStart w:id="2647" w:name="_Toc177143385"/>
      <w:bookmarkStart w:id="2648" w:name="_Toc177143740"/>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14:paraId="6350F34F"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649" w:name="_Toc122704324"/>
      <w:bookmarkStart w:id="2650" w:name="_Toc122704412"/>
      <w:bookmarkStart w:id="2651" w:name="_Toc123219932"/>
      <w:bookmarkStart w:id="2652" w:name="_Toc123727616"/>
      <w:bookmarkStart w:id="2653" w:name="_Toc124869226"/>
      <w:bookmarkStart w:id="2654" w:name="_Toc124869315"/>
      <w:bookmarkStart w:id="2655" w:name="_Toc125989369"/>
      <w:bookmarkStart w:id="2656" w:name="_Toc125989458"/>
      <w:bookmarkStart w:id="2657" w:name="_Toc125989547"/>
      <w:bookmarkStart w:id="2658" w:name="_Toc126311128"/>
      <w:bookmarkStart w:id="2659" w:name="_Toc126337675"/>
      <w:bookmarkStart w:id="2660" w:name="_Toc126587760"/>
      <w:bookmarkStart w:id="2661" w:name="_Toc127518387"/>
      <w:bookmarkStart w:id="2662" w:name="_Toc133507095"/>
      <w:bookmarkStart w:id="2663" w:name="_Toc133509386"/>
      <w:bookmarkStart w:id="2664" w:name="_Toc134102165"/>
      <w:bookmarkStart w:id="2665" w:name="_Toc134112907"/>
      <w:bookmarkStart w:id="2666" w:name="_Toc134113037"/>
      <w:bookmarkStart w:id="2667" w:name="_Toc140506927"/>
      <w:bookmarkStart w:id="2668" w:name="_Toc141433071"/>
      <w:bookmarkStart w:id="2669" w:name="_Toc141433172"/>
      <w:bookmarkStart w:id="2670" w:name="_Toc147758749"/>
      <w:bookmarkStart w:id="2671" w:name="_Toc149053784"/>
      <w:bookmarkStart w:id="2672" w:name="_Toc149054044"/>
      <w:bookmarkStart w:id="2673" w:name="_Toc149835192"/>
      <w:bookmarkStart w:id="2674" w:name="_Toc155774507"/>
      <w:bookmarkStart w:id="2675" w:name="_Toc158103852"/>
      <w:bookmarkStart w:id="2676" w:name="_Toc165638014"/>
      <w:bookmarkStart w:id="2677" w:name="_Toc171027507"/>
      <w:bookmarkStart w:id="2678" w:name="_Toc171027614"/>
      <w:bookmarkStart w:id="2679" w:name="_Toc171027723"/>
      <w:bookmarkStart w:id="2680" w:name="_Toc171027957"/>
      <w:bookmarkStart w:id="2681" w:name="_Toc171028064"/>
      <w:bookmarkStart w:id="2682" w:name="_Toc171028171"/>
      <w:bookmarkStart w:id="2683" w:name="_Toc171028405"/>
      <w:bookmarkStart w:id="2684" w:name="_Toc171620909"/>
      <w:bookmarkStart w:id="2685" w:name="_Toc171675068"/>
      <w:bookmarkStart w:id="2686" w:name="_Toc171675177"/>
      <w:bookmarkStart w:id="2687" w:name="_Toc172881271"/>
      <w:bookmarkStart w:id="2688" w:name="_Toc172883542"/>
      <w:bookmarkStart w:id="2689" w:name="_Toc177077444"/>
      <w:bookmarkStart w:id="2690" w:name="_Toc177143386"/>
      <w:bookmarkStart w:id="2691" w:name="_Toc177143741"/>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p>
    <w:p w14:paraId="2B6DF56E"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692" w:name="_Toc122704325"/>
      <w:bookmarkStart w:id="2693" w:name="_Toc122704413"/>
      <w:bookmarkStart w:id="2694" w:name="_Toc123219933"/>
      <w:bookmarkStart w:id="2695" w:name="_Toc123727617"/>
      <w:bookmarkStart w:id="2696" w:name="_Toc124869227"/>
      <w:bookmarkStart w:id="2697" w:name="_Toc124869316"/>
      <w:bookmarkStart w:id="2698" w:name="_Toc125989370"/>
      <w:bookmarkStart w:id="2699" w:name="_Toc125989459"/>
      <w:bookmarkStart w:id="2700" w:name="_Toc125989548"/>
      <w:bookmarkStart w:id="2701" w:name="_Toc126311129"/>
      <w:bookmarkStart w:id="2702" w:name="_Toc126337676"/>
      <w:bookmarkStart w:id="2703" w:name="_Toc126587761"/>
      <w:bookmarkStart w:id="2704" w:name="_Toc127518388"/>
      <w:bookmarkStart w:id="2705" w:name="_Toc133507096"/>
      <w:bookmarkStart w:id="2706" w:name="_Toc133509387"/>
      <w:bookmarkStart w:id="2707" w:name="_Toc134102166"/>
      <w:bookmarkStart w:id="2708" w:name="_Toc134112908"/>
      <w:bookmarkStart w:id="2709" w:name="_Toc134113038"/>
      <w:bookmarkStart w:id="2710" w:name="_Toc140506928"/>
      <w:bookmarkStart w:id="2711" w:name="_Toc141433072"/>
      <w:bookmarkStart w:id="2712" w:name="_Toc141433173"/>
      <w:bookmarkStart w:id="2713" w:name="_Toc147758750"/>
      <w:bookmarkStart w:id="2714" w:name="_Toc149053785"/>
      <w:bookmarkStart w:id="2715" w:name="_Toc149054045"/>
      <w:bookmarkStart w:id="2716" w:name="_Toc149835193"/>
      <w:bookmarkStart w:id="2717" w:name="_Toc155774508"/>
      <w:bookmarkStart w:id="2718" w:name="_Toc158103853"/>
      <w:bookmarkStart w:id="2719" w:name="_Toc165638015"/>
      <w:bookmarkStart w:id="2720" w:name="_Toc171027508"/>
      <w:bookmarkStart w:id="2721" w:name="_Toc171027615"/>
      <w:bookmarkStart w:id="2722" w:name="_Toc171027724"/>
      <w:bookmarkStart w:id="2723" w:name="_Toc171027958"/>
      <w:bookmarkStart w:id="2724" w:name="_Toc171028065"/>
      <w:bookmarkStart w:id="2725" w:name="_Toc171028172"/>
      <w:bookmarkStart w:id="2726" w:name="_Toc171028406"/>
      <w:bookmarkStart w:id="2727" w:name="_Toc171620910"/>
      <w:bookmarkStart w:id="2728" w:name="_Toc171675069"/>
      <w:bookmarkStart w:id="2729" w:name="_Toc171675178"/>
      <w:bookmarkStart w:id="2730" w:name="_Toc172881272"/>
      <w:bookmarkStart w:id="2731" w:name="_Toc172883543"/>
      <w:bookmarkStart w:id="2732" w:name="_Toc177077445"/>
      <w:bookmarkStart w:id="2733" w:name="_Toc177143387"/>
      <w:bookmarkStart w:id="2734" w:name="_Toc177143742"/>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p>
    <w:p w14:paraId="61546BE5"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735" w:name="_Toc122704326"/>
      <w:bookmarkStart w:id="2736" w:name="_Toc122704414"/>
      <w:bookmarkStart w:id="2737" w:name="_Toc123219934"/>
      <w:bookmarkStart w:id="2738" w:name="_Toc123727618"/>
      <w:bookmarkStart w:id="2739" w:name="_Toc124869228"/>
      <w:bookmarkStart w:id="2740" w:name="_Toc124869317"/>
      <w:bookmarkStart w:id="2741" w:name="_Toc125989371"/>
      <w:bookmarkStart w:id="2742" w:name="_Toc125989460"/>
      <w:bookmarkStart w:id="2743" w:name="_Toc125989549"/>
      <w:bookmarkStart w:id="2744" w:name="_Toc126311130"/>
      <w:bookmarkStart w:id="2745" w:name="_Toc126337677"/>
      <w:bookmarkStart w:id="2746" w:name="_Toc126587762"/>
      <w:bookmarkStart w:id="2747" w:name="_Toc127518389"/>
      <w:bookmarkStart w:id="2748" w:name="_Toc133507097"/>
      <w:bookmarkStart w:id="2749" w:name="_Toc133509388"/>
      <w:bookmarkStart w:id="2750" w:name="_Toc134102167"/>
      <w:bookmarkStart w:id="2751" w:name="_Toc134112909"/>
      <w:bookmarkStart w:id="2752" w:name="_Toc134113039"/>
      <w:bookmarkStart w:id="2753" w:name="_Toc140506929"/>
      <w:bookmarkStart w:id="2754" w:name="_Toc141433073"/>
      <w:bookmarkStart w:id="2755" w:name="_Toc141433174"/>
      <w:bookmarkStart w:id="2756" w:name="_Toc147758751"/>
      <w:bookmarkStart w:id="2757" w:name="_Toc149053786"/>
      <w:bookmarkStart w:id="2758" w:name="_Toc149054046"/>
      <w:bookmarkStart w:id="2759" w:name="_Toc149835194"/>
      <w:bookmarkStart w:id="2760" w:name="_Toc155774509"/>
      <w:bookmarkStart w:id="2761" w:name="_Toc158103854"/>
      <w:bookmarkStart w:id="2762" w:name="_Toc165638016"/>
      <w:bookmarkStart w:id="2763" w:name="_Toc171027509"/>
      <w:bookmarkStart w:id="2764" w:name="_Toc171027616"/>
      <w:bookmarkStart w:id="2765" w:name="_Toc171027725"/>
      <w:bookmarkStart w:id="2766" w:name="_Toc171027959"/>
      <w:bookmarkStart w:id="2767" w:name="_Toc171028066"/>
      <w:bookmarkStart w:id="2768" w:name="_Toc171028173"/>
      <w:bookmarkStart w:id="2769" w:name="_Toc171028407"/>
      <w:bookmarkStart w:id="2770" w:name="_Toc171620911"/>
      <w:bookmarkStart w:id="2771" w:name="_Toc171675070"/>
      <w:bookmarkStart w:id="2772" w:name="_Toc171675179"/>
      <w:bookmarkStart w:id="2773" w:name="_Toc172881273"/>
      <w:bookmarkStart w:id="2774" w:name="_Toc172883544"/>
      <w:bookmarkStart w:id="2775" w:name="_Toc177077446"/>
      <w:bookmarkStart w:id="2776" w:name="_Toc177143388"/>
      <w:bookmarkStart w:id="2777" w:name="_Toc177143743"/>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14:paraId="0F71FFBA"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778" w:name="_Toc122704327"/>
      <w:bookmarkStart w:id="2779" w:name="_Toc122704415"/>
      <w:bookmarkStart w:id="2780" w:name="_Toc123219935"/>
      <w:bookmarkStart w:id="2781" w:name="_Toc123727619"/>
      <w:bookmarkStart w:id="2782" w:name="_Toc124869229"/>
      <w:bookmarkStart w:id="2783" w:name="_Toc124869318"/>
      <w:bookmarkStart w:id="2784" w:name="_Toc125989372"/>
      <w:bookmarkStart w:id="2785" w:name="_Toc125989461"/>
      <w:bookmarkStart w:id="2786" w:name="_Toc125989550"/>
      <w:bookmarkStart w:id="2787" w:name="_Toc126311131"/>
      <w:bookmarkStart w:id="2788" w:name="_Toc126337678"/>
      <w:bookmarkStart w:id="2789" w:name="_Toc126587763"/>
      <w:bookmarkStart w:id="2790" w:name="_Toc127518390"/>
      <w:bookmarkStart w:id="2791" w:name="_Toc133507098"/>
      <w:bookmarkStart w:id="2792" w:name="_Toc133509389"/>
      <w:bookmarkStart w:id="2793" w:name="_Toc134102168"/>
      <w:bookmarkStart w:id="2794" w:name="_Toc134112910"/>
      <w:bookmarkStart w:id="2795" w:name="_Toc134113040"/>
      <w:bookmarkStart w:id="2796" w:name="_Toc140506930"/>
      <w:bookmarkStart w:id="2797" w:name="_Toc141433074"/>
      <w:bookmarkStart w:id="2798" w:name="_Toc141433175"/>
      <w:bookmarkStart w:id="2799" w:name="_Toc147758752"/>
      <w:bookmarkStart w:id="2800" w:name="_Toc149053787"/>
      <w:bookmarkStart w:id="2801" w:name="_Toc149054047"/>
      <w:bookmarkStart w:id="2802" w:name="_Toc149835195"/>
      <w:bookmarkStart w:id="2803" w:name="_Toc155774510"/>
      <w:bookmarkStart w:id="2804" w:name="_Toc158103855"/>
      <w:bookmarkStart w:id="2805" w:name="_Toc165638017"/>
      <w:bookmarkStart w:id="2806" w:name="_Toc171027510"/>
      <w:bookmarkStart w:id="2807" w:name="_Toc171027617"/>
      <w:bookmarkStart w:id="2808" w:name="_Toc171027726"/>
      <w:bookmarkStart w:id="2809" w:name="_Toc171027960"/>
      <w:bookmarkStart w:id="2810" w:name="_Toc171028067"/>
      <w:bookmarkStart w:id="2811" w:name="_Toc171028174"/>
      <w:bookmarkStart w:id="2812" w:name="_Toc171028408"/>
      <w:bookmarkStart w:id="2813" w:name="_Toc171620912"/>
      <w:bookmarkStart w:id="2814" w:name="_Toc171675071"/>
      <w:bookmarkStart w:id="2815" w:name="_Toc171675180"/>
      <w:bookmarkStart w:id="2816" w:name="_Toc172881274"/>
      <w:bookmarkStart w:id="2817" w:name="_Toc172883545"/>
      <w:bookmarkStart w:id="2818" w:name="_Toc177077447"/>
      <w:bookmarkStart w:id="2819" w:name="_Toc177143389"/>
      <w:bookmarkStart w:id="2820" w:name="_Toc177143744"/>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p>
    <w:p w14:paraId="0B172861" w14:textId="77777777" w:rsidR="00B34AD5" w:rsidRPr="00863667"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821" w:name="_Toc122704328"/>
      <w:bookmarkStart w:id="2822" w:name="_Toc122704416"/>
      <w:bookmarkStart w:id="2823" w:name="_Toc123219936"/>
      <w:bookmarkStart w:id="2824" w:name="_Toc123727620"/>
      <w:bookmarkStart w:id="2825" w:name="_Toc124869230"/>
      <w:bookmarkStart w:id="2826" w:name="_Toc124869319"/>
      <w:bookmarkStart w:id="2827" w:name="_Toc125989373"/>
      <w:bookmarkStart w:id="2828" w:name="_Toc125989462"/>
      <w:bookmarkStart w:id="2829" w:name="_Toc125989551"/>
      <w:bookmarkStart w:id="2830" w:name="_Toc126311132"/>
      <w:bookmarkStart w:id="2831" w:name="_Toc126337679"/>
      <w:bookmarkStart w:id="2832" w:name="_Toc126587764"/>
      <w:bookmarkStart w:id="2833" w:name="_Toc127518391"/>
      <w:bookmarkStart w:id="2834" w:name="_Toc133507099"/>
      <w:bookmarkStart w:id="2835" w:name="_Toc133509390"/>
      <w:bookmarkStart w:id="2836" w:name="_Toc134102169"/>
      <w:bookmarkStart w:id="2837" w:name="_Toc134112911"/>
      <w:bookmarkStart w:id="2838" w:name="_Toc134113041"/>
      <w:bookmarkStart w:id="2839" w:name="_Toc140506931"/>
      <w:bookmarkStart w:id="2840" w:name="_Toc141433075"/>
      <w:bookmarkStart w:id="2841" w:name="_Toc141433176"/>
      <w:bookmarkStart w:id="2842" w:name="_Toc147758753"/>
      <w:bookmarkStart w:id="2843" w:name="_Toc149053788"/>
      <w:bookmarkStart w:id="2844" w:name="_Toc149054048"/>
      <w:bookmarkStart w:id="2845" w:name="_Toc149835196"/>
      <w:bookmarkStart w:id="2846" w:name="_Toc155774511"/>
      <w:bookmarkStart w:id="2847" w:name="_Toc158103856"/>
      <w:bookmarkStart w:id="2848" w:name="_Toc165638018"/>
      <w:bookmarkStart w:id="2849" w:name="_Toc171027511"/>
      <w:bookmarkStart w:id="2850" w:name="_Toc171027618"/>
      <w:bookmarkStart w:id="2851" w:name="_Toc171027727"/>
      <w:bookmarkStart w:id="2852" w:name="_Toc171027961"/>
      <w:bookmarkStart w:id="2853" w:name="_Toc171028068"/>
      <w:bookmarkStart w:id="2854" w:name="_Toc171028175"/>
      <w:bookmarkStart w:id="2855" w:name="_Toc171028409"/>
      <w:bookmarkStart w:id="2856" w:name="_Toc171620913"/>
      <w:bookmarkStart w:id="2857" w:name="_Toc171675072"/>
      <w:bookmarkStart w:id="2858" w:name="_Toc171675181"/>
      <w:bookmarkStart w:id="2859" w:name="_Toc172881275"/>
      <w:bookmarkStart w:id="2860" w:name="_Toc172883546"/>
      <w:bookmarkStart w:id="2861" w:name="_Toc177077448"/>
      <w:bookmarkStart w:id="2862" w:name="_Toc177143390"/>
      <w:bookmarkStart w:id="2863" w:name="_Toc177143745"/>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p>
    <w:p w14:paraId="035FC9AC" w14:textId="432D53F5" w:rsidR="00BF43A2" w:rsidRPr="00863667"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864" w:name="_Toc177143746"/>
      <w:r w:rsidRPr="00863667">
        <w:rPr>
          <w:rFonts w:cs="Arial"/>
          <w:szCs w:val="22"/>
          <w:lang w:val="vi-VN"/>
        </w:rPr>
        <w:t xml:space="preserve">Where do I get student’s scholarship maintenance criteria? / </w:t>
      </w:r>
      <w:r w:rsidRPr="00863667">
        <w:rPr>
          <w:rFonts w:cs="Arial"/>
          <w:i/>
          <w:iCs/>
          <w:szCs w:val="22"/>
          <w:lang w:val="vi-VN"/>
        </w:rPr>
        <w:t>Phụ huynh và gia đình có thể xem điều kiện học bổng của sinh viên ở đâu?</w:t>
      </w:r>
      <w:bookmarkEnd w:id="2218"/>
      <w:bookmarkEnd w:id="2864"/>
    </w:p>
    <w:p w14:paraId="0CC87406" w14:textId="77777777"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0117C7ED" w14:textId="3CFAB393" w:rsidR="00BF43A2" w:rsidRPr="00863667"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Prior to receiving the scholarship, students are required to complete a Scholarship Acceptance Form – Terms and Conditions. It is highly recommended that students keep a copy of this form after signing so they can refer to it when needed. Alternatively, students can contact their Admission Advisor for the maintenance criteria of their scholarship if necessary. </w:t>
      </w:r>
      <w:r w:rsidR="00692FC6" w:rsidRPr="00863667">
        <w:rPr>
          <w:rFonts w:ascii="iCiel Avenir LT Std 35 Light" w:hAnsi="iCiel Avenir LT Std 35 Light" w:cs="Arial"/>
          <w:sz w:val="22"/>
          <w:szCs w:val="22"/>
          <w:lang w:val="vi-VN"/>
        </w:rPr>
        <w:t xml:space="preserve">For more </w:t>
      </w:r>
      <w:r w:rsidR="00AC0151" w:rsidRPr="00863667">
        <w:rPr>
          <w:rFonts w:ascii="iCiel Avenir LT Std 35 Light" w:hAnsi="iCiel Avenir LT Std 35 Light" w:cs="Arial"/>
          <w:sz w:val="22"/>
          <w:szCs w:val="22"/>
          <w:lang w:val="vi-VN"/>
        </w:rPr>
        <w:t>information</w:t>
      </w:r>
      <w:r w:rsidR="00692FC6" w:rsidRPr="00863667">
        <w:rPr>
          <w:rFonts w:ascii="iCiel Avenir LT Std 35 Light" w:hAnsi="iCiel Avenir LT Std 35 Light" w:cs="Arial"/>
          <w:sz w:val="22"/>
          <w:szCs w:val="22"/>
          <w:lang w:val="vi-VN"/>
        </w:rPr>
        <w:t xml:space="preserve"> related to student’s scholarship, please contact to Central Academic Information Services at email: </w:t>
      </w:r>
      <w:r w:rsidR="00863667" w:rsidRPr="00863667">
        <w:rPr>
          <w:rFonts w:ascii="iCiel Avenir LT Std 35 Light" w:hAnsi="iCiel Avenir LT Std 35 Light"/>
          <w:rPrChange w:id="2865" w:author="An Tran, ACA (BUV)" w:date="2024-09-13T17:29:00Z" w16du:dateUtc="2024-09-13T10:29:00Z">
            <w:rPr/>
          </w:rPrChange>
        </w:rPr>
        <w:fldChar w:fldCharType="begin"/>
      </w:r>
      <w:r w:rsidR="00863667" w:rsidRPr="00863667">
        <w:rPr>
          <w:rFonts w:ascii="iCiel Avenir LT Std 35 Light" w:hAnsi="iCiel Avenir LT Std 35 Light"/>
          <w:rPrChange w:id="2866" w:author="An Tran, ACA (BUV)" w:date="2024-09-13T17:29:00Z" w16du:dateUtc="2024-09-13T10:29:00Z">
            <w:rPr/>
          </w:rPrChange>
        </w:rPr>
        <w:instrText>HYPERLINK "mailto:cais@buv.edu.vn"</w:instrText>
      </w:r>
      <w:r w:rsidR="00863667" w:rsidRPr="00B8666B">
        <w:rPr>
          <w:rFonts w:ascii="iCiel Avenir LT Std 35 Light" w:hAnsi="iCiel Avenir LT Std 35 Light"/>
        </w:rPr>
      </w:r>
      <w:r w:rsidR="00863667" w:rsidRPr="00863667">
        <w:rPr>
          <w:rPrChange w:id="2867"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692FC6" w:rsidRPr="00863667">
        <w:rPr>
          <w:rStyle w:val="Hyperlink"/>
          <w:rFonts w:ascii="iCiel Avenir LT Std 35 Light" w:hAnsi="iCiel Avenir LT Std 35 Light" w:cs="Arial"/>
          <w:sz w:val="22"/>
          <w:szCs w:val="22"/>
          <w:lang w:val="vi-VN"/>
        </w:rPr>
        <w:t>cais@buv.edu.vn</w:t>
      </w:r>
      <w:r w:rsidR="00863667" w:rsidRPr="00863667">
        <w:rPr>
          <w:rStyle w:val="Hyperlink"/>
          <w:rFonts w:ascii="iCiel Avenir LT Std 35 Light" w:hAnsi="iCiel Avenir LT Std 35 Light" w:cs="Arial"/>
          <w:sz w:val="22"/>
          <w:szCs w:val="22"/>
          <w:lang w:val="vi-VN"/>
        </w:rPr>
        <w:fldChar w:fldCharType="end"/>
      </w:r>
      <w:r w:rsidR="00692FC6" w:rsidRPr="00863667">
        <w:rPr>
          <w:rFonts w:ascii="iCiel Avenir LT Std 35 Light" w:hAnsi="iCiel Avenir LT Std 35 Light" w:cs="Arial"/>
          <w:sz w:val="22"/>
          <w:szCs w:val="22"/>
          <w:lang w:val="vi-VN"/>
        </w:rPr>
        <w:t xml:space="preserve"> for further support. </w:t>
      </w:r>
    </w:p>
    <w:p w14:paraId="049BEED4" w14:textId="39558FD4" w:rsidR="001A0718" w:rsidRPr="00863667" w:rsidRDefault="00BF43A2" w:rsidP="003E1B62">
      <w:pPr>
        <w:tabs>
          <w:tab w:val="left" w:pos="630"/>
          <w:tab w:val="left" w:pos="720"/>
          <w:tab w:val="left" w:pos="1080"/>
        </w:tabs>
        <w:ind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t>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đã</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y</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k</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gi</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 xml:space="preserve">y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ồ</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tho</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 thu</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kho</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cho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t</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ng.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n gi</w:t>
      </w:r>
      <w:r w:rsidRPr="00863667">
        <w:rPr>
          <w:rFonts w:ascii="iCiel Avenir LT Std 35 Light" w:hAnsi="iCiel Avenir LT Std 35 Light" w:cs="Calibri"/>
          <w:i/>
          <w:iCs/>
          <w:sz w:val="22"/>
          <w:szCs w:val="22"/>
          <w:lang w:val="vi-VN"/>
        </w:rPr>
        <w:t>ữ</w:t>
      </w:r>
      <w:r w:rsidRPr="00863667">
        <w:rPr>
          <w:rFonts w:ascii="iCiel Avenir LT Std 35 Light" w:hAnsi="iCiel Avenir LT Std 35 Light" w:cs="Arial"/>
          <w:i/>
          <w:iCs/>
          <w:sz w:val="22"/>
          <w:szCs w:val="22"/>
          <w:lang w:val="vi-VN"/>
        </w:rPr>
        <w:t xml:space="preserve">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sao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v</w:t>
      </w:r>
      <w:r w:rsidRPr="00863667">
        <w:rPr>
          <w:rFonts w:ascii="iCiel Avenir LT Std 35 Light" w:hAnsi="iCiel Avenir LT Std 35 Light" w:cs="Avenir Next LT Pro"/>
          <w:i/>
          <w:iCs/>
          <w:sz w:val="22"/>
          <w:szCs w:val="22"/>
          <w:lang w:val="vi-VN"/>
        </w:rPr>
        <w:t>ă</w:t>
      </w:r>
      <w:r w:rsidRPr="00863667">
        <w:rPr>
          <w:rFonts w:ascii="iCiel Avenir LT Std 35 Light" w:hAnsi="iCiel Avenir LT Std 35 Light" w:cs="Arial"/>
          <w:i/>
          <w:iCs/>
          <w:sz w:val="22"/>
          <w:szCs w:val="22"/>
          <w:lang w:val="vi-VN"/>
        </w:rPr>
        <w:t>n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y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ti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tra c</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u sau n</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 Trong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h</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p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sao,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li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l</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c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nh</w:t>
      </w:r>
      <w:r w:rsidRPr="00863667">
        <w:rPr>
          <w:rFonts w:ascii="iCiel Avenir LT Std 35 Light" w:hAnsi="iCiel Avenir LT Std 35 Light" w:cs="Avenir Next LT Pro"/>
          <w:i/>
          <w:iCs/>
          <w:sz w:val="22"/>
          <w:szCs w:val="22"/>
          <w:lang w:val="vi-VN"/>
        </w:rPr>
        <w:t>â</w:t>
      </w:r>
      <w:r w:rsidRPr="00863667">
        <w:rPr>
          <w:rFonts w:ascii="iCiel Avenir LT Std 35 Light" w:hAnsi="iCiel Avenir LT Std 35 Light" w:cs="Arial"/>
          <w:i/>
          <w:iCs/>
          <w:sz w:val="22"/>
          <w:szCs w:val="22"/>
          <w:lang w:val="vi-VN"/>
        </w:rPr>
        <w:t>n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n tuy</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sinh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ch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danh s</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ch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cho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t</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w:t>
      </w:r>
      <w:r w:rsidR="00692FC6" w:rsidRPr="00863667">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r w:rsidR="00863667" w:rsidRPr="00863667">
        <w:rPr>
          <w:rFonts w:ascii="iCiel Avenir LT Std 35 Light" w:hAnsi="iCiel Avenir LT Std 35 Light"/>
          <w:rPrChange w:id="2868" w:author="An Tran, ACA (BUV)" w:date="2024-09-13T17:29:00Z" w16du:dateUtc="2024-09-13T10:29:00Z">
            <w:rPr/>
          </w:rPrChange>
        </w:rPr>
        <w:fldChar w:fldCharType="begin"/>
      </w:r>
      <w:r w:rsidR="00863667" w:rsidRPr="00863667">
        <w:rPr>
          <w:rFonts w:ascii="iCiel Avenir LT Std 35 Light" w:hAnsi="iCiel Avenir LT Std 35 Light"/>
          <w:rPrChange w:id="2869" w:author="An Tran, ACA (BUV)" w:date="2024-09-13T17:29:00Z" w16du:dateUtc="2024-09-13T10:29:00Z">
            <w:rPr/>
          </w:rPrChange>
        </w:rPr>
        <w:instrText>HYPERLINK "mailto:cais@buv.edu.vn"</w:instrText>
      </w:r>
      <w:r w:rsidR="00863667" w:rsidRPr="00B8666B">
        <w:rPr>
          <w:rFonts w:ascii="iCiel Avenir LT Std 35 Light" w:hAnsi="iCiel Avenir LT Std 35 Light"/>
        </w:rPr>
      </w:r>
      <w:r w:rsidR="00863667" w:rsidRPr="00863667">
        <w:rPr>
          <w:rPrChange w:id="2870"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00692FC6" w:rsidRPr="00863667">
        <w:rPr>
          <w:rStyle w:val="Hyperlink"/>
          <w:rFonts w:ascii="iCiel Avenir LT Std 35 Light" w:hAnsi="iCiel Avenir LT Std 35 Light" w:cs="Arial"/>
          <w:i/>
          <w:iCs/>
          <w:sz w:val="22"/>
          <w:szCs w:val="22"/>
          <w:lang w:val="vi-VN"/>
        </w:rPr>
        <w:t>cais@buv.edu.vn</w:t>
      </w:r>
      <w:r w:rsidR="00863667" w:rsidRPr="00863667">
        <w:rPr>
          <w:rStyle w:val="Hyperlink"/>
          <w:rFonts w:ascii="iCiel Avenir LT Std 35 Light" w:hAnsi="iCiel Avenir LT Std 35 Light" w:cs="Arial"/>
          <w:i/>
          <w:iCs/>
          <w:sz w:val="22"/>
          <w:szCs w:val="22"/>
          <w:lang w:val="vi-VN"/>
        </w:rPr>
        <w:fldChar w:fldCharType="end"/>
      </w:r>
      <w:r w:rsidR="00692FC6" w:rsidRPr="00863667">
        <w:rPr>
          <w:rFonts w:ascii="iCiel Avenir LT Std 35 Light" w:hAnsi="iCiel Avenir LT Std 35 Light" w:cs="Arial"/>
          <w:i/>
          <w:iCs/>
          <w:sz w:val="22"/>
          <w:szCs w:val="22"/>
          <w:lang w:val="vi-VN"/>
        </w:rPr>
        <w:t xml:space="preserve"> để được hỗ trợ.</w:t>
      </w:r>
    </w:p>
    <w:p w14:paraId="048428CE" w14:textId="0CB9BA87" w:rsidR="00BF43A2" w:rsidRPr="00863667"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871" w:name="_Toc107324305"/>
      <w:bookmarkStart w:id="2872" w:name="_Toc177143747"/>
      <w:r w:rsidRPr="00863667">
        <w:rPr>
          <w:rFonts w:cs="Arial"/>
          <w:szCs w:val="22"/>
          <w:lang w:val="vi-VN"/>
        </w:rPr>
        <w:t xml:space="preserve">How do students have lunch at BUV if they have to study a full day? / </w:t>
      </w:r>
      <w:r w:rsidRPr="00863667">
        <w:rPr>
          <w:rFonts w:cs="Arial"/>
          <w:i/>
          <w:iCs/>
          <w:szCs w:val="22"/>
          <w:lang w:val="vi-VN"/>
        </w:rPr>
        <w:t>Sinh viên có thể ăn trưa ở đâu trong những ngày có lịch học cả ngày tại trường?</w:t>
      </w:r>
      <w:bookmarkEnd w:id="2871"/>
      <w:bookmarkEnd w:id="2872"/>
    </w:p>
    <w:p w14:paraId="5D1E2729" w14:textId="77777777"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58FD15F3" w14:textId="77777777" w:rsidR="007C590E" w:rsidRPr="00863667" w:rsidRDefault="007C590E" w:rsidP="003E1B62">
      <w:pPr>
        <w:pStyle w:val="ListParagraph"/>
        <w:shd w:val="clear" w:color="auto" w:fill="FFFFFF" w:themeFill="background1"/>
        <w:tabs>
          <w:tab w:val="left" w:pos="630"/>
          <w:tab w:val="left" w:pos="720"/>
          <w:tab w:val="left" w:pos="1080"/>
        </w:tabs>
        <w:ind w:left="0" w:firstLine="0"/>
        <w:contextualSpacing w:val="0"/>
        <w:rPr>
          <w:rFonts w:ascii="iCiel Avenir LT Std 35 Light" w:hAnsi="iCiel Avenir LT Std 35 Light" w:cs="Arial"/>
          <w:b/>
          <w:bCs/>
          <w:sz w:val="22"/>
          <w:szCs w:val="22"/>
          <w:u w:val="single"/>
        </w:rPr>
      </w:pPr>
      <w:bookmarkStart w:id="2873" w:name="_Hlk149037063"/>
      <w:bookmarkStart w:id="2874" w:name="_Hlk149316946"/>
      <w:r w:rsidRPr="00863667">
        <w:rPr>
          <w:rFonts w:ascii="iCiel Avenir LT Std 35 Light" w:hAnsi="iCiel Avenir LT Std 35 Light" w:cs="Arial"/>
          <w:sz w:val="22"/>
          <w:szCs w:val="22"/>
        </w:rPr>
        <w:t xml:space="preserve">Students are welcome to bring their lunch or buy a freshly made meal at </w:t>
      </w:r>
      <w:r w:rsidRPr="00863667">
        <w:rPr>
          <w:rFonts w:ascii="iCiel Avenir LT Std 35 Light" w:hAnsi="iCiel Avenir LT Std 35 Light"/>
          <w:color w:val="000000" w:themeColor="text1"/>
          <w:sz w:val="22"/>
          <w:szCs w:val="22"/>
        </w:rPr>
        <w:t xml:space="preserve">“Student Hub &amp; Food Court” </w:t>
      </w:r>
      <w:r w:rsidRPr="00863667">
        <w:rPr>
          <w:rFonts w:ascii="iCiel Avenir LT Std 35 Light" w:hAnsi="iCiel Avenir LT Std 35 Light" w:cs="Arial"/>
          <w:sz w:val="22"/>
          <w:szCs w:val="22"/>
        </w:rPr>
        <w:t>and enjoy it with their friends and classmates.</w:t>
      </w:r>
    </w:p>
    <w:p w14:paraId="003FF648" w14:textId="77777777" w:rsidR="007C590E" w:rsidRPr="00863667" w:rsidRDefault="007C590E" w:rsidP="003E1B62">
      <w:pPr>
        <w:shd w:val="clear" w:color="auto" w:fill="FFFFFF" w:themeFill="background1"/>
        <w:ind w:firstLine="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Our new modern design and spacious “Student Hub &amp; Food Court” brings students high standard, serviceable and desirable catering services, and space for activities during all time spent on Campus.</w:t>
      </w:r>
    </w:p>
    <w:p w14:paraId="30D7CF6C" w14:textId="77777777" w:rsidR="007C590E" w:rsidRPr="00863667"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863667">
        <w:rPr>
          <w:rFonts w:ascii="iCiel Avenir LT Std 35 Light" w:hAnsi="iCiel Avenir LT Std 35 Light" w:cs="Arial"/>
          <w:sz w:val="22"/>
          <w:szCs w:val="22"/>
        </w:rPr>
        <w:t xml:space="preserve">Hours of operation: </w:t>
      </w:r>
    </w:p>
    <w:p w14:paraId="623D1C9A" w14:textId="77777777" w:rsidR="007C590E" w:rsidRPr="00863667"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b/>
          <w:bCs/>
          <w:color w:val="000000" w:themeColor="text1"/>
          <w:sz w:val="22"/>
          <w:szCs w:val="22"/>
        </w:rPr>
        <w:t>Weekdays:</w:t>
      </w:r>
      <w:r w:rsidRPr="00863667">
        <w:rPr>
          <w:rFonts w:ascii="iCiel Avenir LT Std 35 Light" w:hAnsi="iCiel Avenir LT Std 35 Light"/>
          <w:color w:val="000000" w:themeColor="text1"/>
          <w:sz w:val="22"/>
          <w:szCs w:val="22"/>
        </w:rPr>
        <w:t xml:space="preserve"> </w:t>
      </w:r>
    </w:p>
    <w:p w14:paraId="5D7F3B47" w14:textId="77777777" w:rsidR="007C590E" w:rsidRPr="00863667" w:rsidRDefault="007C590E" w:rsidP="003E1B62">
      <w:pPr>
        <w:pStyle w:val="ListParagraph"/>
        <w:shd w:val="clear" w:color="auto" w:fill="FFFFFF" w:themeFill="background1"/>
        <w:ind w:left="1440" w:firstLine="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From 08:00 to 18:00.</w:t>
      </w:r>
    </w:p>
    <w:p w14:paraId="7511EBE1" w14:textId="77777777" w:rsidR="007C590E" w:rsidRPr="00863667"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Breakfast from 08:00 to 10:30.</w:t>
      </w:r>
    </w:p>
    <w:p w14:paraId="4B9315D1" w14:textId="77777777" w:rsidR="007C590E" w:rsidRPr="00863667"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Lunch from 10:30 to 14:00.</w:t>
      </w:r>
    </w:p>
    <w:p w14:paraId="64B8CF29" w14:textId="77777777" w:rsidR="007C590E" w:rsidRPr="00863667"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 xml:space="preserve">Afternoon snack, panini, noodles… from 14:00 to 18:00. </w:t>
      </w:r>
    </w:p>
    <w:p w14:paraId="20F048BD" w14:textId="77777777" w:rsidR="007C590E" w:rsidRPr="00863667"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b/>
          <w:bCs/>
          <w:color w:val="000000" w:themeColor="text1"/>
          <w:sz w:val="22"/>
          <w:szCs w:val="22"/>
        </w:rPr>
        <w:t>Weekend</w:t>
      </w:r>
      <w:r w:rsidRPr="00863667">
        <w:rPr>
          <w:rFonts w:ascii="iCiel Avenir LT Std 35 Light" w:hAnsi="iCiel Avenir LT Std 35 Light"/>
          <w:color w:val="000000" w:themeColor="text1"/>
          <w:sz w:val="22"/>
          <w:szCs w:val="22"/>
        </w:rPr>
        <w:t xml:space="preserve"> operations are associated with actual activities and events with limited menus.</w:t>
      </w:r>
    </w:p>
    <w:p w14:paraId="3D234344" w14:textId="77777777" w:rsidR="007C590E" w:rsidRPr="00863667"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863667">
        <w:rPr>
          <w:rFonts w:ascii="iCiel Avenir LT Std 35 Light" w:hAnsi="iCiel Avenir LT Std 35 Light" w:cs="Arial"/>
          <w:sz w:val="22"/>
          <w:szCs w:val="22"/>
        </w:rPr>
        <w:t xml:space="preserve">The Food Court, or the friendly name of the canteen, operates as self-service and caters to the basic needs of students, employees, and guests visiting the campus for meals, snacks, and drinks for dine in or takeaway. The canteen strives to provide nutritious choices, a safe and sanitary environment, professional service, and an enjoyable dining experience. BUVers can scan QR code to get the weekly menus updated at the weekend.  </w:t>
      </w:r>
    </w:p>
    <w:tbl>
      <w:tblPr>
        <w:tblStyle w:val="TableGrid"/>
        <w:tblW w:w="0" w:type="auto"/>
        <w:tblInd w:w="3539" w:type="dxa"/>
        <w:tblLook w:val="04A0" w:firstRow="1" w:lastRow="0" w:firstColumn="1" w:lastColumn="0" w:noHBand="0" w:noVBand="1"/>
      </w:tblPr>
      <w:tblGrid>
        <w:gridCol w:w="3686"/>
      </w:tblGrid>
      <w:tr w:rsidR="007C590E" w:rsidRPr="00863667" w14:paraId="14D43F98" w14:textId="77777777" w:rsidTr="00291220">
        <w:tc>
          <w:tcPr>
            <w:tcW w:w="3686" w:type="dxa"/>
            <w:tcBorders>
              <w:top w:val="nil"/>
              <w:left w:val="nil"/>
              <w:bottom w:val="nil"/>
              <w:right w:val="nil"/>
            </w:tcBorders>
          </w:tcPr>
          <w:p w14:paraId="0CD861EC"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bookmarkStart w:id="2875" w:name="_Hlk169971154"/>
            <w:r w:rsidRPr="00863667">
              <w:rPr>
                <w:rFonts w:ascii="iCiel Avenir LT Std 35 Light" w:hAnsi="iCiel Avenir LT Std 35 Light"/>
                <w:noProof/>
              </w:rPr>
              <w:drawing>
                <wp:anchor distT="0" distB="0" distL="114300" distR="114300" simplePos="0" relativeHeight="251684864" behindDoc="0" locked="0" layoutInCell="1" allowOverlap="1" wp14:anchorId="49A21748" wp14:editId="78CAF724">
                  <wp:simplePos x="0" y="0"/>
                  <wp:positionH relativeFrom="column">
                    <wp:posOffset>205105</wp:posOffset>
                  </wp:positionH>
                  <wp:positionV relativeFrom="paragraph">
                    <wp:posOffset>43815</wp:posOffset>
                  </wp:positionV>
                  <wp:extent cx="1630680" cy="2324187"/>
                  <wp:effectExtent l="0" t="0" r="7620" b="0"/>
                  <wp:wrapNone/>
                  <wp:docPr id="2044491273"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14285"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50D1D377"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1CAA4C55"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4C3F1306"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2AC9A539"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tc>
      </w:tr>
      <w:bookmarkEnd w:id="2875"/>
    </w:tbl>
    <w:p w14:paraId="2D98736D" w14:textId="77777777" w:rsidR="007C590E" w:rsidRPr="00863667"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p>
    <w:p w14:paraId="4C90E1D5" w14:textId="77777777" w:rsidR="007C590E" w:rsidRPr="00863667"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t>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mang c</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 xml:space="preserve">m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w:t>
      </w:r>
      <w:r w:rsidRPr="00863667">
        <w:rPr>
          <w:rFonts w:ascii="iCiel Avenir LT Std 35 Light" w:hAnsi="iCiel Avenir LT Std 35 Light" w:cs="Arial"/>
          <w:i/>
          <w:iCs/>
          <w:sz w:val="22"/>
          <w:szCs w:val="22"/>
        </w:rPr>
        <w:t xml:space="preserve"> hoặc mua suất </w:t>
      </w:r>
      <w:r w:rsidRPr="00863667">
        <w:rPr>
          <w:rFonts w:ascii="iCiel Avenir LT Std 35 Light" w:hAnsi="iCiel Avenir LT Std 35 Light" w:cs="Avenir Next LT Pro"/>
          <w:i/>
          <w:iCs/>
          <w:sz w:val="22"/>
          <w:szCs w:val="22"/>
          <w:lang w:val="vi-VN"/>
        </w:rPr>
        <w:t>ă</w:t>
      </w:r>
      <w:r w:rsidRPr="00863667">
        <w:rPr>
          <w:rFonts w:ascii="iCiel Avenir LT Std 35 Light" w:hAnsi="iCiel Avenir LT Std 35 Light" w:cs="Arial"/>
          <w:i/>
          <w:iCs/>
          <w:sz w:val="22"/>
          <w:szCs w:val="22"/>
          <w:lang w:val="vi-VN"/>
        </w:rPr>
        <w:t>n tr</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a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ngh</w:t>
      </w:r>
      <w:r w:rsidRPr="00863667">
        <w:rPr>
          <w:rFonts w:ascii="iCiel Avenir LT Std 35 Light" w:hAnsi="iCiel Avenir LT Std 35 Light" w:cs="Calibri"/>
          <w:i/>
          <w:iCs/>
          <w:sz w:val="22"/>
          <w:szCs w:val="22"/>
          <w:lang w:val="vi-VN"/>
        </w:rPr>
        <w:t>ỉ</w:t>
      </w:r>
      <w:r w:rsidRPr="00863667">
        <w:rPr>
          <w:rFonts w:ascii="iCiel Avenir LT Std 35 Light" w:hAnsi="iCiel Avenir LT Std 35 Light" w:cs="Arial"/>
          <w:i/>
          <w:iCs/>
          <w:sz w:val="22"/>
          <w:szCs w:val="22"/>
          <w:lang w:val="vi-VN"/>
        </w:rPr>
        <w:t xml:space="preserve"> ng</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i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rial"/>
          <w:i/>
          <w:iCs/>
          <w:sz w:val="22"/>
          <w:szCs w:val="22"/>
        </w:rPr>
        <w:t xml:space="preserve">khu vực </w:t>
      </w:r>
      <w:r w:rsidRPr="00863667">
        <w:rPr>
          <w:rFonts w:ascii="iCiel Avenir LT Std 35 Light" w:hAnsi="iCiel Avenir LT Std 35 Light" w:cs="Arial"/>
          <w:i/>
          <w:iCs/>
          <w:sz w:val="22"/>
          <w:szCs w:val="22"/>
          <w:lang w:val="vi-VN"/>
        </w:rPr>
        <w:t>“Student Hub &amp; Food Court”</w:t>
      </w:r>
      <w:r w:rsidRPr="00863667">
        <w:rPr>
          <w:rFonts w:ascii="iCiel Avenir LT Std 35 Light" w:hAnsi="iCiel Avenir LT Std 35 Light" w:cs="Arial"/>
          <w:i/>
          <w:iCs/>
          <w:sz w:val="22"/>
          <w:szCs w:val="22"/>
        </w:rPr>
        <w:t xml:space="preserve"> với dịch vụ ăn uống thuận tiện và không gian </w:t>
      </w:r>
      <w:r w:rsidRPr="00863667">
        <w:rPr>
          <w:rFonts w:ascii="iCiel Avenir LT Std 35 Light" w:hAnsi="iCiel Avenir LT Std 35 Light" w:cs="Arial"/>
          <w:i/>
          <w:iCs/>
          <w:sz w:val="22"/>
          <w:szCs w:val="22"/>
          <w:lang w:val="vi-VN"/>
        </w:rPr>
        <w:t>rộng rãi</w:t>
      </w:r>
      <w:r w:rsidRPr="00863667">
        <w:rPr>
          <w:rFonts w:ascii="iCiel Avenir LT Std 35 Light" w:hAnsi="iCiel Avenir LT Std 35 Light" w:cs="Arial"/>
          <w:i/>
          <w:iCs/>
          <w:sz w:val="22"/>
          <w:szCs w:val="22"/>
        </w:rPr>
        <w:t>.</w:t>
      </w:r>
    </w:p>
    <w:p w14:paraId="6D347BEC" w14:textId="77777777" w:rsidR="007C590E" w:rsidRPr="00863667"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Thời gian mở cửa:</w:t>
      </w:r>
    </w:p>
    <w:p w14:paraId="1182FAE2" w14:textId="77777777" w:rsidR="007C590E" w:rsidRPr="00863667"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b/>
          <w:bCs/>
          <w:i/>
          <w:iCs/>
          <w:sz w:val="22"/>
          <w:szCs w:val="22"/>
          <w:lang w:val="vi-VN"/>
        </w:rPr>
        <w:t>Các ngày trong tuần</w:t>
      </w:r>
      <w:r w:rsidRPr="00863667">
        <w:rPr>
          <w:rFonts w:ascii="iCiel Avenir LT Std 35 Light" w:hAnsi="iCiel Avenir LT Std 35 Light" w:cs="Arial"/>
          <w:i/>
          <w:iCs/>
          <w:sz w:val="22"/>
          <w:szCs w:val="22"/>
          <w:lang w:val="vi-VN"/>
        </w:rPr>
        <w:t xml:space="preserve">: </w:t>
      </w:r>
    </w:p>
    <w:p w14:paraId="68DF642D" w14:textId="77777777" w:rsidR="007C590E" w:rsidRPr="00863667" w:rsidRDefault="007C590E" w:rsidP="003E1B62">
      <w:pPr>
        <w:pStyle w:val="ListParagraph"/>
        <w:shd w:val="clear" w:color="auto" w:fill="FFFFFF" w:themeFill="background1"/>
        <w:ind w:left="1440" w:firstLine="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Từ 08h00 đến 18h00</w:t>
      </w:r>
      <w:r w:rsidRPr="00863667">
        <w:rPr>
          <w:rFonts w:ascii="iCiel Avenir LT Std 35 Light" w:hAnsi="iCiel Avenir LT Std 35 Light" w:cs="Arial"/>
          <w:i/>
          <w:iCs/>
          <w:sz w:val="22"/>
          <w:szCs w:val="22"/>
        </w:rPr>
        <w:t>.</w:t>
      </w:r>
    </w:p>
    <w:p w14:paraId="5D12F567" w14:textId="77777777" w:rsidR="007C590E" w:rsidRPr="00863667"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Ăn sáng từ 08h00 đến 10h30</w:t>
      </w:r>
      <w:r w:rsidRPr="00863667">
        <w:rPr>
          <w:rFonts w:ascii="iCiel Avenir LT Std 35 Light" w:hAnsi="iCiel Avenir LT Std 35 Light" w:cs="Arial"/>
          <w:i/>
          <w:iCs/>
          <w:sz w:val="22"/>
          <w:szCs w:val="22"/>
        </w:rPr>
        <w:t>.</w:t>
      </w:r>
    </w:p>
    <w:p w14:paraId="3B5D4F34" w14:textId="77777777" w:rsidR="007C590E" w:rsidRPr="00863667"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Ăn trưa từ 10h30 đến 14h00</w:t>
      </w:r>
      <w:r w:rsidRPr="00863667">
        <w:rPr>
          <w:rFonts w:ascii="iCiel Avenir LT Std 35 Light" w:hAnsi="iCiel Avenir LT Std 35 Light" w:cs="Arial"/>
          <w:i/>
          <w:iCs/>
          <w:sz w:val="22"/>
          <w:szCs w:val="22"/>
        </w:rPr>
        <w:t>.</w:t>
      </w:r>
    </w:p>
    <w:p w14:paraId="05B44F1E" w14:textId="77777777" w:rsidR="007C590E" w:rsidRPr="00863667"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Đồ ăn vặt, panini, mì… từ 14h00 đến 18h00.</w:t>
      </w:r>
    </w:p>
    <w:p w14:paraId="714BE17A" w14:textId="77777777" w:rsidR="007C590E" w:rsidRPr="00863667"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b/>
          <w:bCs/>
          <w:i/>
          <w:iCs/>
          <w:sz w:val="22"/>
          <w:szCs w:val="22"/>
          <w:lang w:val="vi-VN"/>
        </w:rPr>
        <w:t>Cuối tuần</w:t>
      </w:r>
      <w:r w:rsidRPr="00863667">
        <w:rPr>
          <w:rFonts w:ascii="iCiel Avenir LT Std 35 Light" w:hAnsi="iCiel Avenir LT Std 35 Light" w:cs="Arial"/>
          <w:i/>
          <w:iCs/>
          <w:sz w:val="22"/>
          <w:szCs w:val="22"/>
          <w:lang w:val="vi-VN"/>
        </w:rPr>
        <w:t>: dựa trên các hoạt động và sự kiện</w:t>
      </w:r>
      <w:r w:rsidRPr="00863667">
        <w:rPr>
          <w:rFonts w:ascii="iCiel Avenir LT Std 35 Light" w:hAnsi="iCiel Avenir LT Std 35 Light" w:cs="Arial"/>
          <w:i/>
          <w:iCs/>
          <w:sz w:val="22"/>
          <w:szCs w:val="22"/>
        </w:rPr>
        <w:t>.</w:t>
      </w:r>
    </w:p>
    <w:p w14:paraId="0715EC47" w14:textId="77777777" w:rsidR="007C590E" w:rsidRPr="00863667"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Food Court hay còn gọi là canteen, hoạt động theo hình thức tự phục vụ và đáp ứng nhu cầu ăn uống tại chỗ hoặc mang đi của sinh viên, nhân viên, khách đến thăm trường. Canteen cung cấp các món ăn bổ dưỡng, môi trường an toàn và sạch sẽ, dịch vụ chuyên nghiệp và trải nghiệm ăn uống thú vị.</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rial"/>
          <w:i/>
          <w:iCs/>
          <w:sz w:val="22"/>
          <w:szCs w:val="22"/>
          <w:lang w:val="vi-VN"/>
        </w:rPr>
        <w:t>Sinh viên có thể quét mã QR để xem thực đơn hàng tuần được cập nhật vào cuối tuần</w:t>
      </w:r>
      <w:r w:rsidRPr="00863667">
        <w:rPr>
          <w:rFonts w:ascii="iCiel Avenir LT Std 35 Light" w:hAnsi="iCiel Avenir LT Std 35 Light" w:cs="Arial"/>
          <w:i/>
          <w:iCs/>
          <w:sz w:val="22"/>
          <w:szCs w:val="22"/>
        </w:rPr>
        <w:t xml:space="preserve">. </w:t>
      </w:r>
    </w:p>
    <w:p w14:paraId="6F160315"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sz w:val="22"/>
          <w:szCs w:val="22"/>
        </w:rPr>
      </w:pPr>
    </w:p>
    <w:tbl>
      <w:tblPr>
        <w:tblStyle w:val="TableGrid"/>
        <w:tblW w:w="0" w:type="auto"/>
        <w:tblInd w:w="3828" w:type="dxa"/>
        <w:tblLook w:val="04A0" w:firstRow="1" w:lastRow="0" w:firstColumn="1" w:lastColumn="0" w:noHBand="0" w:noVBand="1"/>
      </w:tblPr>
      <w:tblGrid>
        <w:gridCol w:w="2982"/>
      </w:tblGrid>
      <w:tr w:rsidR="007C590E" w:rsidRPr="00863667" w14:paraId="31C4AB91" w14:textId="77777777" w:rsidTr="00291220">
        <w:tc>
          <w:tcPr>
            <w:tcW w:w="2982" w:type="dxa"/>
            <w:tcBorders>
              <w:top w:val="nil"/>
              <w:left w:val="nil"/>
              <w:bottom w:val="nil"/>
              <w:right w:val="nil"/>
            </w:tcBorders>
          </w:tcPr>
          <w:p w14:paraId="3A812BAC"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bookmarkStart w:id="2876" w:name="_Hlk169971210"/>
            <w:r w:rsidRPr="00863667">
              <w:rPr>
                <w:rFonts w:ascii="iCiel Avenir LT Std 35 Light" w:hAnsi="iCiel Avenir LT Std 35 Light"/>
                <w:noProof/>
              </w:rPr>
              <w:drawing>
                <wp:anchor distT="0" distB="0" distL="114300" distR="114300" simplePos="0" relativeHeight="251685888" behindDoc="0" locked="0" layoutInCell="1" allowOverlap="1" wp14:anchorId="1845F94E" wp14:editId="18AB2584">
                  <wp:simplePos x="0" y="0"/>
                  <wp:positionH relativeFrom="column">
                    <wp:posOffset>45085</wp:posOffset>
                  </wp:positionH>
                  <wp:positionV relativeFrom="paragraph">
                    <wp:posOffset>59055</wp:posOffset>
                  </wp:positionV>
                  <wp:extent cx="1630680" cy="2324187"/>
                  <wp:effectExtent l="0" t="0" r="7620" b="0"/>
                  <wp:wrapNone/>
                  <wp:docPr id="1455763738"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46D2"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162A97E5"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7B11E91B"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7928A47F"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273B875C"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tc>
      </w:tr>
    </w:tbl>
    <w:p w14:paraId="60F696AA" w14:textId="69F1ADC4" w:rsidR="007C590E" w:rsidRPr="00863667" w:rsidRDefault="007C590E" w:rsidP="00D85019">
      <w:pPr>
        <w:pStyle w:val="Question"/>
        <w:numPr>
          <w:ilvl w:val="0"/>
          <w:numId w:val="6"/>
        </w:numPr>
        <w:tabs>
          <w:tab w:val="left" w:pos="630"/>
          <w:tab w:val="left" w:pos="720"/>
          <w:tab w:val="left" w:pos="990"/>
        </w:tabs>
        <w:spacing w:before="100" w:line="400" w:lineRule="exact"/>
        <w:ind w:left="0" w:firstLine="634"/>
        <w:rPr>
          <w:b w:val="0"/>
          <w:bCs/>
          <w:i/>
          <w:iCs/>
        </w:rPr>
      </w:pPr>
      <w:bookmarkStart w:id="2877" w:name="_Toc169968672"/>
      <w:bookmarkStart w:id="2878" w:name="_Toc169969836"/>
      <w:bookmarkStart w:id="2879" w:name="_Toc177143748"/>
      <w:bookmarkEnd w:id="2876"/>
      <w:r w:rsidRPr="00863667">
        <w:rPr>
          <w:rFonts w:cs="Arial"/>
          <w:szCs w:val="22"/>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bookmarkEnd w:id="2877"/>
      <w:bookmarkEnd w:id="2878"/>
      <w:bookmarkEnd w:id="2879"/>
    </w:p>
    <w:p w14:paraId="45A6B39C" w14:textId="77777777" w:rsidR="007C590E" w:rsidRPr="00863667"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p>
    <w:p w14:paraId="27453F1D"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b/>
          <w:bCs/>
          <w:sz w:val="22"/>
          <w:szCs w:val="22"/>
        </w:rPr>
      </w:pPr>
      <w:r w:rsidRPr="00863667">
        <w:rPr>
          <w:rFonts w:ascii="iCiel Avenir LT Std 35 Light" w:hAnsi="iCiel Avenir LT Std 35 Light" w:cs="Arial"/>
          <w:sz w:val="22"/>
          <w:szCs w:val="22"/>
        </w:rPr>
        <w:t xml:space="preserve">Feedback and valuable advice can be submitted through QR code placed on the tables in the Food court. Additionally, we encourage students to share direct feedback with our team on a daily basis.  Should students encounter any issues or have any complaints, we urge students to immediately speak with the canteen manager on duty or to contact our dedicated services hotline at </w:t>
      </w:r>
      <w:r w:rsidRPr="00863667">
        <w:rPr>
          <w:rFonts w:ascii="iCiel Avenir LT Std 35 Light" w:hAnsi="iCiel Avenir LT Std 35 Light" w:cs="Arial"/>
          <w:b/>
          <w:bCs/>
          <w:sz w:val="22"/>
          <w:szCs w:val="22"/>
        </w:rPr>
        <w:t>+84 90 215 7558.</w:t>
      </w:r>
    </w:p>
    <w:tbl>
      <w:tblPr>
        <w:tblStyle w:val="TableGrid"/>
        <w:tblW w:w="0" w:type="auto"/>
        <w:tblInd w:w="3969" w:type="dxa"/>
        <w:tblLook w:val="04A0" w:firstRow="1" w:lastRow="0" w:firstColumn="1" w:lastColumn="0" w:noHBand="0" w:noVBand="1"/>
      </w:tblPr>
      <w:tblGrid>
        <w:gridCol w:w="3124"/>
      </w:tblGrid>
      <w:tr w:rsidR="007C590E" w:rsidRPr="00863667" w14:paraId="3AA9A660" w14:textId="77777777" w:rsidTr="00291220">
        <w:tc>
          <w:tcPr>
            <w:tcW w:w="3124" w:type="dxa"/>
            <w:tcBorders>
              <w:top w:val="nil"/>
              <w:left w:val="nil"/>
              <w:bottom w:val="nil"/>
              <w:right w:val="nil"/>
            </w:tcBorders>
          </w:tcPr>
          <w:p w14:paraId="26931467"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r w:rsidRPr="00863667">
              <w:rPr>
                <w:rFonts w:ascii="iCiel Avenir LT Std 35 Light" w:hAnsi="iCiel Avenir LT Std 35 Light"/>
                <w:noProof/>
              </w:rPr>
              <w:drawing>
                <wp:anchor distT="0" distB="0" distL="114300" distR="114300" simplePos="0" relativeHeight="251683840" behindDoc="0" locked="0" layoutInCell="1" allowOverlap="1" wp14:anchorId="112ECD59" wp14:editId="434712DB">
                  <wp:simplePos x="0" y="0"/>
                  <wp:positionH relativeFrom="column">
                    <wp:posOffset>-31750</wp:posOffset>
                  </wp:positionH>
                  <wp:positionV relativeFrom="paragraph">
                    <wp:posOffset>-31115</wp:posOffset>
                  </wp:positionV>
                  <wp:extent cx="1744980" cy="2508294"/>
                  <wp:effectExtent l="0" t="0" r="7620" b="6350"/>
                  <wp:wrapNone/>
                  <wp:docPr id="1257634211" name="Picture 5" descr="A qr code with a picture of a plant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4211" name="Picture 5" descr="A qr code with a picture of a plant and leaves&#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4980" cy="2508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2773A"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6F24D4AB"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72FF93D6"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51D7725A"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p w14:paraId="514AB90A"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rPr>
            </w:pPr>
          </w:p>
        </w:tc>
      </w:tr>
    </w:tbl>
    <w:p w14:paraId="19608060" w14:textId="77777777" w:rsidR="007C590E" w:rsidRPr="00863667" w:rsidRDefault="007C590E" w:rsidP="003E1B62">
      <w:pPr>
        <w:tabs>
          <w:tab w:val="left" w:pos="630"/>
          <w:tab w:val="left" w:pos="720"/>
          <w:tab w:val="left" w:pos="1080"/>
        </w:tabs>
        <w:ind w:firstLine="0"/>
        <w:rPr>
          <w:rFonts w:ascii="iCiel Avenir LT Std 35 Light" w:hAnsi="iCiel Avenir LT Std 35 Light" w:cs="Arial"/>
          <w:b/>
          <w:bCs/>
          <w:i/>
          <w:iCs/>
          <w:sz w:val="22"/>
          <w:szCs w:val="22"/>
        </w:rPr>
      </w:pPr>
      <w:r w:rsidRPr="00863667">
        <w:rPr>
          <w:rFonts w:ascii="iCiel Avenir LT Std 35 Light" w:hAnsi="iCiel Avenir LT Std 35 Light" w:cs="Arial"/>
          <w:i/>
          <w:iCs/>
          <w:sz w:val="22"/>
          <w:szCs w:val="22"/>
        </w:rPr>
        <w:t xml:space="preserve">Phản hồi có thể được gửi thông qua mã QR đặt trên các bàn tại canteen. Ngoài ra, chúng tôi khuyến khích sinh viên chia sẻ phản hồi trực tiếp với chúng tôi hàng ngày.  Nếu gặp bất kỳ vấn đề hoặc khiếu nại nào, chúng tôi khuyến khích sinh viên liên hệ ngay với Quản lý canteen hoặc liên hệ với đường dây nóng dịch vụ theo số </w:t>
      </w:r>
      <w:r w:rsidRPr="00863667">
        <w:rPr>
          <w:rFonts w:ascii="iCiel Avenir LT Std 35 Light" w:hAnsi="iCiel Avenir LT Std 35 Light" w:cs="Arial"/>
          <w:b/>
          <w:bCs/>
          <w:i/>
          <w:iCs/>
          <w:sz w:val="22"/>
          <w:szCs w:val="22"/>
        </w:rPr>
        <w:t>+84 90 215 7558.</w:t>
      </w:r>
    </w:p>
    <w:p w14:paraId="2629B200" w14:textId="44A6AE1A" w:rsidR="007C590E" w:rsidRPr="00863667" w:rsidRDefault="007C590E"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880" w:name="_Toc169968673"/>
      <w:bookmarkStart w:id="2881" w:name="_Toc169969837"/>
      <w:bookmarkStart w:id="2882" w:name="_Toc177143749"/>
      <w:r w:rsidRPr="00863667">
        <w:rPr>
          <w:rFonts w:cs="Arial"/>
          <w:szCs w:val="22"/>
          <w:lang w:val="vi-VN"/>
        </w:rPr>
        <w:t>What forms of payment are accepted</w:t>
      </w:r>
      <w:r w:rsidR="000B7BDA" w:rsidRPr="00863667">
        <w:rPr>
          <w:rFonts w:cs="Arial"/>
          <w:szCs w:val="22"/>
        </w:rPr>
        <w:t xml:space="preserve"> for meals</w:t>
      </w:r>
      <w:r w:rsidRPr="00863667">
        <w:rPr>
          <w:rFonts w:cs="Arial"/>
          <w:szCs w:val="22"/>
          <w:lang w:val="vi-VN"/>
        </w:rPr>
        <w:t>? / Những hình thức thanh toán nào được chấp nhận</w:t>
      </w:r>
      <w:r w:rsidR="000B7BDA" w:rsidRPr="00863667">
        <w:rPr>
          <w:rFonts w:cs="Arial"/>
          <w:szCs w:val="22"/>
        </w:rPr>
        <w:t xml:space="preserve"> cho dịch vụ ăn uống</w:t>
      </w:r>
      <w:r w:rsidRPr="00863667">
        <w:rPr>
          <w:rFonts w:cs="Arial"/>
          <w:szCs w:val="22"/>
          <w:lang w:val="vi-VN"/>
        </w:rPr>
        <w:t>?</w:t>
      </w:r>
      <w:bookmarkEnd w:id="2880"/>
      <w:bookmarkEnd w:id="2881"/>
      <w:bookmarkEnd w:id="2882"/>
    </w:p>
    <w:p w14:paraId="6320AD31" w14:textId="77777777" w:rsidR="007C590E" w:rsidRPr="00863667"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p>
    <w:p w14:paraId="77A1162D" w14:textId="77777777" w:rsidR="007C590E" w:rsidRPr="00863667" w:rsidRDefault="007C590E" w:rsidP="003E1B62">
      <w:pPr>
        <w:pStyle w:val="ListParagraph"/>
        <w:tabs>
          <w:tab w:val="left" w:pos="630"/>
          <w:tab w:val="left" w:pos="720"/>
        </w:tabs>
        <w:ind w:left="0" w:firstLine="0"/>
        <w:contextualSpacing w:val="0"/>
        <w:rPr>
          <w:rFonts w:ascii="iCiel Avenir LT Std 35 Light" w:hAnsi="iCiel Avenir LT Std 35 Light"/>
          <w:sz w:val="22"/>
          <w:szCs w:val="22"/>
        </w:rPr>
      </w:pPr>
      <w:r w:rsidRPr="00863667">
        <w:rPr>
          <w:rFonts w:ascii="iCiel Avenir LT Std 35 Light" w:hAnsi="iCiel Avenir LT Std 35 Light" w:cs="Arial"/>
          <w:sz w:val="22"/>
          <w:szCs w:val="22"/>
        </w:rPr>
        <w:t>Vnpay QR, multifunctional</w:t>
      </w:r>
      <w:r w:rsidRPr="00863667">
        <w:rPr>
          <w:rFonts w:ascii="iCiel Avenir LT Std 35 Light" w:hAnsi="iCiel Avenir LT Std 35 Light"/>
          <w:sz w:val="22"/>
          <w:szCs w:val="22"/>
        </w:rPr>
        <w:t xml:space="preserve"> Student ID card, as well as cash </w:t>
      </w:r>
      <w:bookmarkStart w:id="2883" w:name="_Hlk148367921"/>
      <w:r w:rsidRPr="00863667">
        <w:rPr>
          <w:rFonts w:ascii="iCiel Avenir LT Std 35 Light" w:hAnsi="iCiel Avenir LT Std 35 Light"/>
          <w:sz w:val="22"/>
          <w:szCs w:val="22"/>
        </w:rPr>
        <w:t>are accepted. In our continuous efforts to foster a greener campus and promote sustainability, we encourage students to use multifunctional Student ID cards for payment to reduce the waiting times in peak hours for themselves, others and improve the overall experience for the entire community.</w:t>
      </w:r>
    </w:p>
    <w:p w14:paraId="79DCB355" w14:textId="77777777" w:rsidR="007C590E" w:rsidRPr="00863667"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863667">
        <w:rPr>
          <w:rFonts w:ascii="iCiel Avenir LT Std 35 Light" w:hAnsi="iCiel Avenir LT Std 35 Light" w:cs="Arial"/>
          <w:sz w:val="22"/>
          <w:szCs w:val="22"/>
        </w:rPr>
        <w:t>You can top up the Student ID Card by POS at Student Hub and Food Court or top up online via website.</w:t>
      </w:r>
    </w:p>
    <w:p w14:paraId="22D8AECE" w14:textId="77777777"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 xml:space="preserve">Access link: </w:t>
      </w:r>
      <w:r w:rsidR="00863667" w:rsidRPr="00863667">
        <w:rPr>
          <w:rFonts w:ascii="iCiel Avenir LT Std 35 Light" w:hAnsi="iCiel Avenir LT Std 35 Light"/>
          <w:rPrChange w:id="2884" w:author="An Tran, ACA (BUV)" w:date="2024-09-13T17:29:00Z" w16du:dateUtc="2024-09-13T10:29:00Z">
            <w:rPr/>
          </w:rPrChange>
        </w:rPr>
        <w:fldChar w:fldCharType="begin"/>
      </w:r>
      <w:r w:rsidR="00863667" w:rsidRPr="00863667">
        <w:rPr>
          <w:rFonts w:ascii="iCiel Avenir LT Std 35 Light" w:hAnsi="iCiel Avenir LT Std 35 Light"/>
          <w:rPrChange w:id="2885" w:author="An Tran, ACA (BUV)" w:date="2024-09-13T17:29:00Z" w16du:dateUtc="2024-09-13T10:29:00Z">
            <w:rPr/>
          </w:rPrChange>
        </w:rPr>
        <w:instrText>HYPERLINK "https://adenvn-schools.com/en/"</w:instrText>
      </w:r>
      <w:r w:rsidR="00863667" w:rsidRPr="00B8666B">
        <w:rPr>
          <w:rFonts w:ascii="iCiel Avenir LT Std 35 Light" w:hAnsi="iCiel Avenir LT Std 35 Light"/>
        </w:rPr>
      </w:r>
      <w:r w:rsidR="00863667" w:rsidRPr="00863667">
        <w:rPr>
          <w:rPrChange w:id="2886" w:author="An Tran, ACA (BUV)" w:date="2024-09-13T17:29:00Z" w16du:dateUtc="2024-09-13T10:29:00Z">
            <w:rPr>
              <w:rStyle w:val="Hyperlink"/>
              <w:rFonts w:ascii="iCiel Avenir LT Std 35 Light" w:hAnsi="iCiel Avenir LT Std 35 Light"/>
              <w:sz w:val="22"/>
              <w:szCs w:val="22"/>
            </w:rPr>
          </w:rPrChange>
        </w:rPr>
        <w:fldChar w:fldCharType="separate"/>
      </w:r>
      <w:r w:rsidRPr="00863667">
        <w:rPr>
          <w:rStyle w:val="Hyperlink"/>
          <w:rFonts w:ascii="iCiel Avenir LT Std 35 Light" w:hAnsi="iCiel Avenir LT Std 35 Light"/>
          <w:sz w:val="22"/>
          <w:szCs w:val="22"/>
        </w:rPr>
        <w:t>https://adenvn-schools.com/en/</w:t>
      </w:r>
      <w:r w:rsidR="00863667" w:rsidRPr="00863667">
        <w:rPr>
          <w:rStyle w:val="Hyperlink"/>
          <w:rFonts w:ascii="iCiel Avenir LT Std 35 Light" w:hAnsi="iCiel Avenir LT Std 35 Light"/>
          <w:sz w:val="22"/>
          <w:szCs w:val="22"/>
        </w:rPr>
        <w:fldChar w:fldCharType="end"/>
      </w:r>
      <w:r w:rsidRPr="00863667">
        <w:rPr>
          <w:rFonts w:ascii="iCiel Avenir LT Std 35 Light" w:hAnsi="iCiel Avenir LT Std 35 Light"/>
          <w:color w:val="000000" w:themeColor="text1"/>
          <w:sz w:val="22"/>
          <w:szCs w:val="22"/>
        </w:rPr>
        <w:t xml:space="preserve"> </w:t>
      </w:r>
    </w:p>
    <w:p w14:paraId="6DB6D01A" w14:textId="7CD3A446"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Username: Please enter “300</w:t>
      </w:r>
      <w:r w:rsidR="00493CA6" w:rsidRPr="00863667">
        <w:rPr>
          <w:rFonts w:ascii="iCiel Avenir LT Std 35 Light" w:hAnsi="iCiel Avenir LT Std 35 Light"/>
          <w:color w:val="000000" w:themeColor="text1"/>
          <w:sz w:val="22"/>
          <w:szCs w:val="22"/>
        </w:rPr>
        <w:t>HAN</w:t>
      </w:r>
      <w:r w:rsidRPr="00863667">
        <w:rPr>
          <w:rFonts w:ascii="iCiel Avenir LT Std 35 Light" w:hAnsi="iCiel Avenir LT Std 35 Light"/>
          <w:color w:val="000000" w:themeColor="text1"/>
          <w:sz w:val="22"/>
          <w:szCs w:val="22"/>
        </w:rPr>
        <w:t xml:space="preserve">” + Student ID number </w:t>
      </w:r>
    </w:p>
    <w:p w14:paraId="195A694A" w14:textId="77777777"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Password: Please enter your password.</w:t>
      </w:r>
    </w:p>
    <w:p w14:paraId="3C85E877" w14:textId="77777777"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In the first-time login, password =123456 (change password is required at the first login to system).</w:t>
      </w:r>
    </w:p>
    <w:p w14:paraId="7833F9FD" w14:textId="51B05D1D" w:rsidR="007C590E" w:rsidRPr="00863667" w:rsidRDefault="007C590E" w:rsidP="003E1B62">
      <w:pPr>
        <w:shd w:val="clear" w:color="auto" w:fill="FFFFFF" w:themeFill="background1"/>
        <w:tabs>
          <w:tab w:val="left" w:pos="1080"/>
          <w:tab w:val="left" w:pos="1260"/>
          <w:tab w:val="left" w:pos="1530"/>
        </w:tabs>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ab/>
      </w:r>
      <w:r w:rsidRPr="00863667">
        <w:rPr>
          <w:rFonts w:ascii="iCiel Avenir LT Std 35 Light" w:hAnsi="iCiel Avenir LT Std 35 Light"/>
          <w:color w:val="000000" w:themeColor="text1"/>
          <w:sz w:val="22"/>
          <w:szCs w:val="22"/>
        </w:rPr>
        <w:tab/>
      </w:r>
      <w:r w:rsidRPr="00863667">
        <w:rPr>
          <w:rFonts w:ascii="iCiel Avenir LT Std 35 Light" w:hAnsi="iCiel Avenir LT Std 35 Light"/>
          <w:color w:val="000000" w:themeColor="text1"/>
          <w:sz w:val="22"/>
          <w:szCs w:val="22"/>
        </w:rPr>
        <w:tab/>
        <w:t>For example: Your Student ID number is 12345678.</w:t>
      </w:r>
    </w:p>
    <w:p w14:paraId="7D0A5A2A" w14:textId="4BB939A5" w:rsidR="007C590E" w:rsidRPr="00863667"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Your Username = 300</w:t>
      </w:r>
      <w:r w:rsidR="00493CA6" w:rsidRPr="00863667">
        <w:rPr>
          <w:rFonts w:ascii="iCiel Avenir LT Std 35 Light" w:hAnsi="iCiel Avenir LT Std 35 Light"/>
          <w:color w:val="000000" w:themeColor="text1"/>
          <w:sz w:val="22"/>
          <w:szCs w:val="22"/>
        </w:rPr>
        <w:t>HAN</w:t>
      </w:r>
      <w:r w:rsidRPr="00863667">
        <w:rPr>
          <w:rFonts w:ascii="iCiel Avenir LT Std 35 Light" w:hAnsi="iCiel Avenir LT Std 35 Light"/>
          <w:color w:val="000000" w:themeColor="text1"/>
          <w:sz w:val="22"/>
          <w:szCs w:val="22"/>
        </w:rPr>
        <w:t>12345678</w:t>
      </w:r>
    </w:p>
    <w:p w14:paraId="1131F5D2" w14:textId="77777777" w:rsidR="007C590E" w:rsidRPr="00863667"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First password = 123456</w:t>
      </w:r>
    </w:p>
    <w:p w14:paraId="44B036CE" w14:textId="77777777"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863667">
        <w:rPr>
          <w:rFonts w:ascii="iCiel Avenir LT Std 35 Light" w:hAnsi="iCiel Avenir LT Std 35 Light"/>
          <w:color w:val="000000" w:themeColor="text1"/>
          <w:sz w:val="22"/>
          <w:szCs w:val="22"/>
        </w:rPr>
        <w:t>If lose your student ID card, kindly inform the Student Information Office to reissue. Your lost card will be temporarily locked, balance will be transferred to the new one new card that password will be reset to “123456”.</w:t>
      </w:r>
    </w:p>
    <w:bookmarkEnd w:id="2873"/>
    <w:bookmarkEnd w:id="2883"/>
    <w:p w14:paraId="37335B8C" w14:textId="77777777" w:rsidR="007C590E" w:rsidRPr="00863667" w:rsidRDefault="007C590E" w:rsidP="003E1B62">
      <w:pPr>
        <w:shd w:val="clear" w:color="auto" w:fill="FFFFFF" w:themeFill="background1"/>
        <w:tabs>
          <w:tab w:val="left" w:pos="630"/>
          <w:tab w:val="left" w:pos="1080"/>
        </w:tabs>
        <w:ind w:firstLine="0"/>
        <w:rPr>
          <w:rFonts w:ascii="iCiel Avenir LT Std 35 Light" w:hAnsi="iCiel Avenir LT Std 35 Light" w:cs="Arial"/>
          <w:sz w:val="22"/>
          <w:szCs w:val="22"/>
        </w:rPr>
      </w:pPr>
      <w:r w:rsidRPr="00863667">
        <w:rPr>
          <w:rFonts w:ascii="iCiel Avenir LT Std 35 Light" w:hAnsi="iCiel Avenir LT Std 35 Light" w:cs="Arial"/>
          <w:i/>
          <w:iCs/>
          <w:sz w:val="22"/>
          <w:szCs w:val="22"/>
        </w:rPr>
        <w:t>Sinh viên có thể thanh toán bằng Vnpay QR, thẻ sinh viên đa chức năng, cũng như tiền mặt. Chúng tôi khuyến khích sinh viên sử dụng thẻ sinh viên đa chức năng để thanh toán nhằm giảm thời gian chờ đợi trong giờ cao điểm</w:t>
      </w:r>
      <w:r w:rsidRPr="00863667">
        <w:rPr>
          <w:rFonts w:ascii="iCiel Avenir LT Std 35 Light" w:hAnsi="iCiel Avenir LT Std 35 Light" w:cs="Arial"/>
          <w:sz w:val="22"/>
          <w:szCs w:val="22"/>
        </w:rPr>
        <w:t>.</w:t>
      </w:r>
    </w:p>
    <w:p w14:paraId="484BD41D" w14:textId="77777777" w:rsidR="007C590E" w:rsidRPr="00863667"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Sinh viên có thể nạp tiền vào thẻ Sinh viên đa chức năng bằng POS tại Food Court hoặc nạp tiền trực tuyến qua trang web.</w:t>
      </w:r>
    </w:p>
    <w:p w14:paraId="2015369A" w14:textId="77777777"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863667">
        <w:rPr>
          <w:rFonts w:ascii="iCiel Avenir LT Std 35 Light" w:hAnsi="iCiel Avenir LT Std 35 Light"/>
          <w:i/>
          <w:iCs/>
          <w:color w:val="000000" w:themeColor="text1"/>
          <w:sz w:val="22"/>
          <w:szCs w:val="22"/>
        </w:rPr>
        <w:t xml:space="preserve">Truy cập link: </w:t>
      </w:r>
      <w:r w:rsidR="00863667" w:rsidRPr="00863667">
        <w:rPr>
          <w:rFonts w:ascii="iCiel Avenir LT Std 35 Light" w:hAnsi="iCiel Avenir LT Std 35 Light"/>
          <w:rPrChange w:id="2887" w:author="An Tran, ACA (BUV)" w:date="2024-09-13T17:29:00Z" w16du:dateUtc="2024-09-13T10:29:00Z">
            <w:rPr/>
          </w:rPrChange>
        </w:rPr>
        <w:fldChar w:fldCharType="begin"/>
      </w:r>
      <w:r w:rsidR="00863667" w:rsidRPr="00863667">
        <w:rPr>
          <w:rFonts w:ascii="iCiel Avenir LT Std 35 Light" w:hAnsi="iCiel Avenir LT Std 35 Light"/>
          <w:rPrChange w:id="2888" w:author="An Tran, ACA (BUV)" w:date="2024-09-13T17:29:00Z" w16du:dateUtc="2024-09-13T10:29:00Z">
            <w:rPr/>
          </w:rPrChange>
        </w:rPr>
        <w:instrText>HYPERLINK "http://adenvn-schools.com/vi"</w:instrText>
      </w:r>
      <w:r w:rsidR="00863667" w:rsidRPr="00B8666B">
        <w:rPr>
          <w:rFonts w:ascii="iCiel Avenir LT Std 35 Light" w:hAnsi="iCiel Avenir LT Std 35 Light"/>
        </w:rPr>
      </w:r>
      <w:r w:rsidR="00863667" w:rsidRPr="00863667">
        <w:rPr>
          <w:rPrChange w:id="2889" w:author="An Tran, ACA (BUV)" w:date="2024-09-13T17:29:00Z" w16du:dateUtc="2024-09-13T10:29:00Z">
            <w:rPr>
              <w:rStyle w:val="Hyperlink"/>
              <w:rFonts w:ascii="iCiel Avenir LT Std 35 Light" w:hAnsi="iCiel Avenir LT Std 35 Light"/>
              <w:i/>
              <w:iCs/>
              <w:sz w:val="22"/>
              <w:szCs w:val="22"/>
            </w:rPr>
          </w:rPrChange>
        </w:rPr>
        <w:fldChar w:fldCharType="separate"/>
      </w:r>
      <w:r w:rsidRPr="00863667">
        <w:rPr>
          <w:rStyle w:val="Hyperlink"/>
          <w:rFonts w:ascii="iCiel Avenir LT Std 35 Light" w:hAnsi="iCiel Avenir LT Std 35 Light"/>
          <w:i/>
          <w:iCs/>
          <w:sz w:val="22"/>
          <w:szCs w:val="22"/>
        </w:rPr>
        <w:t>http://adenvn-schools.com/vi</w:t>
      </w:r>
      <w:r w:rsidR="00863667" w:rsidRPr="00863667">
        <w:rPr>
          <w:rStyle w:val="Hyperlink"/>
          <w:rFonts w:ascii="iCiel Avenir LT Std 35 Light" w:hAnsi="iCiel Avenir LT Std 35 Light"/>
          <w:i/>
          <w:iCs/>
          <w:sz w:val="22"/>
          <w:szCs w:val="22"/>
        </w:rPr>
        <w:fldChar w:fldCharType="end"/>
      </w:r>
      <w:r w:rsidRPr="00863667">
        <w:rPr>
          <w:rFonts w:ascii="iCiel Avenir LT Std 35 Light" w:hAnsi="iCiel Avenir LT Std 35 Light"/>
          <w:i/>
          <w:iCs/>
          <w:color w:val="000000" w:themeColor="text1"/>
          <w:sz w:val="22"/>
          <w:szCs w:val="22"/>
        </w:rPr>
        <w:t xml:space="preserve"> </w:t>
      </w:r>
    </w:p>
    <w:p w14:paraId="68DC7228" w14:textId="42AE258C"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863667">
        <w:rPr>
          <w:rFonts w:ascii="iCiel Avenir LT Std 35 Light" w:hAnsi="iCiel Avenir LT Std 35 Light"/>
          <w:i/>
          <w:iCs/>
          <w:color w:val="000000" w:themeColor="text1"/>
          <w:sz w:val="22"/>
          <w:szCs w:val="22"/>
        </w:rPr>
        <w:t>Tên tài khoản: Vui lòng nhập “300</w:t>
      </w:r>
      <w:r w:rsidR="00493CA6" w:rsidRPr="00863667">
        <w:rPr>
          <w:rFonts w:ascii="iCiel Avenir LT Std 35 Light" w:hAnsi="iCiel Avenir LT Std 35 Light"/>
          <w:i/>
          <w:iCs/>
          <w:color w:val="000000" w:themeColor="text1"/>
          <w:sz w:val="22"/>
          <w:szCs w:val="22"/>
        </w:rPr>
        <w:t>HAN</w:t>
      </w:r>
      <w:r w:rsidRPr="00863667">
        <w:rPr>
          <w:rFonts w:ascii="iCiel Avenir LT Std 35 Light" w:hAnsi="iCiel Avenir LT Std 35 Light"/>
          <w:i/>
          <w:iCs/>
          <w:color w:val="000000" w:themeColor="text1"/>
          <w:sz w:val="22"/>
          <w:szCs w:val="22"/>
        </w:rPr>
        <w:t xml:space="preserve">” + Mã số thẻ sinh viên </w:t>
      </w:r>
    </w:p>
    <w:p w14:paraId="6C145BEB" w14:textId="77777777"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863667">
        <w:rPr>
          <w:rFonts w:ascii="iCiel Avenir LT Std 35 Light" w:hAnsi="iCiel Avenir LT Std 35 Light"/>
          <w:i/>
          <w:iCs/>
          <w:color w:val="000000" w:themeColor="text1"/>
          <w:sz w:val="22"/>
          <w:szCs w:val="22"/>
        </w:rPr>
        <w:t>Mật khẩu: Vui lòng nhập mật khẩu của bạn.</w:t>
      </w:r>
    </w:p>
    <w:p w14:paraId="64173C15" w14:textId="77777777" w:rsidR="007C590E" w:rsidRPr="00863667"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863667">
        <w:rPr>
          <w:rFonts w:ascii="iCiel Avenir LT Std 35 Light" w:hAnsi="iCiel Avenir LT Std 35 Light"/>
          <w:i/>
          <w:iCs/>
          <w:color w:val="000000" w:themeColor="text1"/>
          <w:sz w:val="22"/>
          <w:szCs w:val="22"/>
        </w:rPr>
        <w:t>Với lần đầu tiên đăng nhập, mật khẩu là 123456 (sinh viên vui lòng đổi password ngay từ lần đăng nhập đầu tiên).</w:t>
      </w:r>
    </w:p>
    <w:p w14:paraId="6A68D941" w14:textId="32233315" w:rsidR="007C590E" w:rsidRPr="00863667" w:rsidRDefault="007C590E" w:rsidP="003E1B62">
      <w:pPr>
        <w:shd w:val="clear" w:color="auto" w:fill="FFFFFF" w:themeFill="background1"/>
        <w:tabs>
          <w:tab w:val="left" w:pos="1080"/>
          <w:tab w:val="left" w:pos="1260"/>
          <w:tab w:val="left" w:pos="1530"/>
        </w:tabs>
        <w:ind w:left="720" w:firstLine="810"/>
        <w:rPr>
          <w:rFonts w:ascii="iCiel Avenir LT Std 35 Light" w:hAnsi="iCiel Avenir LT Std 35 Light"/>
          <w:i/>
          <w:iCs/>
          <w:color w:val="000000" w:themeColor="text1"/>
          <w:sz w:val="22"/>
          <w:szCs w:val="22"/>
        </w:rPr>
      </w:pPr>
      <w:r w:rsidRPr="00863667">
        <w:rPr>
          <w:rFonts w:ascii="iCiel Avenir LT Std 35 Light" w:hAnsi="iCiel Avenir LT Std 35 Light"/>
          <w:i/>
          <w:iCs/>
          <w:color w:val="000000" w:themeColor="text1"/>
          <w:sz w:val="22"/>
          <w:szCs w:val="22"/>
        </w:rPr>
        <w:t>Ví dụ: Mã số thẻ sinh viên của bạn là 12345678</w:t>
      </w:r>
    </w:p>
    <w:p w14:paraId="53637478" w14:textId="14054A91" w:rsidR="007C590E" w:rsidRPr="00863667"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863667">
        <w:rPr>
          <w:rFonts w:ascii="iCiel Avenir LT Std 35 Light" w:hAnsi="iCiel Avenir LT Std 35 Light"/>
          <w:i/>
          <w:iCs/>
          <w:color w:val="000000" w:themeColor="text1"/>
          <w:sz w:val="22"/>
          <w:szCs w:val="22"/>
        </w:rPr>
        <w:t>Tên tài khoản đăng nhập website canteen = 300</w:t>
      </w:r>
      <w:r w:rsidR="00493CA6" w:rsidRPr="00863667">
        <w:rPr>
          <w:rFonts w:ascii="iCiel Avenir LT Std 35 Light" w:hAnsi="iCiel Avenir LT Std 35 Light"/>
          <w:i/>
          <w:iCs/>
          <w:color w:val="000000" w:themeColor="text1"/>
          <w:sz w:val="22"/>
          <w:szCs w:val="22"/>
        </w:rPr>
        <w:t>HAN</w:t>
      </w:r>
      <w:r w:rsidRPr="00863667">
        <w:rPr>
          <w:rFonts w:ascii="iCiel Avenir LT Std 35 Light" w:hAnsi="iCiel Avenir LT Std 35 Light"/>
          <w:i/>
          <w:iCs/>
          <w:color w:val="000000" w:themeColor="text1"/>
          <w:sz w:val="22"/>
          <w:szCs w:val="22"/>
        </w:rPr>
        <w:t>12345678.</w:t>
      </w:r>
    </w:p>
    <w:p w14:paraId="297801FA" w14:textId="77777777" w:rsidR="007C590E" w:rsidRPr="00863667"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863667">
        <w:rPr>
          <w:rFonts w:ascii="iCiel Avenir LT Std 35 Light" w:hAnsi="iCiel Avenir LT Std 35 Light"/>
          <w:i/>
          <w:iCs/>
          <w:color w:val="000000" w:themeColor="text1"/>
          <w:sz w:val="22"/>
          <w:szCs w:val="22"/>
        </w:rPr>
        <w:t>Mật khẩu mặc định ban đầu = 123456</w:t>
      </w:r>
    </w:p>
    <w:p w14:paraId="1B9A3635" w14:textId="24A383D3" w:rsidR="00CA72F7" w:rsidRPr="00863667" w:rsidRDefault="00CA72F7" w:rsidP="00CA72F7">
      <w:pPr>
        <w:shd w:val="clear" w:color="auto" w:fill="FFFFFF" w:themeFill="background1"/>
        <w:tabs>
          <w:tab w:val="left" w:pos="1080"/>
          <w:tab w:val="left" w:pos="1170"/>
          <w:tab w:val="left" w:pos="1530"/>
        </w:tabs>
        <w:spacing w:before="120" w:beforeAutospacing="0" w:after="120" w:afterAutospacing="0"/>
        <w:rPr>
          <w:rFonts w:ascii="iCiel Avenir LT Std 35 Light" w:hAnsi="iCiel Avenir LT Std 35 Light"/>
          <w:i/>
          <w:iCs/>
          <w:color w:val="000000" w:themeColor="text1"/>
          <w:sz w:val="22"/>
          <w:szCs w:val="22"/>
        </w:rPr>
      </w:pPr>
      <w:bookmarkStart w:id="2890" w:name="_Toc169968674"/>
      <w:bookmarkStart w:id="2891" w:name="_Toc169969838"/>
      <w:r w:rsidRPr="00863667">
        <w:rPr>
          <w:rFonts w:ascii="iCiel Avenir LT Std 35 Light" w:hAnsi="iCiel Avenir LT Std 35 Light"/>
          <w:b/>
          <w:bCs/>
          <w:i/>
          <w:iCs/>
          <w:color w:val="000000" w:themeColor="text1"/>
          <w:sz w:val="22"/>
          <w:szCs w:val="22"/>
        </w:rPr>
        <w:t>Lưu ý</w:t>
      </w:r>
      <w:r w:rsidRPr="00863667">
        <w:rPr>
          <w:rFonts w:ascii="iCiel Avenir LT Std 35 Light" w:hAnsi="iCiel Avenir LT Std 35 Light"/>
          <w:i/>
          <w:iCs/>
          <w:color w:val="000000" w:themeColor="text1"/>
          <w:sz w:val="22"/>
          <w:szCs w:val="22"/>
        </w:rPr>
        <w:t xml:space="preserve">: </w:t>
      </w:r>
      <w:r w:rsidRPr="00863667">
        <w:rPr>
          <w:rFonts w:ascii="iCiel Avenir LT Std 35 Light" w:hAnsi="iCiel Avenir LT Std 35 Light" w:cs="Arial"/>
          <w:i/>
          <w:iCs/>
          <w:sz w:val="22"/>
          <w:szCs w:val="22"/>
          <w:lang w:val="vi-VN"/>
        </w:rPr>
        <w:t xml:space="preserve">Nếu </w:t>
      </w:r>
      <w:r w:rsidRPr="00863667">
        <w:rPr>
          <w:rFonts w:ascii="iCiel Avenir LT Std 35 Light" w:hAnsi="iCiel Avenir LT Std 35 Light" w:cs="Arial"/>
          <w:i/>
          <w:iCs/>
          <w:sz w:val="22"/>
          <w:szCs w:val="22"/>
        </w:rPr>
        <w:t>sinh viên</w:t>
      </w:r>
      <w:r w:rsidRPr="00863667">
        <w:rPr>
          <w:rFonts w:ascii="iCiel Avenir LT Std 35 Light" w:hAnsi="iCiel Avenir LT Std 35 Light" w:cs="Arial"/>
          <w:i/>
          <w:iCs/>
          <w:sz w:val="22"/>
          <w:szCs w:val="22"/>
          <w:lang w:val="vi-VN"/>
        </w:rPr>
        <w:t xml:space="preserve"> làm mất và làm lại thẻ, mật khẩu được đặt lại thành mật khẩu mặc định ban đầu = “123456”.</w:t>
      </w:r>
      <w:r w:rsidRPr="00863667">
        <w:rPr>
          <w:rFonts w:ascii="iCiel Avenir LT Std 35 Light" w:hAnsi="iCiel Avenir LT Std 35 Light" w:cs="Arial"/>
          <w:i/>
          <w:iCs/>
          <w:sz w:val="22"/>
          <w:szCs w:val="22"/>
        </w:rPr>
        <w:t xml:space="preserve"> Sinh viên</w:t>
      </w:r>
      <w:r w:rsidRPr="00863667">
        <w:rPr>
          <w:rFonts w:ascii="iCiel Avenir LT Std 35 Light" w:hAnsi="iCiel Avenir LT Std 35 Light" w:cs="Arial"/>
          <w:i/>
          <w:iCs/>
          <w:sz w:val="22"/>
          <w:szCs w:val="22"/>
          <w:lang w:val="vi-VN"/>
        </w:rPr>
        <w:t xml:space="preserve"> vui lòng thông báo cho phòng Thông tin Sinh viên</w:t>
      </w:r>
      <w:r w:rsidRPr="00863667">
        <w:rPr>
          <w:rFonts w:ascii="iCiel Avenir LT Std 35 Light" w:hAnsi="iCiel Avenir LT Std 35 Light" w:cs="Arial"/>
          <w:i/>
          <w:iCs/>
          <w:sz w:val="22"/>
          <w:szCs w:val="22"/>
        </w:rPr>
        <w:t xml:space="preserve"> qua địa chỉ email </w:t>
      </w:r>
      <w:r w:rsidR="00863667" w:rsidRPr="00863667">
        <w:rPr>
          <w:rFonts w:ascii="iCiel Avenir LT Std 35 Light" w:hAnsi="iCiel Avenir LT Std 35 Light"/>
          <w:rPrChange w:id="2892" w:author="An Tran, ACA (BUV)" w:date="2024-09-13T17:29:00Z" w16du:dateUtc="2024-09-13T10:29:00Z">
            <w:rPr/>
          </w:rPrChange>
        </w:rPr>
        <w:fldChar w:fldCharType="begin"/>
      </w:r>
      <w:r w:rsidR="00863667" w:rsidRPr="00863667">
        <w:rPr>
          <w:rFonts w:ascii="iCiel Avenir LT Std 35 Light" w:hAnsi="iCiel Avenir LT Std 35 Light"/>
          <w:rPrChange w:id="2893" w:author="An Tran, ACA (BUV)" w:date="2024-09-13T17:29:00Z" w16du:dateUtc="2024-09-13T10:29:00Z">
            <w:rPr/>
          </w:rPrChange>
        </w:rPr>
        <w:instrText>HYPERLINK "mailto:studentservice@buv.edu.vn"</w:instrText>
      </w:r>
      <w:r w:rsidR="00863667" w:rsidRPr="00B8666B">
        <w:rPr>
          <w:rFonts w:ascii="iCiel Avenir LT Std 35 Light" w:hAnsi="iCiel Avenir LT Std 35 Light"/>
        </w:rPr>
      </w:r>
      <w:r w:rsidR="00863667" w:rsidRPr="00863667">
        <w:rPr>
          <w:rPrChange w:id="2894"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studentservice@buv.edu.vn</w:t>
      </w:r>
      <w:r w:rsidR="00863667"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rial"/>
          <w:i/>
          <w:iCs/>
          <w:sz w:val="22"/>
          <w:szCs w:val="22"/>
          <w:lang w:val="vi-VN"/>
        </w:rPr>
        <w:t xml:space="preserve">để được hỗ trợ khóa thẻ và làm lại thẻ Sinh viên. </w:t>
      </w:r>
      <w:r w:rsidRPr="00863667">
        <w:rPr>
          <w:rFonts w:ascii="iCiel Avenir LT Std 35 Light" w:hAnsi="iCiel Avenir LT Std 35 Light" w:cs="Arial"/>
          <w:i/>
          <w:iCs/>
          <w:sz w:val="22"/>
          <w:szCs w:val="22"/>
        </w:rPr>
        <w:t xml:space="preserve">Nếu sinh viên còn số dư tài khoản trong thẻ, toàn bộ số dư trong tài khoản và </w:t>
      </w:r>
      <w:r w:rsidRPr="00863667">
        <w:rPr>
          <w:rFonts w:ascii="iCiel Avenir LT Std 35 Light" w:hAnsi="iCiel Avenir LT Std 35 Light" w:cs="Arial"/>
          <w:i/>
          <w:iCs/>
          <w:sz w:val="22"/>
          <w:szCs w:val="22"/>
          <w:lang w:val="vi-VN"/>
        </w:rPr>
        <w:t>lịch sử giao dịch</w:t>
      </w:r>
      <w:r w:rsidRPr="00863667">
        <w:rPr>
          <w:rFonts w:ascii="iCiel Avenir LT Std 35 Light" w:hAnsi="iCiel Avenir LT Std 35 Light" w:cs="Arial"/>
          <w:i/>
          <w:iCs/>
          <w:sz w:val="22"/>
          <w:szCs w:val="22"/>
        </w:rPr>
        <w:t xml:space="preserve"> sẽ được</w:t>
      </w:r>
      <w:r w:rsidRPr="00863667">
        <w:rPr>
          <w:rFonts w:ascii="iCiel Avenir LT Std 35 Light" w:hAnsi="iCiel Avenir LT Std 35 Light" w:cs="Arial"/>
          <w:i/>
          <w:iCs/>
          <w:sz w:val="22"/>
          <w:szCs w:val="22"/>
          <w:lang w:val="vi-VN"/>
        </w:rPr>
        <w:t xml:space="preserve"> giữ nguyê</w:t>
      </w:r>
      <w:r w:rsidR="0010202C" w:rsidRPr="00863667">
        <w:rPr>
          <w:rFonts w:ascii="iCiel Avenir LT Std 35 Light" w:hAnsi="iCiel Avenir LT Std 35 Light" w:cs="Arial"/>
          <w:i/>
          <w:iCs/>
          <w:sz w:val="22"/>
          <w:szCs w:val="22"/>
        </w:rPr>
        <w:t>n chuyển sang thẻ mới.</w:t>
      </w:r>
    </w:p>
    <w:p w14:paraId="585A7F90" w14:textId="77777777" w:rsidR="007C590E" w:rsidRPr="00863667" w:rsidRDefault="007C590E"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895" w:name="_Toc177143750"/>
      <w:r w:rsidRPr="00863667">
        <w:rPr>
          <w:rFonts w:cs="Arial"/>
          <w:szCs w:val="22"/>
          <w:lang w:val="vi-VN"/>
        </w:rPr>
        <w:t>Where can students put their belongings during class time? / Sinh viên có thể để đồ cá nhân ở đâu trong giờ học?</w:t>
      </w:r>
      <w:bookmarkEnd w:id="2890"/>
      <w:bookmarkEnd w:id="2891"/>
      <w:bookmarkEnd w:id="2895"/>
    </w:p>
    <w:p w14:paraId="01A56342" w14:textId="77777777" w:rsidR="007C590E" w:rsidRPr="00863667" w:rsidRDefault="007C590E" w:rsidP="003E1B62">
      <w:pPr>
        <w:pStyle w:val="paragraph"/>
        <w:tabs>
          <w:tab w:val="left" w:pos="630"/>
          <w:tab w:val="left" w:pos="720"/>
          <w:tab w:val="left" w:pos="994"/>
        </w:tabs>
        <w:ind w:left="1080" w:firstLine="0"/>
        <w:textAlignment w:val="baseline"/>
        <w:rPr>
          <w:rFonts w:ascii="iCiel Avenir LT Std 35 Light" w:hAnsi="iCiel Avenir LT Std 35 Light" w:cs="Arial"/>
          <w:b/>
          <w:bCs/>
          <w:i/>
          <w:iCs/>
          <w:sz w:val="22"/>
          <w:szCs w:val="22"/>
        </w:rPr>
      </w:pPr>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p>
    <w:p w14:paraId="40DD99FE" w14:textId="77777777" w:rsidR="007C590E" w:rsidRPr="00863667"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sz w:val="22"/>
          <w:szCs w:val="22"/>
        </w:rPr>
      </w:pPr>
      <w:r w:rsidRPr="00863667">
        <w:rPr>
          <w:rFonts w:ascii="iCiel Avenir LT Std 35 Light" w:hAnsi="iCiel Avenir LT Std 35 Light" w:cs="Arial"/>
          <w:sz w:val="22"/>
          <w:szCs w:val="22"/>
        </w:rPr>
        <w:t>Students can store their personal belongings within the designated locker spaces provided throughout the campus to maintain an orderly and secure environment, ensuring the safekeeping of individuals' property during the academic day. Below are the locker regulations that all students are required to follow:</w:t>
      </w:r>
    </w:p>
    <w:p w14:paraId="106975E7" w14:textId="77777777" w:rsidR="007C590E" w:rsidRPr="00863667"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863667">
        <w:rPr>
          <w:rFonts w:ascii="iCiel Avenir LT Std 35 Light" w:hAnsi="iCiel Avenir LT Std 35 Light"/>
          <w:sz w:val="22"/>
          <w:szCs w:val="22"/>
        </w:rPr>
        <w:t>Lockers are available on a first-come, first-served basis for single-day use only.</w:t>
      </w:r>
    </w:p>
    <w:p w14:paraId="38DCC894" w14:textId="77777777" w:rsidR="007C590E" w:rsidRPr="00863667"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863667">
        <w:rPr>
          <w:rFonts w:ascii="iCiel Avenir LT Std 35 Light" w:hAnsi="iCiel Avenir LT Std 35 Light" w:cs="Open Sans"/>
          <w:color w:val="212121"/>
          <w:sz w:val="22"/>
          <w:szCs w:val="22"/>
        </w:rPr>
        <w:t xml:space="preserve">Lockers are not installed with any locks. </w:t>
      </w:r>
      <w:r w:rsidRPr="00863667">
        <w:rPr>
          <w:rFonts w:ascii="iCiel Avenir LT Std 35 Light" w:hAnsi="iCiel Avenir LT Std 35 Light"/>
          <w:sz w:val="22"/>
          <w:szCs w:val="22"/>
        </w:rPr>
        <w:t>Users must bring their personal locks when securing lockers.</w:t>
      </w:r>
    </w:p>
    <w:p w14:paraId="0907AF4F" w14:textId="77777777" w:rsidR="007C590E" w:rsidRPr="00863667"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863667">
        <w:rPr>
          <w:rFonts w:ascii="iCiel Avenir LT Std 35 Light" w:hAnsi="iCiel Avenir LT Std 35 Light"/>
          <w:sz w:val="22"/>
          <w:szCs w:val="22"/>
        </w:rPr>
        <w:t>Users must clear their lockers before 18:00 on Friday of the respective week.</w:t>
      </w:r>
    </w:p>
    <w:p w14:paraId="06DD1F80" w14:textId="77777777" w:rsidR="007C590E" w:rsidRPr="00863667"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863667">
        <w:rPr>
          <w:rFonts w:ascii="iCiel Avenir LT Std 35 Light" w:hAnsi="iCiel Avenir LT Std 35 Light"/>
          <w:sz w:val="22"/>
          <w:szCs w:val="22"/>
        </w:rPr>
        <w:t>Locks left after 18:00 every Friday will be removed by authorized personnel. All belongings will be placed in a designated area in the Loading Bay until the following Tuesday before disposal. The University is not responsible for the loss or damage of such items.</w:t>
      </w:r>
    </w:p>
    <w:p w14:paraId="6C0E3502" w14:textId="77777777" w:rsidR="007C590E" w:rsidRPr="00863667"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863667">
        <w:rPr>
          <w:rFonts w:ascii="iCiel Avenir LT Std 35 Light" w:hAnsi="iCiel Avenir LT Std 35 Light"/>
          <w:sz w:val="22"/>
          <w:szCs w:val="22"/>
        </w:rPr>
        <w:t>Users are advised not to store any valuable items or money and to take full responsibility for the items in lockers. The University is not liable for the loss or damage of any stored items.</w:t>
      </w:r>
    </w:p>
    <w:p w14:paraId="781480D0" w14:textId="77777777" w:rsidR="007C590E" w:rsidRPr="00863667"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863667">
        <w:rPr>
          <w:rFonts w:ascii="iCiel Avenir LT Std 35 Light" w:hAnsi="iCiel Avenir LT Std 35 Light"/>
          <w:sz w:val="22"/>
          <w:szCs w:val="22"/>
        </w:rPr>
        <w:t>Perishable or prohibited items are not allowed to be stored in lockers.</w:t>
      </w:r>
    </w:p>
    <w:p w14:paraId="459EABC4" w14:textId="77777777" w:rsidR="007C590E" w:rsidRPr="00863667"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863667">
        <w:rPr>
          <w:rFonts w:ascii="iCiel Avenir LT Std 35 Light" w:hAnsi="iCiel Avenir LT Std 35 Light"/>
          <w:sz w:val="22"/>
          <w:szCs w:val="22"/>
        </w:rPr>
        <w:t>Affixing anything to the interior or exterior of the lockers is strictly prohibited.</w:t>
      </w:r>
    </w:p>
    <w:p w14:paraId="73304FF2" w14:textId="7D677B61" w:rsidR="007C590E" w:rsidRPr="00863667"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863667">
        <w:rPr>
          <w:rFonts w:ascii="iCiel Avenir LT Std 35 Light" w:hAnsi="iCiel Avenir LT Std 35 Light"/>
          <w:sz w:val="22"/>
          <w:szCs w:val="22"/>
        </w:rPr>
        <w:t xml:space="preserve">For safety reasons, report any facility issues, misconduct, unsafe behaviors, or items immediately to the Campus Services Centre via hotline at </w:t>
      </w:r>
      <w:r w:rsidRPr="00863667">
        <w:rPr>
          <w:rFonts w:ascii="iCiel Avenir LT Std 35 Light" w:hAnsi="iCiel Avenir LT Std 35 Light"/>
          <w:b/>
          <w:bCs/>
          <w:sz w:val="22"/>
          <w:szCs w:val="22"/>
        </w:rPr>
        <w:t>090 215 7558</w:t>
      </w:r>
      <w:r w:rsidRPr="00863667">
        <w:rPr>
          <w:rFonts w:ascii="iCiel Avenir LT Std 35 Light" w:hAnsi="iCiel Avenir LT Std 35 Light"/>
          <w:sz w:val="22"/>
          <w:szCs w:val="22"/>
        </w:rPr>
        <w:t xml:space="preserve"> or email address: </w:t>
      </w:r>
      <w:r w:rsidR="00863667" w:rsidRPr="00863667">
        <w:rPr>
          <w:rFonts w:ascii="iCiel Avenir LT Std 35 Light" w:hAnsi="iCiel Avenir LT Std 35 Light"/>
          <w:rPrChange w:id="2896" w:author="An Tran, ACA (BUV)" w:date="2024-09-13T17:29:00Z" w16du:dateUtc="2024-09-13T10:29:00Z">
            <w:rPr/>
          </w:rPrChange>
        </w:rPr>
        <w:fldChar w:fldCharType="begin"/>
      </w:r>
      <w:r w:rsidR="00863667" w:rsidRPr="00863667">
        <w:rPr>
          <w:rFonts w:ascii="iCiel Avenir LT Std 35 Light" w:hAnsi="iCiel Avenir LT Std 35 Light"/>
          <w:rPrChange w:id="2897" w:author="An Tran, ACA (BUV)" w:date="2024-09-13T17:29:00Z" w16du:dateUtc="2024-09-13T10:29:00Z">
            <w:rPr/>
          </w:rPrChange>
        </w:rPr>
        <w:instrText>HYPERLINK "mailto:services@buv.edu.vn"</w:instrText>
      </w:r>
      <w:r w:rsidR="00863667" w:rsidRPr="00B8666B">
        <w:rPr>
          <w:rFonts w:ascii="iCiel Avenir LT Std 35 Light" w:hAnsi="iCiel Avenir LT Std 35 Light"/>
        </w:rPr>
      </w:r>
      <w:r w:rsidR="00863667" w:rsidRPr="00863667">
        <w:rPr>
          <w:rPrChange w:id="2898" w:author="An Tran, ACA (BUV)" w:date="2024-09-13T17:29:00Z" w16du:dateUtc="2024-09-13T10:29:00Z">
            <w:rPr>
              <w:rStyle w:val="Hyperlink"/>
              <w:rFonts w:ascii="iCiel Avenir LT Std 35 Light" w:hAnsi="iCiel Avenir LT Std 35 Light"/>
              <w:b/>
              <w:bCs/>
              <w:sz w:val="22"/>
              <w:szCs w:val="22"/>
            </w:rPr>
          </w:rPrChange>
        </w:rPr>
        <w:fldChar w:fldCharType="separate"/>
      </w:r>
      <w:r w:rsidR="00BA2B6C" w:rsidRPr="00863667">
        <w:rPr>
          <w:rStyle w:val="Hyperlink"/>
          <w:rFonts w:ascii="iCiel Avenir LT Std 35 Light" w:hAnsi="iCiel Avenir LT Std 35 Light"/>
          <w:b/>
          <w:bCs/>
          <w:sz w:val="22"/>
          <w:szCs w:val="22"/>
        </w:rPr>
        <w:t>services@buv.edu.vn</w:t>
      </w:r>
      <w:r w:rsidR="00863667" w:rsidRPr="00863667">
        <w:rPr>
          <w:rStyle w:val="Hyperlink"/>
          <w:rFonts w:ascii="iCiel Avenir LT Std 35 Light" w:hAnsi="iCiel Avenir LT Std 35 Light"/>
          <w:b/>
          <w:bCs/>
          <w:sz w:val="22"/>
          <w:szCs w:val="22"/>
        </w:rPr>
        <w:fldChar w:fldCharType="end"/>
      </w:r>
      <w:r w:rsidR="00BA2B6C" w:rsidRPr="00863667">
        <w:rPr>
          <w:rFonts w:ascii="iCiel Avenir LT Std 35 Light" w:hAnsi="iCiel Avenir LT Std 35 Light"/>
          <w:b/>
          <w:bCs/>
          <w:sz w:val="22"/>
          <w:szCs w:val="22"/>
        </w:rPr>
        <w:t xml:space="preserve"> </w:t>
      </w:r>
    </w:p>
    <w:p w14:paraId="1F77FDA3" w14:textId="77777777" w:rsidR="007C590E" w:rsidRPr="00863667"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Sinh viên có thể cất giữ đồ trong các tủ cá nhân trong khuôn viên trường để duy trì một môi trường trật tự và an toàn, đảm bảo an toàn cho tài sản trong ngày học. Dưới đây là các quy định về tủ cá nhân mà tất cả sinh viên bắt buộc phải tuân theo.</w:t>
      </w:r>
    </w:p>
    <w:p w14:paraId="594A2078" w14:textId="77777777" w:rsidR="007C590E" w:rsidRPr="00863667"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1. Tủ cá nhân được sử dụng trên cơ sở ai đến trước được phục vụ sử dụng trước và chỉ sử dụng trong một ngày.</w:t>
      </w:r>
    </w:p>
    <w:p w14:paraId="0BCC75A9" w14:textId="77777777" w:rsidR="007C590E" w:rsidRPr="00863667"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2. Tủ cá nhân không có ổ khóa. Sinh viên phải mang theo ổ khóa cá nhân khi sử dụng.</w:t>
      </w:r>
    </w:p>
    <w:p w14:paraId="3DCA949C" w14:textId="77777777" w:rsidR="007C590E" w:rsidRPr="00863667"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3. Sinh viên phải dọn tủ cá nhân trước 18:00 thứ Sáu hàng tuần.</w:t>
      </w:r>
    </w:p>
    <w:p w14:paraId="1FB3F1B3" w14:textId="538176A4" w:rsidR="007C590E" w:rsidRPr="00863667"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 xml:space="preserve">4. Những ổ khóa để lại sau 18h thứ sáu hàng tuần sẽ bị Nhà trường cắt khóa. Tất cả đồ đạc trong tủ sẽ được để ở một khu vực được chỉ định ở </w:t>
      </w:r>
      <w:r w:rsidR="00BA2B6C" w:rsidRPr="00863667">
        <w:rPr>
          <w:rFonts w:ascii="iCiel Avenir LT Std 35 Light" w:hAnsi="iCiel Avenir LT Std 35 Light" w:cs="Arial"/>
          <w:i/>
          <w:iCs/>
          <w:sz w:val="22"/>
          <w:szCs w:val="22"/>
        </w:rPr>
        <w:t>“Loading Bay”</w:t>
      </w:r>
      <w:r w:rsidRPr="00863667">
        <w:rPr>
          <w:rFonts w:ascii="iCiel Avenir LT Std 35 Light" w:hAnsi="iCiel Avenir LT Std 35 Light" w:cs="Arial"/>
          <w:i/>
          <w:iCs/>
          <w:sz w:val="22"/>
          <w:szCs w:val="22"/>
        </w:rPr>
        <w:t xml:space="preserve"> cho đến thứ Ba tuần sau trước khi vứt bỏ. Nhà trường không chịu trách nhiệm về việc mất mát hoặc hư hỏng những đồ vật đó.</w:t>
      </w:r>
    </w:p>
    <w:p w14:paraId="554C2F60" w14:textId="77777777" w:rsidR="007C590E" w:rsidRPr="00863667"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5. Sinh viên được khuyến cáo không cất giữ bất kỳ đồ vật hoặc tiền có giá trị nào và phải chịu trách nhiệm hoàn toàn về những đồ vật trong tủ cá nhân. Nhà trường không chịu trách nhiệm về sự mất mát hoặc hư hỏng của bất kỳ vật dụng nào được lưu trữ.</w:t>
      </w:r>
    </w:p>
    <w:p w14:paraId="66C25D6D" w14:textId="77777777" w:rsidR="007C590E" w:rsidRPr="00863667"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6. Đồ dễ hư hỏng hoặc bị cấm không được cất giữ trong tủ cá nhân.</w:t>
      </w:r>
    </w:p>
    <w:p w14:paraId="40EFC390" w14:textId="77777777" w:rsidR="007C590E" w:rsidRPr="00863667"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7. Nghiêm cấm dán bất cứ thứ gì vào bên trong hoặc bên ngoài tủ cá nhân.</w:t>
      </w:r>
    </w:p>
    <w:p w14:paraId="62C19769" w14:textId="633B1D3E" w:rsidR="000D6197" w:rsidRPr="00863667"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rPr>
        <w:t xml:space="preserve">8. Vì lý do an toàn, sinh viên cần báo cáo ngay mọi vấn đề licơ sở vật chất, hành vi sai trái, hành vi không an toàn hoặc đồ vật Nhà trường cho </w:t>
      </w:r>
      <w:r w:rsidRPr="00863667">
        <w:rPr>
          <w:rFonts w:ascii="iCiel Avenir LT Std 35 Light" w:hAnsi="iCiel Avenir LT Std 35 Light"/>
          <w:sz w:val="22"/>
          <w:szCs w:val="22"/>
        </w:rPr>
        <w:t>Campus Services Centre</w:t>
      </w:r>
      <w:r w:rsidRPr="00863667">
        <w:rPr>
          <w:rFonts w:ascii="iCiel Avenir LT Std 35 Light" w:hAnsi="iCiel Avenir LT Std 35 Light" w:cs="Arial"/>
          <w:i/>
          <w:iCs/>
          <w:sz w:val="22"/>
          <w:szCs w:val="22"/>
        </w:rPr>
        <w:t xml:space="preserve"> qua đường dây nóng </w:t>
      </w:r>
      <w:r w:rsidRPr="00863667">
        <w:rPr>
          <w:rFonts w:ascii="iCiel Avenir LT Std 35 Light" w:hAnsi="iCiel Avenir LT Std 35 Light" w:cs="Arial"/>
          <w:b/>
          <w:bCs/>
          <w:i/>
          <w:iCs/>
          <w:sz w:val="22"/>
          <w:szCs w:val="22"/>
        </w:rPr>
        <w:t>090 215 7558</w:t>
      </w:r>
      <w:r w:rsidRPr="00863667">
        <w:rPr>
          <w:rFonts w:ascii="iCiel Avenir LT Std 35 Light" w:hAnsi="iCiel Avenir LT Std 35 Light" w:cs="Arial"/>
          <w:i/>
          <w:iCs/>
          <w:sz w:val="22"/>
          <w:szCs w:val="22"/>
        </w:rPr>
        <w:t xml:space="preserve"> hoặc email: </w:t>
      </w:r>
      <w:r w:rsidR="00863667" w:rsidRPr="00863667">
        <w:rPr>
          <w:rFonts w:ascii="iCiel Avenir LT Std 35 Light" w:hAnsi="iCiel Avenir LT Std 35 Light"/>
          <w:rPrChange w:id="2899" w:author="An Tran, ACA (BUV)" w:date="2024-09-13T17:29:00Z" w16du:dateUtc="2024-09-13T10:29:00Z">
            <w:rPr/>
          </w:rPrChange>
        </w:rPr>
        <w:fldChar w:fldCharType="begin"/>
      </w:r>
      <w:r w:rsidR="00863667" w:rsidRPr="00863667">
        <w:rPr>
          <w:rFonts w:ascii="iCiel Avenir LT Std 35 Light" w:hAnsi="iCiel Avenir LT Std 35 Light"/>
          <w:rPrChange w:id="2900" w:author="An Tran, ACA (BUV)" w:date="2024-09-13T17:29:00Z" w16du:dateUtc="2024-09-13T10:29:00Z">
            <w:rPr/>
          </w:rPrChange>
        </w:rPr>
        <w:instrText>HYPERLINK "mailto:services@buv.edu.vn"</w:instrText>
      </w:r>
      <w:r w:rsidR="00863667" w:rsidRPr="00B8666B">
        <w:rPr>
          <w:rFonts w:ascii="iCiel Avenir LT Std 35 Light" w:hAnsi="iCiel Avenir LT Std 35 Light"/>
        </w:rPr>
      </w:r>
      <w:r w:rsidR="00863667" w:rsidRPr="00863667">
        <w:rPr>
          <w:rPrChange w:id="2901" w:author="An Tran, ACA (BUV)" w:date="2024-09-13T17:29:00Z" w16du:dateUtc="2024-09-13T10:29:00Z">
            <w:rPr>
              <w:rStyle w:val="Hyperlink"/>
              <w:rFonts w:ascii="iCiel Avenir LT Std 35 Light" w:hAnsi="iCiel Avenir LT Std 35 Light" w:cs="Arial"/>
              <w:b/>
              <w:bCs/>
              <w:i/>
              <w:iCs/>
              <w:sz w:val="22"/>
              <w:szCs w:val="22"/>
            </w:rPr>
          </w:rPrChange>
        </w:rPr>
        <w:fldChar w:fldCharType="separate"/>
      </w:r>
      <w:r w:rsidR="00BA2B6C" w:rsidRPr="00863667">
        <w:rPr>
          <w:rStyle w:val="Hyperlink"/>
          <w:rFonts w:ascii="iCiel Avenir LT Std 35 Light" w:hAnsi="iCiel Avenir LT Std 35 Light" w:cs="Arial"/>
          <w:b/>
          <w:bCs/>
          <w:i/>
          <w:iCs/>
          <w:sz w:val="22"/>
          <w:szCs w:val="22"/>
        </w:rPr>
        <w:t>services@buv.edu.vn</w:t>
      </w:r>
      <w:r w:rsidR="00863667" w:rsidRPr="00863667">
        <w:rPr>
          <w:rStyle w:val="Hyperlink"/>
          <w:rFonts w:ascii="iCiel Avenir LT Std 35 Light" w:hAnsi="iCiel Avenir LT Std 35 Light" w:cs="Arial"/>
          <w:b/>
          <w:bCs/>
          <w:i/>
          <w:iCs/>
          <w:sz w:val="22"/>
          <w:szCs w:val="22"/>
        </w:rPr>
        <w:fldChar w:fldCharType="end"/>
      </w:r>
      <w:r w:rsidR="00BA2B6C" w:rsidRPr="00863667">
        <w:rPr>
          <w:rFonts w:ascii="iCiel Avenir LT Std 35 Light" w:hAnsi="iCiel Avenir LT Std 35 Light" w:cs="Arial"/>
          <w:b/>
          <w:bCs/>
          <w:i/>
          <w:iCs/>
          <w:sz w:val="22"/>
          <w:szCs w:val="22"/>
        </w:rPr>
        <w:t xml:space="preserve"> </w:t>
      </w:r>
    </w:p>
    <w:p w14:paraId="41846B4E" w14:textId="758D375C" w:rsidR="00BF43A2" w:rsidRPr="00863667" w:rsidRDefault="006033B6"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902" w:name="_Toc149053791"/>
      <w:bookmarkStart w:id="2903" w:name="_Toc149054051"/>
      <w:bookmarkStart w:id="2904" w:name="_Toc149835199"/>
      <w:bookmarkStart w:id="2905" w:name="_Toc149053792"/>
      <w:bookmarkStart w:id="2906" w:name="_Toc149054052"/>
      <w:bookmarkStart w:id="2907" w:name="_Toc149835200"/>
      <w:bookmarkStart w:id="2908" w:name="_Toc149053793"/>
      <w:bookmarkStart w:id="2909" w:name="_Toc149054053"/>
      <w:bookmarkStart w:id="2910" w:name="_Toc149835201"/>
      <w:bookmarkStart w:id="2911" w:name="_Toc149053794"/>
      <w:bookmarkStart w:id="2912" w:name="_Toc149054054"/>
      <w:bookmarkStart w:id="2913" w:name="_Toc149835202"/>
      <w:bookmarkStart w:id="2914" w:name="_Toc149053795"/>
      <w:bookmarkStart w:id="2915" w:name="_Toc149054055"/>
      <w:bookmarkStart w:id="2916" w:name="_Toc149835203"/>
      <w:bookmarkStart w:id="2917" w:name="_Toc149053796"/>
      <w:bookmarkStart w:id="2918" w:name="_Toc149054056"/>
      <w:bookmarkStart w:id="2919" w:name="_Toc149835204"/>
      <w:bookmarkStart w:id="2920" w:name="_Toc149053797"/>
      <w:bookmarkStart w:id="2921" w:name="_Toc149054057"/>
      <w:bookmarkStart w:id="2922" w:name="_Toc149835205"/>
      <w:bookmarkStart w:id="2923" w:name="_Toc149053798"/>
      <w:bookmarkStart w:id="2924" w:name="_Toc149054058"/>
      <w:bookmarkStart w:id="2925" w:name="_Toc149835206"/>
      <w:bookmarkStart w:id="2926" w:name="_Toc149053799"/>
      <w:bookmarkStart w:id="2927" w:name="_Toc149054059"/>
      <w:bookmarkStart w:id="2928" w:name="_Toc149835207"/>
      <w:bookmarkStart w:id="2929" w:name="_Toc149053800"/>
      <w:bookmarkStart w:id="2930" w:name="_Toc149054060"/>
      <w:bookmarkStart w:id="2931" w:name="_Toc149835208"/>
      <w:bookmarkStart w:id="2932" w:name="_Toc149053801"/>
      <w:bookmarkStart w:id="2933" w:name="_Toc149054061"/>
      <w:bookmarkStart w:id="2934" w:name="_Toc149835209"/>
      <w:bookmarkStart w:id="2935" w:name="_Toc149053804"/>
      <w:bookmarkStart w:id="2936" w:name="_Toc149054064"/>
      <w:bookmarkStart w:id="2937" w:name="_Toc149835212"/>
      <w:bookmarkStart w:id="2938" w:name="_Toc149053805"/>
      <w:bookmarkStart w:id="2939" w:name="_Toc149054065"/>
      <w:bookmarkStart w:id="2940" w:name="_Toc149835213"/>
      <w:bookmarkStart w:id="2941" w:name="_Toc149053806"/>
      <w:bookmarkStart w:id="2942" w:name="_Toc149054066"/>
      <w:bookmarkStart w:id="2943" w:name="_Toc149835214"/>
      <w:bookmarkStart w:id="2944" w:name="_Toc149053807"/>
      <w:bookmarkStart w:id="2945" w:name="_Toc149054067"/>
      <w:bookmarkStart w:id="2946" w:name="_Toc149835215"/>
      <w:bookmarkStart w:id="2947" w:name="_Toc149053808"/>
      <w:bookmarkStart w:id="2948" w:name="_Toc149054068"/>
      <w:bookmarkStart w:id="2949" w:name="_Toc149835216"/>
      <w:bookmarkStart w:id="2950" w:name="_Toc149053809"/>
      <w:bookmarkStart w:id="2951" w:name="_Toc149054069"/>
      <w:bookmarkStart w:id="2952" w:name="_Toc149835217"/>
      <w:bookmarkStart w:id="2953" w:name="_Toc149053810"/>
      <w:bookmarkStart w:id="2954" w:name="_Toc149054070"/>
      <w:bookmarkStart w:id="2955" w:name="_Toc149835218"/>
      <w:bookmarkStart w:id="2956" w:name="_Toc149053811"/>
      <w:bookmarkStart w:id="2957" w:name="_Toc149054071"/>
      <w:bookmarkStart w:id="2958" w:name="_Toc149835219"/>
      <w:bookmarkStart w:id="2959" w:name="_Toc149053812"/>
      <w:bookmarkStart w:id="2960" w:name="_Toc149054072"/>
      <w:bookmarkStart w:id="2961" w:name="_Toc149835220"/>
      <w:bookmarkStart w:id="2962" w:name="_Toc149053813"/>
      <w:bookmarkStart w:id="2963" w:name="_Toc149054073"/>
      <w:bookmarkStart w:id="2964" w:name="_Toc149835221"/>
      <w:bookmarkStart w:id="2965" w:name="_Toc149053814"/>
      <w:bookmarkStart w:id="2966" w:name="_Toc149054074"/>
      <w:bookmarkStart w:id="2967" w:name="_Toc149835222"/>
      <w:bookmarkStart w:id="2968" w:name="_Toc149053815"/>
      <w:bookmarkStart w:id="2969" w:name="_Toc149054075"/>
      <w:bookmarkStart w:id="2970" w:name="_Toc149835223"/>
      <w:bookmarkStart w:id="2971" w:name="_Toc149053816"/>
      <w:bookmarkStart w:id="2972" w:name="_Toc149054076"/>
      <w:bookmarkStart w:id="2973" w:name="_Toc149835224"/>
      <w:bookmarkStart w:id="2974" w:name="_Toc149053817"/>
      <w:bookmarkStart w:id="2975" w:name="_Toc149054077"/>
      <w:bookmarkStart w:id="2976" w:name="_Toc149835225"/>
      <w:bookmarkStart w:id="2977" w:name="_Toc149053818"/>
      <w:bookmarkStart w:id="2978" w:name="_Toc149054078"/>
      <w:bookmarkStart w:id="2979" w:name="_Toc149835226"/>
      <w:bookmarkStart w:id="2980" w:name="_Toc149053819"/>
      <w:bookmarkStart w:id="2981" w:name="_Toc149054079"/>
      <w:bookmarkStart w:id="2982" w:name="_Toc149835227"/>
      <w:bookmarkStart w:id="2983" w:name="_Toc149053820"/>
      <w:bookmarkStart w:id="2984" w:name="_Toc149054080"/>
      <w:bookmarkStart w:id="2985" w:name="_Toc149835228"/>
      <w:bookmarkStart w:id="2986" w:name="_Toc149053823"/>
      <w:bookmarkStart w:id="2987" w:name="_Toc149054083"/>
      <w:bookmarkStart w:id="2988" w:name="_Toc149835231"/>
      <w:bookmarkStart w:id="2989" w:name="_Toc149053824"/>
      <w:bookmarkStart w:id="2990" w:name="_Toc149054084"/>
      <w:bookmarkStart w:id="2991" w:name="_Toc149835232"/>
      <w:bookmarkStart w:id="2992" w:name="_Toc149053825"/>
      <w:bookmarkStart w:id="2993" w:name="_Toc149054085"/>
      <w:bookmarkStart w:id="2994" w:name="_Toc149835233"/>
      <w:bookmarkStart w:id="2995" w:name="_Toc149053826"/>
      <w:bookmarkStart w:id="2996" w:name="_Toc149054086"/>
      <w:bookmarkStart w:id="2997" w:name="_Toc149835234"/>
      <w:bookmarkStart w:id="2998" w:name="_Toc149053827"/>
      <w:bookmarkStart w:id="2999" w:name="_Toc149054087"/>
      <w:bookmarkStart w:id="3000" w:name="_Toc149835235"/>
      <w:bookmarkStart w:id="3001" w:name="_Toc127518396"/>
      <w:bookmarkStart w:id="3002" w:name="_Toc127518397"/>
      <w:bookmarkStart w:id="3003" w:name="_Toc127518398"/>
      <w:bookmarkStart w:id="3004" w:name="_Toc177143751"/>
      <w:bookmarkEnd w:id="2874"/>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ins w:id="3005" w:author="An Tran, ACA (BUV)" w:date="2024-09-12T22:43:00Z" w16du:dateUtc="2024-09-12T15:43:00Z">
        <w:r w:rsidRPr="00863667">
          <w:rPr>
            <w:rFonts w:cs="Arial"/>
            <w:szCs w:val="22"/>
          </w:rPr>
          <w:t xml:space="preserve">Can students book campus facilities for self-studying during both operating hours and out-of-hours (study late)? What is the booking process? </w:t>
        </w:r>
      </w:ins>
      <w:del w:id="3006" w:author="An Tran, ACA (BUV)" w:date="2024-09-12T15:42:00Z" w16du:dateUtc="2024-09-12T08:42:00Z">
        <w:r w:rsidR="00BF43A2" w:rsidRPr="00863667" w:rsidDel="00050B84">
          <w:rPr>
            <w:rFonts w:cs="Arial"/>
            <w:szCs w:val="22"/>
            <w:lang w:val="vi-VN"/>
          </w:rPr>
          <w:delText xml:space="preserve">Can students book campus </w:delText>
        </w:r>
        <w:r w:rsidR="001E441F" w:rsidRPr="00863667" w:rsidDel="00050B84">
          <w:rPr>
            <w:rFonts w:cs="Arial"/>
            <w:szCs w:val="22"/>
            <w:lang w:val="vi-VN"/>
          </w:rPr>
          <w:delText>facilities</w:delText>
        </w:r>
        <w:r w:rsidR="00BF43A2" w:rsidRPr="00863667" w:rsidDel="00050B84">
          <w:rPr>
            <w:rFonts w:cs="Arial"/>
            <w:szCs w:val="22"/>
            <w:lang w:val="vi-VN"/>
          </w:rPr>
          <w:delText xml:space="preserve"> for self-studying? What is the process? </w:delText>
        </w:r>
      </w:del>
      <w:r w:rsidR="00BF43A2" w:rsidRPr="00863667">
        <w:rPr>
          <w:rFonts w:cs="Arial"/>
          <w:szCs w:val="22"/>
          <w:lang w:val="vi-VN"/>
        </w:rPr>
        <w:t xml:space="preserve">/ </w:t>
      </w:r>
      <w:r w:rsidR="00BF43A2" w:rsidRPr="00863667">
        <w:rPr>
          <w:rFonts w:cs="Arial"/>
          <w:i/>
          <w:iCs/>
          <w:szCs w:val="22"/>
          <w:lang w:val="vi-VN"/>
        </w:rPr>
        <w:t xml:space="preserve">Sinh viên có thể đăng kí </w:t>
      </w:r>
      <w:r w:rsidR="00080A2C" w:rsidRPr="00863667">
        <w:rPr>
          <w:rFonts w:cs="Arial"/>
          <w:i/>
          <w:iCs/>
          <w:szCs w:val="22"/>
          <w:lang w:val="vi-VN"/>
        </w:rPr>
        <w:t>học tập tại trường ngoài giờ học (tự học)</w:t>
      </w:r>
      <w:r w:rsidR="00BF43A2" w:rsidRPr="00863667">
        <w:rPr>
          <w:rFonts w:cs="Arial"/>
          <w:i/>
          <w:iCs/>
          <w:szCs w:val="22"/>
          <w:lang w:val="vi-VN"/>
        </w:rPr>
        <w:t xml:space="preserve"> không? Quy trình đăng kí như thế nào?</w:t>
      </w:r>
      <w:bookmarkEnd w:id="3004"/>
      <w:r w:rsidR="00BF43A2" w:rsidRPr="00863667">
        <w:rPr>
          <w:rFonts w:cs="Arial"/>
          <w:szCs w:val="22"/>
          <w:lang w:val="vi-VN"/>
        </w:rPr>
        <w:t xml:space="preserve"> </w:t>
      </w:r>
    </w:p>
    <w:p w14:paraId="10156009" w14:textId="77777777" w:rsidR="00BF43A2" w:rsidRPr="00863667"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1F1204CD" w14:textId="13452AAF" w:rsidR="00BF43A2" w:rsidRPr="00863667" w:rsidRDefault="00BF43A2" w:rsidP="003E1B62">
      <w:pPr>
        <w:pStyle w:val="ListParagraph"/>
        <w:tabs>
          <w:tab w:val="left" w:pos="630"/>
          <w:tab w:val="left" w:pos="720"/>
          <w:tab w:val="left" w:pos="1080"/>
        </w:tabs>
        <w:ind w:left="0" w:firstLine="0"/>
        <w:contextualSpacing w:val="0"/>
        <w:rPr>
          <w:rFonts w:ascii="iCiel Avenir LT Std 35 Light" w:hAnsi="iCiel Avenir LT Std 35 Light" w:cs="Arial"/>
          <w:bCs/>
          <w:sz w:val="22"/>
          <w:szCs w:val="22"/>
          <w:lang w:val="vi-VN"/>
        </w:rPr>
      </w:pPr>
      <w:bookmarkStart w:id="3007" w:name="_Hlk126064604"/>
      <w:r w:rsidRPr="00863667">
        <w:rPr>
          <w:rFonts w:ascii="iCiel Avenir LT Std 35 Light" w:hAnsi="iCiel Avenir LT Std 35 Light" w:cs="Arial"/>
          <w:bCs/>
          <w:sz w:val="22"/>
          <w:szCs w:val="22"/>
          <w:lang w:val="vi-VN"/>
        </w:rPr>
        <w:t>The University's operating hours are from 8:30 AM to 6:30 PM, from Monday to Friday (</w:t>
      </w:r>
      <w:r w:rsidR="00350991" w:rsidRPr="00863667">
        <w:rPr>
          <w:rFonts w:ascii="iCiel Avenir LT Std 35 Light" w:hAnsi="iCiel Avenir LT Std 35 Light" w:cs="Arial"/>
          <w:bCs/>
          <w:sz w:val="22"/>
          <w:szCs w:val="22"/>
          <w:lang w:val="vi-VN"/>
        </w:rPr>
        <w:t>except holidays</w:t>
      </w:r>
      <w:r w:rsidRPr="00863667">
        <w:rPr>
          <w:rFonts w:ascii="iCiel Avenir LT Std 35 Light" w:hAnsi="iCiel Avenir LT Std 35 Light" w:cs="Arial"/>
          <w:bCs/>
          <w:sz w:val="22"/>
          <w:szCs w:val="22"/>
          <w:lang w:val="vi-VN"/>
        </w:rPr>
        <w:t xml:space="preserve">). The remaining time </w:t>
      </w:r>
      <w:r w:rsidR="009A148B" w:rsidRPr="00863667">
        <w:rPr>
          <w:rFonts w:ascii="iCiel Avenir LT Std 35 Light" w:hAnsi="iCiel Avenir LT Std 35 Light" w:cs="Arial"/>
          <w:bCs/>
          <w:sz w:val="22"/>
          <w:szCs w:val="22"/>
          <w:lang w:val="vi-VN"/>
        </w:rPr>
        <w:t>is</w:t>
      </w:r>
      <w:r w:rsidRPr="00863667">
        <w:rPr>
          <w:rFonts w:ascii="iCiel Avenir LT Std 35 Light" w:hAnsi="iCiel Avenir LT Std 35 Light" w:cs="Arial"/>
          <w:bCs/>
          <w:sz w:val="22"/>
          <w:szCs w:val="22"/>
          <w:lang w:val="vi-VN"/>
        </w:rPr>
        <w:t xml:space="preserve"> specified as the University’s out-of-hour</w:t>
      </w:r>
      <w:r w:rsidR="002C6FEE" w:rsidRPr="00863667">
        <w:rPr>
          <w:rFonts w:ascii="iCiel Avenir LT Std 35 Light" w:hAnsi="iCiel Avenir LT Std 35 Light" w:cs="Arial"/>
          <w:bCs/>
          <w:sz w:val="22"/>
          <w:szCs w:val="22"/>
          <w:lang w:val="vi-VN"/>
        </w:rPr>
        <w:t>s</w:t>
      </w:r>
      <w:r w:rsidRPr="00863667">
        <w:rPr>
          <w:rFonts w:ascii="iCiel Avenir LT Std 35 Light" w:hAnsi="iCiel Avenir LT Std 35 Light" w:cs="Arial"/>
          <w:bCs/>
          <w:sz w:val="22"/>
          <w:szCs w:val="22"/>
          <w:lang w:val="vi-VN"/>
        </w:rPr>
        <w:t xml:space="preserve"> time. Students can register to </w:t>
      </w:r>
      <w:r w:rsidR="00350991" w:rsidRPr="00863667">
        <w:rPr>
          <w:rFonts w:ascii="iCiel Avenir LT Std 35 Light" w:hAnsi="iCiel Avenir LT Std 35 Light" w:cs="Arial"/>
          <w:bCs/>
          <w:sz w:val="22"/>
          <w:szCs w:val="22"/>
          <w:lang w:val="vi-VN"/>
        </w:rPr>
        <w:t>access</w:t>
      </w:r>
      <w:r w:rsidRPr="00863667">
        <w:rPr>
          <w:rFonts w:ascii="iCiel Avenir LT Std 35 Light" w:hAnsi="iCiel Avenir LT Std 35 Light" w:cs="Arial"/>
          <w:bCs/>
          <w:sz w:val="22"/>
          <w:szCs w:val="22"/>
          <w:lang w:val="vi-VN"/>
        </w:rPr>
        <w:t xml:space="preserve"> classrooms and facilities for self-study purposes in both the University’s operating and out-of-hour</w:t>
      </w:r>
      <w:r w:rsidR="002C6FEE" w:rsidRPr="00863667">
        <w:rPr>
          <w:rFonts w:ascii="iCiel Avenir LT Std 35 Light" w:hAnsi="iCiel Avenir LT Std 35 Light" w:cs="Arial"/>
          <w:bCs/>
          <w:sz w:val="22"/>
          <w:szCs w:val="22"/>
          <w:lang w:val="vi-VN"/>
        </w:rPr>
        <w:t>s</w:t>
      </w:r>
      <w:r w:rsidRPr="00863667">
        <w:rPr>
          <w:rFonts w:ascii="iCiel Avenir LT Std 35 Light" w:hAnsi="iCiel Avenir LT Std 35 Light" w:cs="Arial"/>
          <w:bCs/>
          <w:sz w:val="22"/>
          <w:szCs w:val="22"/>
          <w:lang w:val="vi-VN"/>
        </w:rPr>
        <w:t xml:space="preserve"> time</w:t>
      </w:r>
      <w:ins w:id="3008" w:author="An Tran, ACA (BUV)" w:date="2024-09-12T23:43:00Z" w16du:dateUtc="2024-09-12T16:43:00Z">
        <w:r w:rsidR="009B65C2" w:rsidRPr="00863667">
          <w:rPr>
            <w:rFonts w:ascii="iCiel Avenir LT Std 35 Light" w:hAnsi="iCiel Avenir LT Std 35 Light" w:cs="Arial"/>
            <w:bCs/>
            <w:sz w:val="22"/>
            <w:szCs w:val="22"/>
          </w:rPr>
          <w:t xml:space="preserve"> (study late/study overnight).</w:t>
        </w:r>
      </w:ins>
      <w:del w:id="3009" w:author="An Tran, ACA (BUV)" w:date="2024-09-12T23:43:00Z" w16du:dateUtc="2024-09-12T16:43:00Z">
        <w:r w:rsidRPr="00863667" w:rsidDel="009B65C2">
          <w:rPr>
            <w:rFonts w:ascii="iCiel Avenir LT Std 35 Light" w:hAnsi="iCiel Avenir LT Std 35 Light" w:cs="Arial"/>
            <w:bCs/>
            <w:sz w:val="22"/>
            <w:szCs w:val="22"/>
            <w:lang w:val="vi-VN"/>
          </w:rPr>
          <w:delText>.</w:delText>
        </w:r>
      </w:del>
      <w:r w:rsidRPr="00863667">
        <w:rPr>
          <w:rFonts w:ascii="iCiel Avenir LT Std 35 Light" w:hAnsi="iCiel Avenir LT Std 35 Light" w:cs="Arial"/>
          <w:bCs/>
          <w:sz w:val="22"/>
          <w:szCs w:val="22"/>
          <w:lang w:val="vi-VN"/>
        </w:rPr>
        <w:t xml:space="preserve"> Depending on the usage status of the facilities at a time, the student's registration may be approved/unapproved.</w:t>
      </w:r>
    </w:p>
    <w:p w14:paraId="114EE38C" w14:textId="77777777" w:rsidR="00BF43A2" w:rsidRPr="00863667"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Register operating-hours campus facilities access:</w:t>
      </w:r>
    </w:p>
    <w:p w14:paraId="1643B8DD" w14:textId="4A5014CE" w:rsidR="00150DD7" w:rsidRPr="00863667" w:rsidRDefault="003D507D"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863667">
        <w:rPr>
          <w:rFonts w:ascii="iCiel Avenir LT Std 35 Light" w:hAnsi="iCiel Avenir LT Std 35 Light" w:cs="Arial"/>
          <w:b/>
          <w:bCs/>
          <w:sz w:val="22"/>
          <w:szCs w:val="22"/>
          <w:lang w:val="vi-VN"/>
        </w:rPr>
        <w:t>Accessible</w:t>
      </w:r>
      <w:r w:rsidR="00BF43A2" w:rsidRPr="00863667">
        <w:rPr>
          <w:rFonts w:ascii="iCiel Avenir LT Std 35 Light" w:hAnsi="iCiel Avenir LT Std 35 Light" w:cs="Arial"/>
          <w:b/>
          <w:bCs/>
          <w:sz w:val="22"/>
          <w:szCs w:val="22"/>
          <w:lang w:val="vi-VN"/>
        </w:rPr>
        <w:t xml:space="preserve"> rooms:</w:t>
      </w:r>
      <w:r w:rsidR="00BF43A2" w:rsidRPr="00863667">
        <w:rPr>
          <w:rFonts w:ascii="iCiel Avenir LT Std 35 Light" w:hAnsi="iCiel Avenir LT Std 35 Light" w:cs="Arial"/>
          <w:sz w:val="22"/>
          <w:szCs w:val="22"/>
          <w:lang w:val="vi-VN"/>
        </w:rPr>
        <w:t xml:space="preserve"> </w:t>
      </w:r>
      <w:r w:rsidR="00D0441B" w:rsidRPr="00863667">
        <w:rPr>
          <w:rFonts w:ascii="iCiel Avenir LT Std 35 Light" w:hAnsi="iCiel Avenir LT Std 35 Light" w:cs="Arial"/>
          <w:sz w:val="22"/>
          <w:szCs w:val="22"/>
          <w:lang w:val="vi-VN"/>
        </w:rPr>
        <w:t>U</w:t>
      </w:r>
      <w:r w:rsidR="007D2004" w:rsidRPr="00863667">
        <w:rPr>
          <w:rFonts w:ascii="iCiel Avenir LT Std 35 Light" w:hAnsi="iCiel Avenir LT Std 35 Light" w:cs="Arial"/>
          <w:sz w:val="22"/>
          <w:szCs w:val="22"/>
          <w:lang w:val="vi-VN"/>
        </w:rPr>
        <w:t>pon on the room availability</w:t>
      </w:r>
      <w:r w:rsidR="00BF43A2" w:rsidRPr="00863667">
        <w:rPr>
          <w:rFonts w:ascii="iCiel Avenir LT Std 35 Light" w:hAnsi="iCiel Avenir LT Std 35 Light" w:cs="Arial"/>
          <w:sz w:val="22"/>
          <w:szCs w:val="22"/>
          <w:lang w:val="vi-VN"/>
        </w:rPr>
        <w:t>.</w:t>
      </w:r>
      <w:r w:rsidR="005C0DDC" w:rsidRPr="00863667">
        <w:rPr>
          <w:rFonts w:ascii="iCiel Avenir LT Std 35 Light" w:hAnsi="iCiel Avenir LT Std 35 Light" w:cs="Arial"/>
          <w:sz w:val="22"/>
          <w:szCs w:val="22"/>
          <w:lang w:val="vi-VN"/>
        </w:rPr>
        <w:t xml:space="preserve"> </w:t>
      </w:r>
    </w:p>
    <w:p w14:paraId="2A99A46C" w14:textId="3EC0A6A9" w:rsidR="00BF43A2" w:rsidRPr="00863667" w:rsidRDefault="00150DD7"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863667">
        <w:rPr>
          <w:rFonts w:ascii="iCiel Avenir LT Std 35 Light" w:hAnsi="iCiel Avenir LT Std 35 Light" w:cs="Arial"/>
          <w:b/>
          <w:bCs/>
          <w:sz w:val="22"/>
          <w:szCs w:val="22"/>
          <w:lang w:val="vi-VN"/>
        </w:rPr>
        <w:t>Booking duration</w:t>
      </w:r>
      <w:r w:rsidR="00BF43A2" w:rsidRPr="00863667">
        <w:rPr>
          <w:rFonts w:ascii="iCiel Avenir LT Std 35 Light" w:hAnsi="iCiel Avenir LT Std 35 Light" w:cs="Arial"/>
          <w:b/>
          <w:bCs/>
          <w:sz w:val="22"/>
          <w:szCs w:val="22"/>
          <w:lang w:val="vi-VN"/>
        </w:rPr>
        <w:t>:</w:t>
      </w:r>
      <w:r w:rsidR="00BF43A2" w:rsidRPr="00863667">
        <w:rPr>
          <w:rFonts w:ascii="iCiel Avenir LT Std 35 Light" w:hAnsi="iCiel Avenir LT Std 35 Light" w:cs="Arial"/>
          <w:sz w:val="22"/>
          <w:szCs w:val="22"/>
          <w:lang w:val="vi-VN"/>
        </w:rPr>
        <w:t xml:space="preserve"> Each student can use rooms for at most 1 hour per </w:t>
      </w:r>
      <w:r w:rsidR="00B8447E" w:rsidRPr="00863667">
        <w:rPr>
          <w:rFonts w:ascii="iCiel Avenir LT Std 35 Light" w:hAnsi="iCiel Avenir LT Std 35 Light" w:cs="Arial"/>
          <w:sz w:val="22"/>
          <w:szCs w:val="22"/>
          <w:lang w:val="vi-VN"/>
        </w:rPr>
        <w:t>day</w:t>
      </w:r>
      <w:r w:rsidR="00BF43A2" w:rsidRPr="00863667">
        <w:rPr>
          <w:rFonts w:ascii="iCiel Avenir LT Std 35 Light" w:hAnsi="iCiel Avenir LT Std 35 Light" w:cs="Arial"/>
          <w:sz w:val="22"/>
          <w:szCs w:val="22"/>
          <w:lang w:val="vi-VN"/>
        </w:rPr>
        <w:t xml:space="preserve"> &amp; at most 2 hours per week.</w:t>
      </w:r>
    </w:p>
    <w:p w14:paraId="32108C53" w14:textId="33654312" w:rsidR="0018652B" w:rsidRPr="00863667" w:rsidRDefault="00BF43A2" w:rsidP="00B6680F">
      <w:pPr>
        <w:pStyle w:val="paragraph"/>
        <w:tabs>
          <w:tab w:val="left" w:pos="630"/>
          <w:tab w:val="left" w:pos="720"/>
          <w:tab w:val="left" w:pos="994"/>
        </w:tabs>
        <w:ind w:left="720" w:firstLine="0"/>
        <w:textAlignment w:val="baseline"/>
        <w:rPr>
          <w:rFonts w:ascii="iCiel Avenir LT Std 35 Light" w:hAnsi="iCiel Avenir LT Std 35 Light" w:cs="Arial"/>
          <w:b/>
          <w:bCs/>
          <w:sz w:val="22"/>
          <w:szCs w:val="22"/>
        </w:rPr>
      </w:pPr>
      <w:r w:rsidRPr="00863667">
        <w:rPr>
          <w:rFonts w:ascii="iCiel Avenir LT Std 35 Light" w:hAnsi="iCiel Avenir LT Std 35 Light" w:cs="Arial"/>
          <w:b/>
          <w:bCs/>
          <w:sz w:val="22"/>
          <w:szCs w:val="22"/>
          <w:lang w:val="vi-VN"/>
        </w:rPr>
        <w:t>Process:</w:t>
      </w:r>
      <w:r w:rsidR="00FA585C" w:rsidRPr="00863667">
        <w:rPr>
          <w:rFonts w:ascii="iCiel Avenir LT Std 35 Light" w:hAnsi="iCiel Avenir LT Std 35 Light" w:cs="Arial"/>
          <w:b/>
          <w:bCs/>
          <w:sz w:val="22"/>
          <w:szCs w:val="22"/>
          <w:lang w:val="vi-VN"/>
        </w:rPr>
        <w:t xml:space="preserve"> </w:t>
      </w:r>
      <w:r w:rsidR="00462707" w:rsidRPr="00863667">
        <w:rPr>
          <w:rFonts w:ascii="iCiel Avenir LT Std 35 Light" w:hAnsi="iCiel Avenir LT Std 35 Light" w:cs="Arial"/>
          <w:sz w:val="22"/>
          <w:szCs w:val="22"/>
          <w:lang w:val="vi-VN"/>
        </w:rPr>
        <w:t xml:space="preserve">Students </w:t>
      </w:r>
      <w:r w:rsidR="00FA585C" w:rsidRPr="00863667">
        <w:rPr>
          <w:rFonts w:ascii="iCiel Avenir LT Std 35 Light" w:hAnsi="iCiel Avenir LT Std 35 Light" w:cs="Arial"/>
          <w:sz w:val="22"/>
          <w:szCs w:val="22"/>
          <w:lang w:val="vi-VN"/>
        </w:rPr>
        <w:t xml:space="preserve">register directly at </w:t>
      </w:r>
      <w:r w:rsidR="009A148B" w:rsidRPr="00863667">
        <w:rPr>
          <w:rFonts w:ascii="iCiel Avenir LT Std 35 Light" w:hAnsi="iCiel Avenir LT Std 35 Light" w:cs="Arial"/>
          <w:sz w:val="22"/>
          <w:szCs w:val="22"/>
          <w:lang w:val="vi-VN"/>
        </w:rPr>
        <w:t xml:space="preserve">the </w:t>
      </w:r>
      <w:r w:rsidR="00462707" w:rsidRPr="00863667">
        <w:rPr>
          <w:rFonts w:ascii="iCiel Avenir LT Std 35 Light" w:hAnsi="iCiel Avenir LT Std 35 Light" w:cs="Arial"/>
          <w:sz w:val="22"/>
          <w:szCs w:val="22"/>
          <w:lang w:val="vi-VN"/>
        </w:rPr>
        <w:t xml:space="preserve">Student Information </w:t>
      </w:r>
      <w:r w:rsidR="009A148B" w:rsidRPr="00863667">
        <w:rPr>
          <w:rFonts w:ascii="iCiel Avenir LT Std 35 Light" w:hAnsi="iCiel Avenir LT Std 35 Light" w:cs="Arial"/>
          <w:sz w:val="22"/>
          <w:szCs w:val="22"/>
          <w:lang w:val="vi-VN"/>
        </w:rPr>
        <w:t>Office</w:t>
      </w:r>
      <w:r w:rsidR="00462707" w:rsidRPr="00863667">
        <w:rPr>
          <w:rFonts w:ascii="iCiel Avenir LT Std 35 Light" w:hAnsi="iCiel Avenir LT Std 35 Light" w:cs="Arial"/>
          <w:sz w:val="22"/>
          <w:szCs w:val="22"/>
          <w:lang w:val="vi-VN"/>
        </w:rPr>
        <w:t xml:space="preserve"> at level 2</w:t>
      </w:r>
      <w:r w:rsidR="006F3B49" w:rsidRPr="00863667">
        <w:rPr>
          <w:rFonts w:ascii="iCiel Avenir LT Std 35 Light" w:hAnsi="iCiel Avenir LT Std 35 Light" w:cs="Arial"/>
          <w:sz w:val="22"/>
          <w:szCs w:val="22"/>
          <w:lang w:val="vi-VN"/>
        </w:rPr>
        <w:t>.</w:t>
      </w:r>
      <w:r w:rsidR="00571281" w:rsidRPr="00863667">
        <w:rPr>
          <w:rFonts w:ascii="iCiel Avenir LT Std 35 Light" w:hAnsi="iCiel Avenir LT Std 35 Light" w:cs="Arial"/>
          <w:sz w:val="22"/>
          <w:szCs w:val="22"/>
          <w:lang w:val="vi-VN"/>
        </w:rPr>
        <w:t xml:space="preserve"> The approval for </w:t>
      </w:r>
      <w:r w:rsidR="0037692E" w:rsidRPr="00863667">
        <w:rPr>
          <w:rFonts w:ascii="iCiel Avenir LT Std 35 Light" w:hAnsi="iCiel Avenir LT Std 35 Light" w:cs="Arial"/>
          <w:sz w:val="22"/>
          <w:szCs w:val="22"/>
          <w:lang w:val="vi-VN"/>
        </w:rPr>
        <w:t>accessing</w:t>
      </w:r>
      <w:r w:rsidR="00571281" w:rsidRPr="00863667">
        <w:rPr>
          <w:rFonts w:ascii="iCiel Avenir LT Std 35 Light" w:hAnsi="iCiel Avenir LT Std 35 Light" w:cs="Arial"/>
          <w:sz w:val="22"/>
          <w:szCs w:val="22"/>
          <w:lang w:val="vi-VN"/>
        </w:rPr>
        <w:t xml:space="preserve"> the registered rooms depen</w:t>
      </w:r>
      <w:r w:rsidR="00ED19F5" w:rsidRPr="00863667">
        <w:rPr>
          <w:rFonts w:ascii="iCiel Avenir LT Std 35 Light" w:hAnsi="iCiel Avenir LT Std 35 Light" w:cs="Arial"/>
          <w:sz w:val="22"/>
          <w:szCs w:val="22"/>
          <w:lang w:val="vi-VN"/>
        </w:rPr>
        <w:t>ds</w:t>
      </w:r>
      <w:r w:rsidR="00571281" w:rsidRPr="00863667">
        <w:rPr>
          <w:rFonts w:ascii="iCiel Avenir LT Std 35 Light" w:hAnsi="iCiel Avenir LT Std 35 Light" w:cs="Arial"/>
          <w:sz w:val="22"/>
          <w:szCs w:val="22"/>
          <w:lang w:val="vi-VN"/>
        </w:rPr>
        <w:t xml:space="preserve"> on the room availability</w:t>
      </w:r>
      <w:r w:rsidR="000D00BB" w:rsidRPr="00863667">
        <w:rPr>
          <w:rFonts w:ascii="iCiel Avenir LT Std 35 Light" w:hAnsi="iCiel Avenir LT Std 35 Light" w:cs="Arial"/>
          <w:sz w:val="22"/>
          <w:szCs w:val="22"/>
          <w:lang w:val="vi-VN"/>
        </w:rPr>
        <w:t xml:space="preserve"> </w:t>
      </w:r>
      <w:r w:rsidR="0018652B" w:rsidRPr="00863667">
        <w:rPr>
          <w:rFonts w:ascii="iCiel Avenir LT Std 35 Light" w:hAnsi="iCiel Avenir LT Std 35 Light" w:cs="Arial"/>
          <w:sz w:val="22"/>
          <w:szCs w:val="22"/>
          <w:lang w:val="vi-VN"/>
        </w:rPr>
        <w:t>now</w:t>
      </w:r>
      <w:r w:rsidR="00571281" w:rsidRPr="00863667">
        <w:rPr>
          <w:rFonts w:ascii="iCiel Avenir LT Std 35 Light" w:hAnsi="iCiel Avenir LT Std 35 Light" w:cs="Arial"/>
          <w:sz w:val="22"/>
          <w:szCs w:val="22"/>
          <w:lang w:val="vi-VN"/>
        </w:rPr>
        <w:t>.</w:t>
      </w:r>
    </w:p>
    <w:p w14:paraId="140D8E54" w14:textId="1841DEE4" w:rsidR="00BF43A2" w:rsidRPr="00863667"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863667">
        <w:rPr>
          <w:rFonts w:ascii="iCiel Avenir LT Std 35 Light" w:hAnsi="iCiel Avenir LT Std 35 Light" w:cs="Arial"/>
          <w:b/>
          <w:bCs/>
          <w:sz w:val="22"/>
          <w:szCs w:val="22"/>
          <w:lang w:val="vi-VN"/>
        </w:rPr>
        <w:t>Register out-of-hours campus facilities access:</w:t>
      </w:r>
    </w:p>
    <w:p w14:paraId="6719ED8D" w14:textId="564C61EB" w:rsidR="00BF43A2" w:rsidRPr="00863667"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863667">
        <w:rPr>
          <w:rFonts w:ascii="iCiel Avenir LT Std 35 Light" w:hAnsi="iCiel Avenir LT Std 35 Light" w:cs="Arial"/>
          <w:b/>
          <w:bCs/>
          <w:sz w:val="22"/>
          <w:szCs w:val="22"/>
          <w:lang w:val="vi-VN"/>
        </w:rPr>
        <w:t>Accessible rooms:</w:t>
      </w:r>
      <w:r w:rsidRPr="00863667">
        <w:rPr>
          <w:rFonts w:ascii="iCiel Avenir LT Std 35 Light" w:hAnsi="iCiel Avenir LT Std 35 Light" w:cs="Arial"/>
          <w:sz w:val="22"/>
          <w:szCs w:val="22"/>
          <w:lang w:val="vi-VN"/>
        </w:rPr>
        <w:t xml:space="preserve"> </w:t>
      </w:r>
      <w:r w:rsidR="00D0441B" w:rsidRPr="00863667">
        <w:rPr>
          <w:rFonts w:ascii="iCiel Avenir LT Std 35 Light" w:hAnsi="iCiel Avenir LT Std 35 Light" w:cs="Arial"/>
          <w:sz w:val="22"/>
          <w:szCs w:val="22"/>
          <w:lang w:val="vi-VN"/>
        </w:rPr>
        <w:t>U</w:t>
      </w:r>
      <w:r w:rsidR="00150DD7" w:rsidRPr="00863667">
        <w:rPr>
          <w:rFonts w:ascii="iCiel Avenir LT Std 35 Light" w:hAnsi="iCiel Avenir LT Std 35 Light" w:cs="Arial"/>
          <w:sz w:val="22"/>
          <w:szCs w:val="22"/>
          <w:lang w:val="vi-VN"/>
        </w:rPr>
        <w:t>pon the room availability</w:t>
      </w:r>
      <w:r w:rsidR="00697ECF" w:rsidRPr="00863667">
        <w:rPr>
          <w:rFonts w:ascii="iCiel Avenir LT Std 35 Light" w:hAnsi="iCiel Avenir LT Std 35 Light" w:cs="Arial"/>
          <w:sz w:val="22"/>
          <w:szCs w:val="22"/>
        </w:rPr>
        <w:t xml:space="preserve">, students can use room </w:t>
      </w:r>
      <w:r w:rsidR="00697ECF" w:rsidRPr="00863667">
        <w:rPr>
          <w:rFonts w:ascii="iCiel Avenir LT Std 35 Light" w:hAnsi="iCiel Avenir LT Std 35 Light" w:cs="Arial"/>
          <w:i/>
          <w:iCs/>
          <w:sz w:val="22"/>
          <w:szCs w:val="22"/>
        </w:rPr>
        <w:t>3-5, 3-6, 3-7, 3-8, 3-11, 3-12</w:t>
      </w:r>
      <w:r w:rsidR="00CD5E97" w:rsidRPr="00863667">
        <w:rPr>
          <w:rFonts w:ascii="iCiel Avenir LT Std 35 Light" w:hAnsi="iCiel Avenir LT Std 35 Light" w:cs="Arial"/>
          <w:sz w:val="22"/>
          <w:szCs w:val="22"/>
          <w:lang w:val="vi-VN"/>
        </w:rPr>
        <w:t xml:space="preserve">. </w:t>
      </w:r>
      <w:r w:rsidR="00CD5E97" w:rsidRPr="00863667">
        <w:rPr>
          <w:rFonts w:ascii="iCiel Avenir LT Std 35 Light" w:hAnsi="iCiel Avenir LT Std 35 Light" w:cs="Arial"/>
          <w:b/>
          <w:bCs/>
          <w:sz w:val="22"/>
          <w:szCs w:val="22"/>
          <w:lang w:val="vi-VN"/>
        </w:rPr>
        <w:t xml:space="preserve">For </w:t>
      </w:r>
      <w:r w:rsidR="00CB0980" w:rsidRPr="00863667">
        <w:rPr>
          <w:rFonts w:ascii="iCiel Avenir LT Std 35 Light" w:hAnsi="iCiel Avenir LT Std 35 Light" w:cs="Arial"/>
          <w:b/>
          <w:bCs/>
          <w:sz w:val="22"/>
          <w:szCs w:val="22"/>
          <w:lang w:val="vi-VN"/>
        </w:rPr>
        <w:t xml:space="preserve">the </w:t>
      </w:r>
      <w:r w:rsidR="00CD5E97" w:rsidRPr="00863667">
        <w:rPr>
          <w:rFonts w:ascii="iCiel Avenir LT Std 35 Light" w:hAnsi="iCiel Avenir LT Std 35 Light" w:cs="Arial"/>
          <w:b/>
          <w:bCs/>
          <w:sz w:val="22"/>
          <w:szCs w:val="22"/>
          <w:lang w:val="vi-VN"/>
        </w:rPr>
        <w:t>functional rooms,</w:t>
      </w:r>
      <w:r w:rsidR="00CD5E97" w:rsidRPr="00863667">
        <w:rPr>
          <w:rFonts w:ascii="iCiel Avenir LT Std 35 Light" w:hAnsi="iCiel Avenir LT Std 35 Light" w:cs="Arial"/>
          <w:sz w:val="22"/>
          <w:szCs w:val="22"/>
          <w:lang w:val="vi-VN"/>
        </w:rPr>
        <w:t xml:space="preserve"> the usage is upon approval by</w:t>
      </w:r>
      <w:r w:rsidR="00407226" w:rsidRPr="00863667">
        <w:rPr>
          <w:rFonts w:ascii="iCiel Avenir LT Std 35 Light" w:hAnsi="iCiel Avenir LT Std 35 Light" w:cs="Arial"/>
          <w:sz w:val="22"/>
          <w:szCs w:val="22"/>
          <w:lang w:val="vi-VN"/>
        </w:rPr>
        <w:t xml:space="preserve"> the relevant Discipline Lead</w:t>
      </w:r>
      <w:r w:rsidR="00CD5E97" w:rsidRPr="00863667">
        <w:rPr>
          <w:rFonts w:ascii="iCiel Avenir LT Std 35 Light" w:hAnsi="iCiel Avenir LT Std 35 Light" w:cs="Arial"/>
          <w:sz w:val="22"/>
          <w:szCs w:val="22"/>
          <w:lang w:val="vi-VN"/>
        </w:rPr>
        <w:t>.</w:t>
      </w:r>
    </w:p>
    <w:p w14:paraId="7A77CE29" w14:textId="4ECADC42" w:rsidR="00BF43A2" w:rsidRPr="00863667" w:rsidRDefault="00BF43A2" w:rsidP="00D85019">
      <w:pPr>
        <w:pStyle w:val="paragraph"/>
        <w:numPr>
          <w:ilvl w:val="0"/>
          <w:numId w:val="14"/>
        </w:numPr>
        <w:tabs>
          <w:tab w:val="left" w:pos="630"/>
          <w:tab w:val="left" w:pos="720"/>
          <w:tab w:val="left" w:pos="1080"/>
        </w:tabs>
        <w:ind w:left="360" w:firstLine="360"/>
        <w:textAlignment w:val="baseline"/>
        <w:rPr>
          <w:rFonts w:ascii="iCiel Avenir LT Std 35 Light" w:hAnsi="iCiel Avenir LT Std 35 Light" w:cs="Arial"/>
          <w:sz w:val="22"/>
          <w:szCs w:val="22"/>
          <w:lang w:val="vi-VN"/>
        </w:rPr>
      </w:pPr>
      <w:r w:rsidRPr="00863667">
        <w:rPr>
          <w:rFonts w:ascii="iCiel Avenir LT Std 35 Light" w:hAnsi="iCiel Avenir LT Std 35 Light" w:cs="Arial"/>
          <w:b/>
          <w:bCs/>
          <w:sz w:val="22"/>
          <w:szCs w:val="22"/>
          <w:lang w:val="vi-VN"/>
        </w:rPr>
        <w:t xml:space="preserve">Process: </w:t>
      </w:r>
      <w:r w:rsidR="00DA3211" w:rsidRPr="00863667">
        <w:rPr>
          <w:rFonts w:ascii="iCiel Avenir LT Std 35 Light" w:hAnsi="iCiel Avenir LT Std 35 Light" w:cs="Arial"/>
          <w:sz w:val="22"/>
          <w:szCs w:val="22"/>
          <w:lang w:val="vi-VN"/>
        </w:rPr>
        <w:t xml:space="preserve">Students </w:t>
      </w:r>
      <w:r w:rsidR="00FA585C" w:rsidRPr="00863667">
        <w:rPr>
          <w:rFonts w:ascii="iCiel Avenir LT Std 35 Light" w:hAnsi="iCiel Avenir LT Std 35 Light" w:cs="Arial"/>
          <w:sz w:val="22"/>
          <w:szCs w:val="22"/>
          <w:lang w:val="vi-VN"/>
        </w:rPr>
        <w:t>submit Out-of-hours Access Agreement form directly at</w:t>
      </w:r>
      <w:r w:rsidR="009A148B" w:rsidRPr="00863667">
        <w:rPr>
          <w:rFonts w:ascii="iCiel Avenir LT Std 35 Light" w:hAnsi="iCiel Avenir LT Std 35 Light" w:cs="Arial"/>
          <w:sz w:val="22"/>
          <w:szCs w:val="22"/>
          <w:lang w:val="vi-VN"/>
        </w:rPr>
        <w:t xml:space="preserve"> the</w:t>
      </w:r>
      <w:r w:rsidR="00FA585C" w:rsidRPr="00863667">
        <w:rPr>
          <w:rFonts w:ascii="iCiel Avenir LT Std 35 Light" w:hAnsi="iCiel Avenir LT Std 35 Light" w:cs="Arial"/>
          <w:sz w:val="22"/>
          <w:szCs w:val="22"/>
          <w:lang w:val="vi-VN"/>
        </w:rPr>
        <w:t xml:space="preserve"> S</w:t>
      </w:r>
      <w:r w:rsidR="00DA3211" w:rsidRPr="00863667">
        <w:rPr>
          <w:rFonts w:ascii="iCiel Avenir LT Std 35 Light" w:hAnsi="iCiel Avenir LT Std 35 Light" w:cs="Arial"/>
          <w:sz w:val="22"/>
          <w:szCs w:val="22"/>
          <w:lang w:val="vi-VN"/>
        </w:rPr>
        <w:t>tudent Information</w:t>
      </w:r>
      <w:r w:rsidR="00FA585C" w:rsidRPr="00863667">
        <w:rPr>
          <w:rFonts w:ascii="iCiel Avenir LT Std 35 Light" w:hAnsi="iCiel Avenir LT Std 35 Light" w:cs="Arial"/>
          <w:sz w:val="22"/>
          <w:szCs w:val="22"/>
          <w:lang w:val="vi-VN"/>
        </w:rPr>
        <w:t xml:space="preserve"> </w:t>
      </w:r>
      <w:r w:rsidR="009A148B" w:rsidRPr="00863667">
        <w:rPr>
          <w:rFonts w:ascii="iCiel Avenir LT Std 35 Light" w:hAnsi="iCiel Avenir LT Std 35 Light" w:cs="Arial"/>
          <w:sz w:val="22"/>
          <w:szCs w:val="22"/>
          <w:lang w:val="vi-VN"/>
        </w:rPr>
        <w:t>Office</w:t>
      </w:r>
      <w:r w:rsidR="00FA585C" w:rsidRPr="00863667">
        <w:rPr>
          <w:rFonts w:ascii="iCiel Avenir LT Std 35 Light" w:hAnsi="iCiel Avenir LT Std 35 Light" w:cs="Arial"/>
          <w:sz w:val="22"/>
          <w:szCs w:val="22"/>
          <w:lang w:val="vi-VN"/>
        </w:rPr>
        <w:t xml:space="preserve"> before 4</w:t>
      </w:r>
      <w:r w:rsidR="00DA3211" w:rsidRPr="00863667">
        <w:rPr>
          <w:rFonts w:ascii="iCiel Avenir LT Std 35 Light" w:hAnsi="iCiel Avenir LT Std 35 Light" w:cs="Arial"/>
          <w:sz w:val="22"/>
          <w:szCs w:val="22"/>
          <w:lang w:val="vi-VN"/>
        </w:rPr>
        <w:t>:00 PM, from Monday to Friday.</w:t>
      </w:r>
      <w:r w:rsidR="00DA3211" w:rsidRPr="00863667">
        <w:rPr>
          <w:rFonts w:ascii="iCiel Avenir LT Std 35 Light" w:hAnsi="iCiel Avenir LT Std 35 Light" w:cs="Arial"/>
          <w:b/>
          <w:bCs/>
          <w:sz w:val="22"/>
          <w:szCs w:val="22"/>
          <w:lang w:val="vi-VN"/>
        </w:rPr>
        <w:t xml:space="preserve"> </w:t>
      </w:r>
      <w:r w:rsidR="002925F8" w:rsidRPr="00863667">
        <w:rPr>
          <w:rFonts w:ascii="iCiel Avenir LT Std 35 Light" w:hAnsi="iCiel Avenir LT Std 35 Light" w:cs="Arial"/>
          <w:b/>
          <w:bCs/>
          <w:sz w:val="22"/>
          <w:szCs w:val="22"/>
          <w:lang w:val="vi-VN"/>
        </w:rPr>
        <w:t xml:space="preserve"> </w:t>
      </w:r>
      <w:r w:rsidR="00541B7D" w:rsidRPr="00863667">
        <w:rPr>
          <w:rFonts w:ascii="iCiel Avenir LT Std 35 Light" w:hAnsi="iCiel Avenir LT Std 35 Light" w:cs="Arial"/>
          <w:b/>
          <w:bCs/>
          <w:sz w:val="22"/>
          <w:szCs w:val="22"/>
          <w:lang w:val="vi-VN"/>
        </w:rPr>
        <w:t>F</w:t>
      </w:r>
      <w:r w:rsidR="00FA585C" w:rsidRPr="00863667">
        <w:rPr>
          <w:rFonts w:ascii="iCiel Avenir LT Std 35 Light" w:hAnsi="iCiel Avenir LT Std 35 Light" w:cs="Arial"/>
          <w:b/>
          <w:bCs/>
          <w:sz w:val="22"/>
          <w:szCs w:val="22"/>
          <w:lang w:val="vi-VN"/>
        </w:rPr>
        <w:t>or</w:t>
      </w:r>
      <w:r w:rsidR="00CB0980" w:rsidRPr="00863667">
        <w:rPr>
          <w:rFonts w:ascii="iCiel Avenir LT Std 35 Light" w:hAnsi="iCiel Avenir LT Std 35 Light" w:cs="Arial"/>
          <w:b/>
          <w:bCs/>
          <w:sz w:val="22"/>
          <w:szCs w:val="22"/>
          <w:lang w:val="vi-VN"/>
        </w:rPr>
        <w:t xml:space="preserve"> the</w:t>
      </w:r>
      <w:r w:rsidR="00FA585C" w:rsidRPr="00863667">
        <w:rPr>
          <w:rFonts w:ascii="iCiel Avenir LT Std 35 Light" w:hAnsi="iCiel Avenir LT Std 35 Light" w:cs="Arial"/>
          <w:b/>
          <w:bCs/>
          <w:sz w:val="22"/>
          <w:szCs w:val="22"/>
          <w:lang w:val="vi-VN"/>
        </w:rPr>
        <w:t xml:space="preserve"> </w:t>
      </w:r>
      <w:r w:rsidRPr="00863667">
        <w:rPr>
          <w:rFonts w:ascii="iCiel Avenir LT Std 35 Light" w:hAnsi="iCiel Avenir LT Std 35 Light" w:cs="Arial"/>
          <w:b/>
          <w:bCs/>
          <w:sz w:val="22"/>
          <w:szCs w:val="22"/>
          <w:lang w:val="vi-VN"/>
        </w:rPr>
        <w:t>functional rooms</w:t>
      </w:r>
      <w:r w:rsidR="00DA3211" w:rsidRPr="00863667">
        <w:rPr>
          <w:rFonts w:ascii="iCiel Avenir LT Std 35 Light" w:hAnsi="iCiel Avenir LT Std 35 Light" w:cs="Arial"/>
          <w:sz w:val="22"/>
          <w:szCs w:val="22"/>
          <w:lang w:val="vi-VN"/>
        </w:rPr>
        <w:t>, students must seek the</w:t>
      </w:r>
      <w:r w:rsidR="00CB0980" w:rsidRPr="00863667">
        <w:rPr>
          <w:rFonts w:ascii="iCiel Avenir LT Std 35 Light" w:hAnsi="iCiel Avenir LT Std 35 Light" w:cs="Arial"/>
          <w:sz w:val="22"/>
          <w:szCs w:val="22"/>
          <w:lang w:val="vi-VN"/>
        </w:rPr>
        <w:t xml:space="preserve"> relevant Discipline</w:t>
      </w:r>
      <w:r w:rsidR="00DA3211" w:rsidRPr="00863667">
        <w:rPr>
          <w:rFonts w:ascii="iCiel Avenir LT Std 35 Light" w:hAnsi="iCiel Avenir LT Std 35 Light" w:cs="Arial"/>
          <w:sz w:val="22"/>
          <w:szCs w:val="22"/>
          <w:lang w:val="vi-VN"/>
        </w:rPr>
        <w:t xml:space="preserve"> Lead’s </w:t>
      </w:r>
      <w:r w:rsidR="009B60AC" w:rsidRPr="00863667">
        <w:rPr>
          <w:rFonts w:ascii="iCiel Avenir LT Std 35 Light" w:hAnsi="iCiel Avenir LT Std 35 Light" w:cs="Arial"/>
          <w:sz w:val="22"/>
          <w:szCs w:val="22"/>
          <w:lang w:val="vi-VN"/>
        </w:rPr>
        <w:t>confirmation</w:t>
      </w:r>
      <w:r w:rsidR="00DA3211" w:rsidRPr="00863667">
        <w:rPr>
          <w:rFonts w:ascii="iCiel Avenir LT Std 35 Light" w:hAnsi="iCiel Avenir LT Std 35 Light" w:cs="Arial"/>
          <w:sz w:val="22"/>
          <w:szCs w:val="22"/>
          <w:lang w:val="vi-VN"/>
        </w:rPr>
        <w:t xml:space="preserve"> for Out-of-hours Access Agreement</w:t>
      </w:r>
      <w:r w:rsidR="00541B7D" w:rsidRPr="00863667">
        <w:rPr>
          <w:rFonts w:ascii="iCiel Avenir LT Std 35 Light" w:hAnsi="iCiel Avenir LT Std 35 Light" w:cs="Arial"/>
          <w:sz w:val="22"/>
          <w:szCs w:val="22"/>
          <w:lang w:val="vi-VN"/>
        </w:rPr>
        <w:t xml:space="preserve"> form</w:t>
      </w:r>
      <w:r w:rsidR="00DA3211" w:rsidRPr="00863667">
        <w:rPr>
          <w:rFonts w:ascii="iCiel Avenir LT Std 35 Light" w:hAnsi="iCiel Avenir LT Std 35 Light" w:cs="Arial"/>
          <w:sz w:val="22"/>
          <w:szCs w:val="22"/>
          <w:lang w:val="vi-VN"/>
        </w:rPr>
        <w:t xml:space="preserve"> (via email or papers)</w:t>
      </w:r>
      <w:r w:rsidR="00541B7D" w:rsidRPr="00863667">
        <w:rPr>
          <w:rFonts w:ascii="iCiel Avenir LT Std 35 Light" w:hAnsi="iCiel Avenir LT Std 35 Light" w:cs="Arial"/>
          <w:sz w:val="22"/>
          <w:szCs w:val="22"/>
          <w:lang w:val="vi-VN"/>
        </w:rPr>
        <w:t xml:space="preserve"> before handing </w:t>
      </w:r>
      <w:r w:rsidR="00BB0E73" w:rsidRPr="00863667">
        <w:rPr>
          <w:rFonts w:ascii="iCiel Avenir LT Std 35 Light" w:hAnsi="iCiel Avenir LT Std 35 Light" w:cs="Arial"/>
          <w:sz w:val="22"/>
          <w:szCs w:val="22"/>
          <w:lang w:val="vi-VN"/>
        </w:rPr>
        <w:t xml:space="preserve">the </w:t>
      </w:r>
      <w:r w:rsidR="00972B74" w:rsidRPr="00863667">
        <w:rPr>
          <w:rFonts w:ascii="iCiel Avenir LT Std 35 Light" w:hAnsi="iCiel Avenir LT Std 35 Light" w:cs="Arial"/>
          <w:sz w:val="22"/>
          <w:szCs w:val="22"/>
          <w:lang w:val="vi-VN"/>
        </w:rPr>
        <w:t xml:space="preserve">mentioned </w:t>
      </w:r>
      <w:r w:rsidR="00BB0E73" w:rsidRPr="00863667">
        <w:rPr>
          <w:rFonts w:ascii="iCiel Avenir LT Std 35 Light" w:hAnsi="iCiel Avenir LT Std 35 Light" w:cs="Arial"/>
          <w:sz w:val="22"/>
          <w:szCs w:val="22"/>
          <w:lang w:val="vi-VN"/>
        </w:rPr>
        <w:t xml:space="preserve">form </w:t>
      </w:r>
      <w:r w:rsidR="009A148B" w:rsidRPr="00863667">
        <w:rPr>
          <w:rFonts w:ascii="iCiel Avenir LT Std 35 Light" w:hAnsi="iCiel Avenir LT Std 35 Light" w:cs="Arial"/>
          <w:sz w:val="22"/>
          <w:szCs w:val="22"/>
          <w:lang w:val="vi-VN"/>
        </w:rPr>
        <w:t>to the</w:t>
      </w:r>
      <w:r w:rsidR="00541B7D" w:rsidRPr="00863667">
        <w:rPr>
          <w:rFonts w:ascii="iCiel Avenir LT Std 35 Light" w:hAnsi="iCiel Avenir LT Std 35 Light" w:cs="Arial"/>
          <w:sz w:val="22"/>
          <w:szCs w:val="22"/>
          <w:lang w:val="vi-VN"/>
        </w:rPr>
        <w:t xml:space="preserve"> Student Information </w:t>
      </w:r>
      <w:r w:rsidR="009A148B" w:rsidRPr="00863667">
        <w:rPr>
          <w:rFonts w:ascii="iCiel Avenir LT Std 35 Light" w:hAnsi="iCiel Avenir LT Std 35 Light" w:cs="Arial"/>
          <w:sz w:val="22"/>
          <w:szCs w:val="22"/>
          <w:lang w:val="vi-VN"/>
        </w:rPr>
        <w:t>Office</w:t>
      </w:r>
      <w:r w:rsidR="00BB0E73" w:rsidRPr="00863667">
        <w:rPr>
          <w:rFonts w:ascii="iCiel Avenir LT Std 35 Light" w:hAnsi="iCiel Avenir LT Std 35 Light" w:cs="Arial"/>
          <w:sz w:val="22"/>
          <w:szCs w:val="22"/>
          <w:lang w:val="vi-VN"/>
        </w:rPr>
        <w:t xml:space="preserve"> at level 2</w:t>
      </w:r>
      <w:r w:rsidR="00541B7D" w:rsidRPr="00863667">
        <w:rPr>
          <w:rFonts w:ascii="iCiel Avenir LT Std 35 Light" w:hAnsi="iCiel Avenir LT Std 35 Light" w:cs="Arial"/>
          <w:sz w:val="22"/>
          <w:szCs w:val="22"/>
          <w:lang w:val="vi-VN"/>
        </w:rPr>
        <w:t>.</w:t>
      </w:r>
    </w:p>
    <w:p w14:paraId="594A55E9" w14:textId="19138F3D" w:rsidR="001D48EC" w:rsidRPr="00863667"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t>Gi</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 xml:space="preserve">c quy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nh t</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 xml:space="preserve"> 8 gi</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 30 s</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18 gi</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 30 chi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t</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 xml:space="preserve"> Hai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 xml:space="preserve"> S</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u (ngo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tr</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ng</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y l</w:t>
      </w:r>
      <w:r w:rsidRPr="00863667">
        <w:rPr>
          <w:rFonts w:ascii="iCiel Avenir LT Std 35 Light" w:hAnsi="iCiel Avenir LT Std 35 Light" w:cs="Calibri"/>
          <w:i/>
          <w:iCs/>
          <w:sz w:val="22"/>
          <w:szCs w:val="22"/>
          <w:lang w:val="vi-VN"/>
        </w:rPr>
        <w:t>ễ</w:t>
      </w:r>
      <w:r w:rsidRPr="00863667">
        <w:rPr>
          <w:rFonts w:ascii="iCiel Avenir LT Std 35 Light" w:hAnsi="iCiel Avenir LT Std 35 Light" w:cs="Arial"/>
          <w:i/>
          <w:iCs/>
          <w:sz w:val="22"/>
          <w:szCs w:val="22"/>
          <w:lang w:val="vi-VN"/>
        </w:rPr>
        <w:t>).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khung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c</w:t>
      </w:r>
      <w:r w:rsidRPr="00863667">
        <w:rPr>
          <w:rFonts w:ascii="iCiel Avenir LT Std 35 Light" w:hAnsi="iCiel Avenir LT Std 35 Light" w:cs="Avenir Next LT Pro"/>
          <w:i/>
          <w:iCs/>
          <w:sz w:val="22"/>
          <w:szCs w:val="22"/>
          <w:lang w:val="vi-VN"/>
        </w:rPr>
        <w:t>ò</w:t>
      </w:r>
      <w:r w:rsidRPr="00863667">
        <w:rPr>
          <w:rFonts w:ascii="iCiel Avenir LT Std 35 Light" w:hAnsi="iCiel Avenir LT Std 35 Light" w:cs="Arial"/>
          <w:i/>
          <w:iCs/>
          <w:sz w:val="22"/>
          <w:szCs w:val="22"/>
          <w:lang w:val="vi-VN"/>
        </w:rPr>
        <w:t>n l</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 xml:space="preserve">c quy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nh l</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ngo</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i gi</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đă</w:t>
      </w:r>
      <w:r w:rsidRPr="00863667">
        <w:rPr>
          <w:rFonts w:ascii="iCiel Avenir LT Std 35 Light" w:hAnsi="iCiel Avenir LT Std 35 Light" w:cs="Arial"/>
          <w:i/>
          <w:iCs/>
          <w:sz w:val="22"/>
          <w:szCs w:val="22"/>
          <w:lang w:val="vi-VN"/>
        </w:rPr>
        <w:t>ng k</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 xml:space="preserve"> </w:t>
      </w:r>
      <w:r w:rsidR="00080A2C" w:rsidRPr="00863667">
        <w:rPr>
          <w:rFonts w:ascii="iCiel Avenir LT Std 35 Light" w:hAnsi="iCiel Avenir LT Std 35 Light" w:cs="Arial"/>
          <w:i/>
          <w:iCs/>
          <w:sz w:val="22"/>
          <w:szCs w:val="22"/>
          <w:lang w:val="vi-VN"/>
        </w:rPr>
        <w:t xml:space="preserve">học tập tại trường </w:t>
      </w:r>
      <w:r w:rsidRPr="00863667">
        <w:rPr>
          <w:rFonts w:ascii="iCiel Avenir LT Std 35 Light" w:hAnsi="iCiel Avenir LT Std 35 Light" w:cs="Arial"/>
          <w:i/>
          <w:iCs/>
          <w:sz w:val="22"/>
          <w:szCs w:val="22"/>
          <w:lang w:val="vi-VN"/>
        </w:rPr>
        <w:t>trong/ngo</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i</w:t>
      </w:r>
      <w:r w:rsidR="009D068F" w:rsidRPr="00863667">
        <w:rPr>
          <w:rFonts w:ascii="iCiel Avenir LT Std 35 Light" w:hAnsi="iCiel Avenir LT Std 35 Light" w:cs="Arial"/>
          <w:i/>
          <w:iCs/>
          <w:sz w:val="22"/>
          <w:szCs w:val="22"/>
          <w:lang w:val="vi-VN"/>
        </w:rPr>
        <w:t xml:space="preserve"> </w:t>
      </w:r>
      <w:r w:rsidR="0011732D" w:rsidRPr="00863667">
        <w:rPr>
          <w:rFonts w:ascii="iCiel Avenir LT Std 35 Light" w:hAnsi="iCiel Avenir LT Std 35 Light" w:cs="Arial"/>
          <w:i/>
          <w:iCs/>
          <w:sz w:val="22"/>
          <w:szCs w:val="22"/>
          <w:lang w:val="vi-VN"/>
        </w:rPr>
        <w:t>khung giờ hoạt động</w:t>
      </w:r>
      <w:ins w:id="3010" w:author="An Tran, ACA (BUV)" w:date="2024-09-12T23:43:00Z" w16du:dateUtc="2024-09-12T16:43:00Z">
        <w:r w:rsidR="009B65C2" w:rsidRPr="00863667">
          <w:rPr>
            <w:rFonts w:ascii="iCiel Avenir LT Std 35 Light" w:hAnsi="iCiel Avenir LT Std 35 Light" w:cs="Arial"/>
            <w:i/>
            <w:iCs/>
            <w:sz w:val="22"/>
            <w:szCs w:val="22"/>
          </w:rPr>
          <w:t xml:space="preserve"> (học muộn/học qua đêm)</w:t>
        </w:r>
      </w:ins>
      <w:r w:rsidRPr="00863667">
        <w:rPr>
          <w:rFonts w:ascii="iCiel Avenir LT Std 35 Light" w:hAnsi="iCiel Avenir LT Std 35 Light" w:cs="Arial"/>
          <w:i/>
          <w:iCs/>
          <w:sz w:val="22"/>
          <w:szCs w:val="22"/>
          <w:lang w:val="vi-VN"/>
        </w:rPr>
        <w:t>. T</w:t>
      </w:r>
      <w:r w:rsidRPr="00863667">
        <w:rPr>
          <w:rFonts w:ascii="iCiel Avenir LT Std 35 Light" w:hAnsi="iCiel Avenir LT Std 35 Light" w:cs="Avenir Next LT Pro"/>
          <w:i/>
          <w:iCs/>
          <w:sz w:val="22"/>
          <w:szCs w:val="22"/>
          <w:lang w:val="vi-VN"/>
        </w:rPr>
        <w:t>ù</w:t>
      </w:r>
      <w:r w:rsidRPr="00863667">
        <w:rPr>
          <w:rFonts w:ascii="iCiel Avenir LT Std 35 Light" w:hAnsi="iCiel Avenir LT Std 35 Light" w:cs="Arial"/>
          <w:i/>
          <w:iCs/>
          <w:sz w:val="22"/>
          <w:szCs w:val="22"/>
          <w:lang w:val="vi-VN"/>
        </w:rPr>
        <w:t>y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o t</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tr</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s</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 xml:space="preserve"> d</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 xml:space="preserve"> s</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t ch</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trong t</w:t>
      </w:r>
      <w:r w:rsidRPr="00863667">
        <w:rPr>
          <w:rFonts w:ascii="iCiel Avenir LT Std 35 Light" w:hAnsi="iCiel Avenir LT Std 35 Light" w:cs="Calibri"/>
          <w:i/>
          <w:iCs/>
          <w:sz w:val="22"/>
          <w:szCs w:val="22"/>
          <w:lang w:val="vi-VN"/>
        </w:rPr>
        <w:t>ừ</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Avenir Next LT Pro"/>
          <w:i/>
          <w:iCs/>
          <w:sz w:val="22"/>
          <w:szCs w:val="22"/>
          <w:lang w:val="vi-VN"/>
        </w:rPr>
        <w:t>đă</w:t>
      </w:r>
      <w:r w:rsidRPr="00863667">
        <w:rPr>
          <w:rFonts w:ascii="iCiel Avenir LT Std 35 Light" w:hAnsi="iCiel Avenir LT Std 35 Light" w:cs="Arial"/>
          <w:i/>
          <w:iCs/>
          <w:sz w:val="22"/>
          <w:szCs w:val="22"/>
          <w:lang w:val="vi-VN"/>
        </w:rPr>
        <w:t>ng k</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 xml:space="preserve"> s</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 xml:space="preserve"> d</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ph</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 duy</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t/kh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c ph</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 duy</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 xml:space="preserve">t. </w:t>
      </w:r>
      <w:bookmarkStart w:id="3011" w:name="_Hlk114061862"/>
    </w:p>
    <w:p w14:paraId="6BBA0AC4" w14:textId="36398FB1" w:rsidR="00BF43A2" w:rsidRPr="00863667"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i/>
          <w:iCs/>
          <w:sz w:val="22"/>
          <w:szCs w:val="22"/>
          <w:lang w:val="vi-VN"/>
        </w:rPr>
      </w:pPr>
      <w:r w:rsidRPr="00863667">
        <w:rPr>
          <w:rFonts w:ascii="iCiel Avenir LT Std 35 Light" w:hAnsi="iCiel Avenir LT Std 35 Light" w:cs="Arial"/>
          <w:b/>
          <w:bCs/>
          <w:i/>
          <w:iCs/>
          <w:sz w:val="22"/>
          <w:szCs w:val="22"/>
          <w:lang w:val="vi-VN"/>
        </w:rPr>
        <w:t>Đăng kí sử dụng các cơ sở vật chất của Nhà trường trong khung giờ hoạt động:</w:t>
      </w:r>
    </w:p>
    <w:p w14:paraId="5B3BFC9C" w14:textId="2F2E81E5" w:rsidR="00BF43A2" w:rsidRPr="00863667"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863667">
        <w:rPr>
          <w:rFonts w:ascii="iCiel Avenir LT Std 35 Light" w:hAnsi="iCiel Avenir LT Std 35 Light" w:cs="Arial"/>
          <w:b/>
          <w:bCs/>
          <w:i/>
          <w:iCs/>
          <w:sz w:val="22"/>
          <w:szCs w:val="22"/>
          <w:lang w:val="vi-VN"/>
        </w:rPr>
        <w:t>Danh sách phòng</w:t>
      </w:r>
      <w:r w:rsidR="00EB6375" w:rsidRPr="00863667">
        <w:rPr>
          <w:rFonts w:ascii="iCiel Avenir LT Std 35 Light" w:hAnsi="iCiel Avenir LT Std 35 Light" w:cs="Arial"/>
          <w:b/>
          <w:bCs/>
          <w:i/>
          <w:iCs/>
          <w:sz w:val="22"/>
          <w:szCs w:val="22"/>
          <w:lang w:val="vi-VN"/>
        </w:rPr>
        <w:t xml:space="preserve"> có thể sử dụng</w:t>
      </w:r>
      <w:r w:rsidRPr="00863667">
        <w:rPr>
          <w:rFonts w:ascii="iCiel Avenir LT Std 35 Light" w:hAnsi="iCiel Avenir LT Std 35 Light" w:cs="Arial"/>
          <w:b/>
          <w:bCs/>
          <w:i/>
          <w:iCs/>
          <w:sz w:val="22"/>
          <w:szCs w:val="22"/>
          <w:lang w:val="vi-VN"/>
        </w:rPr>
        <w:t>:</w:t>
      </w:r>
      <w:r w:rsidRPr="00863667">
        <w:rPr>
          <w:rFonts w:ascii="iCiel Avenir LT Std 35 Light" w:hAnsi="iCiel Avenir LT Std 35 Light" w:cs="Arial"/>
          <w:i/>
          <w:iCs/>
          <w:sz w:val="22"/>
          <w:szCs w:val="22"/>
          <w:lang w:val="vi-VN"/>
        </w:rPr>
        <w:t xml:space="preserve"> </w:t>
      </w:r>
      <w:r w:rsidR="00D0441B" w:rsidRPr="00863667">
        <w:rPr>
          <w:rFonts w:ascii="iCiel Avenir LT Std 35 Light" w:hAnsi="iCiel Avenir LT Std 35 Light" w:cs="Arial"/>
          <w:i/>
          <w:iCs/>
          <w:sz w:val="22"/>
          <w:szCs w:val="22"/>
          <w:lang w:val="vi-VN"/>
        </w:rPr>
        <w:t>T</w:t>
      </w:r>
      <w:r w:rsidR="00B8447E" w:rsidRPr="00863667">
        <w:rPr>
          <w:rFonts w:ascii="iCiel Avenir LT Std 35 Light" w:hAnsi="iCiel Avenir LT Std 35 Light" w:cs="Arial"/>
          <w:i/>
          <w:iCs/>
          <w:sz w:val="22"/>
          <w:szCs w:val="22"/>
          <w:lang w:val="vi-VN"/>
        </w:rPr>
        <w:t>heo tình trạng phòng trống</w:t>
      </w:r>
      <w:r w:rsidRPr="00863667">
        <w:rPr>
          <w:rFonts w:ascii="iCiel Avenir LT Std 35 Light" w:hAnsi="iCiel Avenir LT Std 35 Light" w:cs="Arial"/>
          <w:i/>
          <w:iCs/>
          <w:sz w:val="22"/>
          <w:szCs w:val="22"/>
          <w:lang w:val="vi-VN"/>
        </w:rPr>
        <w:t xml:space="preserve">. </w:t>
      </w:r>
    </w:p>
    <w:p w14:paraId="2756CCCF" w14:textId="1391DEF5" w:rsidR="00BF43A2" w:rsidRPr="00863667"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863667">
        <w:rPr>
          <w:rFonts w:ascii="iCiel Avenir LT Std 35 Light" w:hAnsi="iCiel Avenir LT Std 35 Light" w:cs="Arial"/>
          <w:b/>
          <w:bCs/>
          <w:i/>
          <w:iCs/>
          <w:sz w:val="22"/>
          <w:szCs w:val="22"/>
          <w:lang w:val="vi-VN"/>
        </w:rPr>
        <w:t>Thời lượng sử dụng:</w:t>
      </w:r>
      <w:r w:rsidRPr="00863667">
        <w:rPr>
          <w:rFonts w:ascii="iCiel Avenir LT Std 35 Light" w:hAnsi="iCiel Avenir LT Std 35 Light" w:cs="Arial"/>
          <w:i/>
          <w:iCs/>
          <w:sz w:val="22"/>
          <w:szCs w:val="22"/>
          <w:lang w:val="vi-VN"/>
        </w:rPr>
        <w:t xml:space="preserve"> Mỗi sinh viên có thể sử dụng phòng tối đa 1 giờ trong một </w:t>
      </w:r>
      <w:r w:rsidR="00B8447E" w:rsidRPr="00863667">
        <w:rPr>
          <w:rFonts w:ascii="iCiel Avenir LT Std 35 Light" w:hAnsi="iCiel Avenir LT Std 35 Light" w:cs="Arial"/>
          <w:i/>
          <w:iCs/>
          <w:sz w:val="22"/>
          <w:szCs w:val="22"/>
          <w:lang w:val="vi-VN"/>
        </w:rPr>
        <w:t>ngày</w:t>
      </w:r>
      <w:r w:rsidRPr="00863667">
        <w:rPr>
          <w:rFonts w:ascii="iCiel Avenir LT Std 35 Light" w:hAnsi="iCiel Avenir LT Std 35 Light" w:cs="Arial"/>
          <w:i/>
          <w:iCs/>
          <w:sz w:val="22"/>
          <w:szCs w:val="22"/>
          <w:lang w:val="vi-VN"/>
        </w:rPr>
        <w:t>, và tối</w:t>
      </w:r>
      <w:r w:rsidR="00C47B57"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rial"/>
          <w:i/>
          <w:iCs/>
          <w:sz w:val="22"/>
          <w:szCs w:val="22"/>
          <w:lang w:val="vi-VN"/>
        </w:rPr>
        <w:t>đa 2 giờ trong một tuần.</w:t>
      </w:r>
    </w:p>
    <w:p w14:paraId="7411E46C" w14:textId="5E2306D0" w:rsidR="00BF43A2" w:rsidRPr="00863667"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863667">
        <w:rPr>
          <w:rFonts w:ascii="iCiel Avenir LT Std 35 Light" w:hAnsi="iCiel Avenir LT Std 35 Light" w:cs="Arial"/>
          <w:b/>
          <w:bCs/>
          <w:i/>
          <w:iCs/>
          <w:sz w:val="22"/>
          <w:szCs w:val="22"/>
          <w:lang w:val="vi-VN"/>
        </w:rPr>
        <w:t>Quy trình đăng kí:</w:t>
      </w:r>
      <w:r w:rsidR="00D9597F" w:rsidRPr="00863667">
        <w:rPr>
          <w:rFonts w:ascii="iCiel Avenir LT Std 35 Light" w:hAnsi="iCiel Avenir LT Std 35 Light" w:cs="Arial"/>
          <w:b/>
          <w:bCs/>
          <w:i/>
          <w:iCs/>
          <w:sz w:val="22"/>
          <w:szCs w:val="22"/>
          <w:lang w:val="vi-VN"/>
        </w:rPr>
        <w:t xml:space="preserve"> </w:t>
      </w:r>
      <w:r w:rsidRPr="00863667">
        <w:rPr>
          <w:rFonts w:ascii="iCiel Avenir LT Std 35 Light" w:hAnsi="iCiel Avenir LT Std 35 Light" w:cs="Arial"/>
          <w:i/>
          <w:iCs/>
          <w:sz w:val="22"/>
          <w:szCs w:val="22"/>
          <w:lang w:val="vi-VN"/>
        </w:rPr>
        <w:t xml:space="preserve">Sinh viên đăng kí trực tiếp tại </w:t>
      </w:r>
      <w:r w:rsidR="00F311B8" w:rsidRPr="00863667">
        <w:rPr>
          <w:rFonts w:ascii="iCiel Avenir LT Std 35 Light" w:hAnsi="iCiel Avenir LT Std 35 Light" w:cs="Arial"/>
          <w:i/>
          <w:iCs/>
          <w:sz w:val="22"/>
          <w:szCs w:val="22"/>
          <w:lang w:val="vi-VN"/>
        </w:rPr>
        <w:t>Bộ phận</w:t>
      </w:r>
      <w:r w:rsidRPr="00863667">
        <w:rPr>
          <w:rFonts w:ascii="iCiel Avenir LT Std 35 Light" w:hAnsi="iCiel Avenir LT Std 35 Light" w:cs="Arial"/>
          <w:i/>
          <w:iCs/>
          <w:sz w:val="22"/>
          <w:szCs w:val="22"/>
          <w:lang w:val="vi-VN"/>
        </w:rPr>
        <w:t xml:space="preserve"> Thông tin Sinh viên tr</w:t>
      </w:r>
      <w:r w:rsidR="00B8447E" w:rsidRPr="00863667">
        <w:rPr>
          <w:rFonts w:ascii="iCiel Avenir LT Std 35 Light" w:hAnsi="iCiel Avenir LT Std 35 Light" w:cs="Arial"/>
          <w:i/>
          <w:iCs/>
          <w:sz w:val="22"/>
          <w:szCs w:val="22"/>
          <w:lang w:val="vi-VN"/>
        </w:rPr>
        <w:t>ong vòng</w:t>
      </w:r>
      <w:r w:rsidRPr="00863667">
        <w:rPr>
          <w:rFonts w:ascii="iCiel Avenir LT Std 35 Light" w:hAnsi="iCiel Avenir LT Std 35 Light" w:cs="Arial"/>
          <w:i/>
          <w:iCs/>
          <w:sz w:val="22"/>
          <w:szCs w:val="22"/>
          <w:lang w:val="vi-VN"/>
        </w:rPr>
        <w:t xml:space="preserve"> 1 ngày </w:t>
      </w:r>
      <w:r w:rsidR="00B8447E" w:rsidRPr="00863667">
        <w:rPr>
          <w:rFonts w:ascii="iCiel Avenir LT Std 35 Light" w:hAnsi="iCiel Avenir LT Std 35 Light" w:cs="Arial"/>
          <w:i/>
          <w:iCs/>
          <w:sz w:val="22"/>
          <w:szCs w:val="22"/>
          <w:lang w:val="vi-VN"/>
        </w:rPr>
        <w:t>trước thời điểm sử dụng</w:t>
      </w:r>
      <w:r w:rsidRPr="00863667">
        <w:rPr>
          <w:rFonts w:ascii="iCiel Avenir LT Std 35 Light" w:hAnsi="iCiel Avenir LT Std 35 Light" w:cs="Arial"/>
          <w:i/>
          <w:iCs/>
          <w:sz w:val="22"/>
          <w:szCs w:val="22"/>
          <w:lang w:val="vi-VN"/>
        </w:rPr>
        <w:t>. Tùy vào tình hình phòng</w:t>
      </w:r>
      <w:r w:rsidR="00B8447E" w:rsidRPr="00863667">
        <w:rPr>
          <w:rFonts w:ascii="iCiel Avenir LT Std 35 Light" w:hAnsi="iCiel Avenir LT Std 35 Light" w:cs="Arial"/>
          <w:i/>
          <w:iCs/>
          <w:sz w:val="22"/>
          <w:szCs w:val="22"/>
          <w:lang w:val="vi-VN"/>
        </w:rPr>
        <w:t xml:space="preserve"> trống</w:t>
      </w:r>
      <w:r w:rsidRPr="00863667">
        <w:rPr>
          <w:rFonts w:ascii="iCiel Avenir LT Std 35 Light" w:hAnsi="iCiel Avenir LT Std 35 Light" w:cs="Arial"/>
          <w:i/>
          <w:iCs/>
          <w:sz w:val="22"/>
          <w:szCs w:val="22"/>
          <w:lang w:val="vi-VN"/>
        </w:rPr>
        <w:t>, việc đăng kí sẽ được chấp thuận/không được chấp thuận.</w:t>
      </w:r>
    </w:p>
    <w:p w14:paraId="6D74E803" w14:textId="6105607C" w:rsidR="00BF43A2" w:rsidRPr="00863667" w:rsidRDefault="00BF43A2" w:rsidP="003E1B62">
      <w:pPr>
        <w:ind w:firstLine="0"/>
        <w:rPr>
          <w:rFonts w:ascii="iCiel Avenir LT Std 35 Light" w:hAnsi="iCiel Avenir LT Std 35 Light" w:cs="Arial"/>
          <w:b/>
          <w:bCs/>
          <w:i/>
          <w:iCs/>
          <w:sz w:val="22"/>
          <w:szCs w:val="22"/>
          <w:lang w:val="vi-VN"/>
        </w:rPr>
      </w:pPr>
      <w:r w:rsidRPr="00863667">
        <w:rPr>
          <w:rFonts w:ascii="iCiel Avenir LT Std 35 Light" w:hAnsi="iCiel Avenir LT Std 35 Light" w:cs="Arial"/>
          <w:b/>
          <w:bCs/>
          <w:i/>
          <w:iCs/>
          <w:sz w:val="22"/>
          <w:szCs w:val="22"/>
          <w:lang w:val="vi-VN" w:eastAsia="en-US"/>
        </w:rPr>
        <w:t xml:space="preserve">Đăng kí </w:t>
      </w:r>
      <w:r w:rsidR="00080A2C" w:rsidRPr="00863667">
        <w:rPr>
          <w:rFonts w:ascii="iCiel Avenir LT Std 35 Light" w:hAnsi="iCiel Avenir LT Std 35 Light" w:cs="Arial"/>
          <w:b/>
          <w:bCs/>
          <w:i/>
          <w:iCs/>
          <w:sz w:val="22"/>
          <w:szCs w:val="22"/>
          <w:lang w:val="vi-VN" w:eastAsia="en-US"/>
        </w:rPr>
        <w:t xml:space="preserve">học tập tại trường ngoài </w:t>
      </w:r>
      <w:r w:rsidR="003F27B5" w:rsidRPr="00863667">
        <w:rPr>
          <w:rFonts w:ascii="iCiel Avenir LT Std 35 Light" w:hAnsi="iCiel Avenir LT Std 35 Light" w:cs="Arial"/>
          <w:b/>
          <w:bCs/>
          <w:i/>
          <w:iCs/>
          <w:sz w:val="22"/>
          <w:szCs w:val="22"/>
          <w:lang w:eastAsia="en-US"/>
        </w:rPr>
        <w:t xml:space="preserve">khung </w:t>
      </w:r>
      <w:r w:rsidR="00080A2C" w:rsidRPr="00863667">
        <w:rPr>
          <w:rFonts w:ascii="iCiel Avenir LT Std 35 Light" w:hAnsi="iCiel Avenir LT Std 35 Light" w:cs="Arial"/>
          <w:b/>
          <w:bCs/>
          <w:i/>
          <w:iCs/>
          <w:sz w:val="22"/>
          <w:szCs w:val="22"/>
          <w:lang w:val="vi-VN" w:eastAsia="en-US"/>
        </w:rPr>
        <w:t>giờ h</w:t>
      </w:r>
      <w:r w:rsidR="003F27B5" w:rsidRPr="00863667">
        <w:rPr>
          <w:rFonts w:ascii="iCiel Avenir LT Std 35 Light" w:hAnsi="iCiel Avenir LT Std 35 Light" w:cs="Arial"/>
          <w:b/>
          <w:bCs/>
          <w:i/>
          <w:iCs/>
          <w:sz w:val="22"/>
          <w:szCs w:val="22"/>
          <w:lang w:eastAsia="en-US"/>
        </w:rPr>
        <w:t>oạt động</w:t>
      </w:r>
      <w:r w:rsidR="00080A2C" w:rsidRPr="00863667">
        <w:rPr>
          <w:rFonts w:ascii="iCiel Avenir LT Std 35 Light" w:hAnsi="iCiel Avenir LT Std 35 Light" w:cs="Arial"/>
          <w:b/>
          <w:bCs/>
          <w:i/>
          <w:iCs/>
          <w:sz w:val="22"/>
          <w:szCs w:val="22"/>
          <w:lang w:val="vi-VN" w:eastAsia="en-US"/>
        </w:rPr>
        <w:t>:</w:t>
      </w:r>
    </w:p>
    <w:p w14:paraId="38F5A0C5" w14:textId="690844FA" w:rsidR="00BF43A2" w:rsidRPr="00863667"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863667">
        <w:rPr>
          <w:rFonts w:ascii="iCiel Avenir LT Std 35 Light" w:hAnsi="iCiel Avenir LT Std 35 Light" w:cs="Arial"/>
          <w:b/>
          <w:bCs/>
          <w:i/>
          <w:iCs/>
          <w:sz w:val="22"/>
          <w:szCs w:val="22"/>
          <w:lang w:val="vi-VN"/>
        </w:rPr>
        <w:t>Danh sách phòng</w:t>
      </w:r>
      <w:r w:rsidR="00EB6375" w:rsidRPr="00863667">
        <w:rPr>
          <w:rFonts w:ascii="iCiel Avenir LT Std 35 Light" w:hAnsi="iCiel Avenir LT Std 35 Light" w:cs="Arial"/>
          <w:b/>
          <w:bCs/>
          <w:i/>
          <w:iCs/>
          <w:sz w:val="22"/>
          <w:szCs w:val="22"/>
          <w:lang w:val="vi-VN"/>
        </w:rPr>
        <w:t xml:space="preserve"> có thể sử dụng</w:t>
      </w:r>
      <w:r w:rsidRPr="00863667">
        <w:rPr>
          <w:rFonts w:ascii="iCiel Avenir LT Std 35 Light" w:hAnsi="iCiel Avenir LT Std 35 Light" w:cs="Arial"/>
          <w:b/>
          <w:bCs/>
          <w:i/>
          <w:iCs/>
          <w:sz w:val="22"/>
          <w:szCs w:val="22"/>
          <w:lang w:val="vi-VN"/>
        </w:rPr>
        <w:t xml:space="preserve">: </w:t>
      </w:r>
      <w:r w:rsidR="00CD19E1" w:rsidRPr="00863667">
        <w:rPr>
          <w:rFonts w:ascii="iCiel Avenir LT Std 35 Light" w:hAnsi="iCiel Avenir LT Std 35 Light" w:cs="Arial"/>
          <w:i/>
          <w:iCs/>
          <w:sz w:val="22"/>
          <w:szCs w:val="22"/>
        </w:rPr>
        <w:t>P</w:t>
      </w:r>
      <w:r w:rsidRPr="00863667">
        <w:rPr>
          <w:rFonts w:ascii="iCiel Avenir LT Std 35 Light" w:hAnsi="iCiel Avenir LT Std 35 Light" w:cs="Arial"/>
          <w:i/>
          <w:iCs/>
          <w:sz w:val="22"/>
          <w:szCs w:val="22"/>
          <w:lang w:val="vi-VN"/>
        </w:rPr>
        <w:t xml:space="preserve">hòng học (phòng </w:t>
      </w:r>
      <w:r w:rsidR="00E52831" w:rsidRPr="00863667">
        <w:rPr>
          <w:rFonts w:ascii="iCiel Avenir LT Std 35 Light" w:hAnsi="iCiel Avenir LT Std 35 Light" w:cs="Arial"/>
          <w:i/>
          <w:iCs/>
          <w:sz w:val="22"/>
          <w:szCs w:val="22"/>
          <w:lang w:val="vi-VN"/>
        </w:rPr>
        <w:t>3-5, 3-6, 3-7, 3-8, 3-11, 3-12</w:t>
      </w:r>
      <w:r w:rsidRPr="00863667">
        <w:rPr>
          <w:rFonts w:ascii="iCiel Avenir LT Std 35 Light" w:hAnsi="iCiel Avenir LT Std 35 Light" w:cs="Arial"/>
          <w:i/>
          <w:iCs/>
          <w:sz w:val="22"/>
          <w:szCs w:val="22"/>
          <w:lang w:val="vi-VN"/>
        </w:rPr>
        <w:t xml:space="preserve">) và các phòng chức năng. </w:t>
      </w:r>
      <w:r w:rsidRPr="00863667">
        <w:rPr>
          <w:rFonts w:ascii="iCiel Avenir LT Std 35 Light" w:hAnsi="iCiel Avenir LT Std 35 Light" w:cs="Arial"/>
          <w:b/>
          <w:bCs/>
          <w:i/>
          <w:iCs/>
          <w:sz w:val="22"/>
          <w:szCs w:val="22"/>
          <w:lang w:val="vi-VN"/>
        </w:rPr>
        <w:t>Với phòng chức năng</w:t>
      </w:r>
      <w:r w:rsidRPr="00863667">
        <w:rPr>
          <w:rFonts w:ascii="iCiel Avenir LT Std 35 Light" w:hAnsi="iCiel Avenir LT Std 35 Light" w:cs="Arial"/>
          <w:i/>
          <w:iCs/>
          <w:sz w:val="22"/>
          <w:szCs w:val="22"/>
          <w:lang w:val="vi-VN"/>
        </w:rPr>
        <w:t xml:space="preserve">, </w:t>
      </w:r>
      <w:r w:rsidR="00C47B57" w:rsidRPr="00863667">
        <w:rPr>
          <w:rFonts w:ascii="iCiel Avenir LT Std 35 Light" w:hAnsi="iCiel Avenir LT Std 35 Light" w:cs="Arial"/>
          <w:i/>
          <w:iCs/>
          <w:sz w:val="22"/>
          <w:szCs w:val="22"/>
          <w:lang w:val="vi-VN"/>
        </w:rPr>
        <w:t xml:space="preserve">cần có sự phê duyệt của </w:t>
      </w:r>
      <w:r w:rsidR="002F7BC0" w:rsidRPr="00863667">
        <w:rPr>
          <w:rFonts w:ascii="iCiel Avenir LT Std 35 Light" w:hAnsi="iCiel Avenir LT Std 35 Light" w:cs="Arial"/>
          <w:i/>
          <w:iCs/>
          <w:sz w:val="22"/>
          <w:szCs w:val="22"/>
          <w:lang w:val="vi-VN"/>
        </w:rPr>
        <w:t>Trưởng bộ môn</w:t>
      </w:r>
      <w:r w:rsidRPr="00863667">
        <w:rPr>
          <w:rFonts w:ascii="iCiel Avenir LT Std 35 Light" w:hAnsi="iCiel Avenir LT Std 35 Light" w:cs="Arial"/>
          <w:i/>
          <w:iCs/>
          <w:sz w:val="22"/>
          <w:szCs w:val="22"/>
          <w:lang w:val="vi-VN"/>
        </w:rPr>
        <w:t>.</w:t>
      </w:r>
    </w:p>
    <w:p w14:paraId="4B6E97AB" w14:textId="77777777" w:rsidR="00B6680F" w:rsidRPr="00863667"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863667">
        <w:rPr>
          <w:rFonts w:ascii="iCiel Avenir LT Std 35 Light" w:hAnsi="iCiel Avenir LT Std 35 Light" w:cs="Arial"/>
          <w:b/>
          <w:bCs/>
          <w:i/>
          <w:iCs/>
          <w:sz w:val="22"/>
          <w:szCs w:val="22"/>
          <w:lang w:val="vi-VN"/>
        </w:rPr>
        <w:t>Quy trình đăng kí</w:t>
      </w:r>
      <w:r w:rsidR="00DC6FAD" w:rsidRPr="00863667">
        <w:rPr>
          <w:rFonts w:ascii="iCiel Avenir LT Std 35 Light" w:hAnsi="iCiel Avenir LT Std 35 Light" w:cs="Arial"/>
          <w:b/>
          <w:bCs/>
          <w:i/>
          <w:iCs/>
          <w:sz w:val="22"/>
          <w:szCs w:val="22"/>
          <w:lang w:val="vi-VN"/>
        </w:rPr>
        <w:t>:</w:t>
      </w:r>
      <w:r w:rsidR="00DC6FAD"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rial"/>
          <w:i/>
          <w:iCs/>
          <w:sz w:val="22"/>
          <w:szCs w:val="22"/>
          <w:lang w:val="vi-VN"/>
        </w:rPr>
        <w:t xml:space="preserve">Sinh viên điền và gửi đơn </w:t>
      </w:r>
      <w:r w:rsidR="00080A2C" w:rsidRPr="00863667">
        <w:rPr>
          <w:rFonts w:ascii="iCiel Avenir LT Std 35 Light" w:hAnsi="iCiel Avenir LT Std 35 Light" w:cs="Arial"/>
          <w:i/>
          <w:iCs/>
          <w:sz w:val="22"/>
          <w:szCs w:val="22"/>
          <w:lang w:val="vi-VN"/>
        </w:rPr>
        <w:t xml:space="preserve">Đăng kí học tập tại trường ngoài giờ học </w:t>
      </w:r>
      <w:r w:rsidR="00DC6FAD" w:rsidRPr="00863667">
        <w:rPr>
          <w:rFonts w:ascii="iCiel Avenir LT Std 35 Light" w:hAnsi="iCiel Avenir LT Std 35 Light" w:cs="Arial"/>
          <w:i/>
          <w:iCs/>
          <w:sz w:val="22"/>
          <w:szCs w:val="22"/>
          <w:lang w:val="vi-VN"/>
        </w:rPr>
        <w:t xml:space="preserve">trực tiếp tại Bộ phận Thông tin Sinh viên trước 4 giờ chiều, từ thứ Hai đến thứ Sáu. </w:t>
      </w:r>
      <w:r w:rsidR="00DC6FAD" w:rsidRPr="00863667">
        <w:rPr>
          <w:rFonts w:ascii="iCiel Avenir LT Std 35 Light" w:hAnsi="iCiel Avenir LT Std 35 Light" w:cs="Arial"/>
          <w:b/>
          <w:bCs/>
          <w:i/>
          <w:iCs/>
          <w:sz w:val="22"/>
          <w:szCs w:val="22"/>
          <w:lang w:val="vi-VN"/>
        </w:rPr>
        <w:t>Đối với Phòng chức năng</w:t>
      </w:r>
      <w:r w:rsidR="00DC6FAD" w:rsidRPr="00863667">
        <w:rPr>
          <w:rFonts w:ascii="iCiel Avenir LT Std 35 Light" w:hAnsi="iCiel Avenir LT Std 35 Light" w:cs="Arial"/>
          <w:i/>
          <w:iCs/>
          <w:sz w:val="22"/>
          <w:szCs w:val="22"/>
          <w:lang w:val="vi-VN"/>
        </w:rPr>
        <w:t xml:space="preserve">, sinh viên cần xin </w:t>
      </w:r>
      <w:r w:rsidR="003D5078" w:rsidRPr="00863667">
        <w:rPr>
          <w:rFonts w:ascii="iCiel Avenir LT Std 35 Light" w:hAnsi="iCiel Avenir LT Std 35 Light" w:cs="Arial"/>
          <w:i/>
          <w:iCs/>
          <w:sz w:val="22"/>
          <w:szCs w:val="22"/>
          <w:lang w:val="vi-VN"/>
        </w:rPr>
        <w:t>xác nhận</w:t>
      </w:r>
      <w:r w:rsidR="00DC6FAD" w:rsidRPr="00863667">
        <w:rPr>
          <w:rFonts w:ascii="iCiel Avenir LT Std 35 Light" w:hAnsi="iCiel Avenir LT Std 35 Light" w:cs="Arial"/>
          <w:i/>
          <w:iCs/>
          <w:sz w:val="22"/>
          <w:szCs w:val="22"/>
          <w:lang w:val="vi-VN"/>
        </w:rPr>
        <w:t xml:space="preserve"> của Trưởng </w:t>
      </w:r>
      <w:r w:rsidR="002F7BC0" w:rsidRPr="00863667">
        <w:rPr>
          <w:rFonts w:ascii="iCiel Avenir LT Std 35 Light" w:hAnsi="iCiel Avenir LT Std 35 Light" w:cs="Arial"/>
          <w:i/>
          <w:iCs/>
          <w:sz w:val="22"/>
          <w:szCs w:val="22"/>
          <w:lang w:val="vi-VN"/>
        </w:rPr>
        <w:t>bộ môn</w:t>
      </w:r>
      <w:r w:rsidR="00DC6FAD" w:rsidRPr="00863667">
        <w:rPr>
          <w:rFonts w:ascii="iCiel Avenir LT Std 35 Light" w:hAnsi="iCiel Avenir LT Std 35 Light" w:cs="Arial"/>
          <w:i/>
          <w:iCs/>
          <w:sz w:val="22"/>
          <w:szCs w:val="22"/>
          <w:lang w:val="vi-VN"/>
        </w:rPr>
        <w:t xml:space="preserve"> trên đơn (qua email hoặc chữ kí tươi) trước khi nộp tại Bộ phận Thông tin Sinh viên.</w:t>
      </w:r>
      <w:bookmarkEnd w:id="3007"/>
      <w:r w:rsidR="00F86F6D" w:rsidRPr="00863667">
        <w:rPr>
          <w:rFonts w:ascii="iCiel Avenir LT Std 35 Light" w:hAnsi="iCiel Avenir LT Std 35 Light" w:cs="Arial"/>
          <w:i/>
          <w:iCs/>
          <w:sz w:val="22"/>
          <w:szCs w:val="22"/>
          <w:lang w:val="vi-VN"/>
        </w:rPr>
        <w:t xml:space="preserve"> </w:t>
      </w:r>
    </w:p>
    <w:p w14:paraId="69FD9979" w14:textId="77777777" w:rsidR="00D4075A" w:rsidRPr="00863667" w:rsidRDefault="00D4075A" w:rsidP="00D4075A">
      <w:pPr>
        <w:pStyle w:val="Question"/>
        <w:numPr>
          <w:ilvl w:val="0"/>
          <w:numId w:val="6"/>
        </w:numPr>
        <w:tabs>
          <w:tab w:val="left" w:pos="630"/>
          <w:tab w:val="left" w:pos="720"/>
          <w:tab w:val="left" w:pos="990"/>
        </w:tabs>
        <w:spacing w:before="100" w:line="400" w:lineRule="exact"/>
        <w:ind w:left="0" w:firstLine="634"/>
        <w:rPr>
          <w:ins w:id="3012" w:author="An Tran, ACA (BUV)" w:date="2024-09-13T17:16:00Z" w16du:dateUtc="2024-09-13T10:16:00Z"/>
          <w:rFonts w:cs="Arial"/>
          <w:szCs w:val="22"/>
        </w:rPr>
      </w:pPr>
      <w:bookmarkStart w:id="3013" w:name="_Toc177136050"/>
      <w:bookmarkStart w:id="3014" w:name="_Toc177143752"/>
      <w:bookmarkStart w:id="3015" w:name="_Hlk177030136"/>
      <w:bookmarkStart w:id="3016" w:name="_Hlk171286555"/>
      <w:ins w:id="3017" w:author="An Tran, ACA (BUV)" w:date="2024-09-13T17:16:00Z" w16du:dateUtc="2024-09-13T10:16:00Z">
        <w:r w:rsidRPr="00863667">
          <w:rPr>
            <w:rFonts w:cs="Arial"/>
            <w:szCs w:val="22"/>
          </w:rPr>
          <w:t>How can I find information about BUV's student accommodation services?/ Làm thế nào để tôi có thể tìm thông tin về dịch vụ Ký túc xá của BUV?</w:t>
        </w:r>
        <w:bookmarkEnd w:id="3013"/>
        <w:bookmarkEnd w:id="3014"/>
      </w:ins>
    </w:p>
    <w:p w14:paraId="40F5B2AA" w14:textId="77777777" w:rsidR="00D4075A" w:rsidRPr="00863667" w:rsidRDefault="00D4075A" w:rsidP="00D4075A">
      <w:pPr>
        <w:pStyle w:val="ListParagraph"/>
        <w:tabs>
          <w:tab w:val="left" w:pos="630"/>
          <w:tab w:val="left" w:pos="720"/>
          <w:tab w:val="left" w:pos="1080"/>
        </w:tabs>
        <w:ind w:firstLine="0"/>
        <w:rPr>
          <w:ins w:id="3018" w:author="An Tran, ACA (BUV)" w:date="2024-09-13T17:16:00Z" w16du:dateUtc="2024-09-13T10:16:00Z"/>
          <w:rFonts w:ascii="iCiel Avenir LT Std 35 Light" w:hAnsi="iCiel Avenir LT Std 35 Light" w:cs="Arial"/>
          <w:b/>
          <w:bCs/>
          <w:sz w:val="22"/>
          <w:szCs w:val="22"/>
          <w:u w:val="single"/>
        </w:rPr>
      </w:pPr>
      <w:ins w:id="3019" w:author="An Tran, ACA (BUV)" w:date="2024-09-13T17:16:00Z" w16du:dateUtc="2024-09-13T10:16:00Z">
        <w:r w:rsidRPr="00863667">
          <w:rPr>
            <w:rFonts w:ascii="iCiel Avenir LT Std 35 Light" w:hAnsi="iCiel Avenir LT Std 35 Light" w:cs="Arial"/>
            <w:b/>
            <w:bCs/>
            <w:sz w:val="22"/>
            <w:szCs w:val="22"/>
            <w:u w:val="single"/>
          </w:rPr>
          <w:t>Answer / Câu trả lời:</w:t>
        </w:r>
      </w:ins>
    </w:p>
    <w:p w14:paraId="2CD3F954" w14:textId="77777777" w:rsidR="00D4075A" w:rsidRPr="00863667" w:rsidRDefault="00D4075A" w:rsidP="00D4075A">
      <w:pPr>
        <w:tabs>
          <w:tab w:val="left" w:pos="720"/>
          <w:tab w:val="left" w:pos="1080"/>
        </w:tabs>
        <w:ind w:firstLine="0"/>
        <w:rPr>
          <w:ins w:id="3020" w:author="An Tran, ACA (BUV)" w:date="2024-09-13T17:16:00Z" w16du:dateUtc="2024-09-13T10:16:00Z"/>
          <w:rFonts w:ascii="iCiel Avenir LT Std 35 Light" w:hAnsi="iCiel Avenir LT Std 35 Light" w:cs="Arial"/>
          <w:sz w:val="22"/>
          <w:szCs w:val="22"/>
        </w:rPr>
      </w:pPr>
      <w:ins w:id="3021" w:author="An Tran, ACA (BUV)" w:date="2024-09-13T17:16:00Z" w16du:dateUtc="2024-09-13T10:16:00Z">
        <w:r w:rsidRPr="00863667">
          <w:rPr>
            <w:rFonts w:ascii="iCiel Avenir LT Std 35 Light" w:hAnsi="iCiel Avenir LT Std 35 Light" w:cs="Arial"/>
            <w:sz w:val="22"/>
            <w:szCs w:val="22"/>
          </w:rPr>
          <w:t>You can find information about BUV Student Accommodation services by contacting us through the following methods:</w:t>
        </w:r>
      </w:ins>
    </w:p>
    <w:p w14:paraId="5B10CFA0" w14:textId="77777777" w:rsidR="00D4075A" w:rsidRPr="00863667" w:rsidRDefault="00D4075A" w:rsidP="00D4075A">
      <w:pPr>
        <w:pStyle w:val="ListParagraph"/>
        <w:numPr>
          <w:ilvl w:val="0"/>
          <w:numId w:val="74"/>
        </w:numPr>
        <w:tabs>
          <w:tab w:val="left" w:pos="720"/>
          <w:tab w:val="left" w:pos="1080"/>
        </w:tabs>
        <w:rPr>
          <w:ins w:id="3022" w:author="An Tran, ACA (BUV)" w:date="2024-09-13T17:16:00Z" w16du:dateUtc="2024-09-13T10:16:00Z"/>
          <w:rFonts w:ascii="iCiel Avenir LT Std 35 Light" w:hAnsi="iCiel Avenir LT Std 35 Light" w:cs="Arial"/>
          <w:sz w:val="22"/>
          <w:szCs w:val="22"/>
        </w:rPr>
      </w:pPr>
      <w:ins w:id="3023" w:author="An Tran, ACA (BUV)" w:date="2024-09-13T17:16:00Z" w16du:dateUtc="2024-09-13T10:16:00Z">
        <w:r w:rsidRPr="00863667">
          <w:rPr>
            <w:rFonts w:ascii="iCiel Avenir LT Std 35 Light" w:hAnsi="iCiel Avenir LT Std 35 Light" w:cs="Arial"/>
            <w:b/>
            <w:bCs/>
            <w:sz w:val="22"/>
            <w:szCs w:val="22"/>
          </w:rPr>
          <w:t>Email:</w:t>
        </w:r>
        <w:r w:rsidRPr="00863667">
          <w:rPr>
            <w:rFonts w:ascii="iCiel Avenir LT Std 35 Light" w:hAnsi="iCiel Avenir LT Std 35 Light" w:cs="Arial"/>
            <w:sz w:val="22"/>
            <w:szCs w:val="22"/>
          </w:rPr>
          <w: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"mailto:accommodation@buv.edu.vn"</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accommodation@buv.edu.vn</w:t>
        </w:r>
        <w:r w:rsidRPr="00863667">
          <w:rPr>
            <w:rFonts w:ascii="iCiel Avenir LT Std 35 Light" w:hAnsi="iCiel Avenir LT Std 35 Light" w:cs="Arial"/>
            <w:sz w:val="22"/>
            <w:szCs w:val="22"/>
          </w:rPr>
          <w:fldChar w:fldCharType="end"/>
        </w:r>
      </w:ins>
    </w:p>
    <w:p w14:paraId="2EFA0B3C" w14:textId="77777777" w:rsidR="00D4075A" w:rsidRPr="00863667" w:rsidRDefault="00D4075A" w:rsidP="00D4075A">
      <w:pPr>
        <w:pStyle w:val="ListParagraph"/>
        <w:numPr>
          <w:ilvl w:val="0"/>
          <w:numId w:val="74"/>
        </w:numPr>
        <w:tabs>
          <w:tab w:val="left" w:pos="720"/>
          <w:tab w:val="left" w:pos="1080"/>
        </w:tabs>
        <w:rPr>
          <w:ins w:id="3024" w:author="An Tran, ACA (BUV)" w:date="2024-09-13T17:16:00Z" w16du:dateUtc="2024-09-13T10:16:00Z"/>
          <w:rFonts w:ascii="iCiel Avenir LT Std 35 Light" w:hAnsi="iCiel Avenir LT Std 35 Light" w:cs="Arial"/>
          <w:sz w:val="22"/>
          <w:szCs w:val="22"/>
        </w:rPr>
      </w:pPr>
      <w:ins w:id="3025" w:author="An Tran, ACA (BUV)" w:date="2024-09-13T17:16:00Z" w16du:dateUtc="2024-09-13T10:16:00Z">
        <w:r w:rsidRPr="00863667">
          <w:rPr>
            <w:rFonts w:ascii="iCiel Avenir LT Std 35 Light" w:hAnsi="iCiel Avenir LT Std 35 Light" w:cs="Arial"/>
            <w:b/>
            <w:bCs/>
            <w:sz w:val="22"/>
            <w:szCs w:val="22"/>
          </w:rPr>
          <w:t>Phone/Zalo/Whatsapp:</w:t>
        </w:r>
        <w:r w:rsidRPr="00863667">
          <w:rPr>
            <w:rFonts w:ascii="iCiel Avenir LT Std 35 Light" w:hAnsi="iCiel Avenir LT Std 35 Light" w:cs="Arial"/>
            <w:sz w:val="22"/>
            <w:szCs w:val="22"/>
          </w:rPr>
          <w:t> (+84) 90 456 3693</w:t>
        </w:r>
      </w:ins>
    </w:p>
    <w:p w14:paraId="498DDC08" w14:textId="77777777" w:rsidR="00D4075A" w:rsidRPr="00863667" w:rsidRDefault="00D4075A" w:rsidP="00D4075A">
      <w:pPr>
        <w:tabs>
          <w:tab w:val="left" w:pos="720"/>
          <w:tab w:val="left" w:pos="1080"/>
        </w:tabs>
        <w:ind w:firstLine="0"/>
        <w:rPr>
          <w:ins w:id="3026" w:author="An Tran, ACA (BUV)" w:date="2024-09-13T17:16:00Z" w16du:dateUtc="2024-09-13T10:16:00Z"/>
          <w:rFonts w:ascii="iCiel Avenir LT Std 35 Light" w:hAnsi="iCiel Avenir LT Std 35 Light" w:cs="Arial"/>
          <w:i/>
          <w:iCs/>
          <w:sz w:val="22"/>
          <w:szCs w:val="22"/>
          <w:lang w:eastAsia="en-US"/>
        </w:rPr>
      </w:pPr>
      <w:ins w:id="3027" w:author="An Tran, ACA (BUV)" w:date="2024-09-13T17:16:00Z" w16du:dateUtc="2024-09-13T10:16:00Z">
        <w:r w:rsidRPr="00863667">
          <w:rPr>
            <w:rFonts w:ascii="iCiel Avenir LT Std 35 Light" w:hAnsi="iCiel Avenir LT Std 35 Light" w:cs="Arial"/>
            <w:i/>
            <w:iCs/>
            <w:sz w:val="22"/>
            <w:szCs w:val="22"/>
            <w:lang w:eastAsia="en-US"/>
          </w:rPr>
          <w:t>Bạn có thể tìm hiểu dịch vụ Ký túc xá của BUV qua các kênh liên hệ sau:</w:t>
        </w:r>
      </w:ins>
    </w:p>
    <w:p w14:paraId="623EF393" w14:textId="77777777" w:rsidR="00D4075A" w:rsidRPr="00863667" w:rsidRDefault="00D4075A" w:rsidP="00D4075A">
      <w:pPr>
        <w:pStyle w:val="ListParagraph"/>
        <w:numPr>
          <w:ilvl w:val="0"/>
          <w:numId w:val="74"/>
        </w:numPr>
        <w:tabs>
          <w:tab w:val="left" w:pos="720"/>
          <w:tab w:val="left" w:pos="1080"/>
        </w:tabs>
        <w:rPr>
          <w:ins w:id="3028" w:author="An Tran, ACA (BUV)" w:date="2024-09-13T17:16:00Z" w16du:dateUtc="2024-09-13T10:16:00Z"/>
          <w:rFonts w:ascii="iCiel Avenir LT Std 35 Light" w:hAnsi="iCiel Avenir LT Std 35 Light" w:cs="Arial"/>
          <w:b/>
          <w:bCs/>
          <w:sz w:val="22"/>
          <w:szCs w:val="22"/>
        </w:rPr>
      </w:pPr>
      <w:ins w:id="3029" w:author="An Tran, ACA (BUV)" w:date="2024-09-13T17:16:00Z" w16du:dateUtc="2024-09-13T10:16:00Z">
        <w:r w:rsidRPr="00863667">
          <w:rPr>
            <w:rFonts w:ascii="iCiel Avenir LT Std 35 Light" w:hAnsi="iCiel Avenir LT Std 35 Light" w:cs="Arial"/>
            <w:b/>
            <w:bCs/>
            <w:sz w:val="22"/>
            <w:szCs w:val="22"/>
          </w:rPr>
          <w:t>Email: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"mailto:accommodation@buv.edu.vn"</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accommodation@buv.edu.vn</w:t>
        </w:r>
        <w:r w:rsidRPr="00863667">
          <w:rPr>
            <w:rFonts w:ascii="iCiel Avenir LT Std 35 Light" w:hAnsi="iCiel Avenir LT Std 35 Light" w:cs="Arial"/>
            <w:sz w:val="22"/>
            <w:szCs w:val="22"/>
          </w:rPr>
          <w:fldChar w:fldCharType="end"/>
        </w:r>
      </w:ins>
    </w:p>
    <w:p w14:paraId="63F4F93B" w14:textId="241331FC" w:rsidR="00B6680F" w:rsidRPr="00863667" w:rsidDel="00D4075A" w:rsidRDefault="00D4075A" w:rsidP="00D4075A">
      <w:pPr>
        <w:pStyle w:val="Question"/>
        <w:numPr>
          <w:ilvl w:val="0"/>
          <w:numId w:val="6"/>
        </w:numPr>
        <w:tabs>
          <w:tab w:val="left" w:pos="630"/>
          <w:tab w:val="left" w:pos="720"/>
          <w:tab w:val="left" w:pos="990"/>
        </w:tabs>
        <w:spacing w:before="100" w:line="400" w:lineRule="exact"/>
        <w:ind w:left="0" w:firstLine="634"/>
        <w:rPr>
          <w:del w:id="3030" w:author="An Tran, ACA (BUV)" w:date="2024-09-13T17:09:00Z" w16du:dateUtc="2024-09-13T10:09:00Z"/>
          <w:rFonts w:cs="Arial"/>
          <w:i/>
          <w:iCs/>
          <w:szCs w:val="22"/>
          <w:lang w:val="vi-VN"/>
        </w:rPr>
      </w:pPr>
      <w:ins w:id="3031" w:author="An Tran, ACA (BUV)" w:date="2024-09-13T17:16:00Z" w16du:dateUtc="2024-09-13T10:16:00Z">
        <w:r w:rsidRPr="00863667">
          <w:rPr>
            <w:rFonts w:cs="Arial"/>
            <w:bCs/>
            <w:szCs w:val="22"/>
          </w:rPr>
          <w:t>Điện thoại/Zalo/Whatsapp: </w:t>
        </w:r>
        <w:r w:rsidRPr="00863667">
          <w:rPr>
            <w:rFonts w:cs="Arial"/>
            <w:szCs w:val="22"/>
          </w:rPr>
          <w:t>(+84) 90 456 3693</w:t>
        </w:r>
      </w:ins>
      <w:bookmarkEnd w:id="3015"/>
      <w:del w:id="3032" w:author="An Tran, ACA (BUV)" w:date="2024-09-13T17:09:00Z" w16du:dateUtc="2024-09-13T10:09:00Z">
        <w:r w:rsidR="00B6680F" w:rsidRPr="00863667" w:rsidDel="00D4075A">
          <w:rPr>
            <w:rFonts w:cs="Arial"/>
            <w:b w:val="0"/>
            <w:szCs w:val="22"/>
            <w:lang w:val="vi-VN"/>
          </w:rPr>
          <w:delText xml:space="preserve">How can I obtain a confirmation letter? How long does the confirmation letter issuance process take? / </w:delText>
        </w:r>
        <w:r w:rsidR="00B6680F" w:rsidRPr="00863667" w:rsidDel="00D4075A">
          <w:rPr>
            <w:rFonts w:cs="Arial"/>
            <w:b w:val="0"/>
            <w:i/>
            <w:iCs/>
            <w:szCs w:val="22"/>
            <w:lang w:val="vi-VN"/>
          </w:rPr>
          <w:delText>Làm thế nào để tôi có thể nhận được thư xác nhận sinh viên? Quy trình cấp thư xác nhận mất bao lâu?</w:delText>
        </w:r>
      </w:del>
    </w:p>
    <w:p w14:paraId="2F116A13" w14:textId="2669BF51" w:rsidR="00B6680F" w:rsidRPr="00863667" w:rsidDel="00D4075A" w:rsidRDefault="00B6680F" w:rsidP="00B6680F">
      <w:pPr>
        <w:rPr>
          <w:del w:id="3033" w:author="An Tran, ACA (BUV)" w:date="2024-09-13T17:09:00Z" w16du:dateUtc="2024-09-13T10:09:00Z"/>
          <w:rFonts w:ascii="iCiel Avenir LT Std 35 Light" w:hAnsi="iCiel Avenir LT Std 35 Light" w:cs="Arial"/>
          <w:sz w:val="22"/>
          <w:szCs w:val="22"/>
          <w:lang w:eastAsia="en-US"/>
        </w:rPr>
      </w:pPr>
      <w:del w:id="3034" w:author="An Tran, ACA (BUV)" w:date="2024-09-13T17:09:00Z" w16du:dateUtc="2024-09-13T10:09:00Z">
        <w:r w:rsidRPr="00863667" w:rsidDel="00D4075A">
          <w:rPr>
            <w:rFonts w:ascii="iCiel Avenir LT Std 35 Light" w:hAnsi="iCiel Avenir LT Std 35 Light" w:cs="Arial"/>
            <w:sz w:val="22"/>
            <w:szCs w:val="22"/>
            <w:lang w:val="vi-VN" w:eastAsia="en-US"/>
          </w:rPr>
          <w:delText>To obtain a confirmation letter, students need to send a request to the Student Information Office via email at</w:delText>
        </w:r>
        <w:r w:rsidRPr="00863667" w:rsidDel="00D4075A">
          <w:rPr>
            <w:rFonts w:ascii="iCiel Avenir LT Std 35 Light" w:hAnsi="iCiel Avenir LT Std 35 Light" w:cs="Arial"/>
            <w:sz w:val="22"/>
            <w:szCs w:val="22"/>
            <w:lang w:eastAsia="en-US"/>
          </w:rPr>
          <w:delText xml:space="preserve"> </w:delText>
        </w:r>
        <w:r w:rsidR="00863667" w:rsidRPr="00863667" w:rsidDel="00D4075A">
          <w:rPr>
            <w:rFonts w:ascii="iCiel Avenir LT Std 35 Light" w:hAnsi="iCiel Avenir LT Std 35 Light"/>
            <w:rPrChange w:id="3035" w:author="An Tran, ACA (BUV)" w:date="2024-09-13T17:29:00Z" w16du:dateUtc="2024-09-13T10:29:00Z">
              <w:rPr/>
            </w:rPrChange>
          </w:rPr>
          <w:fldChar w:fldCharType="begin"/>
        </w:r>
        <w:r w:rsidR="00863667" w:rsidRPr="00863667" w:rsidDel="00D4075A">
          <w:rPr>
            <w:rFonts w:ascii="iCiel Avenir LT Std 35 Light" w:hAnsi="iCiel Avenir LT Std 35 Light"/>
            <w:rPrChange w:id="3036" w:author="An Tran, ACA (BUV)" w:date="2024-09-13T17:29:00Z" w16du:dateUtc="2024-09-13T10:29:00Z">
              <w:rPr/>
            </w:rPrChange>
          </w:rPr>
          <w:delInstrText>HYPERLINK "mailto:studentservice@buv.edu.vn"</w:delInstrText>
        </w:r>
        <w:r w:rsidR="00863667" w:rsidRPr="00B8666B" w:rsidDel="00D4075A">
          <w:rPr>
            <w:rFonts w:ascii="iCiel Avenir LT Std 35 Light" w:hAnsi="iCiel Avenir LT Std 35 Light"/>
          </w:rPr>
        </w:r>
        <w:r w:rsidR="00863667" w:rsidRPr="00863667" w:rsidDel="00D4075A">
          <w:rPr>
            <w:rPrChange w:id="3037" w:author="An Tran, ACA (BUV)" w:date="2024-09-13T17:29:00Z" w16du:dateUtc="2024-09-13T10:29:00Z">
              <w:rPr>
                <w:rStyle w:val="Hyperlink"/>
                <w:rFonts w:ascii="iCiel Avenir LT Std 35 Light" w:hAnsi="iCiel Avenir LT Std 35 Light" w:cs="Arial"/>
                <w:sz w:val="22"/>
                <w:szCs w:val="22"/>
                <w:lang w:val="vi-VN" w:eastAsia="en-US"/>
              </w:rPr>
            </w:rPrChange>
          </w:rPr>
          <w:fldChar w:fldCharType="separate"/>
        </w:r>
        <w:r w:rsidRPr="00863667" w:rsidDel="00D4075A">
          <w:rPr>
            <w:rStyle w:val="Hyperlink"/>
            <w:rFonts w:ascii="iCiel Avenir LT Std 35 Light" w:hAnsi="iCiel Avenir LT Std 35 Light" w:cs="Arial"/>
            <w:sz w:val="22"/>
            <w:szCs w:val="22"/>
            <w:lang w:val="vi-VN" w:eastAsia="en-US"/>
          </w:rPr>
          <w:delText>studentservice@buv.edu.vn</w:delText>
        </w:r>
        <w:r w:rsidR="00863667" w:rsidRPr="00863667" w:rsidDel="00D4075A">
          <w:rPr>
            <w:rStyle w:val="Hyperlink"/>
            <w:rFonts w:ascii="iCiel Avenir LT Std 35 Light" w:hAnsi="iCiel Avenir LT Std 35 Light" w:cs="Arial"/>
            <w:sz w:val="22"/>
            <w:szCs w:val="22"/>
            <w:lang w:val="vi-VN" w:eastAsia="en-US"/>
          </w:rPr>
          <w:fldChar w:fldCharType="end"/>
        </w:r>
        <w:r w:rsidRPr="00863667" w:rsidDel="00D4075A">
          <w:rPr>
            <w:rFonts w:ascii="iCiel Avenir LT Std 35 Light" w:hAnsi="iCiel Avenir LT Std 35 Light" w:cs="Arial"/>
            <w:sz w:val="22"/>
            <w:szCs w:val="22"/>
            <w:lang w:val="vi-VN" w:eastAsia="en-US"/>
          </w:rPr>
          <w:delText>. The issuance process for the confirmation letter typically takes between 3 to 5 working days, depending on the specific case.</w:delText>
        </w:r>
      </w:del>
    </w:p>
    <w:p w14:paraId="6E2162C1" w14:textId="24896017" w:rsidR="00A664AE" w:rsidRPr="00863667" w:rsidRDefault="00B6680F">
      <w:pPr>
        <w:ind w:firstLine="0"/>
        <w:rPr>
          <w:rFonts w:ascii="iCiel Avenir LT Std 35 Light" w:hAnsi="iCiel Avenir LT Std 35 Light"/>
          <w:i/>
          <w:iCs/>
          <w:sz w:val="22"/>
          <w:szCs w:val="22"/>
          <w:lang w:val="vi-VN"/>
        </w:rPr>
        <w:pPrChange w:id="3038" w:author="An Tran, ACA (BUV)" w:date="2024-09-12T23:47:00Z" w16du:dateUtc="2024-09-12T16:47:00Z">
          <w:pPr/>
        </w:pPrChange>
      </w:pPr>
      <w:del w:id="3039" w:author="An Tran, ACA (BUV)" w:date="2024-09-13T17:09:00Z" w16du:dateUtc="2024-09-13T10:09:00Z">
        <w:r w:rsidRPr="00863667" w:rsidDel="00D4075A">
          <w:rPr>
            <w:rFonts w:ascii="iCiel Avenir LT Std 35 Light" w:hAnsi="iCiel Avenir LT Std 35 Light"/>
            <w:i/>
            <w:iCs/>
            <w:sz w:val="22"/>
            <w:szCs w:val="22"/>
            <w:lang w:val="vi-VN"/>
          </w:rPr>
          <w:delText xml:space="preserve">Để được cấp thư xác nhận, sinh viên cần gửi yêu cầu đến Phòng Thông tin Sinh viên qua địa chỉ email: </w:delText>
        </w:r>
        <w:r w:rsidR="00863667" w:rsidRPr="00863667" w:rsidDel="00D4075A">
          <w:rPr>
            <w:rFonts w:ascii="iCiel Avenir LT Std 35 Light" w:hAnsi="iCiel Avenir LT Std 35 Light"/>
            <w:rPrChange w:id="3040" w:author="An Tran, ACA (BUV)" w:date="2024-09-13T17:29:00Z" w16du:dateUtc="2024-09-13T10:29:00Z">
              <w:rPr/>
            </w:rPrChange>
          </w:rPr>
          <w:fldChar w:fldCharType="begin"/>
        </w:r>
        <w:r w:rsidR="00863667" w:rsidRPr="00863667" w:rsidDel="00D4075A">
          <w:rPr>
            <w:rFonts w:ascii="iCiel Avenir LT Std 35 Light" w:hAnsi="iCiel Avenir LT Std 35 Light"/>
            <w:rPrChange w:id="3041" w:author="An Tran, ACA (BUV)" w:date="2024-09-13T17:29:00Z" w16du:dateUtc="2024-09-13T10:29:00Z">
              <w:rPr/>
            </w:rPrChange>
          </w:rPr>
          <w:delInstrText>HYPERLINK "mailto:studentservice@buv.edu.vn"</w:delInstrText>
        </w:r>
        <w:r w:rsidR="00863667" w:rsidRPr="00B8666B" w:rsidDel="00D4075A">
          <w:rPr>
            <w:rFonts w:ascii="iCiel Avenir LT Std 35 Light" w:hAnsi="iCiel Avenir LT Std 35 Light"/>
          </w:rPr>
        </w:r>
        <w:r w:rsidR="00863667" w:rsidRPr="00863667" w:rsidDel="00D4075A">
          <w:rPr>
            <w:rPrChange w:id="3042" w:author="An Tran, ACA (BUV)" w:date="2024-09-13T17:29:00Z" w16du:dateUtc="2024-09-13T10:29:00Z">
              <w:rPr>
                <w:rStyle w:val="Hyperlink"/>
                <w:rFonts w:ascii="iCiel Avenir LT Std 35 Light" w:hAnsi="iCiel Avenir LT Std 35 Light" w:cs="Arial"/>
                <w:i/>
                <w:iCs/>
                <w:sz w:val="22"/>
                <w:szCs w:val="22"/>
                <w:lang w:val="vi-VN" w:eastAsia="en-US"/>
              </w:rPr>
            </w:rPrChange>
          </w:rPr>
          <w:fldChar w:fldCharType="separate"/>
        </w:r>
        <w:r w:rsidRPr="00863667" w:rsidDel="00D4075A">
          <w:rPr>
            <w:rStyle w:val="Hyperlink"/>
            <w:rFonts w:ascii="iCiel Avenir LT Std 35 Light" w:hAnsi="iCiel Avenir LT Std 35 Light" w:cs="Arial"/>
            <w:i/>
            <w:iCs/>
            <w:sz w:val="22"/>
            <w:szCs w:val="22"/>
            <w:lang w:val="vi-VN" w:eastAsia="en-US"/>
          </w:rPr>
          <w:delText>studentservice@buv.edu.vn</w:delText>
        </w:r>
        <w:r w:rsidR="00863667" w:rsidRPr="00863667" w:rsidDel="00D4075A">
          <w:rPr>
            <w:rStyle w:val="Hyperlink"/>
            <w:rFonts w:ascii="iCiel Avenir LT Std 35 Light" w:hAnsi="iCiel Avenir LT Std 35 Light" w:cs="Arial"/>
            <w:i/>
            <w:iCs/>
            <w:sz w:val="22"/>
            <w:szCs w:val="22"/>
            <w:lang w:val="vi-VN" w:eastAsia="en-US"/>
          </w:rPr>
          <w:fldChar w:fldCharType="end"/>
        </w:r>
        <w:r w:rsidRPr="00863667" w:rsidDel="00D4075A">
          <w:rPr>
            <w:rFonts w:ascii="iCiel Avenir LT Std 35 Light" w:hAnsi="iCiel Avenir LT Std 35 Light"/>
            <w:i/>
            <w:iCs/>
            <w:sz w:val="22"/>
            <w:szCs w:val="22"/>
            <w:lang w:val="vi-VN"/>
          </w:rPr>
          <w:delText>. Quy trình phát hành thư xác nhận sẽ mất từ 3 đến 5 ngày làm việc, tùy thuộc vào từng trường hợp cụ thể.</w:delText>
        </w:r>
      </w:del>
      <w:bookmarkEnd w:id="3016"/>
      <w:r w:rsidR="00A664AE" w:rsidRPr="00863667">
        <w:rPr>
          <w:rFonts w:ascii="iCiel Avenir LT Std 35 Light" w:hAnsi="iCiel Avenir LT Std 35 Light"/>
          <w:i/>
          <w:iCs/>
          <w:sz w:val="22"/>
          <w:szCs w:val="22"/>
          <w:lang w:val="vi-VN"/>
        </w:rPr>
        <w:br w:type="page"/>
      </w:r>
    </w:p>
    <w:p w14:paraId="4C779D2E" w14:textId="77777777" w:rsidR="00A664AE" w:rsidRPr="00863667" w:rsidRDefault="00A664AE"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32"/>
          <w:lang w:val="vi-VN"/>
        </w:rPr>
      </w:pPr>
      <w:bookmarkStart w:id="3043" w:name="_Toc122601740"/>
      <w:bookmarkStart w:id="3044" w:name="_Toc177143753"/>
      <w:bookmarkStart w:id="3045" w:name="_Hlk126328246"/>
      <w:bookmarkEnd w:id="1356"/>
      <w:r w:rsidRPr="00863667">
        <w:rPr>
          <w:rFonts w:ascii="iCiel Avenir LT Std 35 Light" w:hAnsi="iCiel Avenir LT Std 35 Light" w:cs="Arial"/>
          <w:sz w:val="32"/>
          <w:lang w:val="vi-VN"/>
        </w:rPr>
        <w:t>BUS SERVICE</w:t>
      </w:r>
      <w:bookmarkEnd w:id="3043"/>
      <w:bookmarkEnd w:id="3044"/>
      <w:r w:rsidRPr="00863667">
        <w:rPr>
          <w:rFonts w:ascii="iCiel Avenir LT Std 35 Light" w:hAnsi="iCiel Avenir LT Std 35 Light" w:cs="Arial"/>
          <w:sz w:val="32"/>
          <w:lang w:val="vi-VN"/>
        </w:rPr>
        <w:t xml:space="preserve"> </w:t>
      </w:r>
    </w:p>
    <w:p w14:paraId="2C79F879" w14:textId="5A8D3FB8" w:rsidR="00F43DBC" w:rsidRPr="00863667" w:rsidRDefault="00F43DBC"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3046" w:name="_Toc177143754"/>
      <w:bookmarkStart w:id="3047" w:name="_Hlk126328124"/>
      <w:bookmarkStart w:id="3048" w:name="_Hlk126328151"/>
      <w:r w:rsidRPr="00863667">
        <w:rPr>
          <w:rFonts w:cs="Arial"/>
          <w:szCs w:val="22"/>
          <w:lang w:val="vi-VN"/>
        </w:rPr>
        <w:t>Can we have information about BUV bus services and how students get to school? Do we have to register when using buses? / Tôi muốn biết thêm thông tin về dịch vụ xe buýt của BUV. Sinh viên có phải đăng ký để sử dụng dịch vụ này hay không?</w:t>
      </w:r>
      <w:bookmarkEnd w:id="3046"/>
    </w:p>
    <w:p w14:paraId="58868C3C" w14:textId="62E09417" w:rsidR="0030691A" w:rsidRPr="00863667" w:rsidRDefault="00F43DB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48DB63E1" w14:textId="77777777" w:rsidR="008A1BC9" w:rsidRPr="00863667"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bookmarkStart w:id="3049" w:name="_Toc114065815"/>
      <w:bookmarkStart w:id="3050" w:name="_Toc114219985"/>
      <w:bookmarkStart w:id="3051" w:name="_Toc114220262"/>
      <w:bookmarkStart w:id="3052" w:name="_Toc114220533"/>
      <w:bookmarkStart w:id="3053" w:name="_Toc114220804"/>
      <w:bookmarkStart w:id="3054" w:name="_Toc114221083"/>
      <w:bookmarkStart w:id="3055" w:name="_Toc114226774"/>
      <w:bookmarkStart w:id="3056" w:name="_Toc114227045"/>
      <w:bookmarkStart w:id="3057" w:name="_Toc114227316"/>
      <w:bookmarkStart w:id="3058" w:name="_Toc114228122"/>
      <w:bookmarkStart w:id="3059" w:name="_Toc114228393"/>
      <w:bookmarkStart w:id="3060" w:name="_Toc114228666"/>
      <w:bookmarkStart w:id="3061" w:name="_Toc113975373"/>
      <w:bookmarkStart w:id="3062" w:name="_Toc113975890"/>
      <w:bookmarkStart w:id="3063" w:name="_Toc114065816"/>
      <w:bookmarkStart w:id="3064" w:name="_Toc114219986"/>
      <w:bookmarkStart w:id="3065" w:name="_Toc114220263"/>
      <w:bookmarkStart w:id="3066" w:name="_Toc114220534"/>
      <w:bookmarkStart w:id="3067" w:name="_Toc114220805"/>
      <w:bookmarkStart w:id="3068" w:name="_Toc114221084"/>
      <w:bookmarkStart w:id="3069" w:name="_Toc114226775"/>
      <w:bookmarkStart w:id="3070" w:name="_Toc114227046"/>
      <w:bookmarkStart w:id="3071" w:name="_Toc114227317"/>
      <w:bookmarkStart w:id="3072" w:name="_Toc114228123"/>
      <w:bookmarkStart w:id="3073" w:name="_Toc114228394"/>
      <w:bookmarkStart w:id="3074" w:name="_Toc114228667"/>
      <w:bookmarkStart w:id="3075" w:name="_Toc113975374"/>
      <w:bookmarkStart w:id="3076" w:name="_Toc113975891"/>
      <w:bookmarkStart w:id="3077" w:name="_Toc114065817"/>
      <w:bookmarkStart w:id="3078" w:name="_Toc114219987"/>
      <w:bookmarkStart w:id="3079" w:name="_Toc114220264"/>
      <w:bookmarkStart w:id="3080" w:name="_Toc114220535"/>
      <w:bookmarkStart w:id="3081" w:name="_Toc114220806"/>
      <w:bookmarkStart w:id="3082" w:name="_Toc114221085"/>
      <w:bookmarkStart w:id="3083" w:name="_Toc114226776"/>
      <w:bookmarkStart w:id="3084" w:name="_Toc114227047"/>
      <w:bookmarkStart w:id="3085" w:name="_Toc114227318"/>
      <w:bookmarkStart w:id="3086" w:name="_Toc114228124"/>
      <w:bookmarkStart w:id="3087" w:name="_Toc114228395"/>
      <w:bookmarkStart w:id="3088" w:name="_Toc114228668"/>
      <w:bookmarkStart w:id="3089" w:name="_Toc113975375"/>
      <w:bookmarkStart w:id="3090" w:name="_Toc113975892"/>
      <w:bookmarkStart w:id="3091" w:name="_Toc114065818"/>
      <w:bookmarkStart w:id="3092" w:name="_Toc114219988"/>
      <w:bookmarkStart w:id="3093" w:name="_Toc114220265"/>
      <w:bookmarkStart w:id="3094" w:name="_Toc114220536"/>
      <w:bookmarkStart w:id="3095" w:name="_Toc114220807"/>
      <w:bookmarkStart w:id="3096" w:name="_Toc114221086"/>
      <w:bookmarkStart w:id="3097" w:name="_Toc114226777"/>
      <w:bookmarkStart w:id="3098" w:name="_Toc114227048"/>
      <w:bookmarkStart w:id="3099" w:name="_Toc114227319"/>
      <w:bookmarkStart w:id="3100" w:name="_Toc114228125"/>
      <w:bookmarkStart w:id="3101" w:name="_Toc114228396"/>
      <w:bookmarkStart w:id="3102" w:name="_Toc114228669"/>
      <w:bookmarkStart w:id="3103" w:name="_Toc113975376"/>
      <w:bookmarkStart w:id="3104" w:name="_Toc113975893"/>
      <w:bookmarkStart w:id="3105" w:name="_Toc114065819"/>
      <w:bookmarkStart w:id="3106" w:name="_Toc114219989"/>
      <w:bookmarkStart w:id="3107" w:name="_Toc114220266"/>
      <w:bookmarkStart w:id="3108" w:name="_Toc114220537"/>
      <w:bookmarkStart w:id="3109" w:name="_Toc114220808"/>
      <w:bookmarkStart w:id="3110" w:name="_Toc114221087"/>
      <w:bookmarkStart w:id="3111" w:name="_Toc114226778"/>
      <w:bookmarkStart w:id="3112" w:name="_Toc114227049"/>
      <w:bookmarkStart w:id="3113" w:name="_Toc114227320"/>
      <w:bookmarkStart w:id="3114" w:name="_Toc114228126"/>
      <w:bookmarkStart w:id="3115" w:name="_Toc114228397"/>
      <w:bookmarkStart w:id="3116" w:name="_Toc114228670"/>
      <w:bookmarkStart w:id="3117" w:name="_Toc113975377"/>
      <w:bookmarkStart w:id="3118" w:name="_Toc113975894"/>
      <w:bookmarkStart w:id="3119" w:name="_Toc114065820"/>
      <w:bookmarkStart w:id="3120" w:name="_Toc114219990"/>
      <w:bookmarkStart w:id="3121" w:name="_Toc114220267"/>
      <w:bookmarkStart w:id="3122" w:name="_Toc114220538"/>
      <w:bookmarkStart w:id="3123" w:name="_Toc114220809"/>
      <w:bookmarkStart w:id="3124" w:name="_Toc114221088"/>
      <w:bookmarkStart w:id="3125" w:name="_Toc114226779"/>
      <w:bookmarkStart w:id="3126" w:name="_Toc114227050"/>
      <w:bookmarkStart w:id="3127" w:name="_Toc114227321"/>
      <w:bookmarkStart w:id="3128" w:name="_Toc114228127"/>
      <w:bookmarkStart w:id="3129" w:name="_Toc114228398"/>
      <w:bookmarkStart w:id="3130" w:name="_Toc114228671"/>
      <w:bookmarkStart w:id="3131" w:name="_Toc113975378"/>
      <w:bookmarkStart w:id="3132" w:name="_Toc113975895"/>
      <w:bookmarkStart w:id="3133" w:name="_Toc114065821"/>
      <w:bookmarkStart w:id="3134" w:name="_Toc114219991"/>
      <w:bookmarkStart w:id="3135" w:name="_Toc114220268"/>
      <w:bookmarkStart w:id="3136" w:name="_Toc114220539"/>
      <w:bookmarkStart w:id="3137" w:name="_Toc114220810"/>
      <w:bookmarkStart w:id="3138" w:name="_Toc114221089"/>
      <w:bookmarkStart w:id="3139" w:name="_Toc114226780"/>
      <w:bookmarkStart w:id="3140" w:name="_Toc114227051"/>
      <w:bookmarkStart w:id="3141" w:name="_Toc114227322"/>
      <w:bookmarkStart w:id="3142" w:name="_Toc114228128"/>
      <w:bookmarkStart w:id="3143" w:name="_Toc114228399"/>
      <w:bookmarkStart w:id="3144" w:name="_Toc114228672"/>
      <w:bookmarkStart w:id="3145" w:name="_Toc113975379"/>
      <w:bookmarkStart w:id="3146" w:name="_Toc113975896"/>
      <w:bookmarkStart w:id="3147" w:name="_Toc114065822"/>
      <w:bookmarkStart w:id="3148" w:name="_Toc114219992"/>
      <w:bookmarkStart w:id="3149" w:name="_Toc114220269"/>
      <w:bookmarkStart w:id="3150" w:name="_Toc114220540"/>
      <w:bookmarkStart w:id="3151" w:name="_Toc114220811"/>
      <w:bookmarkStart w:id="3152" w:name="_Toc114221090"/>
      <w:bookmarkStart w:id="3153" w:name="_Toc114226781"/>
      <w:bookmarkStart w:id="3154" w:name="_Toc114227052"/>
      <w:bookmarkStart w:id="3155" w:name="_Toc114227323"/>
      <w:bookmarkStart w:id="3156" w:name="_Toc114228129"/>
      <w:bookmarkStart w:id="3157" w:name="_Toc114228400"/>
      <w:bookmarkStart w:id="3158" w:name="_Toc114228673"/>
      <w:bookmarkStart w:id="3159" w:name="_Toc113975380"/>
      <w:bookmarkStart w:id="3160" w:name="_Toc113975897"/>
      <w:bookmarkStart w:id="3161" w:name="_Toc114065823"/>
      <w:bookmarkStart w:id="3162" w:name="_Toc114219993"/>
      <w:bookmarkStart w:id="3163" w:name="_Toc114220270"/>
      <w:bookmarkStart w:id="3164" w:name="_Toc114220541"/>
      <w:bookmarkStart w:id="3165" w:name="_Toc114220812"/>
      <w:bookmarkStart w:id="3166" w:name="_Toc114221091"/>
      <w:bookmarkStart w:id="3167" w:name="_Toc114226782"/>
      <w:bookmarkStart w:id="3168" w:name="_Toc114227053"/>
      <w:bookmarkStart w:id="3169" w:name="_Toc114227324"/>
      <w:bookmarkStart w:id="3170" w:name="_Toc114228130"/>
      <w:bookmarkStart w:id="3171" w:name="_Toc114228401"/>
      <w:bookmarkStart w:id="3172" w:name="_Toc114228674"/>
      <w:bookmarkStart w:id="3173" w:name="_Toc113975381"/>
      <w:bookmarkStart w:id="3174" w:name="_Toc113975898"/>
      <w:bookmarkStart w:id="3175" w:name="_Toc114065824"/>
      <w:bookmarkStart w:id="3176" w:name="_Toc114219994"/>
      <w:bookmarkStart w:id="3177" w:name="_Toc114220271"/>
      <w:bookmarkStart w:id="3178" w:name="_Toc114220542"/>
      <w:bookmarkStart w:id="3179" w:name="_Toc114220813"/>
      <w:bookmarkStart w:id="3180" w:name="_Toc114221092"/>
      <w:bookmarkStart w:id="3181" w:name="_Toc114226783"/>
      <w:bookmarkStart w:id="3182" w:name="_Toc114227054"/>
      <w:bookmarkStart w:id="3183" w:name="_Toc114227325"/>
      <w:bookmarkStart w:id="3184" w:name="_Toc114228131"/>
      <w:bookmarkStart w:id="3185" w:name="_Toc114228402"/>
      <w:bookmarkStart w:id="3186" w:name="_Toc114228675"/>
      <w:bookmarkStart w:id="3187" w:name="_Toc113975382"/>
      <w:bookmarkStart w:id="3188" w:name="_Toc113975899"/>
      <w:bookmarkStart w:id="3189" w:name="_Toc114065825"/>
      <w:bookmarkStart w:id="3190" w:name="_Toc114219995"/>
      <w:bookmarkStart w:id="3191" w:name="_Toc114220272"/>
      <w:bookmarkStart w:id="3192" w:name="_Toc114220543"/>
      <w:bookmarkStart w:id="3193" w:name="_Toc114220814"/>
      <w:bookmarkStart w:id="3194" w:name="_Toc114221093"/>
      <w:bookmarkStart w:id="3195" w:name="_Toc114226784"/>
      <w:bookmarkStart w:id="3196" w:name="_Toc114227055"/>
      <w:bookmarkStart w:id="3197" w:name="_Toc114227326"/>
      <w:bookmarkStart w:id="3198" w:name="_Toc114228132"/>
      <w:bookmarkStart w:id="3199" w:name="_Toc114228403"/>
      <w:bookmarkStart w:id="3200" w:name="_Toc114228676"/>
      <w:bookmarkStart w:id="3201" w:name="_Toc113975383"/>
      <w:bookmarkStart w:id="3202" w:name="_Toc113975900"/>
      <w:bookmarkStart w:id="3203" w:name="_Toc114065826"/>
      <w:bookmarkStart w:id="3204" w:name="_Toc114219996"/>
      <w:bookmarkStart w:id="3205" w:name="_Toc114220273"/>
      <w:bookmarkStart w:id="3206" w:name="_Toc114220544"/>
      <w:bookmarkStart w:id="3207" w:name="_Toc114220815"/>
      <w:bookmarkStart w:id="3208" w:name="_Toc114221094"/>
      <w:bookmarkStart w:id="3209" w:name="_Toc114226785"/>
      <w:bookmarkStart w:id="3210" w:name="_Toc114227056"/>
      <w:bookmarkStart w:id="3211" w:name="_Toc114227327"/>
      <w:bookmarkStart w:id="3212" w:name="_Toc114228133"/>
      <w:bookmarkStart w:id="3213" w:name="_Toc114228404"/>
      <w:bookmarkStart w:id="3214" w:name="_Toc114228677"/>
      <w:bookmarkStart w:id="3215" w:name="_Toc113975384"/>
      <w:bookmarkStart w:id="3216" w:name="_Toc113975901"/>
      <w:bookmarkStart w:id="3217" w:name="_Toc114065827"/>
      <w:bookmarkStart w:id="3218" w:name="_Toc114219997"/>
      <w:bookmarkStart w:id="3219" w:name="_Toc114220274"/>
      <w:bookmarkStart w:id="3220" w:name="_Toc114220545"/>
      <w:bookmarkStart w:id="3221" w:name="_Toc114220816"/>
      <w:bookmarkStart w:id="3222" w:name="_Toc114221095"/>
      <w:bookmarkStart w:id="3223" w:name="_Toc114226786"/>
      <w:bookmarkStart w:id="3224" w:name="_Toc114227057"/>
      <w:bookmarkStart w:id="3225" w:name="_Toc114227328"/>
      <w:bookmarkStart w:id="3226" w:name="_Toc114228134"/>
      <w:bookmarkStart w:id="3227" w:name="_Toc114228405"/>
      <w:bookmarkStart w:id="3228" w:name="_Toc114228678"/>
      <w:bookmarkStart w:id="3229" w:name="_Toc113975385"/>
      <w:bookmarkStart w:id="3230" w:name="_Toc113975902"/>
      <w:bookmarkStart w:id="3231" w:name="_Toc114065828"/>
      <w:bookmarkStart w:id="3232" w:name="_Toc114219998"/>
      <w:bookmarkStart w:id="3233" w:name="_Toc114220275"/>
      <w:bookmarkStart w:id="3234" w:name="_Toc114220546"/>
      <w:bookmarkStart w:id="3235" w:name="_Toc114220817"/>
      <w:bookmarkStart w:id="3236" w:name="_Toc114221096"/>
      <w:bookmarkStart w:id="3237" w:name="_Toc114226787"/>
      <w:bookmarkStart w:id="3238" w:name="_Toc114227058"/>
      <w:bookmarkStart w:id="3239" w:name="_Toc114227329"/>
      <w:bookmarkStart w:id="3240" w:name="_Toc114228135"/>
      <w:bookmarkStart w:id="3241" w:name="_Toc114228406"/>
      <w:bookmarkStart w:id="3242" w:name="_Toc114228679"/>
      <w:bookmarkStart w:id="3243" w:name="_Toc113975386"/>
      <w:bookmarkStart w:id="3244" w:name="_Toc113975903"/>
      <w:bookmarkStart w:id="3245" w:name="_Toc114065829"/>
      <w:bookmarkStart w:id="3246" w:name="_Toc114219999"/>
      <w:bookmarkStart w:id="3247" w:name="_Toc114220276"/>
      <w:bookmarkStart w:id="3248" w:name="_Toc114220547"/>
      <w:bookmarkStart w:id="3249" w:name="_Toc114220818"/>
      <w:bookmarkStart w:id="3250" w:name="_Toc114221097"/>
      <w:bookmarkStart w:id="3251" w:name="_Toc114226788"/>
      <w:bookmarkStart w:id="3252" w:name="_Toc114227059"/>
      <w:bookmarkStart w:id="3253" w:name="_Toc114227330"/>
      <w:bookmarkStart w:id="3254" w:name="_Toc114228136"/>
      <w:bookmarkStart w:id="3255" w:name="_Toc114228407"/>
      <w:bookmarkStart w:id="3256" w:name="_Toc114228680"/>
      <w:bookmarkStart w:id="3257" w:name="_Toc113975387"/>
      <w:bookmarkStart w:id="3258" w:name="_Toc113975904"/>
      <w:bookmarkStart w:id="3259" w:name="_Toc114065830"/>
      <w:bookmarkStart w:id="3260" w:name="_Toc114220000"/>
      <w:bookmarkStart w:id="3261" w:name="_Toc114220277"/>
      <w:bookmarkStart w:id="3262" w:name="_Toc114220548"/>
      <w:bookmarkStart w:id="3263" w:name="_Toc114220819"/>
      <w:bookmarkStart w:id="3264" w:name="_Toc114221098"/>
      <w:bookmarkStart w:id="3265" w:name="_Toc114226789"/>
      <w:bookmarkStart w:id="3266" w:name="_Toc114227060"/>
      <w:bookmarkStart w:id="3267" w:name="_Toc114227331"/>
      <w:bookmarkStart w:id="3268" w:name="_Toc114228137"/>
      <w:bookmarkStart w:id="3269" w:name="_Toc114228408"/>
      <w:bookmarkStart w:id="3270" w:name="_Toc114228681"/>
      <w:bookmarkStart w:id="3271" w:name="_Toc113975388"/>
      <w:bookmarkStart w:id="3272" w:name="_Toc113975905"/>
      <w:bookmarkStart w:id="3273" w:name="_Toc114065831"/>
      <w:bookmarkStart w:id="3274" w:name="_Toc114220001"/>
      <w:bookmarkStart w:id="3275" w:name="_Toc114220278"/>
      <w:bookmarkStart w:id="3276" w:name="_Toc114220549"/>
      <w:bookmarkStart w:id="3277" w:name="_Toc114220820"/>
      <w:bookmarkStart w:id="3278" w:name="_Toc114221099"/>
      <w:bookmarkStart w:id="3279" w:name="_Toc114226790"/>
      <w:bookmarkStart w:id="3280" w:name="_Toc114227061"/>
      <w:bookmarkStart w:id="3281" w:name="_Toc114227332"/>
      <w:bookmarkStart w:id="3282" w:name="_Toc114228138"/>
      <w:bookmarkStart w:id="3283" w:name="_Toc114228409"/>
      <w:bookmarkStart w:id="3284" w:name="_Toc114228682"/>
      <w:bookmarkStart w:id="3285" w:name="_Toc113975389"/>
      <w:bookmarkStart w:id="3286" w:name="_Toc113975906"/>
      <w:bookmarkStart w:id="3287" w:name="_Toc114065832"/>
      <w:bookmarkStart w:id="3288" w:name="_Toc114220002"/>
      <w:bookmarkStart w:id="3289" w:name="_Toc114220279"/>
      <w:bookmarkStart w:id="3290" w:name="_Toc114220550"/>
      <w:bookmarkStart w:id="3291" w:name="_Toc114220821"/>
      <w:bookmarkStart w:id="3292" w:name="_Toc114221100"/>
      <w:bookmarkStart w:id="3293" w:name="_Toc114226791"/>
      <w:bookmarkStart w:id="3294" w:name="_Toc114227062"/>
      <w:bookmarkStart w:id="3295" w:name="_Toc114227333"/>
      <w:bookmarkStart w:id="3296" w:name="_Toc114228139"/>
      <w:bookmarkStart w:id="3297" w:name="_Toc114228410"/>
      <w:bookmarkStart w:id="3298" w:name="_Toc114228683"/>
      <w:bookmarkStart w:id="3299" w:name="_Toc113975390"/>
      <w:bookmarkStart w:id="3300" w:name="_Toc113975907"/>
      <w:bookmarkStart w:id="3301" w:name="_Toc114065833"/>
      <w:bookmarkStart w:id="3302" w:name="_Toc114220003"/>
      <w:bookmarkStart w:id="3303" w:name="_Toc114220280"/>
      <w:bookmarkStart w:id="3304" w:name="_Toc114220551"/>
      <w:bookmarkStart w:id="3305" w:name="_Toc114220822"/>
      <w:bookmarkStart w:id="3306" w:name="_Toc114221101"/>
      <w:bookmarkStart w:id="3307" w:name="_Toc114226792"/>
      <w:bookmarkStart w:id="3308" w:name="_Toc114227063"/>
      <w:bookmarkStart w:id="3309" w:name="_Toc114227334"/>
      <w:bookmarkStart w:id="3310" w:name="_Toc114228140"/>
      <w:bookmarkStart w:id="3311" w:name="_Toc114228411"/>
      <w:bookmarkStart w:id="3312" w:name="_Toc114228684"/>
      <w:bookmarkStart w:id="3313" w:name="_Toc113975391"/>
      <w:bookmarkStart w:id="3314" w:name="_Toc113975908"/>
      <w:bookmarkStart w:id="3315" w:name="_Toc114065834"/>
      <w:bookmarkStart w:id="3316" w:name="_Toc114220004"/>
      <w:bookmarkStart w:id="3317" w:name="_Toc114220281"/>
      <w:bookmarkStart w:id="3318" w:name="_Toc114220552"/>
      <w:bookmarkStart w:id="3319" w:name="_Toc114220823"/>
      <w:bookmarkStart w:id="3320" w:name="_Toc114221102"/>
      <w:bookmarkStart w:id="3321" w:name="_Toc114226793"/>
      <w:bookmarkStart w:id="3322" w:name="_Toc114227064"/>
      <w:bookmarkStart w:id="3323" w:name="_Toc114227335"/>
      <w:bookmarkStart w:id="3324" w:name="_Toc114228141"/>
      <w:bookmarkStart w:id="3325" w:name="_Toc114228412"/>
      <w:bookmarkStart w:id="3326" w:name="_Toc114228685"/>
      <w:bookmarkStart w:id="3327" w:name="_Toc113975392"/>
      <w:bookmarkStart w:id="3328" w:name="_Toc113975909"/>
      <w:bookmarkStart w:id="3329" w:name="_Toc114065835"/>
      <w:bookmarkStart w:id="3330" w:name="_Toc114220005"/>
      <w:bookmarkStart w:id="3331" w:name="_Toc114220282"/>
      <w:bookmarkStart w:id="3332" w:name="_Toc114220553"/>
      <w:bookmarkStart w:id="3333" w:name="_Toc114220824"/>
      <w:bookmarkStart w:id="3334" w:name="_Toc114221103"/>
      <w:bookmarkStart w:id="3335" w:name="_Toc114226794"/>
      <w:bookmarkStart w:id="3336" w:name="_Toc114227065"/>
      <w:bookmarkStart w:id="3337" w:name="_Toc114227336"/>
      <w:bookmarkStart w:id="3338" w:name="_Toc114228142"/>
      <w:bookmarkStart w:id="3339" w:name="_Toc114228413"/>
      <w:bookmarkStart w:id="3340" w:name="_Toc114228686"/>
      <w:bookmarkStart w:id="3341" w:name="_Toc113975393"/>
      <w:bookmarkStart w:id="3342" w:name="_Toc113975910"/>
      <w:bookmarkStart w:id="3343" w:name="_Toc114065836"/>
      <w:bookmarkStart w:id="3344" w:name="_Toc114220006"/>
      <w:bookmarkStart w:id="3345" w:name="_Toc114220283"/>
      <w:bookmarkStart w:id="3346" w:name="_Toc114220554"/>
      <w:bookmarkStart w:id="3347" w:name="_Toc114220825"/>
      <w:bookmarkStart w:id="3348" w:name="_Toc114221104"/>
      <w:bookmarkStart w:id="3349" w:name="_Toc114226795"/>
      <w:bookmarkStart w:id="3350" w:name="_Toc114227066"/>
      <w:bookmarkStart w:id="3351" w:name="_Toc114227337"/>
      <w:bookmarkStart w:id="3352" w:name="_Toc114228143"/>
      <w:bookmarkStart w:id="3353" w:name="_Toc114228414"/>
      <w:bookmarkStart w:id="3354" w:name="_Toc114228687"/>
      <w:bookmarkStart w:id="3355" w:name="_Toc113975394"/>
      <w:bookmarkStart w:id="3356" w:name="_Toc113975911"/>
      <w:bookmarkStart w:id="3357" w:name="_Toc114065837"/>
      <w:bookmarkStart w:id="3358" w:name="_Toc114220007"/>
      <w:bookmarkStart w:id="3359" w:name="_Toc114220284"/>
      <w:bookmarkStart w:id="3360" w:name="_Toc114220555"/>
      <w:bookmarkStart w:id="3361" w:name="_Toc114220826"/>
      <w:bookmarkStart w:id="3362" w:name="_Toc114221105"/>
      <w:bookmarkStart w:id="3363" w:name="_Toc114226796"/>
      <w:bookmarkStart w:id="3364" w:name="_Toc114227067"/>
      <w:bookmarkStart w:id="3365" w:name="_Toc114227338"/>
      <w:bookmarkStart w:id="3366" w:name="_Toc114228144"/>
      <w:bookmarkStart w:id="3367" w:name="_Toc114228415"/>
      <w:bookmarkStart w:id="3368" w:name="_Toc114228688"/>
      <w:bookmarkStart w:id="3369" w:name="_Toc113975395"/>
      <w:bookmarkStart w:id="3370" w:name="_Toc113975912"/>
      <w:bookmarkStart w:id="3371" w:name="_Toc114065838"/>
      <w:bookmarkStart w:id="3372" w:name="_Toc114220008"/>
      <w:bookmarkStart w:id="3373" w:name="_Toc114220285"/>
      <w:bookmarkStart w:id="3374" w:name="_Toc114220556"/>
      <w:bookmarkStart w:id="3375" w:name="_Toc114220827"/>
      <w:bookmarkStart w:id="3376" w:name="_Toc114221106"/>
      <w:bookmarkStart w:id="3377" w:name="_Toc114226797"/>
      <w:bookmarkStart w:id="3378" w:name="_Toc114227068"/>
      <w:bookmarkStart w:id="3379" w:name="_Toc114227339"/>
      <w:bookmarkStart w:id="3380" w:name="_Toc114228145"/>
      <w:bookmarkStart w:id="3381" w:name="_Toc114228416"/>
      <w:bookmarkStart w:id="3382" w:name="_Toc114228689"/>
      <w:bookmarkStart w:id="3383" w:name="_Toc113975396"/>
      <w:bookmarkStart w:id="3384" w:name="_Toc113975913"/>
      <w:bookmarkStart w:id="3385" w:name="_Toc114065839"/>
      <w:bookmarkStart w:id="3386" w:name="_Toc114220009"/>
      <w:bookmarkStart w:id="3387" w:name="_Toc114220286"/>
      <w:bookmarkStart w:id="3388" w:name="_Toc114220557"/>
      <w:bookmarkStart w:id="3389" w:name="_Toc114220828"/>
      <w:bookmarkStart w:id="3390" w:name="_Toc114221107"/>
      <w:bookmarkStart w:id="3391" w:name="_Toc114226798"/>
      <w:bookmarkStart w:id="3392" w:name="_Toc114227069"/>
      <w:bookmarkStart w:id="3393" w:name="_Toc114227340"/>
      <w:bookmarkStart w:id="3394" w:name="_Toc114228146"/>
      <w:bookmarkStart w:id="3395" w:name="_Toc114228417"/>
      <w:bookmarkStart w:id="3396" w:name="_Toc114228690"/>
      <w:bookmarkStart w:id="3397" w:name="_Toc113975397"/>
      <w:bookmarkStart w:id="3398" w:name="_Toc113975914"/>
      <w:bookmarkStart w:id="3399" w:name="_Toc114065840"/>
      <w:bookmarkStart w:id="3400" w:name="_Toc114220010"/>
      <w:bookmarkStart w:id="3401" w:name="_Toc114220287"/>
      <w:bookmarkStart w:id="3402" w:name="_Toc114220558"/>
      <w:bookmarkStart w:id="3403" w:name="_Toc114220829"/>
      <w:bookmarkStart w:id="3404" w:name="_Toc114221108"/>
      <w:bookmarkStart w:id="3405" w:name="_Toc114226799"/>
      <w:bookmarkStart w:id="3406" w:name="_Toc114227070"/>
      <w:bookmarkStart w:id="3407" w:name="_Toc114227341"/>
      <w:bookmarkStart w:id="3408" w:name="_Toc114228147"/>
      <w:bookmarkStart w:id="3409" w:name="_Toc114228418"/>
      <w:bookmarkStart w:id="3410" w:name="_Toc114228691"/>
      <w:bookmarkStart w:id="3411" w:name="_Toc113975398"/>
      <w:bookmarkStart w:id="3412" w:name="_Toc113975915"/>
      <w:bookmarkStart w:id="3413" w:name="_Toc114065841"/>
      <w:bookmarkStart w:id="3414" w:name="_Toc114220011"/>
      <w:bookmarkStart w:id="3415" w:name="_Toc114220288"/>
      <w:bookmarkStart w:id="3416" w:name="_Toc114220559"/>
      <w:bookmarkStart w:id="3417" w:name="_Toc114220830"/>
      <w:bookmarkStart w:id="3418" w:name="_Toc114221109"/>
      <w:bookmarkStart w:id="3419" w:name="_Toc114226800"/>
      <w:bookmarkStart w:id="3420" w:name="_Toc114227071"/>
      <w:bookmarkStart w:id="3421" w:name="_Toc114227342"/>
      <w:bookmarkStart w:id="3422" w:name="_Toc114228148"/>
      <w:bookmarkStart w:id="3423" w:name="_Toc114228419"/>
      <w:bookmarkStart w:id="3424" w:name="_Toc114228692"/>
      <w:bookmarkStart w:id="3425" w:name="_Toc113975399"/>
      <w:bookmarkStart w:id="3426" w:name="_Toc113975916"/>
      <w:bookmarkStart w:id="3427" w:name="_Toc114065842"/>
      <w:bookmarkStart w:id="3428" w:name="_Toc114220012"/>
      <w:bookmarkStart w:id="3429" w:name="_Toc114220289"/>
      <w:bookmarkStart w:id="3430" w:name="_Toc114220560"/>
      <w:bookmarkStart w:id="3431" w:name="_Toc114220831"/>
      <w:bookmarkStart w:id="3432" w:name="_Toc114221110"/>
      <w:bookmarkStart w:id="3433" w:name="_Toc114226801"/>
      <w:bookmarkStart w:id="3434" w:name="_Toc114227072"/>
      <w:bookmarkStart w:id="3435" w:name="_Toc114227343"/>
      <w:bookmarkStart w:id="3436" w:name="_Toc114228149"/>
      <w:bookmarkStart w:id="3437" w:name="_Toc114228420"/>
      <w:bookmarkStart w:id="3438" w:name="_Toc114228693"/>
      <w:bookmarkStart w:id="3439" w:name="_Toc113975400"/>
      <w:bookmarkStart w:id="3440" w:name="_Toc113975917"/>
      <w:bookmarkStart w:id="3441" w:name="_Toc114065843"/>
      <w:bookmarkStart w:id="3442" w:name="_Toc114220013"/>
      <w:bookmarkStart w:id="3443" w:name="_Toc114220290"/>
      <w:bookmarkStart w:id="3444" w:name="_Toc114220561"/>
      <w:bookmarkStart w:id="3445" w:name="_Toc114220832"/>
      <w:bookmarkStart w:id="3446" w:name="_Toc114221111"/>
      <w:bookmarkStart w:id="3447" w:name="_Toc114226802"/>
      <w:bookmarkStart w:id="3448" w:name="_Toc114227073"/>
      <w:bookmarkStart w:id="3449" w:name="_Toc114227344"/>
      <w:bookmarkStart w:id="3450" w:name="_Toc114228150"/>
      <w:bookmarkStart w:id="3451" w:name="_Toc114228421"/>
      <w:bookmarkStart w:id="3452" w:name="_Toc114228694"/>
      <w:bookmarkStart w:id="3453" w:name="_Toc113975401"/>
      <w:bookmarkStart w:id="3454" w:name="_Toc113975918"/>
      <w:bookmarkStart w:id="3455" w:name="_Toc114065844"/>
      <w:bookmarkStart w:id="3456" w:name="_Toc114220014"/>
      <w:bookmarkStart w:id="3457" w:name="_Toc114220291"/>
      <w:bookmarkStart w:id="3458" w:name="_Toc114220562"/>
      <w:bookmarkStart w:id="3459" w:name="_Toc114220833"/>
      <w:bookmarkStart w:id="3460" w:name="_Toc114221112"/>
      <w:bookmarkStart w:id="3461" w:name="_Toc114226803"/>
      <w:bookmarkStart w:id="3462" w:name="_Toc114227074"/>
      <w:bookmarkStart w:id="3463" w:name="_Toc114227345"/>
      <w:bookmarkStart w:id="3464" w:name="_Toc114228151"/>
      <w:bookmarkStart w:id="3465" w:name="_Toc114228422"/>
      <w:bookmarkStart w:id="3466" w:name="_Toc114228695"/>
      <w:bookmarkStart w:id="3467" w:name="_Toc113975402"/>
      <w:bookmarkStart w:id="3468" w:name="_Toc113975919"/>
      <w:bookmarkStart w:id="3469" w:name="_Toc114065845"/>
      <w:bookmarkStart w:id="3470" w:name="_Toc114220015"/>
      <w:bookmarkStart w:id="3471" w:name="_Toc114220292"/>
      <w:bookmarkStart w:id="3472" w:name="_Toc114220563"/>
      <w:bookmarkStart w:id="3473" w:name="_Toc114220834"/>
      <w:bookmarkStart w:id="3474" w:name="_Toc114221113"/>
      <w:bookmarkStart w:id="3475" w:name="_Toc114226804"/>
      <w:bookmarkStart w:id="3476" w:name="_Toc114227075"/>
      <w:bookmarkStart w:id="3477" w:name="_Toc114227346"/>
      <w:bookmarkStart w:id="3478" w:name="_Toc114228152"/>
      <w:bookmarkStart w:id="3479" w:name="_Toc114228423"/>
      <w:bookmarkStart w:id="3480" w:name="_Toc114228696"/>
      <w:bookmarkStart w:id="3481" w:name="_Toc113975403"/>
      <w:bookmarkStart w:id="3482" w:name="_Toc113975920"/>
      <w:bookmarkStart w:id="3483" w:name="_Toc114065846"/>
      <w:bookmarkStart w:id="3484" w:name="_Toc114220016"/>
      <w:bookmarkStart w:id="3485" w:name="_Toc114220293"/>
      <w:bookmarkStart w:id="3486" w:name="_Toc114220564"/>
      <w:bookmarkStart w:id="3487" w:name="_Toc114220835"/>
      <w:bookmarkStart w:id="3488" w:name="_Toc114221114"/>
      <w:bookmarkStart w:id="3489" w:name="_Toc114226805"/>
      <w:bookmarkStart w:id="3490" w:name="_Toc114227076"/>
      <w:bookmarkStart w:id="3491" w:name="_Toc114227347"/>
      <w:bookmarkStart w:id="3492" w:name="_Toc114228153"/>
      <w:bookmarkStart w:id="3493" w:name="_Toc114228424"/>
      <w:bookmarkStart w:id="3494" w:name="_Toc114228697"/>
      <w:bookmarkStart w:id="3495" w:name="_Toc113975404"/>
      <w:bookmarkStart w:id="3496" w:name="_Toc113975921"/>
      <w:bookmarkStart w:id="3497" w:name="_Toc114065847"/>
      <w:bookmarkStart w:id="3498" w:name="_Toc114220017"/>
      <w:bookmarkStart w:id="3499" w:name="_Toc114220294"/>
      <w:bookmarkStart w:id="3500" w:name="_Toc114220565"/>
      <w:bookmarkStart w:id="3501" w:name="_Toc114220836"/>
      <w:bookmarkStart w:id="3502" w:name="_Toc114221115"/>
      <w:bookmarkStart w:id="3503" w:name="_Toc114226806"/>
      <w:bookmarkStart w:id="3504" w:name="_Toc114227077"/>
      <w:bookmarkStart w:id="3505" w:name="_Toc114227348"/>
      <w:bookmarkStart w:id="3506" w:name="_Toc114228154"/>
      <w:bookmarkStart w:id="3507" w:name="_Toc114228425"/>
      <w:bookmarkStart w:id="3508" w:name="_Toc114228698"/>
      <w:bookmarkStart w:id="3509" w:name="_Toc113975405"/>
      <w:bookmarkStart w:id="3510" w:name="_Toc113975922"/>
      <w:bookmarkStart w:id="3511" w:name="_Toc114065848"/>
      <w:bookmarkStart w:id="3512" w:name="_Toc114220018"/>
      <w:bookmarkStart w:id="3513" w:name="_Toc114220295"/>
      <w:bookmarkStart w:id="3514" w:name="_Toc114220566"/>
      <w:bookmarkStart w:id="3515" w:name="_Toc114220837"/>
      <w:bookmarkStart w:id="3516" w:name="_Toc114221116"/>
      <w:bookmarkStart w:id="3517" w:name="_Toc114226807"/>
      <w:bookmarkStart w:id="3518" w:name="_Toc114227078"/>
      <w:bookmarkStart w:id="3519" w:name="_Toc114227349"/>
      <w:bookmarkStart w:id="3520" w:name="_Toc114228155"/>
      <w:bookmarkStart w:id="3521" w:name="_Toc114228426"/>
      <w:bookmarkStart w:id="3522" w:name="_Toc114228699"/>
      <w:bookmarkStart w:id="3523" w:name="_Toc113975406"/>
      <w:bookmarkStart w:id="3524" w:name="_Toc113975923"/>
      <w:bookmarkStart w:id="3525" w:name="_Toc114065849"/>
      <w:bookmarkStart w:id="3526" w:name="_Toc114220019"/>
      <w:bookmarkStart w:id="3527" w:name="_Toc114220296"/>
      <w:bookmarkStart w:id="3528" w:name="_Toc114220567"/>
      <w:bookmarkStart w:id="3529" w:name="_Toc114220838"/>
      <w:bookmarkStart w:id="3530" w:name="_Toc114221117"/>
      <w:bookmarkStart w:id="3531" w:name="_Toc114226808"/>
      <w:bookmarkStart w:id="3532" w:name="_Toc114227079"/>
      <w:bookmarkStart w:id="3533" w:name="_Toc114227350"/>
      <w:bookmarkStart w:id="3534" w:name="_Toc114228156"/>
      <w:bookmarkStart w:id="3535" w:name="_Toc114228427"/>
      <w:bookmarkStart w:id="3536" w:name="_Toc114228700"/>
      <w:bookmarkStart w:id="3537" w:name="_Toc113975407"/>
      <w:bookmarkStart w:id="3538" w:name="_Toc113975924"/>
      <w:bookmarkStart w:id="3539" w:name="_Toc114065850"/>
      <w:bookmarkStart w:id="3540" w:name="_Toc114220020"/>
      <w:bookmarkStart w:id="3541" w:name="_Toc114220297"/>
      <w:bookmarkStart w:id="3542" w:name="_Toc114220568"/>
      <w:bookmarkStart w:id="3543" w:name="_Toc114220839"/>
      <w:bookmarkStart w:id="3544" w:name="_Toc114221118"/>
      <w:bookmarkStart w:id="3545" w:name="_Toc114226809"/>
      <w:bookmarkStart w:id="3546" w:name="_Toc114227080"/>
      <w:bookmarkStart w:id="3547" w:name="_Toc114227351"/>
      <w:bookmarkStart w:id="3548" w:name="_Toc114228157"/>
      <w:bookmarkStart w:id="3549" w:name="_Toc114228428"/>
      <w:bookmarkStart w:id="3550" w:name="_Toc114228701"/>
      <w:bookmarkStart w:id="3551" w:name="_Toc113975408"/>
      <w:bookmarkStart w:id="3552" w:name="_Toc113975925"/>
      <w:bookmarkStart w:id="3553" w:name="_Toc114065851"/>
      <w:bookmarkStart w:id="3554" w:name="_Toc114220021"/>
      <w:bookmarkStart w:id="3555" w:name="_Toc114220298"/>
      <w:bookmarkStart w:id="3556" w:name="_Toc114220569"/>
      <w:bookmarkStart w:id="3557" w:name="_Toc114220840"/>
      <w:bookmarkStart w:id="3558" w:name="_Toc114221119"/>
      <w:bookmarkStart w:id="3559" w:name="_Toc114226810"/>
      <w:bookmarkStart w:id="3560" w:name="_Toc114227081"/>
      <w:bookmarkStart w:id="3561" w:name="_Toc114227352"/>
      <w:bookmarkStart w:id="3562" w:name="_Toc114228158"/>
      <w:bookmarkStart w:id="3563" w:name="_Toc114228429"/>
      <w:bookmarkStart w:id="3564" w:name="_Toc114228702"/>
      <w:bookmarkStart w:id="3565" w:name="_Toc113975409"/>
      <w:bookmarkStart w:id="3566" w:name="_Toc113975926"/>
      <w:bookmarkStart w:id="3567" w:name="_Toc114065852"/>
      <w:bookmarkStart w:id="3568" w:name="_Toc114220022"/>
      <w:bookmarkStart w:id="3569" w:name="_Toc114220299"/>
      <w:bookmarkStart w:id="3570" w:name="_Toc114220570"/>
      <w:bookmarkStart w:id="3571" w:name="_Toc114220841"/>
      <w:bookmarkStart w:id="3572" w:name="_Toc114221120"/>
      <w:bookmarkStart w:id="3573" w:name="_Toc114226811"/>
      <w:bookmarkStart w:id="3574" w:name="_Toc114227082"/>
      <w:bookmarkStart w:id="3575" w:name="_Toc114227353"/>
      <w:bookmarkStart w:id="3576" w:name="_Toc114228159"/>
      <w:bookmarkStart w:id="3577" w:name="_Toc114228430"/>
      <w:bookmarkStart w:id="3578" w:name="_Toc114228703"/>
      <w:bookmarkStart w:id="3579" w:name="_Toc113975410"/>
      <w:bookmarkStart w:id="3580" w:name="_Toc113975927"/>
      <w:bookmarkStart w:id="3581" w:name="_Toc114065853"/>
      <w:bookmarkStart w:id="3582" w:name="_Toc114220023"/>
      <w:bookmarkStart w:id="3583" w:name="_Toc114220300"/>
      <w:bookmarkStart w:id="3584" w:name="_Toc114220571"/>
      <w:bookmarkStart w:id="3585" w:name="_Toc114220842"/>
      <w:bookmarkStart w:id="3586" w:name="_Toc114221121"/>
      <w:bookmarkStart w:id="3587" w:name="_Toc114226812"/>
      <w:bookmarkStart w:id="3588" w:name="_Toc114227083"/>
      <w:bookmarkStart w:id="3589" w:name="_Toc114227354"/>
      <w:bookmarkStart w:id="3590" w:name="_Toc114228160"/>
      <w:bookmarkStart w:id="3591" w:name="_Toc114228431"/>
      <w:bookmarkStart w:id="3592" w:name="_Toc114228704"/>
      <w:bookmarkStart w:id="3593" w:name="_Toc113975411"/>
      <w:bookmarkStart w:id="3594" w:name="_Toc113975928"/>
      <w:bookmarkStart w:id="3595" w:name="_Toc114065854"/>
      <w:bookmarkStart w:id="3596" w:name="_Toc114220024"/>
      <w:bookmarkStart w:id="3597" w:name="_Toc114220301"/>
      <w:bookmarkStart w:id="3598" w:name="_Toc114220572"/>
      <w:bookmarkStart w:id="3599" w:name="_Toc114220843"/>
      <w:bookmarkStart w:id="3600" w:name="_Toc114221122"/>
      <w:bookmarkStart w:id="3601" w:name="_Toc114226813"/>
      <w:bookmarkStart w:id="3602" w:name="_Toc114227084"/>
      <w:bookmarkStart w:id="3603" w:name="_Toc114227355"/>
      <w:bookmarkStart w:id="3604" w:name="_Toc114228161"/>
      <w:bookmarkStart w:id="3605" w:name="_Toc114228432"/>
      <w:bookmarkStart w:id="3606" w:name="_Toc114228705"/>
      <w:bookmarkStart w:id="3607" w:name="_Toc113975412"/>
      <w:bookmarkStart w:id="3608" w:name="_Toc113975929"/>
      <w:bookmarkStart w:id="3609" w:name="_Toc114065855"/>
      <w:bookmarkStart w:id="3610" w:name="_Toc114220025"/>
      <w:bookmarkStart w:id="3611" w:name="_Toc114220302"/>
      <w:bookmarkStart w:id="3612" w:name="_Toc114220573"/>
      <w:bookmarkStart w:id="3613" w:name="_Toc114220844"/>
      <w:bookmarkStart w:id="3614" w:name="_Toc114221123"/>
      <w:bookmarkStart w:id="3615" w:name="_Toc114226814"/>
      <w:bookmarkStart w:id="3616" w:name="_Toc114227085"/>
      <w:bookmarkStart w:id="3617" w:name="_Toc114227356"/>
      <w:bookmarkStart w:id="3618" w:name="_Toc114228162"/>
      <w:bookmarkStart w:id="3619" w:name="_Toc114228433"/>
      <w:bookmarkStart w:id="3620" w:name="_Toc114228706"/>
      <w:bookmarkStart w:id="3621" w:name="_Toc113975413"/>
      <w:bookmarkStart w:id="3622" w:name="_Toc113975930"/>
      <w:bookmarkStart w:id="3623" w:name="_Toc114065856"/>
      <w:bookmarkStart w:id="3624" w:name="_Toc114220026"/>
      <w:bookmarkStart w:id="3625" w:name="_Toc114220303"/>
      <w:bookmarkStart w:id="3626" w:name="_Toc114220574"/>
      <w:bookmarkStart w:id="3627" w:name="_Toc114220845"/>
      <w:bookmarkStart w:id="3628" w:name="_Toc114221124"/>
      <w:bookmarkStart w:id="3629" w:name="_Toc114226815"/>
      <w:bookmarkStart w:id="3630" w:name="_Toc114227086"/>
      <w:bookmarkStart w:id="3631" w:name="_Toc114227357"/>
      <w:bookmarkStart w:id="3632" w:name="_Toc114228163"/>
      <w:bookmarkStart w:id="3633" w:name="_Toc114228434"/>
      <w:bookmarkStart w:id="3634" w:name="_Toc114228707"/>
      <w:bookmarkStart w:id="3635" w:name="_Toc113975414"/>
      <w:bookmarkStart w:id="3636" w:name="_Toc113975931"/>
      <w:bookmarkStart w:id="3637" w:name="_Toc114065857"/>
      <w:bookmarkStart w:id="3638" w:name="_Toc114220027"/>
      <w:bookmarkStart w:id="3639" w:name="_Toc114220304"/>
      <w:bookmarkStart w:id="3640" w:name="_Toc114220575"/>
      <w:bookmarkStart w:id="3641" w:name="_Toc114220846"/>
      <w:bookmarkStart w:id="3642" w:name="_Toc114221125"/>
      <w:bookmarkStart w:id="3643" w:name="_Toc114226816"/>
      <w:bookmarkStart w:id="3644" w:name="_Toc114227087"/>
      <w:bookmarkStart w:id="3645" w:name="_Toc114227358"/>
      <w:bookmarkStart w:id="3646" w:name="_Toc114228164"/>
      <w:bookmarkStart w:id="3647" w:name="_Toc114228435"/>
      <w:bookmarkStart w:id="3648" w:name="_Toc114228708"/>
      <w:bookmarkStart w:id="3649" w:name="_Toc113975415"/>
      <w:bookmarkStart w:id="3650" w:name="_Toc113975932"/>
      <w:bookmarkStart w:id="3651" w:name="_Toc114065858"/>
      <w:bookmarkStart w:id="3652" w:name="_Toc114220028"/>
      <w:bookmarkStart w:id="3653" w:name="_Toc114220305"/>
      <w:bookmarkStart w:id="3654" w:name="_Toc114220576"/>
      <w:bookmarkStart w:id="3655" w:name="_Toc114220847"/>
      <w:bookmarkStart w:id="3656" w:name="_Toc114221126"/>
      <w:bookmarkStart w:id="3657" w:name="_Toc114226817"/>
      <w:bookmarkStart w:id="3658" w:name="_Toc114227088"/>
      <w:bookmarkStart w:id="3659" w:name="_Toc114227359"/>
      <w:bookmarkStart w:id="3660" w:name="_Toc114228165"/>
      <w:bookmarkStart w:id="3661" w:name="_Toc114228436"/>
      <w:bookmarkStart w:id="3662" w:name="_Toc114228709"/>
      <w:bookmarkStart w:id="3663" w:name="_Toc113975416"/>
      <w:bookmarkStart w:id="3664" w:name="_Toc113975933"/>
      <w:bookmarkStart w:id="3665" w:name="_Toc114065859"/>
      <w:bookmarkStart w:id="3666" w:name="_Toc114220029"/>
      <w:bookmarkStart w:id="3667" w:name="_Toc114220306"/>
      <w:bookmarkStart w:id="3668" w:name="_Toc114220577"/>
      <w:bookmarkStart w:id="3669" w:name="_Toc114220848"/>
      <w:bookmarkStart w:id="3670" w:name="_Toc114221127"/>
      <w:bookmarkStart w:id="3671" w:name="_Toc114226818"/>
      <w:bookmarkStart w:id="3672" w:name="_Toc114227089"/>
      <w:bookmarkStart w:id="3673" w:name="_Toc114227360"/>
      <w:bookmarkStart w:id="3674" w:name="_Toc114228166"/>
      <w:bookmarkStart w:id="3675" w:name="_Toc114228437"/>
      <w:bookmarkStart w:id="3676" w:name="_Toc114228710"/>
      <w:bookmarkStart w:id="3677" w:name="_Toc113975417"/>
      <w:bookmarkStart w:id="3678" w:name="_Toc113975934"/>
      <w:bookmarkStart w:id="3679" w:name="_Toc114065860"/>
      <w:bookmarkStart w:id="3680" w:name="_Toc114220030"/>
      <w:bookmarkStart w:id="3681" w:name="_Toc114220307"/>
      <w:bookmarkStart w:id="3682" w:name="_Toc114220578"/>
      <w:bookmarkStart w:id="3683" w:name="_Toc114220849"/>
      <w:bookmarkStart w:id="3684" w:name="_Toc114221128"/>
      <w:bookmarkStart w:id="3685" w:name="_Toc114226819"/>
      <w:bookmarkStart w:id="3686" w:name="_Toc114227090"/>
      <w:bookmarkStart w:id="3687" w:name="_Toc114227361"/>
      <w:bookmarkStart w:id="3688" w:name="_Toc114228167"/>
      <w:bookmarkStart w:id="3689" w:name="_Toc114228438"/>
      <w:bookmarkStart w:id="3690" w:name="_Toc114228711"/>
      <w:bookmarkStart w:id="3691" w:name="_Toc113975418"/>
      <w:bookmarkStart w:id="3692" w:name="_Toc113975935"/>
      <w:bookmarkStart w:id="3693" w:name="_Toc114065861"/>
      <w:bookmarkStart w:id="3694" w:name="_Toc114220031"/>
      <w:bookmarkStart w:id="3695" w:name="_Toc114220308"/>
      <w:bookmarkStart w:id="3696" w:name="_Toc114220579"/>
      <w:bookmarkStart w:id="3697" w:name="_Toc114220850"/>
      <w:bookmarkStart w:id="3698" w:name="_Toc114221129"/>
      <w:bookmarkStart w:id="3699" w:name="_Toc114226820"/>
      <w:bookmarkStart w:id="3700" w:name="_Toc114227091"/>
      <w:bookmarkStart w:id="3701" w:name="_Toc114227362"/>
      <w:bookmarkStart w:id="3702" w:name="_Toc114228168"/>
      <w:bookmarkStart w:id="3703" w:name="_Toc114228439"/>
      <w:bookmarkStart w:id="3704" w:name="_Toc114228712"/>
      <w:bookmarkStart w:id="3705" w:name="_Toc113975419"/>
      <w:bookmarkStart w:id="3706" w:name="_Toc113975936"/>
      <w:bookmarkStart w:id="3707" w:name="_Toc114065862"/>
      <w:bookmarkStart w:id="3708" w:name="_Toc114220032"/>
      <w:bookmarkStart w:id="3709" w:name="_Toc114220309"/>
      <w:bookmarkStart w:id="3710" w:name="_Toc114220580"/>
      <w:bookmarkStart w:id="3711" w:name="_Toc114220851"/>
      <w:bookmarkStart w:id="3712" w:name="_Toc114221130"/>
      <w:bookmarkStart w:id="3713" w:name="_Toc114226821"/>
      <w:bookmarkStart w:id="3714" w:name="_Toc114227092"/>
      <w:bookmarkStart w:id="3715" w:name="_Toc114227363"/>
      <w:bookmarkStart w:id="3716" w:name="_Toc114228169"/>
      <w:bookmarkStart w:id="3717" w:name="_Toc114228440"/>
      <w:bookmarkStart w:id="3718" w:name="_Toc114228713"/>
      <w:bookmarkStart w:id="3719" w:name="_Toc113975420"/>
      <w:bookmarkStart w:id="3720" w:name="_Toc113975937"/>
      <w:bookmarkStart w:id="3721" w:name="_Toc114065863"/>
      <w:bookmarkStart w:id="3722" w:name="_Toc114220033"/>
      <w:bookmarkStart w:id="3723" w:name="_Toc114220310"/>
      <w:bookmarkStart w:id="3724" w:name="_Toc114220581"/>
      <w:bookmarkStart w:id="3725" w:name="_Toc114220852"/>
      <w:bookmarkStart w:id="3726" w:name="_Toc114221131"/>
      <w:bookmarkStart w:id="3727" w:name="_Toc114226822"/>
      <w:bookmarkStart w:id="3728" w:name="_Toc114227093"/>
      <w:bookmarkStart w:id="3729" w:name="_Toc114227364"/>
      <w:bookmarkStart w:id="3730" w:name="_Toc114228170"/>
      <w:bookmarkStart w:id="3731" w:name="_Toc114228441"/>
      <w:bookmarkStart w:id="3732" w:name="_Toc114228714"/>
      <w:bookmarkStart w:id="3733" w:name="_Toc113975421"/>
      <w:bookmarkStart w:id="3734" w:name="_Toc113975938"/>
      <w:bookmarkStart w:id="3735" w:name="_Toc114065864"/>
      <w:bookmarkStart w:id="3736" w:name="_Toc114220034"/>
      <w:bookmarkStart w:id="3737" w:name="_Toc114220311"/>
      <w:bookmarkStart w:id="3738" w:name="_Toc114220582"/>
      <w:bookmarkStart w:id="3739" w:name="_Toc114220853"/>
      <w:bookmarkStart w:id="3740" w:name="_Toc114221132"/>
      <w:bookmarkStart w:id="3741" w:name="_Toc114226823"/>
      <w:bookmarkStart w:id="3742" w:name="_Toc114227094"/>
      <w:bookmarkStart w:id="3743" w:name="_Toc114227365"/>
      <w:bookmarkStart w:id="3744" w:name="_Toc114228171"/>
      <w:bookmarkStart w:id="3745" w:name="_Toc114228442"/>
      <w:bookmarkStart w:id="3746" w:name="_Toc114228715"/>
      <w:bookmarkStart w:id="3747" w:name="_Toc113975422"/>
      <w:bookmarkStart w:id="3748" w:name="_Toc113975939"/>
      <w:bookmarkStart w:id="3749" w:name="_Toc114065865"/>
      <w:bookmarkStart w:id="3750" w:name="_Toc114220035"/>
      <w:bookmarkStart w:id="3751" w:name="_Toc114220312"/>
      <w:bookmarkStart w:id="3752" w:name="_Toc114220583"/>
      <w:bookmarkStart w:id="3753" w:name="_Toc114220854"/>
      <w:bookmarkStart w:id="3754" w:name="_Toc114221133"/>
      <w:bookmarkStart w:id="3755" w:name="_Toc114226824"/>
      <w:bookmarkStart w:id="3756" w:name="_Toc114227095"/>
      <w:bookmarkStart w:id="3757" w:name="_Toc114227366"/>
      <w:bookmarkStart w:id="3758" w:name="_Toc114228172"/>
      <w:bookmarkStart w:id="3759" w:name="_Toc114228443"/>
      <w:bookmarkStart w:id="3760" w:name="_Toc114228716"/>
      <w:bookmarkStart w:id="3761" w:name="_Toc113975423"/>
      <w:bookmarkStart w:id="3762" w:name="_Toc113975940"/>
      <w:bookmarkStart w:id="3763" w:name="_Toc114065866"/>
      <w:bookmarkStart w:id="3764" w:name="_Toc114220036"/>
      <w:bookmarkStart w:id="3765" w:name="_Toc114220313"/>
      <w:bookmarkStart w:id="3766" w:name="_Toc114220584"/>
      <w:bookmarkStart w:id="3767" w:name="_Toc114220855"/>
      <w:bookmarkStart w:id="3768" w:name="_Toc114221134"/>
      <w:bookmarkStart w:id="3769" w:name="_Toc114226825"/>
      <w:bookmarkStart w:id="3770" w:name="_Toc114227096"/>
      <w:bookmarkStart w:id="3771" w:name="_Toc114227367"/>
      <w:bookmarkStart w:id="3772" w:name="_Toc114228173"/>
      <w:bookmarkStart w:id="3773" w:name="_Toc114228444"/>
      <w:bookmarkStart w:id="3774" w:name="_Toc114228717"/>
      <w:bookmarkStart w:id="3775" w:name="_Toc113975424"/>
      <w:bookmarkStart w:id="3776" w:name="_Toc113975941"/>
      <w:bookmarkStart w:id="3777" w:name="_Toc114065867"/>
      <w:bookmarkStart w:id="3778" w:name="_Toc114220037"/>
      <w:bookmarkStart w:id="3779" w:name="_Toc114220314"/>
      <w:bookmarkStart w:id="3780" w:name="_Toc114220585"/>
      <w:bookmarkStart w:id="3781" w:name="_Toc114220856"/>
      <w:bookmarkStart w:id="3782" w:name="_Toc114221135"/>
      <w:bookmarkStart w:id="3783" w:name="_Toc114226826"/>
      <w:bookmarkStart w:id="3784" w:name="_Toc114227097"/>
      <w:bookmarkStart w:id="3785" w:name="_Toc114227368"/>
      <w:bookmarkStart w:id="3786" w:name="_Toc114228174"/>
      <w:bookmarkStart w:id="3787" w:name="_Toc114228445"/>
      <w:bookmarkStart w:id="3788" w:name="_Toc114228718"/>
      <w:bookmarkStart w:id="3789" w:name="_Toc113975425"/>
      <w:bookmarkStart w:id="3790" w:name="_Toc113975942"/>
      <w:bookmarkStart w:id="3791" w:name="_Toc114065868"/>
      <w:bookmarkStart w:id="3792" w:name="_Toc114220038"/>
      <w:bookmarkStart w:id="3793" w:name="_Toc114220315"/>
      <w:bookmarkStart w:id="3794" w:name="_Toc114220586"/>
      <w:bookmarkStart w:id="3795" w:name="_Toc114220857"/>
      <w:bookmarkStart w:id="3796" w:name="_Toc114221136"/>
      <w:bookmarkStart w:id="3797" w:name="_Toc114226827"/>
      <w:bookmarkStart w:id="3798" w:name="_Toc114227098"/>
      <w:bookmarkStart w:id="3799" w:name="_Toc114227369"/>
      <w:bookmarkStart w:id="3800" w:name="_Toc114228175"/>
      <w:bookmarkStart w:id="3801" w:name="_Toc114228446"/>
      <w:bookmarkStart w:id="3802" w:name="_Toc114228719"/>
      <w:bookmarkStart w:id="3803" w:name="_Toc113975426"/>
      <w:bookmarkStart w:id="3804" w:name="_Toc113975943"/>
      <w:bookmarkStart w:id="3805" w:name="_Toc114065869"/>
      <w:bookmarkStart w:id="3806" w:name="_Toc114220039"/>
      <w:bookmarkStart w:id="3807" w:name="_Toc114220316"/>
      <w:bookmarkStart w:id="3808" w:name="_Toc114220587"/>
      <w:bookmarkStart w:id="3809" w:name="_Toc114220858"/>
      <w:bookmarkStart w:id="3810" w:name="_Toc114221137"/>
      <w:bookmarkStart w:id="3811" w:name="_Toc114226828"/>
      <w:bookmarkStart w:id="3812" w:name="_Toc114227099"/>
      <w:bookmarkStart w:id="3813" w:name="_Toc114227370"/>
      <w:bookmarkStart w:id="3814" w:name="_Toc114228176"/>
      <w:bookmarkStart w:id="3815" w:name="_Toc114228447"/>
      <w:bookmarkStart w:id="3816" w:name="_Toc114228720"/>
      <w:bookmarkStart w:id="3817" w:name="_Toc113975427"/>
      <w:bookmarkStart w:id="3818" w:name="_Toc113975944"/>
      <w:bookmarkStart w:id="3819" w:name="_Toc114065870"/>
      <w:bookmarkStart w:id="3820" w:name="_Toc114220040"/>
      <w:bookmarkStart w:id="3821" w:name="_Toc114220317"/>
      <w:bookmarkStart w:id="3822" w:name="_Toc114220588"/>
      <w:bookmarkStart w:id="3823" w:name="_Toc114220859"/>
      <w:bookmarkStart w:id="3824" w:name="_Toc114221138"/>
      <w:bookmarkStart w:id="3825" w:name="_Toc114226829"/>
      <w:bookmarkStart w:id="3826" w:name="_Toc114227100"/>
      <w:bookmarkStart w:id="3827" w:name="_Toc114227371"/>
      <w:bookmarkStart w:id="3828" w:name="_Toc114228177"/>
      <w:bookmarkStart w:id="3829" w:name="_Toc114228448"/>
      <w:bookmarkStart w:id="3830" w:name="_Toc114228721"/>
      <w:bookmarkStart w:id="3831" w:name="_Toc113975428"/>
      <w:bookmarkStart w:id="3832" w:name="_Toc113975945"/>
      <w:bookmarkStart w:id="3833" w:name="_Toc114065871"/>
      <w:bookmarkStart w:id="3834" w:name="_Toc114220041"/>
      <w:bookmarkStart w:id="3835" w:name="_Toc114220318"/>
      <w:bookmarkStart w:id="3836" w:name="_Toc114220589"/>
      <w:bookmarkStart w:id="3837" w:name="_Toc114220860"/>
      <w:bookmarkStart w:id="3838" w:name="_Toc114221139"/>
      <w:bookmarkStart w:id="3839" w:name="_Toc114226830"/>
      <w:bookmarkStart w:id="3840" w:name="_Toc114227101"/>
      <w:bookmarkStart w:id="3841" w:name="_Toc114227372"/>
      <w:bookmarkStart w:id="3842" w:name="_Toc114228178"/>
      <w:bookmarkStart w:id="3843" w:name="_Toc114228449"/>
      <w:bookmarkStart w:id="3844" w:name="_Toc114228722"/>
      <w:bookmarkStart w:id="3845" w:name="_Toc113975429"/>
      <w:bookmarkStart w:id="3846" w:name="_Toc113975946"/>
      <w:bookmarkStart w:id="3847" w:name="_Toc114065872"/>
      <w:bookmarkStart w:id="3848" w:name="_Toc114220042"/>
      <w:bookmarkStart w:id="3849" w:name="_Toc114220319"/>
      <w:bookmarkStart w:id="3850" w:name="_Toc114220590"/>
      <w:bookmarkStart w:id="3851" w:name="_Toc114220861"/>
      <w:bookmarkStart w:id="3852" w:name="_Toc114221140"/>
      <w:bookmarkStart w:id="3853" w:name="_Toc114226831"/>
      <w:bookmarkStart w:id="3854" w:name="_Toc114227102"/>
      <w:bookmarkStart w:id="3855" w:name="_Toc114227373"/>
      <w:bookmarkStart w:id="3856" w:name="_Toc114228179"/>
      <w:bookmarkStart w:id="3857" w:name="_Toc114228450"/>
      <w:bookmarkStart w:id="3858" w:name="_Toc114228723"/>
      <w:bookmarkStart w:id="3859" w:name="_Toc113975430"/>
      <w:bookmarkStart w:id="3860" w:name="_Toc113975947"/>
      <w:bookmarkStart w:id="3861" w:name="_Toc114065873"/>
      <w:bookmarkStart w:id="3862" w:name="_Toc114220043"/>
      <w:bookmarkStart w:id="3863" w:name="_Toc114220320"/>
      <w:bookmarkStart w:id="3864" w:name="_Toc114220591"/>
      <w:bookmarkStart w:id="3865" w:name="_Toc114220862"/>
      <w:bookmarkStart w:id="3866" w:name="_Toc114221141"/>
      <w:bookmarkStart w:id="3867" w:name="_Toc114226832"/>
      <w:bookmarkStart w:id="3868" w:name="_Toc114227103"/>
      <w:bookmarkStart w:id="3869" w:name="_Toc114227374"/>
      <w:bookmarkStart w:id="3870" w:name="_Toc114228180"/>
      <w:bookmarkStart w:id="3871" w:name="_Toc114228451"/>
      <w:bookmarkStart w:id="3872" w:name="_Toc114228724"/>
      <w:bookmarkStart w:id="3873" w:name="_Toc113975431"/>
      <w:bookmarkStart w:id="3874" w:name="_Toc113975948"/>
      <w:bookmarkStart w:id="3875" w:name="_Toc114065874"/>
      <w:bookmarkStart w:id="3876" w:name="_Toc114220044"/>
      <w:bookmarkStart w:id="3877" w:name="_Toc114220321"/>
      <w:bookmarkStart w:id="3878" w:name="_Toc114220592"/>
      <w:bookmarkStart w:id="3879" w:name="_Toc114220863"/>
      <w:bookmarkStart w:id="3880" w:name="_Toc114221142"/>
      <w:bookmarkStart w:id="3881" w:name="_Toc114226833"/>
      <w:bookmarkStart w:id="3882" w:name="_Toc114227104"/>
      <w:bookmarkStart w:id="3883" w:name="_Toc114227375"/>
      <w:bookmarkStart w:id="3884" w:name="_Toc114228181"/>
      <w:bookmarkStart w:id="3885" w:name="_Toc114228452"/>
      <w:bookmarkStart w:id="3886" w:name="_Toc114228725"/>
      <w:bookmarkStart w:id="3887" w:name="_Toc113975432"/>
      <w:bookmarkStart w:id="3888" w:name="_Toc113975949"/>
      <w:bookmarkStart w:id="3889" w:name="_Toc114065875"/>
      <w:bookmarkStart w:id="3890" w:name="_Toc114220045"/>
      <w:bookmarkStart w:id="3891" w:name="_Toc114220322"/>
      <w:bookmarkStart w:id="3892" w:name="_Toc114220593"/>
      <w:bookmarkStart w:id="3893" w:name="_Toc114220864"/>
      <w:bookmarkStart w:id="3894" w:name="_Toc114221143"/>
      <w:bookmarkStart w:id="3895" w:name="_Toc114226834"/>
      <w:bookmarkStart w:id="3896" w:name="_Toc114227105"/>
      <w:bookmarkStart w:id="3897" w:name="_Toc114227376"/>
      <w:bookmarkStart w:id="3898" w:name="_Toc114228182"/>
      <w:bookmarkStart w:id="3899" w:name="_Toc114228453"/>
      <w:bookmarkStart w:id="3900" w:name="_Toc114228726"/>
      <w:bookmarkStart w:id="3901" w:name="_Toc113975433"/>
      <w:bookmarkStart w:id="3902" w:name="_Toc113975950"/>
      <w:bookmarkStart w:id="3903" w:name="_Toc114065876"/>
      <w:bookmarkStart w:id="3904" w:name="_Toc114220046"/>
      <w:bookmarkStart w:id="3905" w:name="_Toc114220323"/>
      <w:bookmarkStart w:id="3906" w:name="_Toc114220594"/>
      <w:bookmarkStart w:id="3907" w:name="_Toc114220865"/>
      <w:bookmarkStart w:id="3908" w:name="_Toc114221144"/>
      <w:bookmarkStart w:id="3909" w:name="_Toc114226835"/>
      <w:bookmarkStart w:id="3910" w:name="_Toc114227106"/>
      <w:bookmarkStart w:id="3911" w:name="_Toc114227377"/>
      <w:bookmarkStart w:id="3912" w:name="_Toc114228183"/>
      <w:bookmarkStart w:id="3913" w:name="_Toc114228454"/>
      <w:bookmarkStart w:id="3914" w:name="_Toc114228727"/>
      <w:bookmarkStart w:id="3915" w:name="_Toc113975434"/>
      <w:bookmarkStart w:id="3916" w:name="_Toc113975951"/>
      <w:bookmarkStart w:id="3917" w:name="_Toc114065877"/>
      <w:bookmarkStart w:id="3918" w:name="_Toc114220047"/>
      <w:bookmarkStart w:id="3919" w:name="_Toc114220324"/>
      <w:bookmarkStart w:id="3920" w:name="_Toc114220595"/>
      <w:bookmarkStart w:id="3921" w:name="_Toc114220866"/>
      <w:bookmarkStart w:id="3922" w:name="_Toc114221145"/>
      <w:bookmarkStart w:id="3923" w:name="_Toc114226836"/>
      <w:bookmarkStart w:id="3924" w:name="_Toc114227107"/>
      <w:bookmarkStart w:id="3925" w:name="_Toc114227378"/>
      <w:bookmarkStart w:id="3926" w:name="_Toc114228184"/>
      <w:bookmarkStart w:id="3927" w:name="_Toc114228455"/>
      <w:bookmarkStart w:id="3928" w:name="_Toc114228728"/>
      <w:bookmarkStart w:id="3929" w:name="_Toc113975435"/>
      <w:bookmarkStart w:id="3930" w:name="_Toc113975952"/>
      <w:bookmarkStart w:id="3931" w:name="_Toc114065878"/>
      <w:bookmarkStart w:id="3932" w:name="_Toc114220048"/>
      <w:bookmarkStart w:id="3933" w:name="_Toc114220325"/>
      <w:bookmarkStart w:id="3934" w:name="_Toc114220596"/>
      <w:bookmarkStart w:id="3935" w:name="_Toc114220867"/>
      <w:bookmarkStart w:id="3936" w:name="_Toc114221146"/>
      <w:bookmarkStart w:id="3937" w:name="_Toc114226837"/>
      <w:bookmarkStart w:id="3938" w:name="_Toc114227108"/>
      <w:bookmarkStart w:id="3939" w:name="_Toc114227379"/>
      <w:bookmarkStart w:id="3940" w:name="_Toc114228185"/>
      <w:bookmarkStart w:id="3941" w:name="_Toc114228456"/>
      <w:bookmarkStart w:id="3942" w:name="_Toc114228729"/>
      <w:bookmarkStart w:id="3943" w:name="_Toc113975436"/>
      <w:bookmarkStart w:id="3944" w:name="_Toc113975953"/>
      <w:bookmarkStart w:id="3945" w:name="_Toc114065879"/>
      <w:bookmarkStart w:id="3946" w:name="_Toc114220049"/>
      <w:bookmarkStart w:id="3947" w:name="_Toc114220326"/>
      <w:bookmarkStart w:id="3948" w:name="_Toc114220597"/>
      <w:bookmarkStart w:id="3949" w:name="_Toc114220868"/>
      <w:bookmarkStart w:id="3950" w:name="_Toc114221147"/>
      <w:bookmarkStart w:id="3951" w:name="_Toc114226838"/>
      <w:bookmarkStart w:id="3952" w:name="_Toc114227109"/>
      <w:bookmarkStart w:id="3953" w:name="_Toc114227380"/>
      <w:bookmarkStart w:id="3954" w:name="_Toc114228186"/>
      <w:bookmarkStart w:id="3955" w:name="_Toc114228457"/>
      <w:bookmarkStart w:id="3956" w:name="_Toc114228730"/>
      <w:bookmarkStart w:id="3957" w:name="_Toc113975437"/>
      <w:bookmarkStart w:id="3958" w:name="_Toc113975954"/>
      <w:bookmarkStart w:id="3959" w:name="_Toc114065880"/>
      <w:bookmarkStart w:id="3960" w:name="_Toc114220050"/>
      <w:bookmarkStart w:id="3961" w:name="_Toc114220327"/>
      <w:bookmarkStart w:id="3962" w:name="_Toc114220598"/>
      <w:bookmarkStart w:id="3963" w:name="_Toc114220869"/>
      <w:bookmarkStart w:id="3964" w:name="_Toc114221148"/>
      <w:bookmarkStart w:id="3965" w:name="_Toc114226839"/>
      <w:bookmarkStart w:id="3966" w:name="_Toc114227110"/>
      <w:bookmarkStart w:id="3967" w:name="_Toc114227381"/>
      <w:bookmarkStart w:id="3968" w:name="_Toc114228187"/>
      <w:bookmarkStart w:id="3969" w:name="_Toc114228458"/>
      <w:bookmarkStart w:id="3970" w:name="_Toc114228731"/>
      <w:bookmarkStart w:id="3971" w:name="_Toc113975438"/>
      <w:bookmarkStart w:id="3972" w:name="_Toc113975955"/>
      <w:bookmarkStart w:id="3973" w:name="_Toc114065881"/>
      <w:bookmarkStart w:id="3974" w:name="_Toc114220051"/>
      <w:bookmarkStart w:id="3975" w:name="_Toc114220328"/>
      <w:bookmarkStart w:id="3976" w:name="_Toc114220599"/>
      <w:bookmarkStart w:id="3977" w:name="_Toc114220870"/>
      <w:bookmarkStart w:id="3978" w:name="_Toc114221149"/>
      <w:bookmarkStart w:id="3979" w:name="_Toc114226840"/>
      <w:bookmarkStart w:id="3980" w:name="_Toc114227111"/>
      <w:bookmarkStart w:id="3981" w:name="_Toc114227382"/>
      <w:bookmarkStart w:id="3982" w:name="_Toc114228188"/>
      <w:bookmarkStart w:id="3983" w:name="_Toc114228459"/>
      <w:bookmarkStart w:id="3984" w:name="_Toc114228732"/>
      <w:bookmarkStart w:id="3985" w:name="_Toc113975439"/>
      <w:bookmarkStart w:id="3986" w:name="_Toc113975956"/>
      <w:bookmarkStart w:id="3987" w:name="_Toc114065882"/>
      <w:bookmarkStart w:id="3988" w:name="_Toc114220052"/>
      <w:bookmarkStart w:id="3989" w:name="_Toc114220329"/>
      <w:bookmarkStart w:id="3990" w:name="_Toc114220600"/>
      <w:bookmarkStart w:id="3991" w:name="_Toc114220871"/>
      <w:bookmarkStart w:id="3992" w:name="_Toc114221150"/>
      <w:bookmarkStart w:id="3993" w:name="_Toc114226841"/>
      <w:bookmarkStart w:id="3994" w:name="_Toc114227112"/>
      <w:bookmarkStart w:id="3995" w:name="_Toc114227383"/>
      <w:bookmarkStart w:id="3996" w:name="_Toc114228189"/>
      <w:bookmarkStart w:id="3997" w:name="_Toc114228460"/>
      <w:bookmarkStart w:id="3998" w:name="_Toc114228733"/>
      <w:bookmarkStart w:id="3999" w:name="_Toc113975440"/>
      <w:bookmarkStart w:id="4000" w:name="_Toc113975957"/>
      <w:bookmarkStart w:id="4001" w:name="_Toc114065883"/>
      <w:bookmarkStart w:id="4002" w:name="_Toc114220053"/>
      <w:bookmarkStart w:id="4003" w:name="_Toc114220330"/>
      <w:bookmarkStart w:id="4004" w:name="_Toc114220601"/>
      <w:bookmarkStart w:id="4005" w:name="_Toc114220872"/>
      <w:bookmarkStart w:id="4006" w:name="_Toc114221151"/>
      <w:bookmarkStart w:id="4007" w:name="_Toc114226842"/>
      <w:bookmarkStart w:id="4008" w:name="_Toc114227113"/>
      <w:bookmarkStart w:id="4009" w:name="_Toc114227384"/>
      <w:bookmarkStart w:id="4010" w:name="_Toc114228190"/>
      <w:bookmarkStart w:id="4011" w:name="_Toc114228461"/>
      <w:bookmarkStart w:id="4012" w:name="_Toc114228734"/>
      <w:bookmarkStart w:id="4013" w:name="_Toc113975441"/>
      <w:bookmarkStart w:id="4014" w:name="_Toc113975958"/>
      <w:bookmarkStart w:id="4015" w:name="_Toc114065884"/>
      <w:bookmarkStart w:id="4016" w:name="_Toc114220054"/>
      <w:bookmarkStart w:id="4017" w:name="_Toc114220331"/>
      <w:bookmarkStart w:id="4018" w:name="_Toc114220602"/>
      <w:bookmarkStart w:id="4019" w:name="_Toc114220873"/>
      <w:bookmarkStart w:id="4020" w:name="_Toc114221152"/>
      <w:bookmarkStart w:id="4021" w:name="_Toc114226843"/>
      <w:bookmarkStart w:id="4022" w:name="_Toc114227114"/>
      <w:bookmarkStart w:id="4023" w:name="_Toc114227385"/>
      <w:bookmarkStart w:id="4024" w:name="_Toc114228191"/>
      <w:bookmarkStart w:id="4025" w:name="_Toc114228462"/>
      <w:bookmarkStart w:id="4026" w:name="_Toc114228735"/>
      <w:bookmarkStart w:id="4027" w:name="_Toc113975442"/>
      <w:bookmarkStart w:id="4028" w:name="_Toc113975959"/>
      <w:bookmarkStart w:id="4029" w:name="_Toc114065885"/>
      <w:bookmarkStart w:id="4030" w:name="_Toc114220055"/>
      <w:bookmarkStart w:id="4031" w:name="_Toc114220332"/>
      <w:bookmarkStart w:id="4032" w:name="_Toc114220603"/>
      <w:bookmarkStart w:id="4033" w:name="_Toc114220874"/>
      <w:bookmarkStart w:id="4034" w:name="_Toc114221153"/>
      <w:bookmarkStart w:id="4035" w:name="_Toc114226844"/>
      <w:bookmarkStart w:id="4036" w:name="_Toc114227115"/>
      <w:bookmarkStart w:id="4037" w:name="_Toc114227386"/>
      <w:bookmarkStart w:id="4038" w:name="_Toc114228192"/>
      <w:bookmarkStart w:id="4039" w:name="_Toc114228463"/>
      <w:bookmarkStart w:id="4040" w:name="_Toc114228736"/>
      <w:bookmarkStart w:id="4041" w:name="_Toc113975443"/>
      <w:bookmarkStart w:id="4042" w:name="_Toc113975960"/>
      <w:bookmarkStart w:id="4043" w:name="_Toc114065886"/>
      <w:bookmarkStart w:id="4044" w:name="_Toc114220056"/>
      <w:bookmarkStart w:id="4045" w:name="_Toc114220333"/>
      <w:bookmarkStart w:id="4046" w:name="_Toc114220604"/>
      <w:bookmarkStart w:id="4047" w:name="_Toc114220875"/>
      <w:bookmarkStart w:id="4048" w:name="_Toc114221154"/>
      <w:bookmarkStart w:id="4049" w:name="_Toc114226845"/>
      <w:bookmarkStart w:id="4050" w:name="_Toc114227116"/>
      <w:bookmarkStart w:id="4051" w:name="_Toc114227387"/>
      <w:bookmarkStart w:id="4052" w:name="_Toc114228193"/>
      <w:bookmarkStart w:id="4053" w:name="_Toc114228464"/>
      <w:bookmarkStart w:id="4054" w:name="_Toc114228737"/>
      <w:bookmarkStart w:id="4055" w:name="_Toc113975444"/>
      <w:bookmarkStart w:id="4056" w:name="_Toc113975961"/>
      <w:bookmarkStart w:id="4057" w:name="_Toc114065887"/>
      <w:bookmarkStart w:id="4058" w:name="_Toc114220057"/>
      <w:bookmarkStart w:id="4059" w:name="_Toc114220334"/>
      <w:bookmarkStart w:id="4060" w:name="_Toc114220605"/>
      <w:bookmarkStart w:id="4061" w:name="_Toc114220876"/>
      <w:bookmarkStart w:id="4062" w:name="_Toc114221155"/>
      <w:bookmarkStart w:id="4063" w:name="_Toc114226846"/>
      <w:bookmarkStart w:id="4064" w:name="_Toc114227117"/>
      <w:bookmarkStart w:id="4065" w:name="_Toc114227388"/>
      <w:bookmarkStart w:id="4066" w:name="_Toc114228194"/>
      <w:bookmarkStart w:id="4067" w:name="_Toc114228465"/>
      <w:bookmarkStart w:id="4068" w:name="_Toc114228738"/>
      <w:bookmarkStart w:id="4069" w:name="_Toc113975445"/>
      <w:bookmarkStart w:id="4070" w:name="_Toc113975962"/>
      <w:bookmarkStart w:id="4071" w:name="_Toc114065888"/>
      <w:bookmarkStart w:id="4072" w:name="_Toc114220058"/>
      <w:bookmarkStart w:id="4073" w:name="_Toc114220335"/>
      <w:bookmarkStart w:id="4074" w:name="_Toc114220606"/>
      <w:bookmarkStart w:id="4075" w:name="_Toc114220877"/>
      <w:bookmarkStart w:id="4076" w:name="_Toc114221156"/>
      <w:bookmarkStart w:id="4077" w:name="_Toc114226847"/>
      <w:bookmarkStart w:id="4078" w:name="_Toc114227118"/>
      <w:bookmarkStart w:id="4079" w:name="_Toc114227389"/>
      <w:bookmarkStart w:id="4080" w:name="_Toc114228195"/>
      <w:bookmarkStart w:id="4081" w:name="_Toc114228466"/>
      <w:bookmarkStart w:id="4082" w:name="_Toc114228739"/>
      <w:bookmarkStart w:id="4083" w:name="_Toc113975446"/>
      <w:bookmarkStart w:id="4084" w:name="_Toc113975963"/>
      <w:bookmarkStart w:id="4085" w:name="_Toc114065889"/>
      <w:bookmarkStart w:id="4086" w:name="_Toc114220059"/>
      <w:bookmarkStart w:id="4087" w:name="_Toc114220336"/>
      <w:bookmarkStart w:id="4088" w:name="_Toc114220607"/>
      <w:bookmarkStart w:id="4089" w:name="_Toc114220878"/>
      <w:bookmarkStart w:id="4090" w:name="_Toc114221157"/>
      <w:bookmarkStart w:id="4091" w:name="_Toc114226848"/>
      <w:bookmarkStart w:id="4092" w:name="_Toc114227119"/>
      <w:bookmarkStart w:id="4093" w:name="_Toc114227390"/>
      <w:bookmarkStart w:id="4094" w:name="_Toc114228196"/>
      <w:bookmarkStart w:id="4095" w:name="_Toc114228467"/>
      <w:bookmarkStart w:id="4096" w:name="_Toc114228740"/>
      <w:bookmarkStart w:id="4097" w:name="_Toc113975447"/>
      <w:bookmarkStart w:id="4098" w:name="_Toc113975964"/>
      <w:bookmarkStart w:id="4099" w:name="_Toc114065890"/>
      <w:bookmarkStart w:id="4100" w:name="_Toc114220060"/>
      <w:bookmarkStart w:id="4101" w:name="_Toc114220337"/>
      <w:bookmarkStart w:id="4102" w:name="_Toc114220608"/>
      <w:bookmarkStart w:id="4103" w:name="_Toc114220879"/>
      <w:bookmarkStart w:id="4104" w:name="_Toc114221158"/>
      <w:bookmarkStart w:id="4105" w:name="_Toc114226849"/>
      <w:bookmarkStart w:id="4106" w:name="_Toc114227120"/>
      <w:bookmarkStart w:id="4107" w:name="_Toc114227391"/>
      <w:bookmarkStart w:id="4108" w:name="_Toc114228197"/>
      <w:bookmarkStart w:id="4109" w:name="_Toc114228468"/>
      <w:bookmarkStart w:id="4110" w:name="_Toc114228741"/>
      <w:bookmarkStart w:id="4111" w:name="_Toc113975448"/>
      <w:bookmarkStart w:id="4112" w:name="_Toc113975965"/>
      <w:bookmarkStart w:id="4113" w:name="_Toc114065891"/>
      <w:bookmarkStart w:id="4114" w:name="_Toc114220061"/>
      <w:bookmarkStart w:id="4115" w:name="_Toc114220338"/>
      <w:bookmarkStart w:id="4116" w:name="_Toc114220609"/>
      <w:bookmarkStart w:id="4117" w:name="_Toc114220880"/>
      <w:bookmarkStart w:id="4118" w:name="_Toc114221159"/>
      <w:bookmarkStart w:id="4119" w:name="_Toc114226850"/>
      <w:bookmarkStart w:id="4120" w:name="_Toc114227121"/>
      <w:bookmarkStart w:id="4121" w:name="_Toc114227392"/>
      <w:bookmarkStart w:id="4122" w:name="_Toc114228198"/>
      <w:bookmarkStart w:id="4123" w:name="_Toc114228469"/>
      <w:bookmarkStart w:id="4124" w:name="_Toc114228742"/>
      <w:bookmarkStart w:id="4125" w:name="_Toc113975449"/>
      <w:bookmarkStart w:id="4126" w:name="_Toc113975966"/>
      <w:bookmarkStart w:id="4127" w:name="_Toc114065892"/>
      <w:bookmarkStart w:id="4128" w:name="_Toc114220062"/>
      <w:bookmarkStart w:id="4129" w:name="_Toc114220339"/>
      <w:bookmarkStart w:id="4130" w:name="_Toc114220610"/>
      <w:bookmarkStart w:id="4131" w:name="_Toc114220881"/>
      <w:bookmarkStart w:id="4132" w:name="_Toc114221160"/>
      <w:bookmarkStart w:id="4133" w:name="_Toc114226851"/>
      <w:bookmarkStart w:id="4134" w:name="_Toc114227122"/>
      <w:bookmarkStart w:id="4135" w:name="_Toc114227393"/>
      <w:bookmarkStart w:id="4136" w:name="_Toc114228199"/>
      <w:bookmarkStart w:id="4137" w:name="_Toc114228470"/>
      <w:bookmarkStart w:id="4138" w:name="_Toc114228743"/>
      <w:bookmarkStart w:id="4139" w:name="_Toc113975450"/>
      <w:bookmarkStart w:id="4140" w:name="_Toc113975967"/>
      <w:bookmarkStart w:id="4141" w:name="_Toc114065893"/>
      <w:bookmarkStart w:id="4142" w:name="_Toc114220063"/>
      <w:bookmarkStart w:id="4143" w:name="_Toc114220340"/>
      <w:bookmarkStart w:id="4144" w:name="_Toc114220611"/>
      <w:bookmarkStart w:id="4145" w:name="_Toc114220882"/>
      <w:bookmarkStart w:id="4146" w:name="_Toc114221161"/>
      <w:bookmarkStart w:id="4147" w:name="_Toc114226852"/>
      <w:bookmarkStart w:id="4148" w:name="_Toc114227123"/>
      <w:bookmarkStart w:id="4149" w:name="_Toc114227394"/>
      <w:bookmarkStart w:id="4150" w:name="_Toc114228200"/>
      <w:bookmarkStart w:id="4151" w:name="_Toc114228471"/>
      <w:bookmarkStart w:id="4152" w:name="_Toc114228744"/>
      <w:bookmarkStart w:id="4153" w:name="_Toc113975451"/>
      <w:bookmarkStart w:id="4154" w:name="_Toc113975968"/>
      <w:bookmarkStart w:id="4155" w:name="_Toc114065894"/>
      <w:bookmarkStart w:id="4156" w:name="_Toc114220064"/>
      <w:bookmarkStart w:id="4157" w:name="_Toc114220341"/>
      <w:bookmarkStart w:id="4158" w:name="_Toc114220612"/>
      <w:bookmarkStart w:id="4159" w:name="_Toc114220883"/>
      <w:bookmarkStart w:id="4160" w:name="_Toc114221162"/>
      <w:bookmarkStart w:id="4161" w:name="_Toc114226853"/>
      <w:bookmarkStart w:id="4162" w:name="_Toc114227124"/>
      <w:bookmarkStart w:id="4163" w:name="_Toc114227395"/>
      <w:bookmarkStart w:id="4164" w:name="_Toc114228201"/>
      <w:bookmarkStart w:id="4165" w:name="_Toc114228472"/>
      <w:bookmarkStart w:id="4166" w:name="_Toc114228745"/>
      <w:bookmarkStart w:id="4167" w:name="_Toc113975452"/>
      <w:bookmarkStart w:id="4168" w:name="_Toc113975969"/>
      <w:bookmarkStart w:id="4169" w:name="_Toc114065895"/>
      <w:bookmarkStart w:id="4170" w:name="_Toc114220065"/>
      <w:bookmarkStart w:id="4171" w:name="_Toc114220342"/>
      <w:bookmarkStart w:id="4172" w:name="_Toc114220613"/>
      <w:bookmarkStart w:id="4173" w:name="_Toc114220884"/>
      <w:bookmarkStart w:id="4174" w:name="_Toc114221163"/>
      <w:bookmarkStart w:id="4175" w:name="_Toc114226854"/>
      <w:bookmarkStart w:id="4176" w:name="_Toc114227125"/>
      <w:bookmarkStart w:id="4177" w:name="_Toc114227396"/>
      <w:bookmarkStart w:id="4178" w:name="_Toc114228202"/>
      <w:bookmarkStart w:id="4179" w:name="_Toc114228473"/>
      <w:bookmarkStart w:id="4180" w:name="_Toc114228746"/>
      <w:bookmarkStart w:id="4181" w:name="_Toc113975453"/>
      <w:bookmarkStart w:id="4182" w:name="_Toc113975970"/>
      <w:bookmarkStart w:id="4183" w:name="_Toc114065896"/>
      <w:bookmarkStart w:id="4184" w:name="_Toc114220066"/>
      <w:bookmarkStart w:id="4185" w:name="_Toc114220343"/>
      <w:bookmarkStart w:id="4186" w:name="_Toc114220614"/>
      <w:bookmarkStart w:id="4187" w:name="_Toc114220885"/>
      <w:bookmarkStart w:id="4188" w:name="_Toc114221164"/>
      <w:bookmarkStart w:id="4189" w:name="_Toc114226855"/>
      <w:bookmarkStart w:id="4190" w:name="_Toc114227126"/>
      <w:bookmarkStart w:id="4191" w:name="_Toc114227397"/>
      <w:bookmarkStart w:id="4192" w:name="_Toc114228203"/>
      <w:bookmarkStart w:id="4193" w:name="_Toc114228474"/>
      <w:bookmarkStart w:id="4194" w:name="_Toc114228747"/>
      <w:bookmarkStart w:id="4195" w:name="_Toc113975454"/>
      <w:bookmarkStart w:id="4196" w:name="_Toc113975971"/>
      <w:bookmarkStart w:id="4197" w:name="_Toc114065897"/>
      <w:bookmarkStart w:id="4198" w:name="_Toc114220067"/>
      <w:bookmarkStart w:id="4199" w:name="_Toc114220344"/>
      <w:bookmarkStart w:id="4200" w:name="_Toc114220615"/>
      <w:bookmarkStart w:id="4201" w:name="_Toc114220886"/>
      <w:bookmarkStart w:id="4202" w:name="_Toc114221165"/>
      <w:bookmarkStart w:id="4203" w:name="_Toc114226856"/>
      <w:bookmarkStart w:id="4204" w:name="_Toc114227127"/>
      <w:bookmarkStart w:id="4205" w:name="_Toc114227398"/>
      <w:bookmarkStart w:id="4206" w:name="_Toc114228204"/>
      <w:bookmarkStart w:id="4207" w:name="_Toc114228475"/>
      <w:bookmarkStart w:id="4208" w:name="_Toc114228748"/>
      <w:bookmarkStart w:id="4209" w:name="_Toc113975455"/>
      <w:bookmarkStart w:id="4210" w:name="_Toc113975972"/>
      <w:bookmarkStart w:id="4211" w:name="_Toc114065898"/>
      <w:bookmarkStart w:id="4212" w:name="_Toc114220068"/>
      <w:bookmarkStart w:id="4213" w:name="_Toc114220345"/>
      <w:bookmarkStart w:id="4214" w:name="_Toc114220616"/>
      <w:bookmarkStart w:id="4215" w:name="_Toc114220887"/>
      <w:bookmarkStart w:id="4216" w:name="_Toc114221166"/>
      <w:bookmarkStart w:id="4217" w:name="_Toc114226857"/>
      <w:bookmarkStart w:id="4218" w:name="_Toc114227128"/>
      <w:bookmarkStart w:id="4219" w:name="_Toc114227399"/>
      <w:bookmarkStart w:id="4220" w:name="_Toc114228205"/>
      <w:bookmarkStart w:id="4221" w:name="_Toc114228476"/>
      <w:bookmarkStart w:id="4222" w:name="_Toc114228749"/>
      <w:bookmarkStart w:id="4223" w:name="_Toc113975456"/>
      <w:bookmarkStart w:id="4224" w:name="_Toc113975973"/>
      <w:bookmarkStart w:id="4225" w:name="_Toc114065899"/>
      <w:bookmarkStart w:id="4226" w:name="_Toc114220069"/>
      <w:bookmarkStart w:id="4227" w:name="_Toc114220346"/>
      <w:bookmarkStart w:id="4228" w:name="_Toc114220617"/>
      <w:bookmarkStart w:id="4229" w:name="_Toc114220888"/>
      <w:bookmarkStart w:id="4230" w:name="_Toc114221167"/>
      <w:bookmarkStart w:id="4231" w:name="_Toc114226858"/>
      <w:bookmarkStart w:id="4232" w:name="_Toc114227129"/>
      <w:bookmarkStart w:id="4233" w:name="_Toc114227400"/>
      <w:bookmarkStart w:id="4234" w:name="_Toc114228206"/>
      <w:bookmarkStart w:id="4235" w:name="_Toc114228477"/>
      <w:bookmarkStart w:id="4236" w:name="_Toc114228750"/>
      <w:bookmarkStart w:id="4237" w:name="_Toc113975457"/>
      <w:bookmarkStart w:id="4238" w:name="_Toc113975974"/>
      <w:bookmarkStart w:id="4239" w:name="_Toc114065900"/>
      <w:bookmarkStart w:id="4240" w:name="_Toc114220070"/>
      <w:bookmarkStart w:id="4241" w:name="_Toc114220347"/>
      <w:bookmarkStart w:id="4242" w:name="_Toc114220618"/>
      <w:bookmarkStart w:id="4243" w:name="_Toc114220889"/>
      <w:bookmarkStart w:id="4244" w:name="_Toc114221168"/>
      <w:bookmarkStart w:id="4245" w:name="_Toc114226859"/>
      <w:bookmarkStart w:id="4246" w:name="_Toc114227130"/>
      <w:bookmarkStart w:id="4247" w:name="_Toc114227401"/>
      <w:bookmarkStart w:id="4248" w:name="_Toc114228207"/>
      <w:bookmarkStart w:id="4249" w:name="_Toc114228478"/>
      <w:bookmarkStart w:id="4250" w:name="_Toc114228751"/>
      <w:bookmarkStart w:id="4251" w:name="_Toc113975458"/>
      <w:bookmarkStart w:id="4252" w:name="_Toc113975975"/>
      <w:bookmarkStart w:id="4253" w:name="_Toc114065901"/>
      <w:bookmarkStart w:id="4254" w:name="_Toc114220071"/>
      <w:bookmarkStart w:id="4255" w:name="_Toc114220348"/>
      <w:bookmarkStart w:id="4256" w:name="_Toc114220619"/>
      <w:bookmarkStart w:id="4257" w:name="_Toc114220890"/>
      <w:bookmarkStart w:id="4258" w:name="_Toc114221169"/>
      <w:bookmarkStart w:id="4259" w:name="_Toc114226860"/>
      <w:bookmarkStart w:id="4260" w:name="_Toc114227131"/>
      <w:bookmarkStart w:id="4261" w:name="_Toc114227402"/>
      <w:bookmarkStart w:id="4262" w:name="_Toc114228208"/>
      <w:bookmarkStart w:id="4263" w:name="_Toc114228479"/>
      <w:bookmarkStart w:id="4264" w:name="_Toc114228752"/>
      <w:bookmarkStart w:id="4265" w:name="_Toc113975459"/>
      <w:bookmarkStart w:id="4266" w:name="_Toc113975976"/>
      <w:bookmarkStart w:id="4267" w:name="_Toc114065902"/>
      <w:bookmarkStart w:id="4268" w:name="_Toc114220072"/>
      <w:bookmarkStart w:id="4269" w:name="_Toc114220349"/>
      <w:bookmarkStart w:id="4270" w:name="_Toc114220620"/>
      <w:bookmarkStart w:id="4271" w:name="_Toc114220891"/>
      <w:bookmarkStart w:id="4272" w:name="_Toc114221170"/>
      <w:bookmarkStart w:id="4273" w:name="_Toc114226861"/>
      <w:bookmarkStart w:id="4274" w:name="_Toc114227132"/>
      <w:bookmarkStart w:id="4275" w:name="_Toc114227403"/>
      <w:bookmarkStart w:id="4276" w:name="_Toc114228209"/>
      <w:bookmarkStart w:id="4277" w:name="_Toc114228480"/>
      <w:bookmarkStart w:id="4278" w:name="_Toc114228753"/>
      <w:bookmarkStart w:id="4279" w:name="_Toc113975460"/>
      <w:bookmarkStart w:id="4280" w:name="_Toc113975977"/>
      <w:bookmarkStart w:id="4281" w:name="_Toc114065903"/>
      <w:bookmarkStart w:id="4282" w:name="_Toc114220073"/>
      <w:bookmarkStart w:id="4283" w:name="_Toc114220350"/>
      <w:bookmarkStart w:id="4284" w:name="_Toc114220621"/>
      <w:bookmarkStart w:id="4285" w:name="_Toc114220892"/>
      <w:bookmarkStart w:id="4286" w:name="_Toc114221171"/>
      <w:bookmarkStart w:id="4287" w:name="_Toc114226862"/>
      <w:bookmarkStart w:id="4288" w:name="_Toc114227133"/>
      <w:bookmarkStart w:id="4289" w:name="_Toc114227404"/>
      <w:bookmarkStart w:id="4290" w:name="_Toc114228210"/>
      <w:bookmarkStart w:id="4291" w:name="_Toc114228481"/>
      <w:bookmarkStart w:id="4292" w:name="_Toc114228754"/>
      <w:bookmarkStart w:id="4293" w:name="_Toc113975461"/>
      <w:bookmarkStart w:id="4294" w:name="_Toc113975978"/>
      <w:bookmarkStart w:id="4295" w:name="_Toc114065904"/>
      <w:bookmarkStart w:id="4296" w:name="_Toc114220074"/>
      <w:bookmarkStart w:id="4297" w:name="_Toc114220351"/>
      <w:bookmarkStart w:id="4298" w:name="_Toc114220622"/>
      <w:bookmarkStart w:id="4299" w:name="_Toc114220893"/>
      <w:bookmarkStart w:id="4300" w:name="_Toc114221172"/>
      <w:bookmarkStart w:id="4301" w:name="_Toc114226863"/>
      <w:bookmarkStart w:id="4302" w:name="_Toc114227134"/>
      <w:bookmarkStart w:id="4303" w:name="_Toc114227405"/>
      <w:bookmarkStart w:id="4304" w:name="_Toc114228211"/>
      <w:bookmarkStart w:id="4305" w:name="_Toc114228482"/>
      <w:bookmarkStart w:id="4306" w:name="_Toc114228755"/>
      <w:bookmarkStart w:id="4307" w:name="_Toc113975462"/>
      <w:bookmarkStart w:id="4308" w:name="_Toc113975979"/>
      <w:bookmarkStart w:id="4309" w:name="_Toc114065905"/>
      <w:bookmarkStart w:id="4310" w:name="_Toc114220075"/>
      <w:bookmarkStart w:id="4311" w:name="_Toc114220352"/>
      <w:bookmarkStart w:id="4312" w:name="_Toc114220623"/>
      <w:bookmarkStart w:id="4313" w:name="_Toc114220894"/>
      <w:bookmarkStart w:id="4314" w:name="_Toc114221173"/>
      <w:bookmarkStart w:id="4315" w:name="_Toc114226864"/>
      <w:bookmarkStart w:id="4316" w:name="_Toc114227135"/>
      <w:bookmarkStart w:id="4317" w:name="_Toc114227406"/>
      <w:bookmarkStart w:id="4318" w:name="_Toc114228212"/>
      <w:bookmarkStart w:id="4319" w:name="_Toc114228483"/>
      <w:bookmarkStart w:id="4320" w:name="_Toc114228756"/>
      <w:bookmarkStart w:id="4321" w:name="_Toc113975463"/>
      <w:bookmarkStart w:id="4322" w:name="_Toc113975980"/>
      <w:bookmarkStart w:id="4323" w:name="_Toc114065906"/>
      <w:bookmarkStart w:id="4324" w:name="_Toc114220076"/>
      <w:bookmarkStart w:id="4325" w:name="_Toc114220353"/>
      <w:bookmarkStart w:id="4326" w:name="_Toc114220624"/>
      <w:bookmarkStart w:id="4327" w:name="_Toc114220895"/>
      <w:bookmarkStart w:id="4328" w:name="_Toc114221174"/>
      <w:bookmarkStart w:id="4329" w:name="_Toc114226865"/>
      <w:bookmarkStart w:id="4330" w:name="_Toc114227136"/>
      <w:bookmarkStart w:id="4331" w:name="_Toc114227407"/>
      <w:bookmarkStart w:id="4332" w:name="_Toc114228213"/>
      <w:bookmarkStart w:id="4333" w:name="_Toc114228484"/>
      <w:bookmarkStart w:id="4334" w:name="_Toc114228757"/>
      <w:bookmarkStart w:id="4335" w:name="_Toc113975464"/>
      <w:bookmarkStart w:id="4336" w:name="_Toc113975981"/>
      <w:bookmarkStart w:id="4337" w:name="_Toc114065907"/>
      <w:bookmarkStart w:id="4338" w:name="_Toc114220077"/>
      <w:bookmarkStart w:id="4339" w:name="_Toc114220354"/>
      <w:bookmarkStart w:id="4340" w:name="_Toc114220625"/>
      <w:bookmarkStart w:id="4341" w:name="_Toc114220896"/>
      <w:bookmarkStart w:id="4342" w:name="_Toc114221175"/>
      <w:bookmarkStart w:id="4343" w:name="_Toc114226866"/>
      <w:bookmarkStart w:id="4344" w:name="_Toc114227137"/>
      <w:bookmarkStart w:id="4345" w:name="_Toc114227408"/>
      <w:bookmarkStart w:id="4346" w:name="_Toc114228214"/>
      <w:bookmarkStart w:id="4347" w:name="_Toc114228485"/>
      <w:bookmarkStart w:id="4348" w:name="_Toc114228758"/>
      <w:bookmarkStart w:id="4349" w:name="_Toc113975465"/>
      <w:bookmarkStart w:id="4350" w:name="_Toc113975982"/>
      <w:bookmarkStart w:id="4351" w:name="_Toc114065908"/>
      <w:bookmarkStart w:id="4352" w:name="_Toc114220078"/>
      <w:bookmarkStart w:id="4353" w:name="_Toc114220355"/>
      <w:bookmarkStart w:id="4354" w:name="_Toc114220626"/>
      <w:bookmarkStart w:id="4355" w:name="_Toc114220897"/>
      <w:bookmarkStart w:id="4356" w:name="_Toc114221176"/>
      <w:bookmarkStart w:id="4357" w:name="_Toc114226867"/>
      <w:bookmarkStart w:id="4358" w:name="_Toc114227138"/>
      <w:bookmarkStart w:id="4359" w:name="_Toc114227409"/>
      <w:bookmarkStart w:id="4360" w:name="_Toc114228215"/>
      <w:bookmarkStart w:id="4361" w:name="_Toc114228486"/>
      <w:bookmarkStart w:id="4362" w:name="_Toc114228759"/>
      <w:bookmarkStart w:id="4363" w:name="_Toc113975466"/>
      <w:bookmarkStart w:id="4364" w:name="_Toc113975983"/>
      <w:bookmarkStart w:id="4365" w:name="_Toc114065909"/>
      <w:bookmarkStart w:id="4366" w:name="_Toc114220079"/>
      <w:bookmarkStart w:id="4367" w:name="_Toc114220356"/>
      <w:bookmarkStart w:id="4368" w:name="_Toc114220627"/>
      <w:bookmarkStart w:id="4369" w:name="_Toc114220898"/>
      <w:bookmarkStart w:id="4370" w:name="_Toc114221177"/>
      <w:bookmarkStart w:id="4371" w:name="_Toc114226868"/>
      <w:bookmarkStart w:id="4372" w:name="_Toc114227139"/>
      <w:bookmarkStart w:id="4373" w:name="_Toc114227410"/>
      <w:bookmarkStart w:id="4374" w:name="_Toc114228216"/>
      <w:bookmarkStart w:id="4375" w:name="_Toc114228487"/>
      <w:bookmarkStart w:id="4376" w:name="_Toc114228760"/>
      <w:bookmarkStart w:id="4377" w:name="_Toc113975467"/>
      <w:bookmarkStart w:id="4378" w:name="_Toc113975984"/>
      <w:bookmarkStart w:id="4379" w:name="_Toc114065910"/>
      <w:bookmarkStart w:id="4380" w:name="_Toc114220080"/>
      <w:bookmarkStart w:id="4381" w:name="_Toc114220357"/>
      <w:bookmarkStart w:id="4382" w:name="_Toc114220628"/>
      <w:bookmarkStart w:id="4383" w:name="_Toc114220899"/>
      <w:bookmarkStart w:id="4384" w:name="_Toc114221178"/>
      <w:bookmarkStart w:id="4385" w:name="_Toc114226869"/>
      <w:bookmarkStart w:id="4386" w:name="_Toc114227140"/>
      <w:bookmarkStart w:id="4387" w:name="_Toc114227411"/>
      <w:bookmarkStart w:id="4388" w:name="_Toc114228217"/>
      <w:bookmarkStart w:id="4389" w:name="_Toc114228488"/>
      <w:bookmarkStart w:id="4390" w:name="_Toc114228761"/>
      <w:bookmarkStart w:id="4391" w:name="_Toc113975468"/>
      <w:bookmarkStart w:id="4392" w:name="_Toc113975985"/>
      <w:bookmarkStart w:id="4393" w:name="_Toc114065911"/>
      <w:bookmarkStart w:id="4394" w:name="_Toc114220081"/>
      <w:bookmarkStart w:id="4395" w:name="_Toc114220358"/>
      <w:bookmarkStart w:id="4396" w:name="_Toc114220629"/>
      <w:bookmarkStart w:id="4397" w:name="_Toc114220900"/>
      <w:bookmarkStart w:id="4398" w:name="_Toc114221179"/>
      <w:bookmarkStart w:id="4399" w:name="_Toc114226870"/>
      <w:bookmarkStart w:id="4400" w:name="_Toc114227141"/>
      <w:bookmarkStart w:id="4401" w:name="_Toc114227412"/>
      <w:bookmarkStart w:id="4402" w:name="_Toc114228218"/>
      <w:bookmarkStart w:id="4403" w:name="_Toc114228489"/>
      <w:bookmarkStart w:id="4404" w:name="_Toc114228762"/>
      <w:bookmarkStart w:id="4405" w:name="_Toc113975469"/>
      <w:bookmarkStart w:id="4406" w:name="_Toc113975986"/>
      <w:bookmarkStart w:id="4407" w:name="_Toc114065912"/>
      <w:bookmarkStart w:id="4408" w:name="_Toc114220082"/>
      <w:bookmarkStart w:id="4409" w:name="_Toc114220359"/>
      <w:bookmarkStart w:id="4410" w:name="_Toc114220630"/>
      <w:bookmarkStart w:id="4411" w:name="_Toc114220901"/>
      <w:bookmarkStart w:id="4412" w:name="_Toc114221180"/>
      <w:bookmarkStart w:id="4413" w:name="_Toc114226871"/>
      <w:bookmarkStart w:id="4414" w:name="_Toc114227142"/>
      <w:bookmarkStart w:id="4415" w:name="_Toc114227413"/>
      <w:bookmarkStart w:id="4416" w:name="_Toc114228219"/>
      <w:bookmarkStart w:id="4417" w:name="_Toc114228490"/>
      <w:bookmarkStart w:id="4418" w:name="_Toc114228763"/>
      <w:bookmarkStart w:id="4419" w:name="_Toc113975470"/>
      <w:bookmarkStart w:id="4420" w:name="_Toc113975987"/>
      <w:bookmarkStart w:id="4421" w:name="_Toc114065913"/>
      <w:bookmarkStart w:id="4422" w:name="_Toc114220083"/>
      <w:bookmarkStart w:id="4423" w:name="_Toc114220360"/>
      <w:bookmarkStart w:id="4424" w:name="_Toc114220631"/>
      <w:bookmarkStart w:id="4425" w:name="_Toc114220902"/>
      <w:bookmarkStart w:id="4426" w:name="_Toc114221181"/>
      <w:bookmarkStart w:id="4427" w:name="_Toc114226872"/>
      <w:bookmarkStart w:id="4428" w:name="_Toc114227143"/>
      <w:bookmarkStart w:id="4429" w:name="_Toc114227414"/>
      <w:bookmarkStart w:id="4430" w:name="_Toc114228220"/>
      <w:bookmarkStart w:id="4431" w:name="_Toc114228491"/>
      <w:bookmarkStart w:id="4432" w:name="_Toc114228764"/>
      <w:bookmarkStart w:id="4433" w:name="_Toc113975471"/>
      <w:bookmarkStart w:id="4434" w:name="_Toc113975988"/>
      <w:bookmarkStart w:id="4435" w:name="_Toc114065914"/>
      <w:bookmarkStart w:id="4436" w:name="_Toc114220084"/>
      <w:bookmarkStart w:id="4437" w:name="_Toc114220361"/>
      <w:bookmarkStart w:id="4438" w:name="_Toc114220632"/>
      <w:bookmarkStart w:id="4439" w:name="_Toc114220903"/>
      <w:bookmarkStart w:id="4440" w:name="_Toc114221182"/>
      <w:bookmarkStart w:id="4441" w:name="_Toc114226873"/>
      <w:bookmarkStart w:id="4442" w:name="_Toc114227144"/>
      <w:bookmarkStart w:id="4443" w:name="_Toc114227415"/>
      <w:bookmarkStart w:id="4444" w:name="_Toc114228221"/>
      <w:bookmarkStart w:id="4445" w:name="_Toc114228492"/>
      <w:bookmarkStart w:id="4446" w:name="_Toc114228765"/>
      <w:bookmarkStart w:id="4447" w:name="_Toc113975472"/>
      <w:bookmarkStart w:id="4448" w:name="_Toc113975989"/>
      <w:bookmarkStart w:id="4449" w:name="_Toc114065915"/>
      <w:bookmarkStart w:id="4450" w:name="_Toc114220085"/>
      <w:bookmarkStart w:id="4451" w:name="_Toc114220362"/>
      <w:bookmarkStart w:id="4452" w:name="_Toc114220633"/>
      <w:bookmarkStart w:id="4453" w:name="_Toc114220904"/>
      <w:bookmarkStart w:id="4454" w:name="_Toc114221183"/>
      <w:bookmarkStart w:id="4455" w:name="_Toc114226874"/>
      <w:bookmarkStart w:id="4456" w:name="_Toc114227145"/>
      <w:bookmarkStart w:id="4457" w:name="_Toc114227416"/>
      <w:bookmarkStart w:id="4458" w:name="_Toc114228222"/>
      <w:bookmarkStart w:id="4459" w:name="_Toc114228493"/>
      <w:bookmarkStart w:id="4460" w:name="_Toc114228766"/>
      <w:bookmarkStart w:id="4461" w:name="_Toc113975473"/>
      <w:bookmarkStart w:id="4462" w:name="_Toc113975990"/>
      <w:bookmarkStart w:id="4463" w:name="_Toc114065916"/>
      <w:bookmarkStart w:id="4464" w:name="_Toc114220086"/>
      <w:bookmarkStart w:id="4465" w:name="_Toc114220363"/>
      <w:bookmarkStart w:id="4466" w:name="_Toc114220634"/>
      <w:bookmarkStart w:id="4467" w:name="_Toc114220905"/>
      <w:bookmarkStart w:id="4468" w:name="_Toc114221184"/>
      <w:bookmarkStart w:id="4469" w:name="_Toc114226875"/>
      <w:bookmarkStart w:id="4470" w:name="_Toc114227146"/>
      <w:bookmarkStart w:id="4471" w:name="_Toc114227417"/>
      <w:bookmarkStart w:id="4472" w:name="_Toc114228223"/>
      <w:bookmarkStart w:id="4473" w:name="_Toc114228494"/>
      <w:bookmarkStart w:id="4474" w:name="_Toc114228767"/>
      <w:bookmarkStart w:id="4475" w:name="_Toc113975474"/>
      <w:bookmarkStart w:id="4476" w:name="_Toc113975991"/>
      <w:bookmarkStart w:id="4477" w:name="_Toc114065917"/>
      <w:bookmarkStart w:id="4478" w:name="_Toc114220087"/>
      <w:bookmarkStart w:id="4479" w:name="_Toc114220364"/>
      <w:bookmarkStart w:id="4480" w:name="_Toc114220635"/>
      <w:bookmarkStart w:id="4481" w:name="_Toc114220906"/>
      <w:bookmarkStart w:id="4482" w:name="_Toc114221185"/>
      <w:bookmarkStart w:id="4483" w:name="_Toc114226876"/>
      <w:bookmarkStart w:id="4484" w:name="_Toc114227147"/>
      <w:bookmarkStart w:id="4485" w:name="_Toc114227418"/>
      <w:bookmarkStart w:id="4486" w:name="_Toc114228224"/>
      <w:bookmarkStart w:id="4487" w:name="_Toc114228495"/>
      <w:bookmarkStart w:id="4488" w:name="_Toc114228768"/>
      <w:bookmarkStart w:id="4489" w:name="_Toc113975475"/>
      <w:bookmarkStart w:id="4490" w:name="_Toc113975992"/>
      <w:bookmarkStart w:id="4491" w:name="_Toc114065918"/>
      <w:bookmarkStart w:id="4492" w:name="_Toc114220088"/>
      <w:bookmarkStart w:id="4493" w:name="_Toc114220365"/>
      <w:bookmarkStart w:id="4494" w:name="_Toc114220636"/>
      <w:bookmarkStart w:id="4495" w:name="_Toc114220907"/>
      <w:bookmarkStart w:id="4496" w:name="_Toc114221186"/>
      <w:bookmarkStart w:id="4497" w:name="_Toc114226877"/>
      <w:bookmarkStart w:id="4498" w:name="_Toc114227148"/>
      <w:bookmarkStart w:id="4499" w:name="_Toc114227419"/>
      <w:bookmarkStart w:id="4500" w:name="_Toc114228225"/>
      <w:bookmarkStart w:id="4501" w:name="_Toc114228496"/>
      <w:bookmarkStart w:id="4502" w:name="_Toc114228769"/>
      <w:bookmarkStart w:id="4503" w:name="_Toc113975476"/>
      <w:bookmarkStart w:id="4504" w:name="_Toc113975993"/>
      <w:bookmarkStart w:id="4505" w:name="_Toc114065919"/>
      <w:bookmarkStart w:id="4506" w:name="_Toc114220089"/>
      <w:bookmarkStart w:id="4507" w:name="_Toc114220366"/>
      <w:bookmarkStart w:id="4508" w:name="_Toc114220637"/>
      <w:bookmarkStart w:id="4509" w:name="_Toc114220908"/>
      <w:bookmarkStart w:id="4510" w:name="_Toc114221187"/>
      <w:bookmarkStart w:id="4511" w:name="_Toc114226878"/>
      <w:bookmarkStart w:id="4512" w:name="_Toc114227149"/>
      <w:bookmarkStart w:id="4513" w:name="_Toc114227420"/>
      <w:bookmarkStart w:id="4514" w:name="_Toc114228226"/>
      <w:bookmarkStart w:id="4515" w:name="_Toc114228497"/>
      <w:bookmarkStart w:id="4516" w:name="_Toc114228770"/>
      <w:bookmarkStart w:id="4517" w:name="_Toc113975477"/>
      <w:bookmarkStart w:id="4518" w:name="_Toc113975994"/>
      <w:bookmarkStart w:id="4519" w:name="_Toc114065920"/>
      <w:bookmarkStart w:id="4520" w:name="_Toc114220090"/>
      <w:bookmarkStart w:id="4521" w:name="_Toc114220367"/>
      <w:bookmarkStart w:id="4522" w:name="_Toc114220638"/>
      <w:bookmarkStart w:id="4523" w:name="_Toc114220909"/>
      <w:bookmarkStart w:id="4524" w:name="_Toc114221188"/>
      <w:bookmarkStart w:id="4525" w:name="_Toc114226879"/>
      <w:bookmarkStart w:id="4526" w:name="_Toc114227150"/>
      <w:bookmarkStart w:id="4527" w:name="_Toc114227421"/>
      <w:bookmarkStart w:id="4528" w:name="_Toc114228227"/>
      <w:bookmarkStart w:id="4529" w:name="_Toc114228498"/>
      <w:bookmarkStart w:id="4530" w:name="_Toc114228771"/>
      <w:bookmarkStart w:id="4531" w:name="_Toc113975478"/>
      <w:bookmarkStart w:id="4532" w:name="_Toc113975995"/>
      <w:bookmarkStart w:id="4533" w:name="_Toc114065921"/>
      <w:bookmarkStart w:id="4534" w:name="_Toc114220091"/>
      <w:bookmarkStart w:id="4535" w:name="_Toc114220368"/>
      <w:bookmarkStart w:id="4536" w:name="_Toc114220639"/>
      <w:bookmarkStart w:id="4537" w:name="_Toc114220910"/>
      <w:bookmarkStart w:id="4538" w:name="_Toc114221189"/>
      <w:bookmarkStart w:id="4539" w:name="_Toc114226880"/>
      <w:bookmarkStart w:id="4540" w:name="_Toc114227151"/>
      <w:bookmarkStart w:id="4541" w:name="_Toc114227422"/>
      <w:bookmarkStart w:id="4542" w:name="_Toc114228228"/>
      <w:bookmarkStart w:id="4543" w:name="_Toc114228499"/>
      <w:bookmarkStart w:id="4544" w:name="_Toc114228772"/>
      <w:bookmarkStart w:id="4545" w:name="_Toc113975479"/>
      <w:bookmarkStart w:id="4546" w:name="_Toc113975996"/>
      <w:bookmarkStart w:id="4547" w:name="_Toc114065922"/>
      <w:bookmarkStart w:id="4548" w:name="_Toc114220092"/>
      <w:bookmarkStart w:id="4549" w:name="_Toc114220369"/>
      <w:bookmarkStart w:id="4550" w:name="_Toc114220640"/>
      <w:bookmarkStart w:id="4551" w:name="_Toc114220911"/>
      <w:bookmarkStart w:id="4552" w:name="_Toc114221190"/>
      <w:bookmarkStart w:id="4553" w:name="_Toc114226881"/>
      <w:bookmarkStart w:id="4554" w:name="_Toc114227152"/>
      <w:bookmarkStart w:id="4555" w:name="_Toc114227423"/>
      <w:bookmarkStart w:id="4556" w:name="_Toc114228229"/>
      <w:bookmarkStart w:id="4557" w:name="_Toc114228500"/>
      <w:bookmarkStart w:id="4558" w:name="_Toc114228773"/>
      <w:bookmarkStart w:id="4559" w:name="_Toc113975480"/>
      <w:bookmarkStart w:id="4560" w:name="_Toc113975997"/>
      <w:bookmarkStart w:id="4561" w:name="_Toc114065923"/>
      <w:bookmarkStart w:id="4562" w:name="_Toc114220093"/>
      <w:bookmarkStart w:id="4563" w:name="_Toc114220370"/>
      <w:bookmarkStart w:id="4564" w:name="_Toc114220641"/>
      <w:bookmarkStart w:id="4565" w:name="_Toc114220912"/>
      <w:bookmarkStart w:id="4566" w:name="_Toc114221191"/>
      <w:bookmarkStart w:id="4567" w:name="_Toc114226882"/>
      <w:bookmarkStart w:id="4568" w:name="_Toc114227153"/>
      <w:bookmarkStart w:id="4569" w:name="_Toc114227424"/>
      <w:bookmarkStart w:id="4570" w:name="_Toc114228230"/>
      <w:bookmarkStart w:id="4571" w:name="_Toc114228501"/>
      <w:bookmarkStart w:id="4572" w:name="_Toc114228774"/>
      <w:bookmarkStart w:id="4573" w:name="_Toc113975481"/>
      <w:bookmarkStart w:id="4574" w:name="_Toc113975998"/>
      <w:bookmarkStart w:id="4575" w:name="_Toc114065924"/>
      <w:bookmarkStart w:id="4576" w:name="_Toc114220094"/>
      <w:bookmarkStart w:id="4577" w:name="_Toc114220371"/>
      <w:bookmarkStart w:id="4578" w:name="_Toc114220642"/>
      <w:bookmarkStart w:id="4579" w:name="_Toc114220913"/>
      <w:bookmarkStart w:id="4580" w:name="_Toc114221192"/>
      <w:bookmarkStart w:id="4581" w:name="_Toc114226883"/>
      <w:bookmarkStart w:id="4582" w:name="_Toc114227154"/>
      <w:bookmarkStart w:id="4583" w:name="_Toc114227425"/>
      <w:bookmarkStart w:id="4584" w:name="_Toc114228231"/>
      <w:bookmarkStart w:id="4585" w:name="_Toc114228502"/>
      <w:bookmarkStart w:id="4586" w:name="_Toc114228775"/>
      <w:bookmarkStart w:id="4587" w:name="_Toc113975482"/>
      <w:bookmarkStart w:id="4588" w:name="_Toc113975999"/>
      <w:bookmarkStart w:id="4589" w:name="_Toc114065925"/>
      <w:bookmarkStart w:id="4590" w:name="_Toc114220095"/>
      <w:bookmarkStart w:id="4591" w:name="_Toc114220372"/>
      <w:bookmarkStart w:id="4592" w:name="_Toc114220643"/>
      <w:bookmarkStart w:id="4593" w:name="_Toc114220914"/>
      <w:bookmarkStart w:id="4594" w:name="_Toc114221193"/>
      <w:bookmarkStart w:id="4595" w:name="_Toc114226884"/>
      <w:bookmarkStart w:id="4596" w:name="_Toc114227155"/>
      <w:bookmarkStart w:id="4597" w:name="_Toc114227426"/>
      <w:bookmarkStart w:id="4598" w:name="_Toc114228232"/>
      <w:bookmarkStart w:id="4599" w:name="_Toc114228503"/>
      <w:bookmarkStart w:id="4600" w:name="_Toc114228776"/>
      <w:bookmarkStart w:id="4601" w:name="_Toc113975483"/>
      <w:bookmarkStart w:id="4602" w:name="_Toc113976000"/>
      <w:bookmarkStart w:id="4603" w:name="_Toc114065926"/>
      <w:bookmarkStart w:id="4604" w:name="_Toc114220096"/>
      <w:bookmarkStart w:id="4605" w:name="_Toc114220373"/>
      <w:bookmarkStart w:id="4606" w:name="_Toc114220644"/>
      <w:bookmarkStart w:id="4607" w:name="_Toc114220915"/>
      <w:bookmarkStart w:id="4608" w:name="_Toc114221194"/>
      <w:bookmarkStart w:id="4609" w:name="_Toc114226885"/>
      <w:bookmarkStart w:id="4610" w:name="_Toc114227156"/>
      <w:bookmarkStart w:id="4611" w:name="_Toc114227427"/>
      <w:bookmarkStart w:id="4612" w:name="_Toc114228233"/>
      <w:bookmarkStart w:id="4613" w:name="_Toc114228504"/>
      <w:bookmarkStart w:id="4614" w:name="_Toc114228777"/>
      <w:bookmarkStart w:id="4615" w:name="_Toc113975484"/>
      <w:bookmarkStart w:id="4616" w:name="_Toc113976001"/>
      <w:bookmarkStart w:id="4617" w:name="_Toc114065927"/>
      <w:bookmarkStart w:id="4618" w:name="_Toc114220097"/>
      <w:bookmarkStart w:id="4619" w:name="_Toc114220374"/>
      <w:bookmarkStart w:id="4620" w:name="_Toc114220645"/>
      <w:bookmarkStart w:id="4621" w:name="_Toc114220916"/>
      <w:bookmarkStart w:id="4622" w:name="_Toc114221195"/>
      <w:bookmarkStart w:id="4623" w:name="_Toc114226886"/>
      <w:bookmarkStart w:id="4624" w:name="_Toc114227157"/>
      <w:bookmarkStart w:id="4625" w:name="_Toc114227428"/>
      <w:bookmarkStart w:id="4626" w:name="_Toc114228234"/>
      <w:bookmarkStart w:id="4627" w:name="_Toc114228505"/>
      <w:bookmarkStart w:id="4628" w:name="_Toc114228778"/>
      <w:bookmarkStart w:id="4629" w:name="_Toc113975485"/>
      <w:bookmarkStart w:id="4630" w:name="_Toc113976002"/>
      <w:bookmarkStart w:id="4631" w:name="_Toc114065928"/>
      <w:bookmarkStart w:id="4632" w:name="_Toc114220098"/>
      <w:bookmarkStart w:id="4633" w:name="_Toc114220375"/>
      <w:bookmarkStart w:id="4634" w:name="_Toc114220646"/>
      <w:bookmarkStart w:id="4635" w:name="_Toc114220917"/>
      <w:bookmarkStart w:id="4636" w:name="_Toc114221196"/>
      <w:bookmarkStart w:id="4637" w:name="_Toc114226887"/>
      <w:bookmarkStart w:id="4638" w:name="_Toc114227158"/>
      <w:bookmarkStart w:id="4639" w:name="_Toc114227429"/>
      <w:bookmarkStart w:id="4640" w:name="_Toc114228235"/>
      <w:bookmarkStart w:id="4641" w:name="_Toc114228506"/>
      <w:bookmarkStart w:id="4642" w:name="_Toc114228779"/>
      <w:bookmarkStart w:id="4643" w:name="_Toc113975486"/>
      <w:bookmarkStart w:id="4644" w:name="_Toc113976003"/>
      <w:bookmarkStart w:id="4645" w:name="_Toc114065929"/>
      <w:bookmarkStart w:id="4646" w:name="_Toc114220099"/>
      <w:bookmarkStart w:id="4647" w:name="_Toc114220376"/>
      <w:bookmarkStart w:id="4648" w:name="_Toc114220647"/>
      <w:bookmarkStart w:id="4649" w:name="_Toc114220918"/>
      <w:bookmarkStart w:id="4650" w:name="_Toc114221197"/>
      <w:bookmarkStart w:id="4651" w:name="_Toc114226888"/>
      <w:bookmarkStart w:id="4652" w:name="_Toc114227159"/>
      <w:bookmarkStart w:id="4653" w:name="_Toc114227430"/>
      <w:bookmarkStart w:id="4654" w:name="_Toc114228236"/>
      <w:bookmarkStart w:id="4655" w:name="_Toc114228507"/>
      <w:bookmarkStart w:id="4656" w:name="_Toc114228780"/>
      <w:bookmarkStart w:id="4657" w:name="_Toc113975487"/>
      <w:bookmarkStart w:id="4658" w:name="_Toc113976004"/>
      <w:bookmarkStart w:id="4659" w:name="_Toc114065930"/>
      <w:bookmarkStart w:id="4660" w:name="_Toc114220100"/>
      <w:bookmarkStart w:id="4661" w:name="_Toc114220377"/>
      <w:bookmarkStart w:id="4662" w:name="_Toc114220648"/>
      <w:bookmarkStart w:id="4663" w:name="_Toc114220919"/>
      <w:bookmarkStart w:id="4664" w:name="_Toc114221198"/>
      <w:bookmarkStart w:id="4665" w:name="_Toc114226889"/>
      <w:bookmarkStart w:id="4666" w:name="_Toc114227160"/>
      <w:bookmarkStart w:id="4667" w:name="_Toc114227431"/>
      <w:bookmarkStart w:id="4668" w:name="_Toc114228237"/>
      <w:bookmarkStart w:id="4669" w:name="_Toc114228508"/>
      <w:bookmarkStart w:id="4670" w:name="_Toc114228781"/>
      <w:bookmarkStart w:id="4671" w:name="_Toc113975488"/>
      <w:bookmarkStart w:id="4672" w:name="_Toc113976005"/>
      <w:bookmarkStart w:id="4673" w:name="_Toc114065931"/>
      <w:bookmarkStart w:id="4674" w:name="_Toc114220101"/>
      <w:bookmarkStart w:id="4675" w:name="_Toc114220378"/>
      <w:bookmarkStart w:id="4676" w:name="_Toc114220649"/>
      <w:bookmarkStart w:id="4677" w:name="_Toc114220920"/>
      <w:bookmarkStart w:id="4678" w:name="_Toc114221199"/>
      <w:bookmarkStart w:id="4679" w:name="_Toc114226890"/>
      <w:bookmarkStart w:id="4680" w:name="_Toc114227161"/>
      <w:bookmarkStart w:id="4681" w:name="_Toc114227432"/>
      <w:bookmarkStart w:id="4682" w:name="_Toc114228238"/>
      <w:bookmarkStart w:id="4683" w:name="_Toc114228509"/>
      <w:bookmarkStart w:id="4684" w:name="_Toc114228782"/>
      <w:bookmarkStart w:id="4685" w:name="_Toc113975489"/>
      <w:bookmarkStart w:id="4686" w:name="_Toc113976006"/>
      <w:bookmarkStart w:id="4687" w:name="_Toc114065932"/>
      <w:bookmarkStart w:id="4688" w:name="_Toc114220102"/>
      <w:bookmarkStart w:id="4689" w:name="_Toc114220379"/>
      <w:bookmarkStart w:id="4690" w:name="_Toc114220650"/>
      <w:bookmarkStart w:id="4691" w:name="_Toc114220921"/>
      <w:bookmarkStart w:id="4692" w:name="_Toc114221200"/>
      <w:bookmarkStart w:id="4693" w:name="_Toc114226891"/>
      <w:bookmarkStart w:id="4694" w:name="_Toc114227162"/>
      <w:bookmarkStart w:id="4695" w:name="_Toc114227433"/>
      <w:bookmarkStart w:id="4696" w:name="_Toc114228239"/>
      <w:bookmarkStart w:id="4697" w:name="_Toc114228510"/>
      <w:bookmarkStart w:id="4698" w:name="_Toc114228783"/>
      <w:bookmarkStart w:id="4699" w:name="_Toc113975490"/>
      <w:bookmarkStart w:id="4700" w:name="_Toc113976007"/>
      <w:bookmarkStart w:id="4701" w:name="_Toc114065933"/>
      <w:bookmarkStart w:id="4702" w:name="_Toc114220103"/>
      <w:bookmarkStart w:id="4703" w:name="_Toc114220380"/>
      <w:bookmarkStart w:id="4704" w:name="_Toc114220651"/>
      <w:bookmarkStart w:id="4705" w:name="_Toc114220922"/>
      <w:bookmarkStart w:id="4706" w:name="_Toc114221201"/>
      <w:bookmarkStart w:id="4707" w:name="_Toc114226892"/>
      <w:bookmarkStart w:id="4708" w:name="_Toc114227163"/>
      <w:bookmarkStart w:id="4709" w:name="_Toc114227434"/>
      <w:bookmarkStart w:id="4710" w:name="_Toc114228240"/>
      <w:bookmarkStart w:id="4711" w:name="_Toc114228511"/>
      <w:bookmarkStart w:id="4712" w:name="_Toc114228784"/>
      <w:bookmarkStart w:id="4713" w:name="_Toc113975491"/>
      <w:bookmarkStart w:id="4714" w:name="_Toc113976008"/>
      <w:bookmarkStart w:id="4715" w:name="_Toc114065934"/>
      <w:bookmarkStart w:id="4716" w:name="_Toc114220104"/>
      <w:bookmarkStart w:id="4717" w:name="_Toc114220381"/>
      <w:bookmarkStart w:id="4718" w:name="_Toc114220652"/>
      <w:bookmarkStart w:id="4719" w:name="_Toc114220923"/>
      <w:bookmarkStart w:id="4720" w:name="_Toc114221202"/>
      <w:bookmarkStart w:id="4721" w:name="_Toc114226893"/>
      <w:bookmarkStart w:id="4722" w:name="_Toc114227164"/>
      <w:bookmarkStart w:id="4723" w:name="_Toc114227435"/>
      <w:bookmarkStart w:id="4724" w:name="_Toc114228241"/>
      <w:bookmarkStart w:id="4725" w:name="_Toc114228512"/>
      <w:bookmarkStart w:id="4726" w:name="_Toc114228785"/>
      <w:bookmarkStart w:id="4727" w:name="_Toc113975492"/>
      <w:bookmarkStart w:id="4728" w:name="_Toc113976009"/>
      <w:bookmarkStart w:id="4729" w:name="_Toc114065935"/>
      <w:bookmarkStart w:id="4730" w:name="_Toc114220105"/>
      <w:bookmarkStart w:id="4731" w:name="_Toc114220382"/>
      <w:bookmarkStart w:id="4732" w:name="_Toc114220653"/>
      <w:bookmarkStart w:id="4733" w:name="_Toc114220924"/>
      <w:bookmarkStart w:id="4734" w:name="_Toc114221203"/>
      <w:bookmarkStart w:id="4735" w:name="_Toc114226894"/>
      <w:bookmarkStart w:id="4736" w:name="_Toc114227165"/>
      <w:bookmarkStart w:id="4737" w:name="_Toc114227436"/>
      <w:bookmarkStart w:id="4738" w:name="_Toc114228242"/>
      <w:bookmarkStart w:id="4739" w:name="_Toc114228513"/>
      <w:bookmarkStart w:id="4740" w:name="_Toc114228786"/>
      <w:bookmarkStart w:id="4741" w:name="_Toc113975493"/>
      <w:bookmarkStart w:id="4742" w:name="_Toc113976010"/>
      <w:bookmarkStart w:id="4743" w:name="_Toc114065936"/>
      <w:bookmarkStart w:id="4744" w:name="_Toc114220106"/>
      <w:bookmarkStart w:id="4745" w:name="_Toc114220383"/>
      <w:bookmarkStart w:id="4746" w:name="_Toc114220654"/>
      <w:bookmarkStart w:id="4747" w:name="_Toc114220925"/>
      <w:bookmarkStart w:id="4748" w:name="_Toc114221204"/>
      <w:bookmarkStart w:id="4749" w:name="_Toc114226895"/>
      <w:bookmarkStart w:id="4750" w:name="_Toc114227166"/>
      <w:bookmarkStart w:id="4751" w:name="_Toc114227437"/>
      <w:bookmarkStart w:id="4752" w:name="_Toc114228243"/>
      <w:bookmarkStart w:id="4753" w:name="_Toc114228514"/>
      <w:bookmarkStart w:id="4754" w:name="_Toc114228787"/>
      <w:bookmarkStart w:id="4755" w:name="_Toc113975494"/>
      <w:bookmarkStart w:id="4756" w:name="_Toc113976011"/>
      <w:bookmarkStart w:id="4757" w:name="_Toc114065937"/>
      <w:bookmarkStart w:id="4758" w:name="_Toc114220107"/>
      <w:bookmarkStart w:id="4759" w:name="_Toc114220384"/>
      <w:bookmarkStart w:id="4760" w:name="_Toc114220655"/>
      <w:bookmarkStart w:id="4761" w:name="_Toc114220926"/>
      <w:bookmarkStart w:id="4762" w:name="_Toc114221205"/>
      <w:bookmarkStart w:id="4763" w:name="_Toc114226896"/>
      <w:bookmarkStart w:id="4764" w:name="_Toc114227167"/>
      <w:bookmarkStart w:id="4765" w:name="_Toc114227438"/>
      <w:bookmarkStart w:id="4766" w:name="_Toc114228244"/>
      <w:bookmarkStart w:id="4767" w:name="_Toc114228515"/>
      <w:bookmarkStart w:id="4768" w:name="_Toc114228788"/>
      <w:bookmarkStart w:id="4769" w:name="_Toc113975495"/>
      <w:bookmarkStart w:id="4770" w:name="_Toc113976012"/>
      <w:bookmarkStart w:id="4771" w:name="_Toc114065938"/>
      <w:bookmarkStart w:id="4772" w:name="_Toc114220108"/>
      <w:bookmarkStart w:id="4773" w:name="_Toc114220385"/>
      <w:bookmarkStart w:id="4774" w:name="_Toc114220656"/>
      <w:bookmarkStart w:id="4775" w:name="_Toc114220927"/>
      <w:bookmarkStart w:id="4776" w:name="_Toc114221206"/>
      <w:bookmarkStart w:id="4777" w:name="_Toc114226897"/>
      <w:bookmarkStart w:id="4778" w:name="_Toc114227168"/>
      <w:bookmarkStart w:id="4779" w:name="_Toc114227439"/>
      <w:bookmarkStart w:id="4780" w:name="_Toc114228245"/>
      <w:bookmarkStart w:id="4781" w:name="_Toc114228516"/>
      <w:bookmarkStart w:id="4782" w:name="_Toc114228789"/>
      <w:bookmarkStart w:id="4783" w:name="_Toc113975496"/>
      <w:bookmarkStart w:id="4784" w:name="_Toc113976013"/>
      <w:bookmarkStart w:id="4785" w:name="_Toc114065939"/>
      <w:bookmarkStart w:id="4786" w:name="_Toc114220109"/>
      <w:bookmarkStart w:id="4787" w:name="_Toc114220386"/>
      <w:bookmarkStart w:id="4788" w:name="_Toc114220657"/>
      <w:bookmarkStart w:id="4789" w:name="_Toc114220928"/>
      <w:bookmarkStart w:id="4790" w:name="_Toc114221207"/>
      <w:bookmarkStart w:id="4791" w:name="_Toc114226898"/>
      <w:bookmarkStart w:id="4792" w:name="_Toc114227169"/>
      <w:bookmarkStart w:id="4793" w:name="_Toc114227440"/>
      <w:bookmarkStart w:id="4794" w:name="_Toc114228246"/>
      <w:bookmarkStart w:id="4795" w:name="_Toc114228517"/>
      <w:bookmarkStart w:id="4796" w:name="_Toc114228790"/>
      <w:bookmarkStart w:id="4797" w:name="_Toc113975497"/>
      <w:bookmarkStart w:id="4798" w:name="_Toc113976014"/>
      <w:bookmarkStart w:id="4799" w:name="_Toc114065940"/>
      <w:bookmarkStart w:id="4800" w:name="_Toc114220110"/>
      <w:bookmarkStart w:id="4801" w:name="_Toc114220387"/>
      <w:bookmarkStart w:id="4802" w:name="_Toc114220658"/>
      <w:bookmarkStart w:id="4803" w:name="_Toc114220929"/>
      <w:bookmarkStart w:id="4804" w:name="_Toc114221208"/>
      <w:bookmarkStart w:id="4805" w:name="_Toc114226899"/>
      <w:bookmarkStart w:id="4806" w:name="_Toc114227170"/>
      <w:bookmarkStart w:id="4807" w:name="_Toc114227441"/>
      <w:bookmarkStart w:id="4808" w:name="_Toc114228247"/>
      <w:bookmarkStart w:id="4809" w:name="_Toc114228518"/>
      <w:bookmarkStart w:id="4810" w:name="_Toc114228791"/>
      <w:bookmarkStart w:id="4811" w:name="_Toc113975498"/>
      <w:bookmarkStart w:id="4812" w:name="_Toc113976015"/>
      <w:bookmarkStart w:id="4813" w:name="_Toc114065941"/>
      <w:bookmarkStart w:id="4814" w:name="_Toc114220111"/>
      <w:bookmarkStart w:id="4815" w:name="_Toc114220388"/>
      <w:bookmarkStart w:id="4816" w:name="_Toc114220659"/>
      <w:bookmarkStart w:id="4817" w:name="_Toc114220930"/>
      <w:bookmarkStart w:id="4818" w:name="_Toc114221209"/>
      <w:bookmarkStart w:id="4819" w:name="_Toc114226900"/>
      <w:bookmarkStart w:id="4820" w:name="_Toc114227171"/>
      <w:bookmarkStart w:id="4821" w:name="_Toc114227442"/>
      <w:bookmarkStart w:id="4822" w:name="_Toc114228248"/>
      <w:bookmarkStart w:id="4823" w:name="_Toc114228519"/>
      <w:bookmarkStart w:id="4824" w:name="_Toc114228792"/>
      <w:bookmarkStart w:id="4825" w:name="_Toc113975499"/>
      <w:bookmarkStart w:id="4826" w:name="_Toc113976016"/>
      <w:bookmarkStart w:id="4827" w:name="_Toc114065942"/>
      <w:bookmarkStart w:id="4828" w:name="_Toc114220112"/>
      <w:bookmarkStart w:id="4829" w:name="_Toc114220389"/>
      <w:bookmarkStart w:id="4830" w:name="_Toc114220660"/>
      <w:bookmarkStart w:id="4831" w:name="_Toc114220931"/>
      <w:bookmarkStart w:id="4832" w:name="_Toc114221210"/>
      <w:bookmarkStart w:id="4833" w:name="_Toc114226901"/>
      <w:bookmarkStart w:id="4834" w:name="_Toc114227172"/>
      <w:bookmarkStart w:id="4835" w:name="_Toc114227443"/>
      <w:bookmarkStart w:id="4836" w:name="_Toc114228249"/>
      <w:bookmarkStart w:id="4837" w:name="_Toc114228520"/>
      <w:bookmarkStart w:id="4838" w:name="_Toc114228793"/>
      <w:bookmarkStart w:id="4839" w:name="_Toc113975500"/>
      <w:bookmarkStart w:id="4840" w:name="_Toc113976017"/>
      <w:bookmarkStart w:id="4841" w:name="_Toc114065943"/>
      <w:bookmarkStart w:id="4842" w:name="_Toc114220113"/>
      <w:bookmarkStart w:id="4843" w:name="_Toc114220390"/>
      <w:bookmarkStart w:id="4844" w:name="_Toc114220661"/>
      <w:bookmarkStart w:id="4845" w:name="_Toc114220932"/>
      <w:bookmarkStart w:id="4846" w:name="_Toc114221211"/>
      <w:bookmarkStart w:id="4847" w:name="_Toc114226902"/>
      <w:bookmarkStart w:id="4848" w:name="_Toc114227173"/>
      <w:bookmarkStart w:id="4849" w:name="_Toc114227444"/>
      <w:bookmarkStart w:id="4850" w:name="_Toc114228250"/>
      <w:bookmarkStart w:id="4851" w:name="_Toc114228521"/>
      <w:bookmarkStart w:id="4852" w:name="_Toc114228794"/>
      <w:bookmarkStart w:id="4853" w:name="_Toc113975501"/>
      <w:bookmarkStart w:id="4854" w:name="_Toc113976018"/>
      <w:bookmarkStart w:id="4855" w:name="_Toc114065944"/>
      <w:bookmarkStart w:id="4856" w:name="_Toc114220114"/>
      <w:bookmarkStart w:id="4857" w:name="_Toc114220391"/>
      <w:bookmarkStart w:id="4858" w:name="_Toc114220662"/>
      <w:bookmarkStart w:id="4859" w:name="_Toc114220933"/>
      <w:bookmarkStart w:id="4860" w:name="_Toc114221212"/>
      <w:bookmarkStart w:id="4861" w:name="_Toc114226903"/>
      <w:bookmarkStart w:id="4862" w:name="_Toc114227174"/>
      <w:bookmarkStart w:id="4863" w:name="_Toc114227445"/>
      <w:bookmarkStart w:id="4864" w:name="_Toc114228251"/>
      <w:bookmarkStart w:id="4865" w:name="_Toc114228522"/>
      <w:bookmarkStart w:id="4866" w:name="_Toc114228795"/>
      <w:bookmarkStart w:id="4867" w:name="_Toc113975502"/>
      <w:bookmarkStart w:id="4868" w:name="_Toc113976019"/>
      <w:bookmarkStart w:id="4869" w:name="_Toc114065945"/>
      <w:bookmarkStart w:id="4870" w:name="_Toc114220115"/>
      <w:bookmarkStart w:id="4871" w:name="_Toc114220392"/>
      <w:bookmarkStart w:id="4872" w:name="_Toc114220663"/>
      <w:bookmarkStart w:id="4873" w:name="_Toc114220934"/>
      <w:bookmarkStart w:id="4874" w:name="_Toc114221213"/>
      <w:bookmarkStart w:id="4875" w:name="_Toc114226904"/>
      <w:bookmarkStart w:id="4876" w:name="_Toc114227175"/>
      <w:bookmarkStart w:id="4877" w:name="_Toc114227446"/>
      <w:bookmarkStart w:id="4878" w:name="_Toc114228252"/>
      <w:bookmarkStart w:id="4879" w:name="_Toc114228523"/>
      <w:bookmarkStart w:id="4880" w:name="_Toc114228796"/>
      <w:bookmarkStart w:id="4881" w:name="_Toc113975503"/>
      <w:bookmarkStart w:id="4882" w:name="_Toc113976020"/>
      <w:bookmarkStart w:id="4883" w:name="_Toc114065946"/>
      <w:bookmarkStart w:id="4884" w:name="_Toc114220116"/>
      <w:bookmarkStart w:id="4885" w:name="_Toc114220393"/>
      <w:bookmarkStart w:id="4886" w:name="_Toc114220664"/>
      <w:bookmarkStart w:id="4887" w:name="_Toc114220935"/>
      <w:bookmarkStart w:id="4888" w:name="_Toc114221214"/>
      <w:bookmarkStart w:id="4889" w:name="_Toc114226905"/>
      <w:bookmarkStart w:id="4890" w:name="_Toc114227176"/>
      <w:bookmarkStart w:id="4891" w:name="_Toc114227447"/>
      <w:bookmarkStart w:id="4892" w:name="_Toc114228253"/>
      <w:bookmarkStart w:id="4893" w:name="_Toc114228524"/>
      <w:bookmarkStart w:id="4894" w:name="_Toc114228797"/>
      <w:bookmarkStart w:id="4895" w:name="_Toc113975504"/>
      <w:bookmarkStart w:id="4896" w:name="_Toc113976021"/>
      <w:bookmarkStart w:id="4897" w:name="_Toc114065947"/>
      <w:bookmarkStart w:id="4898" w:name="_Toc114220117"/>
      <w:bookmarkStart w:id="4899" w:name="_Toc114220394"/>
      <w:bookmarkStart w:id="4900" w:name="_Toc114220665"/>
      <w:bookmarkStart w:id="4901" w:name="_Toc114220936"/>
      <w:bookmarkStart w:id="4902" w:name="_Toc114221215"/>
      <w:bookmarkStart w:id="4903" w:name="_Toc114226906"/>
      <w:bookmarkStart w:id="4904" w:name="_Toc114227177"/>
      <w:bookmarkStart w:id="4905" w:name="_Toc114227448"/>
      <w:bookmarkStart w:id="4906" w:name="_Toc114228254"/>
      <w:bookmarkStart w:id="4907" w:name="_Toc114228525"/>
      <w:bookmarkStart w:id="4908" w:name="_Toc114228798"/>
      <w:bookmarkStart w:id="4909" w:name="_Toc113975505"/>
      <w:bookmarkStart w:id="4910" w:name="_Toc113976022"/>
      <w:bookmarkStart w:id="4911" w:name="_Toc114065948"/>
      <w:bookmarkStart w:id="4912" w:name="_Toc114220118"/>
      <w:bookmarkStart w:id="4913" w:name="_Toc114220395"/>
      <w:bookmarkStart w:id="4914" w:name="_Toc114220666"/>
      <w:bookmarkStart w:id="4915" w:name="_Toc114220937"/>
      <w:bookmarkStart w:id="4916" w:name="_Toc114221216"/>
      <w:bookmarkStart w:id="4917" w:name="_Toc114226907"/>
      <w:bookmarkStart w:id="4918" w:name="_Toc114227178"/>
      <w:bookmarkStart w:id="4919" w:name="_Toc114227449"/>
      <w:bookmarkStart w:id="4920" w:name="_Toc114228255"/>
      <w:bookmarkStart w:id="4921" w:name="_Toc114228526"/>
      <w:bookmarkStart w:id="4922" w:name="_Toc114228799"/>
      <w:bookmarkStart w:id="4923" w:name="_Toc113975506"/>
      <w:bookmarkStart w:id="4924" w:name="_Toc113976023"/>
      <w:bookmarkStart w:id="4925" w:name="_Toc114065949"/>
      <w:bookmarkStart w:id="4926" w:name="_Toc114220119"/>
      <w:bookmarkStart w:id="4927" w:name="_Toc114220396"/>
      <w:bookmarkStart w:id="4928" w:name="_Toc114220667"/>
      <w:bookmarkStart w:id="4929" w:name="_Toc114220938"/>
      <w:bookmarkStart w:id="4930" w:name="_Toc114221217"/>
      <w:bookmarkStart w:id="4931" w:name="_Toc114226908"/>
      <w:bookmarkStart w:id="4932" w:name="_Toc114227179"/>
      <w:bookmarkStart w:id="4933" w:name="_Toc114227450"/>
      <w:bookmarkStart w:id="4934" w:name="_Toc114228256"/>
      <w:bookmarkStart w:id="4935" w:name="_Toc114228527"/>
      <w:bookmarkStart w:id="4936" w:name="_Toc114228800"/>
      <w:bookmarkStart w:id="4937" w:name="_Toc113975507"/>
      <w:bookmarkStart w:id="4938" w:name="_Toc113976024"/>
      <w:bookmarkStart w:id="4939" w:name="_Toc114065950"/>
      <w:bookmarkStart w:id="4940" w:name="_Toc114220120"/>
      <w:bookmarkStart w:id="4941" w:name="_Toc114220397"/>
      <w:bookmarkStart w:id="4942" w:name="_Toc114220668"/>
      <w:bookmarkStart w:id="4943" w:name="_Toc114220939"/>
      <w:bookmarkStart w:id="4944" w:name="_Toc114221218"/>
      <w:bookmarkStart w:id="4945" w:name="_Toc114226909"/>
      <w:bookmarkStart w:id="4946" w:name="_Toc114227180"/>
      <w:bookmarkStart w:id="4947" w:name="_Toc114227451"/>
      <w:bookmarkStart w:id="4948" w:name="_Toc114228257"/>
      <w:bookmarkStart w:id="4949" w:name="_Toc114228528"/>
      <w:bookmarkStart w:id="4950" w:name="_Toc114228801"/>
      <w:bookmarkStart w:id="4951" w:name="_Toc113975508"/>
      <w:bookmarkStart w:id="4952" w:name="_Toc113976025"/>
      <w:bookmarkStart w:id="4953" w:name="_Toc114065951"/>
      <w:bookmarkStart w:id="4954" w:name="_Toc114220121"/>
      <w:bookmarkStart w:id="4955" w:name="_Toc114220398"/>
      <w:bookmarkStart w:id="4956" w:name="_Toc114220669"/>
      <w:bookmarkStart w:id="4957" w:name="_Toc114220940"/>
      <w:bookmarkStart w:id="4958" w:name="_Toc114221219"/>
      <w:bookmarkStart w:id="4959" w:name="_Toc114226910"/>
      <w:bookmarkStart w:id="4960" w:name="_Toc114227181"/>
      <w:bookmarkStart w:id="4961" w:name="_Toc114227452"/>
      <w:bookmarkStart w:id="4962" w:name="_Toc114228258"/>
      <w:bookmarkStart w:id="4963" w:name="_Toc114228529"/>
      <w:bookmarkStart w:id="4964" w:name="_Toc114228802"/>
      <w:bookmarkStart w:id="4965" w:name="_Toc113975509"/>
      <w:bookmarkStart w:id="4966" w:name="_Toc113976026"/>
      <w:bookmarkStart w:id="4967" w:name="_Toc114065952"/>
      <w:bookmarkStart w:id="4968" w:name="_Toc114220122"/>
      <w:bookmarkStart w:id="4969" w:name="_Toc114220399"/>
      <w:bookmarkStart w:id="4970" w:name="_Toc114220670"/>
      <w:bookmarkStart w:id="4971" w:name="_Toc114220941"/>
      <w:bookmarkStart w:id="4972" w:name="_Toc114221220"/>
      <w:bookmarkStart w:id="4973" w:name="_Toc114226911"/>
      <w:bookmarkStart w:id="4974" w:name="_Toc114227182"/>
      <w:bookmarkStart w:id="4975" w:name="_Toc114227453"/>
      <w:bookmarkStart w:id="4976" w:name="_Toc114228259"/>
      <w:bookmarkStart w:id="4977" w:name="_Toc114228530"/>
      <w:bookmarkStart w:id="4978" w:name="_Toc114228803"/>
      <w:bookmarkStart w:id="4979" w:name="_Toc113975510"/>
      <w:bookmarkStart w:id="4980" w:name="_Toc113976027"/>
      <w:bookmarkStart w:id="4981" w:name="_Toc114065953"/>
      <w:bookmarkStart w:id="4982" w:name="_Toc114220123"/>
      <w:bookmarkStart w:id="4983" w:name="_Toc114220400"/>
      <w:bookmarkStart w:id="4984" w:name="_Toc114220671"/>
      <w:bookmarkStart w:id="4985" w:name="_Toc114220942"/>
      <w:bookmarkStart w:id="4986" w:name="_Toc114221221"/>
      <w:bookmarkStart w:id="4987" w:name="_Toc114226912"/>
      <w:bookmarkStart w:id="4988" w:name="_Toc114227183"/>
      <w:bookmarkStart w:id="4989" w:name="_Toc114227454"/>
      <w:bookmarkStart w:id="4990" w:name="_Toc114228260"/>
      <w:bookmarkStart w:id="4991" w:name="_Toc114228531"/>
      <w:bookmarkStart w:id="4992" w:name="_Toc114228804"/>
      <w:bookmarkStart w:id="4993" w:name="_Toc113975511"/>
      <w:bookmarkStart w:id="4994" w:name="_Toc113976028"/>
      <w:bookmarkStart w:id="4995" w:name="_Toc114065954"/>
      <w:bookmarkStart w:id="4996" w:name="_Toc114220124"/>
      <w:bookmarkStart w:id="4997" w:name="_Toc114220401"/>
      <w:bookmarkStart w:id="4998" w:name="_Toc114220672"/>
      <w:bookmarkStart w:id="4999" w:name="_Toc114220943"/>
      <w:bookmarkStart w:id="5000" w:name="_Toc114221222"/>
      <w:bookmarkStart w:id="5001" w:name="_Toc114226913"/>
      <w:bookmarkStart w:id="5002" w:name="_Toc114227184"/>
      <w:bookmarkStart w:id="5003" w:name="_Toc114227455"/>
      <w:bookmarkStart w:id="5004" w:name="_Toc114228261"/>
      <w:bookmarkStart w:id="5005" w:name="_Toc114228532"/>
      <w:bookmarkStart w:id="5006" w:name="_Toc114228805"/>
      <w:bookmarkStart w:id="5007" w:name="_Toc113975512"/>
      <w:bookmarkStart w:id="5008" w:name="_Toc113976029"/>
      <w:bookmarkStart w:id="5009" w:name="_Toc114065955"/>
      <w:bookmarkStart w:id="5010" w:name="_Toc114220125"/>
      <w:bookmarkStart w:id="5011" w:name="_Toc114220402"/>
      <w:bookmarkStart w:id="5012" w:name="_Toc114220673"/>
      <w:bookmarkStart w:id="5013" w:name="_Toc114220944"/>
      <w:bookmarkStart w:id="5014" w:name="_Toc114221223"/>
      <w:bookmarkStart w:id="5015" w:name="_Toc114226914"/>
      <w:bookmarkStart w:id="5016" w:name="_Toc114227185"/>
      <w:bookmarkStart w:id="5017" w:name="_Toc114227456"/>
      <w:bookmarkStart w:id="5018" w:name="_Toc114228262"/>
      <w:bookmarkStart w:id="5019" w:name="_Toc114228533"/>
      <w:bookmarkStart w:id="5020" w:name="_Toc114228806"/>
      <w:bookmarkStart w:id="5021" w:name="_Toc113975513"/>
      <w:bookmarkStart w:id="5022" w:name="_Toc113976030"/>
      <w:bookmarkStart w:id="5023" w:name="_Toc114065956"/>
      <w:bookmarkStart w:id="5024" w:name="_Toc114220126"/>
      <w:bookmarkStart w:id="5025" w:name="_Toc114220403"/>
      <w:bookmarkStart w:id="5026" w:name="_Toc114220674"/>
      <w:bookmarkStart w:id="5027" w:name="_Toc114220945"/>
      <w:bookmarkStart w:id="5028" w:name="_Toc114221224"/>
      <w:bookmarkStart w:id="5029" w:name="_Toc114226915"/>
      <w:bookmarkStart w:id="5030" w:name="_Toc114227186"/>
      <w:bookmarkStart w:id="5031" w:name="_Toc114227457"/>
      <w:bookmarkStart w:id="5032" w:name="_Toc114228263"/>
      <w:bookmarkStart w:id="5033" w:name="_Toc114228534"/>
      <w:bookmarkStart w:id="5034" w:name="_Toc114228807"/>
      <w:bookmarkStart w:id="5035" w:name="_Toc113975514"/>
      <w:bookmarkStart w:id="5036" w:name="_Toc113976031"/>
      <w:bookmarkStart w:id="5037" w:name="_Toc114065957"/>
      <w:bookmarkStart w:id="5038" w:name="_Toc114220127"/>
      <w:bookmarkStart w:id="5039" w:name="_Toc114220404"/>
      <w:bookmarkStart w:id="5040" w:name="_Toc114220675"/>
      <w:bookmarkStart w:id="5041" w:name="_Toc114220946"/>
      <w:bookmarkStart w:id="5042" w:name="_Toc114221225"/>
      <w:bookmarkStart w:id="5043" w:name="_Toc114226916"/>
      <w:bookmarkStart w:id="5044" w:name="_Toc114227187"/>
      <w:bookmarkStart w:id="5045" w:name="_Toc114227458"/>
      <w:bookmarkStart w:id="5046" w:name="_Toc114228264"/>
      <w:bookmarkStart w:id="5047" w:name="_Toc114228535"/>
      <w:bookmarkStart w:id="5048" w:name="_Toc114228808"/>
      <w:bookmarkStart w:id="5049" w:name="_Toc113975515"/>
      <w:bookmarkStart w:id="5050" w:name="_Toc113976032"/>
      <w:bookmarkStart w:id="5051" w:name="_Toc114065958"/>
      <w:bookmarkStart w:id="5052" w:name="_Toc114220128"/>
      <w:bookmarkStart w:id="5053" w:name="_Toc114220405"/>
      <w:bookmarkStart w:id="5054" w:name="_Toc114220676"/>
      <w:bookmarkStart w:id="5055" w:name="_Toc114220947"/>
      <w:bookmarkStart w:id="5056" w:name="_Toc114221226"/>
      <w:bookmarkStart w:id="5057" w:name="_Toc114226917"/>
      <w:bookmarkStart w:id="5058" w:name="_Toc114227188"/>
      <w:bookmarkStart w:id="5059" w:name="_Toc114227459"/>
      <w:bookmarkStart w:id="5060" w:name="_Toc114228265"/>
      <w:bookmarkStart w:id="5061" w:name="_Toc114228536"/>
      <w:bookmarkStart w:id="5062" w:name="_Toc114228809"/>
      <w:bookmarkStart w:id="5063" w:name="_Toc113975516"/>
      <w:bookmarkStart w:id="5064" w:name="_Toc113976033"/>
      <w:bookmarkStart w:id="5065" w:name="_Toc114065959"/>
      <w:bookmarkStart w:id="5066" w:name="_Toc114220129"/>
      <w:bookmarkStart w:id="5067" w:name="_Toc114220406"/>
      <w:bookmarkStart w:id="5068" w:name="_Toc114220677"/>
      <w:bookmarkStart w:id="5069" w:name="_Toc114220948"/>
      <w:bookmarkStart w:id="5070" w:name="_Toc114221227"/>
      <w:bookmarkStart w:id="5071" w:name="_Toc114226918"/>
      <w:bookmarkStart w:id="5072" w:name="_Toc114227189"/>
      <w:bookmarkStart w:id="5073" w:name="_Toc114227460"/>
      <w:bookmarkStart w:id="5074" w:name="_Toc114228266"/>
      <w:bookmarkStart w:id="5075" w:name="_Toc114228537"/>
      <w:bookmarkStart w:id="5076" w:name="_Toc114228810"/>
      <w:bookmarkStart w:id="5077" w:name="_Toc113975517"/>
      <w:bookmarkStart w:id="5078" w:name="_Toc113976034"/>
      <w:bookmarkStart w:id="5079" w:name="_Toc114065960"/>
      <w:bookmarkStart w:id="5080" w:name="_Toc114220130"/>
      <w:bookmarkStart w:id="5081" w:name="_Toc114220407"/>
      <w:bookmarkStart w:id="5082" w:name="_Toc114220678"/>
      <w:bookmarkStart w:id="5083" w:name="_Toc114220949"/>
      <w:bookmarkStart w:id="5084" w:name="_Toc114221228"/>
      <w:bookmarkStart w:id="5085" w:name="_Toc114226919"/>
      <w:bookmarkStart w:id="5086" w:name="_Toc114227190"/>
      <w:bookmarkStart w:id="5087" w:name="_Toc114227461"/>
      <w:bookmarkStart w:id="5088" w:name="_Toc114228267"/>
      <w:bookmarkStart w:id="5089" w:name="_Toc114228538"/>
      <w:bookmarkStart w:id="5090" w:name="_Toc114228811"/>
      <w:bookmarkStart w:id="5091" w:name="_Toc113975518"/>
      <w:bookmarkStart w:id="5092" w:name="_Toc113976035"/>
      <w:bookmarkStart w:id="5093" w:name="_Toc114065961"/>
      <w:bookmarkStart w:id="5094" w:name="_Toc114220131"/>
      <w:bookmarkStart w:id="5095" w:name="_Toc114220408"/>
      <w:bookmarkStart w:id="5096" w:name="_Toc114220679"/>
      <w:bookmarkStart w:id="5097" w:name="_Toc114220950"/>
      <w:bookmarkStart w:id="5098" w:name="_Toc114221229"/>
      <w:bookmarkStart w:id="5099" w:name="_Toc114226920"/>
      <w:bookmarkStart w:id="5100" w:name="_Toc114227191"/>
      <w:bookmarkStart w:id="5101" w:name="_Toc114227462"/>
      <w:bookmarkStart w:id="5102" w:name="_Toc114228268"/>
      <w:bookmarkStart w:id="5103" w:name="_Toc114228539"/>
      <w:bookmarkStart w:id="5104" w:name="_Toc114228812"/>
      <w:bookmarkStart w:id="5105" w:name="_Toc113975519"/>
      <w:bookmarkStart w:id="5106" w:name="_Toc113976036"/>
      <w:bookmarkStart w:id="5107" w:name="_Toc114065962"/>
      <w:bookmarkStart w:id="5108" w:name="_Toc114220132"/>
      <w:bookmarkStart w:id="5109" w:name="_Toc114220409"/>
      <w:bookmarkStart w:id="5110" w:name="_Toc114220680"/>
      <w:bookmarkStart w:id="5111" w:name="_Toc114220951"/>
      <w:bookmarkStart w:id="5112" w:name="_Toc114221230"/>
      <w:bookmarkStart w:id="5113" w:name="_Toc114226921"/>
      <w:bookmarkStart w:id="5114" w:name="_Toc114227192"/>
      <w:bookmarkStart w:id="5115" w:name="_Toc114227463"/>
      <w:bookmarkStart w:id="5116" w:name="_Toc114228269"/>
      <w:bookmarkStart w:id="5117" w:name="_Toc114228540"/>
      <w:bookmarkStart w:id="5118" w:name="_Toc114228813"/>
      <w:bookmarkStart w:id="5119" w:name="_Toc113975520"/>
      <w:bookmarkStart w:id="5120" w:name="_Toc113976037"/>
      <w:bookmarkStart w:id="5121" w:name="_Toc114065963"/>
      <w:bookmarkStart w:id="5122" w:name="_Toc114220133"/>
      <w:bookmarkStart w:id="5123" w:name="_Toc114220410"/>
      <w:bookmarkStart w:id="5124" w:name="_Toc114220681"/>
      <w:bookmarkStart w:id="5125" w:name="_Toc114220952"/>
      <w:bookmarkStart w:id="5126" w:name="_Toc114221231"/>
      <w:bookmarkStart w:id="5127" w:name="_Toc114226922"/>
      <w:bookmarkStart w:id="5128" w:name="_Toc114227193"/>
      <w:bookmarkStart w:id="5129" w:name="_Toc114227464"/>
      <w:bookmarkStart w:id="5130" w:name="_Toc114228270"/>
      <w:bookmarkStart w:id="5131" w:name="_Toc114228541"/>
      <w:bookmarkStart w:id="5132" w:name="_Toc114228814"/>
      <w:bookmarkStart w:id="5133" w:name="_Toc113975521"/>
      <w:bookmarkStart w:id="5134" w:name="_Toc113976038"/>
      <w:bookmarkStart w:id="5135" w:name="_Toc114065964"/>
      <w:bookmarkStart w:id="5136" w:name="_Toc114220134"/>
      <w:bookmarkStart w:id="5137" w:name="_Toc114220411"/>
      <w:bookmarkStart w:id="5138" w:name="_Toc114220682"/>
      <w:bookmarkStart w:id="5139" w:name="_Toc114220953"/>
      <w:bookmarkStart w:id="5140" w:name="_Toc114221232"/>
      <w:bookmarkStart w:id="5141" w:name="_Toc114226923"/>
      <w:bookmarkStart w:id="5142" w:name="_Toc114227194"/>
      <w:bookmarkStart w:id="5143" w:name="_Toc114227465"/>
      <w:bookmarkStart w:id="5144" w:name="_Toc114228271"/>
      <w:bookmarkStart w:id="5145" w:name="_Toc114228542"/>
      <w:bookmarkStart w:id="5146" w:name="_Toc114228815"/>
      <w:bookmarkStart w:id="5147" w:name="_Toc113975522"/>
      <w:bookmarkStart w:id="5148" w:name="_Toc113976039"/>
      <w:bookmarkStart w:id="5149" w:name="_Toc114065965"/>
      <w:bookmarkStart w:id="5150" w:name="_Toc114220135"/>
      <w:bookmarkStart w:id="5151" w:name="_Toc114220412"/>
      <w:bookmarkStart w:id="5152" w:name="_Toc114220683"/>
      <w:bookmarkStart w:id="5153" w:name="_Toc114220954"/>
      <w:bookmarkStart w:id="5154" w:name="_Toc114221233"/>
      <w:bookmarkStart w:id="5155" w:name="_Toc114226924"/>
      <w:bookmarkStart w:id="5156" w:name="_Toc114227195"/>
      <w:bookmarkStart w:id="5157" w:name="_Toc114227466"/>
      <w:bookmarkStart w:id="5158" w:name="_Toc114228272"/>
      <w:bookmarkStart w:id="5159" w:name="_Toc114228543"/>
      <w:bookmarkStart w:id="5160" w:name="_Toc114228816"/>
      <w:bookmarkStart w:id="5161" w:name="_Toc113977094"/>
      <w:bookmarkEnd w:id="3011"/>
      <w:bookmarkEnd w:id="3045"/>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r w:rsidRPr="00863667">
        <w:rPr>
          <w:rFonts w:ascii="iCiel Avenir LT Std 35 Light" w:hAnsi="iCiel Avenir LT Std 35 Light" w:cs="Arial"/>
          <w:sz w:val="22"/>
          <w:szCs w:val="22"/>
          <w:lang w:eastAsia="en-US"/>
        </w:rPr>
        <w:t xml:space="preserve">The BUV Bus is a student’s support service without any registration fee. However, at the beginning of semester, new students would be asked to register for BUV bus service so that Transportation Team could understand the demand and arrange the suitable bus routes. BUV provides bus routes from designated points in 04 districts of Hanoi direct to BUV Campus such as Hai Ba Trung, Cau Giay, Tay Ho, Ha Dong and Ecopark area. </w:t>
      </w:r>
      <w:r w:rsidR="008A1BC9" w:rsidRPr="00863667">
        <w:rPr>
          <w:rFonts w:ascii="iCiel Avenir LT Std 35 Light" w:hAnsi="iCiel Avenir LT Std 35 Light" w:cs="Arial"/>
          <w:sz w:val="22"/>
          <w:szCs w:val="22"/>
          <w:lang w:eastAsia="en-US"/>
        </w:rPr>
        <w:t xml:space="preserve">We encourage students to contact the Transportation team via hotline number 0704 068 386 and email </w:t>
      </w:r>
      <w:r w:rsidR="00863667" w:rsidRPr="00863667">
        <w:rPr>
          <w:rFonts w:ascii="iCiel Avenir LT Std 35 Light" w:hAnsi="iCiel Avenir LT Std 35 Light"/>
          <w:rPrChange w:id="5162" w:author="An Tran, ACA (BUV)" w:date="2024-09-13T17:29:00Z" w16du:dateUtc="2024-09-13T10:29:00Z">
            <w:rPr/>
          </w:rPrChange>
        </w:rPr>
        <w:fldChar w:fldCharType="begin"/>
      </w:r>
      <w:r w:rsidR="00863667" w:rsidRPr="00863667">
        <w:rPr>
          <w:rFonts w:ascii="iCiel Avenir LT Std 35 Light" w:hAnsi="iCiel Avenir LT Std 35 Light"/>
          <w:rPrChange w:id="5163"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PrChange w:id="5164" w:author="An Tran, ACA (BUV)" w:date="2024-09-13T17:29:00Z" w16du:dateUtc="2024-09-13T10:29:00Z">
            <w:rPr>
              <w:rStyle w:val="Hyperlink"/>
              <w:rFonts w:ascii="iCiel Avenir LT Std 35 Light" w:hAnsi="iCiel Avenir LT Std 35 Light" w:cs="Arial"/>
              <w:sz w:val="22"/>
              <w:szCs w:val="22"/>
              <w:lang w:eastAsia="en-US"/>
            </w:rPr>
          </w:rPrChange>
        </w:rPr>
        <w:fldChar w:fldCharType="separate"/>
      </w:r>
      <w:r w:rsidR="008A1BC9" w:rsidRPr="00863667">
        <w:rPr>
          <w:rStyle w:val="Hyperlink"/>
          <w:rFonts w:ascii="iCiel Avenir LT Std 35 Light" w:hAnsi="iCiel Avenir LT Std 35 Light" w:cs="Arial"/>
          <w:sz w:val="22"/>
          <w:szCs w:val="22"/>
          <w:lang w:eastAsia="en-US"/>
        </w:rPr>
        <w:t>transportation@buv.edu.vn</w:t>
      </w:r>
      <w:r w:rsidR="00863667" w:rsidRPr="00863667">
        <w:rPr>
          <w:rStyle w:val="Hyperlink"/>
          <w:rFonts w:ascii="iCiel Avenir LT Std 35 Light" w:hAnsi="iCiel Avenir LT Std 35 Light" w:cs="Arial"/>
          <w:sz w:val="22"/>
          <w:szCs w:val="22"/>
          <w:lang w:eastAsia="en-US"/>
        </w:rPr>
        <w:fldChar w:fldCharType="end"/>
      </w:r>
      <w:r w:rsidR="008A1BC9" w:rsidRPr="00863667">
        <w:rPr>
          <w:rFonts w:ascii="iCiel Avenir LT Std 35 Light" w:hAnsi="iCiel Avenir LT Std 35 Light" w:cs="Arial"/>
          <w:sz w:val="22"/>
          <w:szCs w:val="22"/>
          <w:lang w:eastAsia="en-US"/>
        </w:rPr>
        <w:t xml:space="preserve"> for more detailed information.</w:t>
      </w:r>
    </w:p>
    <w:p w14:paraId="1F88530C"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863667">
        <w:rPr>
          <w:rFonts w:ascii="iCiel Avenir LT Std 35 Light" w:hAnsi="iCiel Avenir LT Std 35 Light" w:cs="Arial"/>
          <w:i/>
          <w:iCs/>
          <w:sz w:val="22"/>
          <w:szCs w:val="22"/>
          <w:lang w:eastAsia="en-US"/>
        </w:rPr>
        <w:t>Xe buýt của BUV là lựa chọn phổ biển nhất để di chuyển tới BUV và hiện là dịch vụ hỗ trợ của nhà trường, do đó sinh viên BUV sẽ không phải trả thêm bất kỳ khoản phí nào để sử dụng dịch vụ này. Tuy vậy, vào đầu kỳ học, các sinh viên mới sẽ được yêu cầu đăng ký sử dụng dịch vụ để bộ phận Điều phối dịch vụ xe buýt nắm bắt được nhu cầu và có căn cứ sắp xếp các tuyến xe phù hợp. BUV cung cấp các tuyến xe buýt từ các điểm đã chỉ định tại 04 quận của Hà Nội (Hai Bà Trưng, Cầu Giấy, Tây Hồ và Hà Đông) và khu đô thị Ecopark đi tới khuôn viên BUV.</w:t>
      </w:r>
    </w:p>
    <w:p w14:paraId="3E5DE104" w14:textId="77777777" w:rsidR="005B06DA" w:rsidRPr="00863667"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t>Nhà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khuy</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ch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trao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rial"/>
          <w:i/>
          <w:iCs/>
          <w:sz w:val="22"/>
          <w:szCs w:val="22"/>
        </w:rPr>
        <w:t>Bộ phận Transportation qua số hotline 0704 068 386</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rial"/>
          <w:i/>
          <w:iCs/>
          <w:sz w:val="22"/>
          <w:szCs w:val="22"/>
        </w:rPr>
        <w:t>hoặc thông qua</w:t>
      </w:r>
      <w:r w:rsidRPr="00863667">
        <w:rPr>
          <w:rFonts w:ascii="iCiel Avenir LT Std 35 Light" w:hAnsi="iCiel Avenir LT Std 35 Light" w:cs="Arial"/>
          <w:i/>
          <w:iCs/>
          <w:sz w:val="22"/>
          <w:szCs w:val="22"/>
          <w:lang w:val="vi-VN"/>
        </w:rPr>
        <w:t xml:space="preserve"> email </w:t>
      </w:r>
      <w:r w:rsidR="00863667" w:rsidRPr="00863667">
        <w:rPr>
          <w:rFonts w:ascii="iCiel Avenir LT Std 35 Light" w:hAnsi="iCiel Avenir LT Std 35 Light"/>
          <w:rPrChange w:id="5165" w:author="An Tran, ACA (BUV)" w:date="2024-09-13T17:29:00Z" w16du:dateUtc="2024-09-13T10:29:00Z">
            <w:rPr/>
          </w:rPrChange>
        </w:rPr>
        <w:fldChar w:fldCharType="begin"/>
      </w:r>
      <w:r w:rsidR="00863667" w:rsidRPr="00863667">
        <w:rPr>
          <w:rFonts w:ascii="iCiel Avenir LT Std 35 Light" w:hAnsi="iCiel Avenir LT Std 35 Light"/>
          <w:rPrChange w:id="5166"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PrChange w:id="5167"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transportation@buv.edu.vn</w:t>
      </w:r>
      <w:r w:rsidR="00863667" w:rsidRPr="00863667">
        <w:rPr>
          <w:rStyle w:val="Hyperlink"/>
          <w:rFonts w:ascii="iCiel Avenir LT Std 35 Light" w:hAnsi="iCiel Avenir LT Std 35 Light" w:cs="Arial"/>
          <w:i/>
          <w:iCs/>
          <w:sz w:val="22"/>
          <w:szCs w:val="22"/>
        </w:rPr>
        <w:fldChar w:fldCharType="end"/>
      </w:r>
      <w:r w:rsidRPr="00863667">
        <w:rPr>
          <w:rStyle w:val="Hyperlink"/>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để có thêm thông tin chi tiết.</w:t>
      </w:r>
    </w:p>
    <w:p w14:paraId="4BE6B239" w14:textId="77777777" w:rsidR="007C590E" w:rsidRPr="00863667"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5168" w:name="_Toc169968678"/>
      <w:bookmarkStart w:id="5169" w:name="_Toc169969842"/>
      <w:bookmarkStart w:id="5170" w:name="_Toc177143755"/>
      <w:r w:rsidRPr="00863667">
        <w:rPr>
          <w:rFonts w:cs="Arial"/>
          <w:szCs w:val="22"/>
          <w:lang w:val="vi-VN"/>
        </w:rPr>
        <w:t>How can I receive bus schedule? / Làm thế nào để tôi có thể nhận được lịch xe bus.</w:t>
      </w:r>
      <w:bookmarkEnd w:id="5168"/>
      <w:bookmarkEnd w:id="5169"/>
      <w:bookmarkEnd w:id="5170"/>
    </w:p>
    <w:p w14:paraId="6C501DC1" w14:textId="77777777" w:rsidR="007C590E" w:rsidRPr="00863667"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Answer / Câu trả lời:</w:t>
      </w:r>
    </w:p>
    <w:p w14:paraId="58926847"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863667">
        <w:rPr>
          <w:rFonts w:ascii="iCiel Avenir LT Std 35 Light" w:hAnsi="iCiel Avenir LT Std 35 Light" w:cs="Arial"/>
          <w:sz w:val="22"/>
          <w:szCs w:val="22"/>
          <w:lang w:eastAsia="en-US"/>
        </w:rPr>
        <w:t xml:space="preserve">The bus schedules are updated weekly to attending students of current semester through their BUV email. The weekday schedules will be sent to students on Friday weekly with the updated schedule for the week after. The weekend schedules for those attending classes or events only will be sent to relevant people on Tuesday of that week. Bus usage guidelines will be sent to students via their BUV student email before the first day of the semester or whenever there is an adjustment. </w:t>
      </w:r>
    </w:p>
    <w:p w14:paraId="38C05A2F" w14:textId="77777777" w:rsidR="008A1BC9" w:rsidRPr="00863667"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863667">
        <w:rPr>
          <w:rFonts w:ascii="iCiel Avenir LT Std 35 Light" w:hAnsi="iCiel Avenir LT Std 35 Light" w:cs="Arial"/>
          <w:sz w:val="22"/>
          <w:szCs w:val="22"/>
          <w:lang w:eastAsia="en-US"/>
        </w:rPr>
        <w:t>Besides, you can join our bus communities via QR codes below to be updated on daily information of each route.</w:t>
      </w:r>
      <w:r w:rsidR="005B06DA" w:rsidRPr="00863667">
        <w:rPr>
          <w:rFonts w:ascii="iCiel Avenir LT Std 35 Light" w:hAnsi="iCiel Avenir LT Std 35 Light" w:cs="Arial"/>
          <w:sz w:val="22"/>
          <w:szCs w:val="22"/>
          <w:lang w:eastAsia="en-US"/>
        </w:rPr>
        <w:t xml:space="preserve"> </w:t>
      </w:r>
      <w:r w:rsidR="008A1BC9" w:rsidRPr="00863667">
        <w:rPr>
          <w:rFonts w:ascii="iCiel Avenir LT Std 35 Light" w:hAnsi="iCiel Avenir LT Std 35 Light" w:cs="Arial"/>
          <w:sz w:val="22"/>
          <w:szCs w:val="22"/>
          <w:lang w:eastAsia="en-US"/>
        </w:rPr>
        <w:t xml:space="preserve">We encourage students to contact the Transportation team via hotline number 0704 068 386 and email </w:t>
      </w:r>
      <w:r w:rsidR="00863667" w:rsidRPr="00863667">
        <w:rPr>
          <w:rFonts w:ascii="iCiel Avenir LT Std 35 Light" w:hAnsi="iCiel Avenir LT Std 35 Light"/>
          <w:rPrChange w:id="5171" w:author="An Tran, ACA (BUV)" w:date="2024-09-13T17:29:00Z" w16du:dateUtc="2024-09-13T10:29:00Z">
            <w:rPr/>
          </w:rPrChange>
        </w:rPr>
        <w:fldChar w:fldCharType="begin"/>
      </w:r>
      <w:r w:rsidR="00863667" w:rsidRPr="00863667">
        <w:rPr>
          <w:rFonts w:ascii="iCiel Avenir LT Std 35 Light" w:hAnsi="iCiel Avenir LT Std 35 Light"/>
          <w:rPrChange w:id="5172"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PrChange w:id="5173" w:author="An Tran, ACA (BUV)" w:date="2024-09-13T17:29:00Z" w16du:dateUtc="2024-09-13T10:29:00Z">
            <w:rPr>
              <w:rStyle w:val="Hyperlink"/>
              <w:rFonts w:ascii="iCiel Avenir LT Std 35 Light" w:hAnsi="iCiel Avenir LT Std 35 Light" w:cs="Arial"/>
              <w:sz w:val="22"/>
              <w:szCs w:val="22"/>
              <w:lang w:eastAsia="en-US"/>
            </w:rPr>
          </w:rPrChange>
        </w:rPr>
        <w:fldChar w:fldCharType="separate"/>
      </w:r>
      <w:r w:rsidR="008A1BC9" w:rsidRPr="00863667">
        <w:rPr>
          <w:rStyle w:val="Hyperlink"/>
          <w:rFonts w:ascii="iCiel Avenir LT Std 35 Light" w:hAnsi="iCiel Avenir LT Std 35 Light" w:cs="Arial"/>
          <w:sz w:val="22"/>
          <w:szCs w:val="22"/>
          <w:lang w:eastAsia="en-US"/>
        </w:rPr>
        <w:t>transportation@buv.edu.vn</w:t>
      </w:r>
      <w:r w:rsidR="00863667" w:rsidRPr="00863667">
        <w:rPr>
          <w:rStyle w:val="Hyperlink"/>
          <w:rFonts w:ascii="iCiel Avenir LT Std 35 Light" w:hAnsi="iCiel Avenir LT Std 35 Light" w:cs="Arial"/>
          <w:sz w:val="22"/>
          <w:szCs w:val="22"/>
          <w:lang w:eastAsia="en-US"/>
        </w:rPr>
        <w:fldChar w:fldCharType="end"/>
      </w:r>
      <w:r w:rsidR="008A1BC9" w:rsidRPr="00863667">
        <w:rPr>
          <w:rFonts w:ascii="iCiel Avenir LT Std 35 Light" w:hAnsi="iCiel Avenir LT Std 35 Light" w:cs="Arial"/>
          <w:sz w:val="22"/>
          <w:szCs w:val="22"/>
          <w:lang w:eastAsia="en-US"/>
        </w:rPr>
        <w:t xml:space="preserve"> for more detailed information.</w:t>
      </w:r>
    </w:p>
    <w:p w14:paraId="2A055D5E"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863667">
        <w:rPr>
          <w:rFonts w:ascii="iCiel Avenir LT Std 35 Light" w:hAnsi="iCiel Avenir LT Std 35 Light" w:cs="Arial"/>
          <w:i/>
          <w:iCs/>
          <w:sz w:val="22"/>
          <w:szCs w:val="22"/>
          <w:lang w:eastAsia="en-US"/>
        </w:rPr>
        <w:t>Lịch xe buýt BUV được cập nhật hàng tuần cho các sinh viên có thời khóa biểu và lịch trình trong kỳ học hiện tại qua địa chỉ email BUV cá nhân.  Lịch hoạt động trong tuần của xe buýt BUV sẽ được gửi đến sinh viên vào mỗi thứ Sáu của tuần trước đó. Lịch hoạt động cuối tuần của xe buýt BUV chỉ dành cho sinh viên có lịch học hoặc sự kiện sẽ được gửi đến những người liên quan vào mỗi thứ Ba của tuần đó. Hướng dẫn sử dụng xe buýt sẽ được gửi cho sinh viên qua email trước ngày đầu tiên của kỳ học hoặc bất kỳ khi nào có điều chỉnh.</w:t>
      </w:r>
    </w:p>
    <w:p w14:paraId="2ADBB4CB"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863667">
        <w:rPr>
          <w:rFonts w:ascii="iCiel Avenir LT Std 35 Light" w:hAnsi="iCiel Avenir LT Std 35 Light" w:cs="Arial"/>
          <w:i/>
          <w:iCs/>
          <w:sz w:val="22"/>
          <w:szCs w:val="22"/>
          <w:lang w:eastAsia="en-US"/>
        </w:rPr>
        <w:t>Ngoài ra, bạn còn có thể tham gia vào các nhóm thông tin tuyến qua các mã QR dưới đây để cập nhật lịch xe và thông tin hàng ngày trên các tuyến đường,</w:t>
      </w:r>
    </w:p>
    <w:p w14:paraId="49B39AD3"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863667">
        <w:rPr>
          <w:rFonts w:ascii="iCiel Avenir LT Std 35 Light" w:hAnsi="iCiel Avenir LT Std 35 Light"/>
          <w:noProof/>
          <w:sz w:val="22"/>
          <w:szCs w:val="22"/>
          <w:lang w:eastAsia="en-US"/>
        </w:rPr>
        <w:drawing>
          <wp:anchor distT="0" distB="0" distL="114300" distR="114300" simplePos="0" relativeHeight="251687936" behindDoc="0" locked="0" layoutInCell="1" allowOverlap="1" wp14:anchorId="57F86D5C" wp14:editId="70885416">
            <wp:simplePos x="0" y="0"/>
            <wp:positionH relativeFrom="margin">
              <wp:align>center</wp:align>
            </wp:positionH>
            <wp:positionV relativeFrom="paragraph">
              <wp:posOffset>8255</wp:posOffset>
            </wp:positionV>
            <wp:extent cx="5466522" cy="1488317"/>
            <wp:effectExtent l="0" t="0" r="1270" b="0"/>
            <wp:wrapSquare wrapText="bothSides"/>
            <wp:docPr id="2" name="Picture 1" descr="A qr code on a red and white background&#10;&#10;Description automatically generated">
              <a:extLst xmlns:a="http://schemas.openxmlformats.org/drawingml/2006/main">
                <a:ext uri="{FF2B5EF4-FFF2-40B4-BE49-F238E27FC236}">
                  <a16:creationId xmlns:a16="http://schemas.microsoft.com/office/drawing/2014/main" id="{29D1FF5A-DA66-4613-BA39-A6981D5E9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qr code on a red and white background&#10;&#10;Description automatically generated">
                      <a:extLst>
                        <a:ext uri="{FF2B5EF4-FFF2-40B4-BE49-F238E27FC236}">
                          <a16:creationId xmlns:a16="http://schemas.microsoft.com/office/drawing/2014/main" id="{29D1FF5A-DA66-4613-BA39-A6981D5E925B}"/>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 t="46626" r="-220" b="14754"/>
                    <a:stretch/>
                  </pic:blipFill>
                  <pic:spPr bwMode="auto">
                    <a:xfrm>
                      <a:off x="0" y="0"/>
                      <a:ext cx="5466522" cy="1488317"/>
                    </a:xfrm>
                    <a:prstGeom prst="rect">
                      <a:avLst/>
                    </a:prstGeom>
                    <a:noFill/>
                    <a:ln>
                      <a:noFill/>
                    </a:ln>
                    <a:extLst>
                      <a:ext uri="{53640926-AAD7-44D8-BBD7-CCE9431645EC}">
                        <a14:shadowObscured xmlns:a14="http://schemas.microsoft.com/office/drawing/2010/main"/>
                      </a:ext>
                    </a:extLst>
                  </pic:spPr>
                </pic:pic>
              </a:graphicData>
            </a:graphic>
          </wp:anchor>
        </w:drawing>
      </w:r>
    </w:p>
    <w:p w14:paraId="0A476AA5"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612C4E2F" w14:textId="77777777" w:rsidR="005B06DA" w:rsidRPr="00863667"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B5B7542" w14:textId="77777777" w:rsidR="005B06DA" w:rsidRPr="00863667"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32B3A3D8" w14:textId="77777777" w:rsidR="005B06DA" w:rsidRPr="00863667"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t>Nhà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khuy</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Next LT Pro"/>
          <w:i/>
          <w:iCs/>
          <w:sz w:val="22"/>
          <w:szCs w:val="22"/>
          <w:lang w:val="vi-VN"/>
        </w:rPr>
        <w:t>í</w:t>
      </w:r>
      <w:r w:rsidRPr="00863667">
        <w:rPr>
          <w:rFonts w:ascii="iCiel Avenir LT Std 35 Light" w:hAnsi="iCiel Avenir LT Std 35 Light" w:cs="Arial"/>
          <w:i/>
          <w:iCs/>
          <w:sz w:val="22"/>
          <w:szCs w:val="22"/>
          <w:lang w:val="vi-VN"/>
        </w:rPr>
        <w:t>ch sinh vi</w:t>
      </w:r>
      <w:r w:rsidRPr="00863667">
        <w:rPr>
          <w:rFonts w:ascii="iCiel Avenir LT Std 35 Light" w:hAnsi="iCiel Avenir LT Std 35 Light" w:cs="Avenir Next LT Pro"/>
          <w:i/>
          <w:iCs/>
          <w:sz w:val="22"/>
          <w:szCs w:val="22"/>
          <w:lang w:val="vi-VN"/>
        </w:rPr>
        <w:t>ê</w:t>
      </w:r>
      <w:r w:rsidRPr="00863667">
        <w:rPr>
          <w:rFonts w:ascii="iCiel Avenir LT Std 35 Light" w:hAnsi="iCiel Avenir LT Std 35 Light" w:cs="Arial"/>
          <w:i/>
          <w:iCs/>
          <w:sz w:val="22"/>
          <w:szCs w:val="22"/>
          <w:lang w:val="vi-VN"/>
        </w:rPr>
        <w:t xml:space="preserve">n trao </w:t>
      </w:r>
      <w:r w:rsidRPr="00863667">
        <w:rPr>
          <w:rFonts w:ascii="iCiel Avenir LT Std 35 Light" w:hAnsi="iCiel Avenir LT Std 35 Light" w:cs="Avenir Next LT Pro"/>
          <w:i/>
          <w:iCs/>
          <w:sz w:val="22"/>
          <w:szCs w:val="22"/>
          <w:lang w:val="vi-VN"/>
        </w:rPr>
        <w:t>đ</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i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Arial"/>
          <w:i/>
          <w:iCs/>
          <w:sz w:val="22"/>
          <w:szCs w:val="22"/>
        </w:rPr>
        <w:t>Bộ phận Transportation qua số hotline 0704 068 386</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rial"/>
          <w:i/>
          <w:iCs/>
          <w:sz w:val="22"/>
          <w:szCs w:val="22"/>
        </w:rPr>
        <w:t>hoặc thông qua</w:t>
      </w:r>
      <w:r w:rsidRPr="00863667">
        <w:rPr>
          <w:rFonts w:ascii="iCiel Avenir LT Std 35 Light" w:hAnsi="iCiel Avenir LT Std 35 Light" w:cs="Arial"/>
          <w:i/>
          <w:iCs/>
          <w:sz w:val="22"/>
          <w:szCs w:val="22"/>
          <w:lang w:val="vi-VN"/>
        </w:rPr>
        <w:t xml:space="preserve"> email </w:t>
      </w:r>
      <w:r w:rsidR="00863667" w:rsidRPr="00863667">
        <w:rPr>
          <w:rFonts w:ascii="iCiel Avenir LT Std 35 Light" w:hAnsi="iCiel Avenir LT Std 35 Light"/>
          <w:rPrChange w:id="5174" w:author="An Tran, ACA (BUV)" w:date="2024-09-13T17:29:00Z" w16du:dateUtc="2024-09-13T10:29:00Z">
            <w:rPr/>
          </w:rPrChange>
        </w:rPr>
        <w:fldChar w:fldCharType="begin"/>
      </w:r>
      <w:r w:rsidR="00863667" w:rsidRPr="00863667">
        <w:rPr>
          <w:rFonts w:ascii="iCiel Avenir LT Std 35 Light" w:hAnsi="iCiel Avenir LT Std 35 Light"/>
          <w:rPrChange w:id="5175"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PrChange w:id="5176"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transportation@buv.edu.vn</w:t>
      </w:r>
      <w:r w:rsidR="00863667" w:rsidRPr="00863667">
        <w:rPr>
          <w:rStyle w:val="Hyperlink"/>
          <w:rFonts w:ascii="iCiel Avenir LT Std 35 Light" w:hAnsi="iCiel Avenir LT Std 35 Light" w:cs="Arial"/>
          <w:i/>
          <w:iCs/>
          <w:sz w:val="22"/>
          <w:szCs w:val="22"/>
        </w:rPr>
        <w:fldChar w:fldCharType="end"/>
      </w:r>
      <w:r w:rsidRPr="00863667">
        <w:rPr>
          <w:rStyle w:val="Hyperlink"/>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để có thêm thông tin chi tiết.</w:t>
      </w:r>
    </w:p>
    <w:p w14:paraId="70D2F52F" w14:textId="77777777" w:rsidR="007C590E" w:rsidRPr="00863667"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5177" w:name="_Toc122601742"/>
      <w:bookmarkStart w:id="5178" w:name="_Toc140506939"/>
      <w:bookmarkStart w:id="5179" w:name="_Toc169968679"/>
      <w:bookmarkStart w:id="5180" w:name="_Toc169969843"/>
      <w:bookmarkStart w:id="5181" w:name="_Toc177143756"/>
      <w:r w:rsidRPr="00863667">
        <w:rPr>
          <w:rFonts w:cs="Arial"/>
          <w:szCs w:val="22"/>
          <w:lang w:val="vi-VN"/>
        </w:rPr>
        <w:t>What should students do if the bus does not arrive on time at the pick-up point? / Sinh viên cần làm gì nếu xe buýt không đến đúng giờ tại điểm đón?</w:t>
      </w:r>
      <w:bookmarkEnd w:id="5177"/>
      <w:bookmarkEnd w:id="5178"/>
      <w:bookmarkEnd w:id="5179"/>
      <w:bookmarkEnd w:id="5180"/>
      <w:bookmarkEnd w:id="5181"/>
    </w:p>
    <w:p w14:paraId="68150395" w14:textId="77777777" w:rsidR="007C590E" w:rsidRPr="00863667"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p>
    <w:p w14:paraId="0937608C"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863667">
        <w:rPr>
          <w:rFonts w:ascii="iCiel Avenir LT Std 35 Light" w:hAnsi="iCiel Avenir LT Std 35 Light" w:cs="Arial"/>
          <w:sz w:val="22"/>
          <w:szCs w:val="22"/>
          <w:lang w:eastAsia="en-US"/>
        </w:rPr>
        <w:t xml:space="preserve">School buses may arrive late at the pick-up/drop-off points due to traffic jams, accidents, prior run delays, etc. Students should arrive at the stop at least 05 - 10 minutes before the scheduled time and please notify the Transportation Team via hotline 0704 068 386 immediately if the bus is not found at the departure time for prompt assistance. For any feedback and further support kindly send email to </w:t>
      </w:r>
      <w:r w:rsidR="00863667" w:rsidRPr="00863667">
        <w:rPr>
          <w:rFonts w:ascii="iCiel Avenir LT Std 35 Light" w:hAnsi="iCiel Avenir LT Std 35 Light"/>
          <w:rPrChange w:id="5182" w:author="An Tran, ACA (BUV)" w:date="2024-09-13T17:29:00Z" w16du:dateUtc="2024-09-13T10:29:00Z">
            <w:rPr/>
          </w:rPrChange>
        </w:rPr>
        <w:fldChar w:fldCharType="begin"/>
      </w:r>
      <w:r w:rsidR="00863667" w:rsidRPr="00863667">
        <w:rPr>
          <w:rFonts w:ascii="iCiel Avenir LT Std 35 Light" w:hAnsi="iCiel Avenir LT Std 35 Light"/>
          <w:rPrChange w:id="5183"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Fonts w:ascii="iCiel Avenir LT Std 35 Light" w:hAnsi="iCiel Avenir LT Std 35 Light"/>
          <w:rPrChange w:id="5184" w:author="An Tran, ACA (BUV)" w:date="2024-09-13T17:29:00Z" w16du:dateUtc="2024-09-13T10:29:00Z">
            <w:rPr>
              <w:rFonts w:ascii="iCiel Avenir LT Std 35 Light" w:hAnsi="iCiel Avenir LT Std 35 Light" w:cs="Arial"/>
              <w:color w:val="0563C1" w:themeColor="hyperlink"/>
              <w:sz w:val="22"/>
              <w:szCs w:val="22"/>
              <w:u w:val="single"/>
              <w:lang w:eastAsia="en-US"/>
            </w:rPr>
          </w:rPrChange>
        </w:rPr>
        <w:fldChar w:fldCharType="separate"/>
      </w:r>
      <w:r w:rsidRPr="00863667">
        <w:rPr>
          <w:rFonts w:ascii="iCiel Avenir LT Std 35 Light" w:hAnsi="iCiel Avenir LT Std 35 Light" w:cs="Arial"/>
          <w:color w:val="0563C1" w:themeColor="hyperlink"/>
          <w:sz w:val="22"/>
          <w:szCs w:val="22"/>
          <w:u w:val="single"/>
          <w:lang w:eastAsia="en-US"/>
        </w:rPr>
        <w:t>transportation@buv.edu.vn</w:t>
      </w:r>
      <w:r w:rsidR="00863667" w:rsidRPr="00863667">
        <w:rPr>
          <w:rFonts w:ascii="iCiel Avenir LT Std 35 Light" w:hAnsi="iCiel Avenir LT Std 35 Light" w:cs="Arial"/>
          <w:color w:val="0563C1" w:themeColor="hyperlink"/>
          <w:sz w:val="22"/>
          <w:szCs w:val="22"/>
          <w:u w:val="single"/>
          <w:lang w:eastAsia="en-US"/>
        </w:rPr>
        <w:fldChar w:fldCharType="end"/>
      </w:r>
      <w:r w:rsidRPr="00863667">
        <w:rPr>
          <w:rFonts w:ascii="iCiel Avenir LT Std 35 Light" w:hAnsi="iCiel Avenir LT Std 35 Light" w:cs="Arial"/>
          <w:sz w:val="22"/>
          <w:szCs w:val="22"/>
          <w:lang w:eastAsia="en-US"/>
        </w:rPr>
        <w:t>.</w:t>
      </w:r>
    </w:p>
    <w:p w14:paraId="2C7F802D"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863667">
        <w:rPr>
          <w:rFonts w:ascii="iCiel Avenir LT Std 35 Light" w:hAnsi="iCiel Avenir LT Std 35 Light" w:cs="Arial"/>
          <w:sz w:val="22"/>
          <w:szCs w:val="22"/>
          <w:lang w:eastAsia="en-US"/>
        </w:rPr>
        <w:t>Students are recommended to join the appropriate bus route information group by scanning QR code which is mentioned in each bus schedule to be promptly informed on the daily updated traffic situation of each route.</w:t>
      </w:r>
    </w:p>
    <w:p w14:paraId="3265035C"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863667">
        <w:rPr>
          <w:rFonts w:ascii="iCiel Avenir LT Std 35 Light" w:hAnsi="iCiel Avenir LT Std 35 Light" w:cs="Arial"/>
          <w:i/>
          <w:iCs/>
          <w:sz w:val="22"/>
          <w:szCs w:val="22"/>
          <w:lang w:eastAsia="en-US"/>
        </w:rPr>
        <w:t xml:space="preserve">Xe buýt của trường có thể đến điểm đón/trả muộn do tắc đường, tai nạn, trễ chuyến trước, v.v. Sinh viên cần có mặt tại điểm đón trước ít nhất từ 05 đến 10 phút và vui lòng liên hệ ngay cho Bộ phận phụ trách xe buýt qua số hotline 0704 068 386 nếu không thấy xe có mặt theo giờ quy định. Sinh viên có thể liên hệ số hotline 0704 068 386 để được hỗ trợ kịp thời hoặc để lại phản hồi và yêu cầu các hỗ trợ khác đến hòm thư  </w:t>
      </w:r>
      <w:r w:rsidR="00863667" w:rsidRPr="00863667">
        <w:rPr>
          <w:rFonts w:ascii="iCiel Avenir LT Std 35 Light" w:hAnsi="iCiel Avenir LT Std 35 Light"/>
          <w:rPrChange w:id="5185" w:author="An Tran, ACA (BUV)" w:date="2024-09-13T17:29:00Z" w16du:dateUtc="2024-09-13T10:29:00Z">
            <w:rPr/>
          </w:rPrChange>
        </w:rPr>
        <w:fldChar w:fldCharType="begin"/>
      </w:r>
      <w:r w:rsidR="00863667" w:rsidRPr="00863667">
        <w:rPr>
          <w:rFonts w:ascii="iCiel Avenir LT Std 35 Light" w:hAnsi="iCiel Avenir LT Std 35 Light"/>
          <w:rPrChange w:id="5186"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Fonts w:ascii="iCiel Avenir LT Std 35 Light" w:hAnsi="iCiel Avenir LT Std 35 Light"/>
          <w:rPrChange w:id="5187" w:author="An Tran, ACA (BUV)" w:date="2024-09-13T17:29:00Z" w16du:dateUtc="2024-09-13T10:29:00Z">
            <w:rPr>
              <w:rFonts w:ascii="iCiel Avenir LT Std 35 Light" w:hAnsi="iCiel Avenir LT Std 35 Light" w:cs="Arial"/>
              <w:i/>
              <w:iCs/>
              <w:color w:val="0563C1" w:themeColor="hyperlink"/>
              <w:sz w:val="22"/>
              <w:szCs w:val="22"/>
              <w:u w:val="single"/>
              <w:lang w:eastAsia="en-US"/>
            </w:rPr>
          </w:rPrChange>
        </w:rPr>
        <w:fldChar w:fldCharType="separate"/>
      </w:r>
      <w:r w:rsidRPr="00863667">
        <w:rPr>
          <w:rFonts w:ascii="iCiel Avenir LT Std 35 Light" w:hAnsi="iCiel Avenir LT Std 35 Light" w:cs="Arial"/>
          <w:i/>
          <w:iCs/>
          <w:color w:val="0563C1" w:themeColor="hyperlink"/>
          <w:sz w:val="22"/>
          <w:szCs w:val="22"/>
          <w:u w:val="single"/>
          <w:lang w:eastAsia="en-US"/>
        </w:rPr>
        <w:t>transportation@buv.edu.vn</w:t>
      </w:r>
      <w:r w:rsidR="00863667" w:rsidRPr="00863667">
        <w:rPr>
          <w:rFonts w:ascii="iCiel Avenir LT Std 35 Light" w:hAnsi="iCiel Avenir LT Std 35 Light" w:cs="Arial"/>
          <w:i/>
          <w:iCs/>
          <w:color w:val="0563C1" w:themeColor="hyperlink"/>
          <w:sz w:val="22"/>
          <w:szCs w:val="22"/>
          <w:u w:val="single"/>
          <w:lang w:eastAsia="en-US"/>
        </w:rPr>
        <w:fldChar w:fldCharType="end"/>
      </w:r>
      <w:r w:rsidRPr="00863667">
        <w:rPr>
          <w:rFonts w:ascii="iCiel Avenir LT Std 35 Light" w:hAnsi="iCiel Avenir LT Std 35 Light" w:cs="Arial"/>
          <w:i/>
          <w:iCs/>
          <w:sz w:val="22"/>
          <w:szCs w:val="22"/>
          <w:lang w:eastAsia="en-US"/>
        </w:rPr>
        <w:t>.</w:t>
      </w:r>
    </w:p>
    <w:p w14:paraId="683E9F0F"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863667">
        <w:rPr>
          <w:rFonts w:ascii="iCiel Avenir LT Std 35 Light" w:hAnsi="iCiel Avenir LT Std 35 Light" w:cs="Arial"/>
          <w:i/>
          <w:iCs/>
          <w:sz w:val="22"/>
          <w:szCs w:val="22"/>
          <w:lang w:eastAsia="en-US"/>
        </w:rPr>
        <w:t>Sinh viên được khuyến khích tham gia vào các nhóm thông tin của các tuyến xe mà sinh viên quan tâm bằng cách quét mã QR trong lịch xe buýt gửi hàng tuần mà Bộ phận phụ trách xe buýt đã lập ra để nhận được những thông tin cập nhật kịp thời nhất.</w:t>
      </w:r>
    </w:p>
    <w:p w14:paraId="4568FCF5" w14:textId="77777777" w:rsidR="007C590E" w:rsidRPr="00863667"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5188" w:name="_Toc140506940"/>
      <w:bookmarkStart w:id="5189" w:name="_Toc169968680"/>
      <w:bookmarkStart w:id="5190" w:name="_Toc169969844"/>
      <w:bookmarkStart w:id="5191" w:name="_Toc177143757"/>
      <w:r w:rsidRPr="00863667">
        <w:rPr>
          <w:rFonts w:cs="Arial"/>
          <w:szCs w:val="22"/>
          <w:lang w:val="vi-VN"/>
        </w:rPr>
        <w:t>Can BUV adjust the bus schedule to suit the student's classes? / Nhà trường có thể điều chỉnh lịch trình xe buýt theo lịch học của sinh viên?</w:t>
      </w:r>
      <w:bookmarkEnd w:id="5188"/>
      <w:bookmarkEnd w:id="5189"/>
      <w:bookmarkEnd w:id="5190"/>
      <w:bookmarkEnd w:id="5191"/>
    </w:p>
    <w:p w14:paraId="67BD1C2B" w14:textId="77777777" w:rsidR="007C590E" w:rsidRPr="00863667"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p>
    <w:p w14:paraId="49056EB5" w14:textId="78DCEC1C" w:rsidR="005B06DA" w:rsidRPr="00863667" w:rsidRDefault="007C590E" w:rsidP="005B06DA">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863667">
        <w:rPr>
          <w:rFonts w:ascii="iCiel Avenir LT Std 35 Light" w:hAnsi="iCiel Avenir LT Std 35 Light" w:cs="Arial"/>
          <w:sz w:val="22"/>
          <w:szCs w:val="22"/>
          <w:lang w:eastAsia="en-US"/>
        </w:rPr>
        <w:t xml:space="preserve">Our bus is a shuttle bus service, and the schedule is arranged according to the certain number of students having class or scheduled activities on campus with minimum changes </w:t>
      </w:r>
      <w:bookmarkStart w:id="5192" w:name="_Hlk124847475"/>
      <w:r w:rsidRPr="00863667">
        <w:rPr>
          <w:rFonts w:ascii="iCiel Avenir LT Std 35 Light" w:hAnsi="iCiel Avenir LT Std 35 Light" w:cs="Arial"/>
          <w:sz w:val="22"/>
          <w:szCs w:val="22"/>
          <w:lang w:eastAsia="en-US"/>
        </w:rPr>
        <w:t>through the semester</w:t>
      </w:r>
      <w:bookmarkEnd w:id="5192"/>
      <w:r w:rsidRPr="00863667">
        <w:rPr>
          <w:rFonts w:ascii="iCiel Avenir LT Std 35 Light" w:hAnsi="iCiel Avenir LT Std 35 Light" w:cs="Arial"/>
          <w:sz w:val="22"/>
          <w:szCs w:val="22"/>
          <w:lang w:eastAsia="en-US"/>
        </w:rPr>
        <w:t>. It is provided on a first come first served basis and students should use the nearest bus slot for their class start/end time. Unfortunately, we are not providing a bus service for individual schedules or a small number of students but for the majority. You can utilise campus facilities for self-study or extracurricular activities outside while waiting for the bus. Besides, you can use Eco bus to travel from Hanoi to BUV and vice versa.</w:t>
      </w:r>
      <w:r w:rsidR="005B06DA" w:rsidRPr="00863667">
        <w:rPr>
          <w:rFonts w:ascii="iCiel Avenir LT Std 35 Light" w:hAnsi="iCiel Avenir LT Std 35 Light" w:cs="Arial"/>
          <w:sz w:val="22"/>
          <w:szCs w:val="22"/>
          <w:lang w:eastAsia="en-US"/>
        </w:rPr>
        <w:t xml:space="preserve"> </w:t>
      </w:r>
      <w:bookmarkStart w:id="5193" w:name="_Hlk171671016"/>
      <w:r w:rsidR="005B06DA" w:rsidRPr="00863667">
        <w:rPr>
          <w:rFonts w:ascii="iCiel Avenir LT Std 35 Light" w:hAnsi="iCiel Avenir LT Std 35 Light" w:cs="Arial"/>
          <w:sz w:val="22"/>
          <w:szCs w:val="22"/>
          <w:lang w:eastAsia="en-US"/>
        </w:rPr>
        <w:t>We encourage students to contact the Transportation team via hotline number 0704</w:t>
      </w:r>
      <w:r w:rsidR="008A1BC9" w:rsidRPr="00863667">
        <w:rPr>
          <w:rFonts w:ascii="iCiel Avenir LT Std 35 Light" w:hAnsi="iCiel Avenir LT Std 35 Light" w:cs="Arial"/>
          <w:sz w:val="22"/>
          <w:szCs w:val="22"/>
          <w:lang w:eastAsia="en-US"/>
        </w:rPr>
        <w:t xml:space="preserve"> 068 386 and</w:t>
      </w:r>
      <w:r w:rsidR="005B06DA" w:rsidRPr="00863667">
        <w:rPr>
          <w:rFonts w:ascii="iCiel Avenir LT Std 35 Light" w:hAnsi="iCiel Avenir LT Std 35 Light" w:cs="Arial"/>
          <w:sz w:val="22"/>
          <w:szCs w:val="22"/>
          <w:lang w:eastAsia="en-US"/>
        </w:rPr>
        <w:t xml:space="preserve"> email </w:t>
      </w:r>
      <w:r w:rsidR="00863667" w:rsidRPr="00863667">
        <w:rPr>
          <w:rFonts w:ascii="iCiel Avenir LT Std 35 Light" w:hAnsi="iCiel Avenir LT Std 35 Light"/>
          <w:rPrChange w:id="5194" w:author="An Tran, ACA (BUV)" w:date="2024-09-13T17:29:00Z" w16du:dateUtc="2024-09-13T10:29:00Z">
            <w:rPr/>
          </w:rPrChange>
        </w:rPr>
        <w:fldChar w:fldCharType="begin"/>
      </w:r>
      <w:r w:rsidR="00863667" w:rsidRPr="00863667">
        <w:rPr>
          <w:rFonts w:ascii="iCiel Avenir LT Std 35 Light" w:hAnsi="iCiel Avenir LT Std 35 Light"/>
          <w:rPrChange w:id="5195"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PrChange w:id="5196" w:author="An Tran, ACA (BUV)" w:date="2024-09-13T17:29:00Z" w16du:dateUtc="2024-09-13T10:29:00Z">
            <w:rPr>
              <w:rStyle w:val="Hyperlink"/>
              <w:rFonts w:ascii="iCiel Avenir LT Std 35 Light" w:hAnsi="iCiel Avenir LT Std 35 Light" w:cs="Arial"/>
              <w:sz w:val="22"/>
              <w:szCs w:val="22"/>
              <w:lang w:eastAsia="en-US"/>
            </w:rPr>
          </w:rPrChange>
        </w:rPr>
        <w:fldChar w:fldCharType="separate"/>
      </w:r>
      <w:r w:rsidR="005B06DA" w:rsidRPr="00863667">
        <w:rPr>
          <w:rStyle w:val="Hyperlink"/>
          <w:rFonts w:ascii="iCiel Avenir LT Std 35 Light" w:hAnsi="iCiel Avenir LT Std 35 Light" w:cs="Arial"/>
          <w:sz w:val="22"/>
          <w:szCs w:val="22"/>
          <w:lang w:eastAsia="en-US"/>
        </w:rPr>
        <w:t>transportation@buv.edu.vn</w:t>
      </w:r>
      <w:r w:rsidR="00863667" w:rsidRPr="00863667">
        <w:rPr>
          <w:rStyle w:val="Hyperlink"/>
          <w:rFonts w:ascii="iCiel Avenir LT Std 35 Light" w:hAnsi="iCiel Avenir LT Std 35 Light" w:cs="Arial"/>
          <w:sz w:val="22"/>
          <w:szCs w:val="22"/>
          <w:lang w:eastAsia="en-US"/>
        </w:rPr>
        <w:fldChar w:fldCharType="end"/>
      </w:r>
      <w:r w:rsidR="005B06DA" w:rsidRPr="00863667">
        <w:rPr>
          <w:rFonts w:ascii="iCiel Avenir LT Std 35 Light" w:hAnsi="iCiel Avenir LT Std 35 Light" w:cs="Arial"/>
          <w:sz w:val="22"/>
          <w:szCs w:val="22"/>
          <w:lang w:eastAsia="en-US"/>
        </w:rPr>
        <w:t xml:space="preserve"> for more detailed information.</w:t>
      </w:r>
      <w:bookmarkEnd w:id="5193"/>
    </w:p>
    <w:p w14:paraId="5CEE7D4E" w14:textId="7074E626"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p>
    <w:p w14:paraId="2BC88F74" w14:textId="77777777" w:rsidR="005B06DA" w:rsidRPr="00863667" w:rsidRDefault="007C590E" w:rsidP="005B06DA">
      <w:pPr>
        <w:tabs>
          <w:tab w:val="left" w:pos="630"/>
          <w:tab w:val="left" w:pos="720"/>
          <w:tab w:val="left" w:pos="1080"/>
        </w:tabs>
        <w:ind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eastAsia="en-US"/>
        </w:rPr>
        <w:t>D</w:t>
      </w:r>
      <w:r w:rsidRPr="00863667">
        <w:rPr>
          <w:rFonts w:ascii="iCiel Avenir LT Std 35 Light" w:hAnsi="iCiel Avenir LT Std 35 Light" w:cs="Calibri"/>
          <w:i/>
          <w:iCs/>
          <w:sz w:val="22"/>
          <w:szCs w:val="22"/>
          <w:lang w:eastAsia="en-US"/>
        </w:rPr>
        <w:t>ị</w:t>
      </w:r>
      <w:r w:rsidRPr="00863667">
        <w:rPr>
          <w:rFonts w:ascii="iCiel Avenir LT Std 35 Light" w:hAnsi="iCiel Avenir LT Std 35 Light" w:cs="Arial"/>
          <w:i/>
          <w:iCs/>
          <w:sz w:val="22"/>
          <w:szCs w:val="22"/>
          <w:lang w:eastAsia="en-US"/>
        </w:rPr>
        <w:t>ch v</w:t>
      </w:r>
      <w:r w:rsidRPr="00863667">
        <w:rPr>
          <w:rFonts w:ascii="iCiel Avenir LT Std 35 Light" w:hAnsi="iCiel Avenir LT Std 35 Light" w:cs="Calibri"/>
          <w:i/>
          <w:iCs/>
          <w:sz w:val="22"/>
          <w:szCs w:val="22"/>
          <w:lang w:eastAsia="en-US"/>
        </w:rPr>
        <w:t>ụ</w:t>
      </w:r>
      <w:r w:rsidRPr="00863667">
        <w:rPr>
          <w:rFonts w:ascii="iCiel Avenir LT Std 35 Light" w:hAnsi="iCiel Avenir LT Std 35 Light" w:cs="Arial"/>
          <w:i/>
          <w:iCs/>
          <w:sz w:val="22"/>
          <w:szCs w:val="22"/>
          <w:lang w:eastAsia="en-US"/>
        </w:rPr>
        <w:t xml:space="preserve"> xe bu</w:t>
      </w:r>
      <w:r w:rsidRPr="00863667">
        <w:rPr>
          <w:rFonts w:ascii="iCiel Avenir LT Std 35 Light" w:hAnsi="iCiel Avenir LT Std 35 Light" w:cs="Avenir Next LT Pro"/>
          <w:i/>
          <w:iCs/>
          <w:sz w:val="22"/>
          <w:szCs w:val="22"/>
          <w:lang w:eastAsia="en-US"/>
        </w:rPr>
        <w:t>ý</w:t>
      </w:r>
      <w:r w:rsidRPr="00863667">
        <w:rPr>
          <w:rFonts w:ascii="iCiel Avenir LT Std 35 Light" w:hAnsi="iCiel Avenir LT Std 35 Light" w:cs="Arial"/>
          <w:i/>
          <w:iCs/>
          <w:sz w:val="22"/>
          <w:szCs w:val="22"/>
          <w:lang w:eastAsia="en-US"/>
        </w:rPr>
        <w:t>t c</w:t>
      </w:r>
      <w:r w:rsidRPr="00863667">
        <w:rPr>
          <w:rFonts w:ascii="iCiel Avenir LT Std 35 Light" w:hAnsi="iCiel Avenir LT Std 35 Light" w:cs="Calibri"/>
          <w:i/>
          <w:iCs/>
          <w:sz w:val="22"/>
          <w:szCs w:val="22"/>
          <w:lang w:eastAsia="en-US"/>
        </w:rPr>
        <w:t>ủ</w:t>
      </w:r>
      <w:r w:rsidRPr="00863667">
        <w:rPr>
          <w:rFonts w:ascii="iCiel Avenir LT Std 35 Light" w:hAnsi="iCiel Avenir LT Std 35 Light" w:cs="Arial"/>
          <w:i/>
          <w:iCs/>
          <w:sz w:val="22"/>
          <w:szCs w:val="22"/>
          <w:lang w:eastAsia="en-US"/>
        </w:rPr>
        <w:t>a nh</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 xml:space="preserve"> tr</w:t>
      </w:r>
      <w:r w:rsidRPr="00863667">
        <w:rPr>
          <w:rFonts w:ascii="iCiel Avenir LT Std 35 Light" w:hAnsi="iCiel Avenir LT Std 35 Light" w:cs="Calibri"/>
          <w:i/>
          <w:iCs/>
          <w:sz w:val="22"/>
          <w:szCs w:val="22"/>
          <w:lang w:eastAsia="en-US"/>
        </w:rPr>
        <w:t>ườ</w:t>
      </w:r>
      <w:r w:rsidRPr="00863667">
        <w:rPr>
          <w:rFonts w:ascii="iCiel Avenir LT Std 35 Light" w:hAnsi="iCiel Avenir LT Std 35 Light" w:cs="Arial"/>
          <w:i/>
          <w:iCs/>
          <w:sz w:val="22"/>
          <w:szCs w:val="22"/>
          <w:lang w:eastAsia="en-US"/>
        </w:rPr>
        <w:t>ng v</w:t>
      </w:r>
      <w:r w:rsidRPr="00863667">
        <w:rPr>
          <w:rFonts w:ascii="iCiel Avenir LT Std 35 Light" w:hAnsi="iCiel Avenir LT Std 35 Light" w:cs="Calibri"/>
          <w:i/>
          <w:iCs/>
          <w:sz w:val="22"/>
          <w:szCs w:val="22"/>
          <w:lang w:eastAsia="en-US"/>
        </w:rPr>
        <w:t>ậ</w:t>
      </w:r>
      <w:r w:rsidRPr="00863667">
        <w:rPr>
          <w:rFonts w:ascii="iCiel Avenir LT Std 35 Light" w:hAnsi="iCiel Avenir LT Std 35 Light" w:cs="Arial"/>
          <w:i/>
          <w:iCs/>
          <w:sz w:val="22"/>
          <w:szCs w:val="22"/>
          <w:lang w:eastAsia="en-US"/>
        </w:rPr>
        <w:t>n h</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nh theo chuy</w:t>
      </w:r>
      <w:r w:rsidRPr="00863667">
        <w:rPr>
          <w:rFonts w:ascii="iCiel Avenir LT Std 35 Light" w:hAnsi="iCiel Avenir LT Std 35 Light" w:cs="Calibri"/>
          <w:i/>
          <w:iCs/>
          <w:sz w:val="22"/>
          <w:szCs w:val="22"/>
          <w:lang w:eastAsia="en-US"/>
        </w:rPr>
        <w:t>ế</w:t>
      </w:r>
      <w:r w:rsidRPr="00863667">
        <w:rPr>
          <w:rFonts w:ascii="iCiel Avenir LT Std 35 Light" w:hAnsi="iCiel Avenir LT Std 35 Light" w:cs="Arial"/>
          <w:i/>
          <w:iCs/>
          <w:sz w:val="22"/>
          <w:szCs w:val="22"/>
          <w:lang w:eastAsia="en-US"/>
        </w:rPr>
        <w:t>n v</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 xml:space="preserve">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ượ</w:t>
      </w:r>
      <w:r w:rsidRPr="00863667">
        <w:rPr>
          <w:rFonts w:ascii="iCiel Avenir LT Std 35 Light" w:hAnsi="iCiel Avenir LT Std 35 Light" w:cs="Arial"/>
          <w:i/>
          <w:iCs/>
          <w:sz w:val="22"/>
          <w:szCs w:val="22"/>
          <w:lang w:eastAsia="en-US"/>
        </w:rPr>
        <w:t>c x</w:t>
      </w:r>
      <w:r w:rsidRPr="00863667">
        <w:rPr>
          <w:rFonts w:ascii="iCiel Avenir LT Std 35 Light" w:hAnsi="iCiel Avenir LT Std 35 Light" w:cs="Calibri"/>
          <w:i/>
          <w:iCs/>
          <w:sz w:val="22"/>
          <w:szCs w:val="22"/>
          <w:lang w:eastAsia="en-US"/>
        </w:rPr>
        <w:t>ế</w:t>
      </w:r>
      <w:r w:rsidRPr="00863667">
        <w:rPr>
          <w:rFonts w:ascii="iCiel Avenir LT Std 35 Light" w:hAnsi="iCiel Avenir LT Std 35 Light" w:cs="Arial"/>
          <w:i/>
          <w:iCs/>
          <w:sz w:val="22"/>
          <w:szCs w:val="22"/>
          <w:lang w:eastAsia="en-US"/>
        </w:rPr>
        <w:t>p l</w:t>
      </w:r>
      <w:r w:rsidRPr="00863667">
        <w:rPr>
          <w:rFonts w:ascii="iCiel Avenir LT Std 35 Light" w:hAnsi="iCiel Avenir LT Std 35 Light" w:cs="Calibri"/>
          <w:i/>
          <w:iCs/>
          <w:sz w:val="22"/>
          <w:szCs w:val="22"/>
          <w:lang w:eastAsia="en-US"/>
        </w:rPr>
        <w:t>ị</w:t>
      </w:r>
      <w:r w:rsidRPr="00863667">
        <w:rPr>
          <w:rFonts w:ascii="iCiel Avenir LT Std 35 Light" w:hAnsi="iCiel Avenir LT Std 35 Light" w:cs="Arial"/>
          <w:i/>
          <w:iCs/>
          <w:sz w:val="22"/>
          <w:szCs w:val="22"/>
          <w:lang w:eastAsia="en-US"/>
        </w:rPr>
        <w:t>ch ph</w:t>
      </w:r>
      <w:r w:rsidRPr="00863667">
        <w:rPr>
          <w:rFonts w:ascii="iCiel Avenir LT Std 35 Light" w:hAnsi="iCiel Avenir LT Std 35 Light" w:cs="Calibri"/>
          <w:i/>
          <w:iCs/>
          <w:sz w:val="22"/>
          <w:szCs w:val="22"/>
          <w:lang w:eastAsia="en-US"/>
        </w:rPr>
        <w:t>ụ</w:t>
      </w:r>
      <w:r w:rsidRPr="00863667">
        <w:rPr>
          <w:rFonts w:ascii="iCiel Avenir LT Std 35 Light" w:hAnsi="iCiel Avenir LT Std 35 Light" w:cs="Arial"/>
          <w:i/>
          <w:iCs/>
          <w:sz w:val="22"/>
          <w:szCs w:val="22"/>
          <w:lang w:eastAsia="en-US"/>
        </w:rPr>
        <w:t xml:space="preserve"> thu</w:t>
      </w:r>
      <w:r w:rsidRPr="00863667">
        <w:rPr>
          <w:rFonts w:ascii="iCiel Avenir LT Std 35 Light" w:hAnsi="iCiel Avenir LT Std 35 Light" w:cs="Calibri"/>
          <w:i/>
          <w:iCs/>
          <w:sz w:val="22"/>
          <w:szCs w:val="22"/>
          <w:lang w:eastAsia="en-US"/>
        </w:rPr>
        <w:t>ộ</w:t>
      </w:r>
      <w:r w:rsidRPr="00863667">
        <w:rPr>
          <w:rFonts w:ascii="iCiel Avenir LT Std 35 Light" w:hAnsi="iCiel Avenir LT Std 35 Light" w:cs="Arial"/>
          <w:i/>
          <w:iCs/>
          <w:sz w:val="22"/>
          <w:szCs w:val="22"/>
          <w:lang w:eastAsia="en-US"/>
        </w:rPr>
        <w:t>c v</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o s</w:t>
      </w:r>
      <w:r w:rsidRPr="00863667">
        <w:rPr>
          <w:rFonts w:ascii="iCiel Avenir LT Std 35 Light" w:hAnsi="iCiel Avenir LT Std 35 Light" w:cs="Calibri"/>
          <w:i/>
          <w:iCs/>
          <w:sz w:val="22"/>
          <w:szCs w:val="22"/>
          <w:lang w:eastAsia="en-US"/>
        </w:rPr>
        <w:t>ố</w:t>
      </w:r>
      <w:r w:rsidRPr="00863667">
        <w:rPr>
          <w:rFonts w:ascii="iCiel Avenir LT Std 35 Light" w:hAnsi="iCiel Avenir LT Std 35 Light" w:cs="Arial"/>
          <w:i/>
          <w:iCs/>
          <w:sz w:val="22"/>
          <w:szCs w:val="22"/>
          <w:lang w:eastAsia="en-US"/>
        </w:rPr>
        <w:t xml:space="preserve"> l</w:t>
      </w:r>
      <w:r w:rsidRPr="00863667">
        <w:rPr>
          <w:rFonts w:ascii="iCiel Avenir LT Std 35 Light" w:hAnsi="iCiel Avenir LT Std 35 Light" w:cs="Calibri"/>
          <w:i/>
          <w:iCs/>
          <w:sz w:val="22"/>
          <w:szCs w:val="22"/>
          <w:lang w:eastAsia="en-US"/>
        </w:rPr>
        <w:t>ượ</w:t>
      </w:r>
      <w:r w:rsidRPr="00863667">
        <w:rPr>
          <w:rFonts w:ascii="iCiel Avenir LT Std 35 Light" w:hAnsi="iCiel Avenir LT Std 35 Light" w:cs="Arial"/>
          <w:i/>
          <w:iCs/>
          <w:sz w:val="22"/>
          <w:szCs w:val="22"/>
          <w:lang w:eastAsia="en-US"/>
        </w:rPr>
        <w:t>ng sinh vi</w:t>
      </w:r>
      <w:r w:rsidRPr="00863667">
        <w:rPr>
          <w:rFonts w:ascii="iCiel Avenir LT Std 35 Light" w:hAnsi="iCiel Avenir LT Std 35 Light" w:cs="Avenir Next LT Pro"/>
          <w:i/>
          <w:iCs/>
          <w:sz w:val="22"/>
          <w:szCs w:val="22"/>
          <w:lang w:eastAsia="en-US"/>
        </w:rPr>
        <w:t>ê</w:t>
      </w:r>
      <w:r w:rsidRPr="00863667">
        <w:rPr>
          <w:rFonts w:ascii="iCiel Avenir LT Std 35 Light" w:hAnsi="iCiel Avenir LT Std 35 Light" w:cs="Arial"/>
          <w:i/>
          <w:iCs/>
          <w:sz w:val="22"/>
          <w:szCs w:val="22"/>
          <w:lang w:eastAsia="en-US"/>
        </w:rPr>
        <w:t>n tham gia h</w:t>
      </w:r>
      <w:r w:rsidRPr="00863667">
        <w:rPr>
          <w:rFonts w:ascii="iCiel Avenir LT Std 35 Light" w:hAnsi="iCiel Avenir LT Std 35 Light" w:cs="Calibri"/>
          <w:i/>
          <w:iCs/>
          <w:sz w:val="22"/>
          <w:szCs w:val="22"/>
          <w:lang w:eastAsia="en-US"/>
        </w:rPr>
        <w:t>ọ</w:t>
      </w:r>
      <w:r w:rsidRPr="00863667">
        <w:rPr>
          <w:rFonts w:ascii="iCiel Avenir LT Std 35 Light" w:hAnsi="iCiel Avenir LT Std 35 Light" w:cs="Arial"/>
          <w:i/>
          <w:iCs/>
          <w:sz w:val="22"/>
          <w:szCs w:val="22"/>
          <w:lang w:eastAsia="en-US"/>
        </w:rPr>
        <w:t>c t</w:t>
      </w:r>
      <w:r w:rsidRPr="00863667">
        <w:rPr>
          <w:rFonts w:ascii="iCiel Avenir LT Std 35 Light" w:hAnsi="iCiel Avenir LT Std 35 Light" w:cs="Calibri"/>
          <w:i/>
          <w:iCs/>
          <w:sz w:val="22"/>
          <w:szCs w:val="22"/>
          <w:lang w:eastAsia="en-US"/>
        </w:rPr>
        <w:t>ậ</w:t>
      </w:r>
      <w:r w:rsidRPr="00863667">
        <w:rPr>
          <w:rFonts w:ascii="iCiel Avenir LT Std 35 Light" w:hAnsi="iCiel Avenir LT Std 35 Light" w:cs="Arial"/>
          <w:i/>
          <w:iCs/>
          <w:sz w:val="22"/>
          <w:szCs w:val="22"/>
          <w:lang w:eastAsia="en-US"/>
        </w:rPr>
        <w:t>p v</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 xml:space="preserve"> sinh ho</w:t>
      </w:r>
      <w:r w:rsidRPr="00863667">
        <w:rPr>
          <w:rFonts w:ascii="iCiel Avenir LT Std 35 Light" w:hAnsi="iCiel Avenir LT Std 35 Light" w:cs="Calibri"/>
          <w:i/>
          <w:iCs/>
          <w:sz w:val="22"/>
          <w:szCs w:val="22"/>
          <w:lang w:eastAsia="en-US"/>
        </w:rPr>
        <w:t>ạ</w:t>
      </w:r>
      <w:r w:rsidRPr="00863667">
        <w:rPr>
          <w:rFonts w:ascii="iCiel Avenir LT Std 35 Light" w:hAnsi="iCiel Avenir LT Std 35 Light" w:cs="Arial"/>
          <w:i/>
          <w:iCs/>
          <w:sz w:val="22"/>
          <w:szCs w:val="22"/>
          <w:lang w:eastAsia="en-US"/>
        </w:rPr>
        <w:t>t t</w:t>
      </w:r>
      <w:r w:rsidRPr="00863667">
        <w:rPr>
          <w:rFonts w:ascii="iCiel Avenir LT Std 35 Light" w:hAnsi="iCiel Avenir LT Std 35 Light" w:cs="Calibri"/>
          <w:i/>
          <w:iCs/>
          <w:sz w:val="22"/>
          <w:szCs w:val="22"/>
          <w:lang w:eastAsia="en-US"/>
        </w:rPr>
        <w:t>ạ</w:t>
      </w:r>
      <w:r w:rsidRPr="00863667">
        <w:rPr>
          <w:rFonts w:ascii="iCiel Avenir LT Std 35 Light" w:hAnsi="iCiel Avenir LT Std 35 Light" w:cs="Arial"/>
          <w:i/>
          <w:iCs/>
          <w:sz w:val="22"/>
          <w:szCs w:val="22"/>
          <w:lang w:eastAsia="en-US"/>
        </w:rPr>
        <w:t>i tr</w:t>
      </w:r>
      <w:r w:rsidRPr="00863667">
        <w:rPr>
          <w:rFonts w:ascii="iCiel Avenir LT Std 35 Light" w:hAnsi="iCiel Avenir LT Std 35 Light" w:cs="Calibri"/>
          <w:i/>
          <w:iCs/>
          <w:sz w:val="22"/>
          <w:szCs w:val="22"/>
          <w:lang w:eastAsia="en-US"/>
        </w:rPr>
        <w:t>ườ</w:t>
      </w:r>
      <w:r w:rsidRPr="00863667">
        <w:rPr>
          <w:rFonts w:ascii="iCiel Avenir LT Std 35 Light" w:hAnsi="iCiel Avenir LT Std 35 Light" w:cs="Arial"/>
          <w:i/>
          <w:iCs/>
          <w:sz w:val="22"/>
          <w:szCs w:val="22"/>
          <w:lang w:eastAsia="en-US"/>
        </w:rPr>
        <w:t>ng cũng. L</w:t>
      </w:r>
      <w:r w:rsidRPr="00863667">
        <w:rPr>
          <w:rFonts w:ascii="iCiel Avenir LT Std 35 Light" w:hAnsi="iCiel Avenir LT Std 35 Light" w:cs="Calibri"/>
          <w:i/>
          <w:iCs/>
          <w:sz w:val="22"/>
          <w:szCs w:val="22"/>
          <w:lang w:eastAsia="en-US"/>
        </w:rPr>
        <w:t>ị</w:t>
      </w:r>
      <w:r w:rsidRPr="00863667">
        <w:rPr>
          <w:rFonts w:ascii="iCiel Avenir LT Std 35 Light" w:hAnsi="iCiel Avenir LT Std 35 Light" w:cs="Arial"/>
          <w:i/>
          <w:iCs/>
          <w:sz w:val="22"/>
          <w:szCs w:val="22"/>
          <w:lang w:eastAsia="en-US"/>
        </w:rPr>
        <w:t>ch xe s</w:t>
      </w:r>
      <w:r w:rsidRPr="00863667">
        <w:rPr>
          <w:rFonts w:ascii="iCiel Avenir LT Std 35 Light" w:hAnsi="iCiel Avenir LT Std 35 Light" w:cs="Calibri"/>
          <w:i/>
          <w:iCs/>
          <w:sz w:val="22"/>
          <w:szCs w:val="22"/>
          <w:lang w:eastAsia="en-US"/>
        </w:rPr>
        <w:t>ẽ</w:t>
      </w:r>
      <w:r w:rsidRPr="00863667">
        <w:rPr>
          <w:rFonts w:ascii="iCiel Avenir LT Std 35 Light" w:hAnsi="iCiel Avenir LT Std 35 Light" w:cs="Arial"/>
          <w:i/>
          <w:iCs/>
          <w:sz w:val="22"/>
          <w:szCs w:val="22"/>
          <w:lang w:eastAsia="en-US"/>
        </w:rPr>
        <w:t xml:space="preserve"> h</w:t>
      </w:r>
      <w:r w:rsidRPr="00863667">
        <w:rPr>
          <w:rFonts w:ascii="iCiel Avenir LT Std 35 Light" w:hAnsi="iCiel Avenir LT Std 35 Light" w:cs="Calibri"/>
          <w:i/>
          <w:iCs/>
          <w:sz w:val="22"/>
          <w:szCs w:val="22"/>
          <w:lang w:eastAsia="en-US"/>
        </w:rPr>
        <w:t>ạ</w:t>
      </w:r>
      <w:r w:rsidRPr="00863667">
        <w:rPr>
          <w:rFonts w:ascii="iCiel Avenir LT Std 35 Light" w:hAnsi="iCiel Avenir LT Std 35 Light" w:cs="Arial"/>
          <w:i/>
          <w:iCs/>
          <w:sz w:val="22"/>
          <w:szCs w:val="22"/>
          <w:lang w:eastAsia="en-US"/>
        </w:rPr>
        <w:t>n ch</w:t>
      </w:r>
      <w:r w:rsidRPr="00863667">
        <w:rPr>
          <w:rFonts w:ascii="iCiel Avenir LT Std 35 Light" w:hAnsi="iCiel Avenir LT Std 35 Light" w:cs="Calibri"/>
          <w:i/>
          <w:iCs/>
          <w:sz w:val="22"/>
          <w:szCs w:val="22"/>
          <w:lang w:eastAsia="en-US"/>
        </w:rPr>
        <w:t>ế</w:t>
      </w:r>
      <w:r w:rsidRPr="00863667">
        <w:rPr>
          <w:rFonts w:ascii="iCiel Avenir LT Std 35 Light" w:hAnsi="iCiel Avenir LT Std 35 Light" w:cs="Arial"/>
          <w:i/>
          <w:iCs/>
          <w:sz w:val="22"/>
          <w:szCs w:val="22"/>
          <w:lang w:eastAsia="en-US"/>
        </w:rPr>
        <w:t xml:space="preserve"> t</w:t>
      </w:r>
      <w:r w:rsidRPr="00863667">
        <w:rPr>
          <w:rFonts w:ascii="iCiel Avenir LT Std 35 Light" w:hAnsi="iCiel Avenir LT Std 35 Light" w:cs="Calibri"/>
          <w:i/>
          <w:iCs/>
          <w:sz w:val="22"/>
          <w:szCs w:val="22"/>
          <w:lang w:eastAsia="en-US"/>
        </w:rPr>
        <w:t>ố</w:t>
      </w:r>
      <w:r w:rsidRPr="00863667">
        <w:rPr>
          <w:rFonts w:ascii="iCiel Avenir LT Std 35 Light" w:hAnsi="iCiel Avenir LT Std 35 Light" w:cs="Arial"/>
          <w:i/>
          <w:iCs/>
          <w:sz w:val="22"/>
          <w:szCs w:val="22"/>
          <w:lang w:eastAsia="en-US"/>
        </w:rPr>
        <w:t>i thi</w:t>
      </w:r>
      <w:r w:rsidRPr="00863667">
        <w:rPr>
          <w:rFonts w:ascii="iCiel Avenir LT Std 35 Light" w:hAnsi="iCiel Avenir LT Std 35 Light" w:cs="Calibri"/>
          <w:i/>
          <w:iCs/>
          <w:sz w:val="22"/>
          <w:szCs w:val="22"/>
          <w:lang w:eastAsia="en-US"/>
        </w:rPr>
        <w:t>ể</w:t>
      </w:r>
      <w:r w:rsidRPr="00863667">
        <w:rPr>
          <w:rFonts w:ascii="iCiel Avenir LT Std 35 Light" w:hAnsi="iCiel Avenir LT Std 35 Light" w:cs="Arial"/>
          <w:i/>
          <w:iCs/>
          <w:sz w:val="22"/>
          <w:szCs w:val="22"/>
          <w:lang w:eastAsia="en-US"/>
        </w:rPr>
        <w:t>u vi</w:t>
      </w:r>
      <w:r w:rsidRPr="00863667">
        <w:rPr>
          <w:rFonts w:ascii="iCiel Avenir LT Std 35 Light" w:hAnsi="iCiel Avenir LT Std 35 Light" w:cs="Calibri"/>
          <w:i/>
          <w:iCs/>
          <w:sz w:val="22"/>
          <w:szCs w:val="22"/>
          <w:lang w:eastAsia="en-US"/>
        </w:rPr>
        <w:t>ệ</w:t>
      </w:r>
      <w:r w:rsidRPr="00863667">
        <w:rPr>
          <w:rFonts w:ascii="iCiel Avenir LT Std 35 Light" w:hAnsi="iCiel Avenir LT Std 35 Light" w:cs="Arial"/>
          <w:i/>
          <w:iCs/>
          <w:sz w:val="22"/>
          <w:szCs w:val="22"/>
          <w:lang w:eastAsia="en-US"/>
        </w:rPr>
        <w:t xml:space="preserve">c thay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ổ</w:t>
      </w:r>
      <w:r w:rsidRPr="00863667">
        <w:rPr>
          <w:rFonts w:ascii="iCiel Avenir LT Std 35 Light" w:hAnsi="iCiel Avenir LT Std 35 Light" w:cs="Arial"/>
          <w:i/>
          <w:iCs/>
          <w:sz w:val="22"/>
          <w:szCs w:val="22"/>
          <w:lang w:eastAsia="en-US"/>
        </w:rPr>
        <w:t>i l</w:t>
      </w:r>
      <w:r w:rsidRPr="00863667">
        <w:rPr>
          <w:rFonts w:ascii="iCiel Avenir LT Std 35 Light" w:hAnsi="iCiel Avenir LT Std 35 Light" w:cs="Calibri"/>
          <w:i/>
          <w:iCs/>
          <w:sz w:val="22"/>
          <w:szCs w:val="22"/>
          <w:lang w:eastAsia="en-US"/>
        </w:rPr>
        <w:t>ị</w:t>
      </w:r>
      <w:r w:rsidRPr="00863667">
        <w:rPr>
          <w:rFonts w:ascii="iCiel Avenir LT Std 35 Light" w:hAnsi="iCiel Avenir LT Std 35 Light" w:cs="Arial"/>
          <w:i/>
          <w:iCs/>
          <w:sz w:val="22"/>
          <w:szCs w:val="22"/>
          <w:lang w:eastAsia="en-US"/>
        </w:rPr>
        <w:t>ch tr</w:t>
      </w:r>
      <w:r w:rsidRPr="00863667">
        <w:rPr>
          <w:rFonts w:ascii="iCiel Avenir LT Std 35 Light" w:hAnsi="iCiel Avenir LT Std 35 Light" w:cs="Avenir Next LT Pro"/>
          <w:i/>
          <w:iCs/>
          <w:sz w:val="22"/>
          <w:szCs w:val="22"/>
          <w:lang w:eastAsia="en-US"/>
        </w:rPr>
        <w:t>ì</w:t>
      </w:r>
      <w:r w:rsidRPr="00863667">
        <w:rPr>
          <w:rFonts w:ascii="iCiel Avenir LT Std 35 Light" w:hAnsi="iCiel Avenir LT Std 35 Light" w:cs="Arial"/>
          <w:i/>
          <w:iCs/>
          <w:sz w:val="22"/>
          <w:szCs w:val="22"/>
          <w:lang w:eastAsia="en-US"/>
        </w:rPr>
        <w:t xml:space="preserve">nh </w:t>
      </w:r>
      <w:bookmarkStart w:id="5197" w:name="_Hlk124847521"/>
      <w:r w:rsidRPr="00863667">
        <w:rPr>
          <w:rFonts w:ascii="iCiel Avenir LT Std 35 Light" w:hAnsi="iCiel Avenir LT Std 35 Light" w:cs="Arial"/>
          <w:i/>
          <w:iCs/>
          <w:sz w:val="22"/>
          <w:szCs w:val="22"/>
          <w:lang w:eastAsia="en-US"/>
        </w:rPr>
        <w:t>trong suốt kỳ học</w:t>
      </w:r>
      <w:bookmarkEnd w:id="5197"/>
      <w:r w:rsidRPr="00863667">
        <w:rPr>
          <w:rFonts w:ascii="iCiel Avenir LT Std 35 Light" w:hAnsi="iCiel Avenir LT Std 35 Light" w:cs="Arial"/>
          <w:i/>
          <w:iCs/>
          <w:sz w:val="22"/>
          <w:szCs w:val="22"/>
          <w:lang w:eastAsia="en-US"/>
        </w:rPr>
        <w:t>. Xe bu</w:t>
      </w:r>
      <w:r w:rsidRPr="00863667">
        <w:rPr>
          <w:rFonts w:ascii="iCiel Avenir LT Std 35 Light" w:hAnsi="iCiel Avenir LT Std 35 Light" w:cs="Avenir Next LT Pro"/>
          <w:i/>
          <w:iCs/>
          <w:sz w:val="22"/>
          <w:szCs w:val="22"/>
          <w:lang w:eastAsia="en-US"/>
        </w:rPr>
        <w:t>ý</w:t>
      </w:r>
      <w:r w:rsidRPr="00863667">
        <w:rPr>
          <w:rFonts w:ascii="iCiel Avenir LT Std 35 Light" w:hAnsi="iCiel Avenir LT Std 35 Light" w:cs="Arial"/>
          <w:i/>
          <w:iCs/>
          <w:sz w:val="22"/>
          <w:szCs w:val="22"/>
          <w:lang w:eastAsia="en-US"/>
        </w:rPr>
        <w:t xml:space="preserve">t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ượ</w:t>
      </w:r>
      <w:r w:rsidRPr="00863667">
        <w:rPr>
          <w:rFonts w:ascii="iCiel Avenir LT Std 35 Light" w:hAnsi="iCiel Avenir LT Std 35 Light" w:cs="Arial"/>
          <w:i/>
          <w:iCs/>
          <w:sz w:val="22"/>
          <w:szCs w:val="22"/>
          <w:lang w:eastAsia="en-US"/>
        </w:rPr>
        <w:t>c v</w:t>
      </w:r>
      <w:r w:rsidRPr="00863667">
        <w:rPr>
          <w:rFonts w:ascii="iCiel Avenir LT Std 35 Light" w:hAnsi="iCiel Avenir LT Std 35 Light" w:cs="Calibri"/>
          <w:i/>
          <w:iCs/>
          <w:sz w:val="22"/>
          <w:szCs w:val="22"/>
          <w:lang w:eastAsia="en-US"/>
        </w:rPr>
        <w:t>ậ</w:t>
      </w:r>
      <w:r w:rsidRPr="00863667">
        <w:rPr>
          <w:rFonts w:ascii="iCiel Avenir LT Std 35 Light" w:hAnsi="iCiel Avenir LT Std 35 Light" w:cs="Arial"/>
          <w:i/>
          <w:iCs/>
          <w:sz w:val="22"/>
          <w:szCs w:val="22"/>
          <w:lang w:eastAsia="en-US"/>
        </w:rPr>
        <w:t>n h</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nh theo nguy</w:t>
      </w:r>
      <w:r w:rsidRPr="00863667">
        <w:rPr>
          <w:rFonts w:ascii="iCiel Avenir LT Std 35 Light" w:hAnsi="iCiel Avenir LT Std 35 Light" w:cs="Avenir Next LT Pro"/>
          <w:i/>
          <w:iCs/>
          <w:sz w:val="22"/>
          <w:szCs w:val="22"/>
          <w:lang w:eastAsia="en-US"/>
        </w:rPr>
        <w:t>ê</w:t>
      </w:r>
      <w:r w:rsidRPr="00863667">
        <w:rPr>
          <w:rFonts w:ascii="iCiel Avenir LT Std 35 Light" w:hAnsi="iCiel Avenir LT Std 35 Light" w:cs="Arial"/>
          <w:i/>
          <w:iCs/>
          <w:sz w:val="22"/>
          <w:szCs w:val="22"/>
          <w:lang w:eastAsia="en-US"/>
        </w:rPr>
        <w:t>n t</w:t>
      </w:r>
      <w:r w:rsidRPr="00863667">
        <w:rPr>
          <w:rFonts w:ascii="iCiel Avenir LT Std 35 Light" w:hAnsi="iCiel Avenir LT Std 35 Light" w:cs="Calibri"/>
          <w:i/>
          <w:iCs/>
          <w:sz w:val="22"/>
          <w:szCs w:val="22"/>
          <w:lang w:eastAsia="en-US"/>
        </w:rPr>
        <w:t>ắ</w:t>
      </w:r>
      <w:r w:rsidRPr="00863667">
        <w:rPr>
          <w:rFonts w:ascii="iCiel Avenir LT Std 35 Light" w:hAnsi="iCiel Avenir LT Std 35 Light" w:cs="Arial"/>
          <w:i/>
          <w:iCs/>
          <w:sz w:val="22"/>
          <w:szCs w:val="22"/>
          <w:lang w:eastAsia="en-US"/>
        </w:rPr>
        <w:t xml:space="preserve">c </w:t>
      </w:r>
      <w:r w:rsidRPr="00863667">
        <w:rPr>
          <w:rFonts w:ascii="iCiel Avenir LT Std 35 Light" w:hAnsi="iCiel Avenir LT Std 35 Light" w:cs="Avenir Next LT Pro"/>
          <w:i/>
          <w:iCs/>
          <w:sz w:val="22"/>
          <w:szCs w:val="22"/>
          <w:lang w:eastAsia="en-US"/>
        </w:rPr>
        <w:t>“</w:t>
      </w:r>
      <w:r w:rsidRPr="00863667">
        <w:rPr>
          <w:rFonts w:ascii="iCiel Avenir LT Std 35 Light" w:hAnsi="iCiel Avenir LT Std 35 Light" w:cs="Arial"/>
          <w:i/>
          <w:iCs/>
          <w:sz w:val="22"/>
          <w:szCs w:val="22"/>
          <w:lang w:eastAsia="en-US"/>
        </w:rPr>
        <w:t xml:space="preserve">Ai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ế</w:t>
      </w:r>
      <w:r w:rsidRPr="00863667">
        <w:rPr>
          <w:rFonts w:ascii="iCiel Avenir LT Std 35 Light" w:hAnsi="iCiel Avenir LT Std 35 Light" w:cs="Arial"/>
          <w:i/>
          <w:iCs/>
          <w:sz w:val="22"/>
          <w:szCs w:val="22"/>
          <w:lang w:eastAsia="en-US"/>
        </w:rPr>
        <w:t>n tr</w:t>
      </w:r>
      <w:r w:rsidRPr="00863667">
        <w:rPr>
          <w:rFonts w:ascii="iCiel Avenir LT Std 35 Light" w:hAnsi="iCiel Avenir LT Std 35 Light" w:cs="Calibri"/>
          <w:i/>
          <w:iCs/>
          <w:sz w:val="22"/>
          <w:szCs w:val="22"/>
          <w:lang w:eastAsia="en-US"/>
        </w:rPr>
        <w:t>ướ</w:t>
      </w:r>
      <w:r w:rsidRPr="00863667">
        <w:rPr>
          <w:rFonts w:ascii="iCiel Avenir LT Std 35 Light" w:hAnsi="iCiel Avenir LT Std 35 Light" w:cs="Arial"/>
          <w:i/>
          <w:iCs/>
          <w:sz w:val="22"/>
          <w:szCs w:val="22"/>
          <w:lang w:eastAsia="en-US"/>
        </w:rPr>
        <w:t xml:space="preserve">c,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ượ</w:t>
      </w:r>
      <w:r w:rsidRPr="00863667">
        <w:rPr>
          <w:rFonts w:ascii="iCiel Avenir LT Std 35 Light" w:hAnsi="iCiel Avenir LT Std 35 Light" w:cs="Arial"/>
          <w:i/>
          <w:iCs/>
          <w:sz w:val="22"/>
          <w:szCs w:val="22"/>
          <w:lang w:eastAsia="en-US"/>
        </w:rPr>
        <w:t>c ph</w:t>
      </w:r>
      <w:r w:rsidRPr="00863667">
        <w:rPr>
          <w:rFonts w:ascii="iCiel Avenir LT Std 35 Light" w:hAnsi="iCiel Avenir LT Std 35 Light" w:cs="Calibri"/>
          <w:i/>
          <w:iCs/>
          <w:sz w:val="22"/>
          <w:szCs w:val="22"/>
          <w:lang w:eastAsia="en-US"/>
        </w:rPr>
        <w:t>ụ</w:t>
      </w:r>
      <w:r w:rsidRPr="00863667">
        <w:rPr>
          <w:rFonts w:ascii="iCiel Avenir LT Std 35 Light" w:hAnsi="iCiel Avenir LT Std 35 Light" w:cs="Arial"/>
          <w:i/>
          <w:iCs/>
          <w:sz w:val="22"/>
          <w:szCs w:val="22"/>
          <w:lang w:eastAsia="en-US"/>
        </w:rPr>
        <w:t>c v</w:t>
      </w:r>
      <w:r w:rsidRPr="00863667">
        <w:rPr>
          <w:rFonts w:ascii="iCiel Avenir LT Std 35 Light" w:hAnsi="iCiel Avenir LT Std 35 Light" w:cs="Calibri"/>
          <w:i/>
          <w:iCs/>
          <w:sz w:val="22"/>
          <w:szCs w:val="22"/>
          <w:lang w:eastAsia="en-US"/>
        </w:rPr>
        <w:t>ụ</w:t>
      </w:r>
      <w:r w:rsidRPr="00863667">
        <w:rPr>
          <w:rFonts w:ascii="iCiel Avenir LT Std 35 Light" w:hAnsi="iCiel Avenir LT Std 35 Light" w:cs="Arial"/>
          <w:i/>
          <w:iCs/>
          <w:sz w:val="22"/>
          <w:szCs w:val="22"/>
          <w:lang w:eastAsia="en-US"/>
        </w:rPr>
        <w:t xml:space="preserve"> tr</w:t>
      </w:r>
      <w:r w:rsidRPr="00863667">
        <w:rPr>
          <w:rFonts w:ascii="iCiel Avenir LT Std 35 Light" w:hAnsi="iCiel Avenir LT Std 35 Light" w:cs="Calibri"/>
          <w:i/>
          <w:iCs/>
          <w:sz w:val="22"/>
          <w:szCs w:val="22"/>
          <w:lang w:eastAsia="en-US"/>
        </w:rPr>
        <w:t>ướ</w:t>
      </w:r>
      <w:r w:rsidRPr="00863667">
        <w:rPr>
          <w:rFonts w:ascii="iCiel Avenir LT Std 35 Light" w:hAnsi="iCiel Avenir LT Std 35 Light" w:cs="Arial"/>
          <w:i/>
          <w:iCs/>
          <w:sz w:val="22"/>
          <w:szCs w:val="22"/>
          <w:lang w:eastAsia="en-US"/>
        </w:rPr>
        <w:t>c</w:t>
      </w:r>
      <w:r w:rsidRPr="00863667">
        <w:rPr>
          <w:rFonts w:ascii="iCiel Avenir LT Std 35 Light" w:hAnsi="iCiel Avenir LT Std 35 Light" w:cs="Avenir Next LT Pro"/>
          <w:i/>
          <w:iCs/>
          <w:sz w:val="22"/>
          <w:szCs w:val="22"/>
          <w:lang w:eastAsia="en-US"/>
        </w:rPr>
        <w:t>”</w:t>
      </w:r>
      <w:r w:rsidRPr="00863667">
        <w:rPr>
          <w:rFonts w:ascii="iCiel Avenir LT Std 35 Light" w:hAnsi="iCiel Avenir LT Std 35 Light" w:cs="Arial"/>
          <w:i/>
          <w:iCs/>
          <w:sz w:val="22"/>
          <w:szCs w:val="22"/>
          <w:lang w:eastAsia="en-US"/>
        </w:rPr>
        <w:t xml:space="preserve"> n</w:t>
      </w:r>
      <w:r w:rsidRPr="00863667">
        <w:rPr>
          <w:rFonts w:ascii="iCiel Avenir LT Std 35 Light" w:hAnsi="iCiel Avenir LT Std 35 Light" w:cs="Avenir Next LT Pro"/>
          <w:i/>
          <w:iCs/>
          <w:sz w:val="22"/>
          <w:szCs w:val="22"/>
          <w:lang w:eastAsia="en-US"/>
        </w:rPr>
        <w:t>ê</w:t>
      </w:r>
      <w:r w:rsidRPr="00863667">
        <w:rPr>
          <w:rFonts w:ascii="iCiel Avenir LT Std 35 Light" w:hAnsi="iCiel Avenir LT Std 35 Light" w:cs="Arial"/>
          <w:i/>
          <w:iCs/>
          <w:sz w:val="22"/>
          <w:szCs w:val="22"/>
          <w:lang w:eastAsia="en-US"/>
        </w:rPr>
        <w:t>n sinh vi</w:t>
      </w:r>
      <w:r w:rsidRPr="00863667">
        <w:rPr>
          <w:rFonts w:ascii="iCiel Avenir LT Std 35 Light" w:hAnsi="iCiel Avenir LT Std 35 Light" w:cs="Avenir Next LT Pro"/>
          <w:i/>
          <w:iCs/>
          <w:sz w:val="22"/>
          <w:szCs w:val="22"/>
          <w:lang w:eastAsia="en-US"/>
        </w:rPr>
        <w:t>ê</w:t>
      </w:r>
      <w:r w:rsidRPr="00863667">
        <w:rPr>
          <w:rFonts w:ascii="iCiel Avenir LT Std 35 Light" w:hAnsi="iCiel Avenir LT Std 35 Light" w:cs="Arial"/>
          <w:i/>
          <w:iCs/>
          <w:sz w:val="22"/>
          <w:szCs w:val="22"/>
          <w:lang w:eastAsia="en-US"/>
        </w:rPr>
        <w:t>n c</w:t>
      </w:r>
      <w:r w:rsidRPr="00863667">
        <w:rPr>
          <w:rFonts w:ascii="iCiel Avenir LT Std 35 Light" w:hAnsi="iCiel Avenir LT Std 35 Light" w:cs="Calibri"/>
          <w:i/>
          <w:iCs/>
          <w:sz w:val="22"/>
          <w:szCs w:val="22"/>
          <w:lang w:eastAsia="en-US"/>
        </w:rPr>
        <w:t>ầ</w:t>
      </w:r>
      <w:r w:rsidRPr="00863667">
        <w:rPr>
          <w:rFonts w:ascii="iCiel Avenir LT Std 35 Light" w:hAnsi="iCiel Avenir LT Std 35 Light" w:cs="Arial"/>
          <w:i/>
          <w:iCs/>
          <w:sz w:val="22"/>
          <w:szCs w:val="22"/>
          <w:lang w:eastAsia="en-US"/>
        </w:rPr>
        <w:t>n l</w:t>
      </w:r>
      <w:r w:rsidRPr="00863667">
        <w:rPr>
          <w:rFonts w:ascii="iCiel Avenir LT Std 35 Light" w:hAnsi="iCiel Avenir LT Std 35 Light" w:cs="Calibri"/>
          <w:i/>
          <w:iCs/>
          <w:sz w:val="22"/>
          <w:szCs w:val="22"/>
          <w:lang w:eastAsia="en-US"/>
        </w:rPr>
        <w:t>ự</w:t>
      </w:r>
      <w:r w:rsidRPr="00863667">
        <w:rPr>
          <w:rFonts w:ascii="iCiel Avenir LT Std 35 Light" w:hAnsi="iCiel Avenir LT Std 35 Light" w:cs="Arial"/>
          <w:i/>
          <w:iCs/>
          <w:sz w:val="22"/>
          <w:szCs w:val="22"/>
          <w:lang w:eastAsia="en-US"/>
        </w:rPr>
        <w:t>a ch</w:t>
      </w:r>
      <w:r w:rsidRPr="00863667">
        <w:rPr>
          <w:rFonts w:ascii="iCiel Avenir LT Std 35 Light" w:hAnsi="iCiel Avenir LT Std 35 Light" w:cs="Calibri"/>
          <w:i/>
          <w:iCs/>
          <w:sz w:val="22"/>
          <w:szCs w:val="22"/>
          <w:lang w:eastAsia="en-US"/>
        </w:rPr>
        <w:t>ọ</w:t>
      </w:r>
      <w:r w:rsidRPr="00863667">
        <w:rPr>
          <w:rFonts w:ascii="iCiel Avenir LT Std 35 Light" w:hAnsi="iCiel Avenir LT Std 35 Light" w:cs="Arial"/>
          <w:i/>
          <w:iCs/>
          <w:sz w:val="22"/>
          <w:szCs w:val="22"/>
          <w:lang w:eastAsia="en-US"/>
        </w:rPr>
        <w:t>n l</w:t>
      </w:r>
      <w:r w:rsidRPr="00863667">
        <w:rPr>
          <w:rFonts w:ascii="iCiel Avenir LT Std 35 Light" w:hAnsi="iCiel Avenir LT Std 35 Light" w:cs="Calibri"/>
          <w:i/>
          <w:iCs/>
          <w:sz w:val="22"/>
          <w:szCs w:val="22"/>
          <w:lang w:eastAsia="en-US"/>
        </w:rPr>
        <w:t>ị</w:t>
      </w:r>
      <w:r w:rsidRPr="00863667">
        <w:rPr>
          <w:rFonts w:ascii="iCiel Avenir LT Std 35 Light" w:hAnsi="iCiel Avenir LT Std 35 Light" w:cs="Arial"/>
          <w:i/>
          <w:iCs/>
          <w:sz w:val="22"/>
          <w:szCs w:val="22"/>
          <w:lang w:eastAsia="en-US"/>
        </w:rPr>
        <w:t>ch tr</w:t>
      </w:r>
      <w:r w:rsidRPr="00863667">
        <w:rPr>
          <w:rFonts w:ascii="iCiel Avenir LT Std 35 Light" w:hAnsi="iCiel Avenir LT Std 35 Light" w:cs="Avenir Next LT Pro"/>
          <w:i/>
          <w:iCs/>
          <w:sz w:val="22"/>
          <w:szCs w:val="22"/>
          <w:lang w:eastAsia="en-US"/>
        </w:rPr>
        <w:t>ì</w:t>
      </w:r>
      <w:r w:rsidRPr="00863667">
        <w:rPr>
          <w:rFonts w:ascii="iCiel Avenir LT Std 35 Light" w:hAnsi="iCiel Avenir LT Std 35 Light" w:cs="Arial"/>
          <w:i/>
          <w:iCs/>
          <w:sz w:val="22"/>
          <w:szCs w:val="22"/>
          <w:lang w:eastAsia="en-US"/>
        </w:rPr>
        <w:t>nh g</w:t>
      </w:r>
      <w:r w:rsidRPr="00863667">
        <w:rPr>
          <w:rFonts w:ascii="iCiel Avenir LT Std 35 Light" w:hAnsi="iCiel Avenir LT Std 35 Light" w:cs="Calibri"/>
          <w:i/>
          <w:iCs/>
          <w:sz w:val="22"/>
          <w:szCs w:val="22"/>
          <w:lang w:eastAsia="en-US"/>
        </w:rPr>
        <w:t>ầ</w:t>
      </w:r>
      <w:r w:rsidRPr="00863667">
        <w:rPr>
          <w:rFonts w:ascii="iCiel Avenir LT Std 35 Light" w:hAnsi="iCiel Avenir LT Std 35 Light" w:cs="Arial"/>
          <w:i/>
          <w:iCs/>
          <w:sz w:val="22"/>
          <w:szCs w:val="22"/>
          <w:lang w:eastAsia="en-US"/>
        </w:rPr>
        <w:t>n nh</w:t>
      </w:r>
      <w:r w:rsidRPr="00863667">
        <w:rPr>
          <w:rFonts w:ascii="iCiel Avenir LT Std 35 Light" w:hAnsi="iCiel Avenir LT Std 35 Light" w:cs="Calibri"/>
          <w:i/>
          <w:iCs/>
          <w:sz w:val="22"/>
          <w:szCs w:val="22"/>
          <w:lang w:eastAsia="en-US"/>
        </w:rPr>
        <w:t>ấ</w:t>
      </w:r>
      <w:r w:rsidRPr="00863667">
        <w:rPr>
          <w:rFonts w:ascii="iCiel Avenir LT Std 35 Light" w:hAnsi="iCiel Avenir LT Std 35 Light" w:cs="Arial"/>
          <w:i/>
          <w:iCs/>
          <w:sz w:val="22"/>
          <w:szCs w:val="22"/>
          <w:lang w:eastAsia="en-US"/>
        </w:rPr>
        <w:t>t v</w:t>
      </w:r>
      <w:r w:rsidRPr="00863667">
        <w:rPr>
          <w:rFonts w:ascii="iCiel Avenir LT Std 35 Light" w:hAnsi="iCiel Avenir LT Std 35 Light" w:cs="Calibri"/>
          <w:i/>
          <w:iCs/>
          <w:sz w:val="22"/>
          <w:szCs w:val="22"/>
          <w:lang w:eastAsia="en-US"/>
        </w:rPr>
        <w:t>ớ</w:t>
      </w:r>
      <w:r w:rsidRPr="00863667">
        <w:rPr>
          <w:rFonts w:ascii="iCiel Avenir LT Std 35 Light" w:hAnsi="iCiel Avenir LT Std 35 Light" w:cs="Arial"/>
          <w:i/>
          <w:iCs/>
          <w:sz w:val="22"/>
          <w:szCs w:val="22"/>
          <w:lang w:eastAsia="en-US"/>
        </w:rPr>
        <w:t>i gi</w:t>
      </w:r>
      <w:r w:rsidRPr="00863667">
        <w:rPr>
          <w:rFonts w:ascii="iCiel Avenir LT Std 35 Light" w:hAnsi="iCiel Avenir LT Std 35 Light" w:cs="Calibri"/>
          <w:i/>
          <w:iCs/>
          <w:sz w:val="22"/>
          <w:szCs w:val="22"/>
          <w:lang w:eastAsia="en-US"/>
        </w:rPr>
        <w:t>ờ</w:t>
      </w:r>
      <w:r w:rsidRPr="00863667">
        <w:rPr>
          <w:rFonts w:ascii="iCiel Avenir LT Std 35 Light" w:hAnsi="iCiel Avenir LT Std 35 Light" w:cs="Arial"/>
          <w:i/>
          <w:iCs/>
          <w:sz w:val="22"/>
          <w:szCs w:val="22"/>
          <w:lang w:eastAsia="en-US"/>
        </w:rPr>
        <w:t xml:space="preserve">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ế</w:t>
      </w:r>
      <w:r w:rsidRPr="00863667">
        <w:rPr>
          <w:rFonts w:ascii="iCiel Avenir LT Std 35 Light" w:hAnsi="iCiel Avenir LT Std 35 Light" w:cs="Arial"/>
          <w:i/>
          <w:iCs/>
          <w:sz w:val="22"/>
          <w:szCs w:val="22"/>
          <w:lang w:eastAsia="en-US"/>
        </w:rPr>
        <w:t>n l</w:t>
      </w:r>
      <w:r w:rsidRPr="00863667">
        <w:rPr>
          <w:rFonts w:ascii="iCiel Avenir LT Std 35 Light" w:hAnsi="iCiel Avenir LT Std 35 Light" w:cs="Calibri"/>
          <w:i/>
          <w:iCs/>
          <w:sz w:val="22"/>
          <w:szCs w:val="22"/>
          <w:lang w:eastAsia="en-US"/>
        </w:rPr>
        <w:t>ớ</w:t>
      </w:r>
      <w:r w:rsidRPr="00863667">
        <w:rPr>
          <w:rFonts w:ascii="iCiel Avenir LT Std 35 Light" w:hAnsi="iCiel Avenir LT Std 35 Light" w:cs="Arial"/>
          <w:i/>
          <w:iCs/>
          <w:sz w:val="22"/>
          <w:szCs w:val="22"/>
          <w:lang w:eastAsia="en-US"/>
        </w:rPr>
        <w:t>p/gi</w:t>
      </w:r>
      <w:r w:rsidRPr="00863667">
        <w:rPr>
          <w:rFonts w:ascii="iCiel Avenir LT Std 35 Light" w:hAnsi="iCiel Avenir LT Std 35 Light" w:cs="Calibri"/>
          <w:i/>
          <w:iCs/>
          <w:sz w:val="22"/>
          <w:szCs w:val="22"/>
          <w:lang w:eastAsia="en-US"/>
        </w:rPr>
        <w:t>ờ</w:t>
      </w:r>
      <w:r w:rsidRPr="00863667">
        <w:rPr>
          <w:rFonts w:ascii="iCiel Avenir LT Std 35 Light" w:hAnsi="iCiel Avenir LT Std 35 Light" w:cs="Arial"/>
          <w:i/>
          <w:iCs/>
          <w:sz w:val="22"/>
          <w:szCs w:val="22"/>
          <w:lang w:eastAsia="en-US"/>
        </w:rPr>
        <w:t xml:space="preserve"> tan h</w:t>
      </w:r>
      <w:r w:rsidRPr="00863667">
        <w:rPr>
          <w:rFonts w:ascii="iCiel Avenir LT Std 35 Light" w:hAnsi="iCiel Avenir LT Std 35 Light" w:cs="Calibri"/>
          <w:i/>
          <w:iCs/>
          <w:sz w:val="22"/>
          <w:szCs w:val="22"/>
          <w:lang w:eastAsia="en-US"/>
        </w:rPr>
        <w:t>ọ</w:t>
      </w:r>
      <w:r w:rsidRPr="00863667">
        <w:rPr>
          <w:rFonts w:ascii="iCiel Avenir LT Std 35 Light" w:hAnsi="iCiel Avenir LT Std 35 Light" w:cs="Arial"/>
          <w:i/>
          <w:iCs/>
          <w:sz w:val="22"/>
          <w:szCs w:val="22"/>
          <w:lang w:eastAsia="en-US"/>
        </w:rPr>
        <w:t>c c</w:t>
      </w:r>
      <w:r w:rsidRPr="00863667">
        <w:rPr>
          <w:rFonts w:ascii="iCiel Avenir LT Std 35 Light" w:hAnsi="iCiel Avenir LT Std 35 Light" w:cs="Calibri"/>
          <w:i/>
          <w:iCs/>
          <w:sz w:val="22"/>
          <w:szCs w:val="22"/>
          <w:lang w:eastAsia="en-US"/>
        </w:rPr>
        <w:t>ủ</w:t>
      </w:r>
      <w:r w:rsidRPr="00863667">
        <w:rPr>
          <w:rFonts w:ascii="iCiel Avenir LT Std 35 Light" w:hAnsi="iCiel Avenir LT Std 35 Light" w:cs="Arial"/>
          <w:i/>
          <w:iCs/>
          <w:sz w:val="22"/>
          <w:szCs w:val="22"/>
          <w:lang w:eastAsia="en-US"/>
        </w:rPr>
        <w:t>a m</w:t>
      </w:r>
      <w:r w:rsidRPr="00863667">
        <w:rPr>
          <w:rFonts w:ascii="iCiel Avenir LT Std 35 Light" w:hAnsi="iCiel Avenir LT Std 35 Light" w:cs="Avenir Next LT Pro"/>
          <w:i/>
          <w:iCs/>
          <w:sz w:val="22"/>
          <w:szCs w:val="22"/>
          <w:lang w:eastAsia="en-US"/>
        </w:rPr>
        <w:t>ì</w:t>
      </w:r>
      <w:r w:rsidRPr="00863667">
        <w:rPr>
          <w:rFonts w:ascii="iCiel Avenir LT Std 35 Light" w:hAnsi="iCiel Avenir LT Std 35 Light" w:cs="Arial"/>
          <w:i/>
          <w:iCs/>
          <w:sz w:val="22"/>
          <w:szCs w:val="22"/>
          <w:lang w:eastAsia="en-US"/>
        </w:rPr>
        <w:t>nh. Nh</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 xml:space="preserve"> tr</w:t>
      </w:r>
      <w:r w:rsidRPr="00863667">
        <w:rPr>
          <w:rFonts w:ascii="iCiel Avenir LT Std 35 Light" w:hAnsi="iCiel Avenir LT Std 35 Light" w:cs="Calibri"/>
          <w:i/>
          <w:iCs/>
          <w:sz w:val="22"/>
          <w:szCs w:val="22"/>
          <w:lang w:eastAsia="en-US"/>
        </w:rPr>
        <w:t>ườ</w:t>
      </w:r>
      <w:r w:rsidRPr="00863667">
        <w:rPr>
          <w:rFonts w:ascii="iCiel Avenir LT Std 35 Light" w:hAnsi="iCiel Avenir LT Std 35 Light" w:cs="Arial"/>
          <w:i/>
          <w:iCs/>
          <w:sz w:val="22"/>
          <w:szCs w:val="22"/>
          <w:lang w:eastAsia="en-US"/>
        </w:rPr>
        <w:t>ng hi</w:t>
      </w:r>
      <w:r w:rsidRPr="00863667">
        <w:rPr>
          <w:rFonts w:ascii="iCiel Avenir LT Std 35 Light" w:hAnsi="iCiel Avenir LT Std 35 Light" w:cs="Calibri"/>
          <w:i/>
          <w:iCs/>
          <w:sz w:val="22"/>
          <w:szCs w:val="22"/>
          <w:lang w:eastAsia="en-US"/>
        </w:rPr>
        <w:t>ệ</w:t>
      </w:r>
      <w:r w:rsidRPr="00863667">
        <w:rPr>
          <w:rFonts w:ascii="iCiel Avenir LT Std 35 Light" w:hAnsi="iCiel Avenir LT Std 35 Light" w:cs="Arial"/>
          <w:i/>
          <w:iCs/>
          <w:sz w:val="22"/>
          <w:szCs w:val="22"/>
          <w:lang w:eastAsia="en-US"/>
        </w:rPr>
        <w:t>n t</w:t>
      </w:r>
      <w:r w:rsidRPr="00863667">
        <w:rPr>
          <w:rFonts w:ascii="iCiel Avenir LT Std 35 Light" w:hAnsi="iCiel Avenir LT Std 35 Light" w:cs="Calibri"/>
          <w:i/>
          <w:iCs/>
          <w:sz w:val="22"/>
          <w:szCs w:val="22"/>
          <w:lang w:eastAsia="en-US"/>
        </w:rPr>
        <w:t>ạ</w:t>
      </w:r>
      <w:r w:rsidRPr="00863667">
        <w:rPr>
          <w:rFonts w:ascii="iCiel Avenir LT Std 35 Light" w:hAnsi="iCiel Avenir LT Std 35 Light" w:cs="Arial"/>
          <w:i/>
          <w:iCs/>
          <w:sz w:val="22"/>
          <w:szCs w:val="22"/>
          <w:lang w:eastAsia="en-US"/>
        </w:rPr>
        <w:t>i ch</w:t>
      </w:r>
      <w:r w:rsidRPr="00863667">
        <w:rPr>
          <w:rFonts w:ascii="iCiel Avenir LT Std 35 Light" w:hAnsi="iCiel Avenir LT Std 35 Light" w:cs="Calibri"/>
          <w:i/>
          <w:iCs/>
          <w:sz w:val="22"/>
          <w:szCs w:val="22"/>
          <w:lang w:eastAsia="en-US"/>
        </w:rPr>
        <w:t>ư</w:t>
      </w:r>
      <w:r w:rsidRPr="00863667">
        <w:rPr>
          <w:rFonts w:ascii="iCiel Avenir LT Std 35 Light" w:hAnsi="iCiel Avenir LT Std 35 Light" w:cs="Arial"/>
          <w:i/>
          <w:iCs/>
          <w:sz w:val="22"/>
          <w:szCs w:val="22"/>
          <w:lang w:eastAsia="en-US"/>
        </w:rPr>
        <w:t>a th</w:t>
      </w:r>
      <w:r w:rsidRPr="00863667">
        <w:rPr>
          <w:rFonts w:ascii="iCiel Avenir LT Std 35 Light" w:hAnsi="iCiel Avenir LT Std 35 Light" w:cs="Calibri"/>
          <w:i/>
          <w:iCs/>
          <w:sz w:val="22"/>
          <w:szCs w:val="22"/>
          <w:lang w:eastAsia="en-US"/>
        </w:rPr>
        <w:t>ự</w:t>
      </w:r>
      <w:r w:rsidRPr="00863667">
        <w:rPr>
          <w:rFonts w:ascii="iCiel Avenir LT Std 35 Light" w:hAnsi="iCiel Avenir LT Std 35 Light" w:cs="Arial"/>
          <w:i/>
          <w:iCs/>
          <w:sz w:val="22"/>
          <w:szCs w:val="22"/>
          <w:lang w:eastAsia="en-US"/>
        </w:rPr>
        <w:t>c hi</w:t>
      </w:r>
      <w:r w:rsidRPr="00863667">
        <w:rPr>
          <w:rFonts w:ascii="iCiel Avenir LT Std 35 Light" w:hAnsi="iCiel Avenir LT Std 35 Light" w:cs="Calibri"/>
          <w:i/>
          <w:iCs/>
          <w:sz w:val="22"/>
          <w:szCs w:val="22"/>
          <w:lang w:eastAsia="en-US"/>
        </w:rPr>
        <w:t>ệ</w:t>
      </w:r>
      <w:r w:rsidRPr="00863667">
        <w:rPr>
          <w:rFonts w:ascii="iCiel Avenir LT Std 35 Light" w:hAnsi="iCiel Avenir LT Std 35 Light" w:cs="Arial"/>
          <w:i/>
          <w:iCs/>
          <w:sz w:val="22"/>
          <w:szCs w:val="22"/>
          <w:lang w:eastAsia="en-US"/>
        </w:rPr>
        <w:t>n d</w:t>
      </w:r>
      <w:r w:rsidRPr="00863667">
        <w:rPr>
          <w:rFonts w:ascii="iCiel Avenir LT Std 35 Light" w:hAnsi="iCiel Avenir LT Std 35 Light" w:cs="Calibri"/>
          <w:i/>
          <w:iCs/>
          <w:sz w:val="22"/>
          <w:szCs w:val="22"/>
          <w:lang w:eastAsia="en-US"/>
        </w:rPr>
        <w:t>ị</w:t>
      </w:r>
      <w:r w:rsidRPr="00863667">
        <w:rPr>
          <w:rFonts w:ascii="iCiel Avenir LT Std 35 Light" w:hAnsi="iCiel Avenir LT Std 35 Light" w:cs="Arial"/>
          <w:i/>
          <w:iCs/>
          <w:sz w:val="22"/>
          <w:szCs w:val="22"/>
          <w:lang w:eastAsia="en-US"/>
        </w:rPr>
        <w:t>ch v</w:t>
      </w:r>
      <w:r w:rsidRPr="00863667">
        <w:rPr>
          <w:rFonts w:ascii="iCiel Avenir LT Std 35 Light" w:hAnsi="iCiel Avenir LT Std 35 Light" w:cs="Calibri"/>
          <w:i/>
          <w:iCs/>
          <w:sz w:val="22"/>
          <w:szCs w:val="22"/>
          <w:lang w:eastAsia="en-US"/>
        </w:rPr>
        <w:t>ụ</w:t>
      </w:r>
      <w:r w:rsidRPr="00863667">
        <w:rPr>
          <w:rFonts w:ascii="iCiel Avenir LT Std 35 Light" w:hAnsi="iCiel Avenir LT Std 35 Light" w:cs="Arial"/>
          <w:i/>
          <w:iCs/>
          <w:sz w:val="22"/>
          <w:szCs w:val="22"/>
          <w:lang w:eastAsia="en-US"/>
        </w:rPr>
        <w:t xml:space="preserve"> xe bu</w:t>
      </w:r>
      <w:r w:rsidRPr="00863667">
        <w:rPr>
          <w:rFonts w:ascii="iCiel Avenir LT Std 35 Light" w:hAnsi="iCiel Avenir LT Std 35 Light" w:cs="Avenir Next LT Pro"/>
          <w:i/>
          <w:iCs/>
          <w:sz w:val="22"/>
          <w:szCs w:val="22"/>
          <w:lang w:eastAsia="en-US"/>
        </w:rPr>
        <w:t>ý</w:t>
      </w:r>
      <w:r w:rsidRPr="00863667">
        <w:rPr>
          <w:rFonts w:ascii="iCiel Avenir LT Std 35 Light" w:hAnsi="iCiel Avenir LT Std 35 Light" w:cs="Arial"/>
          <w:i/>
          <w:iCs/>
          <w:sz w:val="22"/>
          <w:szCs w:val="22"/>
          <w:lang w:eastAsia="en-US"/>
        </w:rPr>
        <w:t>t theo nhu c</w:t>
      </w:r>
      <w:r w:rsidRPr="00863667">
        <w:rPr>
          <w:rFonts w:ascii="iCiel Avenir LT Std 35 Light" w:hAnsi="iCiel Avenir LT Std 35 Light" w:cs="Calibri"/>
          <w:i/>
          <w:iCs/>
          <w:sz w:val="22"/>
          <w:szCs w:val="22"/>
          <w:lang w:eastAsia="en-US"/>
        </w:rPr>
        <w:t>ầ</w:t>
      </w:r>
      <w:r w:rsidRPr="00863667">
        <w:rPr>
          <w:rFonts w:ascii="iCiel Avenir LT Std 35 Light" w:hAnsi="iCiel Avenir LT Std 35 Light" w:cs="Arial"/>
          <w:i/>
          <w:iCs/>
          <w:sz w:val="22"/>
          <w:szCs w:val="22"/>
          <w:lang w:eastAsia="en-US"/>
        </w:rPr>
        <w:t>u c</w:t>
      </w:r>
      <w:r w:rsidRPr="00863667">
        <w:rPr>
          <w:rFonts w:ascii="iCiel Avenir LT Std 35 Light" w:hAnsi="iCiel Avenir LT Std 35 Light" w:cs="Avenir Next LT Pro"/>
          <w:i/>
          <w:iCs/>
          <w:sz w:val="22"/>
          <w:szCs w:val="22"/>
          <w:lang w:eastAsia="en-US"/>
        </w:rPr>
        <w:t>á</w:t>
      </w:r>
      <w:r w:rsidRPr="00863667">
        <w:rPr>
          <w:rFonts w:ascii="iCiel Avenir LT Std 35 Light" w:hAnsi="iCiel Avenir LT Std 35 Light" w:cs="Arial"/>
          <w:i/>
          <w:iCs/>
          <w:sz w:val="22"/>
          <w:szCs w:val="22"/>
          <w:lang w:eastAsia="en-US"/>
        </w:rPr>
        <w:t xml:space="preserve"> nh</w:t>
      </w:r>
      <w:r w:rsidRPr="00863667">
        <w:rPr>
          <w:rFonts w:ascii="iCiel Avenir LT Std 35 Light" w:hAnsi="iCiel Avenir LT Std 35 Light" w:cs="Avenir Next LT Pro"/>
          <w:i/>
          <w:iCs/>
          <w:sz w:val="22"/>
          <w:szCs w:val="22"/>
          <w:lang w:eastAsia="en-US"/>
        </w:rPr>
        <w:t>â</w:t>
      </w:r>
      <w:r w:rsidRPr="00863667">
        <w:rPr>
          <w:rFonts w:ascii="iCiel Avenir LT Std 35 Light" w:hAnsi="iCiel Avenir LT Std 35 Light" w:cs="Arial"/>
          <w:i/>
          <w:iCs/>
          <w:sz w:val="22"/>
          <w:szCs w:val="22"/>
          <w:lang w:eastAsia="en-US"/>
        </w:rPr>
        <w:t>n ho</w:t>
      </w:r>
      <w:r w:rsidRPr="00863667">
        <w:rPr>
          <w:rFonts w:ascii="iCiel Avenir LT Std 35 Light" w:hAnsi="iCiel Avenir LT Std 35 Light" w:cs="Calibri"/>
          <w:i/>
          <w:iCs/>
          <w:sz w:val="22"/>
          <w:szCs w:val="22"/>
          <w:lang w:eastAsia="en-US"/>
        </w:rPr>
        <w:t>ặ</w:t>
      </w:r>
      <w:r w:rsidRPr="00863667">
        <w:rPr>
          <w:rFonts w:ascii="iCiel Avenir LT Std 35 Light" w:hAnsi="iCiel Avenir LT Std 35 Light" w:cs="Arial"/>
          <w:i/>
          <w:iCs/>
          <w:sz w:val="22"/>
          <w:szCs w:val="22"/>
          <w:lang w:eastAsia="en-US"/>
        </w:rPr>
        <w:t>c m</w:t>
      </w:r>
      <w:r w:rsidRPr="00863667">
        <w:rPr>
          <w:rFonts w:ascii="iCiel Avenir LT Std 35 Light" w:hAnsi="iCiel Avenir LT Std 35 Light" w:cs="Calibri"/>
          <w:i/>
          <w:iCs/>
          <w:sz w:val="22"/>
          <w:szCs w:val="22"/>
          <w:lang w:eastAsia="en-US"/>
        </w:rPr>
        <w:t>ộ</w:t>
      </w:r>
      <w:r w:rsidRPr="00863667">
        <w:rPr>
          <w:rFonts w:ascii="iCiel Avenir LT Std 35 Light" w:hAnsi="iCiel Avenir LT Std 35 Light" w:cs="Arial"/>
          <w:i/>
          <w:iCs/>
          <w:sz w:val="22"/>
          <w:szCs w:val="22"/>
          <w:lang w:eastAsia="en-US"/>
        </w:rPr>
        <w:t>t nh</w:t>
      </w:r>
      <w:r w:rsidRPr="00863667">
        <w:rPr>
          <w:rFonts w:ascii="iCiel Avenir LT Std 35 Light" w:hAnsi="iCiel Avenir LT Std 35 Light" w:cs="Avenir Next LT Pro"/>
          <w:i/>
          <w:iCs/>
          <w:sz w:val="22"/>
          <w:szCs w:val="22"/>
          <w:lang w:eastAsia="en-US"/>
        </w:rPr>
        <w:t>ó</w:t>
      </w:r>
      <w:r w:rsidRPr="00863667">
        <w:rPr>
          <w:rFonts w:ascii="iCiel Avenir LT Std 35 Light" w:hAnsi="iCiel Avenir LT Std 35 Light" w:cs="Arial"/>
          <w:i/>
          <w:iCs/>
          <w:sz w:val="22"/>
          <w:szCs w:val="22"/>
          <w:lang w:eastAsia="en-US"/>
        </w:rPr>
        <w:t>m nh</w:t>
      </w:r>
      <w:r w:rsidRPr="00863667">
        <w:rPr>
          <w:rFonts w:ascii="iCiel Avenir LT Std 35 Light" w:hAnsi="iCiel Avenir LT Std 35 Light" w:cs="Calibri"/>
          <w:i/>
          <w:iCs/>
          <w:sz w:val="22"/>
          <w:szCs w:val="22"/>
          <w:lang w:eastAsia="en-US"/>
        </w:rPr>
        <w:t>ỏ</w:t>
      </w:r>
      <w:r w:rsidRPr="00863667">
        <w:rPr>
          <w:rFonts w:ascii="iCiel Avenir LT Std 35 Light" w:hAnsi="iCiel Avenir LT Std 35 Light" w:cs="Arial"/>
          <w:i/>
          <w:iCs/>
          <w:sz w:val="22"/>
          <w:szCs w:val="22"/>
          <w:lang w:eastAsia="en-US"/>
        </w:rPr>
        <w:t xml:space="preserve"> sinh vi</w:t>
      </w:r>
      <w:r w:rsidRPr="00863667">
        <w:rPr>
          <w:rFonts w:ascii="iCiel Avenir LT Std 35 Light" w:hAnsi="iCiel Avenir LT Std 35 Light" w:cs="Avenir Next LT Pro"/>
          <w:i/>
          <w:iCs/>
          <w:sz w:val="22"/>
          <w:szCs w:val="22"/>
          <w:lang w:eastAsia="en-US"/>
        </w:rPr>
        <w:t>ê</w:t>
      </w:r>
      <w:r w:rsidRPr="00863667">
        <w:rPr>
          <w:rFonts w:ascii="iCiel Avenir LT Std 35 Light" w:hAnsi="iCiel Avenir LT Std 35 Light" w:cs="Arial"/>
          <w:i/>
          <w:iCs/>
          <w:sz w:val="22"/>
          <w:szCs w:val="22"/>
          <w:lang w:eastAsia="en-US"/>
        </w:rPr>
        <w:t>n. Sinh vi</w:t>
      </w:r>
      <w:r w:rsidRPr="00863667">
        <w:rPr>
          <w:rFonts w:ascii="iCiel Avenir LT Std 35 Light" w:hAnsi="iCiel Avenir LT Std 35 Light" w:cs="Avenir Next LT Pro"/>
          <w:i/>
          <w:iCs/>
          <w:sz w:val="22"/>
          <w:szCs w:val="22"/>
          <w:lang w:eastAsia="en-US"/>
        </w:rPr>
        <w:t>ê</w:t>
      </w:r>
      <w:r w:rsidRPr="00863667">
        <w:rPr>
          <w:rFonts w:ascii="iCiel Avenir LT Std 35 Light" w:hAnsi="iCiel Avenir LT Std 35 Light" w:cs="Arial"/>
          <w:i/>
          <w:iCs/>
          <w:sz w:val="22"/>
          <w:szCs w:val="22"/>
          <w:lang w:eastAsia="en-US"/>
        </w:rPr>
        <w:t>n c</w:t>
      </w:r>
      <w:r w:rsidRPr="00863667">
        <w:rPr>
          <w:rFonts w:ascii="iCiel Avenir LT Std 35 Light" w:hAnsi="iCiel Avenir LT Std 35 Light" w:cs="Avenir Next LT Pro"/>
          <w:i/>
          <w:iCs/>
          <w:sz w:val="22"/>
          <w:szCs w:val="22"/>
          <w:lang w:eastAsia="en-US"/>
        </w:rPr>
        <w:t>ó</w:t>
      </w:r>
      <w:r w:rsidRPr="00863667">
        <w:rPr>
          <w:rFonts w:ascii="iCiel Avenir LT Std 35 Light" w:hAnsi="iCiel Avenir LT Std 35 Light" w:cs="Arial"/>
          <w:i/>
          <w:iCs/>
          <w:sz w:val="22"/>
          <w:szCs w:val="22"/>
          <w:lang w:eastAsia="en-US"/>
        </w:rPr>
        <w:t xml:space="preserve"> th</w:t>
      </w:r>
      <w:r w:rsidRPr="00863667">
        <w:rPr>
          <w:rFonts w:ascii="iCiel Avenir LT Std 35 Light" w:hAnsi="iCiel Avenir LT Std 35 Light" w:cs="Calibri"/>
          <w:i/>
          <w:iCs/>
          <w:sz w:val="22"/>
          <w:szCs w:val="22"/>
          <w:lang w:eastAsia="en-US"/>
        </w:rPr>
        <w:t>ể</w:t>
      </w:r>
      <w:r w:rsidRPr="00863667">
        <w:rPr>
          <w:rFonts w:ascii="iCiel Avenir LT Std 35 Light" w:hAnsi="iCiel Avenir LT Std 35 Light" w:cs="Arial"/>
          <w:i/>
          <w:iCs/>
          <w:sz w:val="22"/>
          <w:szCs w:val="22"/>
          <w:lang w:eastAsia="en-US"/>
        </w:rPr>
        <w:t xml:space="preserve"> s</w:t>
      </w:r>
      <w:r w:rsidRPr="00863667">
        <w:rPr>
          <w:rFonts w:ascii="iCiel Avenir LT Std 35 Light" w:hAnsi="iCiel Avenir LT Std 35 Light" w:cs="Calibri"/>
          <w:i/>
          <w:iCs/>
          <w:sz w:val="22"/>
          <w:szCs w:val="22"/>
          <w:lang w:eastAsia="en-US"/>
        </w:rPr>
        <w:t>ử</w:t>
      </w:r>
      <w:r w:rsidRPr="00863667">
        <w:rPr>
          <w:rFonts w:ascii="iCiel Avenir LT Std 35 Light" w:hAnsi="iCiel Avenir LT Std 35 Light" w:cs="Arial"/>
          <w:i/>
          <w:iCs/>
          <w:sz w:val="22"/>
          <w:szCs w:val="22"/>
          <w:lang w:eastAsia="en-US"/>
        </w:rPr>
        <w:t xml:space="preserve"> d</w:t>
      </w:r>
      <w:r w:rsidRPr="00863667">
        <w:rPr>
          <w:rFonts w:ascii="iCiel Avenir LT Std 35 Light" w:hAnsi="iCiel Avenir LT Std 35 Light" w:cs="Calibri"/>
          <w:i/>
          <w:iCs/>
          <w:sz w:val="22"/>
          <w:szCs w:val="22"/>
          <w:lang w:eastAsia="en-US"/>
        </w:rPr>
        <w:t>ụ</w:t>
      </w:r>
      <w:r w:rsidRPr="00863667">
        <w:rPr>
          <w:rFonts w:ascii="iCiel Avenir LT Std 35 Light" w:hAnsi="iCiel Avenir LT Std 35 Light" w:cs="Arial"/>
          <w:i/>
          <w:iCs/>
          <w:sz w:val="22"/>
          <w:szCs w:val="22"/>
          <w:lang w:eastAsia="en-US"/>
        </w:rPr>
        <w:t>ng c</w:t>
      </w:r>
      <w:r w:rsidRPr="00863667">
        <w:rPr>
          <w:rFonts w:ascii="iCiel Avenir LT Std 35 Light" w:hAnsi="iCiel Avenir LT Std 35 Light" w:cs="Avenir Next LT Pro"/>
          <w:i/>
          <w:iCs/>
          <w:sz w:val="22"/>
          <w:szCs w:val="22"/>
          <w:lang w:eastAsia="en-US"/>
        </w:rPr>
        <w:t>á</w:t>
      </w:r>
      <w:r w:rsidRPr="00863667">
        <w:rPr>
          <w:rFonts w:ascii="iCiel Avenir LT Std 35 Light" w:hAnsi="iCiel Avenir LT Std 35 Light" w:cs="Arial"/>
          <w:i/>
          <w:iCs/>
          <w:sz w:val="22"/>
          <w:szCs w:val="22"/>
          <w:lang w:eastAsia="en-US"/>
        </w:rPr>
        <w:t>c ti</w:t>
      </w:r>
      <w:r w:rsidRPr="00863667">
        <w:rPr>
          <w:rFonts w:ascii="iCiel Avenir LT Std 35 Light" w:hAnsi="iCiel Avenir LT Std 35 Light" w:cs="Calibri"/>
          <w:i/>
          <w:iCs/>
          <w:sz w:val="22"/>
          <w:szCs w:val="22"/>
          <w:lang w:eastAsia="en-US"/>
        </w:rPr>
        <w:t>ệ</w:t>
      </w:r>
      <w:r w:rsidRPr="00863667">
        <w:rPr>
          <w:rFonts w:ascii="iCiel Avenir LT Std 35 Light" w:hAnsi="iCiel Avenir LT Std 35 Light" w:cs="Arial"/>
          <w:i/>
          <w:iCs/>
          <w:sz w:val="22"/>
          <w:szCs w:val="22"/>
          <w:lang w:eastAsia="en-US"/>
        </w:rPr>
        <w:t xml:space="preserve">n </w:t>
      </w:r>
      <w:r w:rsidRPr="00863667">
        <w:rPr>
          <w:rFonts w:ascii="iCiel Avenir LT Std 35 Light" w:hAnsi="iCiel Avenir LT Std 35 Light" w:cs="Avenir Next LT Pro"/>
          <w:i/>
          <w:iCs/>
          <w:sz w:val="22"/>
          <w:szCs w:val="22"/>
          <w:lang w:eastAsia="en-US"/>
        </w:rPr>
        <w:t>í</w:t>
      </w:r>
      <w:r w:rsidRPr="00863667">
        <w:rPr>
          <w:rFonts w:ascii="iCiel Avenir LT Std 35 Light" w:hAnsi="iCiel Avenir LT Std 35 Light" w:cs="Arial"/>
          <w:i/>
          <w:iCs/>
          <w:sz w:val="22"/>
          <w:szCs w:val="22"/>
          <w:lang w:eastAsia="en-US"/>
        </w:rPr>
        <w:t>ch kh</w:t>
      </w:r>
      <w:r w:rsidRPr="00863667">
        <w:rPr>
          <w:rFonts w:ascii="iCiel Avenir LT Std 35 Light" w:hAnsi="iCiel Avenir LT Std 35 Light" w:cs="Avenir Next LT Pro"/>
          <w:i/>
          <w:iCs/>
          <w:sz w:val="22"/>
          <w:szCs w:val="22"/>
          <w:lang w:eastAsia="en-US"/>
        </w:rPr>
        <w:t>á</w:t>
      </w:r>
      <w:r w:rsidRPr="00863667">
        <w:rPr>
          <w:rFonts w:ascii="iCiel Avenir LT Std 35 Light" w:hAnsi="iCiel Avenir LT Std 35 Light" w:cs="Arial"/>
          <w:i/>
          <w:iCs/>
          <w:sz w:val="22"/>
          <w:szCs w:val="22"/>
          <w:lang w:eastAsia="en-US"/>
        </w:rPr>
        <w:t>c c</w:t>
      </w:r>
      <w:r w:rsidRPr="00863667">
        <w:rPr>
          <w:rFonts w:ascii="iCiel Avenir LT Std 35 Light" w:hAnsi="iCiel Avenir LT Std 35 Light" w:cs="Calibri"/>
          <w:i/>
          <w:iCs/>
          <w:sz w:val="22"/>
          <w:szCs w:val="22"/>
          <w:lang w:eastAsia="en-US"/>
        </w:rPr>
        <w:t>ủ</w:t>
      </w:r>
      <w:r w:rsidRPr="00863667">
        <w:rPr>
          <w:rFonts w:ascii="iCiel Avenir LT Std 35 Light" w:hAnsi="iCiel Avenir LT Std 35 Light" w:cs="Arial"/>
          <w:i/>
          <w:iCs/>
          <w:sz w:val="22"/>
          <w:szCs w:val="22"/>
          <w:lang w:eastAsia="en-US"/>
        </w:rPr>
        <w:t>a tr</w:t>
      </w:r>
      <w:r w:rsidRPr="00863667">
        <w:rPr>
          <w:rFonts w:ascii="iCiel Avenir LT Std 35 Light" w:hAnsi="iCiel Avenir LT Std 35 Light" w:cs="Calibri"/>
          <w:i/>
          <w:iCs/>
          <w:sz w:val="22"/>
          <w:szCs w:val="22"/>
          <w:lang w:eastAsia="en-US"/>
        </w:rPr>
        <w:t>ườ</w:t>
      </w:r>
      <w:r w:rsidRPr="00863667">
        <w:rPr>
          <w:rFonts w:ascii="iCiel Avenir LT Std 35 Light" w:hAnsi="iCiel Avenir LT Std 35 Light" w:cs="Arial"/>
          <w:i/>
          <w:iCs/>
          <w:sz w:val="22"/>
          <w:szCs w:val="22"/>
          <w:lang w:eastAsia="en-US"/>
        </w:rPr>
        <w:t>ng ho</w:t>
      </w:r>
      <w:r w:rsidRPr="00863667">
        <w:rPr>
          <w:rFonts w:ascii="iCiel Avenir LT Std 35 Light" w:hAnsi="iCiel Avenir LT Std 35 Light" w:cs="Calibri"/>
          <w:i/>
          <w:iCs/>
          <w:sz w:val="22"/>
          <w:szCs w:val="22"/>
          <w:lang w:eastAsia="en-US"/>
        </w:rPr>
        <w:t>ặ</w:t>
      </w:r>
      <w:r w:rsidRPr="00863667">
        <w:rPr>
          <w:rFonts w:ascii="iCiel Avenir LT Std 35 Light" w:hAnsi="iCiel Avenir LT Std 35 Light" w:cs="Arial"/>
          <w:i/>
          <w:iCs/>
          <w:sz w:val="22"/>
          <w:szCs w:val="22"/>
          <w:lang w:eastAsia="en-US"/>
        </w:rPr>
        <w:t>c tham gia c</w:t>
      </w:r>
      <w:r w:rsidRPr="00863667">
        <w:rPr>
          <w:rFonts w:ascii="iCiel Avenir LT Std 35 Light" w:hAnsi="iCiel Avenir LT Std 35 Light" w:cs="Avenir Next LT Pro"/>
          <w:i/>
          <w:iCs/>
          <w:sz w:val="22"/>
          <w:szCs w:val="22"/>
          <w:lang w:eastAsia="en-US"/>
        </w:rPr>
        <w:t>á</w:t>
      </w:r>
      <w:r w:rsidRPr="00863667">
        <w:rPr>
          <w:rFonts w:ascii="iCiel Avenir LT Std 35 Light" w:hAnsi="iCiel Avenir LT Std 35 Light" w:cs="Arial"/>
          <w:i/>
          <w:iCs/>
          <w:sz w:val="22"/>
          <w:szCs w:val="22"/>
          <w:lang w:eastAsia="en-US"/>
        </w:rPr>
        <w:t>c ho</w:t>
      </w:r>
      <w:r w:rsidRPr="00863667">
        <w:rPr>
          <w:rFonts w:ascii="iCiel Avenir LT Std 35 Light" w:hAnsi="iCiel Avenir LT Std 35 Light" w:cs="Calibri"/>
          <w:i/>
          <w:iCs/>
          <w:sz w:val="22"/>
          <w:szCs w:val="22"/>
          <w:lang w:eastAsia="en-US"/>
        </w:rPr>
        <w:t>ạ</w:t>
      </w:r>
      <w:r w:rsidRPr="00863667">
        <w:rPr>
          <w:rFonts w:ascii="iCiel Avenir LT Std 35 Light" w:hAnsi="iCiel Avenir LT Std 35 Light" w:cs="Arial"/>
          <w:i/>
          <w:iCs/>
          <w:sz w:val="22"/>
          <w:szCs w:val="22"/>
          <w:lang w:eastAsia="en-US"/>
        </w:rPr>
        <w:t xml:space="preserve">t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ộ</w:t>
      </w:r>
      <w:r w:rsidRPr="00863667">
        <w:rPr>
          <w:rFonts w:ascii="iCiel Avenir LT Std 35 Light" w:hAnsi="iCiel Avenir LT Std 35 Light" w:cs="Arial"/>
          <w:i/>
          <w:iCs/>
          <w:sz w:val="22"/>
          <w:szCs w:val="22"/>
          <w:lang w:eastAsia="en-US"/>
        </w:rPr>
        <w:t>ng ngo</w:t>
      </w:r>
      <w:r w:rsidRPr="00863667">
        <w:rPr>
          <w:rFonts w:ascii="iCiel Avenir LT Std 35 Light" w:hAnsi="iCiel Avenir LT Std 35 Light" w:cs="Calibri"/>
          <w:i/>
          <w:iCs/>
          <w:sz w:val="22"/>
          <w:szCs w:val="22"/>
          <w:lang w:eastAsia="en-US"/>
        </w:rPr>
        <w:t>ạ</w:t>
      </w:r>
      <w:r w:rsidRPr="00863667">
        <w:rPr>
          <w:rFonts w:ascii="iCiel Avenir LT Std 35 Light" w:hAnsi="iCiel Avenir LT Std 35 Light" w:cs="Arial"/>
          <w:i/>
          <w:iCs/>
          <w:sz w:val="22"/>
          <w:szCs w:val="22"/>
          <w:lang w:eastAsia="en-US"/>
        </w:rPr>
        <w:t>i kh</w:t>
      </w:r>
      <w:r w:rsidRPr="00863667">
        <w:rPr>
          <w:rFonts w:ascii="iCiel Avenir LT Std 35 Light" w:hAnsi="iCiel Avenir LT Std 35 Light" w:cs="Avenir Next LT Pro"/>
          <w:i/>
          <w:iCs/>
          <w:sz w:val="22"/>
          <w:szCs w:val="22"/>
          <w:lang w:eastAsia="en-US"/>
        </w:rPr>
        <w:t>ó</w:t>
      </w:r>
      <w:r w:rsidRPr="00863667">
        <w:rPr>
          <w:rFonts w:ascii="iCiel Avenir LT Std 35 Light" w:hAnsi="iCiel Avenir LT Std 35 Light" w:cs="Arial"/>
          <w:i/>
          <w:iCs/>
          <w:sz w:val="22"/>
          <w:szCs w:val="22"/>
          <w:lang w:eastAsia="en-US"/>
        </w:rPr>
        <w:t>a trong th</w:t>
      </w:r>
      <w:r w:rsidRPr="00863667">
        <w:rPr>
          <w:rFonts w:ascii="iCiel Avenir LT Std 35 Light" w:hAnsi="iCiel Avenir LT Std 35 Light" w:cs="Calibri"/>
          <w:i/>
          <w:iCs/>
          <w:sz w:val="22"/>
          <w:szCs w:val="22"/>
          <w:lang w:eastAsia="en-US"/>
        </w:rPr>
        <w:t>ờ</w:t>
      </w:r>
      <w:r w:rsidRPr="00863667">
        <w:rPr>
          <w:rFonts w:ascii="iCiel Avenir LT Std 35 Light" w:hAnsi="iCiel Avenir LT Std 35 Light" w:cs="Arial"/>
          <w:i/>
          <w:iCs/>
          <w:sz w:val="22"/>
          <w:szCs w:val="22"/>
          <w:lang w:eastAsia="en-US"/>
        </w:rPr>
        <w:t>i gian ch</w:t>
      </w:r>
      <w:r w:rsidRPr="00863667">
        <w:rPr>
          <w:rFonts w:ascii="iCiel Avenir LT Std 35 Light" w:hAnsi="iCiel Avenir LT Std 35 Light" w:cs="Calibri"/>
          <w:i/>
          <w:iCs/>
          <w:sz w:val="22"/>
          <w:szCs w:val="22"/>
          <w:lang w:eastAsia="en-US"/>
        </w:rPr>
        <w:t>ờ</w:t>
      </w:r>
      <w:r w:rsidRPr="00863667">
        <w:rPr>
          <w:rFonts w:ascii="iCiel Avenir LT Std 35 Light" w:hAnsi="iCiel Avenir LT Std 35 Light" w:cs="Arial"/>
          <w:i/>
          <w:iCs/>
          <w:sz w:val="22"/>
          <w:szCs w:val="22"/>
          <w:lang w:eastAsia="en-US"/>
        </w:rPr>
        <w:t xml:space="preserve"> xe bu</w:t>
      </w:r>
      <w:r w:rsidRPr="00863667">
        <w:rPr>
          <w:rFonts w:ascii="iCiel Avenir LT Std 35 Light" w:hAnsi="iCiel Avenir LT Std 35 Light" w:cs="Avenir Next LT Pro"/>
          <w:i/>
          <w:iCs/>
          <w:sz w:val="22"/>
          <w:szCs w:val="22"/>
          <w:lang w:eastAsia="en-US"/>
        </w:rPr>
        <w:t>ý</w:t>
      </w:r>
      <w:r w:rsidRPr="00863667">
        <w:rPr>
          <w:rFonts w:ascii="iCiel Avenir LT Std 35 Light" w:hAnsi="iCiel Avenir LT Std 35 Light" w:cs="Arial"/>
          <w:i/>
          <w:iCs/>
          <w:sz w:val="22"/>
          <w:szCs w:val="22"/>
          <w:lang w:eastAsia="en-US"/>
        </w:rPr>
        <w:t>t. Ngo</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i ra, sinh vi</w:t>
      </w:r>
      <w:r w:rsidRPr="00863667">
        <w:rPr>
          <w:rFonts w:ascii="iCiel Avenir LT Std 35 Light" w:hAnsi="iCiel Avenir LT Std 35 Light" w:cs="Avenir Next LT Pro"/>
          <w:i/>
          <w:iCs/>
          <w:sz w:val="22"/>
          <w:szCs w:val="22"/>
          <w:lang w:eastAsia="en-US"/>
        </w:rPr>
        <w:t>ê</w:t>
      </w:r>
      <w:r w:rsidRPr="00863667">
        <w:rPr>
          <w:rFonts w:ascii="iCiel Avenir LT Std 35 Light" w:hAnsi="iCiel Avenir LT Std 35 Light" w:cs="Arial"/>
          <w:i/>
          <w:iCs/>
          <w:sz w:val="22"/>
          <w:szCs w:val="22"/>
          <w:lang w:eastAsia="en-US"/>
        </w:rPr>
        <w:t>n c</w:t>
      </w:r>
      <w:r w:rsidRPr="00863667">
        <w:rPr>
          <w:rFonts w:ascii="iCiel Avenir LT Std 35 Light" w:hAnsi="iCiel Avenir LT Std 35 Light" w:cs="Avenir Next LT Pro"/>
          <w:i/>
          <w:iCs/>
          <w:sz w:val="22"/>
          <w:szCs w:val="22"/>
          <w:lang w:eastAsia="en-US"/>
        </w:rPr>
        <w:t>ó</w:t>
      </w:r>
      <w:r w:rsidRPr="00863667">
        <w:rPr>
          <w:rFonts w:ascii="iCiel Avenir LT Std 35 Light" w:hAnsi="iCiel Avenir LT Std 35 Light" w:cs="Arial"/>
          <w:i/>
          <w:iCs/>
          <w:sz w:val="22"/>
          <w:szCs w:val="22"/>
          <w:lang w:eastAsia="en-US"/>
        </w:rPr>
        <w:t xml:space="preserve"> th</w:t>
      </w:r>
      <w:r w:rsidRPr="00863667">
        <w:rPr>
          <w:rFonts w:ascii="iCiel Avenir LT Std 35 Light" w:hAnsi="iCiel Avenir LT Std 35 Light" w:cs="Calibri"/>
          <w:i/>
          <w:iCs/>
          <w:sz w:val="22"/>
          <w:szCs w:val="22"/>
          <w:lang w:eastAsia="en-US"/>
        </w:rPr>
        <w:t>ể</w:t>
      </w:r>
      <w:r w:rsidRPr="00863667">
        <w:rPr>
          <w:rFonts w:ascii="iCiel Avenir LT Std 35 Light" w:hAnsi="iCiel Avenir LT Std 35 Light" w:cs="Arial"/>
          <w:i/>
          <w:iCs/>
          <w:sz w:val="22"/>
          <w:szCs w:val="22"/>
          <w:lang w:eastAsia="en-US"/>
        </w:rPr>
        <w:t xml:space="preserve"> l</w:t>
      </w:r>
      <w:r w:rsidRPr="00863667">
        <w:rPr>
          <w:rFonts w:ascii="iCiel Avenir LT Std 35 Light" w:hAnsi="iCiel Avenir LT Std 35 Light" w:cs="Calibri"/>
          <w:i/>
          <w:iCs/>
          <w:sz w:val="22"/>
          <w:szCs w:val="22"/>
          <w:lang w:eastAsia="en-US"/>
        </w:rPr>
        <w:t>ự</w:t>
      </w:r>
      <w:r w:rsidRPr="00863667">
        <w:rPr>
          <w:rFonts w:ascii="iCiel Avenir LT Std 35 Light" w:hAnsi="iCiel Avenir LT Std 35 Light" w:cs="Arial"/>
          <w:i/>
          <w:iCs/>
          <w:sz w:val="22"/>
          <w:szCs w:val="22"/>
          <w:lang w:eastAsia="en-US"/>
        </w:rPr>
        <w:t>a ch</w:t>
      </w:r>
      <w:r w:rsidRPr="00863667">
        <w:rPr>
          <w:rFonts w:ascii="iCiel Avenir LT Std 35 Light" w:hAnsi="iCiel Avenir LT Std 35 Light" w:cs="Calibri"/>
          <w:i/>
          <w:iCs/>
          <w:sz w:val="22"/>
          <w:szCs w:val="22"/>
          <w:lang w:eastAsia="en-US"/>
        </w:rPr>
        <w:t>ọ</w:t>
      </w:r>
      <w:r w:rsidRPr="00863667">
        <w:rPr>
          <w:rFonts w:ascii="iCiel Avenir LT Std 35 Light" w:hAnsi="iCiel Avenir LT Std 35 Light" w:cs="Arial"/>
          <w:i/>
          <w:iCs/>
          <w:sz w:val="22"/>
          <w:szCs w:val="22"/>
          <w:lang w:eastAsia="en-US"/>
        </w:rPr>
        <w:t>n s</w:t>
      </w:r>
      <w:r w:rsidRPr="00863667">
        <w:rPr>
          <w:rFonts w:ascii="iCiel Avenir LT Std 35 Light" w:hAnsi="iCiel Avenir LT Std 35 Light" w:cs="Calibri"/>
          <w:i/>
          <w:iCs/>
          <w:sz w:val="22"/>
          <w:szCs w:val="22"/>
          <w:lang w:eastAsia="en-US"/>
        </w:rPr>
        <w:t>ử</w:t>
      </w:r>
      <w:r w:rsidRPr="00863667">
        <w:rPr>
          <w:rFonts w:ascii="iCiel Avenir LT Std 35 Light" w:hAnsi="iCiel Avenir LT Std 35 Light" w:cs="Arial"/>
          <w:i/>
          <w:iCs/>
          <w:sz w:val="22"/>
          <w:szCs w:val="22"/>
          <w:lang w:eastAsia="en-US"/>
        </w:rPr>
        <w:t xml:space="preserve"> d</w:t>
      </w:r>
      <w:r w:rsidRPr="00863667">
        <w:rPr>
          <w:rFonts w:ascii="iCiel Avenir LT Std 35 Light" w:hAnsi="iCiel Avenir LT Std 35 Light" w:cs="Calibri"/>
          <w:i/>
          <w:iCs/>
          <w:sz w:val="22"/>
          <w:szCs w:val="22"/>
          <w:lang w:eastAsia="en-US"/>
        </w:rPr>
        <w:t>ụ</w:t>
      </w:r>
      <w:r w:rsidRPr="00863667">
        <w:rPr>
          <w:rFonts w:ascii="iCiel Avenir LT Std 35 Light" w:hAnsi="iCiel Avenir LT Std 35 Light" w:cs="Arial"/>
          <w:i/>
          <w:iCs/>
          <w:sz w:val="22"/>
          <w:szCs w:val="22"/>
          <w:lang w:eastAsia="en-US"/>
        </w:rPr>
        <w:t>ng d</w:t>
      </w:r>
      <w:r w:rsidRPr="00863667">
        <w:rPr>
          <w:rFonts w:ascii="iCiel Avenir LT Std 35 Light" w:hAnsi="iCiel Avenir LT Std 35 Light" w:cs="Calibri"/>
          <w:i/>
          <w:iCs/>
          <w:sz w:val="22"/>
          <w:szCs w:val="22"/>
          <w:lang w:eastAsia="en-US"/>
        </w:rPr>
        <w:t>ị</w:t>
      </w:r>
      <w:r w:rsidRPr="00863667">
        <w:rPr>
          <w:rFonts w:ascii="iCiel Avenir LT Std 35 Light" w:hAnsi="iCiel Avenir LT Std 35 Light" w:cs="Arial"/>
          <w:i/>
          <w:iCs/>
          <w:sz w:val="22"/>
          <w:szCs w:val="22"/>
          <w:lang w:eastAsia="en-US"/>
        </w:rPr>
        <w:t>ch v</w:t>
      </w:r>
      <w:r w:rsidRPr="00863667">
        <w:rPr>
          <w:rFonts w:ascii="iCiel Avenir LT Std 35 Light" w:hAnsi="iCiel Avenir LT Std 35 Light" w:cs="Calibri"/>
          <w:i/>
          <w:iCs/>
          <w:sz w:val="22"/>
          <w:szCs w:val="22"/>
          <w:lang w:eastAsia="en-US"/>
        </w:rPr>
        <w:t>ụ</w:t>
      </w:r>
      <w:r w:rsidRPr="00863667">
        <w:rPr>
          <w:rFonts w:ascii="iCiel Avenir LT Std 35 Light" w:hAnsi="iCiel Avenir LT Std 35 Light" w:cs="Arial"/>
          <w:i/>
          <w:iCs/>
          <w:sz w:val="22"/>
          <w:szCs w:val="22"/>
          <w:lang w:eastAsia="en-US"/>
        </w:rPr>
        <w:t xml:space="preserve"> xe bu</w:t>
      </w:r>
      <w:r w:rsidRPr="00863667">
        <w:rPr>
          <w:rFonts w:ascii="iCiel Avenir LT Std 35 Light" w:hAnsi="iCiel Avenir LT Std 35 Light" w:cs="Avenir Next LT Pro"/>
          <w:i/>
          <w:iCs/>
          <w:sz w:val="22"/>
          <w:szCs w:val="22"/>
          <w:lang w:eastAsia="en-US"/>
        </w:rPr>
        <w:t>ý</w:t>
      </w:r>
      <w:r w:rsidRPr="00863667">
        <w:rPr>
          <w:rFonts w:ascii="iCiel Avenir LT Std 35 Light" w:hAnsi="iCiel Avenir LT Std 35 Light" w:cs="Arial"/>
          <w:i/>
          <w:iCs/>
          <w:sz w:val="22"/>
          <w:szCs w:val="22"/>
          <w:lang w:eastAsia="en-US"/>
        </w:rPr>
        <w:t>t c</w:t>
      </w:r>
      <w:r w:rsidRPr="00863667">
        <w:rPr>
          <w:rFonts w:ascii="iCiel Avenir LT Std 35 Light" w:hAnsi="iCiel Avenir LT Std 35 Light" w:cs="Calibri"/>
          <w:i/>
          <w:iCs/>
          <w:sz w:val="22"/>
          <w:szCs w:val="22"/>
          <w:lang w:eastAsia="en-US"/>
        </w:rPr>
        <w:t>ủ</w:t>
      </w:r>
      <w:r w:rsidRPr="00863667">
        <w:rPr>
          <w:rFonts w:ascii="iCiel Avenir LT Std 35 Light" w:hAnsi="iCiel Avenir LT Std 35 Light" w:cs="Arial"/>
          <w:i/>
          <w:iCs/>
          <w:sz w:val="22"/>
          <w:szCs w:val="22"/>
          <w:lang w:eastAsia="en-US"/>
        </w:rPr>
        <w:t xml:space="preserve">a Ecopark (Ecobus)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ể</w:t>
      </w:r>
      <w:r w:rsidRPr="00863667">
        <w:rPr>
          <w:rFonts w:ascii="iCiel Avenir LT Std 35 Light" w:hAnsi="iCiel Avenir LT Std 35 Light" w:cs="Arial"/>
          <w:i/>
          <w:iCs/>
          <w:sz w:val="22"/>
          <w:szCs w:val="22"/>
          <w:lang w:eastAsia="en-US"/>
        </w:rPr>
        <w:t xml:space="preserve"> di chuy</w:t>
      </w:r>
      <w:r w:rsidRPr="00863667">
        <w:rPr>
          <w:rFonts w:ascii="iCiel Avenir LT Std 35 Light" w:hAnsi="iCiel Avenir LT Std 35 Light" w:cs="Calibri"/>
          <w:i/>
          <w:iCs/>
          <w:sz w:val="22"/>
          <w:szCs w:val="22"/>
          <w:lang w:eastAsia="en-US"/>
        </w:rPr>
        <w:t>ể</w:t>
      </w:r>
      <w:r w:rsidRPr="00863667">
        <w:rPr>
          <w:rFonts w:ascii="iCiel Avenir LT Std 35 Light" w:hAnsi="iCiel Avenir LT Std 35 Light" w:cs="Arial"/>
          <w:i/>
          <w:iCs/>
          <w:sz w:val="22"/>
          <w:szCs w:val="22"/>
          <w:lang w:eastAsia="en-US"/>
        </w:rPr>
        <w:t>n t</w:t>
      </w:r>
      <w:r w:rsidRPr="00863667">
        <w:rPr>
          <w:rFonts w:ascii="iCiel Avenir LT Std 35 Light" w:hAnsi="iCiel Avenir LT Std 35 Light" w:cs="Calibri"/>
          <w:i/>
          <w:iCs/>
          <w:sz w:val="22"/>
          <w:szCs w:val="22"/>
          <w:lang w:eastAsia="en-US"/>
        </w:rPr>
        <w:t>ừ</w:t>
      </w:r>
      <w:r w:rsidRPr="00863667">
        <w:rPr>
          <w:rFonts w:ascii="iCiel Avenir LT Std 35 Light" w:hAnsi="iCiel Avenir LT Std 35 Light" w:cs="Arial"/>
          <w:i/>
          <w:iCs/>
          <w:sz w:val="22"/>
          <w:szCs w:val="22"/>
          <w:lang w:eastAsia="en-US"/>
        </w:rPr>
        <w:t xml:space="preserve"> H</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 xml:space="preserve"> N</w:t>
      </w:r>
      <w:r w:rsidRPr="00863667">
        <w:rPr>
          <w:rFonts w:ascii="iCiel Avenir LT Std 35 Light" w:hAnsi="iCiel Avenir LT Std 35 Light" w:cs="Calibri"/>
          <w:i/>
          <w:iCs/>
          <w:sz w:val="22"/>
          <w:szCs w:val="22"/>
          <w:lang w:eastAsia="en-US"/>
        </w:rPr>
        <w:t>ộ</w:t>
      </w:r>
      <w:r w:rsidRPr="00863667">
        <w:rPr>
          <w:rFonts w:ascii="iCiel Avenir LT Std 35 Light" w:hAnsi="iCiel Avenir LT Std 35 Light" w:cs="Arial"/>
          <w:i/>
          <w:iCs/>
          <w:sz w:val="22"/>
          <w:szCs w:val="22"/>
          <w:lang w:eastAsia="en-US"/>
        </w:rPr>
        <w:t xml:space="preserve">i </w:t>
      </w:r>
      <w:r w:rsidRPr="00863667">
        <w:rPr>
          <w:rFonts w:ascii="iCiel Avenir LT Std 35 Light" w:hAnsi="iCiel Avenir LT Std 35 Light" w:cs="Avenir Next LT Pro"/>
          <w:i/>
          <w:iCs/>
          <w:sz w:val="22"/>
          <w:szCs w:val="22"/>
          <w:lang w:eastAsia="en-US"/>
        </w:rPr>
        <w:t>đ</w:t>
      </w:r>
      <w:r w:rsidRPr="00863667">
        <w:rPr>
          <w:rFonts w:ascii="iCiel Avenir LT Std 35 Light" w:hAnsi="iCiel Avenir LT Std 35 Light" w:cs="Calibri"/>
          <w:i/>
          <w:iCs/>
          <w:sz w:val="22"/>
          <w:szCs w:val="22"/>
          <w:lang w:eastAsia="en-US"/>
        </w:rPr>
        <w:t>ế</w:t>
      </w:r>
      <w:r w:rsidRPr="00863667">
        <w:rPr>
          <w:rFonts w:ascii="iCiel Avenir LT Std 35 Light" w:hAnsi="iCiel Avenir LT Std 35 Light" w:cs="Arial"/>
          <w:i/>
          <w:iCs/>
          <w:sz w:val="22"/>
          <w:szCs w:val="22"/>
          <w:lang w:eastAsia="en-US"/>
        </w:rPr>
        <w:t>n BUV v</w:t>
      </w:r>
      <w:r w:rsidRPr="00863667">
        <w:rPr>
          <w:rFonts w:ascii="iCiel Avenir LT Std 35 Light" w:hAnsi="iCiel Avenir LT Std 35 Light" w:cs="Avenir Next LT Pro"/>
          <w:i/>
          <w:iCs/>
          <w:sz w:val="22"/>
          <w:szCs w:val="22"/>
          <w:lang w:eastAsia="en-US"/>
        </w:rPr>
        <w:t>à</w:t>
      </w:r>
      <w:r w:rsidRPr="00863667">
        <w:rPr>
          <w:rFonts w:ascii="iCiel Avenir LT Std 35 Light" w:hAnsi="iCiel Avenir LT Std 35 Light" w:cs="Arial"/>
          <w:i/>
          <w:iCs/>
          <w:sz w:val="22"/>
          <w:szCs w:val="22"/>
          <w:lang w:eastAsia="en-US"/>
        </w:rPr>
        <w:t xml:space="preserve"> ng</w:t>
      </w:r>
      <w:r w:rsidRPr="00863667">
        <w:rPr>
          <w:rFonts w:ascii="iCiel Avenir LT Std 35 Light" w:hAnsi="iCiel Avenir LT Std 35 Light" w:cs="Calibri"/>
          <w:i/>
          <w:iCs/>
          <w:sz w:val="22"/>
          <w:szCs w:val="22"/>
          <w:lang w:eastAsia="en-US"/>
        </w:rPr>
        <w:t>ượ</w:t>
      </w:r>
      <w:r w:rsidRPr="00863667">
        <w:rPr>
          <w:rFonts w:ascii="iCiel Avenir LT Std 35 Light" w:hAnsi="iCiel Avenir LT Std 35 Light" w:cs="Arial"/>
          <w:i/>
          <w:iCs/>
          <w:sz w:val="22"/>
          <w:szCs w:val="22"/>
          <w:lang w:eastAsia="en-US"/>
        </w:rPr>
        <w:t>c l</w:t>
      </w:r>
      <w:r w:rsidRPr="00863667">
        <w:rPr>
          <w:rFonts w:ascii="iCiel Avenir LT Std 35 Light" w:hAnsi="iCiel Avenir LT Std 35 Light" w:cs="Calibri"/>
          <w:i/>
          <w:iCs/>
          <w:sz w:val="22"/>
          <w:szCs w:val="22"/>
          <w:lang w:eastAsia="en-US"/>
        </w:rPr>
        <w:t>ạ</w:t>
      </w:r>
      <w:r w:rsidRPr="00863667">
        <w:rPr>
          <w:rFonts w:ascii="iCiel Avenir LT Std 35 Light" w:hAnsi="iCiel Avenir LT Std 35 Light" w:cs="Arial"/>
          <w:i/>
          <w:iCs/>
          <w:sz w:val="22"/>
          <w:szCs w:val="22"/>
          <w:lang w:eastAsia="en-US"/>
        </w:rPr>
        <w:t>i.</w:t>
      </w:r>
      <w:r w:rsidR="005B06DA" w:rsidRPr="00863667">
        <w:rPr>
          <w:rFonts w:ascii="iCiel Avenir LT Std 35 Light" w:hAnsi="iCiel Avenir LT Std 35 Light" w:cs="Arial"/>
          <w:i/>
          <w:iCs/>
          <w:sz w:val="22"/>
          <w:szCs w:val="22"/>
          <w:lang w:eastAsia="en-US"/>
        </w:rPr>
        <w:t xml:space="preserve"> </w:t>
      </w:r>
      <w:bookmarkStart w:id="5198" w:name="_Hlk171671033"/>
      <w:r w:rsidR="005B06DA" w:rsidRPr="00863667">
        <w:rPr>
          <w:rFonts w:ascii="iCiel Avenir LT Std 35 Light" w:hAnsi="iCiel Avenir LT Std 35 Light" w:cs="Arial"/>
          <w:i/>
          <w:iCs/>
          <w:sz w:val="22"/>
          <w:szCs w:val="22"/>
          <w:lang w:val="vi-VN"/>
        </w:rPr>
        <w:t>Nhà tr</w:t>
      </w:r>
      <w:r w:rsidR="005B06DA" w:rsidRPr="00863667">
        <w:rPr>
          <w:rFonts w:ascii="iCiel Avenir LT Std 35 Light" w:hAnsi="iCiel Avenir LT Std 35 Light" w:cs="Calibri"/>
          <w:i/>
          <w:iCs/>
          <w:sz w:val="22"/>
          <w:szCs w:val="22"/>
          <w:lang w:val="vi-VN"/>
        </w:rPr>
        <w:t>ườ</w:t>
      </w:r>
      <w:r w:rsidR="005B06DA" w:rsidRPr="00863667">
        <w:rPr>
          <w:rFonts w:ascii="iCiel Avenir LT Std 35 Light" w:hAnsi="iCiel Avenir LT Std 35 Light" w:cs="Arial"/>
          <w:i/>
          <w:iCs/>
          <w:sz w:val="22"/>
          <w:szCs w:val="22"/>
          <w:lang w:val="vi-VN"/>
        </w:rPr>
        <w:t>ng khuy</w:t>
      </w:r>
      <w:r w:rsidR="005B06DA" w:rsidRPr="00863667">
        <w:rPr>
          <w:rFonts w:ascii="iCiel Avenir LT Std 35 Light" w:hAnsi="iCiel Avenir LT Std 35 Light" w:cs="Calibri"/>
          <w:i/>
          <w:iCs/>
          <w:sz w:val="22"/>
          <w:szCs w:val="22"/>
          <w:lang w:val="vi-VN"/>
        </w:rPr>
        <w:t>ế</w:t>
      </w:r>
      <w:r w:rsidR="005B06DA" w:rsidRPr="00863667">
        <w:rPr>
          <w:rFonts w:ascii="iCiel Avenir LT Std 35 Light" w:hAnsi="iCiel Avenir LT Std 35 Light" w:cs="Arial"/>
          <w:i/>
          <w:iCs/>
          <w:sz w:val="22"/>
          <w:szCs w:val="22"/>
          <w:lang w:val="vi-VN"/>
        </w:rPr>
        <w:t>n kh</w:t>
      </w:r>
      <w:r w:rsidR="005B06DA" w:rsidRPr="00863667">
        <w:rPr>
          <w:rFonts w:ascii="iCiel Avenir LT Std 35 Light" w:hAnsi="iCiel Avenir LT Std 35 Light" w:cs="Avenir Next LT Pro"/>
          <w:i/>
          <w:iCs/>
          <w:sz w:val="22"/>
          <w:szCs w:val="22"/>
          <w:lang w:val="vi-VN"/>
        </w:rPr>
        <w:t>í</w:t>
      </w:r>
      <w:r w:rsidR="005B06DA" w:rsidRPr="00863667">
        <w:rPr>
          <w:rFonts w:ascii="iCiel Avenir LT Std 35 Light" w:hAnsi="iCiel Avenir LT Std 35 Light" w:cs="Arial"/>
          <w:i/>
          <w:iCs/>
          <w:sz w:val="22"/>
          <w:szCs w:val="22"/>
          <w:lang w:val="vi-VN"/>
        </w:rPr>
        <w:t>ch sinh vi</w:t>
      </w:r>
      <w:r w:rsidR="005B06DA" w:rsidRPr="00863667">
        <w:rPr>
          <w:rFonts w:ascii="iCiel Avenir LT Std 35 Light" w:hAnsi="iCiel Avenir LT Std 35 Light" w:cs="Avenir Next LT Pro"/>
          <w:i/>
          <w:iCs/>
          <w:sz w:val="22"/>
          <w:szCs w:val="22"/>
          <w:lang w:val="vi-VN"/>
        </w:rPr>
        <w:t>ê</w:t>
      </w:r>
      <w:r w:rsidR="005B06DA" w:rsidRPr="00863667">
        <w:rPr>
          <w:rFonts w:ascii="iCiel Avenir LT Std 35 Light" w:hAnsi="iCiel Avenir LT Std 35 Light" w:cs="Arial"/>
          <w:i/>
          <w:iCs/>
          <w:sz w:val="22"/>
          <w:szCs w:val="22"/>
          <w:lang w:val="vi-VN"/>
        </w:rPr>
        <w:t xml:space="preserve">n trao </w:t>
      </w:r>
      <w:r w:rsidR="005B06DA" w:rsidRPr="00863667">
        <w:rPr>
          <w:rFonts w:ascii="iCiel Avenir LT Std 35 Light" w:hAnsi="iCiel Avenir LT Std 35 Light" w:cs="Avenir Next LT Pro"/>
          <w:i/>
          <w:iCs/>
          <w:sz w:val="22"/>
          <w:szCs w:val="22"/>
          <w:lang w:val="vi-VN"/>
        </w:rPr>
        <w:t>đ</w:t>
      </w:r>
      <w:r w:rsidR="005B06DA" w:rsidRPr="00863667">
        <w:rPr>
          <w:rFonts w:ascii="iCiel Avenir LT Std 35 Light" w:hAnsi="iCiel Avenir LT Std 35 Light" w:cs="Calibri"/>
          <w:i/>
          <w:iCs/>
          <w:sz w:val="22"/>
          <w:szCs w:val="22"/>
          <w:lang w:val="vi-VN"/>
        </w:rPr>
        <w:t>ổ</w:t>
      </w:r>
      <w:r w:rsidR="005B06DA" w:rsidRPr="00863667">
        <w:rPr>
          <w:rFonts w:ascii="iCiel Avenir LT Std 35 Light" w:hAnsi="iCiel Avenir LT Std 35 Light" w:cs="Arial"/>
          <w:i/>
          <w:iCs/>
          <w:sz w:val="22"/>
          <w:szCs w:val="22"/>
          <w:lang w:val="vi-VN"/>
        </w:rPr>
        <w:t>i v</w:t>
      </w:r>
      <w:r w:rsidR="005B06DA" w:rsidRPr="00863667">
        <w:rPr>
          <w:rFonts w:ascii="iCiel Avenir LT Std 35 Light" w:hAnsi="iCiel Avenir LT Std 35 Light" w:cs="Calibri"/>
          <w:i/>
          <w:iCs/>
          <w:sz w:val="22"/>
          <w:szCs w:val="22"/>
          <w:lang w:val="vi-VN"/>
        </w:rPr>
        <w:t>ớ</w:t>
      </w:r>
      <w:r w:rsidR="005B06DA" w:rsidRPr="00863667">
        <w:rPr>
          <w:rFonts w:ascii="iCiel Avenir LT Std 35 Light" w:hAnsi="iCiel Avenir LT Std 35 Light" w:cs="Arial"/>
          <w:i/>
          <w:iCs/>
          <w:sz w:val="22"/>
          <w:szCs w:val="22"/>
          <w:lang w:val="vi-VN"/>
        </w:rPr>
        <w:t xml:space="preserve">i </w:t>
      </w:r>
      <w:r w:rsidR="005B06DA" w:rsidRPr="00863667">
        <w:rPr>
          <w:rFonts w:ascii="iCiel Avenir LT Std 35 Light" w:hAnsi="iCiel Avenir LT Std 35 Light" w:cs="Arial"/>
          <w:i/>
          <w:iCs/>
          <w:sz w:val="22"/>
          <w:szCs w:val="22"/>
        </w:rPr>
        <w:t>Bộ phận Transportation qua số hotline 0704 068 386</w:t>
      </w:r>
      <w:r w:rsidR="005B06DA" w:rsidRPr="00863667">
        <w:rPr>
          <w:rFonts w:ascii="iCiel Avenir LT Std 35 Light" w:hAnsi="iCiel Avenir LT Std 35 Light" w:cs="Arial"/>
          <w:i/>
          <w:iCs/>
          <w:sz w:val="22"/>
          <w:szCs w:val="22"/>
          <w:lang w:val="vi-VN"/>
        </w:rPr>
        <w:t xml:space="preserve"> </w:t>
      </w:r>
      <w:r w:rsidR="005B06DA" w:rsidRPr="00863667">
        <w:rPr>
          <w:rFonts w:ascii="iCiel Avenir LT Std 35 Light" w:hAnsi="iCiel Avenir LT Std 35 Light" w:cs="Arial"/>
          <w:i/>
          <w:iCs/>
          <w:sz w:val="22"/>
          <w:szCs w:val="22"/>
        </w:rPr>
        <w:t>hoặc thông qua</w:t>
      </w:r>
      <w:r w:rsidR="005B06DA" w:rsidRPr="00863667">
        <w:rPr>
          <w:rFonts w:ascii="iCiel Avenir LT Std 35 Light" w:hAnsi="iCiel Avenir LT Std 35 Light" w:cs="Arial"/>
          <w:i/>
          <w:iCs/>
          <w:sz w:val="22"/>
          <w:szCs w:val="22"/>
          <w:lang w:val="vi-VN"/>
        </w:rPr>
        <w:t xml:space="preserve"> email </w:t>
      </w:r>
      <w:r w:rsidR="00863667" w:rsidRPr="00863667">
        <w:rPr>
          <w:rFonts w:ascii="iCiel Avenir LT Std 35 Light" w:hAnsi="iCiel Avenir LT Std 35 Light"/>
          <w:rPrChange w:id="5199" w:author="An Tran, ACA (BUV)" w:date="2024-09-13T17:29:00Z" w16du:dateUtc="2024-09-13T10:29:00Z">
            <w:rPr/>
          </w:rPrChange>
        </w:rPr>
        <w:fldChar w:fldCharType="begin"/>
      </w:r>
      <w:r w:rsidR="00863667" w:rsidRPr="00863667">
        <w:rPr>
          <w:rFonts w:ascii="iCiel Avenir LT Std 35 Light" w:hAnsi="iCiel Avenir LT Std 35 Light"/>
          <w:rPrChange w:id="5200"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PrChange w:id="5201"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005B06DA" w:rsidRPr="00863667">
        <w:rPr>
          <w:rStyle w:val="Hyperlink"/>
          <w:rFonts w:ascii="iCiel Avenir LT Std 35 Light" w:hAnsi="iCiel Avenir LT Std 35 Light" w:cs="Arial"/>
          <w:i/>
          <w:iCs/>
          <w:sz w:val="22"/>
          <w:szCs w:val="22"/>
        </w:rPr>
        <w:t>transportation@buv.edu.vn</w:t>
      </w:r>
      <w:r w:rsidR="00863667" w:rsidRPr="00863667">
        <w:rPr>
          <w:rStyle w:val="Hyperlink"/>
          <w:rFonts w:ascii="iCiel Avenir LT Std 35 Light" w:hAnsi="iCiel Avenir LT Std 35 Light" w:cs="Arial"/>
          <w:i/>
          <w:iCs/>
          <w:sz w:val="22"/>
          <w:szCs w:val="22"/>
        </w:rPr>
        <w:fldChar w:fldCharType="end"/>
      </w:r>
      <w:r w:rsidR="005B06DA" w:rsidRPr="00863667">
        <w:rPr>
          <w:rStyle w:val="Hyperlink"/>
          <w:rFonts w:ascii="iCiel Avenir LT Std 35 Light" w:hAnsi="iCiel Avenir LT Std 35 Light" w:cs="Arial"/>
          <w:sz w:val="22"/>
          <w:szCs w:val="22"/>
        </w:rPr>
        <w:t xml:space="preserve"> </w:t>
      </w:r>
      <w:r w:rsidR="005B06DA" w:rsidRPr="00863667">
        <w:rPr>
          <w:rFonts w:ascii="iCiel Avenir LT Std 35 Light" w:hAnsi="iCiel Avenir LT Std 35 Light" w:cs="Arial"/>
          <w:i/>
          <w:iCs/>
          <w:sz w:val="22"/>
          <w:szCs w:val="22"/>
        </w:rPr>
        <w:t>để có thêm thông tin chi tiết.</w:t>
      </w:r>
    </w:p>
    <w:p w14:paraId="63C0B9FE" w14:textId="77777777" w:rsidR="007C590E" w:rsidRPr="00863667"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5202" w:name="_Toc169968681"/>
      <w:bookmarkStart w:id="5203" w:name="_Toc169969845"/>
      <w:bookmarkStart w:id="5204" w:name="_Toc177143758"/>
      <w:bookmarkEnd w:id="5198"/>
      <w:r w:rsidRPr="00863667">
        <w:rPr>
          <w:rFonts w:cs="Arial"/>
          <w:szCs w:val="22"/>
          <w:lang w:val="vi-VN"/>
        </w:rPr>
        <w:t>What should I do in the event of “inclement weather”? / Tôi nên làm gì khi gặp phải thời tiết khác nghiệt khi đứng chờ xe buýt.</w:t>
      </w:r>
      <w:bookmarkEnd w:id="5202"/>
      <w:bookmarkEnd w:id="5203"/>
      <w:bookmarkEnd w:id="5204"/>
    </w:p>
    <w:p w14:paraId="73AC30B8" w14:textId="77777777" w:rsidR="007C590E" w:rsidRPr="00863667"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trả lời:</w:t>
      </w:r>
    </w:p>
    <w:p w14:paraId="2FD5EED1" w14:textId="3BFA0DA3"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863667">
        <w:rPr>
          <w:rFonts w:ascii="iCiel Avenir LT Std 35 Light" w:hAnsi="iCiel Avenir LT Std 35 Light" w:cs="Arial"/>
          <w:sz w:val="22"/>
          <w:szCs w:val="22"/>
          <w:lang w:eastAsia="en-US"/>
        </w:rPr>
        <w:t xml:space="preserve">During harsh weather conditions, drivers are instructed to follow certain procedures to ensure the safety of the trips that could result in the bus being delayed. Students should arrive at the stop at least 05 minutes before the scheduled time and wait for at least 15 minutes after the scheduled time. While waiting for the bus, students should </w:t>
      </w:r>
      <w:r w:rsidR="0F890824" w:rsidRPr="00863667">
        <w:rPr>
          <w:rFonts w:ascii="iCiel Avenir LT Std 35 Light" w:hAnsi="iCiel Avenir LT Std 35 Light" w:cs="Arial"/>
          <w:sz w:val="22"/>
          <w:szCs w:val="22"/>
          <w:lang w:eastAsia="en-US"/>
        </w:rPr>
        <w:t xml:space="preserve">stay </w:t>
      </w:r>
      <w:bookmarkStart w:id="5205" w:name="_Hlk172722135"/>
      <w:r w:rsidR="0F890824" w:rsidRPr="00863667">
        <w:rPr>
          <w:rFonts w:ascii="iCiel Avenir LT Std 35 Light" w:hAnsi="iCiel Avenir LT Std 35 Light" w:cs="Arial"/>
          <w:sz w:val="22"/>
          <w:szCs w:val="22"/>
          <w:lang w:eastAsia="en-US"/>
        </w:rPr>
        <w:t>indoors</w:t>
      </w:r>
      <w:bookmarkEnd w:id="5205"/>
      <w:r w:rsidRPr="00863667">
        <w:rPr>
          <w:rFonts w:ascii="iCiel Avenir LT Std 35 Light" w:hAnsi="iCiel Avenir LT Std 35 Light" w:cs="Arial"/>
          <w:sz w:val="22"/>
          <w:szCs w:val="22"/>
          <w:lang w:eastAsia="en-US"/>
        </w:rPr>
        <w:t xml:space="preserve"> near the pick-up point and only go outside when the bus arrives. Should you need any immediate support, please contact </w:t>
      </w:r>
      <w:r w:rsidR="00425DEC" w:rsidRPr="00863667">
        <w:rPr>
          <w:rFonts w:ascii="iCiel Avenir LT Std 35 Light" w:hAnsi="iCiel Avenir LT Std 35 Light" w:cs="Arial"/>
          <w:sz w:val="22"/>
          <w:szCs w:val="22"/>
          <w:lang w:eastAsia="en-US"/>
        </w:rPr>
        <w:t>the transportation</w:t>
      </w:r>
      <w:r w:rsidRPr="00863667">
        <w:rPr>
          <w:rFonts w:ascii="iCiel Avenir LT Std 35 Light" w:hAnsi="iCiel Avenir LT Std 35 Light" w:cs="Arial"/>
          <w:sz w:val="22"/>
          <w:szCs w:val="22"/>
          <w:lang w:eastAsia="en-US"/>
        </w:rPr>
        <w:t xml:space="preserve"> team at 0704 068 386.</w:t>
      </w:r>
    </w:p>
    <w:p w14:paraId="3D379806" w14:textId="77777777" w:rsidR="007C590E" w:rsidRPr="00863667"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863667">
        <w:rPr>
          <w:rFonts w:ascii="iCiel Avenir LT Std 35 Light" w:hAnsi="iCiel Avenir LT Std 35 Light" w:cs="Arial"/>
          <w:i/>
          <w:iCs/>
          <w:sz w:val="22"/>
          <w:szCs w:val="22"/>
          <w:lang w:eastAsia="en-US"/>
        </w:rPr>
        <w:t>Trong điều kiện thời thiết khắc nghiệt, lái xe phải tuần thủ các quy trình nhất định để đảm bảo sự an toàn cho hành trình dẫn đến việc xe có thể đến điểm đón muộn hơn so với lịch trình. Sinh viên nên có mặt tại điểm đón trước 05 phút và chờ ít nhất 15 phút sau giờ khởi hành. Trong thời gian đợi xe buýt, sinh viên nên ở trong nhà nơi có mái che gần với điểm đón và chỉ ra ngoài khi thấy xe tới. Sinh viên có thể liên hệ số hotline 0704 068 386 để được hỗ trợ kịp thời.</w:t>
      </w:r>
    </w:p>
    <w:p w14:paraId="584FCE0B" w14:textId="77777777" w:rsidR="00425DEC" w:rsidRPr="00863667" w:rsidRDefault="00425DEC"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8CFFEB1" w14:textId="77777777" w:rsidR="007C590E" w:rsidRPr="00863667"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5206" w:name="_Toc169968682"/>
      <w:bookmarkStart w:id="5207" w:name="_Toc169969846"/>
      <w:bookmarkStart w:id="5208" w:name="_Toc177143759"/>
      <w:r w:rsidRPr="00863667">
        <w:rPr>
          <w:rFonts w:cs="Arial"/>
          <w:szCs w:val="22"/>
          <w:lang w:val="vi-VN"/>
        </w:rPr>
        <w:t>If I have left an item on the bus, how do I get it returned? / Nếu tôi để quên đồ trên xe buýt, làm sao để có thể lấy lại?</w:t>
      </w:r>
      <w:bookmarkEnd w:id="5206"/>
      <w:bookmarkEnd w:id="5207"/>
      <w:bookmarkEnd w:id="5208"/>
    </w:p>
    <w:p w14:paraId="7E6A7DFA" w14:textId="77777777" w:rsidR="007C590E" w:rsidRPr="00863667"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863667">
        <w:rPr>
          <w:rFonts w:ascii="iCiel Avenir LT Std 35 Light" w:hAnsi="iCiel Avenir LT Std 35 Light" w:cs="Arial"/>
          <w:b/>
          <w:bCs/>
          <w:sz w:val="22"/>
          <w:szCs w:val="22"/>
          <w:u w:val="single"/>
        </w:rPr>
        <w:t>Answer / Câu trả lời:</w:t>
      </w:r>
    </w:p>
    <w:p w14:paraId="568C4771" w14:textId="1DA71C6C" w:rsidR="00425DEC" w:rsidRPr="00863667" w:rsidRDefault="007C590E" w:rsidP="00425DEC">
      <w:pPr>
        <w:tabs>
          <w:tab w:val="left" w:pos="630"/>
          <w:tab w:val="left" w:pos="720"/>
          <w:tab w:val="left" w:pos="1080"/>
        </w:tabs>
        <w:ind w:firstLine="0"/>
        <w:rPr>
          <w:rFonts w:ascii="iCiel Avenir LT Std 35 Light" w:hAnsi="iCiel Avenir LT Std 35 Light" w:cs="Arial"/>
          <w:sz w:val="22"/>
          <w:szCs w:val="22"/>
          <w:lang w:eastAsia="en-US"/>
        </w:rPr>
      </w:pPr>
      <w:r w:rsidRPr="00863667">
        <w:rPr>
          <w:rFonts w:ascii="iCiel Avenir LT Std 35 Light" w:hAnsi="iCiel Avenir LT Std 35 Light" w:cs="Arial"/>
          <w:sz w:val="22"/>
          <w:szCs w:val="22"/>
          <w:lang w:eastAsia="en-US"/>
        </w:rPr>
        <w:t>If have left an item on the bus, please go to the lost &amp; found counter at the reception on the 1st floor to fill in a lost &amp; found report. Once the lost item is found, you will be contacted to come and collect your belonging if it matches your description.</w:t>
      </w:r>
      <w:r w:rsidR="00425DEC" w:rsidRPr="00863667">
        <w:rPr>
          <w:rFonts w:ascii="iCiel Avenir LT Std 35 Light" w:hAnsi="iCiel Avenir LT Std 35 Light" w:cs="Arial"/>
          <w:sz w:val="22"/>
          <w:szCs w:val="22"/>
          <w:lang w:eastAsia="en-US"/>
        </w:rPr>
        <w:t xml:space="preserve"> We encourage students to contact the Transportation team via hotline number 0704 068 386 and email </w:t>
      </w:r>
      <w:r w:rsidR="00863667" w:rsidRPr="00863667">
        <w:rPr>
          <w:rFonts w:ascii="iCiel Avenir LT Std 35 Light" w:hAnsi="iCiel Avenir LT Std 35 Light"/>
          <w:rPrChange w:id="5209" w:author="An Tran, ACA (BUV)" w:date="2024-09-13T17:29:00Z" w16du:dateUtc="2024-09-13T10:29:00Z">
            <w:rPr/>
          </w:rPrChange>
        </w:rPr>
        <w:fldChar w:fldCharType="begin"/>
      </w:r>
      <w:r w:rsidR="00863667" w:rsidRPr="00863667">
        <w:rPr>
          <w:rFonts w:ascii="iCiel Avenir LT Std 35 Light" w:hAnsi="iCiel Avenir LT Std 35 Light"/>
          <w:rPrChange w:id="5210"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PrChange w:id="5211" w:author="An Tran, ACA (BUV)" w:date="2024-09-13T17:29:00Z" w16du:dateUtc="2024-09-13T10:29:00Z">
            <w:rPr>
              <w:rStyle w:val="Hyperlink"/>
              <w:rFonts w:ascii="iCiel Avenir LT Std 35 Light" w:hAnsi="iCiel Avenir LT Std 35 Light" w:cs="Arial"/>
              <w:sz w:val="22"/>
              <w:szCs w:val="22"/>
              <w:lang w:eastAsia="en-US"/>
            </w:rPr>
          </w:rPrChange>
        </w:rPr>
        <w:fldChar w:fldCharType="separate"/>
      </w:r>
      <w:r w:rsidR="00425DEC" w:rsidRPr="00863667">
        <w:rPr>
          <w:rStyle w:val="Hyperlink"/>
          <w:rFonts w:ascii="iCiel Avenir LT Std 35 Light" w:hAnsi="iCiel Avenir LT Std 35 Light" w:cs="Arial"/>
          <w:sz w:val="22"/>
          <w:szCs w:val="22"/>
          <w:lang w:eastAsia="en-US"/>
        </w:rPr>
        <w:t>transportation@buv.edu.vn</w:t>
      </w:r>
      <w:r w:rsidR="00863667" w:rsidRPr="00863667">
        <w:rPr>
          <w:rStyle w:val="Hyperlink"/>
          <w:rFonts w:ascii="iCiel Avenir LT Std 35 Light" w:hAnsi="iCiel Avenir LT Std 35 Light" w:cs="Arial"/>
          <w:sz w:val="22"/>
          <w:szCs w:val="22"/>
          <w:lang w:eastAsia="en-US"/>
        </w:rPr>
        <w:fldChar w:fldCharType="end"/>
      </w:r>
      <w:r w:rsidR="00425DEC" w:rsidRPr="00863667">
        <w:rPr>
          <w:rFonts w:ascii="iCiel Avenir LT Std 35 Light" w:hAnsi="iCiel Avenir LT Std 35 Light" w:cs="Arial"/>
          <w:sz w:val="22"/>
          <w:szCs w:val="22"/>
          <w:lang w:eastAsia="en-US"/>
        </w:rPr>
        <w:t xml:space="preserve"> for further instructions.</w:t>
      </w:r>
    </w:p>
    <w:p w14:paraId="52DB1BF5" w14:textId="2DA113EE" w:rsidR="00665F8A" w:rsidRPr="00863667" w:rsidRDefault="007C590E" w:rsidP="00425DEC">
      <w:pPr>
        <w:tabs>
          <w:tab w:val="left" w:pos="630"/>
          <w:tab w:val="left" w:pos="720"/>
          <w:tab w:val="left" w:pos="1080"/>
        </w:tabs>
        <w:ind w:firstLine="0"/>
        <w:rPr>
          <w:rFonts w:ascii="iCiel Avenir LT Std 35 Light" w:eastAsiaTheme="majorEastAsia" w:hAnsi="iCiel Avenir LT Std 35 Light" w:cs="Arial"/>
          <w:b/>
          <w:color w:val="2F5496" w:themeColor="accent1" w:themeShade="BF"/>
          <w:sz w:val="22"/>
          <w:szCs w:val="22"/>
          <w:lang w:val="vi-VN" w:eastAsia="ko-KR"/>
        </w:rPr>
      </w:pPr>
      <w:r w:rsidRPr="00863667">
        <w:rPr>
          <w:rFonts w:ascii="iCiel Avenir LT Std 35 Light" w:hAnsi="iCiel Avenir LT Std 35 Light" w:cs="Arial"/>
          <w:i/>
          <w:iCs/>
          <w:sz w:val="22"/>
          <w:szCs w:val="22"/>
        </w:rPr>
        <w:t>Nếu bạn để quên đồ trên xe buýt, vui lòng điền vào đơn báo đồ thất lạc tại quầy lễ tân tầng 1. Khi đồ thất lạc được tìm thấy khớp với miêu tả của bạn, chúng tôi sẽ liên lạc với bạn để tiến hành thủ tục nhận lại đồ.</w:t>
      </w:r>
      <w:r w:rsidR="00425DEC" w:rsidRPr="00863667">
        <w:rPr>
          <w:rFonts w:ascii="iCiel Avenir LT Std 35 Light" w:hAnsi="iCiel Avenir LT Std 35 Light" w:cs="Arial"/>
          <w:i/>
          <w:iCs/>
          <w:sz w:val="22"/>
          <w:szCs w:val="22"/>
        </w:rPr>
        <w:t xml:space="preserve"> </w:t>
      </w:r>
      <w:r w:rsidR="00425DEC" w:rsidRPr="00863667">
        <w:rPr>
          <w:rFonts w:ascii="iCiel Avenir LT Std 35 Light" w:hAnsi="iCiel Avenir LT Std 35 Light" w:cs="Arial"/>
          <w:i/>
          <w:iCs/>
          <w:sz w:val="22"/>
          <w:szCs w:val="22"/>
          <w:lang w:val="vi-VN"/>
        </w:rPr>
        <w:t>Nhà tr</w:t>
      </w:r>
      <w:r w:rsidR="00425DEC" w:rsidRPr="00863667">
        <w:rPr>
          <w:rFonts w:ascii="iCiel Avenir LT Std 35 Light" w:hAnsi="iCiel Avenir LT Std 35 Light" w:cs="Calibri"/>
          <w:i/>
          <w:iCs/>
          <w:sz w:val="22"/>
          <w:szCs w:val="22"/>
          <w:lang w:val="vi-VN"/>
        </w:rPr>
        <w:t>ườ</w:t>
      </w:r>
      <w:r w:rsidR="00425DEC" w:rsidRPr="00863667">
        <w:rPr>
          <w:rFonts w:ascii="iCiel Avenir LT Std 35 Light" w:hAnsi="iCiel Avenir LT Std 35 Light" w:cs="Arial"/>
          <w:i/>
          <w:iCs/>
          <w:sz w:val="22"/>
          <w:szCs w:val="22"/>
          <w:lang w:val="vi-VN"/>
        </w:rPr>
        <w:t>ng khuy</w:t>
      </w:r>
      <w:r w:rsidR="00425DEC" w:rsidRPr="00863667">
        <w:rPr>
          <w:rFonts w:ascii="iCiel Avenir LT Std 35 Light" w:hAnsi="iCiel Avenir LT Std 35 Light" w:cs="Calibri"/>
          <w:i/>
          <w:iCs/>
          <w:sz w:val="22"/>
          <w:szCs w:val="22"/>
          <w:lang w:val="vi-VN"/>
        </w:rPr>
        <w:t>ế</w:t>
      </w:r>
      <w:r w:rsidR="00425DEC" w:rsidRPr="00863667">
        <w:rPr>
          <w:rFonts w:ascii="iCiel Avenir LT Std 35 Light" w:hAnsi="iCiel Avenir LT Std 35 Light" w:cs="Arial"/>
          <w:i/>
          <w:iCs/>
          <w:sz w:val="22"/>
          <w:szCs w:val="22"/>
          <w:lang w:val="vi-VN"/>
        </w:rPr>
        <w:t>n kh</w:t>
      </w:r>
      <w:r w:rsidR="00425DEC" w:rsidRPr="00863667">
        <w:rPr>
          <w:rFonts w:ascii="iCiel Avenir LT Std 35 Light" w:hAnsi="iCiel Avenir LT Std 35 Light" w:cs="Avenir Next LT Pro"/>
          <w:i/>
          <w:iCs/>
          <w:sz w:val="22"/>
          <w:szCs w:val="22"/>
          <w:lang w:val="vi-VN"/>
        </w:rPr>
        <w:t>í</w:t>
      </w:r>
      <w:r w:rsidR="00425DEC" w:rsidRPr="00863667">
        <w:rPr>
          <w:rFonts w:ascii="iCiel Avenir LT Std 35 Light" w:hAnsi="iCiel Avenir LT Std 35 Light" w:cs="Arial"/>
          <w:i/>
          <w:iCs/>
          <w:sz w:val="22"/>
          <w:szCs w:val="22"/>
          <w:lang w:val="vi-VN"/>
        </w:rPr>
        <w:t>ch sinh vi</w:t>
      </w:r>
      <w:r w:rsidR="00425DEC" w:rsidRPr="00863667">
        <w:rPr>
          <w:rFonts w:ascii="iCiel Avenir LT Std 35 Light" w:hAnsi="iCiel Avenir LT Std 35 Light" w:cs="Avenir Next LT Pro"/>
          <w:i/>
          <w:iCs/>
          <w:sz w:val="22"/>
          <w:szCs w:val="22"/>
          <w:lang w:val="vi-VN"/>
        </w:rPr>
        <w:t>ê</w:t>
      </w:r>
      <w:r w:rsidR="00425DEC" w:rsidRPr="00863667">
        <w:rPr>
          <w:rFonts w:ascii="iCiel Avenir LT Std 35 Light" w:hAnsi="iCiel Avenir LT Std 35 Light" w:cs="Arial"/>
          <w:i/>
          <w:iCs/>
          <w:sz w:val="22"/>
          <w:szCs w:val="22"/>
          <w:lang w:val="vi-VN"/>
        </w:rPr>
        <w:t xml:space="preserve">n trao </w:t>
      </w:r>
      <w:r w:rsidR="00425DEC" w:rsidRPr="00863667">
        <w:rPr>
          <w:rFonts w:ascii="iCiel Avenir LT Std 35 Light" w:hAnsi="iCiel Avenir LT Std 35 Light" w:cs="Avenir Next LT Pro"/>
          <w:i/>
          <w:iCs/>
          <w:sz w:val="22"/>
          <w:szCs w:val="22"/>
          <w:lang w:val="vi-VN"/>
        </w:rPr>
        <w:t>đ</w:t>
      </w:r>
      <w:r w:rsidR="00425DEC" w:rsidRPr="00863667">
        <w:rPr>
          <w:rFonts w:ascii="iCiel Avenir LT Std 35 Light" w:hAnsi="iCiel Avenir LT Std 35 Light" w:cs="Calibri"/>
          <w:i/>
          <w:iCs/>
          <w:sz w:val="22"/>
          <w:szCs w:val="22"/>
          <w:lang w:val="vi-VN"/>
        </w:rPr>
        <w:t>ổ</w:t>
      </w:r>
      <w:r w:rsidR="00425DEC" w:rsidRPr="00863667">
        <w:rPr>
          <w:rFonts w:ascii="iCiel Avenir LT Std 35 Light" w:hAnsi="iCiel Avenir LT Std 35 Light" w:cs="Arial"/>
          <w:i/>
          <w:iCs/>
          <w:sz w:val="22"/>
          <w:szCs w:val="22"/>
          <w:lang w:val="vi-VN"/>
        </w:rPr>
        <w:t>i v</w:t>
      </w:r>
      <w:r w:rsidR="00425DEC" w:rsidRPr="00863667">
        <w:rPr>
          <w:rFonts w:ascii="iCiel Avenir LT Std 35 Light" w:hAnsi="iCiel Avenir LT Std 35 Light" w:cs="Calibri"/>
          <w:i/>
          <w:iCs/>
          <w:sz w:val="22"/>
          <w:szCs w:val="22"/>
          <w:lang w:val="vi-VN"/>
        </w:rPr>
        <w:t>ớ</w:t>
      </w:r>
      <w:r w:rsidR="00425DEC" w:rsidRPr="00863667">
        <w:rPr>
          <w:rFonts w:ascii="iCiel Avenir LT Std 35 Light" w:hAnsi="iCiel Avenir LT Std 35 Light" w:cs="Arial"/>
          <w:i/>
          <w:iCs/>
          <w:sz w:val="22"/>
          <w:szCs w:val="22"/>
          <w:lang w:val="vi-VN"/>
        </w:rPr>
        <w:t xml:space="preserve">i </w:t>
      </w:r>
      <w:r w:rsidR="00425DEC" w:rsidRPr="00863667">
        <w:rPr>
          <w:rFonts w:ascii="iCiel Avenir LT Std 35 Light" w:hAnsi="iCiel Avenir LT Std 35 Light" w:cs="Arial"/>
          <w:i/>
          <w:iCs/>
          <w:sz w:val="22"/>
          <w:szCs w:val="22"/>
        </w:rPr>
        <w:t>Bộ phận Transportation qua số hotline 0704 068 386</w:t>
      </w:r>
      <w:r w:rsidR="00425DEC" w:rsidRPr="00863667">
        <w:rPr>
          <w:rFonts w:ascii="iCiel Avenir LT Std 35 Light" w:hAnsi="iCiel Avenir LT Std 35 Light" w:cs="Arial"/>
          <w:i/>
          <w:iCs/>
          <w:sz w:val="22"/>
          <w:szCs w:val="22"/>
          <w:lang w:val="vi-VN"/>
        </w:rPr>
        <w:t xml:space="preserve"> </w:t>
      </w:r>
      <w:r w:rsidR="00425DEC" w:rsidRPr="00863667">
        <w:rPr>
          <w:rFonts w:ascii="iCiel Avenir LT Std 35 Light" w:hAnsi="iCiel Avenir LT Std 35 Light" w:cs="Arial"/>
          <w:i/>
          <w:iCs/>
          <w:sz w:val="22"/>
          <w:szCs w:val="22"/>
        </w:rPr>
        <w:t>hoặc thông qua</w:t>
      </w:r>
      <w:r w:rsidR="00425DEC" w:rsidRPr="00863667">
        <w:rPr>
          <w:rFonts w:ascii="iCiel Avenir LT Std 35 Light" w:hAnsi="iCiel Avenir LT Std 35 Light" w:cs="Arial"/>
          <w:i/>
          <w:iCs/>
          <w:sz w:val="22"/>
          <w:szCs w:val="22"/>
          <w:lang w:val="vi-VN"/>
        </w:rPr>
        <w:t xml:space="preserve"> email </w:t>
      </w:r>
      <w:r w:rsidR="00863667" w:rsidRPr="00863667">
        <w:rPr>
          <w:rFonts w:ascii="iCiel Avenir LT Std 35 Light" w:hAnsi="iCiel Avenir LT Std 35 Light"/>
          <w:rPrChange w:id="5212" w:author="An Tran, ACA (BUV)" w:date="2024-09-13T17:29:00Z" w16du:dateUtc="2024-09-13T10:29:00Z">
            <w:rPr/>
          </w:rPrChange>
        </w:rPr>
        <w:fldChar w:fldCharType="begin"/>
      </w:r>
      <w:r w:rsidR="00863667" w:rsidRPr="00863667">
        <w:rPr>
          <w:rFonts w:ascii="iCiel Avenir LT Std 35 Light" w:hAnsi="iCiel Avenir LT Std 35 Light"/>
          <w:rPrChange w:id="5213" w:author="An Tran, ACA (BUV)" w:date="2024-09-13T17:29:00Z" w16du:dateUtc="2024-09-13T10:29:00Z">
            <w:rPr/>
          </w:rPrChange>
        </w:rPr>
        <w:instrText>HYPERLINK "mailto:transportation@buv.edu.vn"</w:instrText>
      </w:r>
      <w:r w:rsidR="00863667" w:rsidRPr="00B8666B">
        <w:rPr>
          <w:rFonts w:ascii="iCiel Avenir LT Std 35 Light" w:hAnsi="iCiel Avenir LT Std 35 Light"/>
        </w:rPr>
      </w:r>
      <w:r w:rsidR="00863667" w:rsidRPr="00863667">
        <w:rPr>
          <w:rPrChange w:id="5214"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00425DEC" w:rsidRPr="00863667">
        <w:rPr>
          <w:rStyle w:val="Hyperlink"/>
          <w:rFonts w:ascii="iCiel Avenir LT Std 35 Light" w:hAnsi="iCiel Avenir LT Std 35 Light" w:cs="Arial"/>
          <w:i/>
          <w:iCs/>
          <w:sz w:val="22"/>
          <w:szCs w:val="22"/>
        </w:rPr>
        <w:t>transportation@buv.edu.vn</w:t>
      </w:r>
      <w:r w:rsidR="00863667" w:rsidRPr="00863667">
        <w:rPr>
          <w:rStyle w:val="Hyperlink"/>
          <w:rFonts w:ascii="iCiel Avenir LT Std 35 Light" w:hAnsi="iCiel Avenir LT Std 35 Light" w:cs="Arial"/>
          <w:i/>
          <w:iCs/>
          <w:sz w:val="22"/>
          <w:szCs w:val="22"/>
        </w:rPr>
        <w:fldChar w:fldCharType="end"/>
      </w:r>
      <w:r w:rsidR="00425DEC" w:rsidRPr="00863667">
        <w:rPr>
          <w:rStyle w:val="Hyperlink"/>
          <w:rFonts w:ascii="iCiel Avenir LT Std 35 Light" w:hAnsi="iCiel Avenir LT Std 35 Light" w:cs="Arial"/>
          <w:sz w:val="22"/>
          <w:szCs w:val="22"/>
        </w:rPr>
        <w:t xml:space="preserve"> </w:t>
      </w:r>
      <w:r w:rsidR="00425DEC" w:rsidRPr="00863667">
        <w:rPr>
          <w:rFonts w:ascii="iCiel Avenir LT Std 35 Light" w:hAnsi="iCiel Avenir LT Std 35 Light" w:cs="Arial"/>
          <w:i/>
          <w:iCs/>
          <w:sz w:val="22"/>
          <w:szCs w:val="22"/>
        </w:rPr>
        <w:t>để được hướng dẫn thêm.</w:t>
      </w:r>
      <w:r w:rsidR="00665F8A" w:rsidRPr="00863667">
        <w:rPr>
          <w:rFonts w:ascii="iCiel Avenir LT Std 35 Light" w:hAnsi="iCiel Avenir LT Std 35 Light" w:cs="Arial"/>
          <w:sz w:val="22"/>
          <w:szCs w:val="22"/>
          <w:lang w:val="vi-VN"/>
        </w:rPr>
        <w:br w:type="page"/>
      </w:r>
    </w:p>
    <w:p w14:paraId="47B1453B" w14:textId="0FEB59A7" w:rsidR="00D9034C" w:rsidRPr="00863667"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32"/>
          <w:lang w:val="vi-VN"/>
        </w:rPr>
      </w:pPr>
      <w:bookmarkStart w:id="5215" w:name="_Toc177143760"/>
      <w:bookmarkStart w:id="5216" w:name="_Hlk171671325"/>
      <w:r w:rsidRPr="00863667">
        <w:rPr>
          <w:rFonts w:ascii="iCiel Avenir LT Std 35 Light" w:hAnsi="iCiel Avenir LT Std 35 Light" w:cs="Arial"/>
          <w:sz w:val="32"/>
          <w:lang w:val="vi-VN"/>
        </w:rPr>
        <w:t>REGISTRY</w:t>
      </w:r>
      <w:bookmarkEnd w:id="5161"/>
      <w:bookmarkEnd w:id="5215"/>
    </w:p>
    <w:p w14:paraId="3880B6C5" w14:textId="77777777" w:rsidR="00B553BE" w:rsidRPr="00863667" w:rsidRDefault="00B553BE" w:rsidP="00B553BE">
      <w:pPr>
        <w:pStyle w:val="Question"/>
        <w:numPr>
          <w:ilvl w:val="0"/>
          <w:numId w:val="44"/>
        </w:numPr>
        <w:tabs>
          <w:tab w:val="left" w:pos="630"/>
          <w:tab w:val="left" w:pos="990"/>
        </w:tabs>
        <w:spacing w:before="100" w:line="400" w:lineRule="exact"/>
        <w:ind w:left="0" w:firstLine="720"/>
        <w:rPr>
          <w:ins w:id="5217" w:author="An Tran, ACA (BUV)" w:date="2024-09-12T22:22:00Z" w16du:dateUtc="2024-09-12T15:22:00Z"/>
          <w:rFonts w:cs="Arial"/>
          <w:i/>
          <w:iCs/>
          <w:szCs w:val="22"/>
          <w:lang w:val="vi-VN"/>
          <w:rPrChange w:id="5218" w:author="An Tran, ACA (BUV)" w:date="2024-09-13T17:29:00Z" w16du:dateUtc="2024-09-13T10:29:00Z">
            <w:rPr>
              <w:ins w:id="5219" w:author="An Tran, ACA (BUV)" w:date="2024-09-12T22:22:00Z" w16du:dateUtc="2024-09-12T15:22:00Z"/>
              <w:rFonts w:cs="Arial"/>
              <w:szCs w:val="22"/>
              <w:lang w:val="vi-VN"/>
            </w:rPr>
          </w:rPrChange>
        </w:rPr>
      </w:pPr>
      <w:bookmarkStart w:id="5220" w:name="_Toc176526594"/>
      <w:bookmarkStart w:id="5221" w:name="_Toc177143761"/>
      <w:bookmarkStart w:id="5222" w:name="_Toc113977095"/>
      <w:bookmarkStart w:id="5223" w:name="_Toc122700173"/>
      <w:bookmarkEnd w:id="5216"/>
      <w:ins w:id="5224" w:author="An Tran, ACA (BUV)" w:date="2024-09-12T22:22:00Z" w16du:dateUtc="2024-09-12T15:22:00Z">
        <w:r w:rsidRPr="00863667">
          <w:rPr>
            <w:rFonts w:cs="Arial"/>
            <w:szCs w:val="22"/>
          </w:rPr>
          <w:t>H</w:t>
        </w:r>
        <w:r w:rsidRPr="00863667">
          <w:rPr>
            <w:rFonts w:cs="Arial"/>
            <w:szCs w:val="22"/>
            <w:lang w:val="vi-VN"/>
          </w:rPr>
          <w:t xml:space="preserve">ow can I receive student’s result this semester? / </w:t>
        </w:r>
        <w:r w:rsidRPr="00863667">
          <w:rPr>
            <w:rFonts w:cs="Arial"/>
            <w:i/>
            <w:iCs/>
            <w:szCs w:val="22"/>
            <w:rPrChange w:id="5225" w:author="An Tran, ACA (BUV)" w:date="2024-09-13T17:29:00Z" w16du:dateUtc="2024-09-13T10:29:00Z">
              <w:rPr>
                <w:rFonts w:cs="Arial"/>
                <w:szCs w:val="22"/>
              </w:rPr>
            </w:rPrChange>
          </w:rPr>
          <w:t>S</w:t>
        </w:r>
        <w:r w:rsidRPr="00863667">
          <w:rPr>
            <w:rFonts w:cs="Arial"/>
            <w:i/>
            <w:iCs/>
            <w:szCs w:val="22"/>
            <w:lang w:val="vi-VN"/>
            <w:rPrChange w:id="5226" w:author="An Tran, ACA (BUV)" w:date="2024-09-13T17:29:00Z" w16du:dateUtc="2024-09-13T10:29:00Z">
              <w:rPr>
                <w:rFonts w:cs="Arial"/>
                <w:szCs w:val="22"/>
                <w:lang w:val="vi-VN"/>
              </w:rPr>
            </w:rPrChange>
          </w:rPr>
          <w:t xml:space="preserve">inh viên có kết quả học kì này và có thể xem kết quả đó </w:t>
        </w:r>
        <w:r w:rsidRPr="00863667">
          <w:rPr>
            <w:rFonts w:cs="Arial"/>
            <w:i/>
            <w:iCs/>
            <w:szCs w:val="22"/>
            <w:rPrChange w:id="5227" w:author="An Tran, ACA (BUV)" w:date="2024-09-13T17:29:00Z" w16du:dateUtc="2024-09-13T10:29:00Z">
              <w:rPr>
                <w:rFonts w:cs="Arial"/>
                <w:szCs w:val="22"/>
              </w:rPr>
            </w:rPrChange>
          </w:rPr>
          <w:t>như thế nào</w:t>
        </w:r>
        <w:r w:rsidRPr="00863667">
          <w:rPr>
            <w:rFonts w:cs="Arial"/>
            <w:i/>
            <w:iCs/>
            <w:szCs w:val="22"/>
            <w:lang w:val="vi-VN"/>
            <w:rPrChange w:id="5228" w:author="An Tran, ACA (BUV)" w:date="2024-09-13T17:29:00Z" w16du:dateUtc="2024-09-13T10:29:00Z">
              <w:rPr>
                <w:rFonts w:cs="Arial"/>
                <w:szCs w:val="22"/>
                <w:lang w:val="vi-VN"/>
              </w:rPr>
            </w:rPrChange>
          </w:rPr>
          <w:t>?</w:t>
        </w:r>
        <w:bookmarkEnd w:id="5220"/>
        <w:bookmarkEnd w:id="5221"/>
      </w:ins>
    </w:p>
    <w:p w14:paraId="3CF06953" w14:textId="77777777" w:rsidR="00B553BE" w:rsidRPr="00863667" w:rsidRDefault="00B553BE" w:rsidP="00B553BE">
      <w:pPr>
        <w:pStyle w:val="ListParagraph"/>
        <w:tabs>
          <w:tab w:val="left" w:pos="630"/>
          <w:tab w:val="left" w:pos="720"/>
          <w:tab w:val="left" w:pos="1080"/>
        </w:tabs>
        <w:ind w:left="0"/>
        <w:contextualSpacing w:val="0"/>
        <w:rPr>
          <w:ins w:id="5229" w:author="An Tran, ACA (BUV)" w:date="2024-09-12T22:22:00Z" w16du:dateUtc="2024-09-12T15:22:00Z"/>
          <w:rFonts w:ascii="iCiel Avenir LT Std 35 Light" w:hAnsi="iCiel Avenir LT Std 35 Light" w:cs="Arial"/>
          <w:b/>
          <w:bCs/>
          <w:sz w:val="22"/>
          <w:szCs w:val="22"/>
          <w:u w:val="single"/>
          <w:lang w:val="vi-VN"/>
        </w:rPr>
      </w:pPr>
      <w:ins w:id="5230" w:author="An Tran, ACA (BUV)" w:date="2024-09-12T22:22:00Z" w16du:dateUtc="2024-09-12T15:22:00Z">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r w:rsidRPr="00863667">
          <w:rPr>
            <w:rFonts w:ascii="iCiel Avenir LT Std 35 Light" w:hAnsi="iCiel Avenir LT Std 35 Light" w:cs="Arial"/>
            <w:sz w:val="22"/>
            <w:szCs w:val="22"/>
            <w:lang w:val="vi-VN"/>
          </w:rPr>
          <w:tab/>
        </w:r>
      </w:ins>
    </w:p>
    <w:p w14:paraId="6E05731C" w14:textId="77777777" w:rsidR="00B553BE" w:rsidRPr="00863667" w:rsidRDefault="00B553BE" w:rsidP="00B553BE">
      <w:pPr>
        <w:pStyle w:val="ListParagraph"/>
        <w:tabs>
          <w:tab w:val="left" w:pos="630"/>
          <w:tab w:val="left" w:pos="720"/>
          <w:tab w:val="left" w:pos="1080"/>
        </w:tabs>
        <w:ind w:left="0" w:firstLine="0"/>
        <w:contextualSpacing w:val="0"/>
        <w:rPr>
          <w:ins w:id="5231" w:author="An Tran, ACA (BUV)" w:date="2024-09-12T22:22:00Z" w16du:dateUtc="2024-09-12T15:22:00Z"/>
          <w:rFonts w:ascii="iCiel Avenir LT Std 35 Light" w:hAnsi="iCiel Avenir LT Std 35 Light" w:cs="Arial"/>
          <w:sz w:val="22"/>
          <w:szCs w:val="22"/>
          <w:lang w:val="vi-VN"/>
        </w:rPr>
      </w:pPr>
      <w:ins w:id="5232" w:author="An Tran, ACA (BUV)" w:date="2024-09-12T22:22:00Z" w16du:dateUtc="2024-09-12T15:22:00Z">
        <w:r w:rsidRPr="00863667">
          <w:rPr>
            <w:rFonts w:ascii="iCiel Avenir LT Std 35 Light" w:hAnsi="iCiel Avenir LT Std 35 Light" w:cs="Arial"/>
            <w:sz w:val="22"/>
            <w:szCs w:val="22"/>
          </w:rPr>
          <w:t xml:space="preserve">Following confirmation by the Progression and Awards Board, results are forwarded to the Principal and Vice-Chancellor as Chair of Academic Board for approval, after which time the results are published. The Principal and Vice-Chancellor may, at their direction, devolve this authority to the Academic Lead on Standards and Quality. The date and time of the publication of results will be notified to students in advance. </w:t>
        </w:r>
      </w:ins>
    </w:p>
    <w:p w14:paraId="621DF0D5" w14:textId="77777777" w:rsidR="00B553BE" w:rsidRPr="00863667" w:rsidRDefault="00B553BE" w:rsidP="00B553BE">
      <w:pPr>
        <w:pStyle w:val="ListParagraph"/>
        <w:tabs>
          <w:tab w:val="left" w:pos="630"/>
          <w:tab w:val="left" w:pos="720"/>
          <w:tab w:val="left" w:pos="1080"/>
        </w:tabs>
        <w:ind w:left="0" w:firstLine="0"/>
        <w:contextualSpacing w:val="0"/>
        <w:rPr>
          <w:ins w:id="5233" w:author="An Tran, ACA (BUV)" w:date="2024-09-12T22:22:00Z" w16du:dateUtc="2024-09-12T15:22:00Z"/>
          <w:rFonts w:ascii="iCiel Avenir LT Std 35 Light" w:hAnsi="iCiel Avenir LT Std 35 Light" w:cs="Arial"/>
          <w:sz w:val="22"/>
          <w:szCs w:val="22"/>
          <w:lang w:val="vi-VN"/>
        </w:rPr>
      </w:pPr>
      <w:ins w:id="5234" w:author="An Tran, ACA (BUV)" w:date="2024-09-12T22:22:00Z" w16du:dateUtc="2024-09-12T15:22:00Z">
        <w:r w:rsidRPr="00863667">
          <w:rPr>
            <w:rFonts w:ascii="iCiel Avenir LT Std 35 Light" w:hAnsi="iCiel Avenir LT Std 35 Light" w:cs="Arial"/>
            <w:sz w:val="22"/>
            <w:szCs w:val="22"/>
          </w:rPr>
          <w:t xml:space="preserve">All graduating students will be provided with an individual transcript of results detailing their performance on each unit of their course. </w:t>
        </w:r>
      </w:ins>
    </w:p>
    <w:p w14:paraId="31ACF85E" w14:textId="77777777" w:rsidR="00B553BE" w:rsidRPr="00863667" w:rsidRDefault="00B553BE" w:rsidP="00B553BE">
      <w:pPr>
        <w:pStyle w:val="ListParagraph"/>
        <w:tabs>
          <w:tab w:val="left" w:pos="630"/>
          <w:tab w:val="left" w:pos="720"/>
          <w:tab w:val="left" w:pos="1080"/>
        </w:tabs>
        <w:ind w:left="0" w:firstLine="0"/>
        <w:contextualSpacing w:val="0"/>
        <w:rPr>
          <w:ins w:id="5235" w:author="An Tran, ACA (BUV)" w:date="2024-09-12T22:22:00Z" w16du:dateUtc="2024-09-12T15:22:00Z"/>
          <w:rFonts w:ascii="iCiel Avenir LT Std 35 Light" w:hAnsi="iCiel Avenir LT Std 35 Light" w:cs="Arial"/>
          <w:sz w:val="22"/>
          <w:szCs w:val="22"/>
          <w:lang w:val="vi-VN"/>
        </w:rPr>
      </w:pPr>
      <w:ins w:id="5236" w:author="An Tran, ACA (BUV)" w:date="2024-09-12T22:22:00Z" w16du:dateUtc="2024-09-12T15:22:00Z">
        <w:r w:rsidRPr="00863667">
          <w:rPr>
            <w:rFonts w:ascii="iCiel Avenir LT Std 35 Light" w:hAnsi="iCiel Avenir LT Std 35 Light" w:cs="Arial"/>
            <w:sz w:val="22"/>
            <w:szCs w:val="22"/>
          </w:rPr>
          <w:t>Continuing students are able to access their results online; in addition, students with outstanding work to complete will be contacted by letter. It is the student’s responsibility to ensure that they access their results</w:t>
        </w:r>
        <w:r w:rsidRPr="00863667">
          <w:rPr>
            <w:rFonts w:ascii="iCiel Avenir LT Std 35 Light" w:hAnsi="iCiel Avenir LT Std 35 Light" w:cs="Arial"/>
            <w:sz w:val="22"/>
            <w:szCs w:val="22"/>
            <w:lang w:val="vi-VN"/>
          </w:rPr>
          <w:t xml:space="preserve">. </w:t>
        </w:r>
      </w:ins>
    </w:p>
    <w:p w14:paraId="53C0F195" w14:textId="77777777" w:rsidR="00B553BE" w:rsidRPr="00863667" w:rsidRDefault="00B553BE" w:rsidP="00B553BE">
      <w:pPr>
        <w:pStyle w:val="ListParagraph"/>
        <w:tabs>
          <w:tab w:val="left" w:pos="630"/>
          <w:tab w:val="left" w:pos="720"/>
          <w:tab w:val="left" w:pos="1080"/>
        </w:tabs>
        <w:ind w:left="0" w:firstLine="0"/>
        <w:contextualSpacing w:val="0"/>
        <w:rPr>
          <w:ins w:id="5237" w:author="An Tran, ACA (BUV)" w:date="2024-09-12T22:22:00Z" w16du:dateUtc="2024-09-12T15:22:00Z"/>
          <w:rFonts w:ascii="iCiel Avenir LT Std 35 Light" w:hAnsi="iCiel Avenir LT Std 35 Light" w:cs="Arial"/>
          <w:sz w:val="22"/>
          <w:szCs w:val="22"/>
          <w:lang w:val="vi-VN"/>
        </w:rPr>
      </w:pPr>
      <w:ins w:id="5238" w:author="An Tran, ACA (BUV)" w:date="2024-09-12T22:22:00Z" w16du:dateUtc="2024-09-12T15:22:00Z">
        <w:r w:rsidRPr="00863667">
          <w:rPr>
            <w:rFonts w:ascii="iCiel Avenir LT Std 35 Light" w:hAnsi="iCiel Avenir LT Std 35 Light" w:cs="Arial"/>
            <w:sz w:val="22"/>
            <w:szCs w:val="22"/>
          </w:rPr>
          <w:t>A transcript recording individual achievement will be made available by Registry to the student at the end of each level of study. This will be a means by which students can monitor, build on and reflect upon their personal development and career planning. The transcript conforms to the European Diploma Supplement Requirements.</w:t>
        </w:r>
      </w:ins>
    </w:p>
    <w:p w14:paraId="2C00CD41" w14:textId="77777777" w:rsidR="00B553BE" w:rsidRPr="00863667" w:rsidRDefault="00B553BE" w:rsidP="00B553BE">
      <w:pPr>
        <w:pStyle w:val="ListParagraph"/>
        <w:ind w:left="0" w:firstLine="0"/>
        <w:rPr>
          <w:ins w:id="5239" w:author="An Tran, ACA (BUV)" w:date="2024-09-12T22:22:00Z" w16du:dateUtc="2024-09-12T15:22:00Z"/>
          <w:rFonts w:ascii="iCiel Avenir LT Std 35 Light" w:hAnsi="iCiel Avenir LT Std 35 Light" w:cs="Arial"/>
          <w:i/>
          <w:iCs/>
          <w:sz w:val="22"/>
          <w:szCs w:val="22"/>
          <w:lang w:val="vi-VN"/>
        </w:rPr>
      </w:pPr>
      <w:ins w:id="5240" w:author="An Tran, ACA (BUV)" w:date="2024-09-12T22:22:00Z" w16du:dateUtc="2024-09-12T15:22:00Z">
        <w:r w:rsidRPr="00863667">
          <w:rPr>
            <w:rFonts w:ascii="iCiel Avenir LT Std 35 Light" w:hAnsi="iCiel Avenir LT Std 35 Light" w:cs="Arial"/>
            <w:i/>
            <w:iCs/>
            <w:sz w:val="22"/>
            <w:szCs w:val="22"/>
            <w:lang w:val="vi-VN"/>
          </w:rPr>
          <w:t>Sau khi được xác nhận bởi Hội đồng khảo thí, kết quả sẽ được chuyển đến Hiệu trưởng và Phó Hiệu trưởng với tư cách là Chủ tịch Hội đồng Học thuật để phê duyệt, sau đó kết quả sẽ được công bố. Hiệu trưởng và Phó Hiệu trưởng có thể ủy quyền quyền hạn này cho Trưởng bộ phận về Tiêu chuẩn và Chất lượng học thuật. Ngày và giờ công bố kết quả sẽ được thông báo cho sinh viên trước.</w:t>
        </w:r>
      </w:ins>
    </w:p>
    <w:p w14:paraId="35CEEE36" w14:textId="77777777" w:rsidR="00B553BE" w:rsidRPr="00863667" w:rsidRDefault="00B553BE" w:rsidP="00B553BE">
      <w:pPr>
        <w:pStyle w:val="ListParagraph"/>
        <w:ind w:left="0" w:firstLine="0"/>
        <w:rPr>
          <w:ins w:id="5241" w:author="An Tran, ACA (BUV)" w:date="2024-09-12T22:22:00Z" w16du:dateUtc="2024-09-12T15:22:00Z"/>
          <w:rFonts w:ascii="iCiel Avenir LT Std 35 Light" w:hAnsi="iCiel Avenir LT Std 35 Light" w:cs="Arial"/>
          <w:i/>
          <w:iCs/>
          <w:sz w:val="22"/>
          <w:szCs w:val="22"/>
          <w:lang w:val="vi-VN"/>
        </w:rPr>
      </w:pPr>
    </w:p>
    <w:p w14:paraId="5E955EEA" w14:textId="77777777" w:rsidR="00B553BE" w:rsidRPr="00863667" w:rsidRDefault="00B553BE" w:rsidP="00B553BE">
      <w:pPr>
        <w:pStyle w:val="ListParagraph"/>
        <w:ind w:left="0" w:firstLine="0"/>
        <w:rPr>
          <w:ins w:id="5242" w:author="An Tran, ACA (BUV)" w:date="2024-09-12T22:22:00Z" w16du:dateUtc="2024-09-12T15:22:00Z"/>
          <w:rFonts w:ascii="iCiel Avenir LT Std 35 Light" w:hAnsi="iCiel Avenir LT Std 35 Light" w:cs="Arial"/>
          <w:i/>
          <w:iCs/>
          <w:sz w:val="22"/>
          <w:szCs w:val="22"/>
          <w:lang w:val="vi-VN"/>
        </w:rPr>
      </w:pPr>
      <w:ins w:id="5243" w:author="An Tran, ACA (BUV)" w:date="2024-09-12T22:22:00Z" w16du:dateUtc="2024-09-12T15:22:00Z">
        <w:r w:rsidRPr="00863667">
          <w:rPr>
            <w:rFonts w:ascii="iCiel Avenir LT Std 35 Light" w:hAnsi="iCiel Avenir LT Std 35 Light" w:cs="Arial"/>
            <w:i/>
            <w:iCs/>
            <w:sz w:val="22"/>
            <w:szCs w:val="22"/>
            <w:lang w:val="vi-VN"/>
          </w:rPr>
          <w:t>Tất cả sinh viên tốt nghiệp sẽ được cung cấp một bảng điểm cá nhân chi tiết về kết quả học tập của họ trên từng môn học trong khóa học.</w:t>
        </w:r>
      </w:ins>
    </w:p>
    <w:p w14:paraId="236713EC" w14:textId="77777777" w:rsidR="00B553BE" w:rsidRPr="00863667" w:rsidRDefault="00B553BE" w:rsidP="00B553BE">
      <w:pPr>
        <w:pStyle w:val="ListParagraph"/>
        <w:ind w:left="0" w:firstLine="0"/>
        <w:rPr>
          <w:ins w:id="5244" w:author="An Tran, ACA (BUV)" w:date="2024-09-12T22:22:00Z" w16du:dateUtc="2024-09-12T15:22:00Z"/>
          <w:rFonts w:ascii="iCiel Avenir LT Std 35 Light" w:hAnsi="iCiel Avenir LT Std 35 Light" w:cs="Arial"/>
          <w:i/>
          <w:iCs/>
          <w:sz w:val="22"/>
          <w:szCs w:val="22"/>
          <w:lang w:val="vi-VN"/>
        </w:rPr>
      </w:pPr>
    </w:p>
    <w:p w14:paraId="44740134" w14:textId="77777777" w:rsidR="00B553BE" w:rsidRPr="00863667" w:rsidRDefault="00B553BE" w:rsidP="00B553BE">
      <w:pPr>
        <w:pStyle w:val="ListParagraph"/>
        <w:ind w:left="0" w:firstLine="0"/>
        <w:rPr>
          <w:ins w:id="5245" w:author="An Tran, ACA (BUV)" w:date="2024-09-12T22:22:00Z" w16du:dateUtc="2024-09-12T15:22:00Z"/>
          <w:rFonts w:ascii="iCiel Avenir LT Std 35 Light" w:hAnsi="iCiel Avenir LT Std 35 Light" w:cs="Arial"/>
          <w:i/>
          <w:iCs/>
          <w:sz w:val="22"/>
          <w:szCs w:val="22"/>
          <w:lang w:val="vi-VN"/>
        </w:rPr>
      </w:pPr>
      <w:ins w:id="5246" w:author="An Tran, ACA (BUV)" w:date="2024-09-12T22:22:00Z" w16du:dateUtc="2024-09-12T15:22:00Z">
        <w:r w:rsidRPr="00863667">
          <w:rPr>
            <w:rFonts w:ascii="iCiel Avenir LT Std 35 Light" w:hAnsi="iCiel Avenir LT Std 35 Light" w:cs="Arial"/>
            <w:i/>
            <w:iCs/>
            <w:sz w:val="22"/>
            <w:szCs w:val="22"/>
            <w:lang w:val="vi-VN"/>
          </w:rPr>
          <w:t>Các sinh viên đang theo học có thể truy cập kết quả của họ trực tuyến; ngoài ra, sinh viên còn nợ môn sẽ được liên hệ qua thư điện tử. Sinh viên có trách nhiệm truy cập để xem kết quả của mình.</w:t>
        </w:r>
      </w:ins>
    </w:p>
    <w:p w14:paraId="315EF1C5" w14:textId="77777777" w:rsidR="00B553BE" w:rsidRPr="00863667" w:rsidRDefault="00B553BE" w:rsidP="00B553BE">
      <w:pPr>
        <w:pStyle w:val="ListParagraph"/>
        <w:ind w:left="0" w:firstLine="0"/>
        <w:rPr>
          <w:ins w:id="5247" w:author="An Tran, ACA (BUV)" w:date="2024-09-12T22:22:00Z" w16du:dateUtc="2024-09-12T15:22:00Z"/>
          <w:rFonts w:ascii="iCiel Avenir LT Std 35 Light" w:hAnsi="iCiel Avenir LT Std 35 Light" w:cs="Arial"/>
          <w:i/>
          <w:iCs/>
          <w:sz w:val="22"/>
          <w:szCs w:val="22"/>
          <w:lang w:val="vi-VN"/>
        </w:rPr>
      </w:pPr>
    </w:p>
    <w:p w14:paraId="226DF027" w14:textId="77777777" w:rsidR="00B553BE" w:rsidRPr="00863667" w:rsidRDefault="00B553BE" w:rsidP="00B553BE">
      <w:pPr>
        <w:pStyle w:val="ListParagraph"/>
        <w:ind w:left="0" w:firstLine="0"/>
        <w:rPr>
          <w:ins w:id="5248" w:author="An Tran, ACA (BUV)" w:date="2024-09-12T22:22:00Z" w16du:dateUtc="2024-09-12T15:22:00Z"/>
          <w:rFonts w:ascii="iCiel Avenir LT Std 35 Light" w:hAnsi="iCiel Avenir LT Std 35 Light"/>
          <w:lang w:val="vi-VN"/>
          <w:rPrChange w:id="5249" w:author="An Tran, ACA (BUV)" w:date="2024-09-13T17:29:00Z" w16du:dateUtc="2024-09-13T10:29:00Z">
            <w:rPr>
              <w:ins w:id="5250" w:author="An Tran, ACA (BUV)" w:date="2024-09-12T22:22:00Z" w16du:dateUtc="2024-09-12T15:22:00Z"/>
              <w:lang w:val="vi-VN"/>
            </w:rPr>
          </w:rPrChange>
        </w:rPr>
      </w:pPr>
      <w:ins w:id="5251" w:author="An Tran, ACA (BUV)" w:date="2024-09-12T22:22:00Z" w16du:dateUtc="2024-09-12T15:22:00Z">
        <w:r w:rsidRPr="00863667">
          <w:rPr>
            <w:rFonts w:ascii="iCiel Avenir LT Std 35 Light" w:hAnsi="iCiel Avenir LT Std 35 Light" w:cs="Arial"/>
            <w:i/>
            <w:iCs/>
            <w:sz w:val="22"/>
            <w:szCs w:val="22"/>
          </w:rPr>
          <w:t xml:space="preserve">Một bảng điểm ghi nhận </w:t>
        </w:r>
        <w:r w:rsidRPr="00863667">
          <w:rPr>
            <w:rFonts w:ascii="iCiel Avenir LT Std 35 Light" w:hAnsi="iCiel Avenir LT Std 35 Light" w:cs="Arial"/>
            <w:i/>
            <w:iCs/>
            <w:sz w:val="22"/>
            <w:szCs w:val="22"/>
            <w:lang w:val="vi-VN"/>
          </w:rPr>
          <w:t>kết quả học tập</w:t>
        </w:r>
        <w:r w:rsidRPr="00863667">
          <w:rPr>
            <w:rFonts w:ascii="iCiel Avenir LT Std 35 Light" w:hAnsi="iCiel Avenir LT Std 35 Light" w:cs="Arial"/>
            <w:i/>
            <w:iCs/>
            <w:sz w:val="22"/>
            <w:szCs w:val="22"/>
          </w:rPr>
          <w:t xml:space="preserve"> sẽ được Phòng </w:t>
        </w:r>
        <w:r w:rsidRPr="00863667">
          <w:rPr>
            <w:rFonts w:ascii="iCiel Avenir LT Std 35 Light" w:hAnsi="iCiel Avenir LT Std 35 Light" w:cs="Arial"/>
            <w:i/>
            <w:iCs/>
            <w:sz w:val="22"/>
            <w:szCs w:val="22"/>
            <w:lang w:val="vi-VN"/>
          </w:rPr>
          <w:t>khảo thí</w:t>
        </w:r>
        <w:r w:rsidRPr="00863667">
          <w:rPr>
            <w:rFonts w:ascii="iCiel Avenir LT Std 35 Light" w:hAnsi="iCiel Avenir LT Std 35 Light" w:cs="Arial"/>
            <w:i/>
            <w:iCs/>
            <w:sz w:val="22"/>
            <w:szCs w:val="22"/>
          </w:rPr>
          <w:t xml:space="preserve"> cung cấp cho sinh viên vào cuối mỗi cấp học. Đây sẽ là cách để sinh viên theo dõi, phát triển và suy ngẫm về sự phát triển cá nhân cũng như kế hoạch nghề nghiệp của mình. Bảng điểm này tuân thủ các yêu cầu của Phụ lục Bằng cấp Châu Âu.</w:t>
        </w:r>
        <w:r w:rsidRPr="00863667">
          <w:rPr>
            <w:rFonts w:ascii="iCiel Avenir LT Std 35 Light" w:hAnsi="iCiel Avenir LT Std 35 Light"/>
            <w:lang w:val="vi-VN"/>
            <w:rPrChange w:id="5252" w:author="An Tran, ACA (BUV)" w:date="2024-09-13T17:29:00Z" w16du:dateUtc="2024-09-13T10:29:00Z">
              <w:rPr>
                <w:lang w:val="vi-VN"/>
              </w:rPr>
            </w:rPrChange>
          </w:rPr>
          <w:t xml:space="preserve"> </w:t>
        </w:r>
      </w:ins>
    </w:p>
    <w:p w14:paraId="6EA2DCFC" w14:textId="77777777" w:rsidR="00B553BE" w:rsidRPr="00863667" w:rsidRDefault="00B553BE" w:rsidP="00B553BE">
      <w:pPr>
        <w:pStyle w:val="Question"/>
        <w:numPr>
          <w:ilvl w:val="0"/>
          <w:numId w:val="44"/>
        </w:numPr>
        <w:tabs>
          <w:tab w:val="left" w:pos="630"/>
          <w:tab w:val="left" w:pos="990"/>
        </w:tabs>
        <w:spacing w:before="100" w:line="400" w:lineRule="exact"/>
        <w:ind w:left="0" w:firstLine="720"/>
        <w:rPr>
          <w:ins w:id="5253" w:author="An Tran, ACA (BUV)" w:date="2024-09-12T22:22:00Z" w16du:dateUtc="2024-09-12T15:22:00Z"/>
          <w:rFonts w:cs="Arial"/>
          <w:szCs w:val="22"/>
          <w:rPrChange w:id="5254" w:author="An Tran, ACA (BUV)" w:date="2024-09-13T17:29:00Z" w16du:dateUtc="2024-09-13T10:29:00Z">
            <w:rPr>
              <w:ins w:id="5255" w:author="An Tran, ACA (BUV)" w:date="2024-09-12T22:22:00Z" w16du:dateUtc="2024-09-12T15:22:00Z"/>
              <w:rFonts w:cs="Arial"/>
              <w:i/>
              <w:iCs/>
              <w:szCs w:val="22"/>
              <w:lang w:val="vi-VN"/>
            </w:rPr>
          </w:rPrChange>
        </w:rPr>
      </w:pPr>
      <w:bookmarkStart w:id="5256" w:name="_Toc176526595"/>
      <w:bookmarkStart w:id="5257" w:name="_Toc177143762"/>
      <w:ins w:id="5258" w:author="An Tran, ACA (BUV)" w:date="2024-09-12T22:22:00Z" w16du:dateUtc="2024-09-12T15:22:00Z">
        <w:r w:rsidRPr="00863667">
          <w:rPr>
            <w:rFonts w:cs="Arial"/>
            <w:szCs w:val="22"/>
            <w:rPrChange w:id="5259" w:author="An Tran, ACA (BUV)" w:date="2024-09-13T17:29:00Z" w16du:dateUtc="2024-09-13T10:29:00Z">
              <w:rPr>
                <w:rFonts w:cs="Arial"/>
                <w:szCs w:val="22"/>
                <w:lang w:val="vi-VN"/>
              </w:rPr>
            </w:rPrChange>
          </w:rPr>
          <w:t xml:space="preserve">What is the progression condition at BUV? / </w:t>
        </w:r>
        <w:r w:rsidRPr="00863667">
          <w:rPr>
            <w:rFonts w:cs="Arial"/>
            <w:i/>
            <w:iCs/>
            <w:szCs w:val="22"/>
            <w:rPrChange w:id="5260" w:author="An Tran, ACA (BUV)" w:date="2024-09-13T17:29:00Z" w16du:dateUtc="2024-09-13T10:29:00Z">
              <w:rPr>
                <w:rFonts w:cs="Arial"/>
                <w:i/>
                <w:iCs/>
                <w:szCs w:val="22"/>
                <w:lang w:val="vi-VN"/>
              </w:rPr>
            </w:rPrChange>
          </w:rPr>
          <w:t>Điều kiện được lên lớp ở BUV là gì?</w:t>
        </w:r>
        <w:bookmarkEnd w:id="5256"/>
        <w:bookmarkEnd w:id="5257"/>
      </w:ins>
    </w:p>
    <w:p w14:paraId="7904A10F" w14:textId="77777777" w:rsidR="00B553BE" w:rsidRPr="00863667" w:rsidRDefault="00B553BE" w:rsidP="00B553BE">
      <w:pPr>
        <w:tabs>
          <w:tab w:val="left" w:pos="630"/>
          <w:tab w:val="left" w:pos="720"/>
          <w:tab w:val="left" w:pos="1080"/>
        </w:tabs>
        <w:ind w:left="630" w:firstLine="0"/>
        <w:rPr>
          <w:ins w:id="5261" w:author="An Tran, ACA (BUV)" w:date="2024-09-12T22:22:00Z" w16du:dateUtc="2024-09-12T15:22:00Z"/>
          <w:rFonts w:ascii="iCiel Avenir LT Std 35 Light" w:hAnsi="iCiel Avenir LT Std 35 Light" w:cs="Arial"/>
          <w:b/>
          <w:bCs/>
          <w:sz w:val="22"/>
          <w:szCs w:val="22"/>
          <w:u w:val="single"/>
          <w:lang w:val="vi-VN"/>
        </w:rPr>
      </w:pPr>
      <w:ins w:id="5262" w:author="An Tran, ACA (BUV)" w:date="2024-09-12T22:22:00Z" w16du:dateUtc="2024-09-12T15:22:00Z">
        <w:r w:rsidRPr="00863667">
          <w:rPr>
            <w:rFonts w:ascii="iCiel Avenir LT Std 35 Light" w:hAnsi="iCiel Avenir LT Std 35 Light" w:cs="Arial"/>
            <w:b/>
            <w:bCs/>
            <w:sz w:val="22"/>
            <w:szCs w:val="22"/>
            <w:u w:val="single"/>
            <w:lang w:val="vi-VN"/>
          </w:rPr>
          <w:t>Answer / Câu trả lời:</w:t>
        </w:r>
      </w:ins>
    </w:p>
    <w:p w14:paraId="41A3C3D8" w14:textId="77777777" w:rsidR="00B553BE" w:rsidRPr="00863667" w:rsidRDefault="00B553BE" w:rsidP="00B553BE">
      <w:pPr>
        <w:tabs>
          <w:tab w:val="left" w:pos="630"/>
          <w:tab w:val="left" w:pos="720"/>
          <w:tab w:val="left" w:pos="1080"/>
        </w:tabs>
        <w:ind w:firstLine="0"/>
        <w:rPr>
          <w:ins w:id="5263" w:author="An Tran, ACA (BUV)" w:date="2024-09-12T22:22:00Z" w16du:dateUtc="2024-09-12T15:22:00Z"/>
          <w:rFonts w:ascii="iCiel Avenir LT Std 35 Light" w:hAnsi="iCiel Avenir LT Std 35 Light" w:cs="Arial"/>
          <w:sz w:val="22"/>
          <w:szCs w:val="22"/>
        </w:rPr>
      </w:pPr>
      <w:ins w:id="5264" w:author="An Tran, ACA (BUV)" w:date="2024-09-12T22:22:00Z" w16du:dateUtc="2024-09-12T15:22:00Z">
        <w:r w:rsidRPr="00863667">
          <w:rPr>
            <w:rFonts w:ascii="iCiel Avenir LT Std 35 Light" w:hAnsi="iCiel Avenir LT Std 35 Light" w:cs="Arial"/>
            <w:sz w:val="22"/>
            <w:szCs w:val="22"/>
          </w:rPr>
          <w:t xml:space="preserve">The general requirements for progression between levels of a degree are as follows: </w:t>
        </w:r>
      </w:ins>
    </w:p>
    <w:p w14:paraId="429D1800" w14:textId="77777777" w:rsidR="00B553BE" w:rsidRPr="00863667" w:rsidRDefault="00B553BE" w:rsidP="00B553BE">
      <w:pPr>
        <w:tabs>
          <w:tab w:val="left" w:pos="630"/>
          <w:tab w:val="left" w:pos="720"/>
          <w:tab w:val="left" w:pos="1080"/>
        </w:tabs>
        <w:ind w:firstLine="0"/>
        <w:rPr>
          <w:ins w:id="5265" w:author="An Tran, ACA (BUV)" w:date="2024-09-12T22:22:00Z" w16du:dateUtc="2024-09-12T15:22:00Z"/>
          <w:rFonts w:ascii="iCiel Avenir LT Std 35 Light" w:hAnsi="iCiel Avenir LT Std 35 Light" w:cs="Arial"/>
          <w:b/>
          <w:bCs/>
          <w:sz w:val="22"/>
          <w:szCs w:val="22"/>
          <w:lang w:val="vi-VN"/>
        </w:rPr>
      </w:pPr>
      <w:ins w:id="5266" w:author="An Tran, ACA (BUV)" w:date="2024-09-12T22:22:00Z" w16du:dateUtc="2024-09-12T15:22:00Z">
        <w:r w:rsidRPr="00863667">
          <w:rPr>
            <w:rFonts w:ascii="iCiel Avenir LT Std 35 Light" w:hAnsi="iCiel Avenir LT Std 35 Light" w:cs="Arial"/>
            <w:b/>
            <w:bCs/>
            <w:sz w:val="22"/>
            <w:szCs w:val="22"/>
          </w:rPr>
          <w:t xml:space="preserve">Progression to Level 5: </w:t>
        </w:r>
      </w:ins>
    </w:p>
    <w:p w14:paraId="1FAE8C5F" w14:textId="77777777" w:rsidR="00B553BE" w:rsidRPr="00863667" w:rsidRDefault="00B553BE" w:rsidP="00B553BE">
      <w:pPr>
        <w:tabs>
          <w:tab w:val="left" w:pos="630"/>
          <w:tab w:val="left" w:pos="720"/>
          <w:tab w:val="left" w:pos="1080"/>
        </w:tabs>
        <w:ind w:firstLine="0"/>
        <w:rPr>
          <w:ins w:id="5267" w:author="An Tran, ACA (BUV)" w:date="2024-09-12T22:22:00Z" w16du:dateUtc="2024-09-12T15:22:00Z"/>
          <w:rFonts w:ascii="iCiel Avenir LT Std 35 Light" w:hAnsi="iCiel Avenir LT Std 35 Light" w:cs="Arial"/>
          <w:sz w:val="22"/>
          <w:szCs w:val="22"/>
          <w:lang w:val="vi-VN"/>
        </w:rPr>
      </w:pPr>
      <w:ins w:id="5268" w:author="An Tran, ACA (BUV)" w:date="2024-09-12T22:22:00Z" w16du:dateUtc="2024-09-12T15:22:00Z">
        <w:r w:rsidRPr="00863667">
          <w:rPr>
            <w:rFonts w:ascii="iCiel Avenir LT Std 35 Light" w:hAnsi="iCiel Avenir LT Std 35 Light" w:cs="Arial"/>
            <w:sz w:val="22"/>
            <w:szCs w:val="22"/>
          </w:rPr>
          <w:t xml:space="preserve">A student must have achieved 120 credits at Level 4. </w:t>
        </w:r>
      </w:ins>
    </w:p>
    <w:p w14:paraId="064BE039" w14:textId="77777777" w:rsidR="00B553BE" w:rsidRPr="00863667" w:rsidRDefault="00B553BE" w:rsidP="00B553BE">
      <w:pPr>
        <w:tabs>
          <w:tab w:val="left" w:pos="630"/>
          <w:tab w:val="left" w:pos="720"/>
          <w:tab w:val="left" w:pos="1080"/>
        </w:tabs>
        <w:ind w:firstLine="0"/>
        <w:rPr>
          <w:ins w:id="5269" w:author="An Tran, ACA (BUV)" w:date="2024-09-12T22:22:00Z" w16du:dateUtc="2024-09-12T15:22:00Z"/>
          <w:rFonts w:ascii="iCiel Avenir LT Std 35 Light" w:hAnsi="iCiel Avenir LT Std 35 Light" w:cs="Arial"/>
          <w:sz w:val="22"/>
          <w:szCs w:val="22"/>
        </w:rPr>
      </w:pPr>
      <w:ins w:id="5270" w:author="An Tran, ACA (BUV)" w:date="2024-09-12T22:22:00Z" w16du:dateUtc="2024-09-12T15:22:00Z">
        <w:r w:rsidRPr="00863667">
          <w:rPr>
            <w:rFonts w:ascii="iCiel Avenir LT Std 35 Light" w:hAnsi="iCiel Avenir LT Std 35 Light" w:cs="Arial"/>
            <w:sz w:val="22"/>
            <w:szCs w:val="22"/>
          </w:rPr>
          <w:t xml:space="preserve">A maximum of 20 credits can be compensated credit, where course regulations permit. </w:t>
        </w:r>
      </w:ins>
    </w:p>
    <w:p w14:paraId="27E597AA" w14:textId="77777777" w:rsidR="00B553BE" w:rsidRPr="00863667" w:rsidRDefault="00B553BE" w:rsidP="00B553BE">
      <w:pPr>
        <w:tabs>
          <w:tab w:val="left" w:pos="630"/>
          <w:tab w:val="left" w:pos="720"/>
          <w:tab w:val="left" w:pos="1080"/>
        </w:tabs>
        <w:ind w:firstLine="0"/>
        <w:rPr>
          <w:ins w:id="5271" w:author="An Tran, ACA (BUV)" w:date="2024-09-12T22:22:00Z" w16du:dateUtc="2024-09-12T15:22:00Z"/>
          <w:rFonts w:ascii="iCiel Avenir LT Std 35 Light" w:hAnsi="iCiel Avenir LT Std 35 Light" w:cs="Arial"/>
          <w:b/>
          <w:bCs/>
          <w:sz w:val="22"/>
          <w:szCs w:val="22"/>
          <w:lang w:val="vi-VN"/>
        </w:rPr>
      </w:pPr>
      <w:ins w:id="5272" w:author="An Tran, ACA (BUV)" w:date="2024-09-12T22:22:00Z" w16du:dateUtc="2024-09-12T15:22:00Z">
        <w:r w:rsidRPr="00863667">
          <w:rPr>
            <w:rFonts w:ascii="iCiel Avenir LT Std 35 Light" w:hAnsi="iCiel Avenir LT Std 35 Light" w:cs="Arial"/>
            <w:b/>
            <w:bCs/>
            <w:sz w:val="22"/>
            <w:szCs w:val="22"/>
          </w:rPr>
          <w:t xml:space="preserve">Progression to Level 6: </w:t>
        </w:r>
      </w:ins>
    </w:p>
    <w:p w14:paraId="2DF82E00" w14:textId="77777777" w:rsidR="00B553BE" w:rsidRPr="00863667" w:rsidRDefault="00B553BE" w:rsidP="00B553BE">
      <w:pPr>
        <w:tabs>
          <w:tab w:val="left" w:pos="630"/>
          <w:tab w:val="left" w:pos="720"/>
          <w:tab w:val="left" w:pos="1080"/>
        </w:tabs>
        <w:ind w:firstLine="0"/>
        <w:rPr>
          <w:ins w:id="5273" w:author="An Tran, ACA (BUV)" w:date="2024-09-12T22:22:00Z" w16du:dateUtc="2024-09-12T15:22:00Z"/>
          <w:rFonts w:ascii="iCiel Avenir LT Std 35 Light" w:hAnsi="iCiel Avenir LT Std 35 Light" w:cs="Arial"/>
          <w:sz w:val="22"/>
          <w:szCs w:val="22"/>
          <w:lang w:val="vi-VN"/>
        </w:rPr>
      </w:pPr>
      <w:ins w:id="5274" w:author="An Tran, ACA (BUV)" w:date="2024-09-12T22:22:00Z" w16du:dateUtc="2024-09-12T15:22:00Z">
        <w:r w:rsidRPr="00863667">
          <w:rPr>
            <w:rFonts w:ascii="iCiel Avenir LT Std 35 Light" w:hAnsi="iCiel Avenir LT Std 35 Light" w:cs="Arial"/>
            <w:sz w:val="22"/>
            <w:szCs w:val="22"/>
          </w:rPr>
          <w:t xml:space="preserve">A student must have achieved 120 credits at Level 5. </w:t>
        </w:r>
      </w:ins>
    </w:p>
    <w:p w14:paraId="2509764A" w14:textId="77777777" w:rsidR="00B553BE" w:rsidRPr="00863667" w:rsidRDefault="00B553BE" w:rsidP="00B553BE">
      <w:pPr>
        <w:tabs>
          <w:tab w:val="left" w:pos="630"/>
          <w:tab w:val="left" w:pos="720"/>
          <w:tab w:val="left" w:pos="1080"/>
        </w:tabs>
        <w:ind w:firstLine="0"/>
        <w:rPr>
          <w:ins w:id="5275" w:author="An Tran, ACA (BUV)" w:date="2024-09-12T22:22:00Z" w16du:dateUtc="2024-09-12T15:22:00Z"/>
          <w:rFonts w:ascii="iCiel Avenir LT Std 35 Light" w:hAnsi="iCiel Avenir LT Std 35 Light" w:cs="Arial"/>
          <w:sz w:val="22"/>
          <w:szCs w:val="22"/>
        </w:rPr>
      </w:pPr>
      <w:ins w:id="5276" w:author="An Tran, ACA (BUV)" w:date="2024-09-12T22:22:00Z" w16du:dateUtc="2024-09-12T15:22:00Z">
        <w:r w:rsidRPr="00863667">
          <w:rPr>
            <w:rFonts w:ascii="iCiel Avenir LT Std 35 Light" w:hAnsi="iCiel Avenir LT Std 35 Light" w:cs="Arial"/>
            <w:sz w:val="22"/>
            <w:szCs w:val="22"/>
          </w:rPr>
          <w:t xml:space="preserve">A maximum of 20 credits can be compensated credit, where course regulations permit. </w:t>
        </w:r>
      </w:ins>
    </w:p>
    <w:p w14:paraId="770BC8E0" w14:textId="77777777" w:rsidR="00B553BE" w:rsidRPr="00863667" w:rsidRDefault="00B553BE" w:rsidP="00B553BE">
      <w:pPr>
        <w:tabs>
          <w:tab w:val="left" w:pos="630"/>
          <w:tab w:val="left" w:pos="720"/>
          <w:tab w:val="left" w:pos="1080"/>
        </w:tabs>
        <w:ind w:firstLine="0"/>
        <w:rPr>
          <w:ins w:id="5277" w:author="An Tran, ACA (BUV)" w:date="2024-09-12T22:22:00Z" w16du:dateUtc="2024-09-12T15:22:00Z"/>
          <w:rFonts w:ascii="iCiel Avenir LT Std 35 Light" w:hAnsi="iCiel Avenir LT Std 35 Light" w:cs="Arial"/>
          <w:sz w:val="22"/>
          <w:szCs w:val="22"/>
        </w:rPr>
      </w:pPr>
      <w:ins w:id="5278" w:author="An Tran, ACA (BUV)" w:date="2024-09-12T22:22:00Z" w16du:dateUtc="2024-09-12T15:22:00Z">
        <w:r w:rsidRPr="00863667">
          <w:rPr>
            <w:rFonts w:ascii="iCiel Avenir LT Std 35 Light" w:hAnsi="iCiel Avenir LT Std 35 Light" w:cs="Arial"/>
            <w:sz w:val="22"/>
            <w:szCs w:val="22"/>
          </w:rPr>
          <w:t xml:space="preserve">Foundation Degree students who wish to articulate to a named Honours Degree at Level 6 will be required to undertake specific study to prepare them for progression; this will usually be in the form of a particular unit at Level 5, but may where necessary include some additional study to be completed before enrolment at Level 6. </w:t>
        </w:r>
      </w:ins>
    </w:p>
    <w:p w14:paraId="1A262AF8" w14:textId="77777777" w:rsidR="00B553BE" w:rsidRPr="00863667" w:rsidRDefault="00B553BE" w:rsidP="00B553BE">
      <w:pPr>
        <w:tabs>
          <w:tab w:val="left" w:pos="630"/>
          <w:tab w:val="left" w:pos="720"/>
          <w:tab w:val="left" w:pos="1080"/>
        </w:tabs>
        <w:ind w:firstLine="0"/>
        <w:rPr>
          <w:ins w:id="5279" w:author="An Tran, ACA (BUV)" w:date="2024-09-12T22:22:00Z" w16du:dateUtc="2024-09-12T15:22:00Z"/>
          <w:rFonts w:ascii="iCiel Avenir LT Std 35 Light" w:hAnsi="iCiel Avenir LT Std 35 Light" w:cs="Arial"/>
          <w:sz w:val="22"/>
          <w:szCs w:val="22"/>
        </w:rPr>
      </w:pPr>
      <w:ins w:id="5280" w:author="An Tran, ACA (BUV)" w:date="2024-09-12T22:22:00Z" w16du:dateUtc="2024-09-12T15:22:00Z">
        <w:r w:rsidRPr="00863667">
          <w:rPr>
            <w:rFonts w:ascii="iCiel Avenir LT Std 35 Light" w:hAnsi="iCiel Avenir LT Std 35 Light" w:cs="Arial"/>
            <w:sz w:val="22"/>
            <w:szCs w:val="22"/>
          </w:rPr>
          <w:t>Exceptionally, at the sole discretion of the Progression and Awards Board, a student may be permitted to progress conditionally (i.e. with outstanding units which still have to be passed). In such cases, the Board will also set the deadline by which any outstanding work must be submitted. If the work is passed, the progression is confirmed. If the work does not pass, and no credit is awarded, the progression decision is automatically revoked. The Progression and Awards Board, or a sub-group of the Board including at least the Chair, the Chair of the Examination Board and an independent member appointed by the Academic Lead on Standards and Quality, confirms the action to be taken (which may be a requirement for academic intermission or, where the failure is irretrievable, the termination of studies).</w:t>
        </w:r>
      </w:ins>
    </w:p>
    <w:p w14:paraId="454B2DA8" w14:textId="77777777" w:rsidR="00B553BE" w:rsidRPr="00863667" w:rsidRDefault="00B553BE" w:rsidP="00B553BE">
      <w:pPr>
        <w:tabs>
          <w:tab w:val="left" w:pos="630"/>
          <w:tab w:val="left" w:pos="720"/>
          <w:tab w:val="left" w:pos="1080"/>
        </w:tabs>
        <w:ind w:firstLine="0"/>
        <w:rPr>
          <w:ins w:id="5281" w:author="An Tran, ACA (BUV)" w:date="2024-09-12T22:22:00Z" w16du:dateUtc="2024-09-12T15:22:00Z"/>
          <w:rFonts w:ascii="iCiel Avenir LT Std 35 Light" w:hAnsi="iCiel Avenir LT Std 35 Light" w:cs="Arial"/>
          <w:i/>
          <w:iCs/>
          <w:sz w:val="22"/>
          <w:szCs w:val="22"/>
        </w:rPr>
      </w:pPr>
      <w:ins w:id="5282" w:author="An Tran, ACA (BUV)" w:date="2024-09-12T22:22:00Z" w16du:dateUtc="2024-09-12T15:22:00Z">
        <w:r w:rsidRPr="00863667">
          <w:rPr>
            <w:rFonts w:ascii="iCiel Avenir LT Std 35 Light" w:hAnsi="iCiel Avenir LT Std 35 Light" w:cs="Arial"/>
            <w:i/>
            <w:iCs/>
            <w:sz w:val="22"/>
            <w:szCs w:val="22"/>
          </w:rPr>
          <w:t xml:space="preserve">Các yêu cầu chung để </w:t>
        </w:r>
        <w:r w:rsidRPr="00863667">
          <w:rPr>
            <w:rFonts w:ascii="iCiel Avenir LT Std 35 Light" w:hAnsi="iCiel Avenir LT Std 35 Light" w:cs="Arial"/>
            <w:i/>
            <w:iCs/>
            <w:sz w:val="22"/>
            <w:szCs w:val="22"/>
            <w:lang w:val="vi-VN"/>
          </w:rPr>
          <w:t>lên lớp</w:t>
        </w:r>
        <w:r w:rsidRPr="00863667">
          <w:rPr>
            <w:rFonts w:ascii="iCiel Avenir LT Std 35 Light" w:hAnsi="iCiel Avenir LT Std 35 Light" w:cs="Arial"/>
            <w:i/>
            <w:iCs/>
            <w:sz w:val="22"/>
            <w:szCs w:val="22"/>
          </w:rPr>
          <w:t xml:space="preserve"> giữa các cấp độ của bằng cấp như sau:</w:t>
        </w:r>
      </w:ins>
    </w:p>
    <w:p w14:paraId="70235D65" w14:textId="77777777" w:rsidR="00B553BE" w:rsidRPr="00863667" w:rsidRDefault="00B553BE" w:rsidP="00B553BE">
      <w:pPr>
        <w:tabs>
          <w:tab w:val="left" w:pos="630"/>
          <w:tab w:val="left" w:pos="1080"/>
        </w:tabs>
        <w:ind w:firstLine="0"/>
        <w:rPr>
          <w:ins w:id="5283" w:author="An Tran, ACA (BUV)" w:date="2024-09-12T22:22:00Z" w16du:dateUtc="2024-09-12T15:22:00Z"/>
          <w:rFonts w:ascii="iCiel Avenir LT Std 35 Light" w:hAnsi="iCiel Avenir LT Std 35 Light" w:cs="Arial"/>
          <w:i/>
          <w:iCs/>
          <w:sz w:val="22"/>
          <w:szCs w:val="22"/>
          <w:lang w:val="vi-VN"/>
        </w:rPr>
      </w:pPr>
      <w:ins w:id="5284" w:author="An Tran, ACA (BUV)" w:date="2024-09-12T22:22:00Z" w16du:dateUtc="2024-09-12T15:22:00Z">
        <w:r w:rsidRPr="00863667">
          <w:rPr>
            <w:rFonts w:ascii="iCiel Avenir LT Std 35 Light" w:hAnsi="iCiel Avenir LT Std 35 Light" w:cs="Arial"/>
            <w:b/>
            <w:bCs/>
            <w:i/>
            <w:iCs/>
            <w:sz w:val="22"/>
            <w:szCs w:val="22"/>
            <w:lang w:val="vi-VN"/>
          </w:rPr>
          <w:t>Học lên</w:t>
        </w:r>
        <w:r w:rsidRPr="00863667">
          <w:rPr>
            <w:rFonts w:ascii="iCiel Avenir LT Std 35 Light" w:hAnsi="iCiel Avenir LT Std 35 Light" w:cs="Arial"/>
            <w:b/>
            <w:bCs/>
            <w:i/>
            <w:iCs/>
            <w:sz w:val="22"/>
            <w:szCs w:val="22"/>
          </w:rPr>
          <w:t xml:space="preserve"> Cấp độ 5</w:t>
        </w:r>
        <w:r w:rsidRPr="00863667">
          <w:rPr>
            <w:rFonts w:ascii="iCiel Avenir LT Std 35 Light" w:hAnsi="iCiel Avenir LT Std 35 Light" w:cs="Arial"/>
            <w:i/>
            <w:iCs/>
            <w:sz w:val="22"/>
            <w:szCs w:val="22"/>
          </w:rPr>
          <w:t xml:space="preserve">: </w:t>
        </w:r>
      </w:ins>
    </w:p>
    <w:p w14:paraId="17C2E3F4" w14:textId="77777777" w:rsidR="00B553BE" w:rsidRPr="00863667" w:rsidRDefault="00B553BE" w:rsidP="00B553BE">
      <w:pPr>
        <w:tabs>
          <w:tab w:val="left" w:pos="630"/>
          <w:tab w:val="left" w:pos="1080"/>
        </w:tabs>
        <w:ind w:firstLine="0"/>
        <w:rPr>
          <w:ins w:id="5285" w:author="An Tran, ACA (BUV)" w:date="2024-09-12T22:22:00Z" w16du:dateUtc="2024-09-12T15:22:00Z"/>
          <w:rFonts w:ascii="iCiel Avenir LT Std 35 Light" w:hAnsi="iCiel Avenir LT Std 35 Light" w:cs="Arial"/>
          <w:i/>
          <w:iCs/>
          <w:sz w:val="22"/>
          <w:szCs w:val="22"/>
          <w:lang w:val="vi-VN"/>
        </w:rPr>
      </w:pPr>
      <w:ins w:id="5286" w:author="An Tran, ACA (BUV)" w:date="2024-09-12T22:22:00Z" w16du:dateUtc="2024-09-12T15:22:00Z">
        <w:r w:rsidRPr="00863667">
          <w:rPr>
            <w:rFonts w:ascii="iCiel Avenir LT Std 35 Light" w:hAnsi="iCiel Avenir LT Std 35 Light" w:cs="Arial"/>
            <w:i/>
            <w:iCs/>
            <w:sz w:val="22"/>
            <w:szCs w:val="22"/>
          </w:rPr>
          <w:t xml:space="preserve">Sinh viên phải đạt được 120 tín chỉ ở Cấp độ 4. </w:t>
        </w:r>
      </w:ins>
    </w:p>
    <w:p w14:paraId="2AAFCFA6" w14:textId="77777777" w:rsidR="00B553BE" w:rsidRPr="00863667" w:rsidRDefault="00B553BE" w:rsidP="00B553BE">
      <w:pPr>
        <w:tabs>
          <w:tab w:val="left" w:pos="630"/>
          <w:tab w:val="left" w:pos="720"/>
          <w:tab w:val="left" w:pos="1080"/>
        </w:tabs>
        <w:ind w:firstLine="0"/>
        <w:rPr>
          <w:ins w:id="5287" w:author="An Tran, ACA (BUV)" w:date="2024-09-12T22:22:00Z" w16du:dateUtc="2024-09-12T15:22:00Z"/>
          <w:rFonts w:ascii="iCiel Avenir LT Std 35 Light" w:hAnsi="iCiel Avenir LT Std 35 Light" w:cs="Arial"/>
          <w:i/>
          <w:iCs/>
          <w:sz w:val="22"/>
          <w:szCs w:val="22"/>
        </w:rPr>
      </w:pPr>
      <w:ins w:id="5288" w:author="An Tran, ACA (BUV)" w:date="2024-09-12T22:22:00Z" w16du:dateUtc="2024-09-12T15:22:00Z">
        <w:r w:rsidRPr="00863667">
          <w:rPr>
            <w:rFonts w:ascii="iCiel Avenir LT Std 35 Light" w:hAnsi="iCiel Avenir LT Std 35 Light" w:cs="Arial"/>
            <w:i/>
            <w:iCs/>
            <w:sz w:val="22"/>
            <w:szCs w:val="22"/>
          </w:rPr>
          <w:t xml:space="preserve">Tối đa 20 tín chỉ </w:t>
        </w:r>
        <w:r w:rsidRPr="00863667">
          <w:rPr>
            <w:rFonts w:ascii="iCiel Avenir LT Std 35 Light" w:hAnsi="iCiel Avenir LT Std 35 Light" w:cs="Arial"/>
            <w:i/>
            <w:iCs/>
            <w:sz w:val="22"/>
            <w:szCs w:val="22"/>
            <w:lang w:val="vi-VN"/>
          </w:rPr>
          <w:t>chưa đạt</w:t>
        </w:r>
        <w:r w:rsidRPr="00863667">
          <w:rPr>
            <w:rFonts w:ascii="iCiel Avenir LT Std 35 Light" w:hAnsi="iCiel Avenir LT Std 35 Light" w:cs="Arial"/>
            <w:i/>
            <w:iCs/>
            <w:sz w:val="22"/>
            <w:szCs w:val="22"/>
          </w:rPr>
          <w:t>, nếu quy định của khóa học cho phép.</w:t>
        </w:r>
      </w:ins>
    </w:p>
    <w:p w14:paraId="35BDDC23" w14:textId="77777777" w:rsidR="00B553BE" w:rsidRPr="00863667" w:rsidRDefault="00B553BE" w:rsidP="00B553BE">
      <w:pPr>
        <w:tabs>
          <w:tab w:val="left" w:pos="630"/>
          <w:tab w:val="left" w:pos="1080"/>
        </w:tabs>
        <w:ind w:firstLine="0"/>
        <w:rPr>
          <w:ins w:id="5289" w:author="An Tran, ACA (BUV)" w:date="2024-09-12T22:22:00Z" w16du:dateUtc="2024-09-12T15:22:00Z"/>
          <w:rFonts w:ascii="iCiel Avenir LT Std 35 Light" w:hAnsi="iCiel Avenir LT Std 35 Light" w:cs="Arial"/>
          <w:i/>
          <w:iCs/>
          <w:sz w:val="22"/>
          <w:szCs w:val="22"/>
          <w:lang w:val="vi-VN"/>
        </w:rPr>
      </w:pPr>
      <w:ins w:id="5290" w:author="An Tran, ACA (BUV)" w:date="2024-09-12T22:22:00Z" w16du:dateUtc="2024-09-12T15:22:00Z">
        <w:r w:rsidRPr="00863667">
          <w:rPr>
            <w:rFonts w:ascii="iCiel Avenir LT Std 35 Light" w:hAnsi="iCiel Avenir LT Std 35 Light" w:cs="Arial"/>
            <w:b/>
            <w:bCs/>
            <w:i/>
            <w:iCs/>
            <w:sz w:val="22"/>
            <w:szCs w:val="22"/>
            <w:lang w:val="vi-VN"/>
          </w:rPr>
          <w:t>Học</w:t>
        </w:r>
        <w:r w:rsidRPr="00863667">
          <w:rPr>
            <w:rFonts w:ascii="iCiel Avenir LT Std 35 Light" w:hAnsi="iCiel Avenir LT Std 35 Light" w:cs="Arial"/>
            <w:b/>
            <w:bCs/>
            <w:i/>
            <w:iCs/>
            <w:sz w:val="22"/>
            <w:szCs w:val="22"/>
          </w:rPr>
          <w:t xml:space="preserve"> lên Cấp độ 6</w:t>
        </w:r>
        <w:r w:rsidRPr="00863667">
          <w:rPr>
            <w:rFonts w:ascii="iCiel Avenir LT Std 35 Light" w:hAnsi="iCiel Avenir LT Std 35 Light" w:cs="Arial"/>
            <w:i/>
            <w:iCs/>
            <w:sz w:val="22"/>
            <w:szCs w:val="22"/>
          </w:rPr>
          <w:t xml:space="preserve">: </w:t>
        </w:r>
      </w:ins>
    </w:p>
    <w:p w14:paraId="4FB2F378" w14:textId="77777777" w:rsidR="00B553BE" w:rsidRPr="00863667" w:rsidRDefault="00B553BE" w:rsidP="00B553BE">
      <w:pPr>
        <w:tabs>
          <w:tab w:val="left" w:pos="630"/>
          <w:tab w:val="left" w:pos="1080"/>
        </w:tabs>
        <w:ind w:firstLine="0"/>
        <w:rPr>
          <w:ins w:id="5291" w:author="An Tran, ACA (BUV)" w:date="2024-09-12T22:22:00Z" w16du:dateUtc="2024-09-12T15:22:00Z"/>
          <w:rFonts w:ascii="iCiel Avenir LT Std 35 Light" w:hAnsi="iCiel Avenir LT Std 35 Light" w:cs="Arial"/>
          <w:i/>
          <w:iCs/>
          <w:sz w:val="22"/>
          <w:szCs w:val="22"/>
          <w:lang w:val="vi-VN"/>
        </w:rPr>
      </w:pPr>
      <w:ins w:id="5292" w:author="An Tran, ACA (BUV)" w:date="2024-09-12T22:22:00Z" w16du:dateUtc="2024-09-12T15:22:00Z">
        <w:r w:rsidRPr="00863667">
          <w:rPr>
            <w:rFonts w:ascii="iCiel Avenir LT Std 35 Light" w:hAnsi="iCiel Avenir LT Std 35 Light" w:cs="Arial"/>
            <w:i/>
            <w:iCs/>
            <w:sz w:val="22"/>
            <w:szCs w:val="22"/>
          </w:rPr>
          <w:t xml:space="preserve">Sinh viên phải đạt được 120 tín chỉ ở Cấp độ 5. </w:t>
        </w:r>
      </w:ins>
    </w:p>
    <w:p w14:paraId="1F332ABF" w14:textId="77777777" w:rsidR="00B553BE" w:rsidRPr="00863667" w:rsidRDefault="00B553BE" w:rsidP="00B553BE">
      <w:pPr>
        <w:tabs>
          <w:tab w:val="left" w:pos="630"/>
          <w:tab w:val="left" w:pos="720"/>
          <w:tab w:val="left" w:pos="1080"/>
        </w:tabs>
        <w:ind w:firstLine="0"/>
        <w:rPr>
          <w:ins w:id="5293" w:author="An Tran, ACA (BUV)" w:date="2024-09-12T22:22:00Z" w16du:dateUtc="2024-09-12T15:22:00Z"/>
          <w:rFonts w:ascii="iCiel Avenir LT Std 35 Light" w:hAnsi="iCiel Avenir LT Std 35 Light" w:cs="Arial"/>
          <w:i/>
          <w:iCs/>
          <w:sz w:val="22"/>
          <w:szCs w:val="22"/>
        </w:rPr>
      </w:pPr>
      <w:ins w:id="5294" w:author="An Tran, ACA (BUV)" w:date="2024-09-12T22:22:00Z" w16du:dateUtc="2024-09-12T15:22:00Z">
        <w:r w:rsidRPr="00863667">
          <w:rPr>
            <w:rFonts w:ascii="iCiel Avenir LT Std 35 Light" w:hAnsi="iCiel Avenir LT Std 35 Light" w:cs="Arial"/>
            <w:i/>
            <w:iCs/>
            <w:sz w:val="22"/>
            <w:szCs w:val="22"/>
          </w:rPr>
          <w:t xml:space="preserve">Tối đa 20 tín chỉ </w:t>
        </w:r>
        <w:r w:rsidRPr="00863667">
          <w:rPr>
            <w:rFonts w:ascii="iCiel Avenir LT Std 35 Light" w:hAnsi="iCiel Avenir LT Std 35 Light" w:cs="Arial"/>
            <w:i/>
            <w:iCs/>
            <w:sz w:val="22"/>
            <w:szCs w:val="22"/>
            <w:lang w:val="vi-VN"/>
          </w:rPr>
          <w:t>chưa đạt</w:t>
        </w:r>
        <w:r w:rsidRPr="00863667">
          <w:rPr>
            <w:rFonts w:ascii="iCiel Avenir LT Std 35 Light" w:hAnsi="iCiel Avenir LT Std 35 Light" w:cs="Arial"/>
            <w:i/>
            <w:iCs/>
            <w:sz w:val="22"/>
            <w:szCs w:val="22"/>
          </w:rPr>
          <w:t>, nếu quy định của khóa học cho phép.</w:t>
        </w:r>
      </w:ins>
    </w:p>
    <w:p w14:paraId="08FBA74C" w14:textId="77777777" w:rsidR="00B553BE" w:rsidRPr="00863667" w:rsidRDefault="00B553BE" w:rsidP="00B553BE">
      <w:pPr>
        <w:tabs>
          <w:tab w:val="left" w:pos="630"/>
          <w:tab w:val="left" w:pos="720"/>
          <w:tab w:val="left" w:pos="1080"/>
        </w:tabs>
        <w:ind w:firstLine="0"/>
        <w:rPr>
          <w:ins w:id="5295" w:author="An Tran, ACA (BUV)" w:date="2024-09-12T22:22:00Z" w16du:dateUtc="2024-09-12T15:22:00Z"/>
          <w:rFonts w:ascii="iCiel Avenir LT Std 35 Light" w:hAnsi="iCiel Avenir LT Std 35 Light" w:cs="Arial"/>
          <w:i/>
          <w:iCs/>
          <w:sz w:val="22"/>
          <w:szCs w:val="22"/>
        </w:rPr>
      </w:pPr>
      <w:ins w:id="5296" w:author="An Tran, ACA (BUV)" w:date="2024-09-12T22:22:00Z" w16du:dateUtc="2024-09-12T15:22:00Z">
        <w:r w:rsidRPr="00863667">
          <w:rPr>
            <w:rFonts w:ascii="iCiel Avenir LT Std 35 Light" w:hAnsi="iCiel Avenir LT Std 35 Light" w:cs="Arial"/>
            <w:i/>
            <w:iCs/>
            <w:sz w:val="22"/>
            <w:szCs w:val="22"/>
          </w:rPr>
          <w:t xml:space="preserve">Sinh viên của </w:t>
        </w:r>
        <w:r w:rsidRPr="00863667">
          <w:rPr>
            <w:rFonts w:ascii="iCiel Avenir LT Std 35 Light" w:hAnsi="iCiel Avenir LT Std 35 Light" w:cs="Arial"/>
            <w:i/>
            <w:iCs/>
            <w:sz w:val="22"/>
            <w:szCs w:val="22"/>
            <w:lang w:val="vi-VN"/>
          </w:rPr>
          <w:t>chương trình</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rial"/>
            <w:i/>
            <w:iCs/>
            <w:sz w:val="22"/>
            <w:szCs w:val="22"/>
            <w:lang w:val="vi-VN"/>
          </w:rPr>
          <w:t>Nền tảng</w:t>
        </w:r>
        <w:r w:rsidRPr="00863667">
          <w:rPr>
            <w:rFonts w:ascii="iCiel Avenir LT Std 35 Light" w:hAnsi="iCiel Avenir LT Std 35 Light" w:cs="Arial"/>
            <w:i/>
            <w:iCs/>
            <w:sz w:val="22"/>
            <w:szCs w:val="22"/>
          </w:rPr>
          <w:t xml:space="preserve"> muốn chuyển vào </w:t>
        </w:r>
        <w:r w:rsidRPr="00863667">
          <w:rPr>
            <w:rFonts w:ascii="iCiel Avenir LT Std 35 Light" w:hAnsi="iCiel Avenir LT Std 35 Light" w:cs="Arial"/>
            <w:i/>
            <w:iCs/>
            <w:sz w:val="22"/>
            <w:szCs w:val="22"/>
            <w:lang w:val="vi-VN"/>
          </w:rPr>
          <w:t>chương trình</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rial"/>
            <w:i/>
            <w:iCs/>
            <w:sz w:val="22"/>
            <w:szCs w:val="22"/>
            <w:lang w:val="vi-VN"/>
          </w:rPr>
          <w:t xml:space="preserve">đại học </w:t>
        </w:r>
        <w:r w:rsidRPr="00863667">
          <w:rPr>
            <w:rFonts w:ascii="iCiel Avenir LT Std 35 Light" w:hAnsi="iCiel Avenir LT Std 35 Light" w:cs="Arial"/>
            <w:i/>
            <w:iCs/>
            <w:sz w:val="22"/>
            <w:szCs w:val="22"/>
          </w:rPr>
          <w:t xml:space="preserve">ở Cấp độ 6 sẽ cần </w:t>
        </w:r>
        <w:r w:rsidRPr="00863667">
          <w:rPr>
            <w:rFonts w:ascii="iCiel Avenir LT Std 35 Light" w:hAnsi="iCiel Avenir LT Std 35 Light" w:cs="Arial"/>
            <w:i/>
            <w:iCs/>
            <w:sz w:val="22"/>
            <w:szCs w:val="22"/>
            <w:lang w:val="vi-VN"/>
          </w:rPr>
          <w:t>đánh giá cụ thể</w:t>
        </w:r>
        <w:r w:rsidRPr="00863667">
          <w:rPr>
            <w:rFonts w:ascii="iCiel Avenir LT Std 35 Light" w:hAnsi="iCiel Avenir LT Std 35 Light" w:cs="Arial"/>
            <w:i/>
            <w:iCs/>
            <w:sz w:val="22"/>
            <w:szCs w:val="22"/>
          </w:rPr>
          <w:t xml:space="preserve">; thường là dưới hình thức một môn học </w:t>
        </w:r>
        <w:r w:rsidRPr="00863667">
          <w:rPr>
            <w:rFonts w:ascii="iCiel Avenir LT Std 35 Light" w:hAnsi="iCiel Avenir LT Std 35 Light" w:cs="Arial"/>
            <w:i/>
            <w:iCs/>
            <w:sz w:val="22"/>
            <w:szCs w:val="22"/>
            <w:lang w:val="vi-VN"/>
          </w:rPr>
          <w:t>cụ thể</w:t>
        </w:r>
        <w:r w:rsidRPr="00863667">
          <w:rPr>
            <w:rFonts w:ascii="iCiel Avenir LT Std 35 Light" w:hAnsi="iCiel Avenir LT Std 35 Light" w:cs="Arial"/>
            <w:i/>
            <w:iCs/>
            <w:sz w:val="22"/>
            <w:szCs w:val="22"/>
          </w:rPr>
          <w:t xml:space="preserve"> ở Cấp độ 5, nhưng có thể bao gồm một số </w:t>
        </w:r>
        <w:r w:rsidRPr="00863667">
          <w:rPr>
            <w:rFonts w:ascii="iCiel Avenir LT Std 35 Light" w:hAnsi="iCiel Avenir LT Std 35 Light" w:cs="Arial"/>
            <w:i/>
            <w:iCs/>
            <w:sz w:val="22"/>
            <w:szCs w:val="22"/>
            <w:lang w:val="vi-VN"/>
          </w:rPr>
          <w:t>yêu cầu, đánh giá</w:t>
        </w:r>
        <w:r w:rsidRPr="00863667">
          <w:rPr>
            <w:rFonts w:ascii="iCiel Avenir LT Std 35 Light" w:hAnsi="iCiel Avenir LT Std 35 Light" w:cs="Arial"/>
            <w:i/>
            <w:iCs/>
            <w:sz w:val="22"/>
            <w:szCs w:val="22"/>
          </w:rPr>
          <w:t xml:space="preserve"> bổ sung cần hoàn thành trước khi đăng ký vào Cấp độ 6 nếu cần thiết.</w:t>
        </w:r>
      </w:ins>
    </w:p>
    <w:p w14:paraId="394DD425" w14:textId="77777777" w:rsidR="00B553BE" w:rsidRPr="00863667" w:rsidRDefault="00B553BE" w:rsidP="00B553BE">
      <w:pPr>
        <w:tabs>
          <w:tab w:val="left" w:pos="630"/>
          <w:tab w:val="left" w:pos="1080"/>
        </w:tabs>
        <w:ind w:firstLine="0"/>
        <w:rPr>
          <w:ins w:id="5297" w:author="An Tran, ACA (BUV)" w:date="2024-09-12T22:22:00Z" w16du:dateUtc="2024-09-12T15:22:00Z"/>
          <w:rFonts w:ascii="iCiel Avenir LT Std 35 Light" w:hAnsi="iCiel Avenir LT Std 35 Light" w:cs="Arial"/>
          <w:i/>
          <w:iCs/>
          <w:sz w:val="22"/>
          <w:szCs w:val="22"/>
        </w:rPr>
      </w:pPr>
      <w:ins w:id="5298" w:author="An Tran, ACA (BUV)" w:date="2024-09-12T22:22:00Z" w16du:dateUtc="2024-09-12T15:22:00Z">
        <w:r w:rsidRPr="00863667">
          <w:rPr>
            <w:rFonts w:ascii="iCiel Avenir LT Std 35 Light" w:hAnsi="iCiel Avenir LT Std 35 Light" w:cs="Arial"/>
            <w:i/>
            <w:iCs/>
            <w:sz w:val="22"/>
            <w:szCs w:val="22"/>
          </w:rPr>
          <w:t xml:space="preserve">Trong những trường hợp đặc biệt, theo quyền quyết định của Hội đồng </w:t>
        </w:r>
        <w:r w:rsidRPr="00863667">
          <w:rPr>
            <w:rFonts w:ascii="iCiel Avenir LT Std 35 Light" w:hAnsi="iCiel Avenir LT Std 35 Light" w:cs="Arial"/>
            <w:i/>
            <w:iCs/>
            <w:sz w:val="22"/>
            <w:szCs w:val="22"/>
            <w:lang w:val="vi-VN"/>
          </w:rPr>
          <w:t>khảo thí</w:t>
        </w:r>
        <w:r w:rsidRPr="00863667">
          <w:rPr>
            <w:rFonts w:ascii="iCiel Avenir LT Std 35 Light" w:hAnsi="iCiel Avenir LT Std 35 Light" w:cs="Arial"/>
            <w:i/>
            <w:iCs/>
            <w:sz w:val="22"/>
            <w:szCs w:val="22"/>
          </w:rPr>
          <w:t xml:space="preserve">, sinh viên có thể được phép </w:t>
        </w:r>
        <w:r w:rsidRPr="00863667">
          <w:rPr>
            <w:rFonts w:ascii="iCiel Avenir LT Std 35 Light" w:hAnsi="iCiel Avenir LT Std 35 Light" w:cs="Arial"/>
            <w:i/>
            <w:iCs/>
            <w:sz w:val="22"/>
            <w:szCs w:val="22"/>
            <w:lang w:val="vi-VN"/>
          </w:rPr>
          <w:t>lên lớp</w:t>
        </w:r>
        <w:r w:rsidRPr="00863667">
          <w:rPr>
            <w:rFonts w:ascii="iCiel Avenir LT Std 35 Light" w:hAnsi="iCiel Avenir LT Std 35 Light" w:cs="Arial"/>
            <w:i/>
            <w:iCs/>
            <w:sz w:val="22"/>
            <w:szCs w:val="22"/>
          </w:rPr>
          <w:t xml:space="preserve"> có điều kiện (tức là với các môn học còn lại phải </w:t>
        </w:r>
        <w:r w:rsidRPr="00863667">
          <w:rPr>
            <w:rFonts w:ascii="iCiel Avenir LT Std 35 Light" w:hAnsi="iCiel Avenir LT Std 35 Light" w:cs="Arial"/>
            <w:i/>
            <w:iCs/>
            <w:sz w:val="22"/>
            <w:szCs w:val="22"/>
            <w:lang w:val="vi-VN"/>
          </w:rPr>
          <w:t>đạt điểm</w:t>
        </w:r>
        <w:r w:rsidRPr="00863667">
          <w:rPr>
            <w:rFonts w:ascii="iCiel Avenir LT Std 35 Light" w:hAnsi="iCiel Avenir LT Std 35 Light" w:cs="Arial"/>
            <w:i/>
            <w:iCs/>
            <w:sz w:val="22"/>
            <w:szCs w:val="22"/>
          </w:rPr>
          <w:t xml:space="preserve"> đỗ). Trong các trường hợp như vậy, Hội đồng cũng sẽ đặt thời hạn </w:t>
        </w:r>
        <w:r w:rsidRPr="00863667">
          <w:rPr>
            <w:rFonts w:ascii="iCiel Avenir LT Std 35 Light" w:hAnsi="iCiel Avenir LT Std 35 Light" w:cs="Arial"/>
            <w:i/>
            <w:iCs/>
            <w:sz w:val="22"/>
            <w:szCs w:val="22"/>
            <w:lang w:val="vi-VN"/>
          </w:rPr>
          <w:t>nộp bài cho</w:t>
        </w:r>
        <w:r w:rsidRPr="00863667">
          <w:rPr>
            <w:rFonts w:ascii="iCiel Avenir LT Std 35 Light" w:hAnsi="iCiel Avenir LT Std 35 Light" w:cs="Arial"/>
            <w:i/>
            <w:iCs/>
            <w:sz w:val="22"/>
            <w:szCs w:val="22"/>
          </w:rPr>
          <w:t xml:space="preserve"> bất kỳ </w:t>
        </w:r>
        <w:r w:rsidRPr="00863667">
          <w:rPr>
            <w:rFonts w:ascii="iCiel Avenir LT Std 35 Light" w:hAnsi="iCiel Avenir LT Std 35 Light" w:cs="Arial"/>
            <w:i/>
            <w:iCs/>
            <w:sz w:val="22"/>
            <w:szCs w:val="22"/>
            <w:lang w:val="vi-VN"/>
          </w:rPr>
          <w:t>môn học</w:t>
        </w:r>
        <w:r w:rsidRPr="00863667">
          <w:rPr>
            <w:rFonts w:ascii="iCiel Avenir LT Std 35 Light" w:hAnsi="iCiel Avenir LT Std 35 Light" w:cs="Arial"/>
            <w:i/>
            <w:iCs/>
            <w:sz w:val="22"/>
            <w:szCs w:val="22"/>
          </w:rPr>
          <w:t xml:space="preserve"> còn lại nào </w:t>
        </w:r>
        <w:r w:rsidRPr="00863667">
          <w:rPr>
            <w:rFonts w:ascii="iCiel Avenir LT Std 35 Light" w:hAnsi="iCiel Avenir LT Std 35 Light" w:cs="Arial"/>
            <w:i/>
            <w:iCs/>
            <w:sz w:val="22"/>
            <w:szCs w:val="22"/>
            <w:lang w:val="vi-VN"/>
          </w:rPr>
          <w:t>chưa</w:t>
        </w:r>
        <w:r w:rsidRPr="00863667">
          <w:rPr>
            <w:rFonts w:ascii="iCiel Avenir LT Std 35 Light" w:hAnsi="iCiel Avenir LT Std 35 Light" w:cs="Arial"/>
            <w:i/>
            <w:iCs/>
            <w:sz w:val="22"/>
            <w:szCs w:val="22"/>
          </w:rPr>
          <w:t xml:space="preserve"> được nộp. Nếu </w:t>
        </w:r>
        <w:r w:rsidRPr="00863667">
          <w:rPr>
            <w:rFonts w:ascii="iCiel Avenir LT Std 35 Light" w:hAnsi="iCiel Avenir LT Std 35 Light" w:cs="Arial"/>
            <w:i/>
            <w:iCs/>
            <w:sz w:val="22"/>
            <w:szCs w:val="22"/>
            <w:lang w:val="vi-VN"/>
          </w:rPr>
          <w:t>bài</w:t>
        </w:r>
        <w:r w:rsidRPr="00863667">
          <w:rPr>
            <w:rFonts w:ascii="iCiel Avenir LT Std 35 Light" w:hAnsi="iCiel Avenir LT Std 35 Light" w:cs="Arial"/>
            <w:i/>
            <w:iCs/>
            <w:sz w:val="22"/>
            <w:szCs w:val="22"/>
          </w:rPr>
          <w:t xml:space="preserve"> thi</w:t>
        </w:r>
        <w:r w:rsidRPr="00863667">
          <w:rPr>
            <w:rFonts w:ascii="iCiel Avenir LT Std 35 Light" w:hAnsi="iCiel Avenir LT Std 35 Light" w:cs="Arial"/>
            <w:i/>
            <w:iCs/>
            <w:sz w:val="22"/>
            <w:szCs w:val="22"/>
            <w:lang w:val="vi-VN"/>
          </w:rPr>
          <w:t xml:space="preserve"> đạt điểm</w:t>
        </w:r>
        <w:r w:rsidRPr="00863667">
          <w:rPr>
            <w:rFonts w:ascii="iCiel Avenir LT Std 35 Light" w:hAnsi="iCiel Avenir LT Std 35 Light" w:cs="Arial"/>
            <w:i/>
            <w:iCs/>
            <w:sz w:val="22"/>
            <w:szCs w:val="22"/>
          </w:rPr>
          <w:t xml:space="preserve"> đỗ, </w:t>
        </w:r>
        <w:r w:rsidRPr="00863667">
          <w:rPr>
            <w:rFonts w:ascii="iCiel Avenir LT Std 35 Light" w:hAnsi="iCiel Avenir LT Std 35 Light" w:cs="Arial"/>
            <w:i/>
            <w:iCs/>
            <w:sz w:val="22"/>
            <w:szCs w:val="22"/>
            <w:lang w:val="vi-VN"/>
          </w:rPr>
          <w:t>sinh viên được lên lớp</w:t>
        </w:r>
        <w:r w:rsidRPr="00863667">
          <w:rPr>
            <w:rFonts w:ascii="iCiel Avenir LT Std 35 Light" w:hAnsi="iCiel Avenir LT Std 35 Light" w:cs="Arial"/>
            <w:i/>
            <w:iCs/>
            <w:sz w:val="22"/>
            <w:szCs w:val="22"/>
          </w:rPr>
          <w:t xml:space="preserve">. Nếu </w:t>
        </w:r>
        <w:r w:rsidRPr="00863667">
          <w:rPr>
            <w:rFonts w:ascii="iCiel Avenir LT Std 35 Light" w:hAnsi="iCiel Avenir LT Std 35 Light" w:cs="Arial"/>
            <w:i/>
            <w:iCs/>
            <w:sz w:val="22"/>
            <w:szCs w:val="22"/>
            <w:lang w:val="vi-VN"/>
          </w:rPr>
          <w:t>bài</w:t>
        </w:r>
        <w:r w:rsidRPr="00863667">
          <w:rPr>
            <w:rFonts w:ascii="iCiel Avenir LT Std 35 Light" w:hAnsi="iCiel Avenir LT Std 35 Light" w:cs="Arial"/>
            <w:i/>
            <w:iCs/>
            <w:sz w:val="22"/>
            <w:szCs w:val="22"/>
          </w:rPr>
          <w:t xml:space="preserve"> thi</w:t>
        </w:r>
        <w:r w:rsidRPr="00863667">
          <w:rPr>
            <w:rFonts w:ascii="iCiel Avenir LT Std 35 Light" w:hAnsi="iCiel Avenir LT Std 35 Light" w:cs="Arial"/>
            <w:i/>
            <w:iCs/>
            <w:sz w:val="22"/>
            <w:szCs w:val="22"/>
            <w:lang w:val="vi-VN"/>
          </w:rPr>
          <w:t xml:space="preserve"> không đạt điểm</w:t>
        </w:r>
        <w:r w:rsidRPr="00863667">
          <w:rPr>
            <w:rFonts w:ascii="iCiel Avenir LT Std 35 Light" w:hAnsi="iCiel Avenir LT Std 35 Light" w:cs="Arial"/>
            <w:i/>
            <w:iCs/>
            <w:sz w:val="22"/>
            <w:szCs w:val="22"/>
          </w:rPr>
          <w:t xml:space="preserve"> đỗ, và </w:t>
        </w:r>
        <w:r w:rsidRPr="00863667">
          <w:rPr>
            <w:rFonts w:ascii="iCiel Avenir LT Std 35 Light" w:hAnsi="iCiel Avenir LT Std 35 Light" w:cs="Arial"/>
            <w:i/>
            <w:iCs/>
            <w:sz w:val="22"/>
            <w:szCs w:val="22"/>
            <w:lang w:val="vi-VN"/>
          </w:rPr>
          <w:t>sinh viên không dành được số tín chỉ của môn học</w:t>
        </w:r>
        <w:r w:rsidRPr="00863667">
          <w:rPr>
            <w:rFonts w:ascii="iCiel Avenir LT Std 35 Light" w:hAnsi="iCiel Avenir LT Std 35 Light" w:cs="Arial"/>
            <w:i/>
            <w:iCs/>
            <w:sz w:val="22"/>
            <w:szCs w:val="22"/>
          </w:rPr>
          <w:t xml:space="preserve">, quyết định </w:t>
        </w:r>
        <w:r w:rsidRPr="00863667">
          <w:rPr>
            <w:rFonts w:ascii="iCiel Avenir LT Std 35 Light" w:hAnsi="iCiel Avenir LT Std 35 Light" w:cs="Arial"/>
            <w:i/>
            <w:iCs/>
            <w:sz w:val="22"/>
            <w:szCs w:val="22"/>
            <w:lang w:val="vi-VN"/>
          </w:rPr>
          <w:t>lên lớp</w:t>
        </w:r>
        <w:r w:rsidRPr="00863667">
          <w:rPr>
            <w:rFonts w:ascii="iCiel Avenir LT Std 35 Light" w:hAnsi="iCiel Avenir LT Std 35 Light" w:cs="Arial"/>
            <w:i/>
            <w:iCs/>
            <w:sz w:val="22"/>
            <w:szCs w:val="22"/>
          </w:rPr>
          <w:t xml:space="preserve"> sẽ bị hủy bỏ tự động. Hội đồng </w:t>
        </w:r>
        <w:r w:rsidRPr="00863667">
          <w:rPr>
            <w:rFonts w:ascii="iCiel Avenir LT Std 35 Light" w:hAnsi="iCiel Avenir LT Std 35 Light" w:cs="Arial"/>
            <w:i/>
            <w:iCs/>
            <w:sz w:val="22"/>
            <w:szCs w:val="22"/>
            <w:lang w:val="vi-VN"/>
          </w:rPr>
          <w:t>khảo thí sẽ ra quyết định</w:t>
        </w:r>
        <w:r w:rsidRPr="00863667">
          <w:rPr>
            <w:rFonts w:ascii="iCiel Avenir LT Std 35 Light" w:hAnsi="iCiel Avenir LT Std 35 Light" w:cs="Arial"/>
            <w:i/>
            <w:iCs/>
            <w:sz w:val="22"/>
            <w:szCs w:val="22"/>
          </w:rPr>
          <w:t xml:space="preserve"> cần thực hiện (có thể là yêu cầu tạm dừng học tập hoặc, nếu </w:t>
        </w:r>
        <w:r w:rsidRPr="00863667">
          <w:rPr>
            <w:rFonts w:ascii="iCiel Avenir LT Std 35 Light" w:hAnsi="iCiel Avenir LT Std 35 Light" w:cs="Arial"/>
            <w:i/>
            <w:iCs/>
            <w:sz w:val="22"/>
            <w:szCs w:val="22"/>
            <w:lang w:val="vi-VN"/>
          </w:rPr>
          <w:t>nếu kết quả học tập của sinh viên không được cải thiện thì sẽ dẫn đến việc</w:t>
        </w:r>
        <w:r w:rsidRPr="00863667">
          <w:rPr>
            <w:rFonts w:ascii="iCiel Avenir LT Std 35 Light" w:hAnsi="iCiel Avenir LT Std 35 Light" w:cs="Arial"/>
            <w:i/>
            <w:iCs/>
            <w:sz w:val="22"/>
            <w:szCs w:val="22"/>
          </w:rPr>
          <w:t xml:space="preserve"> kết thúc việc học).</w:t>
        </w:r>
      </w:ins>
    </w:p>
    <w:p w14:paraId="79D0587E" w14:textId="77777777" w:rsidR="00B553BE" w:rsidRPr="00863667" w:rsidRDefault="00B553BE" w:rsidP="00B553BE">
      <w:pPr>
        <w:pStyle w:val="Question"/>
        <w:numPr>
          <w:ilvl w:val="0"/>
          <w:numId w:val="44"/>
        </w:numPr>
        <w:tabs>
          <w:tab w:val="left" w:pos="630"/>
          <w:tab w:val="left" w:pos="990"/>
        </w:tabs>
        <w:spacing w:before="100" w:line="400" w:lineRule="exact"/>
        <w:ind w:left="0" w:firstLine="720"/>
        <w:rPr>
          <w:ins w:id="5299" w:author="An Tran, ACA (BUV)" w:date="2024-09-12T22:22:00Z" w16du:dateUtc="2024-09-12T15:22:00Z"/>
          <w:rFonts w:cs="Arial"/>
          <w:i/>
          <w:iCs/>
          <w:szCs w:val="22"/>
          <w:lang w:val="vi-VN"/>
        </w:rPr>
      </w:pPr>
      <w:bookmarkStart w:id="5300" w:name="_Toc176526596"/>
      <w:bookmarkStart w:id="5301" w:name="_Toc177143763"/>
      <w:ins w:id="5302" w:author="An Tran, ACA (BUV)" w:date="2024-09-12T22:22:00Z" w16du:dateUtc="2024-09-12T15:22:00Z">
        <w:r w:rsidRPr="00863667">
          <w:rPr>
            <w:rFonts w:cs="Arial"/>
            <w:szCs w:val="22"/>
            <w:lang w:val="vi-VN"/>
          </w:rPr>
          <w:t xml:space="preserve">How are resits at BUV regulated? / </w:t>
        </w:r>
        <w:r w:rsidRPr="00863667">
          <w:rPr>
            <w:rFonts w:cs="Arial"/>
            <w:i/>
            <w:iCs/>
            <w:szCs w:val="22"/>
            <w:lang w:val="vi-VN"/>
          </w:rPr>
          <w:t>Quy định cho việc thi lại ở BUV như thế nào?</w:t>
        </w:r>
        <w:bookmarkEnd w:id="5300"/>
        <w:bookmarkEnd w:id="5301"/>
      </w:ins>
    </w:p>
    <w:p w14:paraId="48DFDDCC" w14:textId="77777777" w:rsidR="00B553BE" w:rsidRPr="00863667" w:rsidRDefault="00B553BE" w:rsidP="00B553BE">
      <w:pPr>
        <w:pStyle w:val="ListParagraph"/>
        <w:tabs>
          <w:tab w:val="left" w:pos="630"/>
          <w:tab w:val="left" w:pos="720"/>
          <w:tab w:val="left" w:pos="1080"/>
        </w:tabs>
        <w:ind w:left="0"/>
        <w:contextualSpacing w:val="0"/>
        <w:rPr>
          <w:ins w:id="5303" w:author="An Tran, ACA (BUV)" w:date="2024-09-12T22:22:00Z" w16du:dateUtc="2024-09-12T15:22:00Z"/>
          <w:rFonts w:ascii="iCiel Avenir LT Std 35 Light" w:hAnsi="iCiel Avenir LT Std 35 Light" w:cs="Arial"/>
          <w:b/>
          <w:bCs/>
          <w:sz w:val="22"/>
          <w:szCs w:val="22"/>
          <w:u w:val="single"/>
          <w:lang w:val="vi-VN"/>
        </w:rPr>
      </w:pPr>
      <w:ins w:id="5304" w:author="An Tran, ACA (BUV)" w:date="2024-09-12T22:22:00Z" w16du:dateUtc="2024-09-12T15:22:00Z">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r w:rsidRPr="00863667">
          <w:rPr>
            <w:rFonts w:ascii="iCiel Avenir LT Std 35 Light" w:hAnsi="iCiel Avenir LT Std 35 Light" w:cs="Arial"/>
            <w:sz w:val="22"/>
            <w:szCs w:val="22"/>
            <w:lang w:val="vi-VN"/>
          </w:rPr>
          <w:tab/>
        </w:r>
      </w:ins>
    </w:p>
    <w:p w14:paraId="4F4CB70C" w14:textId="77777777" w:rsidR="00B553BE" w:rsidRPr="00863667" w:rsidRDefault="00B553BE" w:rsidP="00B553BE">
      <w:pPr>
        <w:ind w:firstLine="0"/>
        <w:rPr>
          <w:ins w:id="5305" w:author="An Tran, ACA (BUV)" w:date="2024-09-12T22:22:00Z" w16du:dateUtc="2024-09-12T15:22:00Z"/>
          <w:rFonts w:ascii="iCiel Avenir LT Std 35 Light" w:hAnsi="iCiel Avenir LT Std 35 Light" w:cs="Arial"/>
          <w:sz w:val="22"/>
          <w:szCs w:val="22"/>
        </w:rPr>
      </w:pPr>
      <w:ins w:id="5306" w:author="An Tran, ACA (BUV)" w:date="2024-09-12T22:22:00Z" w16du:dateUtc="2024-09-12T15:22:00Z">
        <w:r w:rsidRPr="00863667">
          <w:rPr>
            <w:rFonts w:ascii="iCiel Avenir LT Std 35 Light" w:hAnsi="iCiel Avenir LT Std 35 Light" w:cs="Arial"/>
            <w:sz w:val="22"/>
            <w:szCs w:val="22"/>
          </w:rPr>
          <w:t xml:space="preserve">Referral gives a student an additional opportunity to undertake work equivalent to the failed assessment component(s) of the unit. This involves the completion of additional work or the repeat of the component(s) in order to secure the learning outcomes of the failed unit. The opportunity to redeem failure through Referral is only given once for each failed unit. </w:t>
        </w:r>
      </w:ins>
    </w:p>
    <w:p w14:paraId="4D171C54" w14:textId="77777777" w:rsidR="00B553BE" w:rsidRPr="00863667" w:rsidRDefault="00B553BE" w:rsidP="00B553BE">
      <w:pPr>
        <w:ind w:firstLine="0"/>
        <w:rPr>
          <w:ins w:id="5307" w:author="An Tran, ACA (BUV)" w:date="2024-09-12T22:22:00Z" w16du:dateUtc="2024-09-12T15:22:00Z"/>
          <w:rFonts w:ascii="iCiel Avenir LT Std 35 Light" w:hAnsi="iCiel Avenir LT Std 35 Light" w:cs="Arial"/>
          <w:sz w:val="22"/>
          <w:szCs w:val="22"/>
        </w:rPr>
      </w:pPr>
      <w:ins w:id="5308" w:author="An Tran, ACA (BUV)" w:date="2024-09-12T22:22:00Z" w16du:dateUtc="2024-09-12T15:22:00Z">
        <w:r w:rsidRPr="00863667">
          <w:rPr>
            <w:rFonts w:ascii="iCiel Avenir LT Std 35 Light" w:hAnsi="iCiel Avenir LT Std 35 Light" w:cs="Arial"/>
            <w:sz w:val="22"/>
            <w:szCs w:val="22"/>
          </w:rPr>
          <w:t xml:space="preserve">Referral is available for all failed units, except where a student has been barred from undertaking a referral as a penalty for academic misconduct. </w:t>
        </w:r>
      </w:ins>
    </w:p>
    <w:p w14:paraId="0AA69B9C" w14:textId="77777777" w:rsidR="00B553BE" w:rsidRPr="00863667" w:rsidRDefault="00B553BE" w:rsidP="00B553BE">
      <w:pPr>
        <w:ind w:firstLine="0"/>
        <w:rPr>
          <w:ins w:id="5309" w:author="An Tran, ACA (BUV)" w:date="2024-09-12T22:22:00Z" w16du:dateUtc="2024-09-12T15:22:00Z"/>
          <w:rFonts w:ascii="iCiel Avenir LT Std 35 Light" w:hAnsi="iCiel Avenir LT Std 35 Light" w:cs="Arial"/>
          <w:sz w:val="22"/>
          <w:szCs w:val="22"/>
        </w:rPr>
      </w:pPr>
      <w:ins w:id="5310" w:author="An Tran, ACA (BUV)" w:date="2024-09-12T22:22:00Z" w16du:dateUtc="2024-09-12T15:22:00Z">
        <w:r w:rsidRPr="00863667">
          <w:rPr>
            <w:rFonts w:ascii="iCiel Avenir LT Std 35 Light" w:hAnsi="iCiel Avenir LT Std 35 Light" w:cs="Arial"/>
            <w:sz w:val="22"/>
            <w:szCs w:val="22"/>
          </w:rPr>
          <w:t xml:space="preserve">Referral will normally take place at the point of failure (i.e. the unmoderated notification of unit results). The terms of Referral are confirmed by the Subject Examination Board (or by Chair's action) taking into consideration the recommendation of the relevant Unit Leader. The Referral must relate substantively to the content of the failed unit; referral tasks cannot be given for units not taken by a student. The time allowed for Referrals will in all cases be standard, agreed centrally and consistent across all awards. </w:t>
        </w:r>
      </w:ins>
    </w:p>
    <w:p w14:paraId="34AC6206" w14:textId="77777777" w:rsidR="00B553BE" w:rsidRPr="00863667" w:rsidRDefault="00B553BE" w:rsidP="00B553BE">
      <w:pPr>
        <w:ind w:firstLine="0"/>
        <w:rPr>
          <w:ins w:id="5311" w:author="An Tran, ACA (BUV)" w:date="2024-09-12T22:22:00Z" w16du:dateUtc="2024-09-12T15:22:00Z"/>
          <w:rFonts w:ascii="iCiel Avenir LT Std 35 Light" w:hAnsi="iCiel Avenir LT Std 35 Light" w:cs="Arial"/>
          <w:sz w:val="22"/>
          <w:szCs w:val="22"/>
        </w:rPr>
      </w:pPr>
      <w:ins w:id="5312" w:author="An Tran, ACA (BUV)" w:date="2024-09-12T22:22:00Z" w16du:dateUtc="2024-09-12T15:22:00Z">
        <w:r w:rsidRPr="00863667">
          <w:rPr>
            <w:rFonts w:ascii="iCiel Avenir LT Std 35 Light" w:hAnsi="iCiel Avenir LT Std 35 Light" w:cs="Arial"/>
            <w:sz w:val="22"/>
            <w:szCs w:val="22"/>
          </w:rPr>
          <w:t xml:space="preserve">A student will never be given a deadline for resubmission that permits less than two weeks for the work to be retrieved. For a graduating cohort no referral will be issued for any unit completed after week 20 of the academic year; if these units are failed, the Subject Examination Board will consider whether to offer a Referral. </w:t>
        </w:r>
      </w:ins>
    </w:p>
    <w:p w14:paraId="54395C6A" w14:textId="77777777" w:rsidR="00B553BE" w:rsidRPr="00863667" w:rsidRDefault="00B553BE" w:rsidP="00B553BE">
      <w:pPr>
        <w:ind w:firstLine="0"/>
        <w:rPr>
          <w:ins w:id="5313" w:author="An Tran, ACA (BUV)" w:date="2024-09-12T22:22:00Z" w16du:dateUtc="2024-09-12T15:22:00Z"/>
          <w:rFonts w:ascii="iCiel Avenir LT Std 35 Light" w:hAnsi="iCiel Avenir LT Std 35 Light" w:cs="Arial"/>
          <w:sz w:val="22"/>
          <w:szCs w:val="22"/>
        </w:rPr>
      </w:pPr>
      <w:ins w:id="5314" w:author="An Tran, ACA (BUV)" w:date="2024-09-12T22:22:00Z" w16du:dateUtc="2024-09-12T15:22:00Z">
        <w:r w:rsidRPr="00863667">
          <w:rPr>
            <w:rFonts w:ascii="iCiel Avenir LT Std 35 Light" w:hAnsi="iCiel Avenir LT Std 35 Light" w:cs="Arial"/>
            <w:sz w:val="22"/>
            <w:szCs w:val="22"/>
          </w:rPr>
          <w:t xml:space="preserve">The Subject Examination Board must confirm that submitted Referral work is satisfactory before credit can be awarded. This confirmation will be given as soon as possible, and students will be notified of the date their results will be available. </w:t>
        </w:r>
      </w:ins>
    </w:p>
    <w:p w14:paraId="379B3F5A" w14:textId="77777777" w:rsidR="00B553BE" w:rsidRPr="00863667" w:rsidRDefault="00B553BE" w:rsidP="00B553BE">
      <w:pPr>
        <w:ind w:firstLine="0"/>
        <w:rPr>
          <w:ins w:id="5315" w:author="An Tran, ACA (BUV)" w:date="2024-09-12T22:22:00Z" w16du:dateUtc="2024-09-12T15:22:00Z"/>
          <w:rFonts w:ascii="iCiel Avenir LT Std 35 Light" w:hAnsi="iCiel Avenir LT Std 35 Light" w:cs="Arial"/>
          <w:sz w:val="22"/>
          <w:szCs w:val="22"/>
        </w:rPr>
      </w:pPr>
      <w:ins w:id="5316" w:author="An Tran, ACA (BUV)" w:date="2024-09-12T22:22:00Z" w16du:dateUtc="2024-09-12T15:22:00Z">
        <w:r w:rsidRPr="00863667">
          <w:rPr>
            <w:rFonts w:ascii="iCiel Avenir LT Std 35 Light" w:hAnsi="iCiel Avenir LT Std 35 Light" w:cs="Arial"/>
            <w:sz w:val="22"/>
            <w:szCs w:val="22"/>
          </w:rPr>
          <w:t xml:space="preserve">Successful completion of a Referral for any assessment component gains a pass mark of 40% for the unit. Where the Referral mark does not improve upon the previous mark, the previous mark will stand. If the unit has not been passed, the student will normally be offered a Retake by the Progression and Awards Board unless other factors (such as the student’s overall balance of failure) exclude this under the regulations. </w:t>
        </w:r>
      </w:ins>
    </w:p>
    <w:p w14:paraId="59DA284D" w14:textId="77777777" w:rsidR="00B553BE" w:rsidRPr="00863667" w:rsidRDefault="00B553BE" w:rsidP="00B553BE">
      <w:pPr>
        <w:ind w:firstLine="0"/>
        <w:rPr>
          <w:ins w:id="5317" w:author="An Tran, ACA (BUV)" w:date="2024-09-12T22:22:00Z" w16du:dateUtc="2024-09-12T15:22:00Z"/>
          <w:rFonts w:ascii="iCiel Avenir LT Std 35 Light" w:hAnsi="iCiel Avenir LT Std 35 Light" w:cs="Arial"/>
          <w:sz w:val="22"/>
          <w:szCs w:val="22"/>
          <w:lang w:val="vi-VN"/>
        </w:rPr>
      </w:pPr>
      <w:ins w:id="5318" w:author="An Tran, ACA (BUV)" w:date="2024-09-12T22:22:00Z" w16du:dateUtc="2024-09-12T15:22:00Z">
        <w:r w:rsidRPr="00863667">
          <w:rPr>
            <w:rFonts w:ascii="iCiel Avenir LT Std 35 Light" w:hAnsi="iCiel Avenir LT Std 35 Light" w:cs="Arial"/>
            <w:sz w:val="22"/>
            <w:szCs w:val="22"/>
          </w:rPr>
          <w:t xml:space="preserve">Referral work may be subject to the terms of Compensation. </w:t>
        </w:r>
      </w:ins>
    </w:p>
    <w:p w14:paraId="2148EC30" w14:textId="77777777" w:rsidR="00B553BE" w:rsidRPr="00863667" w:rsidRDefault="00B553BE" w:rsidP="00B553BE">
      <w:pPr>
        <w:ind w:firstLine="0"/>
        <w:rPr>
          <w:ins w:id="5319" w:author="An Tran, ACA (BUV)" w:date="2024-09-12T22:22:00Z" w16du:dateUtc="2024-09-12T15:22:00Z"/>
          <w:rFonts w:ascii="iCiel Avenir LT Std 35 Light" w:hAnsi="iCiel Avenir LT Std 35 Light" w:cs="Arial"/>
          <w:i/>
          <w:iCs/>
          <w:sz w:val="22"/>
          <w:szCs w:val="22"/>
        </w:rPr>
      </w:pPr>
      <w:ins w:id="5320" w:author="An Tran, ACA (BUV)" w:date="2024-09-12T22:22:00Z" w16du:dateUtc="2024-09-12T15:22:00Z">
        <w:r w:rsidRPr="00863667">
          <w:rPr>
            <w:rFonts w:ascii="iCiel Avenir LT Std 35 Light" w:hAnsi="iCiel Avenir LT Std 35 Light" w:cs="Arial"/>
            <w:i/>
            <w:iCs/>
            <w:sz w:val="22"/>
            <w:szCs w:val="22"/>
          </w:rPr>
          <w:t>Việc thi lại cung cấp cho sinh viên thêm cơ hội để hoàn thành (các) bài thành phần của môn học chưa đạt. Điều này bao gồm việc hoàn thành (các) bài thành phần chưa đạt để đảm bảo hoàn thành môn học bị đánh giá là chưa đạt. Mỗi môn học chỉ được thi lại một lần duy nhất.</w:t>
        </w:r>
      </w:ins>
    </w:p>
    <w:p w14:paraId="0599BB97" w14:textId="77777777" w:rsidR="00B553BE" w:rsidRPr="00863667" w:rsidRDefault="00B553BE" w:rsidP="00B553BE">
      <w:pPr>
        <w:ind w:firstLine="0"/>
        <w:rPr>
          <w:ins w:id="5321" w:author="An Tran, ACA (BUV)" w:date="2024-09-12T22:22:00Z" w16du:dateUtc="2024-09-12T15:22:00Z"/>
          <w:rFonts w:ascii="iCiel Avenir LT Std 35 Light" w:hAnsi="iCiel Avenir LT Std 35 Light" w:cs="Arial"/>
          <w:i/>
          <w:iCs/>
          <w:sz w:val="22"/>
          <w:szCs w:val="22"/>
        </w:rPr>
      </w:pPr>
      <w:ins w:id="5322" w:author="An Tran, ACA (BUV)" w:date="2024-09-12T22:22:00Z" w16du:dateUtc="2024-09-12T15:22:00Z">
        <w:r w:rsidRPr="00863667">
          <w:rPr>
            <w:rFonts w:ascii="iCiel Avenir LT Std 35 Light" w:hAnsi="iCiel Avenir LT Std 35 Light" w:cs="Arial"/>
            <w:i/>
            <w:iCs/>
            <w:sz w:val="22"/>
            <w:szCs w:val="22"/>
          </w:rPr>
          <w:t>Việc thi lại được áp dụng cho tất cả các môn học chưa đạt, ngoại trừ trường hợp sinh viên vi phạm quy định học thuật.</w:t>
        </w:r>
      </w:ins>
    </w:p>
    <w:p w14:paraId="75BE54A3" w14:textId="77777777" w:rsidR="00B553BE" w:rsidRPr="00863667" w:rsidRDefault="00B553BE" w:rsidP="00B553BE">
      <w:pPr>
        <w:ind w:firstLine="0"/>
        <w:rPr>
          <w:ins w:id="5323" w:author="An Tran, ACA (BUV)" w:date="2024-09-12T22:22:00Z" w16du:dateUtc="2024-09-12T15:22:00Z"/>
          <w:rFonts w:ascii="iCiel Avenir LT Std 35 Light" w:hAnsi="iCiel Avenir LT Std 35 Light" w:cs="Arial"/>
          <w:i/>
          <w:iCs/>
          <w:sz w:val="22"/>
          <w:szCs w:val="22"/>
        </w:rPr>
      </w:pPr>
      <w:ins w:id="5324" w:author="An Tran, ACA (BUV)" w:date="2024-09-12T22:22:00Z" w16du:dateUtc="2024-09-12T15:22:00Z">
        <w:r w:rsidRPr="00863667">
          <w:rPr>
            <w:rFonts w:ascii="iCiel Avenir LT Std 35 Light" w:hAnsi="iCiel Avenir LT Std 35 Light" w:cs="Arial"/>
            <w:i/>
            <w:iCs/>
            <w:sz w:val="22"/>
            <w:szCs w:val="22"/>
          </w:rPr>
          <w:t>Việc thi lại thường sẽ diễn ra tại thời điểm môn thi có kết quả chưa đạt (tức là thông báo kết quả môn học chưa được điều chỉnh). Các điều khoản của việc thi lại sẽ được Hội đồng khảo thí xác nhận, dựa trên khuyến nghị của Trưởng môn học liên quan. Việc thi lại chỉ liên quan đến nội dung của môn học chưa đạt. Thời gian cho phép thi lại trong tất cả các trường hợp sẽ được quy định theo tiêu chuẩn, được thống nhất bởi Hội đồng.</w:t>
        </w:r>
      </w:ins>
    </w:p>
    <w:p w14:paraId="21C1E7AE" w14:textId="77777777" w:rsidR="00B553BE" w:rsidRPr="00863667" w:rsidRDefault="00B553BE" w:rsidP="00B553BE">
      <w:pPr>
        <w:ind w:firstLine="0"/>
        <w:rPr>
          <w:ins w:id="5325" w:author="An Tran, ACA (BUV)" w:date="2024-09-12T22:22:00Z" w16du:dateUtc="2024-09-12T15:22:00Z"/>
          <w:rFonts w:ascii="iCiel Avenir LT Std 35 Light" w:hAnsi="iCiel Avenir LT Std 35 Light" w:cs="Arial"/>
          <w:i/>
          <w:iCs/>
          <w:sz w:val="22"/>
          <w:szCs w:val="22"/>
        </w:rPr>
      </w:pPr>
      <w:ins w:id="5326" w:author="An Tran, ACA (BUV)" w:date="2024-09-12T22:22:00Z" w16du:dateUtc="2024-09-12T15:22:00Z">
        <w:r w:rsidRPr="00863667">
          <w:rPr>
            <w:rFonts w:ascii="iCiel Avenir LT Std 35 Light" w:hAnsi="iCiel Avenir LT Std 35 Light" w:cs="Arial"/>
            <w:i/>
            <w:iCs/>
            <w:sz w:val="22"/>
            <w:szCs w:val="22"/>
          </w:rPr>
          <w:t>Sinh viên sẽ không được cấp thời hạn nộp lại mà ít hơn hai tuần để hoàn thành việc thi lại. Đối với các nhóm sinh viên tốt nghiệp, bài thi lại không được tiến hành cho bất kỳ môn học nào hoàn thành sau tuần thứ 20 của năm học; nếu các môn học này không đạt điểm đỗ, Hội đồng khảo thí sẽ xem xét việc có nên đề xuất thi lại hay không.</w:t>
        </w:r>
      </w:ins>
    </w:p>
    <w:p w14:paraId="26E1B86F" w14:textId="77777777" w:rsidR="00B553BE" w:rsidRPr="00863667" w:rsidRDefault="00B553BE" w:rsidP="00B553BE">
      <w:pPr>
        <w:ind w:firstLine="0"/>
        <w:rPr>
          <w:ins w:id="5327" w:author="An Tran, ACA (BUV)" w:date="2024-09-12T22:22:00Z" w16du:dateUtc="2024-09-12T15:22:00Z"/>
          <w:rFonts w:ascii="iCiel Avenir LT Std 35 Light" w:hAnsi="iCiel Avenir LT Std 35 Light" w:cs="Arial"/>
          <w:i/>
          <w:iCs/>
          <w:sz w:val="22"/>
          <w:szCs w:val="22"/>
        </w:rPr>
      </w:pPr>
      <w:ins w:id="5328" w:author="An Tran, ACA (BUV)" w:date="2024-09-12T22:22:00Z" w16du:dateUtc="2024-09-12T15:22:00Z">
        <w:r w:rsidRPr="00863667">
          <w:rPr>
            <w:rFonts w:ascii="iCiel Avenir LT Std 35 Light" w:hAnsi="iCiel Avenir LT Std 35 Light" w:cs="Arial"/>
            <w:i/>
            <w:iCs/>
            <w:sz w:val="22"/>
            <w:szCs w:val="22"/>
          </w:rPr>
          <w:t>Hội đồng khảo thí phải xác nhận rằng việc nộp bài thi lại là đạt yêu cầu trước khi sinh viên đạt được số tín chỉ đó. Sự xác nhận này sẽ được đưa ra sớm nhất có thể, và sinh viên sẽ được thông báo ngày kết quả chính thức được công bố.</w:t>
        </w:r>
      </w:ins>
    </w:p>
    <w:p w14:paraId="3C6D32F8" w14:textId="77777777" w:rsidR="00B553BE" w:rsidRPr="00863667" w:rsidRDefault="00B553BE" w:rsidP="00B553BE">
      <w:pPr>
        <w:ind w:firstLine="0"/>
        <w:rPr>
          <w:ins w:id="5329" w:author="An Tran, ACA (BUV)" w:date="2024-09-12T22:22:00Z" w16du:dateUtc="2024-09-12T15:22:00Z"/>
          <w:rFonts w:ascii="iCiel Avenir LT Std 35 Light" w:hAnsi="iCiel Avenir LT Std 35 Light" w:cs="Arial"/>
          <w:i/>
          <w:iCs/>
          <w:sz w:val="22"/>
          <w:szCs w:val="22"/>
        </w:rPr>
      </w:pPr>
      <w:ins w:id="5330" w:author="An Tran, ACA (BUV)" w:date="2024-09-12T22:22:00Z" w16du:dateUtc="2024-09-12T15:22:00Z">
        <w:r w:rsidRPr="00863667">
          <w:rPr>
            <w:rFonts w:ascii="iCiel Avenir LT Std 35 Light" w:hAnsi="iCiel Avenir LT Std 35 Light" w:cs="Arial"/>
            <w:i/>
            <w:iCs/>
            <w:sz w:val="22"/>
            <w:szCs w:val="22"/>
          </w:rPr>
          <w:t>Việc hoàn thành thi lại cho bất kỳ thành phần đánh giá nào sẽ đạt điểm qua 40% cho môn học. Nếu điểm chuyển tiếp không cải thiện so với điểm trước đó, điểm trước đó sẽ được giữ nguyên. Nếu môn học chưa đạt điểm đỗ, sinh viên thường sẽ được đề xuất học lại bởi Hội đồng khảo thí, trừ khi các yếu tố loại trừ khác (ví dụ: tổng số tín chỉ chưa đạt) điều này theo quy định.</w:t>
        </w:r>
      </w:ins>
    </w:p>
    <w:p w14:paraId="44493A39" w14:textId="77777777" w:rsidR="00B553BE" w:rsidRPr="00863667" w:rsidRDefault="00B553BE" w:rsidP="00B553BE">
      <w:pPr>
        <w:tabs>
          <w:tab w:val="left" w:pos="630"/>
          <w:tab w:val="left" w:pos="720"/>
          <w:tab w:val="left" w:pos="1080"/>
        </w:tabs>
        <w:ind w:firstLine="0"/>
        <w:rPr>
          <w:ins w:id="5331" w:author="An Tran, ACA (BUV)" w:date="2024-09-12T22:22:00Z" w16du:dateUtc="2024-09-12T15:22:00Z"/>
          <w:rFonts w:ascii="iCiel Avenir LT Std 35 Light" w:hAnsi="iCiel Avenir LT Std 35 Light" w:cs="Arial"/>
          <w:i/>
          <w:iCs/>
          <w:sz w:val="22"/>
          <w:szCs w:val="22"/>
        </w:rPr>
      </w:pPr>
      <w:ins w:id="5332" w:author="An Tran, ACA (BUV)" w:date="2024-09-12T22:22:00Z" w16du:dateUtc="2024-09-12T15:22:00Z">
        <w:r w:rsidRPr="00863667">
          <w:rPr>
            <w:rFonts w:ascii="iCiel Avenir LT Std 35 Light" w:hAnsi="iCiel Avenir LT Std 35 Light" w:cs="Arial"/>
            <w:i/>
            <w:iCs/>
            <w:sz w:val="22"/>
            <w:szCs w:val="22"/>
          </w:rPr>
          <w:t>Thi lại có thể sẽ được yêu cầu một khoản phí theo yêu cầu của Nhà trường.</w:t>
        </w:r>
      </w:ins>
    </w:p>
    <w:p w14:paraId="484B6649" w14:textId="77777777" w:rsidR="00B553BE" w:rsidRPr="00863667" w:rsidRDefault="00B553BE" w:rsidP="00B553BE">
      <w:pPr>
        <w:pStyle w:val="ListParagraph"/>
        <w:keepNext/>
        <w:keepLines/>
        <w:numPr>
          <w:ilvl w:val="0"/>
          <w:numId w:val="24"/>
        </w:numPr>
        <w:tabs>
          <w:tab w:val="left" w:pos="630"/>
          <w:tab w:val="left" w:pos="990"/>
        </w:tabs>
        <w:ind w:left="0" w:firstLine="720"/>
        <w:contextualSpacing w:val="0"/>
        <w:outlineLvl w:val="1"/>
        <w:rPr>
          <w:ins w:id="5333"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pPr>
      <w:bookmarkStart w:id="5334" w:name="_Toc175560400"/>
      <w:bookmarkStart w:id="5335" w:name="_Toc175569838"/>
      <w:bookmarkStart w:id="5336" w:name="_Toc175573753"/>
      <w:bookmarkStart w:id="5337" w:name="_Toc176526506"/>
      <w:bookmarkStart w:id="5338" w:name="_Toc176526597"/>
      <w:bookmarkStart w:id="5339" w:name="_Toc177077468"/>
      <w:bookmarkStart w:id="5340" w:name="_Toc177143409"/>
      <w:bookmarkStart w:id="5341" w:name="_Toc177143764"/>
      <w:bookmarkEnd w:id="5334"/>
      <w:bookmarkEnd w:id="5335"/>
      <w:bookmarkEnd w:id="5336"/>
      <w:bookmarkEnd w:id="5337"/>
      <w:bookmarkEnd w:id="5338"/>
      <w:bookmarkEnd w:id="5339"/>
      <w:bookmarkEnd w:id="5340"/>
      <w:bookmarkEnd w:id="5341"/>
    </w:p>
    <w:p w14:paraId="0F9FE699" w14:textId="77777777" w:rsidR="00B553BE" w:rsidRPr="00863667" w:rsidRDefault="00B553BE" w:rsidP="00B553BE">
      <w:pPr>
        <w:pStyle w:val="ListParagraph"/>
        <w:keepNext/>
        <w:keepLines/>
        <w:numPr>
          <w:ilvl w:val="0"/>
          <w:numId w:val="24"/>
        </w:numPr>
        <w:tabs>
          <w:tab w:val="left" w:pos="630"/>
          <w:tab w:val="left" w:pos="990"/>
        </w:tabs>
        <w:ind w:left="0" w:firstLine="720"/>
        <w:contextualSpacing w:val="0"/>
        <w:outlineLvl w:val="1"/>
        <w:rPr>
          <w:ins w:id="5342"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pPr>
      <w:bookmarkStart w:id="5343" w:name="_Toc175560401"/>
      <w:bookmarkStart w:id="5344" w:name="_Toc175569839"/>
      <w:bookmarkStart w:id="5345" w:name="_Toc175573754"/>
      <w:bookmarkStart w:id="5346" w:name="_Toc176526507"/>
      <w:bookmarkStart w:id="5347" w:name="_Toc176526598"/>
      <w:bookmarkStart w:id="5348" w:name="_Toc177077469"/>
      <w:bookmarkStart w:id="5349" w:name="_Toc177143410"/>
      <w:bookmarkStart w:id="5350" w:name="_Toc177143765"/>
      <w:bookmarkEnd w:id="5343"/>
      <w:bookmarkEnd w:id="5344"/>
      <w:bookmarkEnd w:id="5345"/>
      <w:bookmarkEnd w:id="5346"/>
      <w:bookmarkEnd w:id="5347"/>
      <w:bookmarkEnd w:id="5348"/>
      <w:bookmarkEnd w:id="5349"/>
      <w:bookmarkEnd w:id="5350"/>
    </w:p>
    <w:p w14:paraId="045E3A87" w14:textId="77777777" w:rsidR="00B553BE" w:rsidRPr="00863667" w:rsidRDefault="00B553BE" w:rsidP="00B553BE">
      <w:pPr>
        <w:pStyle w:val="ListParagraph"/>
        <w:keepNext/>
        <w:keepLines/>
        <w:numPr>
          <w:ilvl w:val="0"/>
          <w:numId w:val="24"/>
        </w:numPr>
        <w:tabs>
          <w:tab w:val="left" w:pos="630"/>
          <w:tab w:val="left" w:pos="990"/>
        </w:tabs>
        <w:ind w:left="0" w:firstLine="720"/>
        <w:contextualSpacing w:val="0"/>
        <w:outlineLvl w:val="1"/>
        <w:rPr>
          <w:ins w:id="5351"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pPr>
      <w:bookmarkStart w:id="5352" w:name="_Toc175560402"/>
      <w:bookmarkStart w:id="5353" w:name="_Toc175569840"/>
      <w:bookmarkStart w:id="5354" w:name="_Toc175573755"/>
      <w:bookmarkStart w:id="5355" w:name="_Toc176526508"/>
      <w:bookmarkStart w:id="5356" w:name="_Toc176526599"/>
      <w:bookmarkStart w:id="5357" w:name="_Toc177077470"/>
      <w:bookmarkStart w:id="5358" w:name="_Toc177143411"/>
      <w:bookmarkStart w:id="5359" w:name="_Toc177143766"/>
      <w:bookmarkEnd w:id="5352"/>
      <w:bookmarkEnd w:id="5353"/>
      <w:bookmarkEnd w:id="5354"/>
      <w:bookmarkEnd w:id="5355"/>
      <w:bookmarkEnd w:id="5356"/>
      <w:bookmarkEnd w:id="5357"/>
      <w:bookmarkEnd w:id="5358"/>
      <w:bookmarkEnd w:id="5359"/>
    </w:p>
    <w:p w14:paraId="2DF7F056" w14:textId="77777777" w:rsidR="00B553BE" w:rsidRPr="00863667" w:rsidRDefault="00B553BE" w:rsidP="00B553BE">
      <w:pPr>
        <w:pStyle w:val="ListParagraph"/>
        <w:keepNext/>
        <w:keepLines/>
        <w:numPr>
          <w:ilvl w:val="0"/>
          <w:numId w:val="24"/>
        </w:numPr>
        <w:tabs>
          <w:tab w:val="left" w:pos="630"/>
          <w:tab w:val="left" w:pos="990"/>
        </w:tabs>
        <w:ind w:left="0" w:firstLine="720"/>
        <w:contextualSpacing w:val="0"/>
        <w:outlineLvl w:val="1"/>
        <w:rPr>
          <w:ins w:id="5360"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pPr>
      <w:bookmarkStart w:id="5361" w:name="_Toc175560403"/>
      <w:bookmarkStart w:id="5362" w:name="_Toc175569841"/>
      <w:bookmarkStart w:id="5363" w:name="_Toc175573756"/>
      <w:bookmarkStart w:id="5364" w:name="_Toc176526509"/>
      <w:bookmarkStart w:id="5365" w:name="_Toc176526600"/>
      <w:bookmarkStart w:id="5366" w:name="_Toc177077471"/>
      <w:bookmarkStart w:id="5367" w:name="_Toc177143412"/>
      <w:bookmarkStart w:id="5368" w:name="_Toc177143767"/>
      <w:bookmarkEnd w:id="5361"/>
      <w:bookmarkEnd w:id="5362"/>
      <w:bookmarkEnd w:id="5363"/>
      <w:bookmarkEnd w:id="5364"/>
      <w:bookmarkEnd w:id="5365"/>
      <w:bookmarkEnd w:id="5366"/>
      <w:bookmarkEnd w:id="5367"/>
      <w:bookmarkEnd w:id="5368"/>
    </w:p>
    <w:p w14:paraId="1BCBDBED" w14:textId="77777777" w:rsidR="00B553BE" w:rsidRPr="00863667" w:rsidRDefault="00B553BE" w:rsidP="00B553BE">
      <w:pPr>
        <w:pStyle w:val="ListParagraph"/>
        <w:keepNext/>
        <w:keepLines/>
        <w:numPr>
          <w:ilvl w:val="0"/>
          <w:numId w:val="24"/>
        </w:numPr>
        <w:tabs>
          <w:tab w:val="left" w:pos="630"/>
          <w:tab w:val="left" w:pos="990"/>
        </w:tabs>
        <w:ind w:left="0" w:firstLine="720"/>
        <w:contextualSpacing w:val="0"/>
        <w:outlineLvl w:val="1"/>
        <w:rPr>
          <w:ins w:id="5369"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pPr>
      <w:bookmarkStart w:id="5370" w:name="_Toc175560404"/>
      <w:bookmarkStart w:id="5371" w:name="_Toc175569842"/>
      <w:bookmarkStart w:id="5372" w:name="_Toc175573757"/>
      <w:bookmarkStart w:id="5373" w:name="_Toc176526510"/>
      <w:bookmarkStart w:id="5374" w:name="_Toc176526601"/>
      <w:bookmarkStart w:id="5375" w:name="_Toc177077472"/>
      <w:bookmarkStart w:id="5376" w:name="_Toc177143413"/>
      <w:bookmarkStart w:id="5377" w:name="_Toc177143768"/>
      <w:bookmarkEnd w:id="5370"/>
      <w:bookmarkEnd w:id="5371"/>
      <w:bookmarkEnd w:id="5372"/>
      <w:bookmarkEnd w:id="5373"/>
      <w:bookmarkEnd w:id="5374"/>
      <w:bookmarkEnd w:id="5375"/>
      <w:bookmarkEnd w:id="5376"/>
      <w:bookmarkEnd w:id="5377"/>
    </w:p>
    <w:p w14:paraId="76C0CDEA" w14:textId="77777777" w:rsidR="00B553BE" w:rsidRPr="00863667" w:rsidRDefault="00B553BE" w:rsidP="00B553BE">
      <w:pPr>
        <w:pStyle w:val="ListParagraph"/>
        <w:keepNext/>
        <w:keepLines/>
        <w:numPr>
          <w:ilvl w:val="0"/>
          <w:numId w:val="24"/>
        </w:numPr>
        <w:tabs>
          <w:tab w:val="left" w:pos="630"/>
          <w:tab w:val="left" w:pos="990"/>
        </w:tabs>
        <w:ind w:left="0" w:firstLine="720"/>
        <w:contextualSpacing w:val="0"/>
        <w:outlineLvl w:val="1"/>
        <w:rPr>
          <w:ins w:id="5378"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pPr>
      <w:bookmarkStart w:id="5379" w:name="_Toc175560405"/>
      <w:bookmarkStart w:id="5380" w:name="_Toc175569843"/>
      <w:bookmarkStart w:id="5381" w:name="_Toc175573758"/>
      <w:bookmarkStart w:id="5382" w:name="_Toc176526511"/>
      <w:bookmarkStart w:id="5383" w:name="_Toc176526602"/>
      <w:bookmarkStart w:id="5384" w:name="_Toc177077473"/>
      <w:bookmarkStart w:id="5385" w:name="_Toc177143414"/>
      <w:bookmarkStart w:id="5386" w:name="_Toc177143769"/>
      <w:bookmarkEnd w:id="5379"/>
      <w:bookmarkEnd w:id="5380"/>
      <w:bookmarkEnd w:id="5381"/>
      <w:bookmarkEnd w:id="5382"/>
      <w:bookmarkEnd w:id="5383"/>
      <w:bookmarkEnd w:id="5384"/>
      <w:bookmarkEnd w:id="5385"/>
      <w:bookmarkEnd w:id="5386"/>
    </w:p>
    <w:p w14:paraId="5DA87A66" w14:textId="77777777" w:rsidR="00B553BE" w:rsidRPr="00863667" w:rsidRDefault="00B553BE">
      <w:pPr>
        <w:pStyle w:val="Question"/>
        <w:numPr>
          <w:ilvl w:val="0"/>
          <w:numId w:val="44"/>
        </w:numPr>
        <w:tabs>
          <w:tab w:val="left" w:pos="630"/>
          <w:tab w:val="left" w:pos="990"/>
        </w:tabs>
        <w:spacing w:before="100" w:line="400" w:lineRule="exact"/>
        <w:ind w:left="0" w:firstLine="720"/>
        <w:rPr>
          <w:ins w:id="5387" w:author="An Tran, ACA (BUV)" w:date="2024-09-12T22:22:00Z" w16du:dateUtc="2024-09-12T15:22:00Z"/>
          <w:rFonts w:cs="Arial"/>
          <w:szCs w:val="22"/>
        </w:rPr>
        <w:pPrChange w:id="5388" w:author="An Tran, ACA (BUV)" w:date="2024-09-12T22:38:00Z" w16du:dateUtc="2024-09-12T15:38:00Z">
          <w:pPr>
            <w:pStyle w:val="Question"/>
            <w:numPr>
              <w:numId w:val="44"/>
            </w:numPr>
            <w:tabs>
              <w:tab w:val="left" w:pos="630"/>
              <w:tab w:val="left" w:pos="990"/>
            </w:tabs>
            <w:spacing w:before="100" w:line="400" w:lineRule="exact"/>
            <w:ind w:left="1170" w:hanging="360"/>
          </w:pPr>
        </w:pPrChange>
      </w:pPr>
      <w:ins w:id="5389" w:author="An Tran, ACA (BUV)" w:date="2024-09-12T22:22:00Z" w16du:dateUtc="2024-09-12T15:22:00Z">
        <w:r w:rsidRPr="00863667">
          <w:rPr>
            <w:rFonts w:cs="Arial"/>
            <w:szCs w:val="22"/>
          </w:rPr>
          <w:t xml:space="preserve"> </w:t>
        </w:r>
        <w:bookmarkStart w:id="5390" w:name="_Toc176526603"/>
        <w:bookmarkStart w:id="5391" w:name="_Toc177143770"/>
        <w:r w:rsidRPr="00863667">
          <w:rPr>
            <w:rFonts w:cs="Arial"/>
            <w:szCs w:val="22"/>
            <w:rPrChange w:id="5392" w:author="An Tran, ACA (BUV)" w:date="2024-09-13T17:29:00Z" w16du:dateUtc="2024-09-13T10:29:00Z">
              <w:rPr>
                <w:rFonts w:cs="Arial"/>
                <w:szCs w:val="22"/>
                <w:lang w:val="vi-VN"/>
              </w:rPr>
            </w:rPrChange>
          </w:rPr>
          <w:t xml:space="preserve">How are retakes at BUV regulated? / </w:t>
        </w:r>
        <w:r w:rsidRPr="00863667">
          <w:rPr>
            <w:rFonts w:cs="Arial"/>
            <w:i/>
            <w:iCs/>
            <w:szCs w:val="22"/>
            <w:rPrChange w:id="5393" w:author="An Tran, ACA (BUV)" w:date="2024-09-13T17:29:00Z" w16du:dateUtc="2024-09-13T10:29:00Z">
              <w:rPr>
                <w:rFonts w:cs="Arial"/>
                <w:i/>
                <w:iCs/>
                <w:szCs w:val="22"/>
                <w:lang w:val="vi-VN"/>
              </w:rPr>
            </w:rPrChange>
          </w:rPr>
          <w:t>Quy định học lại ở BUV như thế nào?</w:t>
        </w:r>
        <w:bookmarkEnd w:id="5390"/>
        <w:bookmarkEnd w:id="5391"/>
      </w:ins>
    </w:p>
    <w:p w14:paraId="236C8694" w14:textId="77777777" w:rsidR="00B553BE" w:rsidRPr="00863667" w:rsidRDefault="00B553BE" w:rsidP="00B553BE">
      <w:pPr>
        <w:pStyle w:val="ListParagraph"/>
        <w:tabs>
          <w:tab w:val="left" w:pos="630"/>
          <w:tab w:val="left" w:pos="720"/>
          <w:tab w:val="left" w:pos="1080"/>
        </w:tabs>
        <w:ind w:left="0"/>
        <w:contextualSpacing w:val="0"/>
        <w:rPr>
          <w:ins w:id="5394" w:author="An Tran, ACA (BUV)" w:date="2024-09-12T22:22:00Z" w16du:dateUtc="2024-09-12T15:22:00Z"/>
          <w:rFonts w:ascii="iCiel Avenir LT Std 35 Light" w:hAnsi="iCiel Avenir LT Std 35 Light" w:cs="Arial"/>
          <w:b/>
          <w:bCs/>
          <w:sz w:val="22"/>
          <w:szCs w:val="22"/>
          <w:u w:val="single"/>
          <w:lang w:val="vi-VN"/>
        </w:rPr>
      </w:pPr>
      <w:ins w:id="5395" w:author="An Tran, ACA (BUV)" w:date="2024-09-12T22:22:00Z" w16du:dateUtc="2024-09-12T15:22:00Z">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r w:rsidRPr="00863667">
          <w:rPr>
            <w:rFonts w:ascii="iCiel Avenir LT Std 35 Light" w:hAnsi="iCiel Avenir LT Std 35 Light" w:cs="Arial"/>
            <w:sz w:val="22"/>
            <w:szCs w:val="22"/>
            <w:lang w:val="vi-VN"/>
          </w:rPr>
          <w:tab/>
        </w:r>
      </w:ins>
    </w:p>
    <w:p w14:paraId="1573A858" w14:textId="77777777" w:rsidR="00B553BE" w:rsidRPr="00863667" w:rsidRDefault="00B553BE" w:rsidP="00B553BE">
      <w:pPr>
        <w:tabs>
          <w:tab w:val="left" w:pos="630"/>
          <w:tab w:val="left" w:pos="720"/>
          <w:tab w:val="left" w:pos="1080"/>
        </w:tabs>
        <w:ind w:firstLine="0"/>
        <w:rPr>
          <w:ins w:id="5396" w:author="An Tran, ACA (BUV)" w:date="2024-09-12T22:22:00Z" w16du:dateUtc="2024-09-12T15:22:00Z"/>
          <w:rFonts w:ascii="iCiel Avenir LT Std 35 Light" w:hAnsi="iCiel Avenir LT Std 35 Light" w:cs="Arial"/>
          <w:sz w:val="22"/>
          <w:szCs w:val="22"/>
        </w:rPr>
      </w:pPr>
      <w:ins w:id="5397" w:author="An Tran, ACA (BUV)" w:date="2024-09-12T22:22:00Z" w16du:dateUtc="2024-09-12T15:22:00Z">
        <w:r w:rsidRPr="00863667">
          <w:rPr>
            <w:rFonts w:ascii="iCiel Avenir LT Std 35 Light" w:hAnsi="iCiel Avenir LT Std 35 Light" w:cs="Arial"/>
            <w:sz w:val="22"/>
            <w:szCs w:val="22"/>
          </w:rPr>
          <w:t xml:space="preserve">Retake provides a student with one final opportunity to retrieve a failed unit. A Retake may be offered by the Progression and Awards Board, on the recommendation of the Subject Examination Board, to enable a student to meet the requirements for progression or award. </w:t>
        </w:r>
      </w:ins>
    </w:p>
    <w:p w14:paraId="110E03E0" w14:textId="77777777" w:rsidR="00B553BE" w:rsidRPr="00863667" w:rsidRDefault="00B553BE" w:rsidP="00B553BE">
      <w:pPr>
        <w:tabs>
          <w:tab w:val="left" w:pos="630"/>
          <w:tab w:val="left" w:pos="720"/>
          <w:tab w:val="left" w:pos="1080"/>
        </w:tabs>
        <w:ind w:firstLine="0"/>
        <w:rPr>
          <w:ins w:id="5398" w:author="An Tran, ACA (BUV)" w:date="2024-09-12T22:22:00Z" w16du:dateUtc="2024-09-12T15:22:00Z"/>
          <w:rFonts w:ascii="iCiel Avenir LT Std 35 Light" w:hAnsi="iCiel Avenir LT Std 35 Light" w:cs="Arial"/>
          <w:sz w:val="22"/>
          <w:szCs w:val="22"/>
        </w:rPr>
      </w:pPr>
      <w:ins w:id="5399" w:author="An Tran, ACA (BUV)" w:date="2024-09-12T22:22:00Z" w16du:dateUtc="2024-09-12T15:22:00Z">
        <w:r w:rsidRPr="00863667">
          <w:rPr>
            <w:rFonts w:ascii="iCiel Avenir LT Std 35 Light" w:hAnsi="iCiel Avenir LT Std 35 Light" w:cs="Arial"/>
            <w:sz w:val="22"/>
            <w:szCs w:val="22"/>
          </w:rPr>
          <w:t>In determining its recommendation, the Subject Examination Board will consider the overall profile of the student as indicated by the unit results achieved. The Board may consider evidence about how the student has engaged with the course, including patterns of attendance and the submission of work.</w:t>
        </w:r>
      </w:ins>
    </w:p>
    <w:p w14:paraId="61B75BED" w14:textId="7F69DAB3" w:rsidR="00B553BE" w:rsidRPr="00863667" w:rsidRDefault="00B553BE" w:rsidP="00B553BE">
      <w:pPr>
        <w:tabs>
          <w:tab w:val="left" w:pos="630"/>
          <w:tab w:val="left" w:pos="720"/>
          <w:tab w:val="left" w:pos="1080"/>
        </w:tabs>
        <w:ind w:firstLine="0"/>
        <w:rPr>
          <w:ins w:id="5400" w:author="An Tran, ACA (BUV)" w:date="2024-09-12T22:22:00Z" w16du:dateUtc="2024-09-12T15:22:00Z"/>
          <w:rFonts w:ascii="iCiel Avenir LT Std 35 Light" w:hAnsi="iCiel Avenir LT Std 35 Light" w:cs="Arial"/>
          <w:sz w:val="22"/>
          <w:szCs w:val="22"/>
        </w:rPr>
      </w:pPr>
      <w:ins w:id="5401" w:author="An Tran, ACA (BUV)" w:date="2024-09-12T22:22:00Z" w16du:dateUtc="2024-09-12T15:22:00Z">
        <w:r w:rsidRPr="00863667">
          <w:rPr>
            <w:rFonts w:ascii="iCiel Avenir LT Std 35 Light" w:hAnsi="iCiel Avenir LT Std 35 Light" w:cs="Arial"/>
            <w:sz w:val="22"/>
            <w:szCs w:val="22"/>
          </w:rPr>
          <w:t xml:space="preserve">If a student has failed to submit any work for assessment in a unit on both previous occasions, this is categorised as a double non-submission. A student is permitted a double non-submission in a unit </w:t>
        </w:r>
        <w:del w:id="5402" w:author="Uyen Tran, SIO (BUV)" w:date="2024-09-13T16:52:00Z" w16du:dateUtc="2024-09-13T09:52:00Z">
          <w:r w:rsidRPr="00863667" w:rsidDel="002F7C2F">
            <w:rPr>
              <w:rFonts w:ascii="iCiel Avenir LT Std 35 Light" w:hAnsi="iCiel Avenir LT Std 35 Light" w:cs="Arial"/>
              <w:sz w:val="22"/>
              <w:szCs w:val="22"/>
            </w:rPr>
            <w:delText>weighted</w:delText>
          </w:r>
        </w:del>
      </w:ins>
      <w:ins w:id="5403" w:author="Uyen Tran, SIO (BUV)" w:date="2024-09-13T16:52:00Z" w16du:dateUtc="2024-09-13T09:52:00Z">
        <w:r w:rsidR="002F7C2F" w:rsidRPr="00863667">
          <w:rPr>
            <w:rFonts w:ascii="iCiel Avenir LT Std 35 Light" w:hAnsi="iCiel Avenir LT Std 35 Light" w:cs="Arial"/>
            <w:sz w:val="22"/>
            <w:szCs w:val="22"/>
          </w:rPr>
          <w:t>weighed</w:t>
        </w:r>
      </w:ins>
      <w:ins w:id="5404" w:author="An Tran, ACA (BUV)" w:date="2024-09-12T22:22:00Z" w16du:dateUtc="2024-09-12T15:22:00Z">
        <w:r w:rsidRPr="00863667">
          <w:rPr>
            <w:rFonts w:ascii="iCiel Avenir LT Std 35 Light" w:hAnsi="iCiel Avenir LT Std 35 Light" w:cs="Arial"/>
            <w:sz w:val="22"/>
            <w:szCs w:val="22"/>
          </w:rPr>
          <w:t xml:space="preserve"> up to a total of 20 credits per year and may be eligible for a Retake in this unit. Where a double non-submission has taken place in a unit, or combination of units, equivalent to 40 or more credits, the units are deemed to have been failed irretrievably and the students’ studies will be terminated. However, the student may be offered the opportunity to repeat the year. </w:t>
        </w:r>
      </w:ins>
    </w:p>
    <w:p w14:paraId="524E6BBD" w14:textId="2B4EC0D6" w:rsidR="00B553BE" w:rsidRPr="00863667" w:rsidRDefault="00B553BE" w:rsidP="00B553BE">
      <w:pPr>
        <w:tabs>
          <w:tab w:val="left" w:pos="630"/>
          <w:tab w:val="left" w:pos="720"/>
          <w:tab w:val="left" w:pos="1080"/>
        </w:tabs>
        <w:ind w:firstLine="0"/>
        <w:rPr>
          <w:ins w:id="5405" w:author="An Tran, ACA (BUV)" w:date="2024-09-12T22:22:00Z" w16du:dateUtc="2024-09-12T15:22:00Z"/>
          <w:rFonts w:ascii="iCiel Avenir LT Std 35 Light" w:hAnsi="iCiel Avenir LT Std 35 Light" w:cs="Arial"/>
          <w:sz w:val="22"/>
          <w:szCs w:val="22"/>
        </w:rPr>
      </w:pPr>
      <w:ins w:id="5406" w:author="An Tran, ACA (BUV)" w:date="2024-09-12T22:22:00Z" w16du:dateUtc="2024-09-12T15:22:00Z">
        <w:r w:rsidRPr="00863667">
          <w:rPr>
            <w:rFonts w:ascii="iCiel Avenir LT Std 35 Light" w:hAnsi="iCiel Avenir LT Std 35 Light" w:cs="Arial"/>
            <w:sz w:val="22"/>
            <w:szCs w:val="22"/>
          </w:rPr>
          <w:t xml:space="preserve">To permit continuous study, and direct progression to the next academic level, Retakes will normally be offered up to a maximum of 40 credits. To ensure consistency of approach, the deadline for all such Retakes will be set centrally by the </w:t>
        </w:r>
        <w:del w:id="5407" w:author="Uyen Tran, SIO (BUV)" w:date="2024-09-13T16:52:00Z" w16du:dateUtc="2024-09-13T09:52:00Z">
          <w:r w:rsidRPr="00863667" w:rsidDel="002F7C2F">
            <w:rPr>
              <w:rFonts w:ascii="iCiel Avenir LT Std 35 Light" w:hAnsi="iCiel Avenir LT Std 35 Light" w:cs="Arial"/>
              <w:sz w:val="22"/>
              <w:szCs w:val="22"/>
            </w:rPr>
            <w:delText>University, and</w:delText>
          </w:r>
        </w:del>
      </w:ins>
      <w:ins w:id="5408" w:author="Uyen Tran, SIO (BUV)" w:date="2024-09-13T16:52:00Z" w16du:dateUtc="2024-09-13T09:52:00Z">
        <w:r w:rsidR="002F7C2F" w:rsidRPr="00863667">
          <w:rPr>
            <w:rFonts w:ascii="iCiel Avenir LT Std 35 Light" w:hAnsi="iCiel Avenir LT Std 35 Light" w:cs="Arial"/>
            <w:sz w:val="22"/>
            <w:szCs w:val="22"/>
          </w:rPr>
          <w:t>University and</w:t>
        </w:r>
      </w:ins>
      <w:ins w:id="5409" w:author="An Tran, ACA (BUV)" w:date="2024-09-12T22:22:00Z" w16du:dateUtc="2024-09-12T15:22:00Z">
        <w:r w:rsidRPr="00863667">
          <w:rPr>
            <w:rFonts w:ascii="iCiel Avenir LT Std 35 Light" w:hAnsi="iCiel Avenir LT Std 35 Light" w:cs="Arial"/>
            <w:sz w:val="22"/>
            <w:szCs w:val="22"/>
          </w:rPr>
          <w:t xml:space="preserve"> will apply to all students. A student will never be given a deadline to submit the work which permits less than four weeks for the work to be retrieved. </w:t>
        </w:r>
      </w:ins>
    </w:p>
    <w:p w14:paraId="258806EE" w14:textId="1DCFE866" w:rsidR="00B553BE" w:rsidRPr="00863667" w:rsidRDefault="00B553BE" w:rsidP="00B553BE">
      <w:pPr>
        <w:tabs>
          <w:tab w:val="left" w:pos="630"/>
          <w:tab w:val="left" w:pos="720"/>
          <w:tab w:val="left" w:pos="1080"/>
        </w:tabs>
        <w:ind w:firstLine="0"/>
        <w:rPr>
          <w:ins w:id="5410" w:author="An Tran, ACA (BUV)" w:date="2024-09-12T22:22:00Z" w16du:dateUtc="2024-09-12T15:22:00Z"/>
          <w:rFonts w:ascii="iCiel Avenir LT Std 35 Light" w:hAnsi="iCiel Avenir LT Std 35 Light" w:cs="Arial"/>
          <w:sz w:val="22"/>
          <w:szCs w:val="22"/>
        </w:rPr>
      </w:pPr>
      <w:ins w:id="5411" w:author="An Tran, ACA (BUV)" w:date="2024-09-12T22:22:00Z" w16du:dateUtc="2024-09-12T15:22:00Z">
        <w:r w:rsidRPr="00863667">
          <w:rPr>
            <w:rFonts w:ascii="iCiel Avenir LT Std 35 Light" w:hAnsi="iCiel Avenir LT Std 35 Light" w:cs="Arial"/>
            <w:sz w:val="22"/>
            <w:szCs w:val="22"/>
          </w:rPr>
          <w:t xml:space="preserve">Where the Board does not consider that the work is retrievable before the start of the next academic level, or where 60 credits are outstanding, the student will normally be required to intermit to retrieve the outstanding units. This may be with or without attendance, as determined by the Board. (This includes situations where work is outstanding following </w:t>
        </w:r>
        <w:del w:id="5412" w:author="Uyen Tran, SIO (BUV)" w:date="2024-09-13T16:52:00Z" w16du:dateUtc="2024-09-13T09:52:00Z">
          <w:r w:rsidRPr="00863667" w:rsidDel="002F7C2F">
            <w:rPr>
              <w:rFonts w:ascii="iCiel Avenir LT Std 35 Light" w:hAnsi="iCiel Avenir LT Std 35 Light" w:cs="Arial"/>
              <w:sz w:val="22"/>
              <w:szCs w:val="22"/>
            </w:rPr>
            <w:delText>deferral, and</w:delText>
          </w:r>
        </w:del>
      </w:ins>
      <w:ins w:id="5413" w:author="Uyen Tran, SIO (BUV)" w:date="2024-09-13T16:52:00Z" w16du:dateUtc="2024-09-13T09:52:00Z">
        <w:r w:rsidR="002F7C2F" w:rsidRPr="00863667">
          <w:rPr>
            <w:rFonts w:ascii="iCiel Avenir LT Std 35 Light" w:hAnsi="iCiel Avenir LT Std 35 Light" w:cs="Arial"/>
            <w:sz w:val="22"/>
            <w:szCs w:val="22"/>
          </w:rPr>
          <w:t>deferral and</w:t>
        </w:r>
      </w:ins>
      <w:ins w:id="5414" w:author="An Tran, ACA (BUV)" w:date="2024-09-12T22:22:00Z" w16du:dateUtc="2024-09-12T15:22:00Z">
        <w:r w:rsidRPr="00863667">
          <w:rPr>
            <w:rFonts w:ascii="iCiel Avenir LT Std 35 Light" w:hAnsi="iCiel Avenir LT Std 35 Light" w:cs="Arial"/>
            <w:sz w:val="22"/>
            <w:szCs w:val="22"/>
          </w:rPr>
          <w:t xml:space="preserve"> is intended to ensure that a student is not over-burdened during the next level of study). </w:t>
        </w:r>
      </w:ins>
    </w:p>
    <w:p w14:paraId="6E7EA70F" w14:textId="77777777" w:rsidR="00B553BE" w:rsidRPr="00863667" w:rsidRDefault="00B553BE" w:rsidP="00B553BE">
      <w:pPr>
        <w:tabs>
          <w:tab w:val="left" w:pos="630"/>
          <w:tab w:val="left" w:pos="720"/>
          <w:tab w:val="left" w:pos="1080"/>
        </w:tabs>
        <w:ind w:firstLine="0"/>
        <w:rPr>
          <w:ins w:id="5415" w:author="An Tran, ACA (BUV)" w:date="2024-09-12T22:22:00Z" w16du:dateUtc="2024-09-12T15:22:00Z"/>
          <w:rFonts w:ascii="iCiel Avenir LT Std 35 Light" w:hAnsi="iCiel Avenir LT Std 35 Light" w:cs="Arial"/>
          <w:sz w:val="22"/>
          <w:szCs w:val="22"/>
        </w:rPr>
      </w:pPr>
      <w:ins w:id="5416" w:author="An Tran, ACA (BUV)" w:date="2024-09-12T22:22:00Z" w16du:dateUtc="2024-09-12T15:22:00Z">
        <w:r w:rsidRPr="00863667">
          <w:rPr>
            <w:rFonts w:ascii="iCiel Avenir LT Std 35 Light" w:hAnsi="iCiel Avenir LT Std 35 Light" w:cs="Arial"/>
            <w:sz w:val="22"/>
            <w:szCs w:val="22"/>
          </w:rPr>
          <w:t xml:space="preserve">Where a student has achieved fewer than 60 credits with the remaining units being failed, no Retake will be issued. The student will be deemed to have failed the year without the opportunity to retrieve the outstanding units. This will normally result in the termination of studies. However, the student may be offered the opportunity to repeat the year. </w:t>
        </w:r>
      </w:ins>
    </w:p>
    <w:p w14:paraId="0BDBD90C" w14:textId="7EF3B63B" w:rsidR="00B553BE" w:rsidRPr="00863667" w:rsidRDefault="00B553BE" w:rsidP="00B553BE">
      <w:pPr>
        <w:tabs>
          <w:tab w:val="left" w:pos="630"/>
          <w:tab w:val="left" w:pos="720"/>
          <w:tab w:val="left" w:pos="1080"/>
        </w:tabs>
        <w:ind w:firstLine="0"/>
        <w:rPr>
          <w:ins w:id="5417" w:author="An Tran, ACA (BUV)" w:date="2024-09-12T22:22:00Z" w16du:dateUtc="2024-09-12T15:22:00Z"/>
          <w:rFonts w:ascii="iCiel Avenir LT Std 35 Light" w:hAnsi="iCiel Avenir LT Std 35 Light" w:cs="Arial"/>
          <w:sz w:val="22"/>
          <w:szCs w:val="22"/>
        </w:rPr>
      </w:pPr>
      <w:ins w:id="5418" w:author="An Tran, ACA (BUV)" w:date="2024-09-12T22:22:00Z" w16du:dateUtc="2024-09-12T15:22:00Z">
        <w:r w:rsidRPr="00863667">
          <w:rPr>
            <w:rFonts w:ascii="iCiel Avenir LT Std 35 Light" w:hAnsi="iCiel Avenir LT Std 35 Light" w:cs="Arial"/>
            <w:sz w:val="22"/>
            <w:szCs w:val="22"/>
          </w:rPr>
          <w:t xml:space="preserve">The Subject Examination Board must confirm that </w:t>
        </w:r>
        <w:del w:id="5419" w:author="Uyen Tran, SIO (BUV)" w:date="2024-09-13T16:52:00Z" w16du:dateUtc="2024-09-13T09:52:00Z">
          <w:r w:rsidRPr="00863667" w:rsidDel="002F7C2F">
            <w:rPr>
              <w:rFonts w:ascii="iCiel Avenir LT Std 35 Light" w:hAnsi="iCiel Avenir LT Std 35 Light" w:cs="Arial"/>
              <w:sz w:val="22"/>
              <w:szCs w:val="22"/>
            </w:rPr>
            <w:delText>submitted</w:delText>
          </w:r>
        </w:del>
      </w:ins>
      <w:ins w:id="5420" w:author="Uyen Tran, SIO (BUV)" w:date="2024-09-13T16:52:00Z" w16du:dateUtc="2024-09-13T09:52:00Z">
        <w:r w:rsidR="002F7C2F" w:rsidRPr="00863667">
          <w:rPr>
            <w:rFonts w:ascii="iCiel Avenir LT Std 35 Light" w:hAnsi="iCiel Avenir LT Std 35 Light" w:cs="Arial"/>
            <w:sz w:val="22"/>
            <w:szCs w:val="22"/>
          </w:rPr>
          <w:t>the submitted</w:t>
        </w:r>
      </w:ins>
      <w:ins w:id="5421" w:author="An Tran, ACA (BUV)" w:date="2024-09-12T22:22:00Z" w16du:dateUtc="2024-09-12T15:22:00Z">
        <w:r w:rsidRPr="00863667">
          <w:rPr>
            <w:rFonts w:ascii="iCiel Avenir LT Std 35 Light" w:hAnsi="iCiel Avenir LT Std 35 Light" w:cs="Arial"/>
            <w:sz w:val="22"/>
            <w:szCs w:val="22"/>
          </w:rPr>
          <w:t xml:space="preserve"> Retake work is satisfactory before credit can be awarded. This confirmation will be given as soon as possible, and students will be notified of the date their results will be available. </w:t>
        </w:r>
      </w:ins>
    </w:p>
    <w:p w14:paraId="0C2258BC" w14:textId="77777777" w:rsidR="00B553BE" w:rsidRPr="00863667" w:rsidRDefault="00B553BE" w:rsidP="00B553BE">
      <w:pPr>
        <w:tabs>
          <w:tab w:val="left" w:pos="630"/>
          <w:tab w:val="left" w:pos="720"/>
          <w:tab w:val="left" w:pos="1080"/>
        </w:tabs>
        <w:ind w:firstLine="0"/>
        <w:rPr>
          <w:ins w:id="5422" w:author="An Tran, ACA (BUV)" w:date="2024-09-12T22:22:00Z" w16du:dateUtc="2024-09-12T15:22:00Z"/>
          <w:rFonts w:ascii="iCiel Avenir LT Std 35 Light" w:hAnsi="iCiel Avenir LT Std 35 Light" w:cs="Arial"/>
          <w:sz w:val="22"/>
          <w:szCs w:val="22"/>
        </w:rPr>
      </w:pPr>
      <w:ins w:id="5423" w:author="An Tran, ACA (BUV)" w:date="2024-09-12T22:22:00Z" w16du:dateUtc="2024-09-12T15:22:00Z">
        <w:r w:rsidRPr="00863667">
          <w:rPr>
            <w:rFonts w:ascii="iCiel Avenir LT Std 35 Light" w:hAnsi="iCiel Avenir LT Std 35 Light" w:cs="Arial"/>
            <w:sz w:val="22"/>
            <w:szCs w:val="22"/>
          </w:rPr>
          <w:t xml:space="preserve">Successful completion of a Retake for any assessment component gains a pass mark of 40% for the unit. Where the Retake mark does not improve upon the previous mark, the previous mark will stand. If the student fails a Retake, there are no further opportunities to retrieve the unit. If the student’s overall balance of credit is insufficient to permit progression, this will normally result in the termination of studies by the Progression and Awards Board. However, the student may be offered the opportunity to repeat the year. </w:t>
        </w:r>
      </w:ins>
    </w:p>
    <w:p w14:paraId="1CB2E0B1" w14:textId="77777777" w:rsidR="00B553BE" w:rsidRPr="00863667" w:rsidRDefault="00B553BE" w:rsidP="00B553BE">
      <w:pPr>
        <w:tabs>
          <w:tab w:val="left" w:pos="630"/>
          <w:tab w:val="left" w:pos="720"/>
          <w:tab w:val="left" w:pos="1080"/>
        </w:tabs>
        <w:ind w:firstLine="0"/>
        <w:rPr>
          <w:ins w:id="5424" w:author="An Tran, ACA (BUV)" w:date="2024-09-12T22:22:00Z" w16du:dateUtc="2024-09-12T15:22:00Z"/>
          <w:rFonts w:ascii="iCiel Avenir LT Std 35 Light" w:hAnsi="iCiel Avenir LT Std 35 Light" w:cs="Arial"/>
          <w:sz w:val="22"/>
          <w:szCs w:val="22"/>
        </w:rPr>
      </w:pPr>
      <w:ins w:id="5425" w:author="An Tran, ACA (BUV)" w:date="2024-09-12T22:22:00Z" w16du:dateUtc="2024-09-12T15:22:00Z">
        <w:r w:rsidRPr="00863667">
          <w:rPr>
            <w:rFonts w:ascii="iCiel Avenir LT Std 35 Light" w:hAnsi="iCiel Avenir LT Std 35 Light" w:cs="Arial"/>
            <w:sz w:val="22"/>
            <w:szCs w:val="22"/>
          </w:rPr>
          <w:t>Retake work may be subject to the terms of Compensation.</w:t>
        </w:r>
      </w:ins>
    </w:p>
    <w:p w14:paraId="1562A937" w14:textId="77777777" w:rsidR="00B553BE" w:rsidRPr="00863667" w:rsidRDefault="00B553BE" w:rsidP="00B553BE">
      <w:pPr>
        <w:tabs>
          <w:tab w:val="left" w:pos="630"/>
          <w:tab w:val="left" w:pos="720"/>
          <w:tab w:val="left" w:pos="1080"/>
        </w:tabs>
        <w:ind w:firstLine="0"/>
        <w:rPr>
          <w:ins w:id="5426" w:author="An Tran, ACA (BUV)" w:date="2024-09-12T22:22:00Z" w16du:dateUtc="2024-09-12T15:22:00Z"/>
          <w:rFonts w:ascii="iCiel Avenir LT Std 35 Light" w:hAnsi="iCiel Avenir LT Std 35 Light" w:cs="Arial"/>
          <w:b/>
          <w:bCs/>
          <w:sz w:val="22"/>
          <w:szCs w:val="22"/>
        </w:rPr>
      </w:pPr>
      <w:ins w:id="5427" w:author="An Tran, ACA (BUV)" w:date="2024-09-12T22:22:00Z" w16du:dateUtc="2024-09-12T15:22:00Z">
        <w:r w:rsidRPr="00863667">
          <w:rPr>
            <w:rFonts w:ascii="iCiel Avenir LT Std 35 Light" w:hAnsi="iCiel Avenir LT Std 35 Light" w:cs="Arial"/>
            <w:b/>
            <w:bCs/>
            <w:sz w:val="22"/>
            <w:szCs w:val="22"/>
          </w:rPr>
          <w:t>Repeat full year of study</w:t>
        </w:r>
      </w:ins>
    </w:p>
    <w:p w14:paraId="05025E54" w14:textId="77777777" w:rsidR="00B553BE" w:rsidRPr="00863667" w:rsidRDefault="00B553BE" w:rsidP="00B553BE">
      <w:pPr>
        <w:tabs>
          <w:tab w:val="left" w:pos="630"/>
          <w:tab w:val="left" w:pos="720"/>
          <w:tab w:val="left" w:pos="1080"/>
        </w:tabs>
        <w:ind w:firstLine="0"/>
        <w:rPr>
          <w:ins w:id="5428" w:author="An Tran, ACA (BUV)" w:date="2024-09-12T22:22:00Z" w16du:dateUtc="2024-09-12T15:22:00Z"/>
          <w:rFonts w:ascii="iCiel Avenir LT Std 35 Light" w:hAnsi="iCiel Avenir LT Std 35 Light" w:cs="Arial"/>
          <w:sz w:val="22"/>
          <w:szCs w:val="22"/>
        </w:rPr>
      </w:pPr>
      <w:ins w:id="5429" w:author="An Tran, ACA (BUV)" w:date="2024-09-12T22:22:00Z" w16du:dateUtc="2024-09-12T15:22:00Z">
        <w:r w:rsidRPr="00863667">
          <w:rPr>
            <w:rFonts w:ascii="iCiel Avenir LT Std 35 Light" w:hAnsi="iCiel Avenir LT Std 35 Light" w:cs="Arial"/>
            <w:sz w:val="22"/>
            <w:szCs w:val="22"/>
          </w:rPr>
          <w:t>In cases where a student’s overall profile would normally result in the termination of studies the Progression and Awards Board may, at its sole discretion, offer the student the opportunity to repeat the whole year. In such cases, the student will be offered a maximum of three opportunities to pass the unit (take, referral and retake) but a maximum mark of 40% is available. If you are repeating the year, you will not be permitted to submit the same work for an assessment that had been passed in the previous year. A student may only repeat a year once throughout their course of studies. This opportunity is not available at Level 6.</w:t>
        </w:r>
      </w:ins>
    </w:p>
    <w:p w14:paraId="46E96A99" w14:textId="77777777" w:rsidR="00B553BE" w:rsidRPr="00863667" w:rsidRDefault="00B553BE" w:rsidP="00B553BE">
      <w:pPr>
        <w:tabs>
          <w:tab w:val="left" w:pos="630"/>
          <w:tab w:val="left" w:pos="720"/>
          <w:tab w:val="left" w:pos="1080"/>
        </w:tabs>
        <w:ind w:firstLine="0"/>
        <w:rPr>
          <w:ins w:id="5430" w:author="An Tran, ACA (BUV)" w:date="2024-09-12T22:22:00Z" w16du:dateUtc="2024-09-12T15:22:00Z"/>
          <w:rFonts w:ascii="iCiel Avenir LT Std 35 Light" w:hAnsi="iCiel Avenir LT Std 35 Light" w:cs="Arial"/>
          <w:i/>
          <w:iCs/>
          <w:sz w:val="22"/>
          <w:szCs w:val="22"/>
        </w:rPr>
      </w:pPr>
      <w:ins w:id="5431" w:author="An Tran, ACA (BUV)" w:date="2024-09-12T22:22:00Z" w16du:dateUtc="2024-09-12T15:22:00Z">
        <w:r w:rsidRPr="00863667">
          <w:rPr>
            <w:rFonts w:ascii="iCiel Avenir LT Std 35 Light" w:hAnsi="iCiel Avenir LT Std 35 Light" w:cs="Arial"/>
            <w:i/>
            <w:iCs/>
            <w:sz w:val="22"/>
            <w:szCs w:val="22"/>
          </w:rPr>
          <w:t>Việc học lại cung cấp cho sinh viên một cơ hội cuối cùng để hoàn thành môn học chưa đạt. Việc học lại được đưa ra bởi Hội đồng khảo thí nhằm giúp sinh viên đạt yêu cầu để học lên cấp độ tiếp theo hoặc nhận bằng tốt nghiệp.</w:t>
        </w:r>
      </w:ins>
    </w:p>
    <w:p w14:paraId="03AB3E43" w14:textId="77777777" w:rsidR="00B553BE" w:rsidRPr="00863667" w:rsidRDefault="00B553BE" w:rsidP="00B553BE">
      <w:pPr>
        <w:tabs>
          <w:tab w:val="left" w:pos="630"/>
          <w:tab w:val="left" w:pos="720"/>
          <w:tab w:val="left" w:pos="1080"/>
        </w:tabs>
        <w:ind w:firstLine="0"/>
        <w:rPr>
          <w:ins w:id="5432" w:author="An Tran, ACA (BUV)" w:date="2024-09-12T22:22:00Z" w16du:dateUtc="2024-09-12T15:22:00Z"/>
          <w:rFonts w:ascii="iCiel Avenir LT Std 35 Light" w:hAnsi="iCiel Avenir LT Std 35 Light" w:cs="Arial"/>
          <w:i/>
          <w:iCs/>
          <w:sz w:val="22"/>
          <w:szCs w:val="22"/>
        </w:rPr>
      </w:pPr>
      <w:ins w:id="5433" w:author="An Tran, ACA (BUV)" w:date="2024-09-12T22:22:00Z" w16du:dateUtc="2024-09-12T15:22:00Z">
        <w:r w:rsidRPr="00863667">
          <w:rPr>
            <w:rFonts w:ascii="iCiel Avenir LT Std 35 Light" w:hAnsi="iCiel Avenir LT Std 35 Light" w:cs="Arial"/>
            <w:i/>
            <w:iCs/>
            <w:sz w:val="22"/>
            <w:szCs w:val="22"/>
          </w:rPr>
          <w:t>Khi đưa ra quyết định, Hội đồng khảo thí sẽ xem xét hồ sơ tổng thể của sinh viên dựa trên kết quả môn học đạt được. Hội đồng có thể xem xét bằng chứng về việc sinh viên đã tham gia khóa học như thế nào, bao gồm sự chuyên cần và việc nộp bài.</w:t>
        </w:r>
      </w:ins>
    </w:p>
    <w:p w14:paraId="5B80392D" w14:textId="77777777" w:rsidR="00B553BE" w:rsidRPr="00863667" w:rsidRDefault="00B553BE" w:rsidP="00B553BE">
      <w:pPr>
        <w:tabs>
          <w:tab w:val="left" w:pos="630"/>
          <w:tab w:val="left" w:pos="720"/>
          <w:tab w:val="left" w:pos="1080"/>
        </w:tabs>
        <w:ind w:firstLine="0"/>
        <w:rPr>
          <w:ins w:id="5434" w:author="An Tran, ACA (BUV)" w:date="2024-09-12T22:22:00Z" w16du:dateUtc="2024-09-12T15:22:00Z"/>
          <w:rFonts w:ascii="iCiel Avenir LT Std 35 Light" w:hAnsi="iCiel Avenir LT Std 35 Light" w:cs="Arial"/>
          <w:i/>
          <w:iCs/>
          <w:sz w:val="22"/>
          <w:szCs w:val="22"/>
        </w:rPr>
      </w:pPr>
      <w:ins w:id="5435" w:author="An Tran, ACA (BUV)" w:date="2024-09-12T22:22:00Z" w16du:dateUtc="2024-09-12T15:22:00Z">
        <w:r w:rsidRPr="00863667">
          <w:rPr>
            <w:rFonts w:ascii="iCiel Avenir LT Std 35 Light" w:hAnsi="iCiel Avenir LT Std 35 Light" w:cs="Arial"/>
            <w:i/>
            <w:iCs/>
            <w:sz w:val="22"/>
            <w:szCs w:val="22"/>
          </w:rPr>
          <w:t>Nếu sinh viên đã không nộp bất kỳ bài tập đánh giá nào trong một môn học vào cả hai lần trước, điều này được định nghĩa là không nộp bài hai lần. Sinh viên được phép có một lần không nộp bài kép trong một môn học có trọng số lên đến tổng cộng 20 tín chỉ mỗi năm và có thể đủ điều kiện để học lại trong môn học này. Nếu đã xảy ra hai lần không nộp bài trong một môn học, hoặc tổ hợp các môn học tương đương với 40 tín chỉ trở lên, các môn học đó sẽ được coi là chưa đạt và việc học của sinh viên sẽ bị chấm dứt. Tuy nhiên, sinh viên có thể được đề xuất cơ hội học lại năm.</w:t>
        </w:r>
      </w:ins>
    </w:p>
    <w:p w14:paraId="611E4CF6" w14:textId="77777777" w:rsidR="00B553BE" w:rsidRPr="00863667" w:rsidRDefault="00B553BE" w:rsidP="00B553BE">
      <w:pPr>
        <w:tabs>
          <w:tab w:val="left" w:pos="630"/>
          <w:tab w:val="left" w:pos="720"/>
          <w:tab w:val="left" w:pos="1080"/>
        </w:tabs>
        <w:ind w:firstLine="0"/>
        <w:rPr>
          <w:ins w:id="5436" w:author="An Tran, ACA (BUV)" w:date="2024-09-12T22:22:00Z" w16du:dateUtc="2024-09-12T15:22:00Z"/>
          <w:rFonts w:ascii="iCiel Avenir LT Std 35 Light" w:hAnsi="iCiel Avenir LT Std 35 Light" w:cs="Arial"/>
          <w:i/>
          <w:iCs/>
          <w:sz w:val="22"/>
          <w:szCs w:val="22"/>
        </w:rPr>
      </w:pPr>
      <w:ins w:id="5437" w:author="An Tran, ACA (BUV)" w:date="2024-09-12T22:22:00Z" w16du:dateUtc="2024-09-12T15:22:00Z">
        <w:r w:rsidRPr="00863667">
          <w:rPr>
            <w:rFonts w:ascii="iCiel Avenir LT Std 35 Light" w:hAnsi="iCiel Avenir LT Std 35 Light" w:cs="Arial"/>
            <w:i/>
            <w:iCs/>
            <w:sz w:val="22"/>
            <w:szCs w:val="22"/>
          </w:rPr>
          <w:t>Để cho phép việc học liên tục và học lên cấp độ tiếp theo, việc học lại sẽ thường được đề xuất với tối đa 40 tín chỉ. Để đảm bảo tính nhất quán, thời hạn cho tất cả các kỳ học lại như vậy sẽ được quy định bởi Hội đồng khảo thí và sẽ áp dụng cho tất cả sinh viên. Sinh viên sẽ không được cấp thời hạn nộp bài ít hơn bốn tuần để hoàn thành bài tập.</w:t>
        </w:r>
      </w:ins>
    </w:p>
    <w:p w14:paraId="627B5C7F" w14:textId="77777777" w:rsidR="00B553BE" w:rsidRPr="00863667" w:rsidRDefault="00B553BE" w:rsidP="00B553BE">
      <w:pPr>
        <w:tabs>
          <w:tab w:val="left" w:pos="630"/>
          <w:tab w:val="left" w:pos="720"/>
          <w:tab w:val="left" w:pos="1080"/>
        </w:tabs>
        <w:ind w:firstLine="0"/>
        <w:rPr>
          <w:ins w:id="5438" w:author="An Tran, ACA (BUV)" w:date="2024-09-12T22:22:00Z" w16du:dateUtc="2024-09-12T15:22:00Z"/>
          <w:rFonts w:ascii="iCiel Avenir LT Std 35 Light" w:hAnsi="iCiel Avenir LT Std 35 Light" w:cs="Arial"/>
          <w:i/>
          <w:iCs/>
          <w:sz w:val="22"/>
          <w:szCs w:val="22"/>
        </w:rPr>
      </w:pPr>
      <w:ins w:id="5439" w:author="An Tran, ACA (BUV)" w:date="2024-09-12T22:22:00Z" w16du:dateUtc="2024-09-12T15:22:00Z">
        <w:r w:rsidRPr="00863667">
          <w:rPr>
            <w:rFonts w:ascii="iCiel Avenir LT Std 35 Light" w:hAnsi="iCiel Avenir LT Std 35 Light" w:cs="Arial"/>
            <w:i/>
            <w:iCs/>
            <w:sz w:val="22"/>
            <w:szCs w:val="22"/>
          </w:rPr>
          <w:t>Khi Hội đồng không coi rằng bài tập có thể hoàn thành trước khi bắt đầu cấp học tiếp theo, hoặc khi còn thiếu 60 tín chỉ, sinh viên thường sẽ được yêu cầu tạm ngưng việc hoàn thành các môn học còn thiếu. Việc này có thể có hoặc không có sự tham dự, tùy theo quyết định của Hội đồng. (Điều này bao gồm các tình huống mà môn học còn thiếu sau khi bảo lưu, và nhằm đảm bảo rằng sinh viên không bị quá tải trong cấp học tiếp theo).</w:t>
        </w:r>
      </w:ins>
    </w:p>
    <w:p w14:paraId="319859E4" w14:textId="77777777" w:rsidR="00B553BE" w:rsidRPr="00863667" w:rsidRDefault="00B553BE" w:rsidP="00B553BE">
      <w:pPr>
        <w:tabs>
          <w:tab w:val="left" w:pos="630"/>
          <w:tab w:val="left" w:pos="720"/>
          <w:tab w:val="left" w:pos="1080"/>
        </w:tabs>
        <w:ind w:firstLine="0"/>
        <w:rPr>
          <w:ins w:id="5440" w:author="An Tran, ACA (BUV)" w:date="2024-09-12T22:22:00Z" w16du:dateUtc="2024-09-12T15:22:00Z"/>
          <w:rFonts w:ascii="iCiel Avenir LT Std 35 Light" w:hAnsi="iCiel Avenir LT Std 35 Light" w:cs="Arial"/>
          <w:i/>
          <w:iCs/>
          <w:sz w:val="22"/>
          <w:szCs w:val="22"/>
        </w:rPr>
      </w:pPr>
      <w:ins w:id="5441" w:author="An Tran, ACA (BUV)" w:date="2024-09-12T22:22:00Z" w16du:dateUtc="2024-09-12T15:22:00Z">
        <w:r w:rsidRPr="00863667">
          <w:rPr>
            <w:rFonts w:ascii="iCiel Avenir LT Std 35 Light" w:hAnsi="iCiel Avenir LT Std 35 Light" w:cs="Arial"/>
            <w:i/>
            <w:iCs/>
            <w:sz w:val="22"/>
            <w:szCs w:val="22"/>
          </w:rPr>
          <w:t>Khi sinh viên đạt ít hơn 60 tín chỉ so với các môn học còn lại chưa đạt điểm đỗ, khi này sinh viên sẽ không được học lại. Sinh viên sẽ được coi là đã không hoàn thành năm học, mà không có cơ hội hoàn thành các môn học còn thiếu. Điều này thường dẫn đến việc chấm dứt việc học. Tuy nhiên, sinh viên có thể được đề xuất cơ hội học lại năm.</w:t>
        </w:r>
      </w:ins>
    </w:p>
    <w:p w14:paraId="3CBD4CEE" w14:textId="77777777" w:rsidR="00B553BE" w:rsidRPr="00863667" w:rsidRDefault="00B553BE" w:rsidP="00B553BE">
      <w:pPr>
        <w:tabs>
          <w:tab w:val="left" w:pos="630"/>
          <w:tab w:val="left" w:pos="720"/>
          <w:tab w:val="left" w:pos="1080"/>
        </w:tabs>
        <w:ind w:firstLine="0"/>
        <w:rPr>
          <w:ins w:id="5442" w:author="An Tran, ACA (BUV)" w:date="2024-09-12T22:22:00Z" w16du:dateUtc="2024-09-12T15:22:00Z"/>
          <w:rFonts w:ascii="iCiel Avenir LT Std 35 Light" w:hAnsi="iCiel Avenir LT Std 35 Light" w:cs="Arial"/>
          <w:i/>
          <w:iCs/>
          <w:sz w:val="22"/>
          <w:szCs w:val="22"/>
        </w:rPr>
      </w:pPr>
      <w:ins w:id="5443" w:author="An Tran, ACA (BUV)" w:date="2024-09-12T22:22:00Z" w16du:dateUtc="2024-09-12T15:22:00Z">
        <w:r w:rsidRPr="00863667">
          <w:rPr>
            <w:rFonts w:ascii="iCiel Avenir LT Std 35 Light" w:hAnsi="iCiel Avenir LT Std 35 Light" w:cs="Arial"/>
            <w:i/>
            <w:iCs/>
            <w:sz w:val="22"/>
            <w:szCs w:val="22"/>
          </w:rPr>
          <w:t>Hội đồng khảo thí phải xác nhận rằng bài học lại nộp là đạt yêu cầu trước khi tín chỉ có thể được cấp. Sự xác nhận này sẽ được đưa ra sớm nhất có thể, và sinh viên sẽ được thông báo ngày kết quả chính thức được công bố.</w:t>
        </w:r>
      </w:ins>
    </w:p>
    <w:p w14:paraId="453D1CC7" w14:textId="77777777" w:rsidR="00B553BE" w:rsidRPr="00863667" w:rsidRDefault="00B553BE" w:rsidP="00B553BE">
      <w:pPr>
        <w:tabs>
          <w:tab w:val="left" w:pos="630"/>
          <w:tab w:val="left" w:pos="720"/>
          <w:tab w:val="left" w:pos="1080"/>
        </w:tabs>
        <w:ind w:firstLine="0"/>
        <w:rPr>
          <w:ins w:id="5444" w:author="An Tran, ACA (BUV)" w:date="2024-09-12T22:22:00Z" w16du:dateUtc="2024-09-12T15:22:00Z"/>
          <w:rFonts w:ascii="iCiel Avenir LT Std 35 Light" w:hAnsi="iCiel Avenir LT Std 35 Light" w:cs="Arial"/>
          <w:i/>
          <w:iCs/>
          <w:sz w:val="22"/>
          <w:szCs w:val="22"/>
        </w:rPr>
      </w:pPr>
      <w:ins w:id="5445" w:author="An Tran, ACA (BUV)" w:date="2024-09-12T22:22:00Z" w16du:dateUtc="2024-09-12T15:22:00Z">
        <w:r w:rsidRPr="00863667">
          <w:rPr>
            <w:rFonts w:ascii="iCiel Avenir LT Std 35 Light" w:hAnsi="iCiel Avenir LT Std 35 Light" w:cs="Arial"/>
            <w:i/>
            <w:iCs/>
            <w:sz w:val="22"/>
            <w:szCs w:val="22"/>
          </w:rPr>
          <w:t>Việc hoàn thành một kỳ học lại cho bất kỳ thành phần đánh giá nào sẽ đạt điểm qua là 40% cho môn học. Nếu điểm học lại không cải thiện so với điểm trước đó, điểm trước đó sẽ được giữ nguyên. Nếu sinh viên thất bại trong kỳ học lại, sinh viên sẽ không có cơ hội khác để hoàn thành môn học. Nếu tổng số tín chỉ của sinh viên không đủ để học lên cấp độ cao hơn, điều này thường dẫn đến việc chấm dứt việc học được đưa ra bởi Hội đồng khảo thí. Tuy nhiên, sinh viên có thể được đề xuất cơ hội học lại năm.</w:t>
        </w:r>
      </w:ins>
    </w:p>
    <w:p w14:paraId="5485E1B9" w14:textId="77777777" w:rsidR="00B553BE" w:rsidRPr="00863667" w:rsidRDefault="00B553BE" w:rsidP="00B553BE">
      <w:pPr>
        <w:tabs>
          <w:tab w:val="left" w:pos="630"/>
          <w:tab w:val="left" w:pos="720"/>
          <w:tab w:val="left" w:pos="1080"/>
        </w:tabs>
        <w:ind w:firstLine="0"/>
        <w:rPr>
          <w:ins w:id="5446" w:author="An Tran, ACA (BUV)" w:date="2024-09-12T22:22:00Z" w16du:dateUtc="2024-09-12T15:22:00Z"/>
          <w:rFonts w:ascii="iCiel Avenir LT Std 35 Light" w:hAnsi="iCiel Avenir LT Std 35 Light" w:cs="Arial"/>
          <w:i/>
          <w:iCs/>
          <w:sz w:val="22"/>
          <w:szCs w:val="22"/>
        </w:rPr>
      </w:pPr>
      <w:ins w:id="5447" w:author="An Tran, ACA (BUV)" w:date="2024-09-12T22:22:00Z" w16du:dateUtc="2024-09-12T15:22:00Z">
        <w:r w:rsidRPr="00863667">
          <w:rPr>
            <w:rFonts w:ascii="iCiel Avenir LT Std 35 Light" w:hAnsi="iCiel Avenir LT Std 35 Light" w:cs="Arial"/>
            <w:i/>
            <w:iCs/>
            <w:sz w:val="22"/>
            <w:szCs w:val="22"/>
          </w:rPr>
          <w:t>Học lại có thể sẽ được yêu cầu một khoản phí theo yêu cầu của Nhà trường.</w:t>
        </w:r>
      </w:ins>
    </w:p>
    <w:p w14:paraId="2F315179" w14:textId="77777777" w:rsidR="00B553BE" w:rsidRPr="00863667" w:rsidRDefault="00B553BE" w:rsidP="00B553BE">
      <w:pPr>
        <w:tabs>
          <w:tab w:val="left" w:pos="630"/>
          <w:tab w:val="left" w:pos="720"/>
          <w:tab w:val="left" w:pos="1080"/>
        </w:tabs>
        <w:ind w:firstLine="0"/>
        <w:rPr>
          <w:ins w:id="5448" w:author="An Tran, ACA (BUV)" w:date="2024-09-12T22:22:00Z" w16du:dateUtc="2024-09-12T15:22:00Z"/>
          <w:rFonts w:ascii="iCiel Avenir LT Std 35 Light" w:hAnsi="iCiel Avenir LT Std 35 Light" w:cs="Arial"/>
          <w:b/>
          <w:bCs/>
          <w:i/>
          <w:iCs/>
          <w:sz w:val="22"/>
          <w:szCs w:val="22"/>
        </w:rPr>
      </w:pPr>
      <w:ins w:id="5449" w:author="An Tran, ACA (BUV)" w:date="2024-09-12T22:22:00Z" w16du:dateUtc="2024-09-12T15:22:00Z">
        <w:r w:rsidRPr="00863667">
          <w:rPr>
            <w:rFonts w:ascii="iCiel Avenir LT Std 35 Light" w:hAnsi="iCiel Avenir LT Std 35 Light" w:cs="Arial"/>
            <w:b/>
            <w:bCs/>
            <w:i/>
            <w:iCs/>
            <w:sz w:val="22"/>
            <w:szCs w:val="22"/>
          </w:rPr>
          <w:t>Học lại cả năm</w:t>
        </w:r>
      </w:ins>
    </w:p>
    <w:p w14:paraId="2CD63775" w14:textId="77777777" w:rsidR="00863667" w:rsidRDefault="00B553BE" w:rsidP="00863667">
      <w:pPr>
        <w:tabs>
          <w:tab w:val="left" w:pos="630"/>
          <w:tab w:val="left" w:pos="720"/>
          <w:tab w:val="left" w:pos="1080"/>
        </w:tabs>
        <w:ind w:firstLine="0"/>
        <w:rPr>
          <w:ins w:id="5450" w:author="An Tran, ACA (BUV)" w:date="2024-09-13T17:34:00Z" w16du:dateUtc="2024-09-13T10:34:00Z"/>
          <w:rFonts w:ascii="iCiel Avenir LT Std 35 Light" w:hAnsi="iCiel Avenir LT Std 35 Light" w:cs="Arial"/>
          <w:i/>
          <w:iCs/>
          <w:szCs w:val="22"/>
        </w:rPr>
      </w:pPr>
      <w:ins w:id="5451" w:author="An Tran, ACA (BUV)" w:date="2024-09-12T22:22:00Z" w16du:dateUtc="2024-09-12T15:22:00Z">
        <w:r w:rsidRPr="00863667">
          <w:rPr>
            <w:rFonts w:ascii="iCiel Avenir LT Std 35 Light" w:hAnsi="iCiel Avenir LT Std 35 Light" w:cs="Arial"/>
            <w:i/>
            <w:iCs/>
            <w:szCs w:val="22"/>
            <w:rPrChange w:id="5452" w:author="An Tran, ACA (BUV)" w:date="2024-09-13T17:29:00Z" w16du:dateUtc="2024-09-13T10:29:00Z">
              <w:rPr>
                <w:rFonts w:cs="Arial"/>
                <w:i/>
                <w:iCs/>
                <w:szCs w:val="22"/>
              </w:rPr>
            </w:rPrChange>
          </w:rPr>
          <w:t>Trong các trường hợp mà điểm tổng kết của sinh viên dẫn đến việc tạm dừng học, Hội đồng khảo thí có thể đưa ra quyết định riêng của mình, yêu cầu / trao cơ hội cho sinh viên học lại cả năm học. Trong những trường hợp này, sinh viên sẽ có tối đa 3 cơ hội để đỗ môn học (lần đầu, thi lại và học lại), nhưng điểm số tối đa có thể đạt được là 40%. Nếu sinh viên học lại cả năm học, sinh viên sẽ không được phép nộp lại bài mà sinh viên đã nộp và đã được đánh giá đạt yêu cầu trong năm học trước. Sinh viên chỉ được phép học lại cả năm học 1 lần duy nhất trong suốt chương trình học. Cơ hội học lại này không được áp dụng ở Cấp độ 6 ( Năm 3 ).</w:t>
        </w:r>
      </w:ins>
      <w:bookmarkStart w:id="5453" w:name="_Toc177141238"/>
    </w:p>
    <w:p w14:paraId="13D11795" w14:textId="43FF1BB1" w:rsidR="00863667" w:rsidRPr="00863667" w:rsidRDefault="00863667">
      <w:pPr>
        <w:pStyle w:val="Question"/>
        <w:numPr>
          <w:ilvl w:val="0"/>
          <w:numId w:val="44"/>
        </w:numPr>
        <w:tabs>
          <w:tab w:val="left" w:pos="630"/>
          <w:tab w:val="left" w:pos="990"/>
        </w:tabs>
        <w:spacing w:before="100" w:line="400" w:lineRule="exact"/>
        <w:ind w:left="0" w:firstLine="720"/>
        <w:rPr>
          <w:ins w:id="5454" w:author="An Tran, ACA (BUV)" w:date="2024-09-13T17:33:00Z" w16du:dateUtc="2024-09-13T10:33:00Z"/>
          <w:rFonts w:cs="Arial"/>
          <w:szCs w:val="22"/>
        </w:rPr>
        <w:pPrChange w:id="5455" w:author="An Tran, ACA (BUV)" w:date="2024-09-13T17:34:00Z" w16du:dateUtc="2024-09-13T10:34:00Z">
          <w:pPr>
            <w:pStyle w:val="Question"/>
            <w:numPr>
              <w:numId w:val="8"/>
            </w:numPr>
            <w:tabs>
              <w:tab w:val="num" w:pos="360"/>
              <w:tab w:val="left" w:pos="630"/>
              <w:tab w:val="left" w:pos="1260"/>
            </w:tabs>
            <w:spacing w:line="400" w:lineRule="exact"/>
            <w:ind w:left="1170" w:hanging="360"/>
          </w:pPr>
        </w:pPrChange>
      </w:pPr>
      <w:bookmarkStart w:id="5456" w:name="_Toc177143771"/>
      <w:ins w:id="5457" w:author="An Tran, ACA (BUV)" w:date="2024-09-13T17:33:00Z" w16du:dateUtc="2024-09-13T10:33:00Z">
        <w:r w:rsidRPr="00863667">
          <w:rPr>
            <w:rFonts w:cs="Arial"/>
            <w:szCs w:val="22"/>
          </w:rPr>
          <w:t>If students forgot/lost the student card during the exam period, are they allowed to use other documents as a replacement? / Trong trường hợp quên/mất thẻ sinh viên khi thi và kiểm tra, sinh viên có được phép sử dụng giấy tờ tùy thân khác để thay thế không?</w:t>
        </w:r>
        <w:bookmarkEnd w:id="5453"/>
        <w:bookmarkEnd w:id="5456"/>
        <w:r w:rsidRPr="00863667">
          <w:rPr>
            <w:rFonts w:cs="Arial"/>
            <w:szCs w:val="22"/>
          </w:rPr>
          <w:t xml:space="preserve"> </w:t>
        </w:r>
      </w:ins>
    </w:p>
    <w:p w14:paraId="57827735" w14:textId="77777777" w:rsidR="00863667" w:rsidRPr="00025659" w:rsidRDefault="00863667" w:rsidP="00863667">
      <w:pPr>
        <w:rPr>
          <w:ins w:id="5458" w:author="An Tran, ACA (BUV)" w:date="2024-09-13T17:33:00Z" w16du:dateUtc="2024-09-13T10:33:00Z"/>
          <w:rFonts w:ascii="iCiel Avenir LT Std 35 Light" w:hAnsi="iCiel Avenir LT Std 35 Light" w:cs="Arial"/>
          <w:sz w:val="22"/>
          <w:szCs w:val="22"/>
          <w:lang w:val="vi-VN" w:eastAsia="en-US"/>
        </w:rPr>
      </w:pPr>
      <w:bookmarkStart w:id="5459" w:name="_Hlk177139213"/>
      <w:ins w:id="5460" w:author="An Tran, ACA (BUV)" w:date="2024-09-13T17:33:00Z" w16du:dateUtc="2024-09-13T10:33:00Z">
        <w:r>
          <w:rPr>
            <w:rFonts w:ascii="iCiel Avenir LT Std 35 Light" w:hAnsi="iCiel Avenir LT Std 35 Light" w:cs="Arial"/>
            <w:sz w:val="22"/>
            <w:szCs w:val="22"/>
            <w:lang w:val="vi-VN" w:eastAsia="en-US"/>
          </w:rPr>
          <w:t>Students</w:t>
        </w:r>
        <w:r w:rsidRPr="00025659">
          <w:rPr>
            <w:rFonts w:ascii="iCiel Avenir LT Std 35 Light" w:hAnsi="iCiel Avenir LT Std 35 Light" w:cs="Arial"/>
            <w:sz w:val="22"/>
            <w:szCs w:val="22"/>
            <w:lang w:val="vi-VN" w:eastAsia="en-US"/>
          </w:rPr>
          <w:t xml:space="preserve"> are required to present their student card for entry to examinations. Other acceptable valid Identification Documents include the following:</w:t>
        </w:r>
      </w:ins>
    </w:p>
    <w:p w14:paraId="4324226A" w14:textId="77777777" w:rsidR="00863667" w:rsidRPr="0091604F" w:rsidRDefault="00863667" w:rsidP="00863667">
      <w:pPr>
        <w:pStyle w:val="ListParagraph"/>
        <w:numPr>
          <w:ilvl w:val="0"/>
          <w:numId w:val="99"/>
        </w:numPr>
        <w:rPr>
          <w:ins w:id="5461" w:author="An Tran, ACA (BUV)" w:date="2024-09-13T17:33:00Z" w16du:dateUtc="2024-09-13T10:33:00Z"/>
          <w:rFonts w:ascii="iCiel Avenir LT Std 35 Light" w:hAnsi="iCiel Avenir LT Std 35 Light" w:cs="Arial"/>
          <w:sz w:val="22"/>
          <w:szCs w:val="22"/>
          <w:lang w:val="vi-VN" w:eastAsia="en-US"/>
        </w:rPr>
      </w:pPr>
      <w:ins w:id="5462" w:author="An Tran, ACA (BUV)" w:date="2024-09-13T17:33:00Z" w16du:dateUtc="2024-09-13T10:33: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National ID card/Residence card</w:t>
        </w:r>
      </w:ins>
    </w:p>
    <w:p w14:paraId="5C492781" w14:textId="77777777" w:rsidR="00863667" w:rsidRPr="0091604F" w:rsidRDefault="00863667" w:rsidP="00863667">
      <w:pPr>
        <w:pStyle w:val="ListParagraph"/>
        <w:numPr>
          <w:ilvl w:val="0"/>
          <w:numId w:val="99"/>
        </w:numPr>
        <w:rPr>
          <w:ins w:id="5463" w:author="An Tran, ACA (BUV)" w:date="2024-09-13T17:33:00Z" w16du:dateUtc="2024-09-13T10:33:00Z"/>
          <w:rFonts w:ascii="iCiel Avenir LT Std 35 Light" w:hAnsi="iCiel Avenir LT Std 35 Light" w:cs="Arial"/>
          <w:sz w:val="22"/>
          <w:szCs w:val="22"/>
          <w:lang w:val="vi-VN" w:eastAsia="en-US"/>
        </w:rPr>
      </w:pPr>
      <w:ins w:id="5464" w:author="An Tran, ACA (BUV)" w:date="2024-09-13T17:33:00Z" w16du:dateUtc="2024-09-13T10:33: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Passport</w:t>
        </w:r>
      </w:ins>
    </w:p>
    <w:p w14:paraId="7D7D6863" w14:textId="77777777" w:rsidR="00863667" w:rsidRPr="0091604F" w:rsidRDefault="00863667" w:rsidP="00863667">
      <w:pPr>
        <w:pStyle w:val="ListParagraph"/>
        <w:numPr>
          <w:ilvl w:val="0"/>
          <w:numId w:val="99"/>
        </w:numPr>
        <w:rPr>
          <w:ins w:id="5465" w:author="An Tran, ACA (BUV)" w:date="2024-09-13T17:33:00Z" w16du:dateUtc="2024-09-13T10:33:00Z"/>
          <w:rFonts w:ascii="iCiel Avenir LT Std 35 Light" w:hAnsi="iCiel Avenir LT Std 35 Light" w:cs="Arial"/>
          <w:sz w:val="22"/>
          <w:szCs w:val="22"/>
          <w:lang w:val="vi-VN" w:eastAsia="en-US"/>
        </w:rPr>
      </w:pPr>
      <w:ins w:id="5466" w:author="An Tran, ACA (BUV)" w:date="2024-09-13T17:33:00Z" w16du:dateUtc="2024-09-13T10:33: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Driver’s license</w:t>
        </w:r>
      </w:ins>
    </w:p>
    <w:p w14:paraId="4F1A86B7" w14:textId="77777777" w:rsidR="00863667" w:rsidRDefault="00863667" w:rsidP="00863667">
      <w:pPr>
        <w:ind w:firstLine="0"/>
        <w:rPr>
          <w:ins w:id="5467" w:author="An Tran, ACA (BUV)" w:date="2024-09-13T17:33:00Z" w16du:dateUtc="2024-09-13T10:33:00Z"/>
          <w:rFonts w:ascii="iCiel Avenir LT Std 35 Light" w:hAnsi="iCiel Avenir LT Std 35 Light" w:cs="Arial"/>
          <w:sz w:val="22"/>
          <w:szCs w:val="22"/>
          <w:lang w:eastAsia="en-US"/>
        </w:rPr>
      </w:pPr>
      <w:ins w:id="5468" w:author="An Tran, ACA (BUV)" w:date="2024-09-13T17:33:00Z" w16du:dateUtc="2024-09-13T10:33:00Z">
        <w:r w:rsidRPr="00025659">
          <w:rPr>
            <w:rFonts w:ascii="iCiel Avenir LT Std 35 Light" w:hAnsi="iCiel Avenir LT Std 35 Light" w:cs="Arial"/>
            <w:sz w:val="22"/>
            <w:szCs w:val="22"/>
            <w:lang w:val="vi-VN" w:eastAsia="en-US"/>
          </w:rPr>
          <w:t xml:space="preserve">Please note: </w:t>
        </w:r>
      </w:ins>
    </w:p>
    <w:p w14:paraId="47AEF1EC" w14:textId="77777777" w:rsidR="00863667" w:rsidRPr="0091604F" w:rsidRDefault="00863667" w:rsidP="00863667">
      <w:pPr>
        <w:pStyle w:val="ListParagraph"/>
        <w:numPr>
          <w:ilvl w:val="0"/>
          <w:numId w:val="100"/>
        </w:numPr>
        <w:rPr>
          <w:ins w:id="5469" w:author="An Tran, ACA (BUV)" w:date="2024-09-13T17:33:00Z" w16du:dateUtc="2024-09-13T10:33:00Z"/>
          <w:rFonts w:ascii="iCiel Avenir LT Std 35 Light" w:hAnsi="iCiel Avenir LT Std 35 Light" w:cs="Arial"/>
          <w:sz w:val="22"/>
          <w:szCs w:val="22"/>
          <w:lang w:eastAsia="en-US"/>
        </w:rPr>
      </w:pPr>
      <w:ins w:id="5470" w:author="An Tran, ACA (BUV)" w:date="2024-09-13T17:33:00Z" w16du:dateUtc="2024-09-13T10:33:00Z">
        <w:r w:rsidRPr="0091604F">
          <w:rPr>
            <w:rFonts w:ascii="iCiel Avenir LT Std 35 Light" w:hAnsi="iCiel Avenir LT Std 35 Light" w:cs="Arial"/>
            <w:sz w:val="22"/>
            <w:szCs w:val="22"/>
            <w:lang w:val="vi-VN" w:eastAsia="en-US"/>
          </w:rPr>
          <w:t>Electronic national ID card (e-ID card) is not acceptable because only government authorities have the authority to check e-ID accounts.</w:t>
        </w:r>
      </w:ins>
    </w:p>
    <w:p w14:paraId="1D83C39A" w14:textId="77777777" w:rsidR="00863667" w:rsidRPr="0091604F" w:rsidRDefault="00863667" w:rsidP="00863667">
      <w:pPr>
        <w:pStyle w:val="ListParagraph"/>
        <w:numPr>
          <w:ilvl w:val="0"/>
          <w:numId w:val="100"/>
        </w:numPr>
        <w:rPr>
          <w:ins w:id="5471" w:author="An Tran, ACA (BUV)" w:date="2024-09-13T17:33:00Z" w16du:dateUtc="2024-09-13T10:33:00Z"/>
          <w:rFonts w:ascii="iCiel Avenir LT Std 35 Light" w:hAnsi="iCiel Avenir LT Std 35 Light" w:cs="Arial"/>
          <w:sz w:val="22"/>
          <w:szCs w:val="22"/>
          <w:lang w:val="vi-VN" w:eastAsia="en-US"/>
        </w:rPr>
      </w:pPr>
      <w:ins w:id="5472" w:author="An Tran, ACA (BUV)" w:date="2024-09-13T17:33:00Z" w16du:dateUtc="2024-09-13T10:33:00Z">
        <w:r w:rsidRPr="0091604F">
          <w:rPr>
            <w:rFonts w:ascii="iCiel Avenir LT Std 35 Light" w:hAnsi="iCiel Avenir LT Std 35 Light" w:cs="Arial"/>
            <w:sz w:val="22"/>
            <w:szCs w:val="22"/>
            <w:lang w:val="vi-VN" w:eastAsia="en-US"/>
          </w:rPr>
          <w:t>If</w:t>
        </w:r>
        <w:r w:rsidRPr="0091604F">
          <w:rPr>
            <w:rFonts w:ascii="iCiel Avenir LT Std 35 Light" w:hAnsi="iCiel Avenir LT Std 35 Light" w:cs="Arial"/>
            <w:sz w:val="22"/>
            <w:szCs w:val="22"/>
            <w:lang w:eastAsia="en-US"/>
          </w:rPr>
          <w:t xml:space="preserve"> you</w:t>
        </w:r>
        <w:r w:rsidRPr="0091604F">
          <w:rPr>
            <w:rFonts w:ascii="iCiel Avenir LT Std 35 Light" w:hAnsi="iCiel Avenir LT Std 35 Light" w:cs="Arial"/>
            <w:sz w:val="22"/>
            <w:szCs w:val="22"/>
            <w:lang w:val="vi-VN" w:eastAsia="en-US"/>
          </w:rPr>
          <w:t xml:space="preserve"> lose your student</w:t>
        </w:r>
        <w:r w:rsidRPr="0091604F">
          <w:rPr>
            <w:rFonts w:ascii="iCiel Avenir LT Std 35 Light" w:hAnsi="iCiel Avenir LT Std 35 Light" w:cs="Arial"/>
            <w:sz w:val="22"/>
            <w:szCs w:val="22"/>
            <w:lang w:eastAsia="en-US"/>
          </w:rPr>
          <w:t xml:space="preserve"> </w:t>
        </w:r>
        <w:r w:rsidRPr="0091604F">
          <w:rPr>
            <w:rFonts w:ascii="iCiel Avenir LT Std 35 Light" w:hAnsi="iCiel Avenir LT Std 35 Light" w:cs="Arial"/>
            <w:sz w:val="22"/>
            <w:szCs w:val="22"/>
            <w:lang w:val="vi-VN" w:eastAsia="en-US"/>
          </w:rPr>
          <w:t xml:space="preserve">card, kindly inform the Student Information Office via </w:t>
        </w:r>
        <w:r w:rsidRPr="0091604F">
          <w:rPr>
            <w:rFonts w:ascii="iCiel Avenir LT Std 35 Light" w:hAnsi="iCiel Avenir LT Std 35 Light" w:cs="Arial"/>
            <w:sz w:val="22"/>
            <w:szCs w:val="22"/>
            <w:lang w:val="vi-VN" w:eastAsia="en-US"/>
          </w:rPr>
          <w:fldChar w:fldCharType="begin"/>
        </w:r>
        <w:r w:rsidRPr="0091604F">
          <w:rPr>
            <w:rFonts w:ascii="iCiel Avenir LT Std 35 Light" w:hAnsi="iCiel Avenir LT Std 35 Light" w:cs="Arial"/>
            <w:sz w:val="22"/>
            <w:szCs w:val="22"/>
            <w:lang w:val="vi-VN" w:eastAsia="en-US"/>
          </w:rPr>
          <w:instrText>HYPERLINK "mailto:studentservice@buv.edu.vn"</w:instrText>
        </w:r>
        <w:r w:rsidRPr="0091604F">
          <w:rPr>
            <w:rFonts w:ascii="iCiel Avenir LT Std 35 Light" w:hAnsi="iCiel Avenir LT Std 35 Light" w:cs="Arial"/>
            <w:sz w:val="22"/>
            <w:szCs w:val="22"/>
            <w:lang w:val="vi-VN" w:eastAsia="en-US"/>
          </w:rPr>
        </w:r>
        <w:r w:rsidRPr="0091604F">
          <w:rPr>
            <w:rFonts w:ascii="iCiel Avenir LT Std 35 Light" w:hAnsi="iCiel Avenir LT Std 35 Light" w:cs="Arial"/>
            <w:sz w:val="22"/>
            <w:szCs w:val="22"/>
            <w:lang w:val="vi-VN" w:eastAsia="en-US"/>
          </w:rPr>
          <w:fldChar w:fldCharType="separate"/>
        </w:r>
        <w:r w:rsidRPr="0091604F">
          <w:rPr>
            <w:rStyle w:val="Hyperlink"/>
            <w:rFonts w:ascii="iCiel Avenir LT Std 35 Light" w:hAnsi="iCiel Avenir LT Std 35 Light" w:cs="Arial"/>
            <w:sz w:val="22"/>
            <w:szCs w:val="22"/>
            <w:lang w:val="vi-VN" w:eastAsia="en-US"/>
          </w:rPr>
          <w:t>studentservice@buv.edu.vn</w:t>
        </w:r>
        <w:r w:rsidRPr="0091604F">
          <w:rPr>
            <w:rFonts w:ascii="iCiel Avenir LT Std 35 Light" w:hAnsi="iCiel Avenir LT Std 35 Light" w:cs="Arial"/>
            <w:sz w:val="22"/>
            <w:szCs w:val="22"/>
            <w:lang w:val="vi-VN" w:eastAsia="en-US"/>
          </w:rPr>
          <w:fldChar w:fldCharType="end"/>
        </w:r>
        <w:r w:rsidRPr="0091604F">
          <w:rPr>
            <w:rFonts w:ascii="iCiel Avenir LT Std 35 Light" w:hAnsi="iCiel Avenir LT Std 35 Light" w:cs="Arial"/>
            <w:sz w:val="22"/>
            <w:szCs w:val="22"/>
            <w:lang w:eastAsia="en-US"/>
          </w:rPr>
          <w:t xml:space="preserve"> </w:t>
        </w:r>
        <w:r w:rsidRPr="0091604F">
          <w:rPr>
            <w:rFonts w:ascii="iCiel Avenir LT Std 35 Light" w:hAnsi="iCiel Avenir LT Std 35 Light" w:cs="Arial"/>
            <w:sz w:val="22"/>
            <w:szCs w:val="22"/>
            <w:lang w:val="vi-VN" w:eastAsia="en-US"/>
          </w:rPr>
          <w:t>to have it reissued.</w:t>
        </w:r>
        <w:bookmarkStart w:id="5473" w:name="_Hlk177077206"/>
      </w:ins>
    </w:p>
    <w:bookmarkEnd w:id="5473"/>
    <w:p w14:paraId="62F3AEC1" w14:textId="77777777" w:rsidR="00863667" w:rsidRPr="0091604F" w:rsidRDefault="00863667" w:rsidP="00863667">
      <w:pPr>
        <w:rPr>
          <w:ins w:id="5474" w:author="An Tran, ACA (BUV)" w:date="2024-09-13T17:33:00Z" w16du:dateUtc="2024-09-13T10:33:00Z"/>
          <w:rFonts w:ascii="iCiel Avenir LT Std 35 Light" w:hAnsi="iCiel Avenir LT Std 35 Light" w:cs="Arial"/>
          <w:i/>
          <w:iCs/>
          <w:sz w:val="22"/>
          <w:szCs w:val="22"/>
          <w:lang w:val="vi-VN" w:eastAsia="en-US"/>
        </w:rPr>
      </w:pPr>
      <w:ins w:id="5475" w:author="An Tran, ACA (BUV)" w:date="2024-09-13T17:33:00Z" w16du:dateUtc="2024-09-13T10:33:00Z">
        <w:r w:rsidRPr="0091604F">
          <w:rPr>
            <w:rFonts w:ascii="iCiel Avenir LT Std 35 Light" w:hAnsi="iCiel Avenir LT Std 35 Light" w:cs="Arial"/>
            <w:i/>
            <w:iCs/>
            <w:sz w:val="22"/>
            <w:szCs w:val="22"/>
            <w:lang w:val="vi-VN" w:eastAsia="en-US"/>
          </w:rPr>
          <w:t>Sinh viên phải xuất trình thẻ sinh viên để vào phòng thi. Các giấy tờ tùy thân hợp lệ khác</w:t>
        </w:r>
        <w:r>
          <w:rPr>
            <w:rFonts w:ascii="iCiel Avenir LT Std 35 Light" w:hAnsi="iCiel Avenir LT Std 35 Light" w:cs="Arial"/>
            <w:i/>
            <w:iCs/>
            <w:sz w:val="22"/>
            <w:szCs w:val="22"/>
            <w:lang w:eastAsia="en-US"/>
          </w:rPr>
          <w:t xml:space="preserve"> thay thế thẻ sinh viên</w:t>
        </w:r>
        <w:r w:rsidRPr="0091604F">
          <w:rPr>
            <w:rFonts w:ascii="iCiel Avenir LT Std 35 Light" w:hAnsi="iCiel Avenir LT Std 35 Light" w:cs="Arial"/>
            <w:i/>
            <w:iCs/>
            <w:sz w:val="22"/>
            <w:szCs w:val="22"/>
            <w:lang w:val="vi-VN" w:eastAsia="en-US"/>
          </w:rPr>
          <w:t xml:space="preserve"> bao gồm:</w:t>
        </w:r>
      </w:ins>
    </w:p>
    <w:p w14:paraId="39840AB7" w14:textId="77777777" w:rsidR="00863667" w:rsidRPr="0091604F" w:rsidRDefault="00863667" w:rsidP="00863667">
      <w:pPr>
        <w:pStyle w:val="ListParagraph"/>
        <w:numPr>
          <w:ilvl w:val="0"/>
          <w:numId w:val="101"/>
        </w:numPr>
        <w:rPr>
          <w:ins w:id="5476" w:author="An Tran, ACA (BUV)" w:date="2024-09-13T17:33:00Z" w16du:dateUtc="2024-09-13T10:33:00Z"/>
          <w:rFonts w:ascii="iCiel Avenir LT Std 35 Light" w:hAnsi="iCiel Avenir LT Std 35 Light" w:cs="Arial"/>
          <w:i/>
          <w:iCs/>
          <w:sz w:val="22"/>
          <w:szCs w:val="22"/>
          <w:lang w:val="vi-VN" w:eastAsia="en-US"/>
        </w:rPr>
      </w:pPr>
      <w:ins w:id="5477" w:author="An Tran, ACA (BUV)" w:date="2024-09-13T17:33:00Z" w16du:dateUtc="2024-09-13T10:33:00Z">
        <w:r w:rsidRPr="0091604F">
          <w:rPr>
            <w:rFonts w:ascii="iCiel Avenir LT Std 35 Light" w:hAnsi="iCiel Avenir LT Std 35 Light" w:cs="Arial"/>
            <w:i/>
            <w:iCs/>
            <w:sz w:val="22"/>
            <w:szCs w:val="22"/>
            <w:lang w:val="vi-VN" w:eastAsia="en-US"/>
          </w:rPr>
          <w:t>Chứng minh nhân dân/Thẻ cư trú</w:t>
        </w:r>
        <w:r>
          <w:rPr>
            <w:rFonts w:ascii="iCiel Avenir LT Std 35 Light" w:hAnsi="iCiel Avenir LT Std 35 Light" w:cs="Arial"/>
            <w:i/>
            <w:iCs/>
            <w:sz w:val="22"/>
            <w:szCs w:val="22"/>
            <w:lang w:eastAsia="en-US"/>
          </w:rPr>
          <w:t xml:space="preserve"> (bản gốc)</w:t>
        </w:r>
      </w:ins>
    </w:p>
    <w:p w14:paraId="199BD7D7" w14:textId="77777777" w:rsidR="00863667" w:rsidRPr="0091604F" w:rsidRDefault="00863667" w:rsidP="00863667">
      <w:pPr>
        <w:pStyle w:val="ListParagraph"/>
        <w:numPr>
          <w:ilvl w:val="0"/>
          <w:numId w:val="101"/>
        </w:numPr>
        <w:rPr>
          <w:ins w:id="5478" w:author="An Tran, ACA (BUV)" w:date="2024-09-13T17:33:00Z" w16du:dateUtc="2024-09-13T10:33:00Z"/>
          <w:rFonts w:ascii="iCiel Avenir LT Std 35 Light" w:hAnsi="iCiel Avenir LT Std 35 Light" w:cs="Arial"/>
          <w:i/>
          <w:iCs/>
          <w:sz w:val="22"/>
          <w:szCs w:val="22"/>
          <w:lang w:val="vi-VN" w:eastAsia="en-US"/>
        </w:rPr>
      </w:pPr>
      <w:ins w:id="5479" w:author="An Tran, ACA (BUV)" w:date="2024-09-13T17:33:00Z" w16du:dateUtc="2024-09-13T10:33:00Z">
        <w:r w:rsidRPr="0091604F">
          <w:rPr>
            <w:rFonts w:ascii="iCiel Avenir LT Std 35 Light" w:hAnsi="iCiel Avenir LT Std 35 Light" w:cs="Arial"/>
            <w:i/>
            <w:iCs/>
            <w:sz w:val="22"/>
            <w:szCs w:val="22"/>
            <w:lang w:val="vi-VN" w:eastAsia="en-US"/>
          </w:rPr>
          <w:t>Hộ chiếu</w:t>
        </w:r>
        <w:r>
          <w:rPr>
            <w:rFonts w:ascii="iCiel Avenir LT Std 35 Light" w:hAnsi="iCiel Avenir LT Std 35 Light" w:cs="Arial"/>
            <w:i/>
            <w:iCs/>
            <w:sz w:val="22"/>
            <w:szCs w:val="22"/>
            <w:lang w:eastAsia="en-US"/>
          </w:rPr>
          <w:t xml:space="preserve"> (bản gốc)</w:t>
        </w:r>
      </w:ins>
    </w:p>
    <w:p w14:paraId="0AB3FFEB" w14:textId="77777777" w:rsidR="00863667" w:rsidRPr="0091604F" w:rsidRDefault="00863667" w:rsidP="00863667">
      <w:pPr>
        <w:pStyle w:val="ListParagraph"/>
        <w:numPr>
          <w:ilvl w:val="0"/>
          <w:numId w:val="101"/>
        </w:numPr>
        <w:rPr>
          <w:ins w:id="5480" w:author="An Tran, ACA (BUV)" w:date="2024-09-13T17:33:00Z" w16du:dateUtc="2024-09-13T10:33:00Z"/>
          <w:rFonts w:ascii="iCiel Avenir LT Std 35 Light" w:hAnsi="iCiel Avenir LT Std 35 Light" w:cs="Arial"/>
          <w:i/>
          <w:iCs/>
          <w:sz w:val="22"/>
          <w:szCs w:val="22"/>
          <w:lang w:val="vi-VN" w:eastAsia="en-US"/>
        </w:rPr>
      </w:pPr>
      <w:ins w:id="5481" w:author="An Tran, ACA (BUV)" w:date="2024-09-13T17:33:00Z" w16du:dateUtc="2024-09-13T10:33:00Z">
        <w:r w:rsidRPr="0091604F">
          <w:rPr>
            <w:rFonts w:ascii="iCiel Avenir LT Std 35 Light" w:hAnsi="iCiel Avenir LT Std 35 Light" w:cs="Arial"/>
            <w:i/>
            <w:iCs/>
            <w:sz w:val="22"/>
            <w:szCs w:val="22"/>
            <w:lang w:val="vi-VN" w:eastAsia="en-US"/>
          </w:rPr>
          <w:t>Bằng lái xe</w:t>
        </w:r>
        <w:r>
          <w:rPr>
            <w:rFonts w:ascii="iCiel Avenir LT Std 35 Light" w:hAnsi="iCiel Avenir LT Std 35 Light" w:cs="Arial"/>
            <w:i/>
            <w:iCs/>
            <w:sz w:val="22"/>
            <w:szCs w:val="22"/>
            <w:lang w:eastAsia="en-US"/>
          </w:rPr>
          <w:t xml:space="preserve"> (bản gốc)</w:t>
        </w:r>
      </w:ins>
    </w:p>
    <w:p w14:paraId="366D7F50" w14:textId="77777777" w:rsidR="00863667" w:rsidRDefault="00863667" w:rsidP="00863667">
      <w:pPr>
        <w:ind w:firstLine="0"/>
        <w:rPr>
          <w:ins w:id="5482" w:author="An Tran, ACA (BUV)" w:date="2024-09-13T17:33:00Z" w16du:dateUtc="2024-09-13T10:33:00Z"/>
          <w:rFonts w:ascii="iCiel Avenir LT Std 35 Light" w:hAnsi="iCiel Avenir LT Std 35 Light" w:cs="Arial"/>
          <w:i/>
          <w:iCs/>
          <w:sz w:val="22"/>
          <w:szCs w:val="22"/>
          <w:lang w:eastAsia="en-US"/>
        </w:rPr>
      </w:pPr>
      <w:ins w:id="5483" w:author="An Tran, ACA (BUV)" w:date="2024-09-13T17:33:00Z" w16du:dateUtc="2024-09-13T10:33:00Z">
        <w:r w:rsidRPr="0091604F">
          <w:rPr>
            <w:rFonts w:ascii="iCiel Avenir LT Std 35 Light" w:hAnsi="iCiel Avenir LT Std 35 Light" w:cs="Arial"/>
            <w:i/>
            <w:iCs/>
            <w:sz w:val="22"/>
            <w:szCs w:val="22"/>
            <w:lang w:val="vi-VN" w:eastAsia="en-US"/>
          </w:rPr>
          <w:t xml:space="preserve">Lưu ý: </w:t>
        </w:r>
      </w:ins>
    </w:p>
    <w:p w14:paraId="21B9E898" w14:textId="77777777" w:rsidR="00863667" w:rsidRDefault="00863667" w:rsidP="00863667">
      <w:pPr>
        <w:pStyle w:val="ListParagraph"/>
        <w:numPr>
          <w:ilvl w:val="0"/>
          <w:numId w:val="102"/>
        </w:numPr>
        <w:rPr>
          <w:ins w:id="5484" w:author="An Tran, ACA (BUV)" w:date="2024-09-13T17:33:00Z" w16du:dateUtc="2024-09-13T10:33:00Z"/>
          <w:rFonts w:ascii="iCiel Avenir LT Std 35 Light" w:hAnsi="iCiel Avenir LT Std 35 Light" w:cs="Arial"/>
          <w:i/>
          <w:iCs/>
          <w:sz w:val="22"/>
          <w:szCs w:val="22"/>
        </w:rPr>
      </w:pPr>
      <w:ins w:id="5485" w:author="An Tran, ACA (BUV)" w:date="2024-09-13T17:33:00Z" w16du:dateUtc="2024-09-13T10:33:00Z">
        <w:r w:rsidRPr="0091604F">
          <w:rPr>
            <w:rFonts w:ascii="iCiel Avenir LT Std 35 Light" w:hAnsi="iCiel Avenir LT Std 35 Light" w:cs="Arial"/>
            <w:i/>
            <w:iCs/>
            <w:sz w:val="22"/>
            <w:szCs w:val="22"/>
            <w:lang w:val="vi-VN" w:eastAsia="en-US"/>
          </w:rPr>
          <w:t xml:space="preserve">Thẻ căn cước công dân điện tử (e-ID card) không được chấp nhận vì chỉ cơ quan nhà nước mới có </w:t>
        </w:r>
        <w:r>
          <w:rPr>
            <w:rFonts w:ascii="iCiel Avenir LT Std 35 Light" w:hAnsi="iCiel Avenir LT Std 35 Light" w:cs="Arial"/>
            <w:i/>
            <w:iCs/>
            <w:sz w:val="22"/>
            <w:szCs w:val="22"/>
            <w:lang w:eastAsia="en-US"/>
          </w:rPr>
          <w:t>thẩm quyền xác nhận</w:t>
        </w:r>
        <w:r w:rsidRPr="0091604F">
          <w:rPr>
            <w:rFonts w:ascii="iCiel Avenir LT Std 35 Light" w:hAnsi="iCiel Avenir LT Std 35 Light" w:cs="Arial"/>
            <w:i/>
            <w:iCs/>
            <w:sz w:val="22"/>
            <w:szCs w:val="22"/>
            <w:lang w:val="vi-VN" w:eastAsia="en-US"/>
          </w:rPr>
          <w:t xml:space="preserve"> tài khoản e-ID.</w:t>
        </w:r>
        <w:bookmarkStart w:id="5486" w:name="_Hlk177076950"/>
        <w:r w:rsidRPr="0091604F">
          <w:rPr>
            <w:rFonts w:ascii="iCiel Avenir LT Std 35 Light" w:hAnsi="iCiel Avenir LT Std 35 Light" w:cs="Arial"/>
            <w:i/>
            <w:iCs/>
            <w:sz w:val="22"/>
            <w:szCs w:val="22"/>
          </w:rPr>
          <w:t xml:space="preserve"> </w:t>
        </w:r>
        <w:bookmarkEnd w:id="5486"/>
      </w:ins>
    </w:p>
    <w:p w14:paraId="4621A559" w14:textId="741CE276" w:rsidR="00863667" w:rsidRPr="00863667" w:rsidRDefault="00863667" w:rsidP="00863667">
      <w:pPr>
        <w:tabs>
          <w:tab w:val="left" w:pos="630"/>
          <w:tab w:val="left" w:pos="720"/>
          <w:tab w:val="left" w:pos="1080"/>
        </w:tabs>
        <w:ind w:firstLine="0"/>
        <w:rPr>
          <w:ins w:id="5487" w:author="An Tran, ACA (BUV)" w:date="2024-09-12T22:22:00Z" w16du:dateUtc="2024-09-12T15:22:00Z"/>
          <w:rFonts w:ascii="iCiel Avenir LT Std 35 Light" w:hAnsi="iCiel Avenir LT Std 35 Light" w:cs="Arial"/>
          <w:i/>
          <w:iCs/>
          <w:sz w:val="22"/>
          <w:szCs w:val="22"/>
        </w:rPr>
      </w:pPr>
      <w:ins w:id="5488" w:author="An Tran, ACA (BUV)" w:date="2024-09-13T17:33:00Z" w16du:dateUtc="2024-09-13T10:33:00Z">
        <w:r w:rsidRPr="0091604F">
          <w:rPr>
            <w:rFonts w:ascii="iCiel Avenir LT Std 35 Light" w:hAnsi="iCiel Avenir LT Std 35 Light" w:cs="Arial"/>
            <w:i/>
            <w:iCs/>
            <w:sz w:val="22"/>
            <w:szCs w:val="22"/>
          </w:rPr>
          <w:t xml:space="preserve">Nếu bị mất thẻ sinh viên, vui lòng liên hệ tới Phòng Thông tin Sinh viên qua địa chỉ email: </w:t>
        </w:r>
        <w:r w:rsidRPr="0091604F">
          <w:rPr>
            <w:rFonts w:ascii="iCiel Avenir LT Std 35 Light" w:hAnsi="iCiel Avenir LT Std 35 Light" w:cs="Arial"/>
            <w:sz w:val="22"/>
            <w:szCs w:val="22"/>
            <w:lang w:val="vi-VN" w:eastAsia="en-US"/>
          </w:rPr>
          <w:fldChar w:fldCharType="begin"/>
        </w:r>
        <w:r w:rsidRPr="0091604F">
          <w:rPr>
            <w:rFonts w:ascii="iCiel Avenir LT Std 35 Light" w:hAnsi="iCiel Avenir LT Std 35 Light" w:cs="Arial"/>
            <w:sz w:val="22"/>
            <w:szCs w:val="22"/>
            <w:lang w:val="vi-VN" w:eastAsia="en-US"/>
          </w:rPr>
          <w:instrText>HYPERLINK "mailto:studentservice@buv.edu.vn"</w:instrText>
        </w:r>
        <w:r w:rsidRPr="0091604F">
          <w:rPr>
            <w:rFonts w:ascii="iCiel Avenir LT Std 35 Light" w:hAnsi="iCiel Avenir LT Std 35 Light" w:cs="Arial"/>
            <w:sz w:val="22"/>
            <w:szCs w:val="22"/>
            <w:lang w:val="vi-VN" w:eastAsia="en-US"/>
          </w:rPr>
        </w:r>
        <w:r w:rsidRPr="0091604F">
          <w:rPr>
            <w:rFonts w:ascii="iCiel Avenir LT Std 35 Light" w:hAnsi="iCiel Avenir LT Std 35 Light" w:cs="Arial"/>
            <w:sz w:val="22"/>
            <w:szCs w:val="22"/>
            <w:lang w:val="vi-VN" w:eastAsia="en-US"/>
          </w:rPr>
          <w:fldChar w:fldCharType="separate"/>
        </w:r>
        <w:r w:rsidRPr="00251D5C">
          <w:rPr>
            <w:rStyle w:val="Hyperlink"/>
            <w:rFonts w:ascii="iCiel Avenir LT Std 35 Light" w:hAnsi="iCiel Avenir LT Std 35 Light" w:cs="Arial"/>
            <w:sz w:val="22"/>
            <w:szCs w:val="22"/>
            <w:lang w:val="vi-VN" w:eastAsia="en-US"/>
          </w:rPr>
          <w:t>studentservice@buv.edu.vn</w:t>
        </w:r>
        <w:r w:rsidRPr="0091604F">
          <w:rPr>
            <w:rFonts w:ascii="iCiel Avenir LT Std 35 Light" w:hAnsi="iCiel Avenir LT Std 35 Light" w:cs="Arial"/>
            <w:sz w:val="22"/>
            <w:szCs w:val="22"/>
            <w:lang w:val="vi-VN" w:eastAsia="en-US"/>
          </w:rPr>
          <w:fldChar w:fldCharType="end"/>
        </w:r>
        <w:r w:rsidRPr="0091604F">
          <w:rPr>
            <w:rFonts w:ascii="iCiel Avenir LT Std 35 Light" w:hAnsi="iCiel Avenir LT Std 35 Light" w:cs="Arial"/>
            <w:i/>
            <w:iCs/>
            <w:sz w:val="22"/>
            <w:szCs w:val="22"/>
          </w:rPr>
          <w:t xml:space="preserve"> để được hỗ trợ.</w:t>
        </w:r>
      </w:ins>
      <w:bookmarkEnd w:id="5459"/>
    </w:p>
    <w:p w14:paraId="6FD31E37" w14:textId="3A6BCEE9" w:rsidR="00B553BE" w:rsidRPr="00863667" w:rsidRDefault="00B553BE">
      <w:pPr>
        <w:pStyle w:val="Question"/>
        <w:numPr>
          <w:ilvl w:val="0"/>
          <w:numId w:val="44"/>
        </w:numPr>
        <w:tabs>
          <w:tab w:val="left" w:pos="630"/>
          <w:tab w:val="left" w:pos="990"/>
        </w:tabs>
        <w:spacing w:before="100" w:line="400" w:lineRule="exact"/>
        <w:ind w:left="0" w:firstLine="720"/>
        <w:rPr>
          <w:ins w:id="5489" w:author="An Tran, ACA (BUV)" w:date="2024-09-12T22:22:00Z" w16du:dateUtc="2024-09-12T15:22:00Z"/>
          <w:rFonts w:cs="Arial"/>
          <w:szCs w:val="22"/>
          <w:rPrChange w:id="5490" w:author="An Tran, ACA (BUV)" w:date="2024-09-13T17:29:00Z" w16du:dateUtc="2024-09-13T10:29:00Z">
            <w:rPr>
              <w:ins w:id="5491" w:author="An Tran, ACA (BUV)" w:date="2024-09-12T22:22:00Z" w16du:dateUtc="2024-09-12T15:22:00Z"/>
              <w:rFonts w:cs="Arial"/>
              <w:i/>
              <w:iCs/>
              <w:szCs w:val="22"/>
              <w:lang w:val="vi-VN"/>
            </w:rPr>
          </w:rPrChange>
        </w:rPr>
        <w:pPrChange w:id="5492" w:author="An Tran, ACA (BUV)" w:date="2024-09-12T22:38:00Z" w16du:dateUtc="2024-09-12T15:38:00Z">
          <w:pPr>
            <w:pStyle w:val="Question"/>
            <w:numPr>
              <w:numId w:val="44"/>
            </w:numPr>
            <w:spacing w:before="100" w:line="400" w:lineRule="exact"/>
            <w:ind w:left="1170" w:hanging="360"/>
          </w:pPr>
        </w:pPrChange>
      </w:pPr>
      <w:bookmarkStart w:id="5493" w:name="_Toc176526604"/>
      <w:bookmarkStart w:id="5494" w:name="_Toc177143772"/>
      <w:ins w:id="5495" w:author="An Tran, ACA (BUV)" w:date="2024-09-12T22:22:00Z" w16du:dateUtc="2024-09-12T15:22:00Z">
        <w:r w:rsidRPr="00863667">
          <w:rPr>
            <w:rFonts w:cs="Arial"/>
            <w:szCs w:val="22"/>
          </w:rPr>
          <w:t>How is classification at BUV</w:t>
        </w:r>
        <w:r w:rsidRPr="00863667">
          <w:rPr>
            <w:rFonts w:cs="Arial"/>
            <w:szCs w:val="22"/>
            <w:rPrChange w:id="5496" w:author="An Tran, ACA (BUV)" w:date="2024-09-13T17:29:00Z" w16du:dateUtc="2024-09-13T10:29:00Z">
              <w:rPr>
                <w:rFonts w:cs="Arial"/>
                <w:szCs w:val="22"/>
                <w:lang w:val="vi-VN"/>
              </w:rPr>
            </w:rPrChange>
          </w:rPr>
          <w:t xml:space="preserve">? </w:t>
        </w:r>
        <w:r w:rsidRPr="00863667">
          <w:rPr>
            <w:rFonts w:cs="Arial"/>
            <w:i/>
            <w:iCs/>
            <w:szCs w:val="22"/>
            <w:rPrChange w:id="5497" w:author="An Tran, ACA (BUV)" w:date="2024-09-13T17:29:00Z" w16du:dateUtc="2024-09-13T10:29:00Z">
              <w:rPr>
                <w:rFonts w:cs="Arial"/>
                <w:szCs w:val="22"/>
                <w:lang w:val="vi-VN"/>
              </w:rPr>
            </w:rPrChange>
          </w:rPr>
          <w:t xml:space="preserve">/ </w:t>
        </w:r>
        <w:r w:rsidRPr="00863667">
          <w:rPr>
            <w:rFonts w:cs="Arial"/>
            <w:i/>
            <w:iCs/>
            <w:szCs w:val="22"/>
          </w:rPr>
          <w:t>Quy định xếp hạng bằng ở BUV như thế nào</w:t>
        </w:r>
        <w:r w:rsidRPr="00863667">
          <w:rPr>
            <w:rFonts w:cs="Arial"/>
            <w:i/>
            <w:iCs/>
            <w:szCs w:val="22"/>
            <w:rPrChange w:id="5498" w:author="An Tran, ACA (BUV)" w:date="2024-09-13T17:29:00Z" w16du:dateUtc="2024-09-13T10:29:00Z">
              <w:rPr>
                <w:rFonts w:cs="Arial"/>
                <w:i/>
                <w:iCs/>
                <w:szCs w:val="22"/>
                <w:lang w:val="vi-VN"/>
              </w:rPr>
            </w:rPrChange>
          </w:rPr>
          <w:t>?</w:t>
        </w:r>
        <w:bookmarkEnd w:id="5493"/>
        <w:bookmarkEnd w:id="5494"/>
      </w:ins>
    </w:p>
    <w:p w14:paraId="113B1FB1" w14:textId="77777777" w:rsidR="00B553BE" w:rsidRPr="00863667" w:rsidRDefault="00B553BE" w:rsidP="00B553BE">
      <w:pPr>
        <w:ind w:firstLine="0"/>
        <w:rPr>
          <w:ins w:id="5499" w:author="An Tran, ACA (BUV)" w:date="2024-09-12T22:22:00Z" w16du:dateUtc="2024-09-12T15:22:00Z"/>
          <w:rFonts w:ascii="iCiel Avenir LT Std 35 Light" w:hAnsi="iCiel Avenir LT Std 35 Light"/>
          <w:b/>
          <w:bCs/>
          <w:u w:val="single"/>
        </w:rPr>
      </w:pPr>
      <w:ins w:id="5500" w:author="An Tran, ACA (BUV)" w:date="2024-09-12T22:22:00Z" w16du:dateUtc="2024-09-12T15:22:00Z">
        <w:r w:rsidRPr="00863667">
          <w:rPr>
            <w:rFonts w:ascii="iCiel Avenir LT Std 35 Light" w:hAnsi="iCiel Avenir LT Std 35 Light"/>
            <w:b/>
            <w:bCs/>
            <w:u w:val="single"/>
          </w:rPr>
          <w:t xml:space="preserve">Honours Degree classifications </w:t>
        </w:r>
      </w:ins>
    </w:p>
    <w:p w14:paraId="243B7895" w14:textId="77777777" w:rsidR="00B553BE" w:rsidRPr="00863667" w:rsidRDefault="00B553BE" w:rsidP="00B553BE">
      <w:pPr>
        <w:ind w:firstLine="0"/>
        <w:rPr>
          <w:ins w:id="5501" w:author="An Tran, ACA (BUV)" w:date="2024-09-12T22:22:00Z" w16du:dateUtc="2024-09-12T15:22:00Z"/>
          <w:rFonts w:ascii="iCiel Avenir LT Std 35 Light" w:hAnsi="iCiel Avenir LT Std 35 Light"/>
        </w:rPr>
      </w:pPr>
      <w:ins w:id="5502" w:author="An Tran, ACA (BUV)" w:date="2024-09-12T22:22:00Z" w16du:dateUtc="2024-09-12T15:22:00Z">
        <w:r w:rsidRPr="00863667">
          <w:rPr>
            <w:rFonts w:ascii="iCiel Avenir LT Std 35 Light" w:hAnsi="iCiel Avenir LT Std 35 Light"/>
          </w:rPr>
          <w:t xml:space="preserve">Honours Degrees are awarded using the nationally recognised classification system. The overall mark that is used as the basis to determine classification is calculated as follows: </w:t>
        </w:r>
      </w:ins>
    </w:p>
    <w:p w14:paraId="188DB736" w14:textId="77777777" w:rsidR="00B553BE" w:rsidRPr="00863667" w:rsidRDefault="00B553BE" w:rsidP="00B553BE">
      <w:pPr>
        <w:ind w:firstLine="0"/>
        <w:rPr>
          <w:ins w:id="5503" w:author="An Tran, ACA (BUV)" w:date="2024-09-12T22:22:00Z" w16du:dateUtc="2024-09-12T15:22:00Z"/>
          <w:rFonts w:ascii="iCiel Avenir LT Std 35 Light" w:hAnsi="iCiel Avenir LT Std 35 Light"/>
        </w:rPr>
      </w:pPr>
      <w:ins w:id="5504" w:author="An Tran, ACA (BUV)" w:date="2024-09-12T22:22:00Z" w16du:dateUtc="2024-09-12T15:22:00Z">
        <w:r w:rsidRPr="00863667">
          <w:rPr>
            <w:rFonts w:ascii="iCiel Avenir LT Std 35 Light" w:hAnsi="iCiel Avenir LT Std 35 Light"/>
          </w:rPr>
          <w:t xml:space="preserve">25% of the Level 5 average mark plus 75% of the Level 6 average mark, with each unit weighted according to its size. No distinction is drawn between core and optional units. The average mark at each level is calculated to two decimal places. </w:t>
        </w:r>
      </w:ins>
    </w:p>
    <w:p w14:paraId="0FBA463F" w14:textId="77777777" w:rsidR="00B553BE" w:rsidRPr="00863667" w:rsidRDefault="00B553BE" w:rsidP="00B553BE">
      <w:pPr>
        <w:ind w:firstLine="0"/>
        <w:rPr>
          <w:ins w:id="5505" w:author="An Tran, ACA (BUV)" w:date="2024-09-12T22:22:00Z" w16du:dateUtc="2024-09-12T15:22:00Z"/>
          <w:rFonts w:ascii="iCiel Avenir LT Std 35 Light" w:hAnsi="iCiel Avenir LT Std 35 Light"/>
        </w:rPr>
      </w:pPr>
      <w:ins w:id="5506" w:author="An Tran, ACA (BUV)" w:date="2024-09-12T22:22:00Z" w16du:dateUtc="2024-09-12T15:22:00Z">
        <w:r w:rsidRPr="00863667">
          <w:rPr>
            <w:rFonts w:ascii="iCiel Avenir LT Std 35 Light" w:hAnsi="iCiel Avenir LT Std 35 Light"/>
          </w:rPr>
          <w:t xml:space="preserve">Students who enter directly into Level 6, including students articulating from Foundation Degrees, shall have their classification determined on the basis of Level 6 credit only. </w:t>
        </w:r>
      </w:ins>
    </w:p>
    <w:p w14:paraId="78259821" w14:textId="77777777" w:rsidR="00B553BE" w:rsidRPr="00863667" w:rsidRDefault="00B553BE" w:rsidP="00B553BE">
      <w:pPr>
        <w:ind w:firstLine="0"/>
        <w:rPr>
          <w:ins w:id="5507" w:author="An Tran, ACA (BUV)" w:date="2024-09-12T22:22:00Z" w16du:dateUtc="2024-09-12T15:22:00Z"/>
          <w:rFonts w:ascii="iCiel Avenir LT Std 35 Light" w:hAnsi="iCiel Avenir LT Std 35 Light"/>
        </w:rPr>
      </w:pPr>
      <w:ins w:id="5508" w:author="An Tran, ACA (BUV)" w:date="2024-09-12T22:22:00Z" w16du:dateUtc="2024-09-12T15:22:00Z">
        <w:r w:rsidRPr="00863667">
          <w:rPr>
            <w:rFonts w:ascii="iCiel Avenir LT Std 35 Light" w:hAnsi="iCiel Avenir LT Std 35 Light"/>
          </w:rPr>
          <w:t xml:space="preserve">The result is placed against the scale of marks and classification below. </w:t>
        </w:r>
      </w:ins>
    </w:p>
    <w:p w14:paraId="554A217F" w14:textId="77777777" w:rsidR="00B553BE" w:rsidRPr="00863667" w:rsidRDefault="00B553BE">
      <w:pPr>
        <w:pStyle w:val="ListParagraph"/>
        <w:numPr>
          <w:ilvl w:val="0"/>
          <w:numId w:val="74"/>
        </w:numPr>
        <w:rPr>
          <w:ins w:id="5509" w:author="An Tran, ACA (BUV)" w:date="2024-09-12T22:22:00Z" w16du:dateUtc="2024-09-12T15:22:00Z"/>
          <w:rFonts w:ascii="iCiel Avenir LT Std 35 Light" w:hAnsi="iCiel Avenir LT Std 35 Light"/>
          <w:b/>
          <w:bCs/>
          <w:rPrChange w:id="5510" w:author="An Tran, ACA (BUV)" w:date="2024-09-13T17:29:00Z" w16du:dateUtc="2024-09-13T10:29:00Z">
            <w:rPr>
              <w:ins w:id="5511" w:author="An Tran, ACA (BUV)" w:date="2024-09-12T22:22:00Z" w16du:dateUtc="2024-09-12T15:22:00Z"/>
              <w:rFonts w:ascii="iCiel Avenir LT Std 35 Light" w:hAnsi="iCiel Avenir LT Std 35 Light"/>
            </w:rPr>
          </w:rPrChange>
        </w:rPr>
        <w:pPrChange w:id="5512" w:author="An Tran, ACA (BUV)" w:date="2024-09-13T17:27:00Z" w16du:dateUtc="2024-09-13T10:27:00Z">
          <w:pPr>
            <w:ind w:firstLine="0"/>
          </w:pPr>
        </w:pPrChange>
      </w:pPr>
      <w:ins w:id="5513" w:author="An Tran, ACA (BUV)" w:date="2024-09-12T22:22:00Z" w16du:dateUtc="2024-09-12T15:22:00Z">
        <w:r w:rsidRPr="00863667">
          <w:rPr>
            <w:rFonts w:ascii="iCiel Avenir LT Std 35 Light" w:hAnsi="iCiel Avenir LT Std 35 Light"/>
            <w:b/>
            <w:bCs/>
            <w:u w:val="single"/>
            <w:rPrChange w:id="5514" w:author="An Tran, ACA (BUV)" w:date="2024-09-13T17:29:00Z" w16du:dateUtc="2024-09-13T10:29:00Z">
              <w:rPr>
                <w:rFonts w:ascii="iCiel Avenir LT Std 35 Light" w:hAnsi="iCiel Avenir LT Std 35 Light"/>
                <w:u w:val="single"/>
              </w:rPr>
            </w:rPrChange>
          </w:rPr>
          <w:t>Method A (arithmetic)</w:t>
        </w:r>
      </w:ins>
    </w:p>
    <w:p w14:paraId="17F3FA8D" w14:textId="77777777" w:rsidR="00B553BE" w:rsidRPr="00863667" w:rsidRDefault="00B553BE">
      <w:pPr>
        <w:pStyle w:val="ListParagraph"/>
        <w:numPr>
          <w:ilvl w:val="0"/>
          <w:numId w:val="97"/>
        </w:numPr>
        <w:rPr>
          <w:ins w:id="5515" w:author="An Tran, ACA (BUV)" w:date="2024-09-12T22:22:00Z" w16du:dateUtc="2024-09-12T15:22:00Z"/>
          <w:rFonts w:ascii="iCiel Avenir LT Std 35 Light" w:hAnsi="iCiel Avenir LT Std 35 Light"/>
          <w:rPrChange w:id="5516" w:author="An Tran, ACA (BUV)" w:date="2024-09-13T17:29:00Z" w16du:dateUtc="2024-09-13T10:29:00Z">
            <w:rPr>
              <w:ins w:id="5517" w:author="An Tran, ACA (BUV)" w:date="2024-09-12T22:22:00Z" w16du:dateUtc="2024-09-12T15:22:00Z"/>
            </w:rPr>
          </w:rPrChange>
        </w:rPr>
        <w:pPrChange w:id="5518" w:author="An Tran, ACA (BUV)" w:date="2024-09-13T17:28:00Z" w16du:dateUtc="2024-09-13T10:28:00Z">
          <w:pPr>
            <w:ind w:firstLine="0"/>
          </w:pPr>
        </w:pPrChange>
      </w:pPr>
      <w:ins w:id="5519" w:author="An Tran, ACA (BUV)" w:date="2024-09-12T22:22:00Z" w16du:dateUtc="2024-09-12T15:22:00Z">
        <w:r w:rsidRPr="00863667">
          <w:rPr>
            <w:rFonts w:ascii="iCiel Avenir LT Std 35 Light" w:hAnsi="iCiel Avenir LT Std 35 Light"/>
            <w:rPrChange w:id="5520" w:author="An Tran, ACA (BUV)" w:date="2024-09-13T17:29:00Z" w16du:dateUtc="2024-09-13T10:29:00Z">
              <w:rPr/>
            </w:rPrChange>
          </w:rPr>
          <w:t>First Class Honours: Overall mark of 70-100%, with a minimum of 40 Level 6 credits at 70% or above</w:t>
        </w:r>
      </w:ins>
    </w:p>
    <w:p w14:paraId="05DFBEE7" w14:textId="77777777" w:rsidR="00B553BE" w:rsidRPr="00863667" w:rsidRDefault="00B553BE">
      <w:pPr>
        <w:pStyle w:val="ListParagraph"/>
        <w:numPr>
          <w:ilvl w:val="0"/>
          <w:numId w:val="97"/>
        </w:numPr>
        <w:rPr>
          <w:ins w:id="5521" w:author="An Tran, ACA (BUV)" w:date="2024-09-12T22:22:00Z" w16du:dateUtc="2024-09-12T15:22:00Z"/>
          <w:rFonts w:ascii="iCiel Avenir LT Std 35 Light" w:hAnsi="iCiel Avenir LT Std 35 Light"/>
          <w:rPrChange w:id="5522" w:author="An Tran, ACA (BUV)" w:date="2024-09-13T17:29:00Z" w16du:dateUtc="2024-09-13T10:29:00Z">
            <w:rPr>
              <w:ins w:id="5523" w:author="An Tran, ACA (BUV)" w:date="2024-09-12T22:22:00Z" w16du:dateUtc="2024-09-12T15:22:00Z"/>
            </w:rPr>
          </w:rPrChange>
        </w:rPr>
        <w:pPrChange w:id="5524" w:author="An Tran, ACA (BUV)" w:date="2024-09-13T17:28:00Z" w16du:dateUtc="2024-09-13T10:28:00Z">
          <w:pPr>
            <w:ind w:firstLine="0"/>
          </w:pPr>
        </w:pPrChange>
      </w:pPr>
      <w:ins w:id="5525" w:author="An Tran, ACA (BUV)" w:date="2024-09-12T22:22:00Z" w16du:dateUtc="2024-09-12T15:22:00Z">
        <w:r w:rsidRPr="00863667">
          <w:rPr>
            <w:rFonts w:ascii="iCiel Avenir LT Std 35 Light" w:hAnsi="iCiel Avenir LT Std 35 Light"/>
            <w:rPrChange w:id="5526" w:author="An Tran, ACA (BUV)" w:date="2024-09-13T17:29:00Z" w16du:dateUtc="2024-09-13T10:29:00Z">
              <w:rPr/>
            </w:rPrChange>
          </w:rPr>
          <w:t xml:space="preserve">Second Class Honours Upper Division: Overall mark of 60-69%, with a minimum of 40 Level 6 credits at 60% or above </w:t>
        </w:r>
      </w:ins>
    </w:p>
    <w:p w14:paraId="73AB68ED" w14:textId="77777777" w:rsidR="00B553BE" w:rsidRPr="00863667" w:rsidRDefault="00B553BE">
      <w:pPr>
        <w:pStyle w:val="ListParagraph"/>
        <w:numPr>
          <w:ilvl w:val="0"/>
          <w:numId w:val="97"/>
        </w:numPr>
        <w:rPr>
          <w:ins w:id="5527" w:author="An Tran, ACA (BUV)" w:date="2024-09-12T22:22:00Z" w16du:dateUtc="2024-09-12T15:22:00Z"/>
          <w:rFonts w:ascii="iCiel Avenir LT Std 35 Light" w:hAnsi="iCiel Avenir LT Std 35 Light"/>
          <w:rPrChange w:id="5528" w:author="An Tran, ACA (BUV)" w:date="2024-09-13T17:29:00Z" w16du:dateUtc="2024-09-13T10:29:00Z">
            <w:rPr>
              <w:ins w:id="5529" w:author="An Tran, ACA (BUV)" w:date="2024-09-12T22:22:00Z" w16du:dateUtc="2024-09-12T15:22:00Z"/>
            </w:rPr>
          </w:rPrChange>
        </w:rPr>
        <w:pPrChange w:id="5530" w:author="An Tran, ACA (BUV)" w:date="2024-09-13T17:28:00Z" w16du:dateUtc="2024-09-13T10:28:00Z">
          <w:pPr>
            <w:ind w:firstLine="0"/>
          </w:pPr>
        </w:pPrChange>
      </w:pPr>
      <w:ins w:id="5531" w:author="An Tran, ACA (BUV)" w:date="2024-09-12T22:22:00Z" w16du:dateUtc="2024-09-12T15:22:00Z">
        <w:r w:rsidRPr="00863667">
          <w:rPr>
            <w:rFonts w:ascii="iCiel Avenir LT Std 35 Light" w:hAnsi="iCiel Avenir LT Std 35 Light"/>
            <w:rPrChange w:id="5532" w:author="An Tran, ACA (BUV)" w:date="2024-09-13T17:29:00Z" w16du:dateUtc="2024-09-13T10:29:00Z">
              <w:rPr/>
            </w:rPrChange>
          </w:rPr>
          <w:t xml:space="preserve">Second Class Honours Lower Division: Overall mark of 50-59%, with a minimum of 40 Level 6 credits at 50% or above </w:t>
        </w:r>
      </w:ins>
    </w:p>
    <w:p w14:paraId="11E5311B" w14:textId="77777777" w:rsidR="00B553BE" w:rsidRPr="00863667" w:rsidRDefault="00B553BE">
      <w:pPr>
        <w:pStyle w:val="ListParagraph"/>
        <w:numPr>
          <w:ilvl w:val="0"/>
          <w:numId w:val="97"/>
        </w:numPr>
        <w:rPr>
          <w:ins w:id="5533" w:author="An Tran, ACA (BUV)" w:date="2024-09-12T22:22:00Z" w16du:dateUtc="2024-09-12T15:22:00Z"/>
          <w:rFonts w:ascii="iCiel Avenir LT Std 35 Light" w:hAnsi="iCiel Avenir LT Std 35 Light"/>
          <w:rPrChange w:id="5534" w:author="An Tran, ACA (BUV)" w:date="2024-09-13T17:29:00Z" w16du:dateUtc="2024-09-13T10:29:00Z">
            <w:rPr>
              <w:ins w:id="5535" w:author="An Tran, ACA (BUV)" w:date="2024-09-12T22:22:00Z" w16du:dateUtc="2024-09-12T15:22:00Z"/>
            </w:rPr>
          </w:rPrChange>
        </w:rPr>
        <w:pPrChange w:id="5536" w:author="An Tran, ACA (BUV)" w:date="2024-09-13T17:28:00Z" w16du:dateUtc="2024-09-13T10:28:00Z">
          <w:pPr>
            <w:ind w:firstLine="0"/>
          </w:pPr>
        </w:pPrChange>
      </w:pPr>
      <w:ins w:id="5537" w:author="An Tran, ACA (BUV)" w:date="2024-09-12T22:22:00Z" w16du:dateUtc="2024-09-12T15:22:00Z">
        <w:r w:rsidRPr="00863667">
          <w:rPr>
            <w:rFonts w:ascii="iCiel Avenir LT Std 35 Light" w:hAnsi="iCiel Avenir LT Std 35 Light"/>
            <w:rPrChange w:id="5538" w:author="An Tran, ACA (BUV)" w:date="2024-09-13T17:29:00Z" w16du:dateUtc="2024-09-13T10:29:00Z">
              <w:rPr/>
            </w:rPrChange>
          </w:rPr>
          <w:t xml:space="preserve">Third Class Honours: Overall mark of 40-49%. </w:t>
        </w:r>
      </w:ins>
    </w:p>
    <w:p w14:paraId="20998698" w14:textId="77777777" w:rsidR="00B553BE" w:rsidRPr="00863667" w:rsidRDefault="00B553BE">
      <w:pPr>
        <w:pStyle w:val="ListParagraph"/>
        <w:numPr>
          <w:ilvl w:val="0"/>
          <w:numId w:val="74"/>
        </w:numPr>
        <w:rPr>
          <w:ins w:id="5539" w:author="An Tran, ACA (BUV)" w:date="2024-09-12T22:22:00Z" w16du:dateUtc="2024-09-12T15:22:00Z"/>
          <w:rFonts w:ascii="iCiel Avenir LT Std 35 Light" w:hAnsi="iCiel Avenir LT Std 35 Light"/>
          <w:b/>
          <w:bCs/>
          <w:rPrChange w:id="5540" w:author="An Tran, ACA (BUV)" w:date="2024-09-13T17:29:00Z" w16du:dateUtc="2024-09-13T10:29:00Z">
            <w:rPr>
              <w:ins w:id="5541" w:author="An Tran, ACA (BUV)" w:date="2024-09-12T22:22:00Z" w16du:dateUtc="2024-09-12T15:22:00Z"/>
              <w:rFonts w:ascii="iCiel Avenir LT Std 35 Light" w:hAnsi="iCiel Avenir LT Std 35 Light"/>
            </w:rPr>
          </w:rPrChange>
        </w:rPr>
        <w:pPrChange w:id="5542" w:author="An Tran, ACA (BUV)" w:date="2024-09-13T17:28:00Z" w16du:dateUtc="2024-09-13T10:28:00Z">
          <w:pPr>
            <w:ind w:firstLine="0"/>
          </w:pPr>
        </w:pPrChange>
      </w:pPr>
      <w:ins w:id="5543" w:author="An Tran, ACA (BUV)" w:date="2024-09-12T22:22:00Z" w16du:dateUtc="2024-09-12T15:22:00Z">
        <w:r w:rsidRPr="00863667">
          <w:rPr>
            <w:rFonts w:ascii="iCiel Avenir LT Std 35 Light" w:hAnsi="iCiel Avenir LT Std 35 Light"/>
            <w:b/>
            <w:bCs/>
            <w:u w:val="single"/>
            <w:rPrChange w:id="5544" w:author="An Tran, ACA (BUV)" w:date="2024-09-13T17:29:00Z" w16du:dateUtc="2024-09-13T10:29:00Z">
              <w:rPr>
                <w:rFonts w:ascii="iCiel Avenir LT Std 35 Light" w:hAnsi="iCiel Avenir LT Std 35 Light"/>
                <w:u w:val="single"/>
              </w:rPr>
            </w:rPrChange>
          </w:rPr>
          <w:t>Method B (balance of credit)</w:t>
        </w:r>
        <w:r w:rsidRPr="00863667">
          <w:rPr>
            <w:rFonts w:ascii="iCiel Avenir LT Std 35 Light" w:hAnsi="iCiel Avenir LT Std 35 Light"/>
            <w:b/>
            <w:bCs/>
            <w:rPrChange w:id="5545" w:author="An Tran, ACA (BUV)" w:date="2024-09-13T17:29:00Z" w16du:dateUtc="2024-09-13T10:29:00Z">
              <w:rPr>
                <w:rFonts w:ascii="iCiel Avenir LT Std 35 Light" w:hAnsi="iCiel Avenir LT Std 35 Light"/>
              </w:rPr>
            </w:rPrChange>
          </w:rPr>
          <w:t xml:space="preserve"> </w:t>
        </w:r>
      </w:ins>
    </w:p>
    <w:p w14:paraId="3CCD2805" w14:textId="77777777" w:rsidR="00B553BE" w:rsidRPr="00863667" w:rsidRDefault="00B553BE">
      <w:pPr>
        <w:pStyle w:val="ListParagraph"/>
        <w:numPr>
          <w:ilvl w:val="0"/>
          <w:numId w:val="98"/>
        </w:numPr>
        <w:rPr>
          <w:ins w:id="5546" w:author="An Tran, ACA (BUV)" w:date="2024-09-12T22:22:00Z" w16du:dateUtc="2024-09-12T15:22:00Z"/>
          <w:rFonts w:ascii="iCiel Avenir LT Std 35 Light" w:hAnsi="iCiel Avenir LT Std 35 Light"/>
          <w:rPrChange w:id="5547" w:author="An Tran, ACA (BUV)" w:date="2024-09-13T17:29:00Z" w16du:dateUtc="2024-09-13T10:29:00Z">
            <w:rPr>
              <w:ins w:id="5548" w:author="An Tran, ACA (BUV)" w:date="2024-09-12T22:22:00Z" w16du:dateUtc="2024-09-12T15:22:00Z"/>
            </w:rPr>
          </w:rPrChange>
        </w:rPr>
        <w:pPrChange w:id="5549" w:author="An Tran, ACA (BUV)" w:date="2024-09-13T17:29:00Z" w16du:dateUtc="2024-09-13T10:29:00Z">
          <w:pPr>
            <w:ind w:firstLine="0"/>
          </w:pPr>
        </w:pPrChange>
      </w:pPr>
      <w:ins w:id="5550" w:author="An Tran, ACA (BUV)" w:date="2024-09-12T22:22:00Z" w16du:dateUtc="2024-09-12T15:22:00Z">
        <w:r w:rsidRPr="00863667">
          <w:rPr>
            <w:rFonts w:ascii="iCiel Avenir LT Std 35 Light" w:hAnsi="iCiel Avenir LT Std 35 Light"/>
            <w:rPrChange w:id="5551" w:author="An Tran, ACA (BUV)" w:date="2024-09-13T17:29:00Z" w16du:dateUtc="2024-09-13T10:29:00Z">
              <w:rPr/>
            </w:rPrChange>
          </w:rPr>
          <w:t xml:space="preserve">First Class Honours: Overall mark of 65-100%, with a minimum of 80 Level 6 credits at 70% or above </w:t>
        </w:r>
      </w:ins>
    </w:p>
    <w:p w14:paraId="25852780" w14:textId="77777777" w:rsidR="00B553BE" w:rsidRPr="00863667" w:rsidRDefault="00B553BE">
      <w:pPr>
        <w:pStyle w:val="ListParagraph"/>
        <w:numPr>
          <w:ilvl w:val="0"/>
          <w:numId w:val="98"/>
        </w:numPr>
        <w:rPr>
          <w:ins w:id="5552" w:author="An Tran, ACA (BUV)" w:date="2024-09-12T22:22:00Z" w16du:dateUtc="2024-09-12T15:22:00Z"/>
          <w:rFonts w:ascii="iCiel Avenir LT Std 35 Light" w:hAnsi="iCiel Avenir LT Std 35 Light"/>
          <w:rPrChange w:id="5553" w:author="An Tran, ACA (BUV)" w:date="2024-09-13T17:29:00Z" w16du:dateUtc="2024-09-13T10:29:00Z">
            <w:rPr>
              <w:ins w:id="5554" w:author="An Tran, ACA (BUV)" w:date="2024-09-12T22:22:00Z" w16du:dateUtc="2024-09-12T15:22:00Z"/>
            </w:rPr>
          </w:rPrChange>
        </w:rPr>
        <w:pPrChange w:id="5555" w:author="An Tran, ACA (BUV)" w:date="2024-09-13T17:29:00Z" w16du:dateUtc="2024-09-13T10:29:00Z">
          <w:pPr>
            <w:ind w:firstLine="0"/>
          </w:pPr>
        </w:pPrChange>
      </w:pPr>
      <w:ins w:id="5556" w:author="An Tran, ACA (BUV)" w:date="2024-09-12T22:22:00Z" w16du:dateUtc="2024-09-12T15:22:00Z">
        <w:r w:rsidRPr="00863667">
          <w:rPr>
            <w:rFonts w:ascii="iCiel Avenir LT Std 35 Light" w:hAnsi="iCiel Avenir LT Std 35 Light"/>
            <w:rPrChange w:id="5557" w:author="An Tran, ACA (BUV)" w:date="2024-09-13T17:29:00Z" w16du:dateUtc="2024-09-13T10:29:00Z">
              <w:rPr/>
            </w:rPrChange>
          </w:rPr>
          <w:t xml:space="preserve">Second Class Honours Upper Division: Overall mark of 55+%, with a minimum of 80 Level 6 credits at 60% or above </w:t>
        </w:r>
      </w:ins>
    </w:p>
    <w:p w14:paraId="0049319F" w14:textId="77777777" w:rsidR="00B553BE" w:rsidRPr="00863667" w:rsidRDefault="00B553BE">
      <w:pPr>
        <w:pStyle w:val="ListParagraph"/>
        <w:numPr>
          <w:ilvl w:val="0"/>
          <w:numId w:val="98"/>
        </w:numPr>
        <w:rPr>
          <w:ins w:id="5558" w:author="An Tran, ACA (BUV)" w:date="2024-09-12T22:22:00Z" w16du:dateUtc="2024-09-12T15:22:00Z"/>
          <w:rFonts w:ascii="iCiel Avenir LT Std 35 Light" w:hAnsi="iCiel Avenir LT Std 35 Light"/>
          <w:rPrChange w:id="5559" w:author="An Tran, ACA (BUV)" w:date="2024-09-13T17:29:00Z" w16du:dateUtc="2024-09-13T10:29:00Z">
            <w:rPr>
              <w:ins w:id="5560" w:author="An Tran, ACA (BUV)" w:date="2024-09-12T22:22:00Z" w16du:dateUtc="2024-09-12T15:22:00Z"/>
            </w:rPr>
          </w:rPrChange>
        </w:rPr>
        <w:pPrChange w:id="5561" w:author="An Tran, ACA (BUV)" w:date="2024-09-13T17:29:00Z" w16du:dateUtc="2024-09-13T10:29:00Z">
          <w:pPr>
            <w:ind w:firstLine="0"/>
          </w:pPr>
        </w:pPrChange>
      </w:pPr>
      <w:ins w:id="5562" w:author="An Tran, ACA (BUV)" w:date="2024-09-12T22:22:00Z" w16du:dateUtc="2024-09-12T15:22:00Z">
        <w:r w:rsidRPr="00863667">
          <w:rPr>
            <w:rFonts w:ascii="iCiel Avenir LT Std 35 Light" w:hAnsi="iCiel Avenir LT Std 35 Light"/>
            <w:rPrChange w:id="5563" w:author="An Tran, ACA (BUV)" w:date="2024-09-13T17:29:00Z" w16du:dateUtc="2024-09-13T10:29:00Z">
              <w:rPr/>
            </w:rPrChange>
          </w:rPr>
          <w:t xml:space="preserve">Second Class Honours Lower Division: Overall mark of 45+%, with a minimum of 80 Level 6 credits at 50% or above </w:t>
        </w:r>
      </w:ins>
    </w:p>
    <w:p w14:paraId="13014541" w14:textId="77777777" w:rsidR="00B553BE" w:rsidRPr="00863667" w:rsidRDefault="00B553BE">
      <w:pPr>
        <w:pStyle w:val="ListParagraph"/>
        <w:numPr>
          <w:ilvl w:val="0"/>
          <w:numId w:val="98"/>
        </w:numPr>
        <w:rPr>
          <w:ins w:id="5564" w:author="An Tran, ACA (BUV)" w:date="2024-09-12T22:22:00Z" w16du:dateUtc="2024-09-12T15:22:00Z"/>
          <w:rFonts w:ascii="iCiel Avenir LT Std 35 Light" w:hAnsi="iCiel Avenir LT Std 35 Light"/>
          <w:rPrChange w:id="5565" w:author="An Tran, ACA (BUV)" w:date="2024-09-13T17:29:00Z" w16du:dateUtc="2024-09-13T10:29:00Z">
            <w:rPr>
              <w:ins w:id="5566" w:author="An Tran, ACA (BUV)" w:date="2024-09-12T22:22:00Z" w16du:dateUtc="2024-09-12T15:22:00Z"/>
            </w:rPr>
          </w:rPrChange>
        </w:rPr>
        <w:pPrChange w:id="5567" w:author="An Tran, ACA (BUV)" w:date="2024-09-13T17:29:00Z" w16du:dateUtc="2024-09-13T10:29:00Z">
          <w:pPr>
            <w:ind w:firstLine="0"/>
          </w:pPr>
        </w:pPrChange>
      </w:pPr>
      <w:ins w:id="5568" w:author="An Tran, ACA (BUV)" w:date="2024-09-12T22:22:00Z" w16du:dateUtc="2024-09-12T15:22:00Z">
        <w:r w:rsidRPr="00863667">
          <w:rPr>
            <w:rFonts w:ascii="iCiel Avenir LT Std 35 Light" w:hAnsi="iCiel Avenir LT Std 35 Light"/>
            <w:rPrChange w:id="5569" w:author="An Tran, ACA (BUV)" w:date="2024-09-13T17:29:00Z" w16du:dateUtc="2024-09-13T10:29:00Z">
              <w:rPr/>
            </w:rPrChange>
          </w:rPr>
          <w:t xml:space="preserve">Third Class Honours: Overall mark of 40+%. </w:t>
        </w:r>
      </w:ins>
    </w:p>
    <w:p w14:paraId="32CA93B3" w14:textId="77777777" w:rsidR="00B553BE" w:rsidRPr="00863667" w:rsidRDefault="00B553BE" w:rsidP="00B553BE">
      <w:pPr>
        <w:ind w:firstLine="0"/>
        <w:rPr>
          <w:ins w:id="5570" w:author="An Tran, ACA (BUV)" w:date="2024-09-12T22:22:00Z" w16du:dateUtc="2024-09-12T15:22:00Z"/>
          <w:rFonts w:ascii="iCiel Avenir LT Std 35 Light" w:hAnsi="iCiel Avenir LT Std 35 Light"/>
        </w:rPr>
      </w:pPr>
      <w:ins w:id="5571" w:author="An Tran, ACA (BUV)" w:date="2024-09-12T22:22:00Z" w16du:dateUtc="2024-09-12T15:22:00Z">
        <w:r w:rsidRPr="00863667">
          <w:rPr>
            <w:rFonts w:ascii="iCiel Avenir LT Std 35 Light" w:hAnsi="iCiel Avenir LT Std 35 Light"/>
          </w:rPr>
          <w:t>Where these methods produce different outcomes, the student will be awarded the higher class of degree.</w:t>
        </w:r>
      </w:ins>
    </w:p>
    <w:p w14:paraId="20910E01" w14:textId="77777777" w:rsidR="00B553BE" w:rsidRPr="00863667" w:rsidRDefault="00B553BE" w:rsidP="00B553BE">
      <w:pPr>
        <w:ind w:firstLine="0"/>
        <w:rPr>
          <w:ins w:id="5572" w:author="An Tran, ACA (BUV)" w:date="2024-09-12T22:22:00Z" w16du:dateUtc="2024-09-12T15:22:00Z"/>
          <w:rFonts w:ascii="iCiel Avenir LT Std 35 Light" w:hAnsi="iCiel Avenir LT Std 35 Light"/>
        </w:rPr>
      </w:pPr>
      <w:ins w:id="5573" w:author="An Tran, ACA (BUV)" w:date="2024-09-12T22:22:00Z" w16du:dateUtc="2024-09-12T15:22:00Z">
        <w:r w:rsidRPr="00863667">
          <w:rPr>
            <w:rFonts w:ascii="iCiel Avenir LT Std 35 Light" w:hAnsi="iCiel Avenir LT Std 35 Light"/>
          </w:rPr>
          <w:t xml:space="preserve">An overall mark will be rounded up if it is within 0.5% (inclusive) of the higher classification band. </w:t>
        </w:r>
      </w:ins>
    </w:p>
    <w:p w14:paraId="77D30F75" w14:textId="77777777" w:rsidR="00B553BE" w:rsidRPr="00863667" w:rsidRDefault="00B553BE" w:rsidP="00B553BE">
      <w:pPr>
        <w:ind w:firstLine="0"/>
        <w:rPr>
          <w:ins w:id="5574" w:author="An Tran, ACA (BUV)" w:date="2024-09-12T22:22:00Z" w16du:dateUtc="2024-09-12T15:22:00Z"/>
          <w:rFonts w:ascii="iCiel Avenir LT Std 35 Light" w:hAnsi="iCiel Avenir LT Std 35 Light"/>
        </w:rPr>
      </w:pPr>
      <w:ins w:id="5575" w:author="An Tran, ACA (BUV)" w:date="2024-09-12T22:22:00Z" w16du:dateUtc="2024-09-12T15:22:00Z">
        <w:r w:rsidRPr="00863667">
          <w:rPr>
            <w:rFonts w:ascii="iCiel Avenir LT Std 35 Light" w:hAnsi="iCiel Avenir LT Std 35 Light"/>
          </w:rPr>
          <w:t xml:space="preserve">In addition, if a student’s overall mark is no more than 2.0% below a classification boundary, they will be awarded the higher classification if they have a minimum of 80 Level 6 credits at that higher level (ie at 70% or above for First Class Honours; at 60% or above for Second Class Honours Upper Division; and at 50% or above for Second Class Honours Lower Division. </w:t>
        </w:r>
      </w:ins>
    </w:p>
    <w:p w14:paraId="7704E633" w14:textId="77777777" w:rsidR="00B553BE" w:rsidRPr="00863667" w:rsidRDefault="00B553BE" w:rsidP="00B553BE">
      <w:pPr>
        <w:ind w:firstLine="0"/>
        <w:rPr>
          <w:ins w:id="5576" w:author="An Tran, ACA (BUV)" w:date="2024-09-12T22:22:00Z" w16du:dateUtc="2024-09-12T15:22:00Z"/>
          <w:rFonts w:ascii="iCiel Avenir LT Std 35 Light" w:hAnsi="iCiel Avenir LT Std 35 Light"/>
          <w:i/>
          <w:iCs/>
          <w:u w:val="single"/>
        </w:rPr>
      </w:pPr>
      <w:ins w:id="5577" w:author="An Tran, ACA (BUV)" w:date="2024-09-12T22:22:00Z" w16du:dateUtc="2024-09-12T15:22:00Z">
        <w:r w:rsidRPr="00863667">
          <w:rPr>
            <w:rFonts w:ascii="iCiel Avenir LT Std 35 Light" w:hAnsi="iCiel Avenir LT Std 35 Light"/>
            <w:b/>
            <w:bCs/>
            <w:i/>
            <w:iCs/>
            <w:u w:val="single"/>
          </w:rPr>
          <w:t>Phân loại bằng danh dự</w:t>
        </w:r>
      </w:ins>
    </w:p>
    <w:p w14:paraId="1200258C" w14:textId="77777777" w:rsidR="00B553BE" w:rsidRPr="00863667" w:rsidRDefault="00B553BE" w:rsidP="00B553BE">
      <w:pPr>
        <w:ind w:firstLine="0"/>
        <w:rPr>
          <w:ins w:id="5578" w:author="An Tran, ACA (BUV)" w:date="2024-09-12T22:22:00Z" w16du:dateUtc="2024-09-12T15:22:00Z"/>
          <w:rFonts w:ascii="iCiel Avenir LT Std 35 Light" w:hAnsi="iCiel Avenir LT Std 35 Light"/>
          <w:i/>
          <w:iCs/>
        </w:rPr>
      </w:pPr>
      <w:ins w:id="5579" w:author="An Tran, ACA (BUV)" w:date="2024-09-12T22:22:00Z" w16du:dateUtc="2024-09-12T15:22:00Z">
        <w:r w:rsidRPr="00863667">
          <w:rPr>
            <w:rFonts w:ascii="iCiel Avenir LT Std 35 Light" w:hAnsi="iCiel Avenir LT Std 35 Light"/>
            <w:i/>
            <w:iCs/>
          </w:rPr>
          <w:t>Các bằng danh dự được trao theo hệ thống phân loại quốc gia được công nhận. Điểm tổng kết dùng để xác định phân loại được tính như sau:</w:t>
        </w:r>
      </w:ins>
    </w:p>
    <w:p w14:paraId="2AAD1871" w14:textId="77777777" w:rsidR="00B553BE" w:rsidRPr="00863667" w:rsidRDefault="00B553BE" w:rsidP="00B553BE">
      <w:pPr>
        <w:ind w:firstLine="0"/>
        <w:rPr>
          <w:ins w:id="5580" w:author="An Tran, ACA (BUV)" w:date="2024-09-12T22:22:00Z" w16du:dateUtc="2024-09-12T15:22:00Z"/>
          <w:rFonts w:ascii="iCiel Avenir LT Std 35 Light" w:hAnsi="iCiel Avenir LT Std 35 Light"/>
          <w:i/>
          <w:iCs/>
        </w:rPr>
      </w:pPr>
      <w:ins w:id="5581" w:author="An Tran, ACA (BUV)" w:date="2024-09-12T22:22:00Z" w16du:dateUtc="2024-09-12T15:22:00Z">
        <w:r w:rsidRPr="00863667">
          <w:rPr>
            <w:rFonts w:ascii="iCiel Avenir LT Std 35 Light" w:hAnsi="iCiel Avenir LT Std 35 Light"/>
            <w:i/>
            <w:iCs/>
          </w:rPr>
          <w:t>25% điểm trung bình ở Cấp độ 5 cộng với 75% điểm trung bình ở Cấp độ 6, với mỗi môn học được cân nhắc theo số tín chỉ của nó. Không phân biệt giữa các môn học bắt buộc và tùy chọn. Điểm trung bình ở mỗi cấp độ được làm tròn đến hai chữ số thập phân.</w:t>
        </w:r>
      </w:ins>
    </w:p>
    <w:p w14:paraId="4D8F83D0" w14:textId="77777777" w:rsidR="00B553BE" w:rsidRPr="00863667" w:rsidRDefault="00B553BE" w:rsidP="00B553BE">
      <w:pPr>
        <w:ind w:firstLine="0"/>
        <w:rPr>
          <w:ins w:id="5582" w:author="An Tran, ACA (BUV)" w:date="2024-09-12T22:22:00Z" w16du:dateUtc="2024-09-12T15:22:00Z"/>
          <w:rFonts w:ascii="iCiel Avenir LT Std 35 Light" w:hAnsi="iCiel Avenir LT Std 35 Light"/>
          <w:i/>
          <w:iCs/>
        </w:rPr>
      </w:pPr>
      <w:ins w:id="5583" w:author="An Tran, ACA (BUV)" w:date="2024-09-12T22:22:00Z" w16du:dateUtc="2024-09-12T15:22:00Z">
        <w:r w:rsidRPr="00863667">
          <w:rPr>
            <w:rFonts w:ascii="iCiel Avenir LT Std 35 Light" w:hAnsi="iCiel Avenir LT Std 35 Light"/>
            <w:i/>
            <w:iCs/>
          </w:rPr>
          <w:t xml:space="preserve">Sinh viên nhập học trực tiếp vào Cấp độ 6, bao gồm sinh viên chuyển tiếp từ các Bằng Căn bản, sẽ có phân loại dựa trên tín chỉ ở Cấp độ 6. </w:t>
        </w:r>
      </w:ins>
    </w:p>
    <w:p w14:paraId="15C09776" w14:textId="77777777" w:rsidR="00B553BE" w:rsidRPr="00863667" w:rsidRDefault="00B553BE" w:rsidP="00B553BE">
      <w:pPr>
        <w:ind w:firstLine="0"/>
        <w:rPr>
          <w:ins w:id="5584" w:author="An Tran, ACA (BUV)" w:date="2024-09-12T22:22:00Z" w16du:dateUtc="2024-09-12T15:22:00Z"/>
          <w:rFonts w:ascii="iCiel Avenir LT Std 35 Light" w:hAnsi="iCiel Avenir LT Std 35 Light"/>
          <w:i/>
          <w:iCs/>
        </w:rPr>
      </w:pPr>
      <w:ins w:id="5585" w:author="An Tran, ACA (BUV)" w:date="2024-09-12T22:22:00Z" w16du:dateUtc="2024-09-12T15:22:00Z">
        <w:r w:rsidRPr="00863667">
          <w:rPr>
            <w:rFonts w:ascii="iCiel Avenir LT Std 35 Light" w:hAnsi="iCiel Avenir LT Std 35 Light"/>
            <w:i/>
            <w:iCs/>
          </w:rPr>
          <w:t>Kết quả được phân loại như dưới đây:</w:t>
        </w:r>
      </w:ins>
    </w:p>
    <w:p w14:paraId="187F35A1" w14:textId="77777777" w:rsidR="00B553BE" w:rsidRPr="00863667" w:rsidRDefault="00B553BE" w:rsidP="00B553BE">
      <w:pPr>
        <w:numPr>
          <w:ilvl w:val="0"/>
          <w:numId w:val="96"/>
        </w:numPr>
        <w:rPr>
          <w:ins w:id="5586" w:author="An Tran, ACA (BUV)" w:date="2024-09-12T22:22:00Z" w16du:dateUtc="2024-09-12T15:22:00Z"/>
          <w:rFonts w:ascii="iCiel Avenir LT Std 35 Light" w:hAnsi="iCiel Avenir LT Std 35 Light"/>
          <w:i/>
          <w:iCs/>
        </w:rPr>
      </w:pPr>
      <w:ins w:id="5587" w:author="An Tran, ACA (BUV)" w:date="2024-09-12T22:22:00Z" w16du:dateUtc="2024-09-12T15:22:00Z">
        <w:r w:rsidRPr="00863667">
          <w:rPr>
            <w:rFonts w:ascii="iCiel Avenir LT Std 35 Light" w:hAnsi="iCiel Avenir LT Std 35 Light"/>
            <w:b/>
            <w:bCs/>
            <w:i/>
            <w:iCs/>
          </w:rPr>
          <w:t>Phương pháp A (số học)</w:t>
        </w:r>
      </w:ins>
    </w:p>
    <w:p w14:paraId="633917F6" w14:textId="77777777" w:rsidR="00B553BE" w:rsidRPr="00863667" w:rsidRDefault="00B553BE" w:rsidP="00B553BE">
      <w:pPr>
        <w:numPr>
          <w:ilvl w:val="1"/>
          <w:numId w:val="96"/>
        </w:numPr>
        <w:rPr>
          <w:ins w:id="5588" w:author="An Tran, ACA (BUV)" w:date="2024-09-12T22:22:00Z" w16du:dateUtc="2024-09-12T15:22:00Z"/>
          <w:rFonts w:ascii="iCiel Avenir LT Std 35 Light" w:hAnsi="iCiel Avenir LT Std 35 Light"/>
          <w:i/>
          <w:iCs/>
        </w:rPr>
      </w:pPr>
      <w:ins w:id="5589" w:author="An Tran, ACA (BUV)" w:date="2024-09-12T22:22:00Z" w16du:dateUtc="2024-09-12T15:22:00Z">
        <w:r w:rsidRPr="00863667">
          <w:rPr>
            <w:rFonts w:ascii="iCiel Avenir LT Std 35 Light" w:hAnsi="iCiel Avenir LT Std 35 Light"/>
            <w:b/>
            <w:bCs/>
            <w:i/>
            <w:iCs/>
          </w:rPr>
          <w:t>Danh dự Hạng nhất</w:t>
        </w:r>
        <w:r w:rsidRPr="00863667">
          <w:rPr>
            <w:rFonts w:ascii="iCiel Avenir LT Std 35 Light" w:hAnsi="iCiel Avenir LT Std 35 Light"/>
            <w:i/>
            <w:iCs/>
          </w:rPr>
          <w:t>: Điểm tổng hợp từ 70-100%, với ít nhất 40 tín chỉ ở Cấp độ 6 đạt 70% trở lên.</w:t>
        </w:r>
      </w:ins>
    </w:p>
    <w:p w14:paraId="2059143B" w14:textId="545FC5BC" w:rsidR="00B553BE" w:rsidRPr="00863667" w:rsidRDefault="00B553BE" w:rsidP="00B553BE">
      <w:pPr>
        <w:numPr>
          <w:ilvl w:val="1"/>
          <w:numId w:val="96"/>
        </w:numPr>
        <w:rPr>
          <w:ins w:id="5590" w:author="An Tran, ACA (BUV)" w:date="2024-09-12T22:22:00Z" w16du:dateUtc="2024-09-12T15:22:00Z"/>
          <w:rFonts w:ascii="iCiel Avenir LT Std 35 Light" w:hAnsi="iCiel Avenir LT Std 35 Light"/>
          <w:i/>
          <w:iCs/>
        </w:rPr>
      </w:pPr>
      <w:ins w:id="5591" w:author="An Tran, ACA (BUV)" w:date="2024-09-12T22:22:00Z" w16du:dateUtc="2024-09-12T15:22:00Z">
        <w:r w:rsidRPr="00863667">
          <w:rPr>
            <w:rFonts w:ascii="iCiel Avenir LT Std 35 Light" w:hAnsi="iCiel Avenir LT Std 35 Light"/>
            <w:b/>
            <w:bCs/>
            <w:i/>
            <w:iCs/>
          </w:rPr>
          <w:t>Danh dự Hạng Hai, Xếp hạng cao (Giỏi)</w:t>
        </w:r>
        <w:r w:rsidRPr="00863667">
          <w:rPr>
            <w:rFonts w:ascii="iCiel Avenir LT Std 35 Light" w:hAnsi="iCiel Avenir LT Std 35 Light"/>
            <w:i/>
            <w:iCs/>
          </w:rPr>
          <w:t>: Điểm tổng hợp từ 60-69%, với ít nhất 40 tín chỉ ở Cấp độ 6 đạt 60% trở lên.</w:t>
        </w:r>
      </w:ins>
    </w:p>
    <w:p w14:paraId="1469E970" w14:textId="2AF89820" w:rsidR="00B553BE" w:rsidRPr="00863667" w:rsidRDefault="00B553BE" w:rsidP="00B553BE">
      <w:pPr>
        <w:numPr>
          <w:ilvl w:val="1"/>
          <w:numId w:val="96"/>
        </w:numPr>
        <w:rPr>
          <w:ins w:id="5592" w:author="An Tran, ACA (BUV)" w:date="2024-09-12T22:22:00Z" w16du:dateUtc="2024-09-12T15:22:00Z"/>
          <w:rFonts w:ascii="iCiel Avenir LT Std 35 Light" w:hAnsi="iCiel Avenir LT Std 35 Light"/>
          <w:i/>
          <w:iCs/>
        </w:rPr>
      </w:pPr>
      <w:ins w:id="5593" w:author="An Tran, ACA (BUV)" w:date="2024-09-12T22:22:00Z" w16du:dateUtc="2024-09-12T15:22:00Z">
        <w:r w:rsidRPr="00863667">
          <w:rPr>
            <w:rFonts w:ascii="iCiel Avenir LT Std 35 Light" w:hAnsi="iCiel Avenir LT Std 35 Light"/>
            <w:b/>
            <w:bCs/>
            <w:i/>
            <w:iCs/>
          </w:rPr>
          <w:t>Danh dự Hạng Hai, Xếp hạng thấp (Khá)</w:t>
        </w:r>
        <w:r w:rsidRPr="00863667">
          <w:rPr>
            <w:rFonts w:ascii="iCiel Avenir LT Std 35 Light" w:hAnsi="iCiel Avenir LT Std 35 Light"/>
            <w:i/>
            <w:iCs/>
          </w:rPr>
          <w:t>: Điểm tổng hợp từ 50-59%, với ít nhất 40 tín chỉ ở Cấp độ 6 đạt 50% trở lên.</w:t>
        </w:r>
      </w:ins>
    </w:p>
    <w:p w14:paraId="3E2D2489" w14:textId="77777777" w:rsidR="00B553BE" w:rsidRPr="00863667" w:rsidRDefault="00B553BE" w:rsidP="00B553BE">
      <w:pPr>
        <w:numPr>
          <w:ilvl w:val="1"/>
          <w:numId w:val="96"/>
        </w:numPr>
        <w:rPr>
          <w:ins w:id="5594" w:author="An Tran, ACA (BUV)" w:date="2024-09-12T22:22:00Z" w16du:dateUtc="2024-09-12T15:22:00Z"/>
          <w:rFonts w:ascii="iCiel Avenir LT Std 35 Light" w:hAnsi="iCiel Avenir LT Std 35 Light"/>
          <w:i/>
          <w:iCs/>
        </w:rPr>
      </w:pPr>
      <w:ins w:id="5595" w:author="An Tran, ACA (BUV)" w:date="2024-09-12T22:22:00Z" w16du:dateUtc="2024-09-12T15:22:00Z">
        <w:r w:rsidRPr="00863667">
          <w:rPr>
            <w:rFonts w:ascii="iCiel Avenir LT Std 35 Light" w:hAnsi="iCiel Avenir LT Std 35 Light"/>
            <w:b/>
            <w:bCs/>
            <w:i/>
            <w:iCs/>
          </w:rPr>
          <w:t>Danh dự Hạng Ba</w:t>
        </w:r>
        <w:r w:rsidRPr="00863667">
          <w:rPr>
            <w:rFonts w:ascii="iCiel Avenir LT Std 35 Light" w:hAnsi="iCiel Avenir LT Std 35 Light"/>
            <w:i/>
            <w:iCs/>
          </w:rPr>
          <w:t>: Điểm tổng hợp từ 40-49%.</w:t>
        </w:r>
      </w:ins>
    </w:p>
    <w:p w14:paraId="64DF741C" w14:textId="77777777" w:rsidR="00B553BE" w:rsidRPr="00863667" w:rsidRDefault="00B553BE" w:rsidP="00B553BE">
      <w:pPr>
        <w:numPr>
          <w:ilvl w:val="0"/>
          <w:numId w:val="96"/>
        </w:numPr>
        <w:rPr>
          <w:ins w:id="5596" w:author="An Tran, ACA (BUV)" w:date="2024-09-12T22:22:00Z" w16du:dateUtc="2024-09-12T15:22:00Z"/>
          <w:rFonts w:ascii="iCiel Avenir LT Std 35 Light" w:hAnsi="iCiel Avenir LT Std 35 Light"/>
          <w:i/>
          <w:iCs/>
        </w:rPr>
      </w:pPr>
      <w:ins w:id="5597" w:author="An Tran, ACA (BUV)" w:date="2024-09-12T22:22:00Z" w16du:dateUtc="2024-09-12T15:22:00Z">
        <w:r w:rsidRPr="00863667">
          <w:rPr>
            <w:rFonts w:ascii="iCiel Avenir LT Std 35 Light" w:hAnsi="iCiel Avenir LT Std 35 Light"/>
            <w:b/>
            <w:bCs/>
            <w:i/>
            <w:iCs/>
          </w:rPr>
          <w:t>Phương pháp B (cân bằng tín chỉ)</w:t>
        </w:r>
      </w:ins>
    </w:p>
    <w:p w14:paraId="6B7635EE" w14:textId="77777777" w:rsidR="00B553BE" w:rsidRPr="00863667" w:rsidRDefault="00B553BE" w:rsidP="00B553BE">
      <w:pPr>
        <w:numPr>
          <w:ilvl w:val="1"/>
          <w:numId w:val="96"/>
        </w:numPr>
        <w:rPr>
          <w:ins w:id="5598" w:author="An Tran, ACA (BUV)" w:date="2024-09-12T22:22:00Z" w16du:dateUtc="2024-09-12T15:22:00Z"/>
          <w:rFonts w:ascii="iCiel Avenir LT Std 35 Light" w:hAnsi="iCiel Avenir LT Std 35 Light"/>
          <w:i/>
          <w:iCs/>
        </w:rPr>
      </w:pPr>
      <w:ins w:id="5599" w:author="An Tran, ACA (BUV)" w:date="2024-09-12T22:22:00Z" w16du:dateUtc="2024-09-12T15:22:00Z">
        <w:r w:rsidRPr="00863667">
          <w:rPr>
            <w:rFonts w:ascii="iCiel Avenir LT Std 35 Light" w:hAnsi="iCiel Avenir LT Std 35 Light"/>
            <w:b/>
            <w:bCs/>
            <w:i/>
            <w:iCs/>
          </w:rPr>
          <w:t>Danh dự Hạng nhất</w:t>
        </w:r>
        <w:r w:rsidRPr="00863667">
          <w:rPr>
            <w:rFonts w:ascii="iCiel Avenir LT Std 35 Light" w:hAnsi="iCiel Avenir LT Std 35 Light"/>
            <w:i/>
            <w:iCs/>
          </w:rPr>
          <w:t>: Điểm tổng kết từ 65-100%, với ít nhất 80 tín chỉ ở Cấp độ 6 đạt 70% trở lên.</w:t>
        </w:r>
      </w:ins>
    </w:p>
    <w:p w14:paraId="30FFCA8C" w14:textId="4C0A3BCA" w:rsidR="00B553BE" w:rsidRPr="00863667" w:rsidRDefault="00B553BE" w:rsidP="00B553BE">
      <w:pPr>
        <w:numPr>
          <w:ilvl w:val="1"/>
          <w:numId w:val="96"/>
        </w:numPr>
        <w:rPr>
          <w:ins w:id="5600" w:author="An Tran, ACA (BUV)" w:date="2024-09-12T22:22:00Z" w16du:dateUtc="2024-09-12T15:22:00Z"/>
          <w:rFonts w:ascii="iCiel Avenir LT Std 35 Light" w:hAnsi="iCiel Avenir LT Std 35 Light"/>
          <w:i/>
          <w:iCs/>
        </w:rPr>
      </w:pPr>
      <w:ins w:id="5601" w:author="An Tran, ACA (BUV)" w:date="2024-09-12T22:22:00Z" w16du:dateUtc="2024-09-12T15:22:00Z">
        <w:r w:rsidRPr="00863667">
          <w:rPr>
            <w:rFonts w:ascii="iCiel Avenir LT Std 35 Light" w:hAnsi="iCiel Avenir LT Std 35 Light"/>
            <w:b/>
            <w:bCs/>
            <w:i/>
            <w:iCs/>
          </w:rPr>
          <w:t>Danh dự Hạng Hai, Xếp hạng cao (Giỏi)</w:t>
        </w:r>
        <w:r w:rsidRPr="00863667">
          <w:rPr>
            <w:rFonts w:ascii="iCiel Avenir LT Std 35 Light" w:hAnsi="iCiel Avenir LT Std 35 Light"/>
            <w:i/>
            <w:iCs/>
          </w:rPr>
          <w:t>: Điểm tổng kết từ 55% trở lên, với ít nhất 80 tín chỉ ở Cấp độ 6 đạt 60% trở lên.</w:t>
        </w:r>
      </w:ins>
    </w:p>
    <w:p w14:paraId="600A23AA" w14:textId="3433C56B" w:rsidR="00B553BE" w:rsidRPr="00863667" w:rsidRDefault="00B553BE" w:rsidP="00B553BE">
      <w:pPr>
        <w:numPr>
          <w:ilvl w:val="1"/>
          <w:numId w:val="96"/>
        </w:numPr>
        <w:rPr>
          <w:ins w:id="5602" w:author="An Tran, ACA (BUV)" w:date="2024-09-12T22:22:00Z" w16du:dateUtc="2024-09-12T15:22:00Z"/>
          <w:rFonts w:ascii="iCiel Avenir LT Std 35 Light" w:hAnsi="iCiel Avenir LT Std 35 Light"/>
          <w:i/>
          <w:iCs/>
        </w:rPr>
      </w:pPr>
      <w:ins w:id="5603" w:author="An Tran, ACA (BUV)" w:date="2024-09-12T22:22:00Z" w16du:dateUtc="2024-09-12T15:22:00Z">
        <w:r w:rsidRPr="00863667">
          <w:rPr>
            <w:rFonts w:ascii="iCiel Avenir LT Std 35 Light" w:hAnsi="iCiel Avenir LT Std 35 Light"/>
            <w:b/>
            <w:bCs/>
            <w:i/>
            <w:iCs/>
          </w:rPr>
          <w:t>Danh dự Hạng Hai, Xếp hạng thấp (Khá)</w:t>
        </w:r>
        <w:r w:rsidRPr="00863667">
          <w:rPr>
            <w:rFonts w:ascii="iCiel Avenir LT Std 35 Light" w:hAnsi="iCiel Avenir LT Std 35 Light"/>
            <w:i/>
            <w:iCs/>
          </w:rPr>
          <w:t>: Điểm tổng kết từ 45% trở lên, với ít nhất 80 tín chỉ ở Cấp độ 6 đạt 50% trở lên.</w:t>
        </w:r>
      </w:ins>
    </w:p>
    <w:p w14:paraId="0007238D" w14:textId="77777777" w:rsidR="00B553BE" w:rsidRPr="00863667" w:rsidRDefault="00B553BE" w:rsidP="00B553BE">
      <w:pPr>
        <w:numPr>
          <w:ilvl w:val="1"/>
          <w:numId w:val="96"/>
        </w:numPr>
        <w:rPr>
          <w:ins w:id="5604" w:author="An Tran, ACA (BUV)" w:date="2024-09-12T22:22:00Z" w16du:dateUtc="2024-09-12T15:22:00Z"/>
          <w:rFonts w:ascii="iCiel Avenir LT Std 35 Light" w:hAnsi="iCiel Avenir LT Std 35 Light"/>
          <w:i/>
          <w:iCs/>
        </w:rPr>
      </w:pPr>
      <w:ins w:id="5605" w:author="An Tran, ACA (BUV)" w:date="2024-09-12T22:22:00Z" w16du:dateUtc="2024-09-12T15:22:00Z">
        <w:r w:rsidRPr="00863667">
          <w:rPr>
            <w:rFonts w:ascii="iCiel Avenir LT Std 35 Light" w:hAnsi="iCiel Avenir LT Std 35 Light"/>
            <w:b/>
            <w:bCs/>
            <w:i/>
            <w:iCs/>
          </w:rPr>
          <w:t>Danh dự Hạng Ba</w:t>
        </w:r>
        <w:r w:rsidRPr="00863667">
          <w:rPr>
            <w:rFonts w:ascii="iCiel Avenir LT Std 35 Light" w:hAnsi="iCiel Avenir LT Std 35 Light"/>
            <w:i/>
            <w:iCs/>
          </w:rPr>
          <w:t>: Điểm tổng kết từ 40% trở lên.</w:t>
        </w:r>
      </w:ins>
    </w:p>
    <w:p w14:paraId="2CEB9631" w14:textId="77777777" w:rsidR="00B553BE" w:rsidRPr="00863667" w:rsidRDefault="00B553BE" w:rsidP="00B553BE">
      <w:pPr>
        <w:ind w:firstLine="0"/>
        <w:rPr>
          <w:ins w:id="5606" w:author="An Tran, ACA (BUV)" w:date="2024-09-12T22:22:00Z" w16du:dateUtc="2024-09-12T15:22:00Z"/>
          <w:rFonts w:ascii="iCiel Avenir LT Std 35 Light" w:hAnsi="iCiel Avenir LT Std 35 Light"/>
          <w:i/>
          <w:iCs/>
        </w:rPr>
      </w:pPr>
      <w:ins w:id="5607" w:author="An Tran, ACA (BUV)" w:date="2024-09-12T22:22:00Z" w16du:dateUtc="2024-09-12T15:22:00Z">
        <w:r w:rsidRPr="00863667">
          <w:rPr>
            <w:rFonts w:ascii="iCiel Avenir LT Std 35 Light" w:hAnsi="iCiel Avenir LT Std 35 Light"/>
            <w:i/>
            <w:iCs/>
          </w:rPr>
          <w:t>Khi các phương pháp này cho ra kết quả khác nhau, sinh viên sẽ được cấp bằng có phân loại cao hơn.</w:t>
        </w:r>
      </w:ins>
    </w:p>
    <w:p w14:paraId="7265C514" w14:textId="77777777" w:rsidR="00D4075A" w:rsidRPr="00863667" w:rsidRDefault="00B553BE">
      <w:pPr>
        <w:ind w:firstLine="0"/>
        <w:rPr>
          <w:ins w:id="5608" w:author="An Tran, ACA (BUV)" w:date="2024-09-13T17:19:00Z" w16du:dateUtc="2024-09-13T10:19:00Z"/>
          <w:rFonts w:ascii="iCiel Avenir LT Std 35 Light" w:hAnsi="iCiel Avenir LT Std 35 Light"/>
          <w:i/>
          <w:iCs/>
        </w:rPr>
        <w:pPrChange w:id="5609" w:author="An Tran, ACA (BUV)" w:date="2024-09-13T17:29:00Z" w16du:dateUtc="2024-09-13T10:29:00Z">
          <w:pPr/>
        </w:pPrChange>
      </w:pPr>
      <w:ins w:id="5610" w:author="An Tran, ACA (BUV)" w:date="2024-09-12T22:22:00Z" w16du:dateUtc="2024-09-12T15:22:00Z">
        <w:r w:rsidRPr="00863667">
          <w:rPr>
            <w:rFonts w:ascii="iCiel Avenir LT Std 35 Light" w:hAnsi="iCiel Avenir LT Std 35 Light"/>
            <w:i/>
            <w:iCs/>
          </w:rPr>
          <w:t xml:space="preserve">Điểm tổng kết sẽ được làm tròn lên nếu nó nằm trong khoảng 0,5% (bao gồm) của xếp loại cao hơn. </w:t>
        </w:r>
      </w:ins>
    </w:p>
    <w:p w14:paraId="14E9F517" w14:textId="70406B6A" w:rsidR="00D9034C" w:rsidRPr="00863667" w:rsidDel="00D4075A" w:rsidRDefault="00B553BE">
      <w:pPr>
        <w:tabs>
          <w:tab w:val="left" w:pos="630"/>
          <w:tab w:val="left" w:pos="720"/>
          <w:tab w:val="left" w:pos="1080"/>
        </w:tabs>
        <w:ind w:firstLine="0"/>
        <w:rPr>
          <w:del w:id="5611" w:author="An Tran, ACA (BUV)" w:date="2024-09-12T22:22:00Z" w16du:dateUtc="2024-09-12T15:22:00Z"/>
          <w:rFonts w:ascii="iCiel Avenir LT Std 35 Light" w:hAnsi="iCiel Avenir LT Std 35 Light"/>
          <w:i/>
          <w:iCs/>
          <w:rPrChange w:id="5612" w:author="An Tran, ACA (BUV)" w:date="2024-09-13T17:29:00Z" w16du:dateUtc="2024-09-13T10:29:00Z">
            <w:rPr>
              <w:del w:id="5613" w:author="An Tran, ACA (BUV)" w:date="2024-09-12T22:22:00Z" w16du:dateUtc="2024-09-12T15:22:00Z"/>
              <w:rFonts w:ascii="iCiel Avenir LT Std 35 Light" w:hAnsi="iCiel Avenir LT Std 35 Light" w:cs="Arial"/>
              <w:i/>
              <w:iCs/>
              <w:sz w:val="22"/>
              <w:szCs w:val="22"/>
            </w:rPr>
          </w:rPrChange>
        </w:rPr>
      </w:pPr>
      <w:ins w:id="5614" w:author="An Tran, ACA (BUV)" w:date="2024-09-12T22:22:00Z" w16du:dateUtc="2024-09-12T15:22:00Z">
        <w:r w:rsidRPr="00863667">
          <w:rPr>
            <w:rFonts w:ascii="iCiel Avenir LT Std 35 Light" w:hAnsi="iCiel Avenir LT Std 35 Light" w:cs="Arial"/>
            <w:i/>
            <w:iCs/>
            <w:sz w:val="22"/>
            <w:szCs w:val="22"/>
          </w:rPr>
          <w:t>Ngoài ra, nếu điểm tổng kết của sinh viên thấp hơn không quá 2,0% so với ranh giới xếp loại, sinh viên sẽ được cấp xếp loại cao hơn nếu có ít nhất 80 tín chỉ ở Cấp độ 6 đạt mức cao hơn (tức là 70% hoặc cao hơn cho Danh dự Hạng nhất; 60% hoặc cao hơn cho Danh dự Hạng Hai, Xếp hạng cao; và 50% hoặc cao hơn cho Danh dự Hạng Hai, Xếp hạng thấp).</w:t>
        </w:r>
      </w:ins>
      <w:del w:id="5615" w:author="An Tran, ACA (BUV)" w:date="2024-09-12T22:22:00Z" w16du:dateUtc="2024-09-12T15:22:00Z">
        <w:r w:rsidR="00D9034C" w:rsidRPr="00863667" w:rsidDel="00B553BE">
          <w:rPr>
            <w:rFonts w:ascii="iCiel Avenir LT Std 35 Light" w:hAnsi="iCiel Avenir LT Std 35 Light" w:cs="Arial"/>
            <w:szCs w:val="22"/>
            <w:lang w:val="vi-VN"/>
            <w:rPrChange w:id="5616" w:author="An Tran, ACA (BUV)" w:date="2024-09-13T17:29:00Z" w16du:dateUtc="2024-09-13T10:29:00Z">
              <w:rPr>
                <w:rFonts w:cs="Arial"/>
                <w:szCs w:val="22"/>
                <w:lang w:val="vi-VN"/>
              </w:rPr>
            </w:rPrChange>
          </w:rPr>
          <w:delText>When &amp; how can I receive student’s result this semester? / Khi nào sinh viên có kết quả học kì này và có thể xem kết quả đó ở đâu?</w:delText>
        </w:r>
        <w:bookmarkEnd w:id="5222"/>
        <w:bookmarkEnd w:id="5223"/>
      </w:del>
    </w:p>
    <w:p w14:paraId="7B00FB85" w14:textId="77777777" w:rsidR="00D4075A" w:rsidRPr="00863667" w:rsidRDefault="00D4075A">
      <w:pPr>
        <w:rPr>
          <w:ins w:id="5617" w:author="An Tran, ACA (BUV)" w:date="2024-09-13T17:18:00Z" w16du:dateUtc="2024-09-13T10:18:00Z"/>
          <w:rFonts w:cs="Arial"/>
          <w:b/>
          <w:i/>
          <w:iCs/>
          <w:szCs w:val="22"/>
          <w:rPrChange w:id="5618" w:author="An Tran, ACA (BUV)" w:date="2024-09-13T17:29:00Z" w16du:dateUtc="2024-09-13T10:29:00Z">
            <w:rPr>
              <w:ins w:id="5619" w:author="An Tran, ACA (BUV)" w:date="2024-09-13T17:18:00Z" w16du:dateUtc="2024-09-13T10:18:00Z"/>
              <w:rFonts w:eastAsia="Times New Roman" w:cs="Arial"/>
              <w:b w:val="0"/>
              <w:i/>
              <w:iCs/>
              <w:color w:val="auto"/>
              <w:szCs w:val="22"/>
              <w:lang w:eastAsia="en-GB"/>
            </w:rPr>
          </w:rPrChange>
        </w:rPr>
        <w:pPrChange w:id="5620" w:author="An Tran, ACA (BUV)" w:date="2024-09-13T17:19:00Z" w16du:dateUtc="2024-09-13T10:19:00Z">
          <w:pPr>
            <w:pStyle w:val="Question"/>
            <w:tabs>
              <w:tab w:val="left" w:pos="990"/>
            </w:tabs>
            <w:spacing w:before="100" w:line="400" w:lineRule="exact"/>
          </w:pPr>
        </w:pPrChange>
      </w:pPr>
    </w:p>
    <w:p w14:paraId="6E6C2CAC" w14:textId="466D4C8C" w:rsidR="00D9034C" w:rsidRPr="00863667" w:rsidDel="00B553BE" w:rsidRDefault="00D9034C" w:rsidP="003E1B62">
      <w:pPr>
        <w:pStyle w:val="ListParagraph"/>
        <w:tabs>
          <w:tab w:val="left" w:pos="630"/>
          <w:tab w:val="left" w:pos="720"/>
          <w:tab w:val="left" w:pos="1080"/>
        </w:tabs>
        <w:ind w:left="0"/>
        <w:contextualSpacing w:val="0"/>
        <w:rPr>
          <w:del w:id="5621" w:author="An Tran, ACA (BUV)" w:date="2024-09-12T22:22:00Z" w16du:dateUtc="2024-09-12T15:22:00Z"/>
          <w:rFonts w:ascii="iCiel Avenir LT Std 35 Light" w:hAnsi="iCiel Avenir LT Std 35 Light" w:cs="Arial"/>
          <w:b/>
          <w:sz w:val="22"/>
          <w:szCs w:val="22"/>
          <w:rPrChange w:id="5622" w:author="An Tran, ACA (BUV)" w:date="2024-09-13T17:29:00Z" w16du:dateUtc="2024-09-13T10:29:00Z">
            <w:rPr>
              <w:del w:id="5623" w:author="An Tran, ACA (BUV)" w:date="2024-09-12T22:22:00Z" w16du:dateUtc="2024-09-12T15:22:00Z"/>
              <w:rFonts w:ascii="iCiel Avenir LT Std 35 Light" w:hAnsi="iCiel Avenir LT Std 35 Light" w:cs="Arial"/>
              <w:b/>
              <w:bCs/>
              <w:sz w:val="22"/>
              <w:szCs w:val="22"/>
              <w:u w:val="single"/>
              <w:lang w:val="vi-VN"/>
            </w:rPr>
          </w:rPrChange>
        </w:rPr>
      </w:pPr>
      <w:del w:id="5624" w:author="An Tran, ACA (BUV)" w:date="2024-09-12T22:22:00Z" w16du:dateUtc="2024-09-12T15:22:00Z">
        <w:r w:rsidRPr="00863667" w:rsidDel="00B553BE">
          <w:rPr>
            <w:rFonts w:ascii="iCiel Avenir LT Std 35 Light" w:hAnsi="iCiel Avenir LT Std 35 Light" w:cs="Arial"/>
            <w:b/>
            <w:sz w:val="22"/>
            <w:szCs w:val="22"/>
            <w:rPrChange w:id="5625"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5626"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5627"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5628" w:author="An Tran, ACA (BUV)" w:date="2024-09-13T17:29:00Z" w16du:dateUtc="2024-09-13T10:29:00Z">
              <w:rPr>
                <w:rFonts w:ascii="iCiel Avenir LT Std 35 Light" w:hAnsi="iCiel Avenir LT Std 35 Light" w:cs="Arial"/>
                <w:sz w:val="22"/>
                <w:szCs w:val="22"/>
                <w:lang w:val="vi-VN"/>
              </w:rPr>
            </w:rPrChange>
          </w:rPr>
          <w:tab/>
        </w:r>
        <w:bookmarkStart w:id="5629" w:name="_Toc177143418"/>
        <w:bookmarkStart w:id="5630" w:name="_Toc177143773"/>
        <w:bookmarkEnd w:id="5629"/>
        <w:bookmarkEnd w:id="5630"/>
      </w:del>
    </w:p>
    <w:p w14:paraId="01E85923" w14:textId="0BF8EFA7" w:rsidR="00A22B01" w:rsidRPr="00863667" w:rsidDel="00B553BE" w:rsidRDefault="00A22B01" w:rsidP="003E1B62">
      <w:pPr>
        <w:tabs>
          <w:tab w:val="left" w:pos="630"/>
          <w:tab w:val="left" w:pos="720"/>
          <w:tab w:val="left" w:pos="1080"/>
        </w:tabs>
        <w:ind w:firstLine="0"/>
        <w:rPr>
          <w:del w:id="5631" w:author="An Tran, ACA (BUV)" w:date="2024-09-12T22:22:00Z" w16du:dateUtc="2024-09-12T15:22:00Z"/>
          <w:rFonts w:ascii="iCiel Avenir LT Std 35 Light" w:hAnsi="iCiel Avenir LT Std 35 Light" w:cs="Arial"/>
          <w:sz w:val="22"/>
          <w:szCs w:val="22"/>
          <w:rPrChange w:id="5632" w:author="An Tran, ACA (BUV)" w:date="2024-09-13T17:29:00Z" w16du:dateUtc="2024-09-13T10:29:00Z">
            <w:rPr>
              <w:del w:id="5633" w:author="An Tran, ACA (BUV)" w:date="2024-09-12T22:22:00Z" w16du:dateUtc="2024-09-12T15:22:00Z"/>
              <w:rFonts w:ascii="iCiel Avenir LT Std 35 Light" w:hAnsi="iCiel Avenir LT Std 35 Light" w:cs="Arial"/>
              <w:sz w:val="22"/>
              <w:szCs w:val="22"/>
              <w:lang w:val="vi-VN"/>
            </w:rPr>
          </w:rPrChange>
        </w:rPr>
      </w:pPr>
      <w:del w:id="5634" w:author="An Tran, ACA (BUV)" w:date="2024-09-12T22:22:00Z" w16du:dateUtc="2024-09-12T15:22:00Z">
        <w:r w:rsidRPr="00863667" w:rsidDel="00B553BE">
          <w:rPr>
            <w:rFonts w:ascii="iCiel Avenir LT Std 35 Light" w:hAnsi="iCiel Avenir LT Std 35 Light" w:cs="Arial"/>
            <w:sz w:val="22"/>
            <w:szCs w:val="22"/>
            <w:rPrChange w:id="5635" w:author="An Tran, ACA (BUV)" w:date="2024-09-13T17:29:00Z" w16du:dateUtc="2024-09-13T10:29:00Z">
              <w:rPr>
                <w:rFonts w:ascii="iCiel Avenir LT Std 35 Light" w:hAnsi="iCiel Avenir LT Std 35 Light" w:cs="Arial"/>
                <w:sz w:val="22"/>
                <w:szCs w:val="22"/>
                <w:lang w:val="vi-VN"/>
              </w:rPr>
            </w:rPrChange>
          </w:rPr>
          <w:delText xml:space="preserve">If students study </w:delText>
        </w:r>
        <w:r w:rsidR="000C1CE4" w:rsidRPr="00863667" w:rsidDel="00B553BE">
          <w:rPr>
            <w:rFonts w:ascii="iCiel Avenir LT Std 35 Light" w:hAnsi="iCiel Avenir LT Std 35 Light" w:cs="Arial"/>
            <w:sz w:val="22"/>
            <w:szCs w:val="22"/>
            <w:rPrChange w:id="5636" w:author="An Tran, ACA (BUV)" w:date="2024-09-13T17:29:00Z" w16du:dateUtc="2024-09-13T10:29:00Z">
              <w:rPr>
                <w:rFonts w:ascii="iCiel Avenir LT Std 35 Light" w:hAnsi="iCiel Avenir LT Std 35 Light" w:cs="Arial"/>
                <w:sz w:val="22"/>
                <w:szCs w:val="22"/>
                <w:lang w:val="vi-VN"/>
              </w:rPr>
            </w:rPrChange>
          </w:rPr>
          <w:delText>Staffordshire</w:delText>
        </w:r>
        <w:r w:rsidRPr="00863667" w:rsidDel="00B553BE">
          <w:rPr>
            <w:rFonts w:ascii="iCiel Avenir LT Std 35 Light" w:hAnsi="iCiel Avenir LT Std 35 Light" w:cs="Arial"/>
            <w:sz w:val="22"/>
            <w:szCs w:val="22"/>
            <w:rPrChange w:id="5637" w:author="An Tran, ACA (BUV)" w:date="2024-09-13T17:29:00Z" w16du:dateUtc="2024-09-13T10:29:00Z">
              <w:rPr>
                <w:rFonts w:ascii="iCiel Avenir LT Std 35 Light" w:hAnsi="iCiel Avenir LT Std 35 Light" w:cs="Arial"/>
                <w:sz w:val="22"/>
                <w:szCs w:val="22"/>
                <w:lang w:val="vi-VN"/>
              </w:rPr>
            </w:rPrChange>
          </w:rPr>
          <w:delText xml:space="preserve"> University (SU) programme, student’s grades are published on their SU student portal around 10 weeks after the semester’s final assessments period. Parents will also receive students’ results via email. </w:delText>
        </w:r>
        <w:bookmarkStart w:id="5638" w:name="_Toc177143419"/>
        <w:bookmarkStart w:id="5639" w:name="_Toc177143774"/>
        <w:bookmarkEnd w:id="5638"/>
        <w:bookmarkEnd w:id="5639"/>
      </w:del>
    </w:p>
    <w:p w14:paraId="49B04E4F" w14:textId="05F36C65" w:rsidR="00A22B01" w:rsidRPr="00863667" w:rsidDel="00B553BE" w:rsidRDefault="00A22B01" w:rsidP="003E1B62">
      <w:pPr>
        <w:pStyle w:val="ListParagraph"/>
        <w:tabs>
          <w:tab w:val="left" w:pos="630"/>
          <w:tab w:val="left" w:pos="720"/>
          <w:tab w:val="left" w:pos="1080"/>
        </w:tabs>
        <w:ind w:left="0" w:firstLine="0"/>
        <w:contextualSpacing w:val="0"/>
        <w:rPr>
          <w:del w:id="5640" w:author="An Tran, ACA (BUV)" w:date="2024-09-12T22:22:00Z" w16du:dateUtc="2024-09-12T15:22:00Z"/>
          <w:rFonts w:ascii="iCiel Avenir LT Std 35 Light" w:hAnsi="iCiel Avenir LT Std 35 Light" w:cs="Arial"/>
          <w:sz w:val="22"/>
          <w:szCs w:val="22"/>
          <w:rPrChange w:id="5641" w:author="An Tran, ACA (BUV)" w:date="2024-09-13T17:29:00Z" w16du:dateUtc="2024-09-13T10:29:00Z">
            <w:rPr>
              <w:del w:id="5642" w:author="An Tran, ACA (BUV)" w:date="2024-09-12T22:22:00Z" w16du:dateUtc="2024-09-12T15:22:00Z"/>
              <w:rFonts w:ascii="iCiel Avenir LT Std 35 Light" w:hAnsi="iCiel Avenir LT Std 35 Light" w:cs="Arial"/>
              <w:sz w:val="22"/>
              <w:szCs w:val="22"/>
              <w:lang w:val="vi-VN"/>
            </w:rPr>
          </w:rPrChange>
        </w:rPr>
      </w:pPr>
      <w:del w:id="5643" w:author="An Tran, ACA (BUV)" w:date="2024-09-12T22:22:00Z" w16du:dateUtc="2024-09-12T15:22:00Z">
        <w:r w:rsidRPr="00863667" w:rsidDel="00B553BE">
          <w:rPr>
            <w:rFonts w:ascii="iCiel Avenir LT Std 35 Light" w:hAnsi="iCiel Avenir LT Std 35 Light" w:cs="Arial"/>
            <w:sz w:val="22"/>
            <w:szCs w:val="22"/>
            <w:rPrChange w:id="5644" w:author="An Tran, ACA (BUV)" w:date="2024-09-13T17:29:00Z" w16du:dateUtc="2024-09-13T10:29:00Z">
              <w:rPr>
                <w:rFonts w:ascii="iCiel Avenir LT Std 35 Light" w:hAnsi="iCiel Avenir LT Std 35 Light" w:cs="Arial"/>
                <w:sz w:val="22"/>
                <w:szCs w:val="22"/>
                <w:lang w:val="vi-VN"/>
              </w:rPr>
            </w:rPrChange>
          </w:rPr>
          <w:delText xml:space="preserve">For graduating students who are waiting for official graduate documents, students &amp; parents can also request a  duplicate academic results that presents all results up to date and a confirmation letter of completion by using your registered email at BUV to write an email to Student Information Office at </w:delText>
        </w:r>
        <w:r w:rsidR="006033B6" w:rsidRPr="00863667" w:rsidDel="00B553BE">
          <w:rPr>
            <w:rFonts w:ascii="iCiel Avenir LT Std 35 Light" w:hAnsi="iCiel Avenir LT Std 35 Light" w:cs="Arial"/>
            <w:color w:val="2F5496" w:themeColor="accent1" w:themeShade="BF"/>
            <w:sz w:val="22"/>
            <w:szCs w:val="22"/>
            <w:rPrChange w:id="5645"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"mailto:studentservice@buv.edu.vn"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5646"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B553BE">
          <w:rPr>
            <w:color w:val="2F5496" w:themeColor="accent1" w:themeShade="BF"/>
            <w:rPrChange w:id="5647" w:author="An Tran, ACA (BUV)" w:date="2024-09-13T17:29:00Z" w16du:dateUtc="2024-09-13T10:29:00Z">
              <w:rPr>
                <w:rStyle w:val="Hyperlink"/>
                <w:rFonts w:ascii="iCiel Avenir LT Std 35 Light" w:hAnsi="iCiel Avenir LT Std 35 Light" w:cs="Arial"/>
                <w:sz w:val="22"/>
                <w:szCs w:val="22"/>
                <w:lang w:val="vi-VN"/>
              </w:rPr>
            </w:rPrChange>
          </w:rPr>
          <w:delText>studentservice@buv.edu.vn</w:delText>
        </w:r>
        <w:r w:rsidR="006033B6" w:rsidRPr="00863667" w:rsidDel="00B553BE">
          <w:rPr>
            <w:color w:val="2F5496" w:themeColor="accent1" w:themeShade="BF"/>
            <w:rPrChange w:id="5648"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Pr="00863667" w:rsidDel="00B553BE">
          <w:rPr>
            <w:rFonts w:ascii="iCiel Avenir LT Std 35 Light" w:hAnsi="iCiel Avenir LT Std 35 Light" w:cs="Arial"/>
            <w:sz w:val="22"/>
            <w:szCs w:val="22"/>
            <w:rPrChange w:id="5649" w:author="An Tran, ACA (BUV)" w:date="2024-09-13T17:29:00Z" w16du:dateUtc="2024-09-13T10:29:00Z">
              <w:rPr>
                <w:rFonts w:ascii="iCiel Avenir LT Std 35 Light" w:hAnsi="iCiel Avenir LT Std 35 Light" w:cs="Arial"/>
                <w:sz w:val="22"/>
                <w:szCs w:val="22"/>
                <w:lang w:val="vi-VN"/>
              </w:rPr>
            </w:rPrChange>
          </w:rPr>
          <w:delText xml:space="preserve">. The process to generate a duplicate academic result and a confirmation letter will take up to 5 working days and we will inform students when they are ready to pick up. </w:delText>
        </w:r>
        <w:bookmarkStart w:id="5650" w:name="_Toc177143420"/>
        <w:bookmarkStart w:id="5651" w:name="_Toc177143775"/>
        <w:bookmarkEnd w:id="5650"/>
        <w:bookmarkEnd w:id="5651"/>
      </w:del>
    </w:p>
    <w:p w14:paraId="0BB90831" w14:textId="0BA4DABF" w:rsidR="00A22B01" w:rsidRPr="00863667" w:rsidDel="00B553BE" w:rsidRDefault="00A22B01" w:rsidP="003E1B62">
      <w:pPr>
        <w:tabs>
          <w:tab w:val="left" w:pos="630"/>
          <w:tab w:val="left" w:pos="720"/>
          <w:tab w:val="left" w:pos="1080"/>
        </w:tabs>
        <w:ind w:firstLine="0"/>
        <w:rPr>
          <w:del w:id="5652" w:author="An Tran, ACA (BUV)" w:date="2024-09-12T22:22:00Z" w16du:dateUtc="2024-09-12T15:22:00Z"/>
          <w:rFonts w:ascii="iCiel Avenir LT Std 35 Light" w:hAnsi="iCiel Avenir LT Std 35 Light" w:cs="Arial"/>
          <w:sz w:val="22"/>
          <w:szCs w:val="22"/>
          <w:rPrChange w:id="5653" w:author="An Tran, ACA (BUV)" w:date="2024-09-13T17:29:00Z" w16du:dateUtc="2024-09-13T10:29:00Z">
            <w:rPr>
              <w:del w:id="5654" w:author="An Tran, ACA (BUV)" w:date="2024-09-12T22:22:00Z" w16du:dateUtc="2024-09-12T15:22:00Z"/>
              <w:rFonts w:ascii="iCiel Avenir LT Std 35 Light" w:hAnsi="iCiel Avenir LT Std 35 Light" w:cs="Arial"/>
              <w:i/>
              <w:iCs/>
              <w:sz w:val="22"/>
              <w:szCs w:val="22"/>
              <w:lang w:val="vi-VN"/>
            </w:rPr>
          </w:rPrChange>
        </w:rPr>
      </w:pPr>
      <w:del w:id="5655" w:author="An Tran, ACA (BUV)" w:date="2024-09-12T22:22:00Z" w16du:dateUtc="2024-09-12T15:22:00Z">
        <w:r w:rsidRPr="00863667" w:rsidDel="00B553BE">
          <w:rPr>
            <w:rFonts w:ascii="iCiel Avenir LT Std 35 Light" w:hAnsi="iCiel Avenir LT Std 35 Light" w:cs="Arial"/>
            <w:sz w:val="22"/>
            <w:szCs w:val="22"/>
            <w:rPrChange w:id="5656" w:author="An Tran, ACA (BUV)" w:date="2024-09-13T17:29:00Z" w16du:dateUtc="2024-09-13T10:29:00Z">
              <w:rPr>
                <w:rFonts w:ascii="iCiel Avenir LT Std 35 Light" w:hAnsi="iCiel Avenir LT Std 35 Light" w:cs="Arial"/>
                <w:i/>
                <w:iCs/>
                <w:sz w:val="22"/>
                <w:szCs w:val="22"/>
                <w:lang w:val="vi-VN"/>
              </w:rPr>
            </w:rPrChange>
          </w:rPr>
          <w:delText>Nếu sinh viên theo học chương trình của Đại học Stafffordshire (SU), kết quả của sinh viên mỗi kỳ sẽ được công bố trên cổng thông tin sinh viên của SU khoảng 10 tuần sau đợt thi cuối kỳ của sinh viên. Phụ huynh cũng sẽ được nhận bảng kết quả qua email.</w:delText>
        </w:r>
        <w:bookmarkStart w:id="5657" w:name="_Toc177143421"/>
        <w:bookmarkStart w:id="5658" w:name="_Toc177143776"/>
        <w:bookmarkEnd w:id="5657"/>
        <w:bookmarkEnd w:id="5658"/>
      </w:del>
    </w:p>
    <w:p w14:paraId="56DB2122" w14:textId="32C3B70A" w:rsidR="008356F1" w:rsidRPr="00863667" w:rsidDel="00B553BE" w:rsidRDefault="00A22B01" w:rsidP="003E1B62">
      <w:pPr>
        <w:pStyle w:val="ListParagraph"/>
        <w:tabs>
          <w:tab w:val="left" w:pos="630"/>
          <w:tab w:val="left" w:pos="720"/>
          <w:tab w:val="left" w:pos="1080"/>
        </w:tabs>
        <w:ind w:left="0" w:firstLine="0"/>
        <w:contextualSpacing w:val="0"/>
        <w:rPr>
          <w:del w:id="5659" w:author="An Tran, ACA (BUV)" w:date="2024-09-12T22:22:00Z" w16du:dateUtc="2024-09-12T15:22:00Z"/>
          <w:rFonts w:ascii="iCiel Avenir LT Std 35 Light" w:hAnsi="iCiel Avenir LT Std 35 Light" w:cs="Arial"/>
          <w:sz w:val="22"/>
          <w:szCs w:val="22"/>
          <w:rPrChange w:id="5660" w:author="An Tran, ACA (BUV)" w:date="2024-09-13T17:29:00Z" w16du:dateUtc="2024-09-13T10:29:00Z">
            <w:rPr>
              <w:del w:id="5661" w:author="An Tran, ACA (BUV)" w:date="2024-09-12T22:22:00Z" w16du:dateUtc="2024-09-12T15:22:00Z"/>
              <w:rFonts w:ascii="iCiel Avenir LT Std 35 Light" w:hAnsi="iCiel Avenir LT Std 35 Light" w:cs="Arial"/>
              <w:i/>
              <w:iCs/>
              <w:sz w:val="22"/>
              <w:szCs w:val="22"/>
              <w:lang w:val="vi-VN"/>
            </w:rPr>
          </w:rPrChange>
        </w:rPr>
      </w:pPr>
      <w:del w:id="5662" w:author="An Tran, ACA (BUV)" w:date="2024-09-12T22:22:00Z" w16du:dateUtc="2024-09-12T15:22:00Z">
        <w:r w:rsidRPr="00863667" w:rsidDel="00B553BE">
          <w:rPr>
            <w:rFonts w:ascii="iCiel Avenir LT Std 35 Light" w:hAnsi="iCiel Avenir LT Std 35 Light" w:cs="Arial"/>
            <w:sz w:val="22"/>
            <w:szCs w:val="22"/>
            <w:rPrChange w:id="5663" w:author="An Tran, ACA (BUV)" w:date="2024-09-13T17:29:00Z" w16du:dateUtc="2024-09-13T10:29:00Z">
              <w:rPr>
                <w:rFonts w:ascii="iCiel Avenir LT Std 35 Light" w:hAnsi="iCiel Avenir LT Std 35 Light" w:cs="Arial"/>
                <w:i/>
                <w:iCs/>
                <w:sz w:val="22"/>
                <w:szCs w:val="22"/>
                <w:lang w:val="vi-VN"/>
              </w:rPr>
            </w:rPrChange>
          </w:rPr>
          <w:delText xml:space="preserve">Đối với sinh viên sắp tốt nghiệp đang chờ cấp bằng và bảng điểm chính thức, sinh viên và phụ huynh có thể yêu cầu được cấp kết quả học tập có đóng dấu BUV với toàn bộ kết quả tính đến thời điểm đó của sinh viên, cùng với giấy xác nhận hoàn thành khóa học của nhà trường bằng cách sử dụng email đã đăng ký với BUV để gửi thư yêu cầu cho Bộ phận Thông tin Sinh viên tại địa chỉ </w:delText>
        </w:r>
        <w:r w:rsidR="006033B6" w:rsidRPr="00863667" w:rsidDel="00B553BE">
          <w:rPr>
            <w:rFonts w:ascii="iCiel Avenir LT Std 35 Light" w:hAnsi="iCiel Avenir LT Std 35 Light" w:cs="Arial"/>
            <w:color w:val="2F5496" w:themeColor="accent1" w:themeShade="BF"/>
            <w:sz w:val="22"/>
            <w:szCs w:val="22"/>
            <w:rPrChange w:id="5664"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"mailto:studentservice@buv.edu.vn"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5665"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B553BE">
          <w:rPr>
            <w:color w:val="2F5496" w:themeColor="accent1" w:themeShade="BF"/>
            <w:rPrChange w:id="5666" w:author="An Tran, ACA (BUV)" w:date="2024-09-13T17:29:00Z" w16du:dateUtc="2024-09-13T10:29:00Z">
              <w:rPr>
                <w:rStyle w:val="Hyperlink"/>
                <w:rFonts w:ascii="iCiel Avenir LT Std 35 Light" w:hAnsi="iCiel Avenir LT Std 35 Light" w:cs="Arial"/>
                <w:i/>
                <w:iCs/>
                <w:sz w:val="22"/>
                <w:szCs w:val="22"/>
                <w:lang w:val="vi-VN"/>
              </w:rPr>
            </w:rPrChange>
          </w:rPr>
          <w:delText>studentservice@buv.edu.vn</w:delText>
        </w:r>
        <w:r w:rsidR="006033B6" w:rsidRPr="00863667" w:rsidDel="00B553BE">
          <w:rPr>
            <w:color w:val="2F5496" w:themeColor="accent1" w:themeShade="BF"/>
            <w:rPrChange w:id="5667"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Pr="00863667" w:rsidDel="00B553BE">
          <w:rPr>
            <w:rFonts w:ascii="iCiel Avenir LT Std 35 Light" w:hAnsi="iCiel Avenir LT Std 35 Light" w:cs="Arial"/>
            <w:sz w:val="22"/>
            <w:szCs w:val="22"/>
            <w:rPrChange w:id="5668" w:author="An Tran, ACA (BUV)" w:date="2024-09-13T17:29:00Z" w16du:dateUtc="2024-09-13T10:29:00Z">
              <w:rPr>
                <w:rFonts w:ascii="iCiel Avenir LT Std 35 Light" w:hAnsi="iCiel Avenir LT Std 35 Light" w:cs="Arial"/>
                <w:i/>
                <w:iCs/>
                <w:sz w:val="22"/>
                <w:szCs w:val="22"/>
                <w:lang w:val="vi-VN"/>
              </w:rPr>
            </w:rPrChange>
          </w:rPr>
          <w:delText>. Quy trình cấp kết quả học tập có đóng dấu BUV và giấy xác nhận sinh viên cần khoảng 5 ngày làm việc và nhà trường sẽ thông báo qua email ngay khi sinh viên có thể đến nhận bảng điểm và giấy xác nhận.</w:delText>
        </w:r>
        <w:bookmarkStart w:id="5669" w:name="_Toc177143422"/>
        <w:bookmarkStart w:id="5670" w:name="_Toc177143777"/>
        <w:bookmarkEnd w:id="5669"/>
        <w:bookmarkEnd w:id="5670"/>
      </w:del>
    </w:p>
    <w:p w14:paraId="77512A3E" w14:textId="70B055E3" w:rsidR="008356F1" w:rsidRPr="00863667" w:rsidDel="00B553BE" w:rsidRDefault="008356F1" w:rsidP="003E1B62">
      <w:pPr>
        <w:rPr>
          <w:del w:id="5671" w:author="An Tran, ACA (BUV)" w:date="2024-09-12T22:22:00Z" w16du:dateUtc="2024-09-12T15:22:00Z"/>
          <w:rFonts w:ascii="iCiel Avenir LT Std 35 Light" w:hAnsi="iCiel Avenir LT Std 35 Light" w:cs="Arial"/>
          <w:sz w:val="22"/>
          <w:szCs w:val="22"/>
          <w:rPrChange w:id="5672" w:author="An Tran, ACA (BUV)" w:date="2024-09-13T17:29:00Z" w16du:dateUtc="2024-09-13T10:29:00Z">
            <w:rPr>
              <w:del w:id="5673" w:author="An Tran, ACA (BUV)" w:date="2024-09-12T22:22:00Z" w16du:dateUtc="2024-09-12T15:22:00Z"/>
              <w:rFonts w:ascii="iCiel Avenir LT Std 35 Light" w:hAnsi="iCiel Avenir LT Std 35 Light" w:cs="Arial"/>
              <w:i/>
              <w:iCs/>
              <w:sz w:val="22"/>
              <w:szCs w:val="22"/>
              <w:lang w:val="vi-VN"/>
            </w:rPr>
          </w:rPrChange>
        </w:rPr>
      </w:pPr>
      <w:del w:id="5674" w:author="An Tran, ACA (BUV)" w:date="2024-09-12T22:22:00Z" w16du:dateUtc="2024-09-12T15:22:00Z">
        <w:r w:rsidRPr="00863667" w:rsidDel="00B553BE">
          <w:rPr>
            <w:rFonts w:ascii="iCiel Avenir LT Std 35 Light" w:hAnsi="iCiel Avenir LT Std 35 Light" w:cs="Arial"/>
            <w:sz w:val="22"/>
            <w:szCs w:val="22"/>
            <w:rPrChange w:id="5675" w:author="An Tran, ACA (BUV)" w:date="2024-09-13T17:29:00Z" w16du:dateUtc="2024-09-13T10:29:00Z">
              <w:rPr>
                <w:rFonts w:ascii="iCiel Avenir LT Std 35 Light" w:hAnsi="iCiel Avenir LT Std 35 Light" w:cs="Arial"/>
                <w:i/>
                <w:iCs/>
                <w:sz w:val="22"/>
                <w:szCs w:val="22"/>
                <w:lang w:val="vi-VN"/>
              </w:rPr>
            </w:rPrChange>
          </w:rPr>
          <w:br w:type="page"/>
        </w:r>
      </w:del>
    </w:p>
    <w:p w14:paraId="6094E0F1" w14:textId="07D84BAE" w:rsidR="003F7769" w:rsidRPr="00863667" w:rsidDel="00B553BE" w:rsidRDefault="008356F1" w:rsidP="00D85019">
      <w:pPr>
        <w:pStyle w:val="Question"/>
        <w:numPr>
          <w:ilvl w:val="0"/>
          <w:numId w:val="44"/>
        </w:numPr>
        <w:tabs>
          <w:tab w:val="left" w:pos="630"/>
          <w:tab w:val="left" w:pos="990"/>
        </w:tabs>
        <w:spacing w:before="100" w:line="400" w:lineRule="exact"/>
        <w:ind w:left="0" w:firstLine="720"/>
        <w:rPr>
          <w:del w:id="5676" w:author="An Tran, ACA (BUV)" w:date="2024-09-12T22:22:00Z" w16du:dateUtc="2024-09-12T15:22:00Z"/>
          <w:rFonts w:cs="Arial"/>
          <w:szCs w:val="22"/>
          <w:rPrChange w:id="5677" w:author="An Tran, ACA (BUV)" w:date="2024-09-13T17:29:00Z" w16du:dateUtc="2024-09-13T10:29:00Z">
            <w:rPr>
              <w:del w:id="5678" w:author="An Tran, ACA (BUV)" w:date="2024-09-12T22:22:00Z" w16du:dateUtc="2024-09-12T15:22:00Z"/>
              <w:rFonts w:cs="Arial"/>
              <w:i/>
              <w:iCs/>
              <w:szCs w:val="22"/>
              <w:lang w:val="vi-VN"/>
            </w:rPr>
          </w:rPrChange>
        </w:rPr>
      </w:pPr>
      <w:del w:id="5679" w:author="An Tran, ACA (BUV)" w:date="2024-09-12T22:22:00Z" w16du:dateUtc="2024-09-12T15:22:00Z">
        <w:r w:rsidRPr="00863667" w:rsidDel="00B553BE">
          <w:rPr>
            <w:rFonts w:cs="Arial"/>
            <w:szCs w:val="22"/>
            <w:rPrChange w:id="5680" w:author="An Tran, ACA (BUV)" w:date="2024-09-13T17:29:00Z" w16du:dateUtc="2024-09-13T10:29:00Z">
              <w:rPr>
                <w:rFonts w:cs="Arial"/>
                <w:szCs w:val="22"/>
                <w:lang w:val="vi-VN"/>
              </w:rPr>
            </w:rPrChange>
          </w:rPr>
          <w:delText xml:space="preserve">Can the undergraduate students request an official transcript?/ </w:delText>
        </w:r>
        <w:r w:rsidRPr="00863667" w:rsidDel="00B553BE">
          <w:rPr>
            <w:rFonts w:cs="Arial"/>
            <w:szCs w:val="22"/>
            <w:rPrChange w:id="5681" w:author="An Tran, ACA (BUV)" w:date="2024-09-13T17:29:00Z" w16du:dateUtc="2024-09-13T10:29:00Z">
              <w:rPr>
                <w:rFonts w:cs="Arial"/>
                <w:i/>
                <w:iCs/>
                <w:szCs w:val="22"/>
                <w:lang w:val="vi-VN"/>
              </w:rPr>
            </w:rPrChange>
          </w:rPr>
          <w:delText>Sinh viên chưa tốt nghiệp có thể xin cấp bảng điểm chính thức không?</w:delText>
        </w:r>
        <w:bookmarkStart w:id="5682" w:name="_Toc177143423"/>
        <w:bookmarkStart w:id="5683" w:name="_Toc177143778"/>
        <w:bookmarkEnd w:id="5682"/>
        <w:bookmarkEnd w:id="5683"/>
      </w:del>
    </w:p>
    <w:p w14:paraId="7494AF5A" w14:textId="37392369" w:rsidR="003F7769" w:rsidRPr="00863667" w:rsidDel="00B553BE" w:rsidRDefault="003F7769" w:rsidP="003E1B62">
      <w:pPr>
        <w:tabs>
          <w:tab w:val="left" w:pos="630"/>
          <w:tab w:val="left" w:pos="720"/>
          <w:tab w:val="left" w:pos="1080"/>
        </w:tabs>
        <w:rPr>
          <w:del w:id="5684" w:author="An Tran, ACA (BUV)" w:date="2024-09-12T22:22:00Z" w16du:dateUtc="2024-09-12T15:22:00Z"/>
          <w:rFonts w:ascii="iCiel Avenir LT Std 35 Light" w:hAnsi="iCiel Avenir LT Std 35 Light" w:cs="Arial"/>
          <w:b/>
          <w:sz w:val="22"/>
          <w:szCs w:val="22"/>
          <w:rPrChange w:id="5685" w:author="An Tran, ACA (BUV)" w:date="2024-09-13T17:29:00Z" w16du:dateUtc="2024-09-13T10:29:00Z">
            <w:rPr>
              <w:del w:id="5686" w:author="An Tran, ACA (BUV)" w:date="2024-09-12T22:22:00Z" w16du:dateUtc="2024-09-12T15:22:00Z"/>
              <w:rFonts w:ascii="iCiel Avenir LT Std 35 Light" w:hAnsi="iCiel Avenir LT Std 35 Light" w:cs="Arial"/>
              <w:b/>
              <w:bCs/>
              <w:sz w:val="22"/>
              <w:szCs w:val="22"/>
              <w:u w:val="single"/>
              <w:lang w:val="vi-VN"/>
            </w:rPr>
          </w:rPrChange>
        </w:rPr>
      </w:pPr>
      <w:del w:id="5687" w:author="An Tran, ACA (BUV)" w:date="2024-09-12T22:22:00Z" w16du:dateUtc="2024-09-12T15:22:00Z">
        <w:r w:rsidRPr="00863667" w:rsidDel="00B553BE">
          <w:rPr>
            <w:rFonts w:ascii="iCiel Avenir LT Std 35 Light" w:hAnsi="iCiel Avenir LT Std 35 Light" w:cs="Arial"/>
            <w:b/>
            <w:sz w:val="22"/>
            <w:szCs w:val="22"/>
            <w:rPrChange w:id="5688"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5689"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5690"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5691" w:name="_Toc177143424"/>
        <w:bookmarkStart w:id="5692" w:name="_Toc177143779"/>
        <w:bookmarkEnd w:id="5691"/>
        <w:bookmarkEnd w:id="5692"/>
      </w:del>
    </w:p>
    <w:p w14:paraId="41B0B618" w14:textId="1B7E380B" w:rsidR="003F7769" w:rsidRPr="00863667" w:rsidDel="00B553BE" w:rsidRDefault="003F7769" w:rsidP="003E1B62">
      <w:pPr>
        <w:tabs>
          <w:tab w:val="left" w:pos="630"/>
          <w:tab w:val="left" w:pos="720"/>
          <w:tab w:val="left" w:pos="1080"/>
        </w:tabs>
        <w:ind w:firstLine="0"/>
        <w:rPr>
          <w:del w:id="5693" w:author="An Tran, ACA (BUV)" w:date="2024-09-12T22:22:00Z" w16du:dateUtc="2024-09-12T15:22:00Z"/>
          <w:rFonts w:ascii="iCiel Avenir LT Std 35 Light" w:hAnsi="iCiel Avenir LT Std 35 Light" w:cs="Arial"/>
          <w:sz w:val="22"/>
          <w:szCs w:val="22"/>
          <w:rPrChange w:id="5694" w:author="An Tran, ACA (BUV)" w:date="2024-09-13T17:29:00Z" w16du:dateUtc="2024-09-13T10:29:00Z">
            <w:rPr>
              <w:del w:id="5695" w:author="An Tran, ACA (BUV)" w:date="2024-09-12T22:22:00Z" w16du:dateUtc="2024-09-12T15:22:00Z"/>
              <w:rFonts w:ascii="iCiel Avenir LT Std 35 Light" w:hAnsi="iCiel Avenir LT Std 35 Light" w:cs="Arial"/>
              <w:sz w:val="22"/>
              <w:szCs w:val="22"/>
              <w:lang w:val="vi-VN"/>
            </w:rPr>
          </w:rPrChange>
        </w:rPr>
      </w:pPr>
      <w:del w:id="5696" w:author="An Tran, ACA (BUV)" w:date="2024-09-12T22:22:00Z" w16du:dateUtc="2024-09-12T15:22:00Z">
        <w:r w:rsidRPr="00863667" w:rsidDel="00B553BE">
          <w:rPr>
            <w:rFonts w:ascii="iCiel Avenir LT Std 35 Light" w:hAnsi="iCiel Avenir LT Std 35 Light" w:cs="Arial"/>
            <w:sz w:val="22"/>
            <w:szCs w:val="22"/>
            <w:rPrChange w:id="5697" w:author="An Tran, ACA (BUV)" w:date="2024-09-13T17:29:00Z" w16du:dateUtc="2024-09-13T10:29:00Z">
              <w:rPr>
                <w:rFonts w:ascii="iCiel Avenir LT Std 35 Light" w:hAnsi="iCiel Avenir LT Std 35 Light" w:cs="Arial"/>
                <w:sz w:val="22"/>
                <w:szCs w:val="22"/>
                <w:lang w:val="vi-VN"/>
              </w:rPr>
            </w:rPrChange>
          </w:rPr>
          <w:delText xml:space="preserve">Staffordshire University only issues the official final transcript to the students who complete the program. For the students who haven’t completed the program, they can request a duplicate academic results that presents all results up to date. The duplicate version is printed on BUV letter head and hanged BUV stamp. To make a request, they need to write an email to Central Academic Information Services via </w:delText>
        </w:r>
        <w:r w:rsidR="006033B6" w:rsidRPr="00863667" w:rsidDel="00B553BE">
          <w:rPr>
            <w:rFonts w:ascii="iCiel Avenir LT Std 35 Light" w:hAnsi="iCiel Avenir LT Std 35 Light" w:cs="Arial"/>
            <w:color w:val="2F5496" w:themeColor="accent1" w:themeShade="BF"/>
            <w:sz w:val="22"/>
            <w:szCs w:val="22"/>
            <w:rPrChange w:id="5698"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5699"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B553BE">
          <w:rPr>
            <w:color w:val="2F5496" w:themeColor="accent1" w:themeShade="BF"/>
            <w:rPrChange w:id="5700" w:author="An Tran, ACA (BUV)" w:date="2024-09-13T17:29:00Z" w16du:dateUtc="2024-09-13T10:29:00Z">
              <w:rPr>
                <w:rStyle w:val="Hyperlink"/>
                <w:rFonts w:ascii="iCiel Avenir LT Std 35 Light" w:hAnsi="iCiel Avenir LT Std 35 Light" w:cs="Arial"/>
                <w:sz w:val="22"/>
                <w:szCs w:val="22"/>
                <w:lang w:val="vi-VN"/>
              </w:rPr>
            </w:rPrChange>
          </w:rPr>
          <w:delText>cais@buv.edu.vn</w:delText>
        </w:r>
        <w:r w:rsidR="006033B6" w:rsidRPr="00863667" w:rsidDel="00B553BE">
          <w:rPr>
            <w:color w:val="2F5496" w:themeColor="accent1" w:themeShade="BF"/>
            <w:rPrChange w:id="5701"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Pr="00863667" w:rsidDel="00B553BE">
          <w:rPr>
            <w:rFonts w:ascii="iCiel Avenir LT Std 35 Light" w:hAnsi="iCiel Avenir LT Std 35 Light" w:cs="Arial"/>
            <w:sz w:val="22"/>
            <w:szCs w:val="22"/>
            <w:rPrChange w:id="5702" w:author="An Tran, ACA (BUV)" w:date="2024-09-13T17:29:00Z" w16du:dateUtc="2024-09-13T10:29:00Z">
              <w:rPr>
                <w:rFonts w:ascii="iCiel Avenir LT Std 35 Light" w:hAnsi="iCiel Avenir LT Std 35 Light" w:cs="Arial"/>
                <w:sz w:val="22"/>
                <w:szCs w:val="22"/>
                <w:lang w:val="vi-VN"/>
              </w:rPr>
            </w:rPrChange>
          </w:rPr>
          <w:delText xml:space="preserve">. There is a duplicate fee to execute the process. Central Academic Information Services will send further guidance upon receiving the student’s request. </w:delText>
        </w:r>
        <w:bookmarkStart w:id="5703" w:name="_Toc177143425"/>
        <w:bookmarkStart w:id="5704" w:name="_Toc177143780"/>
        <w:bookmarkEnd w:id="5703"/>
        <w:bookmarkEnd w:id="5704"/>
      </w:del>
    </w:p>
    <w:p w14:paraId="5EFE3793" w14:textId="362FA169" w:rsidR="003F7769" w:rsidRPr="00863667" w:rsidDel="00B553BE" w:rsidRDefault="003F7769" w:rsidP="003E1B62">
      <w:pPr>
        <w:tabs>
          <w:tab w:val="left" w:pos="630"/>
          <w:tab w:val="left" w:pos="720"/>
          <w:tab w:val="left" w:pos="1080"/>
        </w:tabs>
        <w:ind w:firstLine="0"/>
        <w:rPr>
          <w:del w:id="5705" w:author="An Tran, ACA (BUV)" w:date="2024-09-12T22:22:00Z" w16du:dateUtc="2024-09-12T15:22:00Z"/>
          <w:rFonts w:ascii="iCiel Avenir LT Std 35 Light" w:hAnsi="iCiel Avenir LT Std 35 Light" w:cs="Arial"/>
          <w:sz w:val="22"/>
          <w:szCs w:val="22"/>
          <w:rPrChange w:id="5706" w:author="An Tran, ACA (BUV)" w:date="2024-09-13T17:29:00Z" w16du:dateUtc="2024-09-13T10:29:00Z">
            <w:rPr>
              <w:del w:id="5707" w:author="An Tran, ACA (BUV)" w:date="2024-09-12T22:22:00Z" w16du:dateUtc="2024-09-12T15:22:00Z"/>
              <w:rFonts w:ascii="iCiel Avenir LT Std 35 Light" w:hAnsi="iCiel Avenir LT Std 35 Light" w:cs="Arial"/>
              <w:i/>
              <w:iCs/>
              <w:sz w:val="22"/>
              <w:szCs w:val="22"/>
              <w:lang w:val="vi-VN"/>
            </w:rPr>
          </w:rPrChange>
        </w:rPr>
      </w:pPr>
      <w:del w:id="5708" w:author="An Tran, ACA (BUV)" w:date="2024-09-12T22:22:00Z" w16du:dateUtc="2024-09-12T15:22:00Z">
        <w:r w:rsidRPr="00863667" w:rsidDel="00B553BE">
          <w:rPr>
            <w:rFonts w:ascii="iCiel Avenir LT Std 35 Light" w:hAnsi="iCiel Avenir LT Std 35 Light" w:cs="Arial"/>
            <w:sz w:val="22"/>
            <w:szCs w:val="22"/>
            <w:rPrChange w:id="5709" w:author="An Tran, ACA (BUV)" w:date="2024-09-13T17:29:00Z" w16du:dateUtc="2024-09-13T10:29:00Z">
              <w:rPr>
                <w:rFonts w:ascii="iCiel Avenir LT Std 35 Light" w:hAnsi="iCiel Avenir LT Std 35 Light" w:cs="Arial"/>
                <w:i/>
                <w:iCs/>
                <w:sz w:val="22"/>
                <w:szCs w:val="22"/>
                <w:lang w:val="vi-VN"/>
              </w:rPr>
            </w:rPrChange>
          </w:rPr>
          <w:delText xml:space="preserve">Đại học Staffordshire chỉ cấp bảng điểm chính thức cho sinh viên hoàn thành chương trình học. Đối với sinh viên chưa hoàn thành chương trình, sinh viên có thể yêu cầu một bản sao kết quả học tập bao gồm điểm các môn học từ năm đầu tiên cập nhật đến kỳ học gần nhất của sinh viên. Bản sao kết quả học tập được in trên giấy logo BUV và đóng dấu đỏ treo của BUV. Sinh viên sẽ cần gửi email yêu cầu cấp Bản sao kết quả học tập đến bộ phận Trung tâm Dữ liệu Sinh viên đến </w:delText>
        </w:r>
        <w:r w:rsidR="0086292C" w:rsidRPr="00863667" w:rsidDel="00B553BE">
          <w:rPr>
            <w:rFonts w:ascii="iCiel Avenir LT Std 35 Light" w:hAnsi="iCiel Avenir LT Std 35 Light" w:cs="Arial"/>
            <w:sz w:val="22"/>
            <w:szCs w:val="22"/>
            <w:rPrChange w:id="5710" w:author="An Tran, ACA (BUV)" w:date="2024-09-13T17:29:00Z" w16du:dateUtc="2024-09-13T10:29:00Z">
              <w:rPr>
                <w:rFonts w:ascii="iCiel Avenir LT Std 35 Light" w:hAnsi="iCiel Avenir LT Std 35 Light" w:cs="Arial"/>
                <w:i/>
                <w:iCs/>
                <w:sz w:val="22"/>
                <w:szCs w:val="22"/>
                <w:lang w:val="vi-VN"/>
              </w:rPr>
            </w:rPrChange>
          </w:rPr>
          <w:delText>hòm thư</w:delText>
        </w:r>
        <w:r w:rsidRPr="00863667" w:rsidDel="00B553BE">
          <w:rPr>
            <w:rFonts w:ascii="iCiel Avenir LT Std 35 Light" w:hAnsi="iCiel Avenir LT Std 35 Light" w:cs="Arial"/>
            <w:sz w:val="22"/>
            <w:szCs w:val="22"/>
            <w:rPrChange w:id="5711"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006033B6" w:rsidRPr="00863667" w:rsidDel="00B553BE">
          <w:rPr>
            <w:rFonts w:ascii="iCiel Avenir LT Std 35 Light" w:hAnsi="iCiel Avenir LT Std 35 Light" w:cs="Arial"/>
            <w:color w:val="2F5496" w:themeColor="accent1" w:themeShade="BF"/>
            <w:sz w:val="22"/>
            <w:szCs w:val="22"/>
            <w:rPrChange w:id="5712"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5713"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B553BE">
          <w:rPr>
            <w:color w:val="2F5496" w:themeColor="accent1" w:themeShade="BF"/>
            <w:rPrChange w:id="5714" w:author="An Tran, ACA (BUV)" w:date="2024-09-13T17:29:00Z" w16du:dateUtc="2024-09-13T10:29:00Z">
              <w:rPr>
                <w:rStyle w:val="Hyperlink"/>
                <w:rFonts w:ascii="iCiel Avenir LT Std 35 Light" w:hAnsi="iCiel Avenir LT Std 35 Light" w:cs="Arial"/>
                <w:i/>
                <w:iCs/>
                <w:sz w:val="22"/>
                <w:szCs w:val="22"/>
                <w:lang w:val="vi-VN"/>
              </w:rPr>
            </w:rPrChange>
          </w:rPr>
          <w:delText>cais@buv.edu.vn</w:delText>
        </w:r>
        <w:r w:rsidR="006033B6" w:rsidRPr="00863667" w:rsidDel="00B553BE">
          <w:rPr>
            <w:color w:val="2F5496" w:themeColor="accent1" w:themeShade="BF"/>
            <w:rPrChange w:id="5715"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Pr="00863667" w:rsidDel="00B553BE">
          <w:rPr>
            <w:rFonts w:ascii="iCiel Avenir LT Std 35 Light" w:hAnsi="iCiel Avenir LT Std 35 Light" w:cs="Arial"/>
            <w:sz w:val="22"/>
            <w:szCs w:val="22"/>
            <w:rPrChange w:id="5716" w:author="An Tran, ACA (BUV)" w:date="2024-09-13T17:29:00Z" w16du:dateUtc="2024-09-13T10:29:00Z">
              <w:rPr>
                <w:rFonts w:ascii="iCiel Avenir LT Std 35 Light" w:hAnsi="iCiel Avenir LT Std 35 Light" w:cs="Arial"/>
                <w:i/>
                <w:iCs/>
                <w:sz w:val="22"/>
                <w:szCs w:val="22"/>
                <w:lang w:val="vi-VN"/>
              </w:rPr>
            </w:rPrChange>
          </w:rPr>
          <w:delText xml:space="preserve"> và nộp 1 khoản phí để thực hiện yêu cầu này. Trung tâm Dữ liệu Sinh viên sẽ gửi thêm hướng dẫn khi nhận được yêu cầu của sinh viên. </w:delText>
        </w:r>
        <w:bookmarkStart w:id="5717" w:name="_Toc177143426"/>
        <w:bookmarkStart w:id="5718" w:name="_Toc177143781"/>
        <w:bookmarkEnd w:id="5717"/>
        <w:bookmarkEnd w:id="5718"/>
      </w:del>
    </w:p>
    <w:p w14:paraId="3CEE4EF7" w14:textId="1834CAD7" w:rsidR="00D9034C" w:rsidRPr="00863667" w:rsidDel="00B553BE" w:rsidRDefault="00D9034C" w:rsidP="00D85019">
      <w:pPr>
        <w:pStyle w:val="Question"/>
        <w:numPr>
          <w:ilvl w:val="0"/>
          <w:numId w:val="44"/>
        </w:numPr>
        <w:tabs>
          <w:tab w:val="left" w:pos="630"/>
          <w:tab w:val="left" w:pos="990"/>
        </w:tabs>
        <w:spacing w:before="100" w:line="400" w:lineRule="exact"/>
        <w:ind w:left="0" w:firstLine="720"/>
        <w:rPr>
          <w:del w:id="5719" w:author="An Tran, ACA (BUV)" w:date="2024-09-12T22:22:00Z" w16du:dateUtc="2024-09-12T15:22:00Z"/>
          <w:rFonts w:cs="Arial"/>
          <w:szCs w:val="22"/>
          <w:rPrChange w:id="5720" w:author="An Tran, ACA (BUV)" w:date="2024-09-13T17:29:00Z" w16du:dateUtc="2024-09-13T10:29:00Z">
            <w:rPr>
              <w:del w:id="5721" w:author="An Tran, ACA (BUV)" w:date="2024-09-12T22:22:00Z" w16du:dateUtc="2024-09-12T15:22:00Z"/>
              <w:rFonts w:cs="Arial"/>
              <w:i/>
              <w:iCs/>
              <w:szCs w:val="22"/>
              <w:lang w:val="vi-VN"/>
            </w:rPr>
          </w:rPrChange>
        </w:rPr>
      </w:pPr>
      <w:bookmarkStart w:id="5722" w:name="_Toc113977096"/>
      <w:bookmarkStart w:id="5723" w:name="_Toc122700174"/>
      <w:del w:id="5724" w:author="An Tran, ACA (BUV)" w:date="2024-09-12T22:22:00Z" w16du:dateUtc="2024-09-12T15:22:00Z">
        <w:r w:rsidRPr="00863667" w:rsidDel="00B553BE">
          <w:rPr>
            <w:rFonts w:cs="Arial"/>
            <w:szCs w:val="22"/>
            <w:rPrChange w:id="5725" w:author="An Tran, ACA (BUV)" w:date="2024-09-13T17:29:00Z" w16du:dateUtc="2024-09-13T10:29:00Z">
              <w:rPr>
                <w:rFonts w:cs="Arial"/>
                <w:szCs w:val="22"/>
                <w:lang w:val="vi-VN"/>
              </w:rPr>
            </w:rPrChange>
          </w:rPr>
          <w:delText xml:space="preserve">How can I read and understand students’ transcript? / </w:delText>
        </w:r>
        <w:r w:rsidRPr="00863667" w:rsidDel="00B553BE">
          <w:rPr>
            <w:rFonts w:cs="Arial"/>
            <w:szCs w:val="22"/>
            <w:rPrChange w:id="5726" w:author="An Tran, ACA (BUV)" w:date="2024-09-13T17:29:00Z" w16du:dateUtc="2024-09-13T10:29:00Z">
              <w:rPr>
                <w:rFonts w:cs="Arial"/>
                <w:i/>
                <w:iCs/>
                <w:szCs w:val="22"/>
                <w:lang w:val="vi-VN"/>
              </w:rPr>
            </w:rPrChange>
          </w:rPr>
          <w:delText>Làm thế nào để đọc và hiểu bảng điểm của sinh viên?</w:delText>
        </w:r>
        <w:bookmarkStart w:id="5727" w:name="_Toc177143427"/>
        <w:bookmarkStart w:id="5728" w:name="_Toc177143782"/>
        <w:bookmarkEnd w:id="5722"/>
        <w:bookmarkEnd w:id="5723"/>
        <w:bookmarkEnd w:id="5727"/>
        <w:bookmarkEnd w:id="5728"/>
      </w:del>
    </w:p>
    <w:p w14:paraId="1D5831C6" w14:textId="2E48BA3B" w:rsidR="00D9034C" w:rsidRPr="00863667" w:rsidDel="00B553BE" w:rsidRDefault="00D9034C" w:rsidP="003E1B62">
      <w:pPr>
        <w:tabs>
          <w:tab w:val="left" w:pos="630"/>
          <w:tab w:val="left" w:pos="720"/>
          <w:tab w:val="left" w:pos="1080"/>
        </w:tabs>
        <w:ind w:left="630" w:firstLine="0"/>
        <w:rPr>
          <w:del w:id="5729" w:author="An Tran, ACA (BUV)" w:date="2024-09-12T22:22:00Z" w16du:dateUtc="2024-09-12T15:22:00Z"/>
          <w:rFonts w:ascii="iCiel Avenir LT Std 35 Light" w:hAnsi="iCiel Avenir LT Std 35 Light" w:cs="Arial"/>
          <w:sz w:val="22"/>
          <w:szCs w:val="22"/>
          <w:rPrChange w:id="5730" w:author="An Tran, ACA (BUV)" w:date="2024-09-13T17:29:00Z" w16du:dateUtc="2024-09-13T10:29:00Z">
            <w:rPr>
              <w:del w:id="5731" w:author="An Tran, ACA (BUV)" w:date="2024-09-12T22:22:00Z" w16du:dateUtc="2024-09-12T15:22:00Z"/>
              <w:rFonts w:ascii="iCiel Avenir LT Std 35 Light" w:hAnsi="iCiel Avenir LT Std 35 Light" w:cs="Arial"/>
              <w:sz w:val="22"/>
              <w:szCs w:val="22"/>
              <w:lang w:val="vi-VN"/>
            </w:rPr>
          </w:rPrChange>
        </w:rPr>
      </w:pPr>
      <w:del w:id="5732" w:author="An Tran, ACA (BUV)" w:date="2024-09-12T22:22:00Z" w16du:dateUtc="2024-09-12T15:22:00Z">
        <w:r w:rsidRPr="00863667" w:rsidDel="00B553BE">
          <w:rPr>
            <w:rFonts w:ascii="iCiel Avenir LT Std 35 Light" w:hAnsi="iCiel Avenir LT Std 35 Light" w:cs="Arial"/>
            <w:b/>
            <w:sz w:val="22"/>
            <w:szCs w:val="22"/>
            <w:rPrChange w:id="5733"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5734"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5735"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5736" w:author="An Tran, ACA (BUV)" w:date="2024-09-13T17:29:00Z" w16du:dateUtc="2024-09-13T10:29:00Z">
              <w:rPr>
                <w:rFonts w:ascii="iCiel Avenir LT Std 35 Light" w:hAnsi="iCiel Avenir LT Std 35 Light" w:cs="Arial"/>
                <w:sz w:val="22"/>
                <w:szCs w:val="22"/>
                <w:lang w:val="vi-VN"/>
              </w:rPr>
            </w:rPrChange>
          </w:rPr>
          <w:tab/>
        </w:r>
        <w:bookmarkStart w:id="5737" w:name="_Toc177143428"/>
        <w:bookmarkStart w:id="5738" w:name="_Toc177143783"/>
        <w:bookmarkEnd w:id="5737"/>
        <w:bookmarkEnd w:id="5738"/>
      </w:del>
    </w:p>
    <w:p w14:paraId="243915FA" w14:textId="2914B0E1" w:rsidR="00AA14EC" w:rsidRPr="00863667" w:rsidDel="00B553BE" w:rsidRDefault="00AA14EC" w:rsidP="00AA14EC">
      <w:pPr>
        <w:shd w:val="clear" w:color="auto" w:fill="FFFFFF" w:themeFill="background1"/>
        <w:tabs>
          <w:tab w:val="left" w:pos="630"/>
          <w:tab w:val="left" w:pos="720"/>
          <w:tab w:val="left" w:pos="1080"/>
        </w:tabs>
        <w:ind w:firstLine="0"/>
        <w:rPr>
          <w:del w:id="5739" w:author="An Tran, ACA (BUV)" w:date="2024-09-12T22:22:00Z" w16du:dateUtc="2024-09-12T15:22:00Z"/>
          <w:rFonts w:ascii="iCiel Avenir LT Std 35 Light" w:hAnsi="iCiel Avenir LT Std 35 Light" w:cs="Arial"/>
          <w:sz w:val="22"/>
          <w:szCs w:val="22"/>
        </w:rPr>
      </w:pPr>
      <w:del w:id="5740" w:author="An Tran, ACA (BUV)" w:date="2024-09-12T22:22:00Z" w16du:dateUtc="2024-09-12T15:22:00Z">
        <w:r w:rsidRPr="00863667" w:rsidDel="00B553BE">
          <w:rPr>
            <w:rFonts w:ascii="iCiel Avenir LT Std 35 Light" w:hAnsi="iCiel Avenir LT Std 35 Light" w:cs="Arial"/>
            <w:sz w:val="22"/>
            <w:szCs w:val="22"/>
          </w:rPr>
          <w:delText xml:space="preserve">The official results are issued to students in English as BUV is an international university.  Parents also receive the same transcript as the one sent to students, and we will include in the email body a Vietnamese explanation of terminology &amp; symbols used in the transcript. Please use this explanation for your reference to read and understand the transcript. If you would like a more detailed explanation and overview of the transcript, please contact our Central Academic Information Services (CAIS) team at </w:delText>
        </w:r>
        <w:r w:rsidR="006033B6" w:rsidRPr="00863667" w:rsidDel="00B553BE">
          <w:rPr>
            <w:rFonts w:ascii="iCiel Avenir LT Std 35 Light" w:hAnsi="iCiel Avenir LT Std 35 Light" w:cs="Arial"/>
            <w:color w:val="2F5496" w:themeColor="accent1" w:themeShade="BF"/>
            <w:sz w:val="22"/>
            <w:szCs w:val="22"/>
            <w:rPrChange w:id="5741"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5742"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sidDel="00B553BE">
          <w:rPr>
            <w:color w:val="2F5496" w:themeColor="accent1" w:themeShade="BF"/>
            <w:rPrChange w:id="5743" w:author="An Tran, ACA (BUV)" w:date="2024-09-13T17:29:00Z" w16du:dateUtc="2024-09-13T10:29:00Z">
              <w:rPr>
                <w:rStyle w:val="Hyperlink"/>
                <w:rFonts w:ascii="iCiel Avenir LT Std 35 Light" w:hAnsi="iCiel Avenir LT Std 35 Light" w:cs="Arial"/>
                <w:sz w:val="22"/>
                <w:szCs w:val="22"/>
              </w:rPr>
            </w:rPrChange>
          </w:rPr>
          <w:delText>cais@buv.edu.vn</w:delText>
        </w:r>
        <w:r w:rsidR="006033B6" w:rsidRPr="00863667" w:rsidDel="00B553BE">
          <w:rPr>
            <w:color w:val="2F5496" w:themeColor="accent1" w:themeShade="BF"/>
            <w:rPrChange w:id="5744" w:author="An Tran, ACA (BUV)" w:date="2024-09-13T17:29:00Z" w16du:dateUtc="2024-09-13T10:29:00Z">
              <w:rPr>
                <w:rStyle w:val="Hyperlink"/>
                <w:rFonts w:ascii="iCiel Avenir LT Std 35 Light" w:hAnsi="iCiel Avenir LT Std 35 Light" w:cs="Arial"/>
                <w:sz w:val="22"/>
                <w:szCs w:val="22"/>
              </w:rPr>
            </w:rPrChange>
          </w:rPr>
          <w:fldChar w:fldCharType="end"/>
        </w:r>
        <w:r w:rsidRPr="00863667" w:rsidDel="00B553BE">
          <w:rPr>
            <w:rFonts w:ascii="iCiel Avenir LT Std 35 Light" w:hAnsi="iCiel Avenir LT Std 35 Light" w:cs="Arial"/>
            <w:sz w:val="22"/>
            <w:szCs w:val="22"/>
            <w:rPrChange w:id="5745" w:author="An Tran, ACA (BUV)" w:date="2024-09-13T17:29:00Z" w16du:dateUtc="2024-09-13T10:29:00Z">
              <w:rPr>
                <w:rFonts w:ascii="iCiel Avenir LT Std 35 Light" w:hAnsi="iCiel Avenir LT Std 35 Light" w:cs="Arial"/>
                <w:i/>
                <w:iCs/>
                <w:sz w:val="22"/>
                <w:szCs w:val="22"/>
              </w:rPr>
            </w:rPrChange>
          </w:rPr>
          <w:delText xml:space="preserve">, </w:delText>
        </w:r>
        <w:r w:rsidRPr="00863667" w:rsidDel="00B553BE">
          <w:rPr>
            <w:color w:val="2F5496" w:themeColor="accent1" w:themeShade="BF"/>
            <w:rPrChange w:id="5746" w:author="An Tran, ACA (BUV)" w:date="2024-09-13T17:29:00Z" w16du:dateUtc="2024-09-13T10:29:00Z">
              <w:rPr>
                <w:rStyle w:val="Hyperlink"/>
                <w:rFonts w:ascii="iCiel Avenir LT Std 35 Light" w:hAnsi="iCiel Avenir LT Std 35 Light" w:cs="Arial"/>
                <w:sz w:val="22"/>
                <w:szCs w:val="22"/>
              </w:rPr>
            </w:rPrChange>
          </w:rPr>
          <w:delText>so</w:delText>
        </w:r>
        <w:r w:rsidRPr="00863667" w:rsidDel="00B553BE">
          <w:rPr>
            <w:rFonts w:ascii="iCiel Avenir LT Std 35 Light" w:hAnsi="iCiel Avenir LT Std 35 Light" w:cs="Arial"/>
            <w:sz w:val="22"/>
            <w:szCs w:val="22"/>
            <w:rPrChange w:id="5747" w:author="An Tran, ACA (BUV)" w:date="2024-09-13T17:29:00Z" w16du:dateUtc="2024-09-13T10:29:00Z">
              <w:rPr>
                <w:rFonts w:ascii="iCiel Avenir LT Std 35 Light" w:hAnsi="iCiel Avenir LT Std 35 Light" w:cs="Arial"/>
                <w:i/>
                <w:iCs/>
                <w:sz w:val="22"/>
                <w:szCs w:val="22"/>
              </w:rPr>
            </w:rPrChange>
          </w:rPr>
          <w:delText xml:space="preserve"> </w:delText>
        </w:r>
        <w:r w:rsidRPr="00863667" w:rsidDel="00B553BE">
          <w:rPr>
            <w:rFonts w:ascii="iCiel Avenir LT Std 35 Light" w:hAnsi="iCiel Avenir LT Std 35 Light" w:cs="Arial"/>
            <w:sz w:val="22"/>
            <w:szCs w:val="22"/>
          </w:rPr>
          <w:delText xml:space="preserve">CAIS team will contact you within 1 working day to provide further explanation . </w:delText>
        </w:r>
        <w:bookmarkStart w:id="5748" w:name="_Toc177143429"/>
        <w:bookmarkStart w:id="5749" w:name="_Toc177143784"/>
        <w:bookmarkEnd w:id="5748"/>
        <w:bookmarkEnd w:id="5749"/>
      </w:del>
    </w:p>
    <w:p w14:paraId="41CA61C4" w14:textId="4333EE22" w:rsidR="00FD78E5" w:rsidRPr="00863667" w:rsidDel="00B553BE" w:rsidRDefault="00AA14EC" w:rsidP="00AA14EC">
      <w:pPr>
        <w:shd w:val="clear" w:color="auto" w:fill="FFFFFF" w:themeFill="background1"/>
        <w:tabs>
          <w:tab w:val="left" w:pos="630"/>
          <w:tab w:val="left" w:pos="720"/>
          <w:tab w:val="left" w:pos="1080"/>
        </w:tabs>
        <w:ind w:firstLine="0"/>
        <w:rPr>
          <w:del w:id="5750" w:author="An Tran, ACA (BUV)" w:date="2024-09-12T22:22:00Z" w16du:dateUtc="2024-09-12T15:22:00Z"/>
          <w:rFonts w:ascii="iCiel Avenir LT Std 35 Light" w:hAnsi="iCiel Avenir LT Std 35 Light" w:cs="Arial"/>
          <w:sz w:val="22"/>
          <w:szCs w:val="22"/>
          <w:rPrChange w:id="5751" w:author="An Tran, ACA (BUV)" w:date="2024-09-13T17:29:00Z" w16du:dateUtc="2024-09-13T10:29:00Z">
            <w:rPr>
              <w:del w:id="5752" w:author="An Tran, ACA (BUV)" w:date="2024-09-12T22:22:00Z" w16du:dateUtc="2024-09-12T15:22:00Z"/>
              <w:rFonts w:ascii="iCiel Avenir LT Std 35 Light" w:hAnsi="iCiel Avenir LT Std 35 Light" w:cs="Arial"/>
              <w:i/>
              <w:iCs/>
              <w:sz w:val="22"/>
              <w:szCs w:val="22"/>
              <w:lang w:val="vi-VN"/>
            </w:rPr>
          </w:rPrChange>
        </w:rPr>
      </w:pPr>
      <w:del w:id="5753" w:author="An Tran, ACA (BUV)" w:date="2024-09-12T22:22:00Z" w16du:dateUtc="2024-09-12T15:22:00Z">
        <w:r w:rsidRPr="00863667" w:rsidDel="00B553BE">
          <w:rPr>
            <w:rFonts w:ascii="iCiel Avenir LT Std 35 Light" w:hAnsi="iCiel Avenir LT Std 35 Light" w:cs="Arial"/>
            <w:sz w:val="22"/>
            <w:szCs w:val="22"/>
            <w:rPrChange w:id="5754" w:author="An Tran, ACA (BUV)" w:date="2024-09-13T17:29:00Z" w16du:dateUtc="2024-09-13T10:29:00Z">
              <w:rPr>
                <w:rFonts w:ascii="iCiel Avenir LT Std 35 Light" w:hAnsi="iCiel Avenir LT Std 35 Light" w:cs="Arial"/>
                <w:i/>
                <w:iCs/>
                <w:sz w:val="22"/>
                <w:szCs w:val="22"/>
              </w:rPr>
            </w:rPrChange>
          </w:rPr>
          <w:delText>Như Quý phụ huynh đã biết, trường Đại học Anh quốc Việt Nam là đại học quốc tế và bảng điểm được cấp cho sinh viên phải sử dụng tiếng Anh. Do đó, phụ huynh cũng sẽ nhận được bảng điểm giống sinh viên qua email, cùng với bảng chú thích Tiếng Việt các thuật ngữ và ký hiệu chính trong bảng điểm. Phụ huynh có thể sử dụng bảng chú thích này để đọc bảng điểm của sinh viên. N</w:delText>
        </w:r>
        <w:r w:rsidRPr="00863667" w:rsidDel="00B553BE">
          <w:rPr>
            <w:rFonts w:ascii="iCiel Avenir LT Std 35 Light" w:hAnsi="iCiel Avenir LT Std 35 Light" w:cs="Arial"/>
            <w:sz w:val="22"/>
            <w:szCs w:val="22"/>
            <w:rPrChange w:id="5755" w:author="An Tran, ACA (BUV)" w:date="2024-09-13T17:29:00Z" w16du:dateUtc="2024-09-13T10:29:00Z">
              <w:rPr>
                <w:rFonts w:ascii="iCiel Avenir LT Std 35 Light" w:hAnsi="iCiel Avenir LT Std 35 Light" w:cs="Calibri"/>
                <w:i/>
                <w:iCs/>
                <w:sz w:val="22"/>
                <w:szCs w:val="22"/>
              </w:rPr>
            </w:rPrChange>
          </w:rPr>
          <w:delText>ế</w:delText>
        </w:r>
        <w:r w:rsidRPr="00863667" w:rsidDel="00B553BE">
          <w:rPr>
            <w:rFonts w:ascii="iCiel Avenir LT Std 35 Light" w:hAnsi="iCiel Avenir LT Std 35 Light" w:cs="Arial"/>
            <w:sz w:val="22"/>
            <w:szCs w:val="22"/>
            <w:rPrChange w:id="5756" w:author="An Tran, ACA (BUV)" w:date="2024-09-13T17:29:00Z" w16du:dateUtc="2024-09-13T10:29:00Z">
              <w:rPr>
                <w:rFonts w:ascii="iCiel Avenir LT Std 35 Light" w:hAnsi="iCiel Avenir LT Std 35 Light" w:cs="Arial"/>
                <w:i/>
                <w:iCs/>
                <w:sz w:val="22"/>
                <w:szCs w:val="22"/>
              </w:rPr>
            </w:rPrChange>
          </w:rPr>
          <w:delText>u ph</w:delText>
        </w:r>
        <w:r w:rsidRPr="00863667" w:rsidDel="00B553BE">
          <w:rPr>
            <w:rFonts w:ascii="iCiel Avenir LT Std 35 Light" w:hAnsi="iCiel Avenir LT Std 35 Light" w:cs="Arial"/>
            <w:sz w:val="22"/>
            <w:szCs w:val="22"/>
            <w:rPrChange w:id="5757" w:author="An Tran, ACA (BUV)" w:date="2024-09-13T17:29:00Z" w16du:dateUtc="2024-09-13T10:29:00Z">
              <w:rPr>
                <w:rFonts w:ascii="iCiel Avenir LT Std 35 Light" w:hAnsi="iCiel Avenir LT Std 35 Light" w:cs="Calibri"/>
                <w:i/>
                <w:iCs/>
                <w:sz w:val="22"/>
                <w:szCs w:val="22"/>
              </w:rPr>
            </w:rPrChange>
          </w:rPr>
          <w:delText>ụ</w:delText>
        </w:r>
        <w:r w:rsidRPr="00863667" w:rsidDel="00B553BE">
          <w:rPr>
            <w:rFonts w:ascii="iCiel Avenir LT Std 35 Light" w:hAnsi="iCiel Avenir LT Std 35 Light" w:cs="Arial"/>
            <w:sz w:val="22"/>
            <w:szCs w:val="22"/>
            <w:rPrChange w:id="5758" w:author="An Tran, ACA (BUV)" w:date="2024-09-13T17:29:00Z" w16du:dateUtc="2024-09-13T10:29:00Z">
              <w:rPr>
                <w:rFonts w:ascii="iCiel Avenir LT Std 35 Light" w:hAnsi="iCiel Avenir LT Std 35 Light" w:cs="Arial"/>
                <w:i/>
                <w:iCs/>
                <w:sz w:val="22"/>
                <w:szCs w:val="22"/>
              </w:rPr>
            </w:rPrChange>
          </w:rPr>
          <w:delText xml:space="preserve"> huynh c</w:delText>
        </w:r>
        <w:r w:rsidRPr="00863667" w:rsidDel="00B553BE">
          <w:rPr>
            <w:rFonts w:ascii="iCiel Avenir LT Std 35 Light" w:hAnsi="iCiel Avenir LT Std 35 Light" w:cs="Arial"/>
            <w:sz w:val="22"/>
            <w:szCs w:val="22"/>
            <w:rPrChange w:id="5759" w:author="An Tran, ACA (BUV)" w:date="2024-09-13T17:29:00Z" w16du:dateUtc="2024-09-13T10:29:00Z">
              <w:rPr>
                <w:rFonts w:ascii="iCiel Avenir LT Std 35 Light" w:hAnsi="iCiel Avenir LT Std 35 Light" w:cs="Calibri"/>
                <w:i/>
                <w:iCs/>
                <w:sz w:val="22"/>
                <w:szCs w:val="22"/>
              </w:rPr>
            </w:rPrChange>
          </w:rPr>
          <w:delText>ầ</w:delText>
        </w:r>
        <w:r w:rsidRPr="00863667" w:rsidDel="00B553BE">
          <w:rPr>
            <w:rFonts w:ascii="iCiel Avenir LT Std 35 Light" w:hAnsi="iCiel Avenir LT Std 35 Light" w:cs="Arial"/>
            <w:sz w:val="22"/>
            <w:szCs w:val="22"/>
            <w:rPrChange w:id="5760" w:author="An Tran, ACA (BUV)" w:date="2024-09-13T17:29:00Z" w16du:dateUtc="2024-09-13T10:29:00Z">
              <w:rPr>
                <w:rFonts w:ascii="iCiel Avenir LT Std 35 Light" w:hAnsi="iCiel Avenir LT Std 35 Light" w:cs="Arial"/>
                <w:i/>
                <w:iCs/>
                <w:sz w:val="22"/>
                <w:szCs w:val="22"/>
              </w:rPr>
            </w:rPrChange>
          </w:rPr>
          <w:delText>n c</w:delText>
        </w:r>
        <w:r w:rsidRPr="00863667" w:rsidDel="00B553BE">
          <w:rPr>
            <w:rFonts w:ascii="iCiel Avenir LT Std 35 Light" w:hAnsi="iCiel Avenir LT Std 35 Light" w:cs="Arial"/>
            <w:sz w:val="22"/>
            <w:szCs w:val="22"/>
            <w:rPrChange w:id="5761" w:author="An Tran, ACA (BUV)" w:date="2024-09-13T17:29:00Z" w16du:dateUtc="2024-09-13T10:29:00Z">
              <w:rPr>
                <w:rFonts w:ascii="iCiel Avenir LT Std 35 Light" w:hAnsi="iCiel Avenir LT Std 35 Light" w:cs="Avenir Next LT Pro"/>
                <w:i/>
                <w:iCs/>
                <w:sz w:val="22"/>
                <w:szCs w:val="22"/>
              </w:rPr>
            </w:rPrChange>
          </w:rPr>
          <w:delText>á</w:delText>
        </w:r>
        <w:r w:rsidRPr="00863667" w:rsidDel="00B553BE">
          <w:rPr>
            <w:rFonts w:ascii="iCiel Avenir LT Std 35 Light" w:hAnsi="iCiel Avenir LT Std 35 Light" w:cs="Arial"/>
            <w:sz w:val="22"/>
            <w:szCs w:val="22"/>
            <w:rPrChange w:id="5762" w:author="An Tran, ACA (BUV)" w:date="2024-09-13T17:29:00Z" w16du:dateUtc="2024-09-13T10:29:00Z">
              <w:rPr>
                <w:rFonts w:ascii="iCiel Avenir LT Std 35 Light" w:hAnsi="iCiel Avenir LT Std 35 Light" w:cs="Arial"/>
                <w:i/>
                <w:iCs/>
                <w:sz w:val="22"/>
                <w:szCs w:val="22"/>
              </w:rPr>
            </w:rPrChange>
          </w:rPr>
          <w:delText>n b</w:delText>
        </w:r>
        <w:r w:rsidRPr="00863667" w:rsidDel="00B553BE">
          <w:rPr>
            <w:rFonts w:ascii="iCiel Avenir LT Std 35 Light" w:hAnsi="iCiel Avenir LT Std 35 Light" w:cs="Arial"/>
            <w:sz w:val="22"/>
            <w:szCs w:val="22"/>
            <w:rPrChange w:id="5763" w:author="An Tran, ACA (BUV)" w:date="2024-09-13T17:29:00Z" w16du:dateUtc="2024-09-13T10:29:00Z">
              <w:rPr>
                <w:rFonts w:ascii="iCiel Avenir LT Std 35 Light" w:hAnsi="iCiel Avenir LT Std 35 Light" w:cs="Calibri"/>
                <w:i/>
                <w:iCs/>
                <w:sz w:val="22"/>
                <w:szCs w:val="22"/>
              </w:rPr>
            </w:rPrChange>
          </w:rPr>
          <w:delText>ộ</w:delText>
        </w:r>
        <w:r w:rsidRPr="00863667" w:rsidDel="00B553BE">
          <w:rPr>
            <w:rFonts w:ascii="iCiel Avenir LT Std 35 Light" w:hAnsi="iCiel Avenir LT Std 35 Light" w:cs="Arial"/>
            <w:sz w:val="22"/>
            <w:szCs w:val="22"/>
            <w:rPrChange w:id="5764" w:author="An Tran, ACA (BUV)" w:date="2024-09-13T17:29:00Z" w16du:dateUtc="2024-09-13T10:29:00Z">
              <w:rPr>
                <w:rFonts w:ascii="iCiel Avenir LT Std 35 Light" w:hAnsi="iCiel Avenir LT Std 35 Light" w:cs="Arial"/>
                <w:i/>
                <w:iCs/>
                <w:sz w:val="22"/>
                <w:szCs w:val="22"/>
              </w:rPr>
            </w:rPrChange>
          </w:rPr>
          <w:delText xml:space="preserve"> chuy</w:delText>
        </w:r>
        <w:r w:rsidRPr="00863667" w:rsidDel="00B553BE">
          <w:rPr>
            <w:rFonts w:ascii="iCiel Avenir LT Std 35 Light" w:hAnsi="iCiel Avenir LT Std 35 Light" w:cs="Arial"/>
            <w:sz w:val="22"/>
            <w:szCs w:val="22"/>
            <w:rPrChange w:id="5765" w:author="An Tran, ACA (BUV)" w:date="2024-09-13T17:29:00Z" w16du:dateUtc="2024-09-13T10:29:00Z">
              <w:rPr>
                <w:rFonts w:ascii="iCiel Avenir LT Std 35 Light" w:hAnsi="iCiel Avenir LT Std 35 Light" w:cs="Avenir Next LT Pro"/>
                <w:i/>
                <w:iCs/>
                <w:sz w:val="22"/>
                <w:szCs w:val="22"/>
              </w:rPr>
            </w:rPrChange>
          </w:rPr>
          <w:delText>ê</w:delText>
        </w:r>
        <w:r w:rsidRPr="00863667" w:rsidDel="00B553BE">
          <w:rPr>
            <w:rFonts w:ascii="iCiel Avenir LT Std 35 Light" w:hAnsi="iCiel Avenir LT Std 35 Light" w:cs="Arial"/>
            <w:sz w:val="22"/>
            <w:szCs w:val="22"/>
            <w:rPrChange w:id="5766" w:author="An Tran, ACA (BUV)" w:date="2024-09-13T17:29:00Z" w16du:dateUtc="2024-09-13T10:29:00Z">
              <w:rPr>
                <w:rFonts w:ascii="iCiel Avenir LT Std 35 Light" w:hAnsi="iCiel Avenir LT Std 35 Light" w:cs="Arial"/>
                <w:i/>
                <w:iCs/>
                <w:sz w:val="22"/>
                <w:szCs w:val="22"/>
              </w:rPr>
            </w:rPrChange>
          </w:rPr>
          <w:delText>n m</w:delText>
        </w:r>
        <w:r w:rsidRPr="00863667" w:rsidDel="00B553BE">
          <w:rPr>
            <w:rFonts w:ascii="iCiel Avenir LT Std 35 Light" w:hAnsi="iCiel Avenir LT Std 35 Light" w:cs="Arial"/>
            <w:sz w:val="22"/>
            <w:szCs w:val="22"/>
            <w:rPrChange w:id="5767" w:author="An Tran, ACA (BUV)" w:date="2024-09-13T17:29:00Z" w16du:dateUtc="2024-09-13T10:29:00Z">
              <w:rPr>
                <w:rFonts w:ascii="iCiel Avenir LT Std 35 Light" w:hAnsi="iCiel Avenir LT Std 35 Light" w:cs="Avenir Next LT Pro"/>
                <w:i/>
                <w:iCs/>
                <w:sz w:val="22"/>
                <w:szCs w:val="22"/>
              </w:rPr>
            </w:rPrChange>
          </w:rPr>
          <w:delText>ô</w:delText>
        </w:r>
        <w:r w:rsidRPr="00863667" w:rsidDel="00B553BE">
          <w:rPr>
            <w:rFonts w:ascii="iCiel Avenir LT Std 35 Light" w:hAnsi="iCiel Avenir LT Std 35 Light" w:cs="Arial"/>
            <w:sz w:val="22"/>
            <w:szCs w:val="22"/>
            <w:rPrChange w:id="5768" w:author="An Tran, ACA (BUV)" w:date="2024-09-13T17:29:00Z" w16du:dateUtc="2024-09-13T10:29:00Z">
              <w:rPr>
                <w:rFonts w:ascii="iCiel Avenir LT Std 35 Light" w:hAnsi="iCiel Avenir LT Std 35 Light" w:cs="Arial"/>
                <w:i/>
                <w:iCs/>
                <w:sz w:val="22"/>
                <w:szCs w:val="22"/>
              </w:rPr>
            </w:rPrChange>
          </w:rPr>
          <w:delText>n c</w:delText>
        </w:r>
        <w:r w:rsidRPr="00863667" w:rsidDel="00B553BE">
          <w:rPr>
            <w:rFonts w:ascii="iCiel Avenir LT Std 35 Light" w:hAnsi="iCiel Avenir LT Std 35 Light" w:cs="Arial"/>
            <w:sz w:val="22"/>
            <w:szCs w:val="22"/>
            <w:rPrChange w:id="5769" w:author="An Tran, ACA (BUV)" w:date="2024-09-13T17:29:00Z" w16du:dateUtc="2024-09-13T10:29:00Z">
              <w:rPr>
                <w:rFonts w:ascii="iCiel Avenir LT Std 35 Light" w:hAnsi="iCiel Avenir LT Std 35 Light" w:cs="Calibri"/>
                <w:i/>
                <w:iCs/>
                <w:sz w:val="22"/>
                <w:szCs w:val="22"/>
              </w:rPr>
            </w:rPrChange>
          </w:rPr>
          <w:delText>ủ</w:delText>
        </w:r>
        <w:r w:rsidRPr="00863667" w:rsidDel="00B553BE">
          <w:rPr>
            <w:rFonts w:ascii="iCiel Avenir LT Std 35 Light" w:hAnsi="iCiel Avenir LT Std 35 Light" w:cs="Arial"/>
            <w:sz w:val="22"/>
            <w:szCs w:val="22"/>
            <w:rPrChange w:id="5770" w:author="An Tran, ACA (BUV)" w:date="2024-09-13T17:29:00Z" w16du:dateUtc="2024-09-13T10:29:00Z">
              <w:rPr>
                <w:rFonts w:ascii="iCiel Avenir LT Std 35 Light" w:hAnsi="iCiel Avenir LT Std 35 Light" w:cs="Arial"/>
                <w:i/>
                <w:iCs/>
                <w:sz w:val="22"/>
                <w:szCs w:val="22"/>
              </w:rPr>
            </w:rPrChange>
          </w:rPr>
          <w:delText>a nh</w:delText>
        </w:r>
        <w:r w:rsidRPr="00863667" w:rsidDel="00B553BE">
          <w:rPr>
            <w:rFonts w:ascii="iCiel Avenir LT Std 35 Light" w:hAnsi="iCiel Avenir LT Std 35 Light" w:cs="Arial"/>
            <w:sz w:val="22"/>
            <w:szCs w:val="22"/>
            <w:rPrChange w:id="5771"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5772" w:author="An Tran, ACA (BUV)" w:date="2024-09-13T17:29:00Z" w16du:dateUtc="2024-09-13T10:29:00Z">
              <w:rPr>
                <w:rFonts w:ascii="iCiel Avenir LT Std 35 Light" w:hAnsi="iCiel Avenir LT Std 35 Light" w:cs="Arial"/>
                <w:i/>
                <w:iCs/>
                <w:sz w:val="22"/>
                <w:szCs w:val="22"/>
              </w:rPr>
            </w:rPrChange>
          </w:rPr>
          <w:delText xml:space="preserve"> tr</w:delText>
        </w:r>
        <w:r w:rsidRPr="00863667" w:rsidDel="00B553BE">
          <w:rPr>
            <w:rFonts w:ascii="iCiel Avenir LT Std 35 Light" w:hAnsi="iCiel Avenir LT Std 35 Light" w:cs="Arial"/>
            <w:sz w:val="22"/>
            <w:szCs w:val="22"/>
            <w:rPrChange w:id="5773" w:author="An Tran, ACA (BUV)" w:date="2024-09-13T17:29:00Z" w16du:dateUtc="2024-09-13T10:29:00Z">
              <w:rPr>
                <w:rFonts w:ascii="iCiel Avenir LT Std 35 Light" w:hAnsi="iCiel Avenir LT Std 35 Light" w:cs="Calibri"/>
                <w:i/>
                <w:iCs/>
                <w:sz w:val="22"/>
                <w:szCs w:val="22"/>
              </w:rPr>
            </w:rPrChange>
          </w:rPr>
          <w:delText>ườ</w:delText>
        </w:r>
        <w:r w:rsidRPr="00863667" w:rsidDel="00B553BE">
          <w:rPr>
            <w:rFonts w:ascii="iCiel Avenir LT Std 35 Light" w:hAnsi="iCiel Avenir LT Std 35 Light" w:cs="Arial"/>
            <w:sz w:val="22"/>
            <w:szCs w:val="22"/>
            <w:rPrChange w:id="5774" w:author="An Tran, ACA (BUV)" w:date="2024-09-13T17:29:00Z" w16du:dateUtc="2024-09-13T10:29:00Z">
              <w:rPr>
                <w:rFonts w:ascii="iCiel Avenir LT Std 35 Light" w:hAnsi="iCiel Avenir LT Std 35 Light" w:cs="Arial"/>
                <w:i/>
                <w:iCs/>
                <w:sz w:val="22"/>
                <w:szCs w:val="22"/>
              </w:rPr>
            </w:rPrChange>
          </w:rPr>
          <w:delText>ng gi</w:delText>
        </w:r>
        <w:r w:rsidRPr="00863667" w:rsidDel="00B553BE">
          <w:rPr>
            <w:rFonts w:ascii="iCiel Avenir LT Std 35 Light" w:hAnsi="iCiel Avenir LT Std 35 Light" w:cs="Arial"/>
            <w:sz w:val="22"/>
            <w:szCs w:val="22"/>
            <w:rPrChange w:id="5775" w:author="An Tran, ACA (BUV)" w:date="2024-09-13T17:29:00Z" w16du:dateUtc="2024-09-13T10:29:00Z">
              <w:rPr>
                <w:rFonts w:ascii="iCiel Avenir LT Std 35 Light" w:hAnsi="iCiel Avenir LT Std 35 Light" w:cs="Calibri"/>
                <w:i/>
                <w:iCs/>
                <w:sz w:val="22"/>
                <w:szCs w:val="22"/>
              </w:rPr>
            </w:rPrChange>
          </w:rPr>
          <w:delText>ả</w:delText>
        </w:r>
        <w:r w:rsidRPr="00863667" w:rsidDel="00B553BE">
          <w:rPr>
            <w:rFonts w:ascii="iCiel Avenir LT Std 35 Light" w:hAnsi="iCiel Avenir LT Std 35 Light" w:cs="Arial"/>
            <w:sz w:val="22"/>
            <w:szCs w:val="22"/>
            <w:rPrChange w:id="5776" w:author="An Tran, ACA (BUV)" w:date="2024-09-13T17:29:00Z" w16du:dateUtc="2024-09-13T10:29:00Z">
              <w:rPr>
                <w:rFonts w:ascii="iCiel Avenir LT Std 35 Light" w:hAnsi="iCiel Avenir LT Std 35 Light" w:cs="Arial"/>
                <w:i/>
                <w:iCs/>
                <w:sz w:val="22"/>
                <w:szCs w:val="22"/>
              </w:rPr>
            </w:rPrChange>
          </w:rPr>
          <w:delText>i th</w:delText>
        </w:r>
        <w:r w:rsidRPr="00863667" w:rsidDel="00B553BE">
          <w:rPr>
            <w:rFonts w:ascii="iCiel Avenir LT Std 35 Light" w:hAnsi="iCiel Avenir LT Std 35 Light" w:cs="Arial"/>
            <w:sz w:val="22"/>
            <w:szCs w:val="22"/>
            <w:rPrChange w:id="5777" w:author="An Tran, ACA (BUV)" w:date="2024-09-13T17:29:00Z" w16du:dateUtc="2024-09-13T10:29:00Z">
              <w:rPr>
                <w:rFonts w:ascii="iCiel Avenir LT Std 35 Light" w:hAnsi="iCiel Avenir LT Std 35 Light" w:cs="Avenir Next LT Pro"/>
                <w:i/>
                <w:iCs/>
                <w:sz w:val="22"/>
                <w:szCs w:val="22"/>
              </w:rPr>
            </w:rPrChange>
          </w:rPr>
          <w:delText>í</w:delText>
        </w:r>
        <w:r w:rsidRPr="00863667" w:rsidDel="00B553BE">
          <w:rPr>
            <w:rFonts w:ascii="iCiel Avenir LT Std 35 Light" w:hAnsi="iCiel Avenir LT Std 35 Light" w:cs="Arial"/>
            <w:sz w:val="22"/>
            <w:szCs w:val="22"/>
            <w:rPrChange w:id="5778" w:author="An Tran, ACA (BUV)" w:date="2024-09-13T17:29:00Z" w16du:dateUtc="2024-09-13T10:29:00Z">
              <w:rPr>
                <w:rFonts w:ascii="iCiel Avenir LT Std 35 Light" w:hAnsi="iCiel Avenir LT Std 35 Light" w:cs="Arial"/>
                <w:i/>
                <w:iCs/>
                <w:sz w:val="22"/>
                <w:szCs w:val="22"/>
              </w:rPr>
            </w:rPrChange>
          </w:rPr>
          <w:delText>ch chi ti</w:delText>
        </w:r>
        <w:r w:rsidRPr="00863667" w:rsidDel="00B553BE">
          <w:rPr>
            <w:rFonts w:ascii="iCiel Avenir LT Std 35 Light" w:hAnsi="iCiel Avenir LT Std 35 Light" w:cs="Arial"/>
            <w:sz w:val="22"/>
            <w:szCs w:val="22"/>
            <w:rPrChange w:id="5779" w:author="An Tran, ACA (BUV)" w:date="2024-09-13T17:29:00Z" w16du:dateUtc="2024-09-13T10:29:00Z">
              <w:rPr>
                <w:rFonts w:ascii="iCiel Avenir LT Std 35 Light" w:hAnsi="iCiel Avenir LT Std 35 Light" w:cs="Calibri"/>
                <w:i/>
                <w:iCs/>
                <w:sz w:val="22"/>
                <w:szCs w:val="22"/>
              </w:rPr>
            </w:rPrChange>
          </w:rPr>
          <w:delText>ế</w:delText>
        </w:r>
        <w:r w:rsidRPr="00863667" w:rsidDel="00B553BE">
          <w:rPr>
            <w:rFonts w:ascii="iCiel Avenir LT Std 35 Light" w:hAnsi="iCiel Avenir LT Std 35 Light" w:cs="Arial"/>
            <w:sz w:val="22"/>
            <w:szCs w:val="22"/>
            <w:rPrChange w:id="5780" w:author="An Tran, ACA (BUV)" w:date="2024-09-13T17:29:00Z" w16du:dateUtc="2024-09-13T10:29:00Z">
              <w:rPr>
                <w:rFonts w:ascii="iCiel Avenir LT Std 35 Light" w:hAnsi="iCiel Avenir LT Std 35 Light" w:cs="Arial"/>
                <w:i/>
                <w:iCs/>
                <w:sz w:val="22"/>
                <w:szCs w:val="22"/>
              </w:rPr>
            </w:rPrChange>
          </w:rPr>
          <w:delText>t b</w:delText>
        </w:r>
        <w:r w:rsidRPr="00863667" w:rsidDel="00B553BE">
          <w:rPr>
            <w:rFonts w:ascii="iCiel Avenir LT Std 35 Light" w:hAnsi="iCiel Avenir LT Std 35 Light" w:cs="Arial"/>
            <w:sz w:val="22"/>
            <w:szCs w:val="22"/>
            <w:rPrChange w:id="5781" w:author="An Tran, ACA (BUV)" w:date="2024-09-13T17:29:00Z" w16du:dateUtc="2024-09-13T10:29:00Z">
              <w:rPr>
                <w:rFonts w:ascii="iCiel Avenir LT Std 35 Light" w:hAnsi="iCiel Avenir LT Std 35 Light" w:cs="Calibri"/>
                <w:i/>
                <w:iCs/>
                <w:sz w:val="22"/>
                <w:szCs w:val="22"/>
              </w:rPr>
            </w:rPrChange>
          </w:rPr>
          <w:delText>ả</w:delText>
        </w:r>
        <w:r w:rsidRPr="00863667" w:rsidDel="00B553BE">
          <w:rPr>
            <w:rFonts w:ascii="iCiel Avenir LT Std 35 Light" w:hAnsi="iCiel Avenir LT Std 35 Light" w:cs="Arial"/>
            <w:sz w:val="22"/>
            <w:szCs w:val="22"/>
            <w:rPrChange w:id="5782" w:author="An Tran, ACA (BUV)" w:date="2024-09-13T17:29:00Z" w16du:dateUtc="2024-09-13T10:29:00Z">
              <w:rPr>
                <w:rFonts w:ascii="iCiel Avenir LT Std 35 Light" w:hAnsi="iCiel Avenir LT Std 35 Light" w:cs="Arial"/>
                <w:i/>
                <w:iCs/>
                <w:sz w:val="22"/>
                <w:szCs w:val="22"/>
              </w:rPr>
            </w:rPrChange>
          </w:rPr>
          <w:delText xml:space="preserve">ng </w:delText>
        </w:r>
        <w:r w:rsidRPr="00863667" w:rsidDel="00B553BE">
          <w:rPr>
            <w:rFonts w:ascii="iCiel Avenir LT Std 35 Light" w:hAnsi="iCiel Avenir LT Std 35 Light" w:cs="Arial"/>
            <w:sz w:val="22"/>
            <w:szCs w:val="22"/>
            <w:rPrChange w:id="5783"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5784" w:author="An Tran, ACA (BUV)" w:date="2024-09-13T17:29:00Z" w16du:dateUtc="2024-09-13T10:29:00Z">
              <w:rPr>
                <w:rFonts w:ascii="iCiel Avenir LT Std 35 Light" w:hAnsi="iCiel Avenir LT Std 35 Light" w:cs="Arial"/>
                <w:i/>
                <w:iCs/>
                <w:sz w:val="22"/>
                <w:szCs w:val="22"/>
              </w:rPr>
            </w:rPrChange>
          </w:rPr>
          <w:delText>i</w:delText>
        </w:r>
        <w:r w:rsidRPr="00863667" w:rsidDel="00B553BE">
          <w:rPr>
            <w:rFonts w:ascii="iCiel Avenir LT Std 35 Light" w:hAnsi="iCiel Avenir LT Std 35 Light" w:cs="Arial"/>
            <w:sz w:val="22"/>
            <w:szCs w:val="22"/>
            <w:rPrChange w:id="5785" w:author="An Tran, ACA (BUV)" w:date="2024-09-13T17:29:00Z" w16du:dateUtc="2024-09-13T10:29:00Z">
              <w:rPr>
                <w:rFonts w:ascii="iCiel Avenir LT Std 35 Light" w:hAnsi="iCiel Avenir LT Std 35 Light" w:cs="Calibri"/>
                <w:i/>
                <w:iCs/>
                <w:sz w:val="22"/>
                <w:szCs w:val="22"/>
              </w:rPr>
            </w:rPrChange>
          </w:rPr>
          <w:delText>ể</w:delText>
        </w:r>
        <w:r w:rsidRPr="00863667" w:rsidDel="00B553BE">
          <w:rPr>
            <w:rFonts w:ascii="iCiel Avenir LT Std 35 Light" w:hAnsi="iCiel Avenir LT Std 35 Light" w:cs="Arial"/>
            <w:sz w:val="22"/>
            <w:szCs w:val="22"/>
            <w:rPrChange w:id="5786" w:author="An Tran, ACA (BUV)" w:date="2024-09-13T17:29:00Z" w16du:dateUtc="2024-09-13T10:29:00Z">
              <w:rPr>
                <w:rFonts w:ascii="iCiel Avenir LT Std 35 Light" w:hAnsi="iCiel Avenir LT Std 35 Light" w:cs="Arial"/>
                <w:i/>
                <w:iCs/>
                <w:sz w:val="22"/>
                <w:szCs w:val="22"/>
              </w:rPr>
            </w:rPrChange>
          </w:rPr>
          <w:delText>m c</w:delText>
        </w:r>
        <w:r w:rsidRPr="00863667" w:rsidDel="00B553BE">
          <w:rPr>
            <w:rFonts w:ascii="iCiel Avenir LT Std 35 Light" w:hAnsi="iCiel Avenir LT Std 35 Light" w:cs="Arial"/>
            <w:sz w:val="22"/>
            <w:szCs w:val="22"/>
            <w:rPrChange w:id="5787" w:author="An Tran, ACA (BUV)" w:date="2024-09-13T17:29:00Z" w16du:dateUtc="2024-09-13T10:29:00Z">
              <w:rPr>
                <w:rFonts w:ascii="iCiel Avenir LT Std 35 Light" w:hAnsi="iCiel Avenir LT Std 35 Light" w:cs="Calibri"/>
                <w:i/>
                <w:iCs/>
                <w:sz w:val="22"/>
                <w:szCs w:val="22"/>
              </w:rPr>
            </w:rPrChange>
          </w:rPr>
          <w:delText>ủ</w:delText>
        </w:r>
        <w:r w:rsidRPr="00863667" w:rsidDel="00B553BE">
          <w:rPr>
            <w:rFonts w:ascii="iCiel Avenir LT Std 35 Light" w:hAnsi="iCiel Avenir LT Std 35 Light" w:cs="Arial"/>
            <w:sz w:val="22"/>
            <w:szCs w:val="22"/>
            <w:rPrChange w:id="5788" w:author="An Tran, ACA (BUV)" w:date="2024-09-13T17:29:00Z" w16du:dateUtc="2024-09-13T10:29:00Z">
              <w:rPr>
                <w:rFonts w:ascii="iCiel Avenir LT Std 35 Light" w:hAnsi="iCiel Avenir LT Std 35 Light" w:cs="Arial"/>
                <w:i/>
                <w:iCs/>
                <w:sz w:val="22"/>
                <w:szCs w:val="22"/>
              </w:rPr>
            </w:rPrChange>
          </w:rPr>
          <w:delText>a sinh vi</w:delText>
        </w:r>
        <w:r w:rsidRPr="00863667" w:rsidDel="00B553BE">
          <w:rPr>
            <w:rFonts w:ascii="iCiel Avenir LT Std 35 Light" w:hAnsi="iCiel Avenir LT Std 35 Light" w:cs="Arial"/>
            <w:sz w:val="22"/>
            <w:szCs w:val="22"/>
            <w:rPrChange w:id="5789" w:author="An Tran, ACA (BUV)" w:date="2024-09-13T17:29:00Z" w16du:dateUtc="2024-09-13T10:29:00Z">
              <w:rPr>
                <w:rFonts w:ascii="iCiel Avenir LT Std 35 Light" w:hAnsi="iCiel Avenir LT Std 35 Light" w:cs="Avenir Next LT Pro"/>
                <w:i/>
                <w:iCs/>
                <w:sz w:val="22"/>
                <w:szCs w:val="22"/>
              </w:rPr>
            </w:rPrChange>
          </w:rPr>
          <w:delText>ê</w:delText>
        </w:r>
        <w:r w:rsidRPr="00863667" w:rsidDel="00B553BE">
          <w:rPr>
            <w:rFonts w:ascii="iCiel Avenir LT Std 35 Light" w:hAnsi="iCiel Avenir LT Std 35 Light" w:cs="Arial"/>
            <w:sz w:val="22"/>
            <w:szCs w:val="22"/>
            <w:rPrChange w:id="5790" w:author="An Tran, ACA (BUV)" w:date="2024-09-13T17:29:00Z" w16du:dateUtc="2024-09-13T10:29:00Z">
              <w:rPr>
                <w:rFonts w:ascii="iCiel Avenir LT Std 35 Light" w:hAnsi="iCiel Avenir LT Std 35 Light" w:cs="Arial"/>
                <w:i/>
                <w:iCs/>
                <w:sz w:val="22"/>
                <w:szCs w:val="22"/>
              </w:rPr>
            </w:rPrChange>
          </w:rPr>
          <w:delText>n b</w:delText>
        </w:r>
        <w:r w:rsidRPr="00863667" w:rsidDel="00B553BE">
          <w:rPr>
            <w:rFonts w:ascii="iCiel Avenir LT Std 35 Light" w:hAnsi="iCiel Avenir LT Std 35 Light" w:cs="Arial"/>
            <w:sz w:val="22"/>
            <w:szCs w:val="22"/>
            <w:rPrChange w:id="5791" w:author="An Tran, ACA (BUV)" w:date="2024-09-13T17:29:00Z" w16du:dateUtc="2024-09-13T10:29:00Z">
              <w:rPr>
                <w:rFonts w:ascii="iCiel Avenir LT Std 35 Light" w:hAnsi="iCiel Avenir LT Std 35 Light" w:cs="Calibri"/>
                <w:i/>
                <w:iCs/>
                <w:sz w:val="22"/>
                <w:szCs w:val="22"/>
              </w:rPr>
            </w:rPrChange>
          </w:rPr>
          <w:delText>ằ</w:delText>
        </w:r>
        <w:r w:rsidRPr="00863667" w:rsidDel="00B553BE">
          <w:rPr>
            <w:rFonts w:ascii="iCiel Avenir LT Std 35 Light" w:hAnsi="iCiel Avenir LT Std 35 Light" w:cs="Arial"/>
            <w:sz w:val="22"/>
            <w:szCs w:val="22"/>
            <w:rPrChange w:id="5792" w:author="An Tran, ACA (BUV)" w:date="2024-09-13T17:29:00Z" w16du:dateUtc="2024-09-13T10:29:00Z">
              <w:rPr>
                <w:rFonts w:ascii="iCiel Avenir LT Std 35 Light" w:hAnsi="iCiel Avenir LT Std 35 Light" w:cs="Arial"/>
                <w:i/>
                <w:iCs/>
                <w:sz w:val="22"/>
                <w:szCs w:val="22"/>
              </w:rPr>
            </w:rPrChange>
          </w:rPr>
          <w:delText>ng ti</w:delText>
        </w:r>
        <w:r w:rsidRPr="00863667" w:rsidDel="00B553BE">
          <w:rPr>
            <w:rFonts w:ascii="iCiel Avenir LT Std 35 Light" w:hAnsi="iCiel Avenir LT Std 35 Light" w:cs="Arial"/>
            <w:sz w:val="22"/>
            <w:szCs w:val="22"/>
            <w:rPrChange w:id="5793" w:author="An Tran, ACA (BUV)" w:date="2024-09-13T17:29:00Z" w16du:dateUtc="2024-09-13T10:29:00Z">
              <w:rPr>
                <w:rFonts w:ascii="iCiel Avenir LT Std 35 Light" w:hAnsi="iCiel Avenir LT Std 35 Light" w:cs="Calibri"/>
                <w:i/>
                <w:iCs/>
                <w:sz w:val="22"/>
                <w:szCs w:val="22"/>
              </w:rPr>
            </w:rPrChange>
          </w:rPr>
          <w:delText>ế</w:delText>
        </w:r>
        <w:r w:rsidRPr="00863667" w:rsidDel="00B553BE">
          <w:rPr>
            <w:rFonts w:ascii="iCiel Avenir LT Std 35 Light" w:hAnsi="iCiel Avenir LT Std 35 Light" w:cs="Arial"/>
            <w:sz w:val="22"/>
            <w:szCs w:val="22"/>
            <w:rPrChange w:id="5794" w:author="An Tran, ACA (BUV)" w:date="2024-09-13T17:29:00Z" w16du:dateUtc="2024-09-13T10:29:00Z">
              <w:rPr>
                <w:rFonts w:ascii="iCiel Avenir LT Std 35 Light" w:hAnsi="iCiel Avenir LT Std 35 Light" w:cs="Arial"/>
                <w:i/>
                <w:iCs/>
                <w:sz w:val="22"/>
                <w:szCs w:val="22"/>
              </w:rPr>
            </w:rPrChange>
          </w:rPr>
          <w:delText>ng Vi</w:delText>
        </w:r>
        <w:r w:rsidRPr="00863667" w:rsidDel="00B553BE">
          <w:rPr>
            <w:rFonts w:ascii="iCiel Avenir LT Std 35 Light" w:hAnsi="iCiel Avenir LT Std 35 Light" w:cs="Arial"/>
            <w:sz w:val="22"/>
            <w:szCs w:val="22"/>
            <w:rPrChange w:id="5795" w:author="An Tran, ACA (BUV)" w:date="2024-09-13T17:29:00Z" w16du:dateUtc="2024-09-13T10:29:00Z">
              <w:rPr>
                <w:rFonts w:ascii="iCiel Avenir LT Std 35 Light" w:hAnsi="iCiel Avenir LT Std 35 Light" w:cs="Calibri"/>
                <w:i/>
                <w:iCs/>
                <w:sz w:val="22"/>
                <w:szCs w:val="22"/>
              </w:rPr>
            </w:rPrChange>
          </w:rPr>
          <w:delText>ệ</w:delText>
        </w:r>
        <w:r w:rsidRPr="00863667" w:rsidDel="00B553BE">
          <w:rPr>
            <w:rFonts w:ascii="iCiel Avenir LT Std 35 Light" w:hAnsi="iCiel Avenir LT Std 35 Light" w:cs="Arial"/>
            <w:sz w:val="22"/>
            <w:szCs w:val="22"/>
            <w:rPrChange w:id="5796" w:author="An Tran, ACA (BUV)" w:date="2024-09-13T17:29:00Z" w16du:dateUtc="2024-09-13T10:29:00Z">
              <w:rPr>
                <w:rFonts w:ascii="iCiel Avenir LT Std 35 Light" w:hAnsi="iCiel Avenir LT Std 35 Light" w:cs="Arial"/>
                <w:i/>
                <w:iCs/>
                <w:sz w:val="22"/>
                <w:szCs w:val="22"/>
              </w:rPr>
            </w:rPrChange>
          </w:rPr>
          <w:delText xml:space="preserve">t qua </w:delText>
        </w:r>
        <w:r w:rsidRPr="00863667" w:rsidDel="00B553BE">
          <w:rPr>
            <w:rFonts w:ascii="iCiel Avenir LT Std 35 Light" w:hAnsi="iCiel Avenir LT Std 35 Light" w:cs="Arial"/>
            <w:sz w:val="22"/>
            <w:szCs w:val="22"/>
            <w:rPrChange w:id="5797"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5798" w:author="An Tran, ACA (BUV)" w:date="2024-09-13T17:29:00Z" w16du:dateUtc="2024-09-13T10:29:00Z">
              <w:rPr>
                <w:rFonts w:ascii="iCiel Avenir LT Std 35 Light" w:hAnsi="iCiel Avenir LT Std 35 Light" w:cs="Arial"/>
                <w:i/>
                <w:iCs/>
                <w:sz w:val="22"/>
                <w:szCs w:val="22"/>
              </w:rPr>
            </w:rPrChange>
          </w:rPr>
          <w:delText>i</w:delText>
        </w:r>
        <w:r w:rsidRPr="00863667" w:rsidDel="00B553BE">
          <w:rPr>
            <w:rFonts w:ascii="iCiel Avenir LT Std 35 Light" w:hAnsi="iCiel Avenir LT Std 35 Light" w:cs="Arial"/>
            <w:sz w:val="22"/>
            <w:szCs w:val="22"/>
            <w:rPrChange w:id="5799" w:author="An Tran, ACA (BUV)" w:date="2024-09-13T17:29:00Z" w16du:dateUtc="2024-09-13T10:29:00Z">
              <w:rPr>
                <w:rFonts w:ascii="iCiel Avenir LT Std 35 Light" w:hAnsi="iCiel Avenir LT Std 35 Light" w:cs="Calibri"/>
                <w:i/>
                <w:iCs/>
                <w:sz w:val="22"/>
                <w:szCs w:val="22"/>
              </w:rPr>
            </w:rPrChange>
          </w:rPr>
          <w:delText>ệ</w:delText>
        </w:r>
        <w:r w:rsidRPr="00863667" w:rsidDel="00B553BE">
          <w:rPr>
            <w:rFonts w:ascii="iCiel Avenir LT Std 35 Light" w:hAnsi="iCiel Avenir LT Std 35 Light" w:cs="Arial"/>
            <w:sz w:val="22"/>
            <w:szCs w:val="22"/>
            <w:rPrChange w:id="5800" w:author="An Tran, ACA (BUV)" w:date="2024-09-13T17:29:00Z" w16du:dateUtc="2024-09-13T10:29:00Z">
              <w:rPr>
                <w:rFonts w:ascii="iCiel Avenir LT Std 35 Light" w:hAnsi="iCiel Avenir LT Std 35 Light" w:cs="Arial"/>
                <w:i/>
                <w:iCs/>
                <w:sz w:val="22"/>
                <w:szCs w:val="22"/>
              </w:rPr>
            </w:rPrChange>
          </w:rPr>
          <w:delText>n tho</w:delText>
        </w:r>
        <w:r w:rsidRPr="00863667" w:rsidDel="00B553BE">
          <w:rPr>
            <w:rFonts w:ascii="iCiel Avenir LT Std 35 Light" w:hAnsi="iCiel Avenir LT Std 35 Light" w:cs="Arial"/>
            <w:sz w:val="22"/>
            <w:szCs w:val="22"/>
            <w:rPrChange w:id="5801" w:author="An Tran, ACA (BUV)" w:date="2024-09-13T17:29:00Z" w16du:dateUtc="2024-09-13T10:29:00Z">
              <w:rPr>
                <w:rFonts w:ascii="iCiel Avenir LT Std 35 Light" w:hAnsi="iCiel Avenir LT Std 35 Light" w:cs="Calibri"/>
                <w:i/>
                <w:iCs/>
                <w:sz w:val="22"/>
                <w:szCs w:val="22"/>
              </w:rPr>
            </w:rPrChange>
          </w:rPr>
          <w:delText>ạ</w:delText>
        </w:r>
        <w:r w:rsidRPr="00863667" w:rsidDel="00B553BE">
          <w:rPr>
            <w:rFonts w:ascii="iCiel Avenir LT Std 35 Light" w:hAnsi="iCiel Avenir LT Std 35 Light" w:cs="Arial"/>
            <w:sz w:val="22"/>
            <w:szCs w:val="22"/>
            <w:rPrChange w:id="5802" w:author="An Tran, ACA (BUV)" w:date="2024-09-13T17:29:00Z" w16du:dateUtc="2024-09-13T10:29:00Z">
              <w:rPr>
                <w:rFonts w:ascii="iCiel Avenir LT Std 35 Light" w:hAnsi="iCiel Avenir LT Std 35 Light" w:cs="Arial"/>
                <w:i/>
                <w:iCs/>
                <w:sz w:val="22"/>
                <w:szCs w:val="22"/>
              </w:rPr>
            </w:rPrChange>
          </w:rPr>
          <w:delText>i, vui l</w:delText>
        </w:r>
        <w:r w:rsidRPr="00863667" w:rsidDel="00B553BE">
          <w:rPr>
            <w:rFonts w:ascii="iCiel Avenir LT Std 35 Light" w:hAnsi="iCiel Avenir LT Std 35 Light" w:cs="Arial"/>
            <w:sz w:val="22"/>
            <w:szCs w:val="22"/>
            <w:rPrChange w:id="5803" w:author="An Tran, ACA (BUV)" w:date="2024-09-13T17:29:00Z" w16du:dateUtc="2024-09-13T10:29:00Z">
              <w:rPr>
                <w:rFonts w:ascii="iCiel Avenir LT Std 35 Light" w:hAnsi="iCiel Avenir LT Std 35 Light" w:cs="Avenir Next LT Pro"/>
                <w:i/>
                <w:iCs/>
                <w:sz w:val="22"/>
                <w:szCs w:val="22"/>
              </w:rPr>
            </w:rPrChange>
          </w:rPr>
          <w:delText>ò</w:delText>
        </w:r>
        <w:r w:rsidRPr="00863667" w:rsidDel="00B553BE">
          <w:rPr>
            <w:rFonts w:ascii="iCiel Avenir LT Std 35 Light" w:hAnsi="iCiel Avenir LT Std 35 Light" w:cs="Arial"/>
            <w:sz w:val="22"/>
            <w:szCs w:val="22"/>
            <w:rPrChange w:id="5804" w:author="An Tran, ACA (BUV)" w:date="2024-09-13T17:29:00Z" w16du:dateUtc="2024-09-13T10:29:00Z">
              <w:rPr>
                <w:rFonts w:ascii="iCiel Avenir LT Std 35 Light" w:hAnsi="iCiel Avenir LT Std 35 Light" w:cs="Arial"/>
                <w:i/>
                <w:iCs/>
                <w:sz w:val="22"/>
                <w:szCs w:val="22"/>
              </w:rPr>
            </w:rPrChange>
          </w:rPr>
          <w:delText>ng li</w:delText>
        </w:r>
        <w:r w:rsidRPr="00863667" w:rsidDel="00B553BE">
          <w:rPr>
            <w:rFonts w:ascii="iCiel Avenir LT Std 35 Light" w:hAnsi="iCiel Avenir LT Std 35 Light" w:cs="Arial"/>
            <w:sz w:val="22"/>
            <w:szCs w:val="22"/>
            <w:rPrChange w:id="5805" w:author="An Tran, ACA (BUV)" w:date="2024-09-13T17:29:00Z" w16du:dateUtc="2024-09-13T10:29:00Z">
              <w:rPr>
                <w:rFonts w:ascii="iCiel Avenir LT Std 35 Light" w:hAnsi="iCiel Avenir LT Std 35 Light" w:cs="Avenir Next LT Pro"/>
                <w:i/>
                <w:iCs/>
                <w:sz w:val="22"/>
                <w:szCs w:val="22"/>
              </w:rPr>
            </w:rPrChange>
          </w:rPr>
          <w:delText>ê</w:delText>
        </w:r>
        <w:r w:rsidRPr="00863667" w:rsidDel="00B553BE">
          <w:rPr>
            <w:rFonts w:ascii="iCiel Avenir LT Std 35 Light" w:hAnsi="iCiel Avenir LT Std 35 Light" w:cs="Arial"/>
            <w:sz w:val="22"/>
            <w:szCs w:val="22"/>
            <w:rPrChange w:id="5806" w:author="An Tran, ACA (BUV)" w:date="2024-09-13T17:29:00Z" w16du:dateUtc="2024-09-13T10:29:00Z">
              <w:rPr>
                <w:rFonts w:ascii="iCiel Avenir LT Std 35 Light" w:hAnsi="iCiel Avenir LT Std 35 Light" w:cs="Arial"/>
                <w:i/>
                <w:iCs/>
                <w:sz w:val="22"/>
                <w:szCs w:val="22"/>
              </w:rPr>
            </w:rPrChange>
          </w:rPr>
          <w:delText>n h</w:delText>
        </w:r>
        <w:r w:rsidRPr="00863667" w:rsidDel="00B553BE">
          <w:rPr>
            <w:rFonts w:ascii="iCiel Avenir LT Std 35 Light" w:hAnsi="iCiel Avenir LT Std 35 Light" w:cs="Arial"/>
            <w:sz w:val="22"/>
            <w:szCs w:val="22"/>
            <w:rPrChange w:id="5807" w:author="An Tran, ACA (BUV)" w:date="2024-09-13T17:29:00Z" w16du:dateUtc="2024-09-13T10:29:00Z">
              <w:rPr>
                <w:rFonts w:ascii="iCiel Avenir LT Std 35 Light" w:hAnsi="iCiel Avenir LT Std 35 Light" w:cs="Calibri"/>
                <w:i/>
                <w:iCs/>
                <w:sz w:val="22"/>
                <w:szCs w:val="22"/>
              </w:rPr>
            </w:rPrChange>
          </w:rPr>
          <w:delText>ệ</w:delText>
        </w:r>
        <w:r w:rsidRPr="00863667" w:rsidDel="00B553BE">
          <w:rPr>
            <w:rFonts w:ascii="iCiel Avenir LT Std 35 Light" w:hAnsi="iCiel Avenir LT Std 35 Light" w:cs="Arial"/>
            <w:sz w:val="22"/>
            <w:szCs w:val="22"/>
            <w:rPrChange w:id="5808" w:author="An Tran, ACA (BUV)" w:date="2024-09-13T17:29:00Z" w16du:dateUtc="2024-09-13T10:29:00Z">
              <w:rPr>
                <w:rFonts w:ascii="iCiel Avenir LT Std 35 Light" w:hAnsi="iCiel Avenir LT Std 35 Light" w:cs="Arial"/>
                <w:i/>
                <w:iCs/>
                <w:sz w:val="22"/>
                <w:szCs w:val="22"/>
              </w:rPr>
            </w:rPrChange>
          </w:rPr>
          <w:delText xml:space="preserve"> Trung t</w:delText>
        </w:r>
        <w:r w:rsidRPr="00863667" w:rsidDel="00B553BE">
          <w:rPr>
            <w:rFonts w:ascii="iCiel Avenir LT Std 35 Light" w:hAnsi="iCiel Avenir LT Std 35 Light" w:cs="Arial"/>
            <w:sz w:val="22"/>
            <w:szCs w:val="22"/>
            <w:rPrChange w:id="5809" w:author="An Tran, ACA (BUV)" w:date="2024-09-13T17:29:00Z" w16du:dateUtc="2024-09-13T10:29:00Z">
              <w:rPr>
                <w:rFonts w:ascii="iCiel Avenir LT Std 35 Light" w:hAnsi="iCiel Avenir LT Std 35 Light" w:cs="Avenir Next LT Pro"/>
                <w:i/>
                <w:iCs/>
                <w:sz w:val="22"/>
                <w:szCs w:val="22"/>
              </w:rPr>
            </w:rPrChange>
          </w:rPr>
          <w:delText>â</w:delText>
        </w:r>
        <w:r w:rsidRPr="00863667" w:rsidDel="00B553BE">
          <w:rPr>
            <w:rFonts w:ascii="iCiel Avenir LT Std 35 Light" w:hAnsi="iCiel Avenir LT Std 35 Light" w:cs="Arial"/>
            <w:sz w:val="22"/>
            <w:szCs w:val="22"/>
            <w:rPrChange w:id="5810" w:author="An Tran, ACA (BUV)" w:date="2024-09-13T17:29:00Z" w16du:dateUtc="2024-09-13T10:29:00Z">
              <w:rPr>
                <w:rFonts w:ascii="iCiel Avenir LT Std 35 Light" w:hAnsi="iCiel Avenir LT Std 35 Light" w:cs="Arial"/>
                <w:i/>
                <w:iCs/>
                <w:sz w:val="22"/>
                <w:szCs w:val="22"/>
              </w:rPr>
            </w:rPrChange>
          </w:rPr>
          <w:delText>m D</w:delText>
        </w:r>
        <w:r w:rsidRPr="00863667" w:rsidDel="00B553BE">
          <w:rPr>
            <w:rFonts w:ascii="iCiel Avenir LT Std 35 Light" w:hAnsi="iCiel Avenir LT Std 35 Light" w:cs="Arial"/>
            <w:sz w:val="22"/>
            <w:szCs w:val="22"/>
            <w:rPrChange w:id="5811" w:author="An Tran, ACA (BUV)" w:date="2024-09-13T17:29:00Z" w16du:dateUtc="2024-09-13T10:29:00Z">
              <w:rPr>
                <w:rFonts w:ascii="iCiel Avenir LT Std 35 Light" w:hAnsi="iCiel Avenir LT Std 35 Light" w:cs="Calibri"/>
                <w:i/>
                <w:iCs/>
                <w:sz w:val="22"/>
                <w:szCs w:val="22"/>
              </w:rPr>
            </w:rPrChange>
          </w:rPr>
          <w:delText>ữ</w:delText>
        </w:r>
        <w:r w:rsidRPr="00863667" w:rsidDel="00B553BE">
          <w:rPr>
            <w:rFonts w:ascii="iCiel Avenir LT Std 35 Light" w:hAnsi="iCiel Avenir LT Std 35 Light" w:cs="Arial"/>
            <w:sz w:val="22"/>
            <w:szCs w:val="22"/>
            <w:rPrChange w:id="5812" w:author="An Tran, ACA (BUV)" w:date="2024-09-13T17:29:00Z" w16du:dateUtc="2024-09-13T10:29:00Z">
              <w:rPr>
                <w:rFonts w:ascii="iCiel Avenir LT Std 35 Light" w:hAnsi="iCiel Avenir LT Std 35 Light" w:cs="Arial"/>
                <w:i/>
                <w:iCs/>
                <w:sz w:val="22"/>
                <w:szCs w:val="22"/>
              </w:rPr>
            </w:rPrChange>
          </w:rPr>
          <w:delText xml:space="preserve"> li</w:delText>
        </w:r>
        <w:r w:rsidRPr="00863667" w:rsidDel="00B553BE">
          <w:rPr>
            <w:rFonts w:ascii="iCiel Avenir LT Std 35 Light" w:hAnsi="iCiel Avenir LT Std 35 Light" w:cs="Arial"/>
            <w:sz w:val="22"/>
            <w:szCs w:val="22"/>
            <w:rPrChange w:id="5813" w:author="An Tran, ACA (BUV)" w:date="2024-09-13T17:29:00Z" w16du:dateUtc="2024-09-13T10:29:00Z">
              <w:rPr>
                <w:rFonts w:ascii="iCiel Avenir LT Std 35 Light" w:hAnsi="iCiel Avenir LT Std 35 Light" w:cs="Calibri"/>
                <w:i/>
                <w:iCs/>
                <w:sz w:val="22"/>
                <w:szCs w:val="22"/>
              </w:rPr>
            </w:rPrChange>
          </w:rPr>
          <w:delText>ệ</w:delText>
        </w:r>
        <w:r w:rsidRPr="00863667" w:rsidDel="00B553BE">
          <w:rPr>
            <w:rFonts w:ascii="iCiel Avenir LT Std 35 Light" w:hAnsi="iCiel Avenir LT Std 35 Light" w:cs="Arial"/>
            <w:sz w:val="22"/>
            <w:szCs w:val="22"/>
            <w:rPrChange w:id="5814" w:author="An Tran, ACA (BUV)" w:date="2024-09-13T17:29:00Z" w16du:dateUtc="2024-09-13T10:29:00Z">
              <w:rPr>
                <w:rFonts w:ascii="iCiel Avenir LT Std 35 Light" w:hAnsi="iCiel Avenir LT Std 35 Light" w:cs="Arial"/>
                <w:i/>
                <w:iCs/>
                <w:sz w:val="22"/>
                <w:szCs w:val="22"/>
              </w:rPr>
            </w:rPrChange>
          </w:rPr>
          <w:delText>u Sinh vi</w:delText>
        </w:r>
        <w:r w:rsidRPr="00863667" w:rsidDel="00B553BE">
          <w:rPr>
            <w:rFonts w:ascii="iCiel Avenir LT Std 35 Light" w:hAnsi="iCiel Avenir LT Std 35 Light" w:cs="Arial"/>
            <w:sz w:val="22"/>
            <w:szCs w:val="22"/>
            <w:rPrChange w:id="5815" w:author="An Tran, ACA (BUV)" w:date="2024-09-13T17:29:00Z" w16du:dateUtc="2024-09-13T10:29:00Z">
              <w:rPr>
                <w:rFonts w:ascii="iCiel Avenir LT Std 35 Light" w:hAnsi="iCiel Avenir LT Std 35 Light" w:cs="Avenir Next LT Pro"/>
                <w:i/>
                <w:iCs/>
                <w:sz w:val="22"/>
                <w:szCs w:val="22"/>
              </w:rPr>
            </w:rPrChange>
          </w:rPr>
          <w:delText>ê</w:delText>
        </w:r>
        <w:r w:rsidRPr="00863667" w:rsidDel="00B553BE">
          <w:rPr>
            <w:rFonts w:ascii="iCiel Avenir LT Std 35 Light" w:hAnsi="iCiel Avenir LT Std 35 Light" w:cs="Arial"/>
            <w:sz w:val="22"/>
            <w:szCs w:val="22"/>
            <w:rPrChange w:id="5816" w:author="An Tran, ACA (BUV)" w:date="2024-09-13T17:29:00Z" w16du:dateUtc="2024-09-13T10:29:00Z">
              <w:rPr>
                <w:rFonts w:ascii="iCiel Avenir LT Std 35 Light" w:hAnsi="iCiel Avenir LT Std 35 Light" w:cs="Arial"/>
                <w:i/>
                <w:iCs/>
                <w:sz w:val="22"/>
                <w:szCs w:val="22"/>
              </w:rPr>
            </w:rPrChange>
          </w:rPr>
          <w:delText xml:space="preserve">n (CAIS) qua </w:delText>
        </w:r>
        <w:r w:rsidRPr="00863667" w:rsidDel="00B553BE">
          <w:rPr>
            <w:rFonts w:ascii="iCiel Avenir LT Std 35 Light" w:hAnsi="iCiel Avenir LT Std 35 Light" w:cs="Arial"/>
            <w:sz w:val="22"/>
            <w:szCs w:val="22"/>
            <w:rPrChange w:id="5817"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5818" w:author="An Tran, ACA (BUV)" w:date="2024-09-13T17:29:00Z" w16du:dateUtc="2024-09-13T10:29:00Z">
              <w:rPr>
                <w:rFonts w:ascii="iCiel Avenir LT Std 35 Light" w:hAnsi="iCiel Avenir LT Std 35 Light" w:cs="Calibri"/>
                <w:i/>
                <w:iCs/>
                <w:sz w:val="22"/>
                <w:szCs w:val="22"/>
              </w:rPr>
            </w:rPrChange>
          </w:rPr>
          <w:delText>ị</w:delText>
        </w:r>
        <w:r w:rsidRPr="00863667" w:rsidDel="00B553BE">
          <w:rPr>
            <w:rFonts w:ascii="iCiel Avenir LT Std 35 Light" w:hAnsi="iCiel Avenir LT Std 35 Light" w:cs="Arial"/>
            <w:sz w:val="22"/>
            <w:szCs w:val="22"/>
            <w:rPrChange w:id="5819" w:author="An Tran, ACA (BUV)" w:date="2024-09-13T17:29:00Z" w16du:dateUtc="2024-09-13T10:29:00Z">
              <w:rPr>
                <w:rFonts w:ascii="iCiel Avenir LT Std 35 Light" w:hAnsi="iCiel Avenir LT Std 35 Light" w:cs="Arial"/>
                <w:i/>
                <w:iCs/>
                <w:sz w:val="22"/>
                <w:szCs w:val="22"/>
              </w:rPr>
            </w:rPrChange>
          </w:rPr>
          <w:delText>a ch</w:delText>
        </w:r>
        <w:r w:rsidRPr="00863667" w:rsidDel="00B553BE">
          <w:rPr>
            <w:rFonts w:ascii="iCiel Avenir LT Std 35 Light" w:hAnsi="iCiel Avenir LT Std 35 Light" w:cs="Arial"/>
            <w:sz w:val="22"/>
            <w:szCs w:val="22"/>
            <w:rPrChange w:id="5820" w:author="An Tran, ACA (BUV)" w:date="2024-09-13T17:29:00Z" w16du:dateUtc="2024-09-13T10:29:00Z">
              <w:rPr>
                <w:rFonts w:ascii="iCiel Avenir LT Std 35 Light" w:hAnsi="iCiel Avenir LT Std 35 Light" w:cs="Calibri"/>
                <w:i/>
                <w:iCs/>
                <w:sz w:val="22"/>
                <w:szCs w:val="22"/>
              </w:rPr>
            </w:rPrChange>
          </w:rPr>
          <w:delText>ỉ</w:delText>
        </w:r>
        <w:r w:rsidRPr="00863667" w:rsidDel="00B553BE">
          <w:rPr>
            <w:rFonts w:ascii="iCiel Avenir LT Std 35 Light" w:hAnsi="iCiel Avenir LT Std 35 Light" w:cs="Arial"/>
            <w:sz w:val="22"/>
            <w:szCs w:val="22"/>
            <w:rPrChange w:id="5821" w:author="An Tran, ACA (BUV)" w:date="2024-09-13T17:29:00Z" w16du:dateUtc="2024-09-13T10:29:00Z">
              <w:rPr>
                <w:rFonts w:ascii="iCiel Avenir LT Std 35 Light" w:hAnsi="iCiel Avenir LT Std 35 Light" w:cs="Arial"/>
                <w:i/>
                <w:iCs/>
                <w:sz w:val="22"/>
                <w:szCs w:val="22"/>
              </w:rPr>
            </w:rPrChange>
          </w:rPr>
          <w:delText xml:space="preserve"> email </w:delText>
        </w:r>
        <w:r w:rsidR="006033B6" w:rsidRPr="00863667" w:rsidDel="00B553BE">
          <w:rPr>
            <w:rFonts w:ascii="iCiel Avenir LT Std 35 Light" w:hAnsi="iCiel Avenir LT Std 35 Light" w:cs="Arial"/>
            <w:color w:val="2F5496" w:themeColor="accent1" w:themeShade="BF"/>
            <w:sz w:val="22"/>
            <w:szCs w:val="22"/>
            <w:rPrChange w:id="5822"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5823"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sidDel="00B553BE">
          <w:rPr>
            <w:color w:val="2F5496" w:themeColor="accent1" w:themeShade="BF"/>
            <w:rPrChange w:id="5824" w:author="An Tran, ACA (BUV)" w:date="2024-09-13T17:29:00Z" w16du:dateUtc="2024-09-13T10:29:00Z">
              <w:rPr>
                <w:rStyle w:val="Hyperlink"/>
                <w:rFonts w:ascii="iCiel Avenir LT Std 35 Light" w:hAnsi="iCiel Avenir LT Std 35 Light" w:cs="Arial"/>
                <w:i/>
                <w:iCs/>
                <w:sz w:val="22"/>
                <w:szCs w:val="22"/>
              </w:rPr>
            </w:rPrChange>
          </w:rPr>
          <w:delText>cais@buv.edu.vn</w:delText>
        </w:r>
        <w:r w:rsidR="006033B6" w:rsidRPr="00863667" w:rsidDel="00B553BE">
          <w:rPr>
            <w:color w:val="2F5496" w:themeColor="accent1" w:themeShade="BF"/>
            <w:rPrChange w:id="5825" w:author="An Tran, ACA (BUV)" w:date="2024-09-13T17:29:00Z" w16du:dateUtc="2024-09-13T10:29:00Z">
              <w:rPr>
                <w:rStyle w:val="Hyperlink"/>
                <w:rFonts w:ascii="iCiel Avenir LT Std 35 Light" w:hAnsi="iCiel Avenir LT Std 35 Light" w:cs="Arial"/>
                <w:i/>
                <w:iCs/>
                <w:sz w:val="22"/>
                <w:szCs w:val="22"/>
              </w:rPr>
            </w:rPrChange>
          </w:rPr>
          <w:fldChar w:fldCharType="end"/>
        </w:r>
        <w:r w:rsidRPr="00863667" w:rsidDel="00B553BE">
          <w:rPr>
            <w:rFonts w:ascii="iCiel Avenir LT Std 35 Light" w:hAnsi="iCiel Avenir LT Std 35 Light" w:cs="Arial"/>
            <w:sz w:val="22"/>
            <w:szCs w:val="22"/>
            <w:rPrChange w:id="5826" w:author="An Tran, ACA (BUV)" w:date="2024-09-13T17:29:00Z" w16du:dateUtc="2024-09-13T10:29:00Z">
              <w:rPr>
                <w:rFonts w:ascii="iCiel Avenir LT Std 35 Light" w:hAnsi="iCiel Avenir LT Std 35 Light" w:cs="Arial"/>
                <w:i/>
                <w:iCs/>
                <w:sz w:val="22"/>
                <w:szCs w:val="22"/>
              </w:rPr>
            </w:rPrChange>
          </w:rPr>
          <w:delText>. Văn phòng Trung tâm D</w:delText>
        </w:r>
        <w:r w:rsidRPr="00863667" w:rsidDel="00B553BE">
          <w:rPr>
            <w:rFonts w:ascii="iCiel Avenir LT Std 35 Light" w:hAnsi="iCiel Avenir LT Std 35 Light" w:cs="Arial"/>
            <w:sz w:val="22"/>
            <w:szCs w:val="22"/>
            <w:rPrChange w:id="5827" w:author="An Tran, ACA (BUV)" w:date="2024-09-13T17:29:00Z" w16du:dateUtc="2024-09-13T10:29:00Z">
              <w:rPr>
                <w:rFonts w:ascii="iCiel Avenir LT Std 35 Light" w:hAnsi="iCiel Avenir LT Std 35 Light" w:cs="Calibri"/>
                <w:i/>
                <w:iCs/>
                <w:sz w:val="22"/>
                <w:szCs w:val="22"/>
              </w:rPr>
            </w:rPrChange>
          </w:rPr>
          <w:delText>ữ</w:delText>
        </w:r>
        <w:r w:rsidRPr="00863667" w:rsidDel="00B553BE">
          <w:rPr>
            <w:rFonts w:ascii="iCiel Avenir LT Std 35 Light" w:hAnsi="iCiel Avenir LT Std 35 Light" w:cs="Arial"/>
            <w:sz w:val="22"/>
            <w:szCs w:val="22"/>
            <w:rPrChange w:id="5828" w:author="An Tran, ACA (BUV)" w:date="2024-09-13T17:29:00Z" w16du:dateUtc="2024-09-13T10:29:00Z">
              <w:rPr>
                <w:rFonts w:ascii="iCiel Avenir LT Std 35 Light" w:hAnsi="iCiel Avenir LT Std 35 Light" w:cs="Arial"/>
                <w:i/>
                <w:iCs/>
                <w:sz w:val="22"/>
                <w:szCs w:val="22"/>
              </w:rPr>
            </w:rPrChange>
          </w:rPr>
          <w:delText xml:space="preserve"> li</w:delText>
        </w:r>
        <w:r w:rsidRPr="00863667" w:rsidDel="00B553BE">
          <w:rPr>
            <w:rFonts w:ascii="iCiel Avenir LT Std 35 Light" w:hAnsi="iCiel Avenir LT Std 35 Light" w:cs="Arial"/>
            <w:sz w:val="22"/>
            <w:szCs w:val="22"/>
            <w:rPrChange w:id="5829" w:author="An Tran, ACA (BUV)" w:date="2024-09-13T17:29:00Z" w16du:dateUtc="2024-09-13T10:29:00Z">
              <w:rPr>
                <w:rFonts w:ascii="iCiel Avenir LT Std 35 Light" w:hAnsi="iCiel Avenir LT Std 35 Light" w:cs="Calibri"/>
                <w:i/>
                <w:iCs/>
                <w:sz w:val="22"/>
                <w:szCs w:val="22"/>
              </w:rPr>
            </w:rPrChange>
          </w:rPr>
          <w:delText>ệ</w:delText>
        </w:r>
        <w:r w:rsidRPr="00863667" w:rsidDel="00B553BE">
          <w:rPr>
            <w:rFonts w:ascii="iCiel Avenir LT Std 35 Light" w:hAnsi="iCiel Avenir LT Std 35 Light" w:cs="Arial"/>
            <w:sz w:val="22"/>
            <w:szCs w:val="22"/>
            <w:rPrChange w:id="5830" w:author="An Tran, ACA (BUV)" w:date="2024-09-13T17:29:00Z" w16du:dateUtc="2024-09-13T10:29:00Z">
              <w:rPr>
                <w:rFonts w:ascii="iCiel Avenir LT Std 35 Light" w:hAnsi="iCiel Avenir LT Std 35 Light" w:cs="Arial"/>
                <w:i/>
                <w:iCs/>
                <w:sz w:val="22"/>
                <w:szCs w:val="22"/>
              </w:rPr>
            </w:rPrChange>
          </w:rPr>
          <w:delText>u Sinh vi</w:delText>
        </w:r>
        <w:r w:rsidRPr="00863667" w:rsidDel="00B553BE">
          <w:rPr>
            <w:rFonts w:ascii="iCiel Avenir LT Std 35 Light" w:hAnsi="iCiel Avenir LT Std 35 Light" w:cs="Arial"/>
            <w:sz w:val="22"/>
            <w:szCs w:val="22"/>
            <w:rPrChange w:id="5831" w:author="An Tran, ACA (BUV)" w:date="2024-09-13T17:29:00Z" w16du:dateUtc="2024-09-13T10:29:00Z">
              <w:rPr>
                <w:rFonts w:ascii="iCiel Avenir LT Std 35 Light" w:hAnsi="iCiel Avenir LT Std 35 Light" w:cs="Avenir Next LT Pro"/>
                <w:i/>
                <w:iCs/>
                <w:sz w:val="22"/>
                <w:szCs w:val="22"/>
              </w:rPr>
            </w:rPrChange>
          </w:rPr>
          <w:delText>ê</w:delText>
        </w:r>
        <w:r w:rsidRPr="00863667" w:rsidDel="00B553BE">
          <w:rPr>
            <w:rFonts w:ascii="iCiel Avenir LT Std 35 Light" w:hAnsi="iCiel Avenir LT Std 35 Light" w:cs="Arial"/>
            <w:sz w:val="22"/>
            <w:szCs w:val="22"/>
            <w:rPrChange w:id="5832" w:author="An Tran, ACA (BUV)" w:date="2024-09-13T17:29:00Z" w16du:dateUtc="2024-09-13T10:29:00Z">
              <w:rPr>
                <w:rFonts w:ascii="iCiel Avenir LT Std 35 Light" w:hAnsi="iCiel Avenir LT Std 35 Light" w:cs="Arial"/>
                <w:i/>
                <w:iCs/>
                <w:sz w:val="22"/>
                <w:szCs w:val="22"/>
              </w:rPr>
            </w:rPrChange>
          </w:rPr>
          <w:delText>n s</w:delText>
        </w:r>
        <w:r w:rsidRPr="00863667" w:rsidDel="00B553BE">
          <w:rPr>
            <w:rFonts w:ascii="iCiel Avenir LT Std 35 Light" w:hAnsi="iCiel Avenir LT Std 35 Light" w:cs="Arial"/>
            <w:sz w:val="22"/>
            <w:szCs w:val="22"/>
            <w:rPrChange w:id="5833" w:author="An Tran, ACA (BUV)" w:date="2024-09-13T17:29:00Z" w16du:dateUtc="2024-09-13T10:29:00Z">
              <w:rPr>
                <w:rFonts w:ascii="iCiel Avenir LT Std 35 Light" w:hAnsi="iCiel Avenir LT Std 35 Light" w:cs="Calibri"/>
                <w:i/>
                <w:iCs/>
                <w:sz w:val="22"/>
                <w:szCs w:val="22"/>
              </w:rPr>
            </w:rPrChange>
          </w:rPr>
          <w:delText>ẽ</w:delText>
        </w:r>
        <w:r w:rsidRPr="00863667" w:rsidDel="00B553BE">
          <w:rPr>
            <w:rFonts w:ascii="iCiel Avenir LT Std 35 Light" w:hAnsi="iCiel Avenir LT Std 35 Light" w:cs="Arial"/>
            <w:sz w:val="22"/>
            <w:szCs w:val="22"/>
            <w:rPrChange w:id="5834" w:author="An Tran, ACA (BUV)" w:date="2024-09-13T17:29:00Z" w16du:dateUtc="2024-09-13T10:29:00Z">
              <w:rPr>
                <w:rFonts w:ascii="iCiel Avenir LT Std 35 Light" w:hAnsi="iCiel Avenir LT Std 35 Light" w:cs="Arial"/>
                <w:i/>
                <w:iCs/>
                <w:sz w:val="22"/>
                <w:szCs w:val="22"/>
              </w:rPr>
            </w:rPrChange>
          </w:rPr>
          <w:delText xml:space="preserve"> ti</w:delText>
        </w:r>
        <w:r w:rsidRPr="00863667" w:rsidDel="00B553BE">
          <w:rPr>
            <w:rFonts w:ascii="iCiel Avenir LT Std 35 Light" w:hAnsi="iCiel Avenir LT Std 35 Light" w:cs="Arial"/>
            <w:sz w:val="22"/>
            <w:szCs w:val="22"/>
            <w:rPrChange w:id="5835" w:author="An Tran, ACA (BUV)" w:date="2024-09-13T17:29:00Z" w16du:dateUtc="2024-09-13T10:29:00Z">
              <w:rPr>
                <w:rFonts w:ascii="iCiel Avenir LT Std 35 Light" w:hAnsi="iCiel Avenir LT Std 35 Light" w:cs="Calibri"/>
                <w:i/>
                <w:iCs/>
                <w:sz w:val="22"/>
                <w:szCs w:val="22"/>
              </w:rPr>
            </w:rPrChange>
          </w:rPr>
          <w:delText>ế</w:delText>
        </w:r>
        <w:r w:rsidRPr="00863667" w:rsidDel="00B553BE">
          <w:rPr>
            <w:rFonts w:ascii="iCiel Avenir LT Std 35 Light" w:hAnsi="iCiel Avenir LT Std 35 Light" w:cs="Arial"/>
            <w:sz w:val="22"/>
            <w:szCs w:val="22"/>
            <w:rPrChange w:id="5836" w:author="An Tran, ACA (BUV)" w:date="2024-09-13T17:29:00Z" w16du:dateUtc="2024-09-13T10:29:00Z">
              <w:rPr>
                <w:rFonts w:ascii="iCiel Avenir LT Std 35 Light" w:hAnsi="iCiel Avenir LT Std 35 Light" w:cs="Arial"/>
                <w:i/>
                <w:iCs/>
                <w:sz w:val="22"/>
                <w:szCs w:val="22"/>
              </w:rPr>
            </w:rPrChange>
          </w:rPr>
          <w:delText>p nh</w:delText>
        </w:r>
        <w:r w:rsidRPr="00863667" w:rsidDel="00B553BE">
          <w:rPr>
            <w:rFonts w:ascii="iCiel Avenir LT Std 35 Light" w:hAnsi="iCiel Avenir LT Std 35 Light" w:cs="Arial"/>
            <w:sz w:val="22"/>
            <w:szCs w:val="22"/>
            <w:rPrChange w:id="5837" w:author="An Tran, ACA (BUV)" w:date="2024-09-13T17:29:00Z" w16du:dateUtc="2024-09-13T10:29:00Z">
              <w:rPr>
                <w:rFonts w:ascii="iCiel Avenir LT Std 35 Light" w:hAnsi="iCiel Avenir LT Std 35 Light" w:cs="Calibri"/>
                <w:i/>
                <w:iCs/>
                <w:sz w:val="22"/>
                <w:szCs w:val="22"/>
              </w:rPr>
            </w:rPrChange>
          </w:rPr>
          <w:delText>ậ</w:delText>
        </w:r>
        <w:r w:rsidRPr="00863667" w:rsidDel="00B553BE">
          <w:rPr>
            <w:rFonts w:ascii="iCiel Avenir LT Std 35 Light" w:hAnsi="iCiel Avenir LT Std 35 Light" w:cs="Arial"/>
            <w:sz w:val="22"/>
            <w:szCs w:val="22"/>
            <w:rPrChange w:id="5838" w:author="An Tran, ACA (BUV)" w:date="2024-09-13T17:29:00Z" w16du:dateUtc="2024-09-13T10:29:00Z">
              <w:rPr>
                <w:rFonts w:ascii="iCiel Avenir LT Std 35 Light" w:hAnsi="iCiel Avenir LT Std 35 Light" w:cs="Arial"/>
                <w:i/>
                <w:iCs/>
                <w:sz w:val="22"/>
                <w:szCs w:val="22"/>
              </w:rPr>
            </w:rPrChange>
          </w:rPr>
          <w:delText>n c</w:delText>
        </w:r>
        <w:r w:rsidRPr="00863667" w:rsidDel="00B553BE">
          <w:rPr>
            <w:rFonts w:ascii="iCiel Avenir LT Std 35 Light" w:hAnsi="iCiel Avenir LT Std 35 Light" w:cs="Arial"/>
            <w:sz w:val="22"/>
            <w:szCs w:val="22"/>
            <w:rPrChange w:id="5839" w:author="An Tran, ACA (BUV)" w:date="2024-09-13T17:29:00Z" w16du:dateUtc="2024-09-13T10:29:00Z">
              <w:rPr>
                <w:rFonts w:ascii="iCiel Avenir LT Std 35 Light" w:hAnsi="iCiel Avenir LT Std 35 Light" w:cs="Avenir Next LT Pro"/>
                <w:i/>
                <w:iCs/>
                <w:sz w:val="22"/>
                <w:szCs w:val="22"/>
              </w:rPr>
            </w:rPrChange>
          </w:rPr>
          <w:delText>â</w:delText>
        </w:r>
        <w:r w:rsidRPr="00863667" w:rsidDel="00B553BE">
          <w:rPr>
            <w:rFonts w:ascii="iCiel Avenir LT Std 35 Light" w:hAnsi="iCiel Avenir LT Std 35 Light" w:cs="Arial"/>
            <w:sz w:val="22"/>
            <w:szCs w:val="22"/>
            <w:rPrChange w:id="5840" w:author="An Tran, ACA (BUV)" w:date="2024-09-13T17:29:00Z" w16du:dateUtc="2024-09-13T10:29:00Z">
              <w:rPr>
                <w:rFonts w:ascii="iCiel Avenir LT Std 35 Light" w:hAnsi="iCiel Avenir LT Std 35 Light" w:cs="Arial"/>
                <w:i/>
                <w:iCs/>
                <w:sz w:val="22"/>
                <w:szCs w:val="22"/>
              </w:rPr>
            </w:rPrChange>
          </w:rPr>
          <w:delText>u h</w:delText>
        </w:r>
        <w:r w:rsidRPr="00863667" w:rsidDel="00B553BE">
          <w:rPr>
            <w:rFonts w:ascii="iCiel Avenir LT Std 35 Light" w:hAnsi="iCiel Avenir LT Std 35 Light" w:cs="Arial"/>
            <w:sz w:val="22"/>
            <w:szCs w:val="22"/>
            <w:rPrChange w:id="5841" w:author="An Tran, ACA (BUV)" w:date="2024-09-13T17:29:00Z" w16du:dateUtc="2024-09-13T10:29:00Z">
              <w:rPr>
                <w:rFonts w:ascii="iCiel Avenir LT Std 35 Light" w:hAnsi="iCiel Avenir LT Std 35 Light" w:cs="Calibri"/>
                <w:i/>
                <w:iCs/>
                <w:sz w:val="22"/>
                <w:szCs w:val="22"/>
              </w:rPr>
            </w:rPrChange>
          </w:rPr>
          <w:delText>ỏ</w:delText>
        </w:r>
        <w:r w:rsidRPr="00863667" w:rsidDel="00B553BE">
          <w:rPr>
            <w:rFonts w:ascii="iCiel Avenir LT Std 35 Light" w:hAnsi="iCiel Avenir LT Std 35 Light" w:cs="Arial"/>
            <w:sz w:val="22"/>
            <w:szCs w:val="22"/>
            <w:rPrChange w:id="5842" w:author="An Tran, ACA (BUV)" w:date="2024-09-13T17:29:00Z" w16du:dateUtc="2024-09-13T10:29:00Z">
              <w:rPr>
                <w:rFonts w:ascii="iCiel Avenir LT Std 35 Light" w:hAnsi="iCiel Avenir LT Std 35 Light" w:cs="Arial"/>
                <w:i/>
                <w:iCs/>
                <w:sz w:val="22"/>
                <w:szCs w:val="22"/>
              </w:rPr>
            </w:rPrChange>
          </w:rPr>
          <w:delText>i v</w:delText>
        </w:r>
        <w:r w:rsidRPr="00863667" w:rsidDel="00B553BE">
          <w:rPr>
            <w:rFonts w:ascii="iCiel Avenir LT Std 35 Light" w:hAnsi="iCiel Avenir LT Std 35 Light" w:cs="Arial"/>
            <w:sz w:val="22"/>
            <w:szCs w:val="22"/>
            <w:rPrChange w:id="5843"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5844" w:author="An Tran, ACA (BUV)" w:date="2024-09-13T17:29:00Z" w16du:dateUtc="2024-09-13T10:29:00Z">
              <w:rPr>
                <w:rFonts w:ascii="iCiel Avenir LT Std 35 Light" w:hAnsi="iCiel Avenir LT Std 35 Light" w:cs="Arial"/>
                <w:i/>
                <w:iCs/>
                <w:sz w:val="22"/>
                <w:szCs w:val="22"/>
              </w:rPr>
            </w:rPrChange>
          </w:rPr>
          <w:delText xml:space="preserve"> liên h</w:delText>
        </w:r>
        <w:r w:rsidRPr="00863667" w:rsidDel="00B553BE">
          <w:rPr>
            <w:rFonts w:ascii="iCiel Avenir LT Std 35 Light" w:hAnsi="iCiel Avenir LT Std 35 Light" w:cs="Arial"/>
            <w:sz w:val="22"/>
            <w:szCs w:val="22"/>
            <w:rPrChange w:id="5845" w:author="An Tran, ACA (BUV)" w:date="2024-09-13T17:29:00Z" w16du:dateUtc="2024-09-13T10:29:00Z">
              <w:rPr>
                <w:rFonts w:ascii="iCiel Avenir LT Std 35 Light" w:hAnsi="iCiel Avenir LT Std 35 Light" w:cs="Calibri"/>
                <w:i/>
                <w:iCs/>
                <w:sz w:val="22"/>
                <w:szCs w:val="22"/>
              </w:rPr>
            </w:rPrChange>
          </w:rPr>
          <w:delText>ệ</w:delText>
        </w:r>
        <w:r w:rsidRPr="00863667" w:rsidDel="00B553BE">
          <w:rPr>
            <w:rFonts w:ascii="iCiel Avenir LT Std 35 Light" w:hAnsi="iCiel Avenir LT Std 35 Light" w:cs="Arial"/>
            <w:sz w:val="22"/>
            <w:szCs w:val="22"/>
            <w:rPrChange w:id="5846" w:author="An Tran, ACA (BUV)" w:date="2024-09-13T17:29:00Z" w16du:dateUtc="2024-09-13T10:29:00Z">
              <w:rPr>
                <w:rFonts w:ascii="iCiel Avenir LT Std 35 Light" w:hAnsi="iCiel Avenir LT Std 35 Light" w:cs="Arial"/>
                <w:i/>
                <w:iCs/>
                <w:sz w:val="22"/>
                <w:szCs w:val="22"/>
              </w:rPr>
            </w:rPrChange>
          </w:rPr>
          <w:delText xml:space="preserve"> l</w:delText>
        </w:r>
        <w:r w:rsidRPr="00863667" w:rsidDel="00B553BE">
          <w:rPr>
            <w:rFonts w:ascii="iCiel Avenir LT Std 35 Light" w:hAnsi="iCiel Avenir LT Std 35 Light" w:cs="Arial"/>
            <w:sz w:val="22"/>
            <w:szCs w:val="22"/>
            <w:rPrChange w:id="5847" w:author="An Tran, ACA (BUV)" w:date="2024-09-13T17:29:00Z" w16du:dateUtc="2024-09-13T10:29:00Z">
              <w:rPr>
                <w:rFonts w:ascii="iCiel Avenir LT Std 35 Light" w:hAnsi="iCiel Avenir LT Std 35 Light" w:cs="Calibri"/>
                <w:i/>
                <w:iCs/>
                <w:sz w:val="22"/>
                <w:szCs w:val="22"/>
              </w:rPr>
            </w:rPrChange>
          </w:rPr>
          <w:delText>ạ</w:delText>
        </w:r>
        <w:r w:rsidRPr="00863667" w:rsidDel="00B553BE">
          <w:rPr>
            <w:rFonts w:ascii="iCiel Avenir LT Std 35 Light" w:hAnsi="iCiel Avenir LT Std 35 Light" w:cs="Arial"/>
            <w:sz w:val="22"/>
            <w:szCs w:val="22"/>
            <w:rPrChange w:id="5848" w:author="An Tran, ACA (BUV)" w:date="2024-09-13T17:29:00Z" w16du:dateUtc="2024-09-13T10:29:00Z">
              <w:rPr>
                <w:rFonts w:ascii="iCiel Avenir LT Std 35 Light" w:hAnsi="iCiel Avenir LT Std 35 Light" w:cs="Arial"/>
                <w:i/>
                <w:iCs/>
                <w:sz w:val="22"/>
                <w:szCs w:val="22"/>
              </w:rPr>
            </w:rPrChange>
          </w:rPr>
          <w:delText>i ph</w:delText>
        </w:r>
        <w:r w:rsidRPr="00863667" w:rsidDel="00B553BE">
          <w:rPr>
            <w:rFonts w:ascii="iCiel Avenir LT Std 35 Light" w:hAnsi="iCiel Avenir LT Std 35 Light" w:cs="Arial"/>
            <w:sz w:val="22"/>
            <w:szCs w:val="22"/>
            <w:rPrChange w:id="5849" w:author="An Tran, ACA (BUV)" w:date="2024-09-13T17:29:00Z" w16du:dateUtc="2024-09-13T10:29:00Z">
              <w:rPr>
                <w:rFonts w:ascii="iCiel Avenir LT Std 35 Light" w:hAnsi="iCiel Avenir LT Std 35 Light" w:cs="Calibri"/>
                <w:i/>
                <w:iCs/>
                <w:sz w:val="22"/>
                <w:szCs w:val="22"/>
              </w:rPr>
            </w:rPrChange>
          </w:rPr>
          <w:delText>ụ</w:delText>
        </w:r>
        <w:r w:rsidRPr="00863667" w:rsidDel="00B553BE">
          <w:rPr>
            <w:rFonts w:ascii="iCiel Avenir LT Std 35 Light" w:hAnsi="iCiel Avenir LT Std 35 Light" w:cs="Arial"/>
            <w:sz w:val="22"/>
            <w:szCs w:val="22"/>
            <w:rPrChange w:id="5850" w:author="An Tran, ACA (BUV)" w:date="2024-09-13T17:29:00Z" w16du:dateUtc="2024-09-13T10:29:00Z">
              <w:rPr>
                <w:rFonts w:ascii="iCiel Avenir LT Std 35 Light" w:hAnsi="iCiel Avenir LT Std 35 Light" w:cs="Arial"/>
                <w:i/>
                <w:iCs/>
                <w:sz w:val="22"/>
                <w:szCs w:val="22"/>
              </w:rPr>
            </w:rPrChange>
          </w:rPr>
          <w:delText xml:space="preserve"> huynh trong v</w:delText>
        </w:r>
        <w:r w:rsidRPr="00863667" w:rsidDel="00B553BE">
          <w:rPr>
            <w:rFonts w:ascii="iCiel Avenir LT Std 35 Light" w:hAnsi="iCiel Avenir LT Std 35 Light" w:cs="Arial"/>
            <w:sz w:val="22"/>
            <w:szCs w:val="22"/>
            <w:rPrChange w:id="5851" w:author="An Tran, ACA (BUV)" w:date="2024-09-13T17:29:00Z" w16du:dateUtc="2024-09-13T10:29:00Z">
              <w:rPr>
                <w:rFonts w:ascii="iCiel Avenir LT Std 35 Light" w:hAnsi="iCiel Avenir LT Std 35 Light" w:cs="Avenir Next LT Pro"/>
                <w:i/>
                <w:iCs/>
                <w:sz w:val="22"/>
                <w:szCs w:val="22"/>
              </w:rPr>
            </w:rPrChange>
          </w:rPr>
          <w:delText>ò</w:delText>
        </w:r>
        <w:r w:rsidRPr="00863667" w:rsidDel="00B553BE">
          <w:rPr>
            <w:rFonts w:ascii="iCiel Avenir LT Std 35 Light" w:hAnsi="iCiel Avenir LT Std 35 Light" w:cs="Arial"/>
            <w:sz w:val="22"/>
            <w:szCs w:val="22"/>
            <w:rPrChange w:id="5852" w:author="An Tran, ACA (BUV)" w:date="2024-09-13T17:29:00Z" w16du:dateUtc="2024-09-13T10:29:00Z">
              <w:rPr>
                <w:rFonts w:ascii="iCiel Avenir LT Std 35 Light" w:hAnsi="iCiel Avenir LT Std 35 Light" w:cs="Arial"/>
                <w:i/>
                <w:iCs/>
                <w:sz w:val="22"/>
                <w:szCs w:val="22"/>
              </w:rPr>
            </w:rPrChange>
          </w:rPr>
          <w:delText>ng 1 ng</w:delText>
        </w:r>
        <w:r w:rsidRPr="00863667" w:rsidDel="00B553BE">
          <w:rPr>
            <w:rFonts w:ascii="iCiel Avenir LT Std 35 Light" w:hAnsi="iCiel Avenir LT Std 35 Light" w:cs="Arial"/>
            <w:sz w:val="22"/>
            <w:szCs w:val="22"/>
            <w:rPrChange w:id="5853"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5854" w:author="An Tran, ACA (BUV)" w:date="2024-09-13T17:29:00Z" w16du:dateUtc="2024-09-13T10:29:00Z">
              <w:rPr>
                <w:rFonts w:ascii="iCiel Avenir LT Std 35 Light" w:hAnsi="iCiel Avenir LT Std 35 Light" w:cs="Arial"/>
                <w:i/>
                <w:iCs/>
                <w:sz w:val="22"/>
                <w:szCs w:val="22"/>
              </w:rPr>
            </w:rPrChange>
          </w:rPr>
          <w:delText>y l</w:delText>
        </w:r>
        <w:r w:rsidRPr="00863667" w:rsidDel="00B553BE">
          <w:rPr>
            <w:rFonts w:ascii="iCiel Avenir LT Std 35 Light" w:hAnsi="iCiel Avenir LT Std 35 Light" w:cs="Arial"/>
            <w:sz w:val="22"/>
            <w:szCs w:val="22"/>
            <w:rPrChange w:id="5855"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5856" w:author="An Tran, ACA (BUV)" w:date="2024-09-13T17:29:00Z" w16du:dateUtc="2024-09-13T10:29:00Z">
              <w:rPr>
                <w:rFonts w:ascii="iCiel Avenir LT Std 35 Light" w:hAnsi="iCiel Avenir LT Std 35 Light" w:cs="Arial"/>
                <w:i/>
                <w:iCs/>
                <w:sz w:val="22"/>
                <w:szCs w:val="22"/>
              </w:rPr>
            </w:rPrChange>
          </w:rPr>
          <w:delText>m vi</w:delText>
        </w:r>
        <w:r w:rsidRPr="00863667" w:rsidDel="00B553BE">
          <w:rPr>
            <w:rFonts w:ascii="iCiel Avenir LT Std 35 Light" w:hAnsi="iCiel Avenir LT Std 35 Light" w:cs="Arial"/>
            <w:sz w:val="22"/>
            <w:szCs w:val="22"/>
            <w:rPrChange w:id="5857" w:author="An Tran, ACA (BUV)" w:date="2024-09-13T17:29:00Z" w16du:dateUtc="2024-09-13T10:29:00Z">
              <w:rPr>
                <w:rFonts w:ascii="iCiel Avenir LT Std 35 Light" w:hAnsi="iCiel Avenir LT Std 35 Light" w:cs="Calibri"/>
                <w:i/>
                <w:iCs/>
                <w:sz w:val="22"/>
                <w:szCs w:val="22"/>
              </w:rPr>
            </w:rPrChange>
          </w:rPr>
          <w:delText>ệ</w:delText>
        </w:r>
        <w:r w:rsidRPr="00863667" w:rsidDel="00B553BE">
          <w:rPr>
            <w:rFonts w:ascii="iCiel Avenir LT Std 35 Light" w:hAnsi="iCiel Avenir LT Std 35 Light" w:cs="Arial"/>
            <w:sz w:val="22"/>
            <w:szCs w:val="22"/>
            <w:rPrChange w:id="5858" w:author="An Tran, ACA (BUV)" w:date="2024-09-13T17:29:00Z" w16du:dateUtc="2024-09-13T10:29:00Z">
              <w:rPr>
                <w:rFonts w:ascii="iCiel Avenir LT Std 35 Light" w:hAnsi="iCiel Avenir LT Std 35 Light" w:cs="Arial"/>
                <w:i/>
                <w:iCs/>
                <w:sz w:val="22"/>
                <w:szCs w:val="22"/>
              </w:rPr>
            </w:rPrChange>
          </w:rPr>
          <w:delText xml:space="preserve">c </w:delText>
        </w:r>
        <w:r w:rsidRPr="00863667" w:rsidDel="00B553BE">
          <w:rPr>
            <w:rFonts w:ascii="iCiel Avenir LT Std 35 Light" w:hAnsi="iCiel Avenir LT Std 35 Light" w:cs="Arial"/>
            <w:sz w:val="22"/>
            <w:szCs w:val="22"/>
            <w:rPrChange w:id="5859"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5860" w:author="An Tran, ACA (BUV)" w:date="2024-09-13T17:29:00Z" w16du:dateUtc="2024-09-13T10:29:00Z">
              <w:rPr>
                <w:rFonts w:ascii="iCiel Avenir LT Std 35 Light" w:hAnsi="iCiel Avenir LT Std 35 Light" w:cs="Calibri"/>
                <w:i/>
                <w:iCs/>
                <w:sz w:val="22"/>
                <w:szCs w:val="22"/>
              </w:rPr>
            </w:rPrChange>
          </w:rPr>
          <w:delText>ể</w:delText>
        </w:r>
        <w:r w:rsidRPr="00863667" w:rsidDel="00B553BE">
          <w:rPr>
            <w:rFonts w:ascii="iCiel Avenir LT Std 35 Light" w:hAnsi="iCiel Avenir LT Std 35 Light" w:cs="Arial"/>
            <w:sz w:val="22"/>
            <w:szCs w:val="22"/>
            <w:rPrChange w:id="5861" w:author="An Tran, ACA (BUV)" w:date="2024-09-13T17:29:00Z" w16du:dateUtc="2024-09-13T10:29:00Z">
              <w:rPr>
                <w:rFonts w:ascii="iCiel Avenir LT Std 35 Light" w:hAnsi="iCiel Avenir LT Std 35 Light" w:cs="Arial"/>
                <w:i/>
                <w:iCs/>
                <w:sz w:val="22"/>
                <w:szCs w:val="22"/>
              </w:rPr>
            </w:rPrChange>
          </w:rPr>
          <w:delText xml:space="preserve"> h</w:delText>
        </w:r>
        <w:r w:rsidRPr="00863667" w:rsidDel="00B553BE">
          <w:rPr>
            <w:rFonts w:ascii="iCiel Avenir LT Std 35 Light" w:hAnsi="iCiel Avenir LT Std 35 Light" w:cs="Arial"/>
            <w:sz w:val="22"/>
            <w:szCs w:val="22"/>
            <w:rPrChange w:id="5862" w:author="An Tran, ACA (BUV)" w:date="2024-09-13T17:29:00Z" w16du:dateUtc="2024-09-13T10:29:00Z">
              <w:rPr>
                <w:rFonts w:ascii="iCiel Avenir LT Std 35 Light" w:hAnsi="iCiel Avenir LT Std 35 Light" w:cs="Calibri"/>
                <w:i/>
                <w:iCs/>
                <w:sz w:val="22"/>
                <w:szCs w:val="22"/>
              </w:rPr>
            </w:rPrChange>
          </w:rPr>
          <w:delText>ỗ</w:delText>
        </w:r>
        <w:r w:rsidRPr="00863667" w:rsidDel="00B553BE">
          <w:rPr>
            <w:rFonts w:ascii="iCiel Avenir LT Std 35 Light" w:hAnsi="iCiel Avenir LT Std 35 Light" w:cs="Arial"/>
            <w:sz w:val="22"/>
            <w:szCs w:val="22"/>
            <w:rPrChange w:id="5863" w:author="An Tran, ACA (BUV)" w:date="2024-09-13T17:29:00Z" w16du:dateUtc="2024-09-13T10:29:00Z">
              <w:rPr>
                <w:rFonts w:ascii="iCiel Avenir LT Std 35 Light" w:hAnsi="iCiel Avenir LT Std 35 Light" w:cs="Arial"/>
                <w:i/>
                <w:iCs/>
                <w:sz w:val="22"/>
                <w:szCs w:val="22"/>
              </w:rPr>
            </w:rPrChange>
          </w:rPr>
          <w:delText xml:space="preserve"> tr</w:delText>
        </w:r>
        <w:r w:rsidRPr="00863667" w:rsidDel="00B553BE">
          <w:rPr>
            <w:rFonts w:ascii="iCiel Avenir LT Std 35 Light" w:hAnsi="iCiel Avenir LT Std 35 Light" w:cs="Arial"/>
            <w:sz w:val="22"/>
            <w:szCs w:val="22"/>
            <w:rPrChange w:id="5864" w:author="An Tran, ACA (BUV)" w:date="2024-09-13T17:29:00Z" w16du:dateUtc="2024-09-13T10:29:00Z">
              <w:rPr>
                <w:rFonts w:ascii="iCiel Avenir LT Std 35 Light" w:hAnsi="iCiel Avenir LT Std 35 Light" w:cs="Calibri"/>
                <w:i/>
                <w:iCs/>
                <w:sz w:val="22"/>
                <w:szCs w:val="22"/>
              </w:rPr>
            </w:rPrChange>
          </w:rPr>
          <w:delText>ợ</w:delText>
        </w:r>
        <w:r w:rsidRPr="00863667" w:rsidDel="00B553BE">
          <w:rPr>
            <w:rFonts w:ascii="iCiel Avenir LT Std 35 Light" w:hAnsi="iCiel Avenir LT Std 35 Light" w:cs="Arial"/>
            <w:sz w:val="22"/>
            <w:szCs w:val="22"/>
            <w:rPrChange w:id="5865" w:author="An Tran, ACA (BUV)" w:date="2024-09-13T17:29:00Z" w16du:dateUtc="2024-09-13T10:29:00Z">
              <w:rPr>
                <w:rFonts w:ascii="iCiel Avenir LT Std 35 Light" w:hAnsi="iCiel Avenir LT Std 35 Light" w:cs="Arial"/>
                <w:i/>
                <w:iCs/>
                <w:sz w:val="22"/>
                <w:szCs w:val="22"/>
              </w:rPr>
            </w:rPrChange>
          </w:rPr>
          <w:delText>.</w:delText>
        </w:r>
        <w:bookmarkStart w:id="5866" w:name="_Toc177143430"/>
        <w:bookmarkStart w:id="5867" w:name="_Toc177143785"/>
        <w:bookmarkEnd w:id="5866"/>
        <w:bookmarkEnd w:id="5867"/>
      </w:del>
    </w:p>
    <w:p w14:paraId="5B5EC895" w14:textId="467F8447" w:rsidR="00D9034C" w:rsidRPr="00863667" w:rsidDel="00B553BE" w:rsidRDefault="00D9034C" w:rsidP="00D85019">
      <w:pPr>
        <w:pStyle w:val="Question"/>
        <w:numPr>
          <w:ilvl w:val="0"/>
          <w:numId w:val="44"/>
        </w:numPr>
        <w:tabs>
          <w:tab w:val="left" w:pos="630"/>
          <w:tab w:val="left" w:pos="990"/>
        </w:tabs>
        <w:spacing w:before="100" w:line="400" w:lineRule="exact"/>
        <w:ind w:left="0" w:firstLine="720"/>
        <w:rPr>
          <w:del w:id="5868" w:author="An Tran, ACA (BUV)" w:date="2024-09-12T22:22:00Z" w16du:dateUtc="2024-09-12T15:22:00Z"/>
          <w:rFonts w:cs="Arial"/>
          <w:szCs w:val="22"/>
          <w:rPrChange w:id="5869" w:author="An Tran, ACA (BUV)" w:date="2024-09-13T17:29:00Z" w16du:dateUtc="2024-09-13T10:29:00Z">
            <w:rPr>
              <w:del w:id="5870" w:author="An Tran, ACA (BUV)" w:date="2024-09-12T22:22:00Z" w16du:dateUtc="2024-09-12T15:22:00Z"/>
              <w:rFonts w:cs="Arial"/>
              <w:i/>
              <w:iCs/>
              <w:szCs w:val="22"/>
              <w:lang w:val="vi-VN"/>
            </w:rPr>
          </w:rPrChange>
        </w:rPr>
      </w:pPr>
      <w:bookmarkStart w:id="5871" w:name="_Toc133507117"/>
      <w:bookmarkStart w:id="5872" w:name="_Toc133509408"/>
      <w:bookmarkStart w:id="5873" w:name="_Toc134102199"/>
      <w:bookmarkStart w:id="5874" w:name="_Toc134112941"/>
      <w:bookmarkStart w:id="5875" w:name="_Toc134113071"/>
      <w:bookmarkStart w:id="5876" w:name="_Toc133507118"/>
      <w:bookmarkStart w:id="5877" w:name="_Toc133509409"/>
      <w:bookmarkStart w:id="5878" w:name="_Toc134102200"/>
      <w:bookmarkStart w:id="5879" w:name="_Toc134112942"/>
      <w:bookmarkStart w:id="5880" w:name="_Toc134113072"/>
      <w:bookmarkStart w:id="5881" w:name="_Toc107734201"/>
      <w:bookmarkStart w:id="5882" w:name="_Toc107734415"/>
      <w:bookmarkStart w:id="5883" w:name="_Toc107734867"/>
      <w:bookmarkStart w:id="5884" w:name="_Toc107735089"/>
      <w:bookmarkStart w:id="5885" w:name="_Toc107735216"/>
      <w:bookmarkStart w:id="5886" w:name="_Toc107735321"/>
      <w:bookmarkStart w:id="5887" w:name="_Toc107735425"/>
      <w:bookmarkStart w:id="5888" w:name="_Toc107735528"/>
      <w:bookmarkStart w:id="5889" w:name="_Toc107735633"/>
      <w:bookmarkStart w:id="5890" w:name="_Toc107735737"/>
      <w:bookmarkStart w:id="5891" w:name="_Toc107735841"/>
      <w:bookmarkStart w:id="5892" w:name="_Toc107735945"/>
      <w:bookmarkStart w:id="5893" w:name="_Toc107736098"/>
      <w:bookmarkStart w:id="5894" w:name="_Toc107736245"/>
      <w:bookmarkStart w:id="5895" w:name="_Toc107736349"/>
      <w:bookmarkStart w:id="5896" w:name="_Toc107736571"/>
      <w:bookmarkStart w:id="5897" w:name="_Toc107736674"/>
      <w:bookmarkStart w:id="5898" w:name="_Toc107736777"/>
      <w:bookmarkStart w:id="5899" w:name="_Toc107736881"/>
      <w:bookmarkStart w:id="5900" w:name="_Toc107737733"/>
      <w:bookmarkStart w:id="5901" w:name="_Toc108099122"/>
      <w:bookmarkStart w:id="5902" w:name="_Toc113975528"/>
      <w:bookmarkStart w:id="5903" w:name="_Toc113976045"/>
      <w:bookmarkStart w:id="5904" w:name="_Toc114065575"/>
      <w:bookmarkStart w:id="5905" w:name="_Toc114065971"/>
      <w:bookmarkStart w:id="5906" w:name="_Toc113977097"/>
      <w:bookmarkStart w:id="5907" w:name="_Toc122700175"/>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del w:id="5908" w:author="An Tran, ACA (BUV)" w:date="2024-09-12T22:22:00Z" w16du:dateUtc="2024-09-12T15:22:00Z">
        <w:r w:rsidRPr="00863667" w:rsidDel="00B553BE">
          <w:rPr>
            <w:rFonts w:cs="Arial"/>
            <w:szCs w:val="22"/>
            <w:rPrChange w:id="5909" w:author="An Tran, ACA (BUV)" w:date="2024-09-13T17:29:00Z" w16du:dateUtc="2024-09-13T10:29:00Z">
              <w:rPr>
                <w:rFonts w:cs="Arial"/>
                <w:szCs w:val="22"/>
                <w:lang w:val="vi-VN"/>
              </w:rPr>
            </w:rPrChange>
          </w:rPr>
          <w:delText xml:space="preserve">What is the progression condition at BUV? / </w:delText>
        </w:r>
        <w:r w:rsidRPr="00863667" w:rsidDel="00B553BE">
          <w:rPr>
            <w:rFonts w:cs="Arial"/>
            <w:szCs w:val="22"/>
            <w:rPrChange w:id="5910" w:author="An Tran, ACA (BUV)" w:date="2024-09-13T17:29:00Z" w16du:dateUtc="2024-09-13T10:29:00Z">
              <w:rPr>
                <w:rFonts w:cs="Arial"/>
                <w:i/>
                <w:iCs/>
                <w:szCs w:val="22"/>
                <w:lang w:val="vi-VN"/>
              </w:rPr>
            </w:rPrChange>
          </w:rPr>
          <w:delText>Điều kiện được lên lớp ở BUV là gì?</w:delText>
        </w:r>
        <w:bookmarkStart w:id="5911" w:name="_Toc177143431"/>
        <w:bookmarkStart w:id="5912" w:name="_Toc177143786"/>
        <w:bookmarkEnd w:id="5906"/>
        <w:bookmarkEnd w:id="5907"/>
        <w:bookmarkEnd w:id="5911"/>
        <w:bookmarkEnd w:id="5912"/>
      </w:del>
    </w:p>
    <w:p w14:paraId="5E41F609" w14:textId="67F6BABB" w:rsidR="00D9034C" w:rsidRPr="00863667" w:rsidDel="00B553BE" w:rsidRDefault="00D9034C" w:rsidP="003E1B62">
      <w:pPr>
        <w:tabs>
          <w:tab w:val="left" w:pos="630"/>
          <w:tab w:val="left" w:pos="720"/>
          <w:tab w:val="left" w:pos="1080"/>
        </w:tabs>
        <w:ind w:left="630" w:firstLine="0"/>
        <w:rPr>
          <w:del w:id="5913" w:author="An Tran, ACA (BUV)" w:date="2024-09-12T22:22:00Z" w16du:dateUtc="2024-09-12T15:22:00Z"/>
          <w:rFonts w:ascii="iCiel Avenir LT Std 35 Light" w:hAnsi="iCiel Avenir LT Std 35 Light" w:cs="Arial"/>
          <w:b/>
          <w:sz w:val="22"/>
          <w:szCs w:val="22"/>
          <w:rPrChange w:id="5914" w:author="An Tran, ACA (BUV)" w:date="2024-09-13T17:29:00Z" w16du:dateUtc="2024-09-13T10:29:00Z">
            <w:rPr>
              <w:del w:id="5915" w:author="An Tran, ACA (BUV)" w:date="2024-09-12T22:22:00Z" w16du:dateUtc="2024-09-12T15:22:00Z"/>
              <w:rFonts w:ascii="iCiel Avenir LT Std 35 Light" w:hAnsi="iCiel Avenir LT Std 35 Light" w:cs="Arial"/>
              <w:b/>
              <w:bCs/>
              <w:sz w:val="22"/>
              <w:szCs w:val="22"/>
              <w:u w:val="single"/>
              <w:lang w:val="vi-VN"/>
            </w:rPr>
          </w:rPrChange>
        </w:rPr>
      </w:pPr>
      <w:del w:id="5916" w:author="An Tran, ACA (BUV)" w:date="2024-09-12T22:22:00Z" w16du:dateUtc="2024-09-12T15:22:00Z">
        <w:r w:rsidRPr="00863667" w:rsidDel="00B553BE">
          <w:rPr>
            <w:rFonts w:ascii="iCiel Avenir LT Std 35 Light" w:hAnsi="iCiel Avenir LT Std 35 Light" w:cs="Arial"/>
            <w:b/>
            <w:sz w:val="22"/>
            <w:szCs w:val="22"/>
            <w:rPrChange w:id="5917" w:author="An Tran, ACA (BUV)" w:date="2024-09-13T17:29:00Z" w16du:dateUtc="2024-09-13T10:29:00Z">
              <w:rPr>
                <w:rFonts w:ascii="iCiel Avenir LT Std 35 Light" w:hAnsi="iCiel Avenir LT Std 35 Light" w:cs="Arial"/>
                <w:b/>
                <w:bCs/>
                <w:sz w:val="22"/>
                <w:szCs w:val="22"/>
                <w:u w:val="single"/>
                <w:lang w:val="vi-VN"/>
              </w:rPr>
            </w:rPrChange>
          </w:rPr>
          <w:delText>Answer / Câu trả lời:</w:delText>
        </w:r>
        <w:bookmarkStart w:id="5918" w:name="_Toc177143432"/>
        <w:bookmarkStart w:id="5919" w:name="_Toc177143787"/>
        <w:bookmarkEnd w:id="5918"/>
        <w:bookmarkEnd w:id="5919"/>
      </w:del>
    </w:p>
    <w:p w14:paraId="3F7A657F" w14:textId="0D42A7BD" w:rsidR="006D752C" w:rsidRPr="00863667" w:rsidDel="00B553BE" w:rsidRDefault="006D752C" w:rsidP="003E1B62">
      <w:pPr>
        <w:tabs>
          <w:tab w:val="left" w:pos="630"/>
          <w:tab w:val="left" w:pos="720"/>
          <w:tab w:val="left" w:pos="1080"/>
        </w:tabs>
        <w:ind w:firstLine="0"/>
        <w:rPr>
          <w:del w:id="5920" w:author="An Tran, ACA (BUV)" w:date="2024-09-12T22:22:00Z" w16du:dateUtc="2024-09-12T15:22:00Z"/>
          <w:rFonts w:ascii="iCiel Avenir LT Std 35 Light" w:hAnsi="iCiel Avenir LT Std 35 Light" w:cs="Arial"/>
          <w:sz w:val="22"/>
          <w:szCs w:val="22"/>
        </w:rPr>
      </w:pPr>
      <w:del w:id="5921" w:author="An Tran, ACA (BUV)" w:date="2024-09-12T22:22:00Z" w16du:dateUtc="2024-09-12T15:22:00Z">
        <w:r w:rsidRPr="00863667" w:rsidDel="00B553BE">
          <w:rPr>
            <w:rFonts w:ascii="iCiel Avenir LT Std 35 Light" w:hAnsi="iCiel Avenir LT Std 35 Light" w:cs="Arial"/>
            <w:sz w:val="22"/>
            <w:szCs w:val="22"/>
            <w:rPrChange w:id="5922" w:author="An Tran, ACA (BUV)" w:date="2024-09-13T17:29:00Z" w16du:dateUtc="2024-09-13T10:29:00Z">
              <w:rPr>
                <w:rFonts w:ascii="iCiel Avenir LT Std 35 Light" w:hAnsi="iCiel Avenir LT Std 35 Light" w:cs="Arial"/>
                <w:sz w:val="22"/>
                <w:szCs w:val="22"/>
                <w:lang w:val="vi-VN"/>
              </w:rPr>
            </w:rPrChange>
          </w:rPr>
          <w:delText>According to the academic regulations of BUV and Partner University - Staffordshire University</w:delText>
        </w:r>
        <w:r w:rsidR="00C74918" w:rsidRPr="00863667" w:rsidDel="00B553BE">
          <w:rPr>
            <w:rFonts w:ascii="iCiel Avenir LT Std 35 Light" w:hAnsi="iCiel Avenir LT Std 35 Light" w:cs="Arial"/>
            <w:sz w:val="22"/>
            <w:szCs w:val="22"/>
            <w:rPrChange w:id="5923" w:author="An Tran, ACA (BUV)" w:date="2024-09-13T17:29:00Z" w16du:dateUtc="2024-09-13T10:29:00Z">
              <w:rPr>
                <w:rFonts w:ascii="iCiel Avenir LT Std 35 Light" w:hAnsi="iCiel Avenir LT Std 35 Light" w:cs="Arial"/>
                <w:sz w:val="22"/>
                <w:szCs w:val="22"/>
                <w:lang w:val="vi-VN"/>
              </w:rPr>
            </w:rPrChange>
          </w:rPr>
          <w:delText xml:space="preserve"> (SU)</w:delText>
        </w:r>
        <w:r w:rsidRPr="00863667" w:rsidDel="00B553BE">
          <w:rPr>
            <w:rFonts w:ascii="iCiel Avenir LT Std 35 Light" w:hAnsi="iCiel Avenir LT Std 35 Light" w:cs="Arial"/>
            <w:sz w:val="22"/>
            <w:szCs w:val="22"/>
            <w:rPrChange w:id="5924" w:author="An Tran, ACA (BUV)" w:date="2024-09-13T17:29:00Z" w16du:dateUtc="2024-09-13T10:29:00Z">
              <w:rPr>
                <w:rFonts w:ascii="iCiel Avenir LT Std 35 Light" w:hAnsi="iCiel Avenir LT Std 35 Light" w:cs="Arial"/>
                <w:sz w:val="22"/>
                <w:szCs w:val="22"/>
                <w:lang w:val="vi-VN"/>
              </w:rPr>
            </w:rPrChange>
          </w:rPr>
          <w:delText>, SU students must pass at least 90 credits in each level in order to progress to the next level. However, there will be exceptional circumstances cases which will be considered and subjected to the Board’s decision.</w:delText>
        </w:r>
        <w:bookmarkStart w:id="5925" w:name="_Toc177143433"/>
        <w:bookmarkStart w:id="5926" w:name="_Toc177143788"/>
        <w:bookmarkEnd w:id="5925"/>
        <w:bookmarkEnd w:id="5926"/>
      </w:del>
    </w:p>
    <w:p w14:paraId="45F78C60" w14:textId="2AACFB86" w:rsidR="001515AE" w:rsidRPr="00863667" w:rsidDel="00B553BE" w:rsidRDefault="001515AE" w:rsidP="001515AE">
      <w:pPr>
        <w:tabs>
          <w:tab w:val="left" w:pos="630"/>
          <w:tab w:val="left" w:pos="720"/>
          <w:tab w:val="left" w:pos="1080"/>
        </w:tabs>
        <w:ind w:firstLine="0"/>
        <w:rPr>
          <w:del w:id="5927" w:author="An Tran, ACA (BUV)" w:date="2024-09-12T22:22:00Z" w16du:dateUtc="2024-09-12T15:22:00Z"/>
          <w:rFonts w:ascii="iCiel Avenir LT Std 35 Light" w:hAnsi="iCiel Avenir LT Std 35 Light" w:cs="Arial"/>
          <w:sz w:val="22"/>
          <w:szCs w:val="22"/>
        </w:rPr>
      </w:pPr>
      <w:del w:id="5928" w:author="An Tran, ACA (BUV)" w:date="2024-09-12T22:22:00Z" w16du:dateUtc="2024-09-12T15:22:00Z">
        <w:r w:rsidRPr="00863667" w:rsidDel="00B553BE">
          <w:rPr>
            <w:rFonts w:ascii="iCiel Avenir LT Std 35 Light" w:hAnsi="iCiel Avenir LT Std 35 Light" w:cs="Arial"/>
            <w:sz w:val="22"/>
            <w:szCs w:val="22"/>
          </w:rPr>
          <w:delText xml:space="preserve">We encourage students to contact the Central Academic Information Services via email </w:delText>
        </w:r>
        <w:r w:rsidR="006033B6" w:rsidRPr="00863667" w:rsidDel="00B553BE">
          <w:rPr>
            <w:rFonts w:ascii="iCiel Avenir LT Std 35 Light" w:hAnsi="iCiel Avenir LT Std 35 Light" w:cs="Arial"/>
            <w:color w:val="2F5496" w:themeColor="accent1" w:themeShade="BF"/>
            <w:sz w:val="22"/>
            <w:szCs w:val="22"/>
            <w:rPrChange w:id="5929"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5930"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sidDel="00B553BE">
          <w:rPr>
            <w:color w:val="2F5496" w:themeColor="accent1" w:themeShade="BF"/>
            <w:rPrChange w:id="5931" w:author="An Tran, ACA (BUV)" w:date="2024-09-13T17:29:00Z" w16du:dateUtc="2024-09-13T10:29:00Z">
              <w:rPr>
                <w:rStyle w:val="Hyperlink"/>
                <w:rFonts w:ascii="iCiel Avenir LT Std 35 Light" w:hAnsi="iCiel Avenir LT Std 35 Light" w:cs="Arial"/>
                <w:sz w:val="22"/>
                <w:szCs w:val="22"/>
              </w:rPr>
            </w:rPrChange>
          </w:rPr>
          <w:delText>cais@buv.edu.vn</w:delText>
        </w:r>
        <w:r w:rsidR="006033B6" w:rsidRPr="00863667" w:rsidDel="00B553BE">
          <w:rPr>
            <w:color w:val="2F5496" w:themeColor="accent1" w:themeShade="BF"/>
            <w:rPrChange w:id="5932" w:author="An Tran, ACA (BUV)" w:date="2024-09-13T17:29:00Z" w16du:dateUtc="2024-09-13T10:29:00Z">
              <w:rPr>
                <w:rStyle w:val="Hyperlink"/>
                <w:rFonts w:ascii="iCiel Avenir LT Std 35 Light" w:hAnsi="iCiel Avenir LT Std 35 Light" w:cs="Arial"/>
                <w:sz w:val="22"/>
                <w:szCs w:val="22"/>
              </w:rPr>
            </w:rPrChange>
          </w:rPr>
          <w:fldChar w:fldCharType="end"/>
        </w:r>
        <w:r w:rsidRPr="00863667" w:rsidDel="00B553BE">
          <w:rPr>
            <w:rFonts w:ascii="iCiel Avenir LT Std 35 Light" w:hAnsi="iCiel Avenir LT Std 35 Light" w:cs="Arial"/>
            <w:sz w:val="22"/>
            <w:szCs w:val="22"/>
          </w:rPr>
          <w:delText xml:space="preserve"> for more detailed information.</w:delText>
        </w:r>
        <w:bookmarkStart w:id="5933" w:name="_Toc177143434"/>
        <w:bookmarkStart w:id="5934" w:name="_Toc177143789"/>
        <w:bookmarkEnd w:id="5933"/>
        <w:bookmarkEnd w:id="5934"/>
      </w:del>
    </w:p>
    <w:p w14:paraId="5E88161C" w14:textId="58ED29BA" w:rsidR="001515AE" w:rsidRPr="00863667" w:rsidDel="00B553BE" w:rsidRDefault="006D752C" w:rsidP="001515AE">
      <w:pPr>
        <w:tabs>
          <w:tab w:val="left" w:pos="630"/>
          <w:tab w:val="left" w:pos="720"/>
          <w:tab w:val="left" w:pos="1080"/>
        </w:tabs>
        <w:ind w:firstLine="0"/>
        <w:rPr>
          <w:del w:id="5935" w:author="An Tran, ACA (BUV)" w:date="2024-09-12T22:22:00Z" w16du:dateUtc="2024-09-12T15:22:00Z"/>
          <w:rFonts w:ascii="iCiel Avenir LT Std 35 Light" w:hAnsi="iCiel Avenir LT Std 35 Light" w:cs="Arial"/>
          <w:sz w:val="22"/>
          <w:szCs w:val="22"/>
          <w:rPrChange w:id="5936" w:author="An Tran, ACA (BUV)" w:date="2024-09-13T17:29:00Z" w16du:dateUtc="2024-09-13T10:29:00Z">
            <w:rPr>
              <w:del w:id="5937" w:author="An Tran, ACA (BUV)" w:date="2024-09-12T22:22:00Z" w16du:dateUtc="2024-09-12T15:22:00Z"/>
              <w:rFonts w:ascii="iCiel Avenir LT Std 35 Light" w:hAnsi="iCiel Avenir LT Std 35 Light" w:cs="Arial"/>
              <w:i/>
              <w:iCs/>
              <w:sz w:val="22"/>
              <w:szCs w:val="22"/>
            </w:rPr>
          </w:rPrChange>
        </w:rPr>
      </w:pPr>
      <w:del w:id="5938" w:author="An Tran, ACA (BUV)" w:date="2024-09-12T22:22:00Z" w16du:dateUtc="2024-09-12T15:22:00Z">
        <w:r w:rsidRPr="00863667" w:rsidDel="00B553BE">
          <w:rPr>
            <w:rFonts w:ascii="iCiel Avenir LT Std 35 Light" w:hAnsi="iCiel Avenir LT Std 35 Light" w:cs="Arial"/>
            <w:sz w:val="22"/>
            <w:szCs w:val="22"/>
            <w:rPrChange w:id="5939" w:author="An Tran, ACA (BUV)" w:date="2024-09-13T17:29:00Z" w16du:dateUtc="2024-09-13T10:29:00Z">
              <w:rPr>
                <w:rFonts w:ascii="iCiel Avenir LT Std 35 Light" w:hAnsi="iCiel Avenir LT Std 35 Light" w:cs="Arial"/>
                <w:i/>
                <w:iCs/>
                <w:sz w:val="22"/>
                <w:szCs w:val="22"/>
                <w:lang w:val="vi-VN"/>
              </w:rPr>
            </w:rPrChange>
          </w:rPr>
          <w:delText xml:space="preserve">Theo quy định học thuật của BUV và trường đối tác </w:delText>
        </w:r>
        <w:r w:rsidR="00F34077" w:rsidRPr="00863667" w:rsidDel="00B553BE">
          <w:rPr>
            <w:rFonts w:ascii="iCiel Avenir LT Std 35 Light" w:hAnsi="iCiel Avenir LT Std 35 Light" w:cs="Arial"/>
            <w:sz w:val="22"/>
            <w:szCs w:val="22"/>
            <w:rPrChange w:id="5940" w:author="An Tran, ACA (BUV)" w:date="2024-09-13T17:29:00Z" w16du:dateUtc="2024-09-13T10:29:00Z">
              <w:rPr>
                <w:rFonts w:ascii="iCiel Avenir LT Std 35 Light" w:hAnsi="iCiel Avenir LT Std 35 Light" w:cs="Arial"/>
                <w:i/>
                <w:iCs/>
                <w:sz w:val="22"/>
                <w:szCs w:val="22"/>
                <w:lang w:val="vi-VN"/>
              </w:rPr>
            </w:rPrChange>
          </w:rPr>
          <w:delText>-</w:delText>
        </w:r>
        <w:r w:rsidRPr="00863667" w:rsidDel="00B553BE">
          <w:rPr>
            <w:rFonts w:ascii="iCiel Avenir LT Std 35 Light" w:hAnsi="iCiel Avenir LT Std 35 Light" w:cs="Arial"/>
            <w:sz w:val="22"/>
            <w:szCs w:val="22"/>
            <w:rPrChange w:id="5941" w:author="An Tran, ACA (BUV)" w:date="2024-09-13T17:29:00Z" w16du:dateUtc="2024-09-13T10:29:00Z">
              <w:rPr>
                <w:rFonts w:ascii="iCiel Avenir LT Std 35 Light" w:hAnsi="iCiel Avenir LT Std 35 Light" w:cs="Arial"/>
                <w:i/>
                <w:iCs/>
                <w:sz w:val="22"/>
                <w:szCs w:val="22"/>
                <w:lang w:val="vi-VN"/>
              </w:rPr>
            </w:rPrChange>
          </w:rPr>
          <w:delText xml:space="preserve"> Đại học Stafffordshire, sinh viên đại học Stafffordshire cần phải đạt được ít nhất 90 tín chỉ của mỗi năm học để được học lên năm tiếp theo trong chương trình (lên lớp). Tuy nhiên đối với một số trường hợp ngoại lệ sẽ được cân nhắc và xem xét lên lớp theo quyết định của Hội đồng Khảo thí.</w:delText>
        </w:r>
        <w:r w:rsidR="001515AE" w:rsidRPr="00863667" w:rsidDel="00B553BE">
          <w:rPr>
            <w:rFonts w:ascii="iCiel Avenir LT Std 35 Light" w:hAnsi="iCiel Avenir LT Std 35 Light" w:cs="Arial"/>
            <w:sz w:val="22"/>
            <w:szCs w:val="22"/>
            <w:rPrChange w:id="5942" w:author="An Tran, ACA (BUV)" w:date="2024-09-13T17:29:00Z" w16du:dateUtc="2024-09-13T10:29:00Z">
              <w:rPr>
                <w:rFonts w:ascii="iCiel Avenir LT Std 35 Light" w:hAnsi="iCiel Avenir LT Std 35 Light" w:cs="Arial"/>
                <w:i/>
                <w:iCs/>
                <w:sz w:val="22"/>
                <w:szCs w:val="22"/>
              </w:rPr>
            </w:rPrChange>
          </w:rPr>
          <w:delText xml:space="preserve"> </w:delText>
        </w:r>
        <w:r w:rsidR="001515AE" w:rsidRPr="00863667" w:rsidDel="00B553BE">
          <w:rPr>
            <w:rFonts w:ascii="iCiel Avenir LT Std 35 Light" w:hAnsi="iCiel Avenir LT Std 35 Light" w:cs="Arial"/>
            <w:sz w:val="22"/>
            <w:szCs w:val="22"/>
            <w:rPrChange w:id="5943" w:author="An Tran, ACA (BUV)" w:date="2024-09-13T17:29:00Z" w16du:dateUtc="2024-09-13T10:29:00Z">
              <w:rPr>
                <w:rFonts w:ascii="iCiel Avenir LT Std 35 Light" w:hAnsi="iCiel Avenir LT Std 35 Light" w:cs="Arial"/>
                <w:i/>
                <w:iCs/>
                <w:sz w:val="22"/>
                <w:szCs w:val="22"/>
                <w:lang w:val="vi-VN"/>
              </w:rPr>
            </w:rPrChange>
          </w:rPr>
          <w:delText>Nhà tr</w:delText>
        </w:r>
        <w:r w:rsidR="001515AE" w:rsidRPr="00863667" w:rsidDel="00B553BE">
          <w:rPr>
            <w:rFonts w:ascii="iCiel Avenir LT Std 35 Light" w:hAnsi="iCiel Avenir LT Std 35 Light" w:cs="Arial"/>
            <w:sz w:val="22"/>
            <w:szCs w:val="22"/>
            <w:rPrChange w:id="5944" w:author="An Tran, ACA (BUV)" w:date="2024-09-13T17:29:00Z" w16du:dateUtc="2024-09-13T10:29:00Z">
              <w:rPr>
                <w:rFonts w:ascii="iCiel Avenir LT Std 35 Light" w:hAnsi="iCiel Avenir LT Std 35 Light" w:cs="Calibri"/>
                <w:i/>
                <w:iCs/>
                <w:sz w:val="22"/>
                <w:szCs w:val="22"/>
                <w:lang w:val="vi-VN"/>
              </w:rPr>
            </w:rPrChange>
          </w:rPr>
          <w:delText>ườ</w:delText>
        </w:r>
        <w:r w:rsidR="001515AE" w:rsidRPr="00863667" w:rsidDel="00B553BE">
          <w:rPr>
            <w:rFonts w:ascii="iCiel Avenir LT Std 35 Light" w:hAnsi="iCiel Avenir LT Std 35 Light" w:cs="Arial"/>
            <w:sz w:val="22"/>
            <w:szCs w:val="22"/>
            <w:rPrChange w:id="5945" w:author="An Tran, ACA (BUV)" w:date="2024-09-13T17:29:00Z" w16du:dateUtc="2024-09-13T10:29:00Z">
              <w:rPr>
                <w:rFonts w:ascii="iCiel Avenir LT Std 35 Light" w:hAnsi="iCiel Avenir LT Std 35 Light" w:cs="Arial"/>
                <w:i/>
                <w:iCs/>
                <w:sz w:val="22"/>
                <w:szCs w:val="22"/>
                <w:lang w:val="vi-VN"/>
              </w:rPr>
            </w:rPrChange>
          </w:rPr>
          <w:delText>ng khuy</w:delText>
        </w:r>
        <w:r w:rsidR="001515AE" w:rsidRPr="00863667" w:rsidDel="00B553BE">
          <w:rPr>
            <w:rFonts w:ascii="iCiel Avenir LT Std 35 Light" w:hAnsi="iCiel Avenir LT Std 35 Light" w:cs="Arial"/>
            <w:sz w:val="22"/>
            <w:szCs w:val="22"/>
            <w:rPrChange w:id="5946" w:author="An Tran, ACA (BUV)" w:date="2024-09-13T17:29:00Z" w16du:dateUtc="2024-09-13T10:29:00Z">
              <w:rPr>
                <w:rFonts w:ascii="iCiel Avenir LT Std 35 Light" w:hAnsi="iCiel Avenir LT Std 35 Light" w:cs="Calibri"/>
                <w:i/>
                <w:iCs/>
                <w:sz w:val="22"/>
                <w:szCs w:val="22"/>
                <w:lang w:val="vi-VN"/>
              </w:rPr>
            </w:rPrChange>
          </w:rPr>
          <w:delText>ế</w:delText>
        </w:r>
        <w:r w:rsidR="001515AE" w:rsidRPr="00863667" w:rsidDel="00B553BE">
          <w:rPr>
            <w:rFonts w:ascii="iCiel Avenir LT Std 35 Light" w:hAnsi="iCiel Avenir LT Std 35 Light" w:cs="Arial"/>
            <w:sz w:val="22"/>
            <w:szCs w:val="22"/>
            <w:rPrChange w:id="5947" w:author="An Tran, ACA (BUV)" w:date="2024-09-13T17:29:00Z" w16du:dateUtc="2024-09-13T10:29:00Z">
              <w:rPr>
                <w:rFonts w:ascii="iCiel Avenir LT Std 35 Light" w:hAnsi="iCiel Avenir LT Std 35 Light" w:cs="Arial"/>
                <w:i/>
                <w:iCs/>
                <w:sz w:val="22"/>
                <w:szCs w:val="22"/>
                <w:lang w:val="vi-VN"/>
              </w:rPr>
            </w:rPrChange>
          </w:rPr>
          <w:delText>n kh</w:delText>
        </w:r>
        <w:r w:rsidR="001515AE" w:rsidRPr="00863667" w:rsidDel="00B553BE">
          <w:rPr>
            <w:rFonts w:ascii="iCiel Avenir LT Std 35 Light" w:hAnsi="iCiel Avenir LT Std 35 Light" w:cs="Arial"/>
            <w:sz w:val="22"/>
            <w:szCs w:val="22"/>
            <w:rPrChange w:id="5948" w:author="An Tran, ACA (BUV)" w:date="2024-09-13T17:29:00Z" w16du:dateUtc="2024-09-13T10:29:00Z">
              <w:rPr>
                <w:rFonts w:ascii="iCiel Avenir LT Std 35 Light" w:hAnsi="iCiel Avenir LT Std 35 Light" w:cs="Avenir Next LT Pro"/>
                <w:i/>
                <w:iCs/>
                <w:sz w:val="22"/>
                <w:szCs w:val="22"/>
                <w:lang w:val="vi-VN"/>
              </w:rPr>
            </w:rPrChange>
          </w:rPr>
          <w:delText>í</w:delText>
        </w:r>
        <w:r w:rsidR="001515AE" w:rsidRPr="00863667" w:rsidDel="00B553BE">
          <w:rPr>
            <w:rFonts w:ascii="iCiel Avenir LT Std 35 Light" w:hAnsi="iCiel Avenir LT Std 35 Light" w:cs="Arial"/>
            <w:sz w:val="22"/>
            <w:szCs w:val="22"/>
            <w:rPrChange w:id="5949" w:author="An Tran, ACA (BUV)" w:date="2024-09-13T17:29:00Z" w16du:dateUtc="2024-09-13T10:29:00Z">
              <w:rPr>
                <w:rFonts w:ascii="iCiel Avenir LT Std 35 Light" w:hAnsi="iCiel Avenir LT Std 35 Light" w:cs="Arial"/>
                <w:i/>
                <w:iCs/>
                <w:sz w:val="22"/>
                <w:szCs w:val="22"/>
                <w:lang w:val="vi-VN"/>
              </w:rPr>
            </w:rPrChange>
          </w:rPr>
          <w:delText>ch sinh vi</w:delText>
        </w:r>
        <w:r w:rsidR="001515AE" w:rsidRPr="00863667" w:rsidDel="00B553BE">
          <w:rPr>
            <w:rFonts w:ascii="iCiel Avenir LT Std 35 Light" w:hAnsi="iCiel Avenir LT Std 35 Light" w:cs="Arial"/>
            <w:sz w:val="22"/>
            <w:szCs w:val="22"/>
            <w:rPrChange w:id="5950" w:author="An Tran, ACA (BUV)" w:date="2024-09-13T17:29:00Z" w16du:dateUtc="2024-09-13T10:29:00Z">
              <w:rPr>
                <w:rFonts w:ascii="iCiel Avenir LT Std 35 Light" w:hAnsi="iCiel Avenir LT Std 35 Light" w:cs="Avenir Next LT Pro"/>
                <w:i/>
                <w:iCs/>
                <w:sz w:val="22"/>
                <w:szCs w:val="22"/>
                <w:lang w:val="vi-VN"/>
              </w:rPr>
            </w:rPrChange>
          </w:rPr>
          <w:delText>ê</w:delText>
        </w:r>
        <w:r w:rsidR="001515AE" w:rsidRPr="00863667" w:rsidDel="00B553BE">
          <w:rPr>
            <w:rFonts w:ascii="iCiel Avenir LT Std 35 Light" w:hAnsi="iCiel Avenir LT Std 35 Light" w:cs="Arial"/>
            <w:sz w:val="22"/>
            <w:szCs w:val="22"/>
            <w:rPrChange w:id="5951" w:author="An Tran, ACA (BUV)" w:date="2024-09-13T17:29:00Z" w16du:dateUtc="2024-09-13T10:29:00Z">
              <w:rPr>
                <w:rFonts w:ascii="iCiel Avenir LT Std 35 Light" w:hAnsi="iCiel Avenir LT Std 35 Light" w:cs="Arial"/>
                <w:i/>
                <w:iCs/>
                <w:sz w:val="22"/>
                <w:szCs w:val="22"/>
                <w:lang w:val="vi-VN"/>
              </w:rPr>
            </w:rPrChange>
          </w:rPr>
          <w:delText xml:space="preserve">n trao </w:delText>
        </w:r>
        <w:r w:rsidR="001515AE" w:rsidRPr="00863667" w:rsidDel="00B553BE">
          <w:rPr>
            <w:rFonts w:ascii="iCiel Avenir LT Std 35 Light" w:hAnsi="iCiel Avenir LT Std 35 Light" w:cs="Arial"/>
            <w:sz w:val="22"/>
            <w:szCs w:val="22"/>
            <w:rPrChange w:id="5952" w:author="An Tran, ACA (BUV)" w:date="2024-09-13T17:29:00Z" w16du:dateUtc="2024-09-13T10:29:00Z">
              <w:rPr>
                <w:rFonts w:ascii="iCiel Avenir LT Std 35 Light" w:hAnsi="iCiel Avenir LT Std 35 Light" w:cs="Avenir Next LT Pro"/>
                <w:i/>
                <w:iCs/>
                <w:sz w:val="22"/>
                <w:szCs w:val="22"/>
                <w:lang w:val="vi-VN"/>
              </w:rPr>
            </w:rPrChange>
          </w:rPr>
          <w:delText>đ</w:delText>
        </w:r>
        <w:r w:rsidR="001515AE" w:rsidRPr="00863667" w:rsidDel="00B553BE">
          <w:rPr>
            <w:rFonts w:ascii="iCiel Avenir LT Std 35 Light" w:hAnsi="iCiel Avenir LT Std 35 Light" w:cs="Arial"/>
            <w:sz w:val="22"/>
            <w:szCs w:val="22"/>
            <w:rPrChange w:id="5953" w:author="An Tran, ACA (BUV)" w:date="2024-09-13T17:29:00Z" w16du:dateUtc="2024-09-13T10:29:00Z">
              <w:rPr>
                <w:rFonts w:ascii="iCiel Avenir LT Std 35 Light" w:hAnsi="iCiel Avenir LT Std 35 Light" w:cs="Calibri"/>
                <w:i/>
                <w:iCs/>
                <w:sz w:val="22"/>
                <w:szCs w:val="22"/>
                <w:lang w:val="vi-VN"/>
              </w:rPr>
            </w:rPrChange>
          </w:rPr>
          <w:delText>ổ</w:delText>
        </w:r>
        <w:r w:rsidR="001515AE" w:rsidRPr="00863667" w:rsidDel="00B553BE">
          <w:rPr>
            <w:rFonts w:ascii="iCiel Avenir LT Std 35 Light" w:hAnsi="iCiel Avenir LT Std 35 Light" w:cs="Arial"/>
            <w:sz w:val="22"/>
            <w:szCs w:val="22"/>
            <w:rPrChange w:id="5954" w:author="An Tran, ACA (BUV)" w:date="2024-09-13T17:29:00Z" w16du:dateUtc="2024-09-13T10:29:00Z">
              <w:rPr>
                <w:rFonts w:ascii="iCiel Avenir LT Std 35 Light" w:hAnsi="iCiel Avenir LT Std 35 Light" w:cs="Arial"/>
                <w:i/>
                <w:iCs/>
                <w:sz w:val="22"/>
                <w:szCs w:val="22"/>
                <w:lang w:val="vi-VN"/>
              </w:rPr>
            </w:rPrChange>
          </w:rPr>
          <w:delText>i v</w:delText>
        </w:r>
        <w:r w:rsidR="001515AE" w:rsidRPr="00863667" w:rsidDel="00B553BE">
          <w:rPr>
            <w:rFonts w:ascii="iCiel Avenir LT Std 35 Light" w:hAnsi="iCiel Avenir LT Std 35 Light" w:cs="Arial"/>
            <w:sz w:val="22"/>
            <w:szCs w:val="22"/>
            <w:rPrChange w:id="5955" w:author="An Tran, ACA (BUV)" w:date="2024-09-13T17:29:00Z" w16du:dateUtc="2024-09-13T10:29:00Z">
              <w:rPr>
                <w:rFonts w:ascii="iCiel Avenir LT Std 35 Light" w:hAnsi="iCiel Avenir LT Std 35 Light" w:cs="Calibri"/>
                <w:i/>
                <w:iCs/>
                <w:sz w:val="22"/>
                <w:szCs w:val="22"/>
                <w:lang w:val="vi-VN"/>
              </w:rPr>
            </w:rPrChange>
          </w:rPr>
          <w:delText>ớ</w:delText>
        </w:r>
        <w:r w:rsidR="001515AE" w:rsidRPr="00863667" w:rsidDel="00B553BE">
          <w:rPr>
            <w:rFonts w:ascii="iCiel Avenir LT Std 35 Light" w:hAnsi="iCiel Avenir LT Std 35 Light" w:cs="Arial"/>
            <w:sz w:val="22"/>
            <w:szCs w:val="22"/>
            <w:rPrChange w:id="5956" w:author="An Tran, ACA (BUV)" w:date="2024-09-13T17:29:00Z" w16du:dateUtc="2024-09-13T10:29:00Z">
              <w:rPr>
                <w:rFonts w:ascii="iCiel Avenir LT Std 35 Light" w:hAnsi="iCiel Avenir LT Std 35 Light" w:cs="Arial"/>
                <w:i/>
                <w:iCs/>
                <w:sz w:val="22"/>
                <w:szCs w:val="22"/>
                <w:lang w:val="vi-VN"/>
              </w:rPr>
            </w:rPrChange>
          </w:rPr>
          <w:delText xml:space="preserve">i </w:delText>
        </w:r>
        <w:r w:rsidR="001515AE" w:rsidRPr="00863667" w:rsidDel="00B553BE">
          <w:rPr>
            <w:rFonts w:ascii="iCiel Avenir LT Std 35 Light" w:hAnsi="iCiel Avenir LT Std 35 Light" w:cs="Arial"/>
            <w:sz w:val="22"/>
            <w:szCs w:val="22"/>
            <w:rPrChange w:id="5957" w:author="An Tran, ACA (BUV)" w:date="2024-09-13T17:29:00Z" w16du:dateUtc="2024-09-13T10:29:00Z">
              <w:rPr>
                <w:rFonts w:ascii="iCiel Avenir LT Std 35 Light" w:hAnsi="iCiel Avenir LT Std 35 Light" w:cs="Arial"/>
                <w:i/>
                <w:iCs/>
                <w:sz w:val="22"/>
                <w:szCs w:val="22"/>
              </w:rPr>
            </w:rPrChange>
          </w:rPr>
          <w:delText>Trung tâm Dữ liệu sinh viên thông qua</w:delText>
        </w:r>
        <w:r w:rsidR="001515AE" w:rsidRPr="00863667" w:rsidDel="00B553BE">
          <w:rPr>
            <w:rFonts w:ascii="iCiel Avenir LT Std 35 Light" w:hAnsi="iCiel Avenir LT Std 35 Light" w:cs="Arial"/>
            <w:sz w:val="22"/>
            <w:szCs w:val="22"/>
            <w:rPrChange w:id="5958" w:author="An Tran, ACA (BUV)" w:date="2024-09-13T17:29:00Z" w16du:dateUtc="2024-09-13T10:29:00Z">
              <w:rPr>
                <w:rFonts w:ascii="iCiel Avenir LT Std 35 Light" w:hAnsi="iCiel Avenir LT Std 35 Light" w:cs="Arial"/>
                <w:i/>
                <w:iCs/>
                <w:sz w:val="22"/>
                <w:szCs w:val="22"/>
                <w:lang w:val="vi-VN"/>
              </w:rPr>
            </w:rPrChange>
          </w:rPr>
          <w:delText xml:space="preserve"> email </w:delText>
        </w:r>
        <w:r w:rsidR="006033B6" w:rsidRPr="00863667" w:rsidDel="00B553BE">
          <w:rPr>
            <w:rFonts w:ascii="iCiel Avenir LT Std 35 Light" w:hAnsi="iCiel Avenir LT Std 35 Light" w:cs="Arial"/>
            <w:color w:val="2F5496" w:themeColor="accent1" w:themeShade="BF"/>
            <w:sz w:val="22"/>
            <w:szCs w:val="22"/>
            <w:rPrChange w:id="5959"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5960"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001515AE" w:rsidRPr="00863667" w:rsidDel="00B553BE">
          <w:rPr>
            <w:color w:val="2F5496" w:themeColor="accent1" w:themeShade="BF"/>
            <w:rPrChange w:id="5961" w:author="An Tran, ACA (BUV)" w:date="2024-09-13T17:29:00Z" w16du:dateUtc="2024-09-13T10:29:00Z">
              <w:rPr>
                <w:rStyle w:val="Hyperlink"/>
                <w:rFonts w:ascii="iCiel Avenir LT Std 35 Light" w:hAnsi="iCiel Avenir LT Std 35 Light" w:cs="Arial"/>
                <w:i/>
                <w:iCs/>
                <w:sz w:val="22"/>
                <w:szCs w:val="22"/>
              </w:rPr>
            </w:rPrChange>
          </w:rPr>
          <w:delText>cais@buv.edu.vn</w:delText>
        </w:r>
        <w:r w:rsidR="006033B6" w:rsidRPr="00863667" w:rsidDel="00B553BE">
          <w:rPr>
            <w:color w:val="2F5496" w:themeColor="accent1" w:themeShade="BF"/>
            <w:rPrChange w:id="5962" w:author="An Tran, ACA (BUV)" w:date="2024-09-13T17:29:00Z" w16du:dateUtc="2024-09-13T10:29:00Z">
              <w:rPr>
                <w:rStyle w:val="Hyperlink"/>
                <w:rFonts w:ascii="iCiel Avenir LT Std 35 Light" w:hAnsi="iCiel Avenir LT Std 35 Light" w:cs="Arial"/>
                <w:i/>
                <w:iCs/>
                <w:sz w:val="22"/>
                <w:szCs w:val="22"/>
              </w:rPr>
            </w:rPrChange>
          </w:rPr>
          <w:fldChar w:fldCharType="end"/>
        </w:r>
        <w:r w:rsidR="001515AE" w:rsidRPr="00863667" w:rsidDel="00B553BE">
          <w:rPr>
            <w:color w:val="2F5496" w:themeColor="accent1" w:themeShade="BF"/>
            <w:rPrChange w:id="5963" w:author="An Tran, ACA (BUV)" w:date="2024-09-13T17:29:00Z" w16du:dateUtc="2024-09-13T10:29:00Z">
              <w:rPr>
                <w:rStyle w:val="Hyperlink"/>
                <w:rFonts w:ascii="iCiel Avenir LT Std 35 Light" w:hAnsi="iCiel Avenir LT Std 35 Light" w:cs="Arial"/>
                <w:sz w:val="22"/>
                <w:szCs w:val="22"/>
              </w:rPr>
            </w:rPrChange>
          </w:rPr>
          <w:delText xml:space="preserve"> </w:delText>
        </w:r>
        <w:r w:rsidR="001515AE" w:rsidRPr="00863667" w:rsidDel="00B553BE">
          <w:rPr>
            <w:rFonts w:ascii="iCiel Avenir LT Std 35 Light" w:hAnsi="iCiel Avenir LT Std 35 Light" w:cs="Arial"/>
            <w:sz w:val="22"/>
            <w:szCs w:val="22"/>
            <w:rPrChange w:id="5964" w:author="An Tran, ACA (BUV)" w:date="2024-09-13T17:29:00Z" w16du:dateUtc="2024-09-13T10:29:00Z">
              <w:rPr>
                <w:rFonts w:ascii="iCiel Avenir LT Std 35 Light" w:hAnsi="iCiel Avenir LT Std 35 Light" w:cs="Arial"/>
                <w:i/>
                <w:iCs/>
                <w:sz w:val="22"/>
                <w:szCs w:val="22"/>
              </w:rPr>
            </w:rPrChange>
          </w:rPr>
          <w:delText>để có thêm thông tin chi tiết.</w:delText>
        </w:r>
        <w:bookmarkStart w:id="5965" w:name="_Toc177143435"/>
        <w:bookmarkStart w:id="5966" w:name="_Toc177143790"/>
        <w:bookmarkEnd w:id="5965"/>
        <w:bookmarkEnd w:id="5966"/>
      </w:del>
    </w:p>
    <w:p w14:paraId="562A92FD" w14:textId="3454310A" w:rsidR="007379A7" w:rsidRPr="00863667" w:rsidDel="00B553BE" w:rsidRDefault="007379A7" w:rsidP="00D85019">
      <w:pPr>
        <w:pStyle w:val="Question"/>
        <w:numPr>
          <w:ilvl w:val="0"/>
          <w:numId w:val="44"/>
        </w:numPr>
        <w:tabs>
          <w:tab w:val="left" w:pos="630"/>
          <w:tab w:val="left" w:pos="990"/>
        </w:tabs>
        <w:spacing w:before="100" w:line="400" w:lineRule="exact"/>
        <w:ind w:left="0" w:firstLine="720"/>
        <w:rPr>
          <w:del w:id="5967" w:author="An Tran, ACA (BUV)" w:date="2024-09-12T22:22:00Z" w16du:dateUtc="2024-09-12T15:22:00Z"/>
          <w:rFonts w:cs="Arial"/>
          <w:szCs w:val="22"/>
          <w:rPrChange w:id="5968" w:author="An Tran, ACA (BUV)" w:date="2024-09-13T17:29:00Z" w16du:dateUtc="2024-09-13T10:29:00Z">
            <w:rPr>
              <w:del w:id="5969" w:author="An Tran, ACA (BUV)" w:date="2024-09-12T22:22:00Z" w16du:dateUtc="2024-09-12T15:22:00Z"/>
              <w:rFonts w:cs="Arial"/>
              <w:i/>
              <w:iCs/>
              <w:szCs w:val="22"/>
              <w:lang w:val="vi-VN"/>
            </w:rPr>
          </w:rPrChange>
        </w:rPr>
      </w:pPr>
      <w:bookmarkStart w:id="5970" w:name="_Toc149053838"/>
      <w:bookmarkStart w:id="5971" w:name="_Toc149054098"/>
      <w:bookmarkStart w:id="5972" w:name="_Toc149835246"/>
      <w:bookmarkStart w:id="5973" w:name="_Toc149053839"/>
      <w:bookmarkStart w:id="5974" w:name="_Toc149054099"/>
      <w:bookmarkStart w:id="5975" w:name="_Toc149835247"/>
      <w:bookmarkStart w:id="5976" w:name="_Toc107734203"/>
      <w:bookmarkStart w:id="5977" w:name="_Toc107734417"/>
      <w:bookmarkStart w:id="5978" w:name="_Toc107734869"/>
      <w:bookmarkStart w:id="5979" w:name="_Toc107735091"/>
      <w:bookmarkStart w:id="5980" w:name="_Toc107735218"/>
      <w:bookmarkStart w:id="5981" w:name="_Toc107735323"/>
      <w:bookmarkStart w:id="5982" w:name="_Toc107735427"/>
      <w:bookmarkStart w:id="5983" w:name="_Toc107735530"/>
      <w:bookmarkStart w:id="5984" w:name="_Toc107735635"/>
      <w:bookmarkStart w:id="5985" w:name="_Toc107735739"/>
      <w:bookmarkStart w:id="5986" w:name="_Toc107735843"/>
      <w:bookmarkStart w:id="5987" w:name="_Toc107735947"/>
      <w:bookmarkStart w:id="5988" w:name="_Toc107736100"/>
      <w:bookmarkStart w:id="5989" w:name="_Toc107736247"/>
      <w:bookmarkStart w:id="5990" w:name="_Toc107736351"/>
      <w:bookmarkStart w:id="5991" w:name="_Toc107736573"/>
      <w:bookmarkStart w:id="5992" w:name="_Toc107736676"/>
      <w:bookmarkStart w:id="5993" w:name="_Toc107736779"/>
      <w:bookmarkStart w:id="5994" w:name="_Toc107736883"/>
      <w:bookmarkStart w:id="5995" w:name="_Toc107737735"/>
      <w:bookmarkStart w:id="5996" w:name="_Toc108099124"/>
      <w:bookmarkStart w:id="5997" w:name="_Toc113975530"/>
      <w:bookmarkStart w:id="5998" w:name="_Toc113976047"/>
      <w:bookmarkStart w:id="5999" w:name="_Toc114065577"/>
      <w:bookmarkStart w:id="6000" w:name="_Toc114065973"/>
      <w:bookmarkStart w:id="6001" w:name="_Toc113977098"/>
      <w:bookmarkStart w:id="6002" w:name="_Toc122700176"/>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del w:id="6003" w:author="An Tran, ACA (BUV)" w:date="2024-09-12T22:22:00Z" w16du:dateUtc="2024-09-12T15:22:00Z">
        <w:r w:rsidRPr="00863667" w:rsidDel="00B553BE">
          <w:rPr>
            <w:rFonts w:cs="Arial"/>
            <w:szCs w:val="22"/>
            <w:rPrChange w:id="6004" w:author="An Tran, ACA (BUV)" w:date="2024-09-13T17:29:00Z" w16du:dateUtc="2024-09-13T10:29:00Z">
              <w:rPr>
                <w:rFonts w:cs="Arial"/>
                <w:szCs w:val="22"/>
                <w:lang w:val="vi-VN"/>
              </w:rPr>
            </w:rPrChange>
          </w:rPr>
          <w:delText>How</w:delText>
        </w:r>
        <w:r w:rsidR="00A73963" w:rsidRPr="00863667" w:rsidDel="00B553BE">
          <w:rPr>
            <w:rFonts w:cs="Arial"/>
            <w:szCs w:val="22"/>
            <w:rPrChange w:id="6005" w:author="An Tran, ACA (BUV)" w:date="2024-09-13T17:29:00Z" w16du:dateUtc="2024-09-13T10:29:00Z">
              <w:rPr>
                <w:rFonts w:cs="Arial"/>
                <w:szCs w:val="22"/>
                <w:lang w:val="vi-VN"/>
              </w:rPr>
            </w:rPrChange>
          </w:rPr>
          <w:delText xml:space="preserve"> are</w:delText>
        </w:r>
        <w:r w:rsidRPr="00863667" w:rsidDel="00B553BE">
          <w:rPr>
            <w:rFonts w:cs="Arial"/>
            <w:szCs w:val="22"/>
            <w:rPrChange w:id="6006" w:author="An Tran, ACA (BUV)" w:date="2024-09-13T17:29:00Z" w16du:dateUtc="2024-09-13T10:29:00Z">
              <w:rPr>
                <w:rFonts w:cs="Arial"/>
                <w:szCs w:val="22"/>
                <w:lang w:val="vi-VN"/>
              </w:rPr>
            </w:rPrChange>
          </w:rPr>
          <w:delText xml:space="preserve"> resits at BUV regulated and what would happen if student failed the resit(s)? How many resit</w:delText>
        </w:r>
        <w:r w:rsidR="00482BF2" w:rsidRPr="00863667" w:rsidDel="00B553BE">
          <w:rPr>
            <w:rFonts w:cs="Arial"/>
            <w:szCs w:val="22"/>
            <w:rPrChange w:id="6007" w:author="An Tran, ACA (BUV)" w:date="2024-09-13T17:29:00Z" w16du:dateUtc="2024-09-13T10:29:00Z">
              <w:rPr>
                <w:rFonts w:cs="Arial"/>
                <w:szCs w:val="22"/>
                <w:lang w:val="vi-VN"/>
              </w:rPr>
            </w:rPrChange>
          </w:rPr>
          <w:delText>s</w:delText>
        </w:r>
        <w:r w:rsidRPr="00863667" w:rsidDel="00B553BE">
          <w:rPr>
            <w:rFonts w:cs="Arial"/>
            <w:szCs w:val="22"/>
            <w:rPrChange w:id="6008" w:author="An Tran, ACA (BUV)" w:date="2024-09-13T17:29:00Z" w16du:dateUtc="2024-09-13T10:29:00Z">
              <w:rPr>
                <w:rFonts w:cs="Arial"/>
                <w:szCs w:val="22"/>
                <w:lang w:val="vi-VN"/>
              </w:rPr>
            </w:rPrChange>
          </w:rPr>
          <w:delText xml:space="preserve"> can student attempt? / </w:delText>
        </w:r>
        <w:r w:rsidRPr="00863667" w:rsidDel="00B553BE">
          <w:rPr>
            <w:rFonts w:cs="Arial"/>
            <w:szCs w:val="22"/>
            <w:rPrChange w:id="6009" w:author="An Tran, ACA (BUV)" w:date="2024-09-13T17:29:00Z" w16du:dateUtc="2024-09-13T10:29:00Z">
              <w:rPr>
                <w:rFonts w:cs="Arial"/>
                <w:i/>
                <w:iCs/>
                <w:szCs w:val="22"/>
                <w:lang w:val="vi-VN"/>
              </w:rPr>
            </w:rPrChange>
          </w:rPr>
          <w:delText>Quy định cho việc thi lại ở BUV như thế nào và nếu con tôi trượt bài thi lại thì chuyện gì sẽ xảy ra</w:delText>
        </w:r>
        <w:bookmarkEnd w:id="6001"/>
        <w:bookmarkEnd w:id="6002"/>
        <w:r w:rsidR="00A17D59" w:rsidRPr="00863667" w:rsidDel="00B553BE">
          <w:rPr>
            <w:rFonts w:cs="Arial"/>
            <w:szCs w:val="22"/>
            <w:rPrChange w:id="6010" w:author="An Tran, ACA (BUV)" w:date="2024-09-13T17:29:00Z" w16du:dateUtc="2024-09-13T10:29:00Z">
              <w:rPr>
                <w:rFonts w:cs="Arial"/>
                <w:i/>
                <w:iCs/>
                <w:szCs w:val="22"/>
                <w:lang w:val="vi-VN"/>
              </w:rPr>
            </w:rPrChange>
          </w:rPr>
          <w:delText>? S</w:delText>
        </w:r>
        <w:r w:rsidRPr="00863667" w:rsidDel="00B553BE">
          <w:rPr>
            <w:rFonts w:cs="Arial"/>
            <w:szCs w:val="22"/>
            <w:rPrChange w:id="6011" w:author="An Tran, ACA (BUV)" w:date="2024-09-13T17:29:00Z" w16du:dateUtc="2024-09-13T10:29:00Z">
              <w:rPr>
                <w:rFonts w:cs="Arial"/>
                <w:i/>
                <w:iCs/>
                <w:szCs w:val="22"/>
                <w:lang w:val="vi-VN"/>
              </w:rPr>
            </w:rPrChange>
          </w:rPr>
          <w:delText>inh viên có thể thi lại bao nhiêu lần?</w:delText>
        </w:r>
        <w:bookmarkStart w:id="6012" w:name="_Toc177143436"/>
        <w:bookmarkStart w:id="6013" w:name="_Toc177143791"/>
        <w:bookmarkEnd w:id="6012"/>
        <w:bookmarkEnd w:id="6013"/>
      </w:del>
    </w:p>
    <w:p w14:paraId="3A55DBE9" w14:textId="6D589659" w:rsidR="007379A7" w:rsidRPr="00863667" w:rsidDel="00B553BE" w:rsidRDefault="007379A7" w:rsidP="003E1B62">
      <w:pPr>
        <w:pStyle w:val="ListParagraph"/>
        <w:tabs>
          <w:tab w:val="left" w:pos="630"/>
          <w:tab w:val="left" w:pos="720"/>
          <w:tab w:val="left" w:pos="1080"/>
        </w:tabs>
        <w:ind w:left="0"/>
        <w:contextualSpacing w:val="0"/>
        <w:rPr>
          <w:del w:id="6014" w:author="An Tran, ACA (BUV)" w:date="2024-09-12T22:22:00Z" w16du:dateUtc="2024-09-12T15:22:00Z"/>
          <w:rFonts w:ascii="iCiel Avenir LT Std 35 Light" w:hAnsi="iCiel Avenir LT Std 35 Light" w:cs="Arial"/>
          <w:b/>
          <w:sz w:val="22"/>
          <w:szCs w:val="22"/>
          <w:rPrChange w:id="6015" w:author="An Tran, ACA (BUV)" w:date="2024-09-13T17:29:00Z" w16du:dateUtc="2024-09-13T10:29:00Z">
            <w:rPr>
              <w:del w:id="6016" w:author="An Tran, ACA (BUV)" w:date="2024-09-12T22:22:00Z" w16du:dateUtc="2024-09-12T15:22:00Z"/>
              <w:rFonts w:ascii="iCiel Avenir LT Std 35 Light" w:hAnsi="iCiel Avenir LT Std 35 Light" w:cs="Arial"/>
              <w:b/>
              <w:bCs/>
              <w:sz w:val="22"/>
              <w:szCs w:val="22"/>
              <w:u w:val="single"/>
              <w:lang w:val="vi-VN"/>
            </w:rPr>
          </w:rPrChange>
        </w:rPr>
      </w:pPr>
      <w:del w:id="6017" w:author="An Tran, ACA (BUV)" w:date="2024-09-12T22:22:00Z" w16du:dateUtc="2024-09-12T15:22:00Z">
        <w:r w:rsidRPr="00863667" w:rsidDel="00B553BE">
          <w:rPr>
            <w:rFonts w:ascii="iCiel Avenir LT Std 35 Light" w:hAnsi="iCiel Avenir LT Std 35 Light" w:cs="Arial"/>
            <w:b/>
            <w:sz w:val="22"/>
            <w:szCs w:val="22"/>
            <w:rPrChange w:id="6018"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6019"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6020"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6021" w:author="An Tran, ACA (BUV)" w:date="2024-09-13T17:29:00Z" w16du:dateUtc="2024-09-13T10:29:00Z">
              <w:rPr>
                <w:rFonts w:ascii="iCiel Avenir LT Std 35 Light" w:hAnsi="iCiel Avenir LT Std 35 Light" w:cs="Arial"/>
                <w:sz w:val="22"/>
                <w:szCs w:val="22"/>
                <w:lang w:val="vi-VN"/>
              </w:rPr>
            </w:rPrChange>
          </w:rPr>
          <w:tab/>
        </w:r>
        <w:bookmarkStart w:id="6022" w:name="_Toc177143437"/>
        <w:bookmarkStart w:id="6023" w:name="_Toc177143792"/>
        <w:bookmarkEnd w:id="6022"/>
        <w:bookmarkEnd w:id="6023"/>
      </w:del>
    </w:p>
    <w:p w14:paraId="3194C2DE" w14:textId="3E9469AE" w:rsidR="00AA14EC" w:rsidRPr="00863667" w:rsidDel="00B553BE" w:rsidRDefault="00AA14EC" w:rsidP="00AA14EC">
      <w:pPr>
        <w:tabs>
          <w:tab w:val="left" w:pos="630"/>
          <w:tab w:val="left" w:pos="720"/>
          <w:tab w:val="left" w:pos="1080"/>
        </w:tabs>
        <w:ind w:firstLine="0"/>
        <w:rPr>
          <w:del w:id="6024" w:author="An Tran, ACA (BUV)" w:date="2024-09-12T22:22:00Z" w16du:dateUtc="2024-09-12T15:22:00Z"/>
          <w:rFonts w:ascii="iCiel Avenir LT Std 35 Light" w:hAnsi="iCiel Avenir LT Std 35 Light" w:cs="Arial"/>
          <w:sz w:val="22"/>
          <w:szCs w:val="22"/>
        </w:rPr>
      </w:pPr>
      <w:bookmarkStart w:id="6025" w:name="_Hlk139359613"/>
      <w:bookmarkStart w:id="6026" w:name="_Toc113977099"/>
      <w:bookmarkStart w:id="6027" w:name="_Toc122700177"/>
      <w:del w:id="6028" w:author="An Tran, ACA (BUV)" w:date="2024-09-12T22:22:00Z" w16du:dateUtc="2024-09-12T15:22:00Z">
        <w:r w:rsidRPr="00863667" w:rsidDel="00B553BE">
          <w:rPr>
            <w:rFonts w:ascii="iCiel Avenir LT Std 35 Light" w:hAnsi="iCiel Avenir LT Std 35 Light" w:cs="Arial"/>
            <w:sz w:val="22"/>
            <w:szCs w:val="22"/>
          </w:rPr>
          <w:delText>If students do not attempt or did not get an average pass mark for the module and the Board decision is that the students are required to complete a referral, he/she would be given a deadline to submit a new assessment task to complete the module. This is called a re-sit. The Central Academic Information Services team will send the resit schedules via email to both the students and parents once the resit schedules are set up.</w:delText>
        </w:r>
        <w:bookmarkStart w:id="6029" w:name="_Toc177143438"/>
        <w:bookmarkStart w:id="6030" w:name="_Toc177143793"/>
        <w:bookmarkEnd w:id="6029"/>
        <w:bookmarkEnd w:id="6030"/>
      </w:del>
    </w:p>
    <w:p w14:paraId="33047CBA" w14:textId="3B90123A" w:rsidR="00AA14EC" w:rsidRPr="00863667" w:rsidDel="00B553BE" w:rsidRDefault="00AA14EC" w:rsidP="00AA14EC">
      <w:pPr>
        <w:tabs>
          <w:tab w:val="left" w:pos="630"/>
          <w:tab w:val="left" w:pos="720"/>
          <w:tab w:val="left" w:pos="1080"/>
        </w:tabs>
        <w:ind w:firstLine="0"/>
        <w:rPr>
          <w:del w:id="6031" w:author="An Tran, ACA (BUV)" w:date="2024-09-12T22:22:00Z" w16du:dateUtc="2024-09-12T15:22:00Z"/>
          <w:rFonts w:ascii="iCiel Avenir LT Std 35 Light" w:hAnsi="iCiel Avenir LT Std 35 Light" w:cs="Arial"/>
          <w:sz w:val="22"/>
          <w:szCs w:val="22"/>
        </w:rPr>
      </w:pPr>
      <w:del w:id="6032" w:author="An Tran, ACA (BUV)" w:date="2024-09-12T22:22:00Z" w16du:dateUtc="2024-09-12T15:22:00Z">
        <w:r w:rsidRPr="00863667" w:rsidDel="00B553BE">
          <w:rPr>
            <w:rFonts w:ascii="iCiel Avenir LT Std 35 Light" w:hAnsi="iCiel Avenir LT Std 35 Light" w:cs="Arial"/>
            <w:sz w:val="22"/>
            <w:szCs w:val="22"/>
          </w:rPr>
          <w:delText>If a student passes</w:delText>
        </w:r>
        <w:r w:rsidRPr="00863667" w:rsidDel="00B553BE">
          <w:rPr>
            <w:rFonts w:ascii="iCiel Avenir LT Std 35 Light" w:hAnsi="iCiel Avenir LT Std 35 Light" w:cs="Arial"/>
            <w:sz w:val="22"/>
            <w:szCs w:val="22"/>
            <w:rPrChange w:id="6033" w:author="An Tran, ACA (BUV)" w:date="2024-09-13T17:29:00Z" w16du:dateUtc="2024-09-13T10:29:00Z">
              <w:rPr>
                <w:rFonts w:ascii="iCiel Avenir LT Std 35 Light" w:hAnsi="iCiel Avenir LT Std 35 Light" w:cs="Arial"/>
                <w:sz w:val="22"/>
                <w:szCs w:val="22"/>
                <w:lang w:val="vi-VN"/>
              </w:rPr>
            </w:rPrChange>
          </w:rPr>
          <w:delText xml:space="preserve"> the resit</w:delText>
        </w:r>
        <w:r w:rsidRPr="00863667" w:rsidDel="00B553BE">
          <w:rPr>
            <w:rFonts w:ascii="iCiel Avenir LT Std 35 Light" w:hAnsi="iCiel Avenir LT Std 35 Light" w:cs="Arial"/>
            <w:sz w:val="22"/>
            <w:szCs w:val="22"/>
          </w:rPr>
          <w:delText>, he/she will be given a basic pass mark of 40% for the resit component. Late submissions will not be accepted. Students must pay the resit fee</w:delText>
        </w:r>
        <w:r w:rsidRPr="00863667" w:rsidDel="00B553BE">
          <w:rPr>
            <w:rFonts w:ascii="iCiel Avenir LT Std 35 Light" w:hAnsi="iCiel Avenir LT Std 35 Light" w:cs="Arial"/>
            <w:sz w:val="22"/>
            <w:szCs w:val="22"/>
            <w:rPrChange w:id="6034" w:author="An Tran, ACA (BUV)" w:date="2024-09-13T17:29:00Z" w16du:dateUtc="2024-09-13T10:29:00Z">
              <w:rPr>
                <w:rFonts w:ascii="iCiel Avenir LT Std 35 Light" w:hAnsi="iCiel Avenir LT Std 35 Light" w:cs="Arial"/>
                <w:sz w:val="22"/>
                <w:szCs w:val="22"/>
                <w:lang w:val="vi-VN"/>
              </w:rPr>
            </w:rPrChange>
          </w:rPr>
          <w:delText xml:space="preserve"> </w:delText>
        </w:r>
        <w:bookmarkStart w:id="6035" w:name="_Hlk139359571"/>
        <w:r w:rsidRPr="00863667" w:rsidDel="00B553BE">
          <w:rPr>
            <w:rFonts w:ascii="iCiel Avenir LT Std 35 Light" w:hAnsi="iCiel Avenir LT Std 35 Light" w:cs="Arial"/>
            <w:sz w:val="22"/>
            <w:szCs w:val="22"/>
          </w:rPr>
          <w:delText>which is sent by the Finance department in line with the normal terms of the student’s account</w:delText>
        </w:r>
        <w:bookmarkEnd w:id="6035"/>
        <w:r w:rsidRPr="00863667" w:rsidDel="00B553BE">
          <w:rPr>
            <w:rFonts w:ascii="iCiel Avenir LT Std 35 Light" w:hAnsi="iCiel Avenir LT Std 35 Light" w:cs="Arial"/>
            <w:sz w:val="22"/>
            <w:szCs w:val="22"/>
          </w:rPr>
          <w:delText xml:space="preserve">. </w:delText>
        </w:r>
        <w:bookmarkStart w:id="6036" w:name="_Toc177143439"/>
        <w:bookmarkStart w:id="6037" w:name="_Toc177143794"/>
        <w:bookmarkEnd w:id="6036"/>
        <w:bookmarkEnd w:id="6037"/>
      </w:del>
    </w:p>
    <w:p w14:paraId="4E31C4FF" w14:textId="329C6F31" w:rsidR="00AA14EC" w:rsidRPr="00863667" w:rsidDel="00B553BE" w:rsidRDefault="00AA14EC" w:rsidP="00AA14EC">
      <w:pPr>
        <w:tabs>
          <w:tab w:val="left" w:pos="630"/>
          <w:tab w:val="left" w:pos="720"/>
          <w:tab w:val="left" w:pos="1080"/>
        </w:tabs>
        <w:ind w:firstLine="0"/>
        <w:rPr>
          <w:del w:id="6038" w:author="An Tran, ACA (BUV)" w:date="2024-09-12T22:22:00Z" w16du:dateUtc="2024-09-12T15:22:00Z"/>
          <w:rFonts w:ascii="iCiel Avenir LT Std 35 Light" w:hAnsi="iCiel Avenir LT Std 35 Light" w:cs="Arial"/>
          <w:sz w:val="22"/>
          <w:szCs w:val="22"/>
        </w:rPr>
      </w:pPr>
      <w:del w:id="6039" w:author="An Tran, ACA (BUV)" w:date="2024-09-12T22:22:00Z" w16du:dateUtc="2024-09-12T15:22:00Z">
        <w:r w:rsidRPr="00863667" w:rsidDel="00B553BE">
          <w:rPr>
            <w:rFonts w:ascii="iCiel Avenir LT Std 35 Light" w:hAnsi="iCiel Avenir LT Std 35 Light" w:cs="Arial"/>
            <w:sz w:val="22"/>
            <w:szCs w:val="22"/>
          </w:rPr>
          <w:delText>If students fail their resit, the case will be brought to the External Examination Board to consider, and Chair of the Board will make decision on next action. The External Examination Board will base on the student’s academic performance after student takes the resits and decide student’s study plan, whether student can proceed, resit, retake module(s) or being withdrawn from the programme.</w:delText>
        </w:r>
        <w:bookmarkStart w:id="6040" w:name="_Toc177143440"/>
        <w:bookmarkStart w:id="6041" w:name="_Toc177143795"/>
        <w:bookmarkEnd w:id="6040"/>
        <w:bookmarkEnd w:id="6041"/>
      </w:del>
    </w:p>
    <w:p w14:paraId="665F4F87" w14:textId="7D5107C5" w:rsidR="00AA14EC" w:rsidRPr="00863667" w:rsidDel="00B553BE" w:rsidRDefault="00AA14EC" w:rsidP="00AA14EC">
      <w:pPr>
        <w:ind w:firstLine="0"/>
        <w:rPr>
          <w:del w:id="6042" w:author="An Tran, ACA (BUV)" w:date="2024-09-12T22:22:00Z" w16du:dateUtc="2024-09-12T15:22:00Z"/>
          <w:rFonts w:ascii="iCiel Avenir LT Std 35 Light" w:hAnsi="iCiel Avenir LT Std 35 Light" w:cs="Arial"/>
          <w:sz w:val="22"/>
          <w:szCs w:val="22"/>
          <w:rPrChange w:id="6043" w:author="An Tran, ACA (BUV)" w:date="2024-09-13T17:29:00Z" w16du:dateUtc="2024-09-13T10:29:00Z">
            <w:rPr>
              <w:del w:id="6044" w:author="An Tran, ACA (BUV)" w:date="2024-09-12T22:22:00Z" w16du:dateUtc="2024-09-12T15:22:00Z"/>
              <w:rFonts w:ascii="iCiel Avenir LT Std 35 Light" w:hAnsi="iCiel Avenir LT Std 35 Light" w:cs="Arial"/>
              <w:sz w:val="22"/>
              <w:szCs w:val="22"/>
              <w:lang w:val="vi-VN"/>
            </w:rPr>
          </w:rPrChange>
        </w:rPr>
      </w:pPr>
      <w:bookmarkStart w:id="6045" w:name="_Hlk139359584"/>
      <w:del w:id="6046" w:author="An Tran, ACA (BUV)" w:date="2024-09-12T22:22:00Z" w16du:dateUtc="2024-09-12T15:22:00Z">
        <w:r w:rsidRPr="00863667" w:rsidDel="00B553BE">
          <w:rPr>
            <w:rFonts w:ascii="iCiel Avenir LT Std 35 Light" w:hAnsi="iCiel Avenir LT Std 35 Light" w:cs="Arial"/>
            <w:sz w:val="22"/>
            <w:szCs w:val="22"/>
            <w:rPrChange w:id="6047" w:author="An Tran, ACA (BUV)" w:date="2024-09-13T17:29:00Z" w16du:dateUtc="2024-09-13T10:29:00Z">
              <w:rPr>
                <w:rFonts w:ascii="iCiel Avenir LT Std 35 Light" w:hAnsi="iCiel Avenir LT Std 35 Light" w:cs="Arial"/>
                <w:sz w:val="22"/>
                <w:szCs w:val="22"/>
                <w:lang w:val="vi-VN"/>
              </w:rPr>
            </w:rPrChange>
          </w:rPr>
          <w:delText>Each student has 4 attempts of submisstion, including: (1) 1</w:delText>
        </w:r>
        <w:r w:rsidRPr="00863667" w:rsidDel="00B553BE">
          <w:rPr>
            <w:rFonts w:ascii="iCiel Avenir LT Std 35 Light" w:hAnsi="iCiel Avenir LT Std 35 Light" w:cs="Arial"/>
            <w:sz w:val="22"/>
            <w:szCs w:val="22"/>
            <w:rPrChange w:id="6048" w:author="An Tran, ACA (BUV)" w:date="2024-09-13T17:29:00Z" w16du:dateUtc="2024-09-13T10:29:00Z">
              <w:rPr>
                <w:rFonts w:ascii="iCiel Avenir LT Std 35 Light" w:hAnsi="iCiel Avenir LT Std 35 Light" w:cs="Arial"/>
                <w:sz w:val="22"/>
                <w:szCs w:val="22"/>
                <w:vertAlign w:val="superscript"/>
              </w:rPr>
            </w:rPrChange>
          </w:rPr>
          <w:delText>st</w:delText>
        </w:r>
        <w:r w:rsidRPr="00863667" w:rsidDel="00B553BE">
          <w:rPr>
            <w:rFonts w:ascii="iCiel Avenir LT Std 35 Light" w:hAnsi="iCiel Avenir LT Std 35 Light" w:cs="Arial"/>
            <w:sz w:val="22"/>
            <w:szCs w:val="22"/>
            <w:rPrChange w:id="6049" w:author="An Tran, ACA (BUV)" w:date="2024-09-13T17:29:00Z" w16du:dateUtc="2024-09-13T10:29:00Z">
              <w:rPr>
                <w:rFonts w:ascii="iCiel Avenir LT Std 35 Light" w:hAnsi="iCiel Avenir LT Std 35 Light" w:cs="Arial"/>
                <w:sz w:val="22"/>
                <w:szCs w:val="22"/>
                <w:lang w:val="vi-VN"/>
              </w:rPr>
            </w:rPrChange>
          </w:rPr>
          <w:delText xml:space="preserve"> sit of the 1st time study, (2) resit of the 1</w:delText>
        </w:r>
        <w:r w:rsidRPr="00863667" w:rsidDel="00B553BE">
          <w:rPr>
            <w:rFonts w:ascii="iCiel Avenir LT Std 35 Light" w:hAnsi="iCiel Avenir LT Std 35 Light" w:cs="Arial"/>
            <w:sz w:val="22"/>
            <w:szCs w:val="22"/>
            <w:rPrChange w:id="6050" w:author="An Tran, ACA (BUV)" w:date="2024-09-13T17:29:00Z" w16du:dateUtc="2024-09-13T10:29:00Z">
              <w:rPr>
                <w:rFonts w:ascii="iCiel Avenir LT Std 35 Light" w:hAnsi="iCiel Avenir LT Std 35 Light" w:cs="Arial"/>
                <w:sz w:val="22"/>
                <w:szCs w:val="22"/>
                <w:vertAlign w:val="superscript"/>
              </w:rPr>
            </w:rPrChange>
          </w:rPr>
          <w:delText>st</w:delText>
        </w:r>
        <w:r w:rsidRPr="00863667" w:rsidDel="00B553BE">
          <w:rPr>
            <w:rFonts w:ascii="iCiel Avenir LT Std 35 Light" w:hAnsi="iCiel Avenir LT Std 35 Light" w:cs="Arial"/>
            <w:sz w:val="22"/>
            <w:szCs w:val="22"/>
            <w:rPrChange w:id="6051" w:author="An Tran, ACA (BUV)" w:date="2024-09-13T17:29:00Z" w16du:dateUtc="2024-09-13T10:29:00Z">
              <w:rPr>
                <w:rFonts w:ascii="iCiel Avenir LT Std 35 Light" w:hAnsi="iCiel Avenir LT Std 35 Light" w:cs="Arial"/>
                <w:sz w:val="22"/>
                <w:szCs w:val="22"/>
                <w:lang w:val="vi-VN"/>
              </w:rPr>
            </w:rPrChange>
          </w:rPr>
          <w:delText xml:space="preserve"> time study, (3) restudy, (4) resit of the restudy. If the student fails at the 4</w:delText>
        </w:r>
        <w:r w:rsidRPr="00863667" w:rsidDel="00B553BE">
          <w:rPr>
            <w:rFonts w:ascii="iCiel Avenir LT Std 35 Light" w:hAnsi="iCiel Avenir LT Std 35 Light" w:cs="Arial"/>
            <w:sz w:val="22"/>
            <w:szCs w:val="22"/>
            <w:rPrChange w:id="6052" w:author="An Tran, ACA (BUV)" w:date="2024-09-13T17:29:00Z" w16du:dateUtc="2024-09-13T10:29:00Z">
              <w:rPr>
                <w:rFonts w:ascii="iCiel Avenir LT Std 35 Light" w:hAnsi="iCiel Avenir LT Std 35 Light" w:cs="Arial"/>
                <w:sz w:val="22"/>
                <w:szCs w:val="22"/>
                <w:vertAlign w:val="superscript"/>
              </w:rPr>
            </w:rPrChange>
          </w:rPr>
          <w:delText>th</w:delText>
        </w:r>
        <w:r w:rsidRPr="00863667" w:rsidDel="00B553BE">
          <w:rPr>
            <w:rFonts w:ascii="iCiel Avenir LT Std 35 Light" w:hAnsi="iCiel Avenir LT Std 35 Light" w:cs="Arial"/>
            <w:sz w:val="22"/>
            <w:szCs w:val="22"/>
            <w:rPrChange w:id="6053" w:author="An Tran, ACA (BUV)" w:date="2024-09-13T17:29:00Z" w16du:dateUtc="2024-09-13T10:29:00Z">
              <w:rPr>
                <w:rFonts w:ascii="iCiel Avenir LT Std 35 Light" w:hAnsi="iCiel Avenir LT Std 35 Light" w:cs="Arial"/>
                <w:sz w:val="22"/>
                <w:szCs w:val="22"/>
                <w:lang w:val="vi-VN"/>
              </w:rPr>
            </w:rPrChange>
          </w:rPr>
          <w:delText xml:space="preserve"> attempt, the student may be fail award as directed by the Examinations Board.</w:delText>
        </w:r>
        <w:bookmarkStart w:id="6054" w:name="_Toc177143441"/>
        <w:bookmarkStart w:id="6055" w:name="_Toc177143796"/>
        <w:bookmarkEnd w:id="6054"/>
        <w:bookmarkEnd w:id="6055"/>
      </w:del>
    </w:p>
    <w:bookmarkEnd w:id="6045"/>
    <w:p w14:paraId="717ACAF4" w14:textId="38AE4CB1" w:rsidR="00AA14EC" w:rsidRPr="00863667" w:rsidDel="00B553BE" w:rsidRDefault="00AA14EC" w:rsidP="00AA14EC">
      <w:pPr>
        <w:tabs>
          <w:tab w:val="left" w:pos="630"/>
          <w:tab w:val="left" w:pos="720"/>
          <w:tab w:val="left" w:pos="1080"/>
        </w:tabs>
        <w:ind w:firstLine="0"/>
        <w:rPr>
          <w:del w:id="6056" w:author="An Tran, ACA (BUV)" w:date="2024-09-12T22:22:00Z" w16du:dateUtc="2024-09-12T15:22:00Z"/>
          <w:rFonts w:ascii="iCiel Avenir LT Std 35 Light" w:hAnsi="iCiel Avenir LT Std 35 Light" w:cs="Arial"/>
          <w:sz w:val="22"/>
          <w:szCs w:val="22"/>
          <w:rPrChange w:id="6057" w:author="An Tran, ACA (BUV)" w:date="2024-09-13T17:29:00Z" w16du:dateUtc="2024-09-13T10:29:00Z">
            <w:rPr>
              <w:del w:id="6058" w:author="An Tran, ACA (BUV)" w:date="2024-09-12T22:22:00Z" w16du:dateUtc="2024-09-12T15:22:00Z"/>
              <w:rFonts w:ascii="iCiel Avenir LT Std 35 Light" w:hAnsi="iCiel Avenir LT Std 35 Light" w:cs="Arial"/>
              <w:i/>
              <w:iCs/>
              <w:sz w:val="22"/>
              <w:szCs w:val="22"/>
              <w:lang w:val="vi-VN"/>
            </w:rPr>
          </w:rPrChange>
        </w:rPr>
      </w:pPr>
      <w:del w:id="6059" w:author="An Tran, ACA (BUV)" w:date="2024-09-12T22:22:00Z" w16du:dateUtc="2024-09-12T15:22:00Z">
        <w:r w:rsidRPr="00863667" w:rsidDel="00B553BE">
          <w:rPr>
            <w:rFonts w:ascii="iCiel Avenir LT Std 35 Light" w:hAnsi="iCiel Avenir LT Std 35 Light" w:cs="Arial"/>
            <w:sz w:val="22"/>
            <w:szCs w:val="22"/>
            <w:rPrChange w:id="6060" w:author="An Tran, ACA (BUV)" w:date="2024-09-13T17:29:00Z" w16du:dateUtc="2024-09-13T10:29:00Z">
              <w:rPr>
                <w:rFonts w:ascii="iCiel Avenir LT Std 35 Light" w:hAnsi="iCiel Avenir LT Std 35 Light" w:cs="Arial"/>
                <w:i/>
                <w:iCs/>
                <w:sz w:val="22"/>
                <w:szCs w:val="22"/>
                <w:lang w:val="vi-VN"/>
              </w:rPr>
            </w:rPrChange>
          </w:rPr>
          <w:delText xml:space="preserve">Nếu sinh viên không nộp bài, không đi thi hoặc không đạt được điểm đỗ cho môn học, sinh viên sẽ được giao một đề bài khác cho những thành phần chưa đạt để hoàn thành môn học đó theo quyết định của Hội Đồng Khảo Thí - hay còn gọi là thi lại. Trung tâm Dữ liệu Sinh viên sẽ gửi lịch thi lại qua email tới sinh viên và phụ huynh sau khi lịch thi lại được sắp xếp. </w:delText>
        </w:r>
        <w:bookmarkStart w:id="6061" w:name="_Toc177143442"/>
        <w:bookmarkStart w:id="6062" w:name="_Toc177143797"/>
        <w:bookmarkEnd w:id="6061"/>
        <w:bookmarkEnd w:id="6062"/>
      </w:del>
    </w:p>
    <w:p w14:paraId="0EC8D579" w14:textId="59571EF5" w:rsidR="00AA14EC" w:rsidRPr="00863667" w:rsidDel="00B553BE" w:rsidRDefault="00AA14EC" w:rsidP="00AA14EC">
      <w:pPr>
        <w:tabs>
          <w:tab w:val="left" w:pos="630"/>
          <w:tab w:val="left" w:pos="720"/>
          <w:tab w:val="left" w:pos="1080"/>
        </w:tabs>
        <w:ind w:firstLine="0"/>
        <w:rPr>
          <w:del w:id="6063" w:author="An Tran, ACA (BUV)" w:date="2024-09-12T22:22:00Z" w16du:dateUtc="2024-09-12T15:22:00Z"/>
          <w:rFonts w:ascii="iCiel Avenir LT Std 35 Light" w:hAnsi="iCiel Avenir LT Std 35 Light" w:cs="Arial"/>
          <w:sz w:val="22"/>
          <w:szCs w:val="22"/>
          <w:rPrChange w:id="6064" w:author="An Tran, ACA (BUV)" w:date="2024-09-13T17:29:00Z" w16du:dateUtc="2024-09-13T10:29:00Z">
            <w:rPr>
              <w:del w:id="6065" w:author="An Tran, ACA (BUV)" w:date="2024-09-12T22:22:00Z" w16du:dateUtc="2024-09-12T15:22:00Z"/>
              <w:rFonts w:ascii="iCiel Avenir LT Std 35 Light" w:hAnsi="iCiel Avenir LT Std 35 Light" w:cs="Arial"/>
              <w:i/>
              <w:iCs/>
              <w:sz w:val="22"/>
              <w:szCs w:val="22"/>
            </w:rPr>
          </w:rPrChange>
        </w:rPr>
      </w:pPr>
      <w:del w:id="6066" w:author="An Tran, ACA (BUV)" w:date="2024-09-12T22:22:00Z" w16du:dateUtc="2024-09-12T15:22:00Z">
        <w:r w:rsidRPr="00863667" w:rsidDel="00B553BE">
          <w:rPr>
            <w:rFonts w:ascii="iCiel Avenir LT Std 35 Light" w:hAnsi="iCiel Avenir LT Std 35 Light" w:cs="Arial"/>
            <w:sz w:val="22"/>
            <w:szCs w:val="22"/>
            <w:rPrChange w:id="6067" w:author="An Tran, ACA (BUV)" w:date="2024-09-13T17:29:00Z" w16du:dateUtc="2024-09-13T10:29:00Z">
              <w:rPr>
                <w:rFonts w:ascii="iCiel Avenir LT Std 35 Light" w:hAnsi="iCiel Avenir LT Std 35 Light" w:cs="Arial"/>
                <w:i/>
                <w:iCs/>
                <w:sz w:val="22"/>
                <w:szCs w:val="22"/>
                <w:lang w:val="vi-VN"/>
              </w:rPr>
            </w:rPrChange>
          </w:rPr>
          <w:delText xml:space="preserve">Nếu sinh viên đỗ bài thi lại, điểm tối đa sinh viên có thể đạt được là 40% cho bài thi lại. Sinh viên sẽ không được phép nộp bài thi lại muộn. Sinh viên sẽ cần phải nộp phí thi lại  </w:delText>
        </w:r>
        <w:bookmarkStart w:id="6068" w:name="_Hlk139359601"/>
        <w:r w:rsidRPr="00863667" w:rsidDel="00B553BE">
          <w:rPr>
            <w:rFonts w:ascii="iCiel Avenir LT Std 35 Light" w:hAnsi="iCiel Avenir LT Std 35 Light" w:cs="Arial"/>
            <w:sz w:val="22"/>
            <w:szCs w:val="22"/>
            <w:rPrChange w:id="6069" w:author="An Tran, ACA (BUV)" w:date="2024-09-13T17:29:00Z" w16du:dateUtc="2024-09-13T10:29:00Z">
              <w:rPr>
                <w:rFonts w:ascii="iCiel Avenir LT Std 35 Light" w:hAnsi="iCiel Avenir LT Std 35 Light" w:cs="Arial"/>
                <w:i/>
                <w:iCs/>
                <w:sz w:val="22"/>
                <w:szCs w:val="22"/>
                <w:lang w:val="vi-VN"/>
              </w:rPr>
            </w:rPrChange>
          </w:rPr>
          <w:delText xml:space="preserve">được gửi từ Phòng Tài Chính Kế Toán </w:delText>
        </w:r>
        <w:r w:rsidRPr="00863667" w:rsidDel="00B553BE">
          <w:rPr>
            <w:rFonts w:ascii="iCiel Avenir LT Std 35 Light" w:hAnsi="iCiel Avenir LT Std 35 Light" w:cs="Arial"/>
            <w:sz w:val="22"/>
            <w:szCs w:val="22"/>
            <w:rPrChange w:id="6070" w:author="An Tran, ACA (BUV)" w:date="2024-09-13T17:29:00Z" w16du:dateUtc="2024-09-13T10:29:00Z">
              <w:rPr>
                <w:rFonts w:ascii="iCiel Avenir LT Std 35 Light" w:hAnsi="iCiel Avenir LT Std 35 Light"/>
                <w:i/>
                <w:iCs/>
                <w:sz w:val="22"/>
                <w:szCs w:val="22"/>
                <w:lang w:val="vi-VN"/>
              </w:rPr>
            </w:rPrChange>
          </w:rPr>
          <w:delText>theo chính sách học phí và các quy định hiện hành về khoản phải thu</w:delText>
        </w:r>
        <w:bookmarkEnd w:id="6068"/>
        <w:r w:rsidRPr="00863667" w:rsidDel="00B553BE">
          <w:rPr>
            <w:rFonts w:ascii="iCiel Avenir LT Std 35 Light" w:hAnsi="iCiel Avenir LT Std 35 Light" w:cs="Arial"/>
            <w:sz w:val="22"/>
            <w:szCs w:val="22"/>
            <w:rPrChange w:id="6071" w:author="An Tran, ACA (BUV)" w:date="2024-09-13T17:29:00Z" w16du:dateUtc="2024-09-13T10:29:00Z">
              <w:rPr>
                <w:rFonts w:ascii="iCiel Avenir LT Std 35 Light" w:hAnsi="iCiel Avenir LT Std 35 Light"/>
                <w:i/>
                <w:iCs/>
                <w:sz w:val="22"/>
                <w:szCs w:val="22"/>
              </w:rPr>
            </w:rPrChange>
          </w:rPr>
          <w:delText>.</w:delText>
        </w:r>
        <w:bookmarkStart w:id="6072" w:name="_Toc177143443"/>
        <w:bookmarkStart w:id="6073" w:name="_Toc177143798"/>
        <w:bookmarkEnd w:id="6072"/>
        <w:bookmarkEnd w:id="6073"/>
      </w:del>
    </w:p>
    <w:p w14:paraId="49B24CE9" w14:textId="30B92707" w:rsidR="00AA14EC" w:rsidRPr="00863667" w:rsidDel="00B553BE" w:rsidRDefault="00AA14EC" w:rsidP="00AA14EC">
      <w:pPr>
        <w:ind w:firstLine="0"/>
        <w:rPr>
          <w:del w:id="6074" w:author="An Tran, ACA (BUV)" w:date="2024-09-12T22:22:00Z" w16du:dateUtc="2024-09-12T15:22:00Z"/>
          <w:rFonts w:ascii="iCiel Avenir LT Std 35 Light" w:hAnsi="iCiel Avenir LT Std 35 Light" w:cs="Arial"/>
          <w:sz w:val="22"/>
          <w:szCs w:val="22"/>
          <w:rPrChange w:id="6075" w:author="An Tran, ACA (BUV)" w:date="2024-09-13T17:29:00Z" w16du:dateUtc="2024-09-13T10:29:00Z">
            <w:rPr>
              <w:del w:id="6076" w:author="An Tran, ACA (BUV)" w:date="2024-09-12T22:22:00Z" w16du:dateUtc="2024-09-12T15:22:00Z"/>
              <w:rFonts w:ascii="iCiel Avenir LT Std 35 Light" w:hAnsi="iCiel Avenir LT Std 35 Light" w:cs="Arial"/>
              <w:i/>
              <w:iCs/>
              <w:sz w:val="22"/>
              <w:szCs w:val="22"/>
              <w:lang w:val="vi-VN"/>
            </w:rPr>
          </w:rPrChange>
        </w:rPr>
      </w:pPr>
      <w:del w:id="6077" w:author="An Tran, ACA (BUV)" w:date="2024-09-12T22:22:00Z" w16du:dateUtc="2024-09-12T15:22:00Z">
        <w:r w:rsidRPr="00863667" w:rsidDel="00B553BE">
          <w:rPr>
            <w:rFonts w:ascii="iCiel Avenir LT Std 35 Light" w:hAnsi="iCiel Avenir LT Std 35 Light" w:cs="Arial"/>
            <w:sz w:val="22"/>
            <w:szCs w:val="22"/>
            <w:rPrChange w:id="6078" w:author="An Tran, ACA (BUV)" w:date="2024-09-13T17:29:00Z" w16du:dateUtc="2024-09-13T10:29:00Z">
              <w:rPr>
                <w:rFonts w:ascii="iCiel Avenir LT Std 35 Light" w:hAnsi="iCiel Avenir LT Std 35 Light" w:cs="Arial"/>
                <w:i/>
                <w:iCs/>
                <w:sz w:val="22"/>
                <w:szCs w:val="22"/>
                <w:lang w:val="vi-VN"/>
              </w:rPr>
            </w:rPrChange>
          </w:rPr>
          <w:delText>Nếu sinh viên trượt bài thi lại, trường hợp của sinh viên sẽ do Hội đồng Khảo thí cân nhắc và quyết định. Hội đồng Khảo thí sẽ dựa trên kết quả học tập của sinh viên sau kỳ thi lại và quyết định kế hoạch học tập cụ thể cho từng trường hợp: sinh viên sẽ có thể tiếp tục chương trình học, cần thi lại, học lại môn hoặc không đạt điều kiện để tiếp tục học chương trình.</w:delText>
        </w:r>
        <w:bookmarkStart w:id="6079" w:name="_Toc177143444"/>
        <w:bookmarkStart w:id="6080" w:name="_Toc177143799"/>
        <w:bookmarkEnd w:id="6079"/>
        <w:bookmarkEnd w:id="6080"/>
      </w:del>
    </w:p>
    <w:p w14:paraId="090186F9" w14:textId="64944B07" w:rsidR="00F810BC" w:rsidRPr="00863667" w:rsidDel="00B553BE" w:rsidRDefault="00AA14EC" w:rsidP="00AA14EC">
      <w:pPr>
        <w:ind w:firstLine="0"/>
        <w:rPr>
          <w:del w:id="6081" w:author="An Tran, ACA (BUV)" w:date="2024-09-12T22:22:00Z" w16du:dateUtc="2024-09-12T15:22:00Z"/>
          <w:rFonts w:ascii="iCiel Avenir LT Std 35 Light" w:hAnsi="iCiel Avenir LT Std 35 Light" w:cs="Arial"/>
          <w:sz w:val="22"/>
          <w:szCs w:val="22"/>
          <w:rPrChange w:id="6082" w:author="An Tran, ACA (BUV)" w:date="2024-09-13T17:29:00Z" w16du:dateUtc="2024-09-13T10:29:00Z">
            <w:rPr>
              <w:del w:id="6083" w:author="An Tran, ACA (BUV)" w:date="2024-09-12T22:22:00Z" w16du:dateUtc="2024-09-12T15:22:00Z"/>
              <w:rFonts w:ascii="iCiel Avenir LT Std 35 Light" w:hAnsi="iCiel Avenir LT Std 35 Light" w:cs="Arial"/>
              <w:i/>
              <w:iCs/>
              <w:sz w:val="22"/>
              <w:szCs w:val="22"/>
              <w:lang w:val="vi-VN"/>
            </w:rPr>
          </w:rPrChange>
        </w:rPr>
      </w:pPr>
      <w:del w:id="6084" w:author="An Tran, ACA (BUV)" w:date="2024-09-12T22:22:00Z" w16du:dateUtc="2024-09-12T15:22:00Z">
        <w:r w:rsidRPr="00863667" w:rsidDel="00B553BE">
          <w:rPr>
            <w:rFonts w:ascii="iCiel Avenir LT Std 35 Light" w:hAnsi="iCiel Avenir LT Std 35 Light" w:cs="Arial"/>
            <w:sz w:val="22"/>
            <w:szCs w:val="22"/>
            <w:rPrChange w:id="6085" w:author="An Tran, ACA (BUV)" w:date="2024-09-13T17:29:00Z" w16du:dateUtc="2024-09-13T10:29:00Z">
              <w:rPr>
                <w:rFonts w:ascii="iCiel Avenir LT Std 35 Light" w:hAnsi="iCiel Avenir LT Std 35 Light" w:cs="Arial"/>
                <w:i/>
                <w:iCs/>
                <w:sz w:val="22"/>
                <w:szCs w:val="22"/>
                <w:lang w:val="vi-VN"/>
              </w:rPr>
            </w:rPrChange>
          </w:rPr>
          <w:delText>Mỗi sinh viên có 4 lần nộp bài, bao gồm: (1) nộp bài của lần học đầu tiên, (2) thi lại của lần học đầu tiên, (3) nộp bài của lần học lại, (4) thi lại của lần học lại. Nếu sinh viên trượt cả 4 lần nộp bài, sinh viên có thể không đủ điều kiện cấp bằng và buộc phải dừng việc học tập theo quyết định của Hội Đồng Khảo Thí.</w:delText>
        </w:r>
        <w:r w:rsidR="008D0E57" w:rsidRPr="00863667" w:rsidDel="00B553BE">
          <w:rPr>
            <w:rFonts w:ascii="iCiel Avenir LT Std 35 Light" w:hAnsi="iCiel Avenir LT Std 35 Light" w:cs="Arial"/>
            <w:sz w:val="22"/>
            <w:szCs w:val="22"/>
            <w:rPrChange w:id="6086" w:author="An Tran, ACA (BUV)" w:date="2024-09-13T17:29:00Z" w16du:dateUtc="2024-09-13T10:29:00Z">
              <w:rPr>
                <w:rFonts w:ascii="iCiel Avenir LT Std 35 Light" w:hAnsi="iCiel Avenir LT Std 35 Light" w:cs="Arial"/>
                <w:i/>
                <w:iCs/>
                <w:sz w:val="22"/>
                <w:szCs w:val="22"/>
                <w:lang w:val="vi-VN"/>
              </w:rPr>
            </w:rPrChange>
          </w:rPr>
          <w:delText xml:space="preserve"> </w:delText>
        </w:r>
        <w:bookmarkStart w:id="6087" w:name="_Toc177143445"/>
        <w:bookmarkStart w:id="6088" w:name="_Toc177143800"/>
        <w:bookmarkEnd w:id="6025"/>
        <w:bookmarkEnd w:id="6087"/>
        <w:bookmarkEnd w:id="6088"/>
      </w:del>
    </w:p>
    <w:p w14:paraId="10BA3403" w14:textId="0BC997A3" w:rsidR="00D9034C" w:rsidRPr="00863667" w:rsidDel="00B553BE" w:rsidRDefault="00D9034C" w:rsidP="00D85019">
      <w:pPr>
        <w:pStyle w:val="Question"/>
        <w:numPr>
          <w:ilvl w:val="0"/>
          <w:numId w:val="44"/>
        </w:numPr>
        <w:tabs>
          <w:tab w:val="left" w:pos="630"/>
          <w:tab w:val="left" w:pos="990"/>
        </w:tabs>
        <w:spacing w:before="100" w:line="400" w:lineRule="exact"/>
        <w:ind w:left="0" w:firstLine="720"/>
        <w:rPr>
          <w:del w:id="6089" w:author="An Tran, ACA (BUV)" w:date="2024-09-12T22:22:00Z" w16du:dateUtc="2024-09-12T15:22:00Z"/>
          <w:rFonts w:cs="Arial"/>
          <w:szCs w:val="22"/>
          <w:rPrChange w:id="6090" w:author="An Tran, ACA (BUV)" w:date="2024-09-13T17:29:00Z" w16du:dateUtc="2024-09-13T10:29:00Z">
            <w:rPr>
              <w:del w:id="6091" w:author="An Tran, ACA (BUV)" w:date="2024-09-12T22:22:00Z" w16du:dateUtc="2024-09-12T15:22:00Z"/>
              <w:rFonts w:cs="Arial"/>
              <w:i/>
              <w:iCs/>
              <w:szCs w:val="22"/>
              <w:lang w:val="vi-VN"/>
            </w:rPr>
          </w:rPrChange>
        </w:rPr>
      </w:pPr>
      <w:del w:id="6092" w:author="An Tran, ACA (BUV)" w:date="2024-09-12T22:22:00Z" w16du:dateUtc="2024-09-12T15:22:00Z">
        <w:r w:rsidRPr="00863667" w:rsidDel="00B553BE">
          <w:rPr>
            <w:rFonts w:cs="Arial"/>
            <w:szCs w:val="22"/>
            <w:rPrChange w:id="6093" w:author="An Tran, ACA (BUV)" w:date="2024-09-13T17:29:00Z" w16du:dateUtc="2024-09-13T10:29:00Z">
              <w:rPr>
                <w:rFonts w:cs="Arial"/>
                <w:szCs w:val="22"/>
                <w:lang w:val="vi-VN"/>
              </w:rPr>
            </w:rPrChange>
          </w:rPr>
          <w:delText xml:space="preserve">What if student fails a component in a 2-teaching-block module (eg. The Professional Toolkit)? Do they have to retake/resit the whole module? / </w:delText>
        </w:r>
        <w:r w:rsidRPr="00863667" w:rsidDel="00B553BE">
          <w:rPr>
            <w:rFonts w:cs="Arial"/>
            <w:szCs w:val="22"/>
            <w:rPrChange w:id="6094" w:author="An Tran, ACA (BUV)" w:date="2024-09-13T17:29:00Z" w16du:dateUtc="2024-09-13T10:29:00Z">
              <w:rPr>
                <w:rFonts w:cs="Arial"/>
                <w:i/>
                <w:iCs/>
                <w:szCs w:val="22"/>
                <w:lang w:val="vi-VN"/>
              </w:rPr>
            </w:rPrChange>
          </w:rPr>
          <w:delText>Nếu sinh viên không đạt điểm đỗ cho một bài thành phần của một môn học trong 2 học kỳ (ví dụ: môn The Professional Toolkit) thì có phải học/thi lại cả môn không?</w:delText>
        </w:r>
        <w:bookmarkStart w:id="6095" w:name="_Toc177143446"/>
        <w:bookmarkStart w:id="6096" w:name="_Toc177143801"/>
        <w:bookmarkEnd w:id="6026"/>
        <w:bookmarkEnd w:id="6027"/>
        <w:bookmarkEnd w:id="6095"/>
        <w:bookmarkEnd w:id="6096"/>
      </w:del>
    </w:p>
    <w:p w14:paraId="5269FE47" w14:textId="254BAC72" w:rsidR="00D9034C" w:rsidRPr="00863667" w:rsidDel="00B553BE" w:rsidRDefault="00D9034C" w:rsidP="003E1B62">
      <w:pPr>
        <w:pStyle w:val="ListParagraph"/>
        <w:tabs>
          <w:tab w:val="left" w:pos="630"/>
          <w:tab w:val="left" w:pos="720"/>
          <w:tab w:val="left" w:pos="1080"/>
        </w:tabs>
        <w:ind w:left="0"/>
        <w:contextualSpacing w:val="0"/>
        <w:rPr>
          <w:del w:id="6097" w:author="An Tran, ACA (BUV)" w:date="2024-09-12T22:22:00Z" w16du:dateUtc="2024-09-12T15:22:00Z"/>
          <w:rFonts w:ascii="iCiel Avenir LT Std 35 Light" w:hAnsi="iCiel Avenir LT Std 35 Light" w:cs="Arial"/>
          <w:b/>
          <w:sz w:val="22"/>
          <w:szCs w:val="22"/>
          <w:rPrChange w:id="6098" w:author="An Tran, ACA (BUV)" w:date="2024-09-13T17:29:00Z" w16du:dateUtc="2024-09-13T10:29:00Z">
            <w:rPr>
              <w:del w:id="6099" w:author="An Tran, ACA (BUV)" w:date="2024-09-12T22:22:00Z" w16du:dateUtc="2024-09-12T15:22:00Z"/>
              <w:rFonts w:ascii="iCiel Avenir LT Std 35 Light" w:hAnsi="iCiel Avenir LT Std 35 Light" w:cs="Arial"/>
              <w:b/>
              <w:bCs/>
              <w:sz w:val="22"/>
              <w:szCs w:val="22"/>
              <w:u w:val="single"/>
              <w:lang w:val="vi-VN"/>
            </w:rPr>
          </w:rPrChange>
        </w:rPr>
      </w:pPr>
      <w:del w:id="6100" w:author="An Tran, ACA (BUV)" w:date="2024-09-12T22:22:00Z" w16du:dateUtc="2024-09-12T15:22:00Z">
        <w:r w:rsidRPr="00863667" w:rsidDel="00B553BE">
          <w:rPr>
            <w:rFonts w:ascii="iCiel Avenir LT Std 35 Light" w:hAnsi="iCiel Avenir LT Std 35 Light" w:cs="Arial"/>
            <w:b/>
            <w:sz w:val="22"/>
            <w:szCs w:val="22"/>
            <w:rPrChange w:id="6101"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6102"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6103"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6104" w:author="An Tran, ACA (BUV)" w:date="2024-09-13T17:29:00Z" w16du:dateUtc="2024-09-13T10:29:00Z">
              <w:rPr>
                <w:rFonts w:ascii="iCiel Avenir LT Std 35 Light" w:hAnsi="iCiel Avenir LT Std 35 Light" w:cs="Arial"/>
                <w:sz w:val="22"/>
                <w:szCs w:val="22"/>
                <w:lang w:val="vi-VN"/>
              </w:rPr>
            </w:rPrChange>
          </w:rPr>
          <w:tab/>
        </w:r>
        <w:bookmarkStart w:id="6105" w:name="_Toc177143447"/>
        <w:bookmarkStart w:id="6106" w:name="_Toc177143802"/>
        <w:bookmarkEnd w:id="6105"/>
        <w:bookmarkEnd w:id="6106"/>
      </w:del>
    </w:p>
    <w:p w14:paraId="39935C93" w14:textId="5F04C33C" w:rsidR="00AA14EC" w:rsidRPr="00863667" w:rsidDel="00B553BE" w:rsidRDefault="00AA14EC" w:rsidP="00AA14EC">
      <w:pPr>
        <w:pStyle w:val="ListParagraph"/>
        <w:tabs>
          <w:tab w:val="left" w:pos="630"/>
          <w:tab w:val="left" w:pos="1080"/>
        </w:tabs>
        <w:ind w:left="90" w:firstLine="0"/>
        <w:rPr>
          <w:del w:id="6107" w:author="An Tran, ACA (BUV)" w:date="2024-09-12T22:22:00Z" w16du:dateUtc="2024-09-12T15:22:00Z"/>
          <w:rFonts w:ascii="iCiel Avenir LT Std 35 Light" w:hAnsi="iCiel Avenir LT Std 35 Light" w:cs="Arial"/>
          <w:sz w:val="22"/>
          <w:szCs w:val="22"/>
        </w:rPr>
      </w:pPr>
      <w:bookmarkStart w:id="6108" w:name="_Hlk171671713"/>
      <w:del w:id="6109" w:author="An Tran, ACA (BUV)" w:date="2024-09-12T22:22:00Z" w16du:dateUtc="2024-09-12T15:22:00Z">
        <w:r w:rsidRPr="00863667" w:rsidDel="00B553BE">
          <w:rPr>
            <w:rFonts w:ascii="iCiel Avenir LT Std 35 Light" w:hAnsi="iCiel Avenir LT Std 35 Light" w:cs="Arial"/>
            <w:sz w:val="22"/>
            <w:szCs w:val="22"/>
          </w:rPr>
          <w:delText>For 2-teaching-block modules (super modules) which are studied in 2 semesters, the overall mark will be available by the end of semester 2. If the student does not get an average pass mark and the Board decision is that the student needs to complete the referral, he/she would be given a deadline to submit a new assessment task to complete the module.</w:delText>
        </w:r>
        <w:bookmarkStart w:id="6110" w:name="_Toc177143448"/>
        <w:bookmarkStart w:id="6111" w:name="_Toc177143803"/>
        <w:bookmarkEnd w:id="6110"/>
        <w:bookmarkEnd w:id="6111"/>
      </w:del>
    </w:p>
    <w:p w14:paraId="65533A0F" w14:textId="54C2BD9F" w:rsidR="00AA14EC" w:rsidRPr="00863667" w:rsidDel="00B553BE" w:rsidRDefault="00AA14EC" w:rsidP="00AA14EC">
      <w:pPr>
        <w:pStyle w:val="ListParagraph"/>
        <w:tabs>
          <w:tab w:val="left" w:pos="630"/>
          <w:tab w:val="left" w:pos="1080"/>
        </w:tabs>
        <w:ind w:left="90" w:firstLine="0"/>
        <w:rPr>
          <w:del w:id="6112" w:author="An Tran, ACA (BUV)" w:date="2024-09-12T22:22:00Z" w16du:dateUtc="2024-09-12T15:22:00Z"/>
          <w:rFonts w:ascii="iCiel Avenir LT Std 35 Light" w:hAnsi="iCiel Avenir LT Std 35 Light" w:cs="Arial"/>
          <w:sz w:val="22"/>
          <w:szCs w:val="22"/>
        </w:rPr>
      </w:pPr>
      <w:bookmarkStart w:id="6113" w:name="_Toc177143449"/>
      <w:bookmarkStart w:id="6114" w:name="_Toc177143804"/>
      <w:bookmarkEnd w:id="6113"/>
      <w:bookmarkEnd w:id="6114"/>
    </w:p>
    <w:p w14:paraId="44E7364D" w14:textId="3F3DBBFD" w:rsidR="00AA14EC" w:rsidRPr="00863667" w:rsidDel="00B553BE" w:rsidRDefault="00AA14EC" w:rsidP="00AA14EC">
      <w:pPr>
        <w:pStyle w:val="ListParagraph"/>
        <w:tabs>
          <w:tab w:val="left" w:pos="630"/>
          <w:tab w:val="left" w:pos="720"/>
          <w:tab w:val="left" w:pos="1080"/>
        </w:tabs>
        <w:ind w:left="90" w:firstLine="0"/>
        <w:rPr>
          <w:del w:id="6115" w:author="An Tran, ACA (BUV)" w:date="2024-09-12T22:22:00Z" w16du:dateUtc="2024-09-12T15:22:00Z"/>
          <w:rFonts w:ascii="iCiel Avenir LT Std 35 Light" w:hAnsi="iCiel Avenir LT Std 35 Light" w:cs="Arial"/>
          <w:sz w:val="22"/>
          <w:szCs w:val="22"/>
        </w:rPr>
      </w:pPr>
      <w:del w:id="6116" w:author="An Tran, ACA (BUV)" w:date="2024-09-12T22:22:00Z" w16du:dateUtc="2024-09-12T15:22:00Z">
        <w:r w:rsidRPr="00863667" w:rsidDel="00B553BE">
          <w:rPr>
            <w:rFonts w:ascii="iCiel Avenir LT Std 35 Light" w:hAnsi="iCiel Avenir LT Std 35 Light" w:cs="Arial"/>
            <w:sz w:val="22"/>
            <w:szCs w:val="22"/>
          </w:rPr>
          <w:delText>If the failed super module only consists of one component 100% weighting, the student needs to resit the whole module.</w:delText>
        </w:r>
        <w:bookmarkStart w:id="6117" w:name="_Toc177143450"/>
        <w:bookmarkStart w:id="6118" w:name="_Toc177143805"/>
        <w:bookmarkEnd w:id="6117"/>
        <w:bookmarkEnd w:id="6118"/>
      </w:del>
    </w:p>
    <w:p w14:paraId="751B148A" w14:textId="3E61A556" w:rsidR="00AA14EC" w:rsidRPr="00863667" w:rsidDel="00B553BE" w:rsidRDefault="00AA14EC" w:rsidP="00AA14EC">
      <w:pPr>
        <w:pStyle w:val="ListParagraph"/>
        <w:tabs>
          <w:tab w:val="left" w:pos="630"/>
          <w:tab w:val="left" w:pos="720"/>
          <w:tab w:val="left" w:pos="1080"/>
        </w:tabs>
        <w:ind w:left="90" w:firstLine="0"/>
        <w:rPr>
          <w:del w:id="6119" w:author="An Tran, ACA (BUV)" w:date="2024-09-12T22:22:00Z" w16du:dateUtc="2024-09-12T15:22:00Z"/>
          <w:rFonts w:ascii="iCiel Avenir LT Std 35 Light" w:hAnsi="iCiel Avenir LT Std 35 Light" w:cs="Arial"/>
          <w:sz w:val="22"/>
          <w:szCs w:val="22"/>
        </w:rPr>
      </w:pPr>
      <w:bookmarkStart w:id="6120" w:name="_Toc177143451"/>
      <w:bookmarkStart w:id="6121" w:name="_Toc177143806"/>
      <w:bookmarkEnd w:id="6120"/>
      <w:bookmarkEnd w:id="6121"/>
    </w:p>
    <w:p w14:paraId="2AEFF9E8" w14:textId="73859B31" w:rsidR="00AA14EC" w:rsidRPr="00863667" w:rsidDel="00B553BE" w:rsidRDefault="00AA14EC" w:rsidP="00AA14EC">
      <w:pPr>
        <w:pStyle w:val="ListParagraph"/>
        <w:tabs>
          <w:tab w:val="left" w:pos="630"/>
          <w:tab w:val="left" w:pos="720"/>
          <w:tab w:val="left" w:pos="1080"/>
        </w:tabs>
        <w:ind w:left="90" w:firstLine="0"/>
        <w:rPr>
          <w:del w:id="6122" w:author="An Tran, ACA (BUV)" w:date="2024-09-12T22:22:00Z" w16du:dateUtc="2024-09-12T15:22:00Z"/>
          <w:rFonts w:ascii="iCiel Avenir LT Std 35 Light" w:hAnsi="iCiel Avenir LT Std 35 Light" w:cs="Arial"/>
          <w:sz w:val="22"/>
          <w:szCs w:val="22"/>
        </w:rPr>
      </w:pPr>
      <w:del w:id="6123" w:author="An Tran, ACA (BUV)" w:date="2024-09-12T22:22:00Z" w16du:dateUtc="2024-09-12T15:22:00Z">
        <w:r w:rsidRPr="00863667" w:rsidDel="00B553BE">
          <w:rPr>
            <w:rFonts w:ascii="iCiel Avenir LT Std 35 Light" w:hAnsi="iCiel Avenir LT Std 35 Light" w:cs="Arial"/>
            <w:sz w:val="22"/>
            <w:szCs w:val="22"/>
          </w:rPr>
          <w:delText xml:space="preserve">If the failed super module consists of multiple components, the student only resit the failed component(s). </w:delText>
        </w:r>
        <w:bookmarkStart w:id="6124" w:name="_Toc177143452"/>
        <w:bookmarkStart w:id="6125" w:name="_Toc177143807"/>
        <w:bookmarkEnd w:id="6124"/>
        <w:bookmarkEnd w:id="6125"/>
      </w:del>
    </w:p>
    <w:p w14:paraId="5352F1DA" w14:textId="728BE678" w:rsidR="00AA14EC" w:rsidRPr="00863667" w:rsidDel="00B553BE" w:rsidRDefault="00AA14EC" w:rsidP="00AA14EC">
      <w:pPr>
        <w:ind w:left="90" w:firstLine="0"/>
        <w:rPr>
          <w:del w:id="6126" w:author="An Tran, ACA (BUV)" w:date="2024-09-12T22:22:00Z" w16du:dateUtc="2024-09-12T15:22:00Z"/>
          <w:rFonts w:ascii="iCiel Avenir LT Std 35 Light" w:hAnsi="iCiel Avenir LT Std 35 Light" w:cs="Arial"/>
          <w:sz w:val="22"/>
          <w:szCs w:val="22"/>
        </w:rPr>
      </w:pPr>
      <w:del w:id="6127" w:author="An Tran, ACA (BUV)" w:date="2024-09-12T22:22:00Z" w16du:dateUtc="2024-09-12T15:22:00Z">
        <w:r w:rsidRPr="00863667" w:rsidDel="00B553BE">
          <w:rPr>
            <w:rFonts w:ascii="iCiel Avenir LT Std 35 Light" w:hAnsi="iCiel Avenir LT Std 35 Light" w:cs="Arial"/>
            <w:sz w:val="22"/>
            <w:szCs w:val="22"/>
          </w:rPr>
          <w:delText xml:space="preserve">If the student fails 1 (or 2) component(s) in a super module but the overall grade is a passing mark, the student passes the module except Academic Misconduct. </w:delText>
        </w:r>
        <w:bookmarkStart w:id="6128" w:name="_Toc177143453"/>
        <w:bookmarkStart w:id="6129" w:name="_Toc177143808"/>
        <w:bookmarkEnd w:id="6128"/>
        <w:bookmarkEnd w:id="6129"/>
      </w:del>
    </w:p>
    <w:p w14:paraId="3015175B" w14:textId="611D8B3D" w:rsidR="00AA14EC" w:rsidRPr="00863667" w:rsidDel="00B553BE" w:rsidRDefault="00AA14EC" w:rsidP="00AA14EC">
      <w:pPr>
        <w:ind w:firstLine="0"/>
        <w:rPr>
          <w:del w:id="6130" w:author="An Tran, ACA (BUV)" w:date="2024-09-12T22:22:00Z" w16du:dateUtc="2024-09-12T15:22:00Z"/>
          <w:rFonts w:ascii="iCiel Avenir LT Std 35 Light" w:hAnsi="iCiel Avenir LT Std 35 Light" w:cs="Arial"/>
          <w:sz w:val="22"/>
          <w:szCs w:val="22"/>
        </w:rPr>
      </w:pPr>
      <w:del w:id="6131" w:author="An Tran, ACA (BUV)" w:date="2024-09-12T22:22:00Z" w16du:dateUtc="2024-09-12T15:22:00Z">
        <w:r w:rsidRPr="00863667" w:rsidDel="00B553BE">
          <w:rPr>
            <w:rFonts w:ascii="iCiel Avenir LT Std 35 Light" w:hAnsi="iCiel Avenir LT Std 35 Light" w:cs="Arial"/>
            <w:sz w:val="22"/>
            <w:szCs w:val="22"/>
          </w:rPr>
          <w:delText>Students must resit component(s) where these components have not been attempted as the module mark will be temporarily downgraded to 19 as per SU’s academic regulation.</w:delText>
        </w:r>
        <w:bookmarkStart w:id="6132" w:name="_Toc177143454"/>
        <w:bookmarkStart w:id="6133" w:name="_Toc177143809"/>
        <w:bookmarkEnd w:id="6132"/>
        <w:bookmarkEnd w:id="6133"/>
      </w:del>
    </w:p>
    <w:p w14:paraId="342DCBC3" w14:textId="50D05413" w:rsidR="00AA14EC" w:rsidRPr="00863667" w:rsidDel="00B553BE" w:rsidRDefault="00AA14EC" w:rsidP="00AA14EC">
      <w:pPr>
        <w:ind w:left="90" w:firstLine="0"/>
        <w:rPr>
          <w:del w:id="6134" w:author="An Tran, ACA (BUV)" w:date="2024-09-12T22:22:00Z" w16du:dateUtc="2024-09-12T15:22:00Z"/>
          <w:rFonts w:ascii="iCiel Avenir LT Std 35 Light" w:hAnsi="iCiel Avenir LT Std 35 Light" w:cs="Arial"/>
          <w:sz w:val="22"/>
          <w:szCs w:val="22"/>
          <w:rPrChange w:id="6135" w:author="An Tran, ACA (BUV)" w:date="2024-09-13T17:29:00Z" w16du:dateUtc="2024-09-13T10:29:00Z">
            <w:rPr>
              <w:del w:id="6136" w:author="An Tran, ACA (BUV)" w:date="2024-09-12T22:22:00Z" w16du:dateUtc="2024-09-12T15:22:00Z"/>
              <w:rFonts w:ascii="iCiel Avenir LT Std 35 Light" w:hAnsi="iCiel Avenir LT Std 35 Light" w:cs="Arial"/>
              <w:i/>
              <w:iCs/>
              <w:sz w:val="22"/>
              <w:szCs w:val="22"/>
              <w:lang w:val="vi-VN"/>
            </w:rPr>
          </w:rPrChange>
        </w:rPr>
      </w:pPr>
      <w:del w:id="6137" w:author="An Tran, ACA (BUV)" w:date="2024-09-12T22:22:00Z" w16du:dateUtc="2024-09-12T15:22:00Z">
        <w:r w:rsidRPr="00863667" w:rsidDel="00B553BE">
          <w:rPr>
            <w:rFonts w:ascii="iCiel Avenir LT Std 35 Light" w:hAnsi="iCiel Avenir LT Std 35 Light" w:cs="Arial"/>
            <w:sz w:val="22"/>
            <w:szCs w:val="22"/>
            <w:rPrChange w:id="6138" w:author="An Tran, ACA (BUV)" w:date="2024-09-13T17:29:00Z" w16du:dateUtc="2024-09-13T10:29:00Z">
              <w:rPr>
                <w:rFonts w:ascii="iCiel Avenir LT Std 35 Light" w:hAnsi="iCiel Avenir LT Std 35 Light" w:cs="Arial"/>
                <w:i/>
                <w:iCs/>
                <w:sz w:val="22"/>
                <w:szCs w:val="22"/>
              </w:rPr>
            </w:rPrChange>
          </w:rPr>
          <w:delText>Đ</w:delText>
        </w:r>
        <w:r w:rsidRPr="00863667" w:rsidDel="00B553BE">
          <w:rPr>
            <w:rFonts w:ascii="iCiel Avenir LT Std 35 Light" w:hAnsi="iCiel Avenir LT Std 35 Light" w:cs="Arial"/>
            <w:sz w:val="22"/>
            <w:szCs w:val="22"/>
            <w:rPrChange w:id="6139" w:author="An Tran, ACA (BUV)" w:date="2024-09-13T17:29:00Z" w16du:dateUtc="2024-09-13T10:29:00Z">
              <w:rPr>
                <w:rFonts w:ascii="iCiel Avenir LT Std 35 Light" w:hAnsi="iCiel Avenir LT Std 35 Light" w:cs="Calibri"/>
                <w:i/>
                <w:iCs/>
                <w:sz w:val="22"/>
                <w:szCs w:val="22"/>
              </w:rPr>
            </w:rPrChange>
          </w:rPr>
          <w:delText>ố</w:delText>
        </w:r>
        <w:r w:rsidRPr="00863667" w:rsidDel="00B553BE">
          <w:rPr>
            <w:rFonts w:ascii="iCiel Avenir LT Std 35 Light" w:hAnsi="iCiel Avenir LT Std 35 Light" w:cs="Arial"/>
            <w:sz w:val="22"/>
            <w:szCs w:val="22"/>
            <w:rPrChange w:id="6140" w:author="An Tran, ACA (BUV)" w:date="2024-09-13T17:29:00Z" w16du:dateUtc="2024-09-13T10:29:00Z">
              <w:rPr>
                <w:rFonts w:ascii="iCiel Avenir LT Std 35 Light" w:hAnsi="iCiel Avenir LT Std 35 Light" w:cs="Arial"/>
                <w:i/>
                <w:iCs/>
                <w:sz w:val="22"/>
                <w:szCs w:val="22"/>
              </w:rPr>
            </w:rPrChange>
          </w:rPr>
          <w:delText>i v</w:delText>
        </w:r>
        <w:r w:rsidRPr="00863667" w:rsidDel="00B553BE">
          <w:rPr>
            <w:rFonts w:ascii="iCiel Avenir LT Std 35 Light" w:hAnsi="iCiel Avenir LT Std 35 Light" w:cs="Arial"/>
            <w:sz w:val="22"/>
            <w:szCs w:val="22"/>
            <w:rPrChange w:id="6141" w:author="An Tran, ACA (BUV)" w:date="2024-09-13T17:29:00Z" w16du:dateUtc="2024-09-13T10:29:00Z">
              <w:rPr>
                <w:rFonts w:ascii="iCiel Avenir LT Std 35 Light" w:hAnsi="iCiel Avenir LT Std 35 Light" w:cs="Calibri"/>
                <w:i/>
                <w:iCs/>
                <w:sz w:val="22"/>
                <w:szCs w:val="22"/>
              </w:rPr>
            </w:rPrChange>
          </w:rPr>
          <w:delText>ớ</w:delText>
        </w:r>
        <w:r w:rsidRPr="00863667" w:rsidDel="00B553BE">
          <w:rPr>
            <w:rFonts w:ascii="iCiel Avenir LT Std 35 Light" w:hAnsi="iCiel Avenir LT Std 35 Light" w:cs="Arial"/>
            <w:sz w:val="22"/>
            <w:szCs w:val="22"/>
            <w:rPrChange w:id="6142" w:author="An Tran, ACA (BUV)" w:date="2024-09-13T17:29:00Z" w16du:dateUtc="2024-09-13T10:29:00Z">
              <w:rPr>
                <w:rFonts w:ascii="iCiel Avenir LT Std 35 Light" w:hAnsi="iCiel Avenir LT Std 35 Light" w:cs="Arial"/>
                <w:i/>
                <w:iCs/>
                <w:sz w:val="22"/>
                <w:szCs w:val="22"/>
              </w:rPr>
            </w:rPrChange>
          </w:rPr>
          <w:delText>i m</w:delText>
        </w:r>
        <w:r w:rsidRPr="00863667" w:rsidDel="00B553BE">
          <w:rPr>
            <w:rFonts w:ascii="iCiel Avenir LT Std 35 Light" w:hAnsi="iCiel Avenir LT Std 35 Light" w:cs="Arial"/>
            <w:sz w:val="22"/>
            <w:szCs w:val="22"/>
            <w:rPrChange w:id="6143" w:author="An Tran, ACA (BUV)" w:date="2024-09-13T17:29:00Z" w16du:dateUtc="2024-09-13T10:29:00Z">
              <w:rPr>
                <w:rFonts w:ascii="iCiel Avenir LT Std 35 Light" w:hAnsi="iCiel Avenir LT Std 35 Light" w:cs="Avenir Next LT Pro"/>
                <w:i/>
                <w:iCs/>
                <w:sz w:val="22"/>
                <w:szCs w:val="22"/>
              </w:rPr>
            </w:rPrChange>
          </w:rPr>
          <w:delText>ô</w:delText>
        </w:r>
        <w:r w:rsidRPr="00863667" w:rsidDel="00B553BE">
          <w:rPr>
            <w:rFonts w:ascii="iCiel Avenir LT Std 35 Light" w:hAnsi="iCiel Avenir LT Std 35 Light" w:cs="Arial"/>
            <w:sz w:val="22"/>
            <w:szCs w:val="22"/>
            <w:rPrChange w:id="6144" w:author="An Tran, ACA (BUV)" w:date="2024-09-13T17:29:00Z" w16du:dateUtc="2024-09-13T10:29:00Z">
              <w:rPr>
                <w:rFonts w:ascii="iCiel Avenir LT Std 35 Light" w:hAnsi="iCiel Avenir LT Std 35 Light" w:cs="Arial"/>
                <w:i/>
                <w:iCs/>
                <w:sz w:val="22"/>
                <w:szCs w:val="22"/>
              </w:rPr>
            </w:rPrChange>
          </w:rPr>
          <w:delText>n h</w:delText>
        </w:r>
        <w:r w:rsidRPr="00863667" w:rsidDel="00B553BE">
          <w:rPr>
            <w:rFonts w:ascii="iCiel Avenir LT Std 35 Light" w:hAnsi="iCiel Avenir LT Std 35 Light" w:cs="Arial"/>
            <w:sz w:val="22"/>
            <w:szCs w:val="22"/>
            <w:rPrChange w:id="6145" w:author="An Tran, ACA (BUV)" w:date="2024-09-13T17:29:00Z" w16du:dateUtc="2024-09-13T10:29:00Z">
              <w:rPr>
                <w:rFonts w:ascii="iCiel Avenir LT Std 35 Light" w:hAnsi="iCiel Avenir LT Std 35 Light" w:cs="Calibri"/>
                <w:i/>
                <w:iCs/>
                <w:sz w:val="22"/>
                <w:szCs w:val="22"/>
              </w:rPr>
            </w:rPrChange>
          </w:rPr>
          <w:delText>ọ</w:delText>
        </w:r>
        <w:r w:rsidRPr="00863667" w:rsidDel="00B553BE">
          <w:rPr>
            <w:rFonts w:ascii="iCiel Avenir LT Std 35 Light" w:hAnsi="iCiel Avenir LT Std 35 Light" w:cs="Arial"/>
            <w:sz w:val="22"/>
            <w:szCs w:val="22"/>
            <w:rPrChange w:id="6146" w:author="An Tran, ACA (BUV)" w:date="2024-09-13T17:29:00Z" w16du:dateUtc="2024-09-13T10:29:00Z">
              <w:rPr>
                <w:rFonts w:ascii="iCiel Avenir LT Std 35 Light" w:hAnsi="iCiel Avenir LT Std 35 Light" w:cs="Arial"/>
                <w:i/>
                <w:iCs/>
                <w:sz w:val="22"/>
                <w:szCs w:val="22"/>
              </w:rPr>
            </w:rPrChange>
          </w:rPr>
          <w:delText>c trong 2 k</w:delText>
        </w:r>
        <w:r w:rsidRPr="00863667" w:rsidDel="00B553BE">
          <w:rPr>
            <w:rFonts w:ascii="iCiel Avenir LT Std 35 Light" w:hAnsi="iCiel Avenir LT Std 35 Light" w:cs="Arial"/>
            <w:sz w:val="22"/>
            <w:szCs w:val="22"/>
            <w:rPrChange w:id="6147" w:author="An Tran, ACA (BUV)" w:date="2024-09-13T17:29:00Z" w16du:dateUtc="2024-09-13T10:29:00Z">
              <w:rPr>
                <w:rFonts w:ascii="iCiel Avenir LT Std 35 Light" w:hAnsi="iCiel Avenir LT Std 35 Light" w:cs="Calibri"/>
                <w:i/>
                <w:iCs/>
                <w:sz w:val="22"/>
                <w:szCs w:val="22"/>
              </w:rPr>
            </w:rPrChange>
          </w:rPr>
          <w:delText>ỳ</w:delText>
        </w:r>
        <w:r w:rsidRPr="00863667" w:rsidDel="00B553BE">
          <w:rPr>
            <w:rFonts w:ascii="iCiel Avenir LT Std 35 Light" w:hAnsi="iCiel Avenir LT Std 35 Light" w:cs="Arial"/>
            <w:sz w:val="22"/>
            <w:szCs w:val="22"/>
            <w:rPrChange w:id="6148" w:author="An Tran, ACA (BUV)" w:date="2024-09-13T17:29:00Z" w16du:dateUtc="2024-09-13T10:29:00Z">
              <w:rPr>
                <w:rFonts w:ascii="iCiel Avenir LT Std 35 Light" w:hAnsi="iCiel Avenir LT Std 35 Light" w:cs="Arial"/>
                <w:i/>
                <w:iCs/>
                <w:sz w:val="22"/>
                <w:szCs w:val="22"/>
              </w:rPr>
            </w:rPrChange>
          </w:rPr>
          <w:delText>, k</w:delText>
        </w:r>
        <w:r w:rsidRPr="00863667" w:rsidDel="00B553BE">
          <w:rPr>
            <w:rFonts w:ascii="iCiel Avenir LT Std 35 Light" w:hAnsi="iCiel Avenir LT Std 35 Light" w:cs="Arial"/>
            <w:sz w:val="22"/>
            <w:szCs w:val="22"/>
            <w:rPrChange w:id="6149" w:author="An Tran, ACA (BUV)" w:date="2024-09-13T17:29:00Z" w16du:dateUtc="2024-09-13T10:29:00Z">
              <w:rPr>
                <w:rFonts w:ascii="iCiel Avenir LT Std 35 Light" w:hAnsi="iCiel Avenir LT Std 35 Light" w:cs="Calibri"/>
                <w:i/>
                <w:iCs/>
                <w:sz w:val="22"/>
                <w:szCs w:val="22"/>
              </w:rPr>
            </w:rPrChange>
          </w:rPr>
          <w:delText>ế</w:delText>
        </w:r>
        <w:r w:rsidRPr="00863667" w:rsidDel="00B553BE">
          <w:rPr>
            <w:rFonts w:ascii="iCiel Avenir LT Std 35 Light" w:hAnsi="iCiel Avenir LT Std 35 Light" w:cs="Arial"/>
            <w:sz w:val="22"/>
            <w:szCs w:val="22"/>
            <w:rPrChange w:id="6150" w:author="An Tran, ACA (BUV)" w:date="2024-09-13T17:29:00Z" w16du:dateUtc="2024-09-13T10:29:00Z">
              <w:rPr>
                <w:rFonts w:ascii="iCiel Avenir LT Std 35 Light" w:hAnsi="iCiel Avenir LT Std 35 Light" w:cs="Arial"/>
                <w:i/>
                <w:iCs/>
                <w:sz w:val="22"/>
                <w:szCs w:val="22"/>
              </w:rPr>
            </w:rPrChange>
          </w:rPr>
          <w:delText>t qu</w:delText>
        </w:r>
        <w:r w:rsidRPr="00863667" w:rsidDel="00B553BE">
          <w:rPr>
            <w:rFonts w:ascii="iCiel Avenir LT Std 35 Light" w:hAnsi="iCiel Avenir LT Std 35 Light" w:cs="Arial"/>
            <w:sz w:val="22"/>
            <w:szCs w:val="22"/>
            <w:rPrChange w:id="6151" w:author="An Tran, ACA (BUV)" w:date="2024-09-13T17:29:00Z" w16du:dateUtc="2024-09-13T10:29:00Z">
              <w:rPr>
                <w:rFonts w:ascii="iCiel Avenir LT Std 35 Light" w:hAnsi="iCiel Avenir LT Std 35 Light" w:cs="Calibri"/>
                <w:i/>
                <w:iCs/>
                <w:sz w:val="22"/>
                <w:szCs w:val="22"/>
              </w:rPr>
            </w:rPrChange>
          </w:rPr>
          <w:delText>ả</w:delText>
        </w:r>
        <w:r w:rsidRPr="00863667" w:rsidDel="00B553BE">
          <w:rPr>
            <w:rFonts w:ascii="iCiel Avenir LT Std 35 Light" w:hAnsi="iCiel Avenir LT Std 35 Light" w:cs="Arial"/>
            <w:sz w:val="22"/>
            <w:szCs w:val="22"/>
            <w:rPrChange w:id="6152" w:author="An Tran, ACA (BUV)" w:date="2024-09-13T17:29:00Z" w16du:dateUtc="2024-09-13T10:29:00Z">
              <w:rPr>
                <w:rFonts w:ascii="iCiel Avenir LT Std 35 Light" w:hAnsi="iCiel Avenir LT Std 35 Light" w:cs="Arial"/>
                <w:i/>
                <w:iCs/>
                <w:sz w:val="22"/>
                <w:szCs w:val="22"/>
              </w:rPr>
            </w:rPrChange>
          </w:rPr>
          <w:delText xml:space="preserve"> cu</w:delText>
        </w:r>
        <w:r w:rsidRPr="00863667" w:rsidDel="00B553BE">
          <w:rPr>
            <w:rFonts w:ascii="iCiel Avenir LT Std 35 Light" w:hAnsi="iCiel Avenir LT Std 35 Light" w:cs="Arial"/>
            <w:sz w:val="22"/>
            <w:szCs w:val="22"/>
            <w:rPrChange w:id="6153" w:author="An Tran, ACA (BUV)" w:date="2024-09-13T17:29:00Z" w16du:dateUtc="2024-09-13T10:29:00Z">
              <w:rPr>
                <w:rFonts w:ascii="iCiel Avenir LT Std 35 Light" w:hAnsi="iCiel Avenir LT Std 35 Light" w:cs="Calibri"/>
                <w:i/>
                <w:iCs/>
                <w:sz w:val="22"/>
                <w:szCs w:val="22"/>
              </w:rPr>
            </w:rPrChange>
          </w:rPr>
          <w:delText>ố</w:delText>
        </w:r>
        <w:r w:rsidRPr="00863667" w:rsidDel="00B553BE">
          <w:rPr>
            <w:rFonts w:ascii="iCiel Avenir LT Std 35 Light" w:hAnsi="iCiel Avenir LT Std 35 Light" w:cs="Arial"/>
            <w:sz w:val="22"/>
            <w:szCs w:val="22"/>
            <w:rPrChange w:id="6154" w:author="An Tran, ACA (BUV)" w:date="2024-09-13T17:29:00Z" w16du:dateUtc="2024-09-13T10:29:00Z">
              <w:rPr>
                <w:rFonts w:ascii="iCiel Avenir LT Std 35 Light" w:hAnsi="iCiel Avenir LT Std 35 Light" w:cs="Arial"/>
                <w:i/>
                <w:iCs/>
                <w:sz w:val="22"/>
                <w:szCs w:val="22"/>
              </w:rPr>
            </w:rPrChange>
          </w:rPr>
          <w:delText>i c</w:delText>
        </w:r>
        <w:r w:rsidRPr="00863667" w:rsidDel="00B553BE">
          <w:rPr>
            <w:rFonts w:ascii="iCiel Avenir LT Std 35 Light" w:hAnsi="iCiel Avenir LT Std 35 Light" w:cs="Arial"/>
            <w:sz w:val="22"/>
            <w:szCs w:val="22"/>
            <w:rPrChange w:id="6155" w:author="An Tran, ACA (BUV)" w:date="2024-09-13T17:29:00Z" w16du:dateUtc="2024-09-13T10:29:00Z">
              <w:rPr>
                <w:rFonts w:ascii="iCiel Avenir LT Std 35 Light" w:hAnsi="iCiel Avenir LT Std 35 Light" w:cs="Avenir Next LT Pro"/>
                <w:i/>
                <w:iCs/>
                <w:sz w:val="22"/>
                <w:szCs w:val="22"/>
              </w:rPr>
            </w:rPrChange>
          </w:rPr>
          <w:delText>ù</w:delText>
        </w:r>
        <w:r w:rsidRPr="00863667" w:rsidDel="00B553BE">
          <w:rPr>
            <w:rFonts w:ascii="iCiel Avenir LT Std 35 Light" w:hAnsi="iCiel Avenir LT Std 35 Light" w:cs="Arial"/>
            <w:sz w:val="22"/>
            <w:szCs w:val="22"/>
            <w:rPrChange w:id="6156" w:author="An Tran, ACA (BUV)" w:date="2024-09-13T17:29:00Z" w16du:dateUtc="2024-09-13T10:29:00Z">
              <w:rPr>
                <w:rFonts w:ascii="iCiel Avenir LT Std 35 Light" w:hAnsi="iCiel Avenir LT Std 35 Light" w:cs="Arial"/>
                <w:i/>
                <w:iCs/>
                <w:sz w:val="22"/>
                <w:szCs w:val="22"/>
              </w:rPr>
            </w:rPrChange>
          </w:rPr>
          <w:delText>ng s</w:delText>
        </w:r>
        <w:r w:rsidRPr="00863667" w:rsidDel="00B553BE">
          <w:rPr>
            <w:rFonts w:ascii="iCiel Avenir LT Std 35 Light" w:hAnsi="iCiel Avenir LT Std 35 Light" w:cs="Arial"/>
            <w:sz w:val="22"/>
            <w:szCs w:val="22"/>
            <w:rPrChange w:id="6157" w:author="An Tran, ACA (BUV)" w:date="2024-09-13T17:29:00Z" w16du:dateUtc="2024-09-13T10:29:00Z">
              <w:rPr>
                <w:rFonts w:ascii="iCiel Avenir LT Std 35 Light" w:hAnsi="iCiel Avenir LT Std 35 Light" w:cs="Calibri"/>
                <w:i/>
                <w:iCs/>
                <w:sz w:val="22"/>
                <w:szCs w:val="22"/>
              </w:rPr>
            </w:rPrChange>
          </w:rPr>
          <w:delText>ẽ</w:delText>
        </w:r>
        <w:r w:rsidRPr="00863667" w:rsidDel="00B553BE">
          <w:rPr>
            <w:rFonts w:ascii="iCiel Avenir LT Std 35 Light" w:hAnsi="iCiel Avenir LT Std 35 Light" w:cs="Arial"/>
            <w:sz w:val="22"/>
            <w:szCs w:val="22"/>
            <w:rPrChange w:id="6158" w:author="An Tran, ACA (BUV)" w:date="2024-09-13T17:29:00Z" w16du:dateUtc="2024-09-13T10:29:00Z">
              <w:rPr>
                <w:rFonts w:ascii="iCiel Avenir LT Std 35 Light" w:hAnsi="iCiel Avenir LT Std 35 Light" w:cs="Arial"/>
                <w:i/>
                <w:iCs/>
                <w:sz w:val="22"/>
                <w:szCs w:val="22"/>
              </w:rPr>
            </w:rPrChange>
          </w:rPr>
          <w:delText xml:space="preserve"> có sau khi h</w:delText>
        </w:r>
        <w:r w:rsidRPr="00863667" w:rsidDel="00B553BE">
          <w:rPr>
            <w:rFonts w:ascii="iCiel Avenir LT Std 35 Light" w:hAnsi="iCiel Avenir LT Std 35 Light" w:cs="Arial"/>
            <w:sz w:val="22"/>
            <w:szCs w:val="22"/>
            <w:rPrChange w:id="6159" w:author="An Tran, ACA (BUV)" w:date="2024-09-13T17:29:00Z" w16du:dateUtc="2024-09-13T10:29:00Z">
              <w:rPr>
                <w:rFonts w:ascii="iCiel Avenir LT Std 35 Light" w:hAnsi="iCiel Avenir LT Std 35 Light" w:cs="Calibri"/>
                <w:i/>
                <w:iCs/>
                <w:sz w:val="22"/>
                <w:szCs w:val="22"/>
              </w:rPr>
            </w:rPrChange>
          </w:rPr>
          <w:delText>ọ</w:delText>
        </w:r>
        <w:r w:rsidRPr="00863667" w:rsidDel="00B553BE">
          <w:rPr>
            <w:rFonts w:ascii="iCiel Avenir LT Std 35 Light" w:hAnsi="iCiel Avenir LT Std 35 Light" w:cs="Arial"/>
            <w:sz w:val="22"/>
            <w:szCs w:val="22"/>
            <w:rPrChange w:id="6160" w:author="An Tran, ACA (BUV)" w:date="2024-09-13T17:29:00Z" w16du:dateUtc="2024-09-13T10:29:00Z">
              <w:rPr>
                <w:rFonts w:ascii="iCiel Avenir LT Std 35 Light" w:hAnsi="iCiel Avenir LT Std 35 Light" w:cs="Arial"/>
                <w:i/>
                <w:iCs/>
                <w:sz w:val="22"/>
                <w:szCs w:val="22"/>
              </w:rPr>
            </w:rPrChange>
          </w:rPr>
          <w:delText>c k</w:delText>
        </w:r>
        <w:r w:rsidRPr="00863667" w:rsidDel="00B553BE">
          <w:rPr>
            <w:rFonts w:ascii="iCiel Avenir LT Std 35 Light" w:hAnsi="iCiel Avenir LT Std 35 Light" w:cs="Arial"/>
            <w:sz w:val="22"/>
            <w:szCs w:val="22"/>
            <w:rPrChange w:id="6161" w:author="An Tran, ACA (BUV)" w:date="2024-09-13T17:29:00Z" w16du:dateUtc="2024-09-13T10:29:00Z">
              <w:rPr>
                <w:rFonts w:ascii="iCiel Avenir LT Std 35 Light" w:hAnsi="iCiel Avenir LT Std 35 Light" w:cs="Calibri"/>
                <w:i/>
                <w:iCs/>
                <w:sz w:val="22"/>
                <w:szCs w:val="22"/>
              </w:rPr>
            </w:rPrChange>
          </w:rPr>
          <w:delText>ỳ</w:delText>
        </w:r>
        <w:r w:rsidRPr="00863667" w:rsidDel="00B553BE">
          <w:rPr>
            <w:rFonts w:ascii="iCiel Avenir LT Std 35 Light" w:hAnsi="iCiel Avenir LT Std 35 Light" w:cs="Arial"/>
            <w:sz w:val="22"/>
            <w:szCs w:val="22"/>
            <w:rPrChange w:id="6162" w:author="An Tran, ACA (BUV)" w:date="2024-09-13T17:29:00Z" w16du:dateUtc="2024-09-13T10:29:00Z">
              <w:rPr>
                <w:rFonts w:ascii="iCiel Avenir LT Std 35 Light" w:hAnsi="iCiel Avenir LT Std 35 Light" w:cs="Arial"/>
                <w:i/>
                <w:iCs/>
                <w:sz w:val="22"/>
                <w:szCs w:val="22"/>
              </w:rPr>
            </w:rPrChange>
          </w:rPr>
          <w:delText xml:space="preserve"> th</w:delText>
        </w:r>
        <w:r w:rsidRPr="00863667" w:rsidDel="00B553BE">
          <w:rPr>
            <w:rFonts w:ascii="iCiel Avenir LT Std 35 Light" w:hAnsi="iCiel Avenir LT Std 35 Light" w:cs="Arial"/>
            <w:sz w:val="22"/>
            <w:szCs w:val="22"/>
            <w:rPrChange w:id="6163" w:author="An Tran, ACA (BUV)" w:date="2024-09-13T17:29:00Z" w16du:dateUtc="2024-09-13T10:29:00Z">
              <w:rPr>
                <w:rFonts w:ascii="iCiel Avenir LT Std 35 Light" w:hAnsi="iCiel Avenir LT Std 35 Light" w:cs="Calibri"/>
                <w:i/>
                <w:iCs/>
                <w:sz w:val="22"/>
                <w:szCs w:val="22"/>
              </w:rPr>
            </w:rPrChange>
          </w:rPr>
          <w:delText>ứ</w:delText>
        </w:r>
        <w:r w:rsidRPr="00863667" w:rsidDel="00B553BE">
          <w:rPr>
            <w:rFonts w:ascii="iCiel Avenir LT Std 35 Light" w:hAnsi="iCiel Avenir LT Std 35 Light" w:cs="Arial"/>
            <w:sz w:val="22"/>
            <w:szCs w:val="22"/>
            <w:rPrChange w:id="6164" w:author="An Tran, ACA (BUV)" w:date="2024-09-13T17:29:00Z" w16du:dateUtc="2024-09-13T10:29:00Z">
              <w:rPr>
                <w:rFonts w:ascii="iCiel Avenir LT Std 35 Light" w:hAnsi="iCiel Avenir LT Std 35 Light" w:cs="Arial"/>
                <w:i/>
                <w:iCs/>
                <w:sz w:val="22"/>
                <w:szCs w:val="22"/>
              </w:rPr>
            </w:rPrChange>
          </w:rPr>
          <w:delText xml:space="preserve"> 2 k</w:delText>
        </w:r>
        <w:r w:rsidRPr="00863667" w:rsidDel="00B553BE">
          <w:rPr>
            <w:rFonts w:ascii="iCiel Avenir LT Std 35 Light" w:hAnsi="iCiel Avenir LT Std 35 Light" w:cs="Arial"/>
            <w:sz w:val="22"/>
            <w:szCs w:val="22"/>
            <w:rPrChange w:id="6165" w:author="An Tran, ACA (BUV)" w:date="2024-09-13T17:29:00Z" w16du:dateUtc="2024-09-13T10:29:00Z">
              <w:rPr>
                <w:rFonts w:ascii="iCiel Avenir LT Std 35 Light" w:hAnsi="iCiel Avenir LT Std 35 Light" w:cs="Calibri"/>
                <w:i/>
                <w:iCs/>
                <w:sz w:val="22"/>
                <w:szCs w:val="22"/>
              </w:rPr>
            </w:rPrChange>
          </w:rPr>
          <w:delText>ế</w:delText>
        </w:r>
        <w:r w:rsidRPr="00863667" w:rsidDel="00B553BE">
          <w:rPr>
            <w:rFonts w:ascii="iCiel Avenir LT Std 35 Light" w:hAnsi="iCiel Avenir LT Std 35 Light" w:cs="Arial"/>
            <w:sz w:val="22"/>
            <w:szCs w:val="22"/>
            <w:rPrChange w:id="6166" w:author="An Tran, ACA (BUV)" w:date="2024-09-13T17:29:00Z" w16du:dateUtc="2024-09-13T10:29:00Z">
              <w:rPr>
                <w:rFonts w:ascii="iCiel Avenir LT Std 35 Light" w:hAnsi="iCiel Avenir LT Std 35 Light" w:cs="Arial"/>
                <w:i/>
                <w:iCs/>
                <w:sz w:val="22"/>
                <w:szCs w:val="22"/>
              </w:rPr>
            </w:rPrChange>
          </w:rPr>
          <w:delText>t th</w:delText>
        </w:r>
        <w:r w:rsidRPr="00863667" w:rsidDel="00B553BE">
          <w:rPr>
            <w:rFonts w:ascii="iCiel Avenir LT Std 35 Light" w:hAnsi="iCiel Avenir LT Std 35 Light" w:cs="Arial"/>
            <w:sz w:val="22"/>
            <w:szCs w:val="22"/>
            <w:rPrChange w:id="6167" w:author="An Tran, ACA (BUV)" w:date="2024-09-13T17:29:00Z" w16du:dateUtc="2024-09-13T10:29:00Z">
              <w:rPr>
                <w:rFonts w:ascii="iCiel Avenir LT Std 35 Light" w:hAnsi="iCiel Avenir LT Std 35 Light" w:cs="Avenir Next LT Pro"/>
                <w:i/>
                <w:iCs/>
                <w:sz w:val="22"/>
                <w:szCs w:val="22"/>
              </w:rPr>
            </w:rPrChange>
          </w:rPr>
          <w:delText>ú</w:delText>
        </w:r>
        <w:r w:rsidRPr="00863667" w:rsidDel="00B553BE">
          <w:rPr>
            <w:rFonts w:ascii="iCiel Avenir LT Std 35 Light" w:hAnsi="iCiel Avenir LT Std 35 Light" w:cs="Arial"/>
            <w:sz w:val="22"/>
            <w:szCs w:val="22"/>
            <w:rPrChange w:id="6168" w:author="An Tran, ACA (BUV)" w:date="2024-09-13T17:29:00Z" w16du:dateUtc="2024-09-13T10:29:00Z">
              <w:rPr>
                <w:rFonts w:ascii="iCiel Avenir LT Std 35 Light" w:hAnsi="iCiel Avenir LT Std 35 Light" w:cs="Arial"/>
                <w:i/>
                <w:iCs/>
                <w:sz w:val="22"/>
                <w:szCs w:val="22"/>
              </w:rPr>
            </w:rPrChange>
          </w:rPr>
          <w:delText>c. N</w:delText>
        </w:r>
        <w:r w:rsidRPr="00863667" w:rsidDel="00B553BE">
          <w:rPr>
            <w:rFonts w:ascii="iCiel Avenir LT Std 35 Light" w:hAnsi="iCiel Avenir LT Std 35 Light" w:cs="Arial"/>
            <w:sz w:val="22"/>
            <w:szCs w:val="22"/>
            <w:rPrChange w:id="6169" w:author="An Tran, ACA (BUV)" w:date="2024-09-13T17:29:00Z" w16du:dateUtc="2024-09-13T10:29:00Z">
              <w:rPr>
                <w:rFonts w:ascii="iCiel Avenir LT Std 35 Light" w:hAnsi="iCiel Avenir LT Std 35 Light" w:cs="Calibri"/>
                <w:i/>
                <w:iCs/>
                <w:sz w:val="22"/>
                <w:szCs w:val="22"/>
              </w:rPr>
            </w:rPrChange>
          </w:rPr>
          <w:delText>ế</w:delText>
        </w:r>
        <w:r w:rsidRPr="00863667" w:rsidDel="00B553BE">
          <w:rPr>
            <w:rFonts w:ascii="iCiel Avenir LT Std 35 Light" w:hAnsi="iCiel Avenir LT Std 35 Light" w:cs="Arial"/>
            <w:sz w:val="22"/>
            <w:szCs w:val="22"/>
            <w:rPrChange w:id="6170" w:author="An Tran, ACA (BUV)" w:date="2024-09-13T17:29:00Z" w16du:dateUtc="2024-09-13T10:29:00Z">
              <w:rPr>
                <w:rFonts w:ascii="iCiel Avenir LT Std 35 Light" w:hAnsi="iCiel Avenir LT Std 35 Light" w:cs="Arial"/>
                <w:i/>
                <w:iCs/>
                <w:sz w:val="22"/>
                <w:szCs w:val="22"/>
              </w:rPr>
            </w:rPrChange>
          </w:rPr>
          <w:delText>u sinh vi</w:delText>
        </w:r>
        <w:r w:rsidRPr="00863667" w:rsidDel="00B553BE">
          <w:rPr>
            <w:rFonts w:ascii="iCiel Avenir LT Std 35 Light" w:hAnsi="iCiel Avenir LT Std 35 Light" w:cs="Arial"/>
            <w:sz w:val="22"/>
            <w:szCs w:val="22"/>
            <w:rPrChange w:id="6171" w:author="An Tran, ACA (BUV)" w:date="2024-09-13T17:29:00Z" w16du:dateUtc="2024-09-13T10:29:00Z">
              <w:rPr>
                <w:rFonts w:ascii="iCiel Avenir LT Std 35 Light" w:hAnsi="iCiel Avenir LT Std 35 Light" w:cs="Avenir Next LT Pro"/>
                <w:i/>
                <w:iCs/>
                <w:sz w:val="22"/>
                <w:szCs w:val="22"/>
              </w:rPr>
            </w:rPrChange>
          </w:rPr>
          <w:delText>ê</w:delText>
        </w:r>
        <w:r w:rsidRPr="00863667" w:rsidDel="00B553BE">
          <w:rPr>
            <w:rFonts w:ascii="iCiel Avenir LT Std 35 Light" w:hAnsi="iCiel Avenir LT Std 35 Light" w:cs="Arial"/>
            <w:sz w:val="22"/>
            <w:szCs w:val="22"/>
            <w:rPrChange w:id="6172" w:author="An Tran, ACA (BUV)" w:date="2024-09-13T17:29:00Z" w16du:dateUtc="2024-09-13T10:29:00Z">
              <w:rPr>
                <w:rFonts w:ascii="iCiel Avenir LT Std 35 Light" w:hAnsi="iCiel Avenir LT Std 35 Light" w:cs="Arial"/>
                <w:i/>
                <w:iCs/>
                <w:sz w:val="22"/>
                <w:szCs w:val="22"/>
              </w:rPr>
            </w:rPrChange>
          </w:rPr>
          <w:delText>n kh</w:delText>
        </w:r>
        <w:r w:rsidRPr="00863667" w:rsidDel="00B553BE">
          <w:rPr>
            <w:rFonts w:ascii="iCiel Avenir LT Std 35 Light" w:hAnsi="iCiel Avenir LT Std 35 Light" w:cs="Arial"/>
            <w:sz w:val="22"/>
            <w:szCs w:val="22"/>
            <w:rPrChange w:id="6173" w:author="An Tran, ACA (BUV)" w:date="2024-09-13T17:29:00Z" w16du:dateUtc="2024-09-13T10:29:00Z">
              <w:rPr>
                <w:rFonts w:ascii="iCiel Avenir LT Std 35 Light" w:hAnsi="iCiel Avenir LT Std 35 Light" w:cs="Avenir Next LT Pro"/>
                <w:i/>
                <w:iCs/>
                <w:sz w:val="22"/>
                <w:szCs w:val="22"/>
              </w:rPr>
            </w:rPrChange>
          </w:rPr>
          <w:delText>ô</w:delText>
        </w:r>
        <w:r w:rsidRPr="00863667" w:rsidDel="00B553BE">
          <w:rPr>
            <w:rFonts w:ascii="iCiel Avenir LT Std 35 Light" w:hAnsi="iCiel Avenir LT Std 35 Light" w:cs="Arial"/>
            <w:sz w:val="22"/>
            <w:szCs w:val="22"/>
            <w:rPrChange w:id="6174" w:author="An Tran, ACA (BUV)" w:date="2024-09-13T17:29:00Z" w16du:dateUtc="2024-09-13T10:29:00Z">
              <w:rPr>
                <w:rFonts w:ascii="iCiel Avenir LT Std 35 Light" w:hAnsi="iCiel Avenir LT Std 35 Light" w:cs="Arial"/>
                <w:i/>
                <w:iCs/>
                <w:sz w:val="22"/>
                <w:szCs w:val="22"/>
              </w:rPr>
            </w:rPrChange>
          </w:rPr>
          <w:delText xml:space="preserve">ng </w:delText>
        </w:r>
        <w:r w:rsidRPr="00863667" w:rsidDel="00B553BE">
          <w:rPr>
            <w:rFonts w:ascii="iCiel Avenir LT Std 35 Light" w:hAnsi="iCiel Avenir LT Std 35 Light" w:cs="Arial"/>
            <w:sz w:val="22"/>
            <w:szCs w:val="22"/>
            <w:rPrChange w:id="6175"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6176" w:author="An Tran, ACA (BUV)" w:date="2024-09-13T17:29:00Z" w16du:dateUtc="2024-09-13T10:29:00Z">
              <w:rPr>
                <w:rFonts w:ascii="iCiel Avenir LT Std 35 Light" w:hAnsi="iCiel Avenir LT Std 35 Light" w:cs="Calibri"/>
                <w:i/>
                <w:iCs/>
                <w:sz w:val="22"/>
                <w:szCs w:val="22"/>
              </w:rPr>
            </w:rPrChange>
          </w:rPr>
          <w:delText>ạ</w:delText>
        </w:r>
        <w:r w:rsidRPr="00863667" w:rsidDel="00B553BE">
          <w:rPr>
            <w:rFonts w:ascii="iCiel Avenir LT Std 35 Light" w:hAnsi="iCiel Avenir LT Std 35 Light" w:cs="Arial"/>
            <w:sz w:val="22"/>
            <w:szCs w:val="22"/>
            <w:rPrChange w:id="6177" w:author="An Tran, ACA (BUV)" w:date="2024-09-13T17:29:00Z" w16du:dateUtc="2024-09-13T10:29:00Z">
              <w:rPr>
                <w:rFonts w:ascii="iCiel Avenir LT Std 35 Light" w:hAnsi="iCiel Avenir LT Std 35 Light" w:cs="Arial"/>
                <w:i/>
                <w:iCs/>
                <w:sz w:val="22"/>
                <w:szCs w:val="22"/>
              </w:rPr>
            </w:rPrChange>
          </w:rPr>
          <w:delText xml:space="preserve">t </w:delText>
        </w:r>
        <w:r w:rsidRPr="00863667" w:rsidDel="00B553BE">
          <w:rPr>
            <w:rFonts w:ascii="iCiel Avenir LT Std 35 Light" w:hAnsi="iCiel Avenir LT Std 35 Light" w:cs="Arial"/>
            <w:sz w:val="22"/>
            <w:szCs w:val="22"/>
            <w:rPrChange w:id="6178"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6179" w:author="An Tran, ACA (BUV)" w:date="2024-09-13T17:29:00Z" w16du:dateUtc="2024-09-13T10:29:00Z">
              <w:rPr>
                <w:rFonts w:ascii="iCiel Avenir LT Std 35 Light" w:hAnsi="iCiel Avenir LT Std 35 Light" w:cs="Arial"/>
                <w:i/>
                <w:iCs/>
                <w:sz w:val="22"/>
                <w:szCs w:val="22"/>
              </w:rPr>
            </w:rPrChange>
          </w:rPr>
          <w:delText>i</w:delText>
        </w:r>
        <w:r w:rsidRPr="00863667" w:rsidDel="00B553BE">
          <w:rPr>
            <w:rFonts w:ascii="iCiel Avenir LT Std 35 Light" w:hAnsi="iCiel Avenir LT Std 35 Light" w:cs="Arial"/>
            <w:sz w:val="22"/>
            <w:szCs w:val="22"/>
            <w:rPrChange w:id="6180" w:author="An Tran, ACA (BUV)" w:date="2024-09-13T17:29:00Z" w16du:dateUtc="2024-09-13T10:29:00Z">
              <w:rPr>
                <w:rFonts w:ascii="iCiel Avenir LT Std 35 Light" w:hAnsi="iCiel Avenir LT Std 35 Light" w:cs="Calibri"/>
                <w:i/>
                <w:iCs/>
                <w:sz w:val="22"/>
                <w:szCs w:val="22"/>
              </w:rPr>
            </w:rPrChange>
          </w:rPr>
          <w:delText>ể</w:delText>
        </w:r>
        <w:r w:rsidRPr="00863667" w:rsidDel="00B553BE">
          <w:rPr>
            <w:rFonts w:ascii="iCiel Avenir LT Std 35 Light" w:hAnsi="iCiel Avenir LT Std 35 Light" w:cs="Arial"/>
            <w:sz w:val="22"/>
            <w:szCs w:val="22"/>
            <w:rPrChange w:id="6181" w:author="An Tran, ACA (BUV)" w:date="2024-09-13T17:29:00Z" w16du:dateUtc="2024-09-13T10:29:00Z">
              <w:rPr>
                <w:rFonts w:ascii="iCiel Avenir LT Std 35 Light" w:hAnsi="iCiel Avenir LT Std 35 Light" w:cs="Arial"/>
                <w:i/>
                <w:iCs/>
                <w:sz w:val="22"/>
                <w:szCs w:val="22"/>
              </w:rPr>
            </w:rPrChange>
          </w:rPr>
          <w:delText xml:space="preserve">m </w:delText>
        </w:r>
        <w:r w:rsidRPr="00863667" w:rsidDel="00B553BE">
          <w:rPr>
            <w:rFonts w:ascii="iCiel Avenir LT Std 35 Light" w:hAnsi="iCiel Avenir LT Std 35 Light" w:cs="Arial"/>
            <w:sz w:val="22"/>
            <w:szCs w:val="22"/>
            <w:rPrChange w:id="6182"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6183" w:author="An Tran, ACA (BUV)" w:date="2024-09-13T17:29:00Z" w16du:dateUtc="2024-09-13T10:29:00Z">
              <w:rPr>
                <w:rFonts w:ascii="iCiel Avenir LT Std 35 Light" w:hAnsi="iCiel Avenir LT Std 35 Light" w:cs="Calibri"/>
                <w:i/>
                <w:iCs/>
                <w:sz w:val="22"/>
                <w:szCs w:val="22"/>
              </w:rPr>
            </w:rPrChange>
          </w:rPr>
          <w:delText>ỗ</w:delText>
        </w:r>
        <w:r w:rsidRPr="00863667" w:rsidDel="00B553BE">
          <w:rPr>
            <w:rFonts w:ascii="iCiel Avenir LT Std 35 Light" w:hAnsi="iCiel Avenir LT Std 35 Light" w:cs="Arial"/>
            <w:sz w:val="22"/>
            <w:szCs w:val="22"/>
            <w:rPrChange w:id="6184" w:author="An Tran, ACA (BUV)" w:date="2024-09-13T17:29:00Z" w16du:dateUtc="2024-09-13T10:29:00Z">
              <w:rPr>
                <w:rFonts w:ascii="iCiel Avenir LT Std 35 Light" w:hAnsi="iCiel Avenir LT Std 35 Light" w:cs="Arial"/>
                <w:i/>
                <w:iCs/>
                <w:sz w:val="22"/>
                <w:szCs w:val="22"/>
              </w:rPr>
            </w:rPrChange>
          </w:rPr>
          <w:delText xml:space="preserve"> </w:delText>
        </w:r>
        <w:r w:rsidRPr="00863667" w:rsidDel="00B553BE">
          <w:rPr>
            <w:rFonts w:ascii="iCiel Avenir LT Std 35 Light" w:hAnsi="iCiel Avenir LT Std 35 Light" w:cs="Arial"/>
            <w:sz w:val="22"/>
            <w:szCs w:val="22"/>
            <w:rPrChange w:id="6185" w:author="An Tran, ACA (BUV)" w:date="2024-09-13T17:29:00Z" w16du:dateUtc="2024-09-13T10:29:00Z">
              <w:rPr>
                <w:rFonts w:ascii="iCiel Avenir LT Std 35 Light" w:hAnsi="iCiel Avenir LT Std 35 Light" w:cs="Arial"/>
                <w:i/>
                <w:iCs/>
                <w:sz w:val="22"/>
                <w:szCs w:val="22"/>
                <w:lang w:val="vi-VN"/>
              </w:rPr>
            </w:rPrChange>
          </w:rPr>
          <w:delText xml:space="preserve">và </w:delText>
        </w:r>
        <w:r w:rsidRPr="00863667" w:rsidDel="00B553BE">
          <w:rPr>
            <w:rFonts w:ascii="iCiel Avenir LT Std 35 Light" w:hAnsi="iCiel Avenir LT Std 35 Light" w:cs="Arial"/>
            <w:sz w:val="22"/>
            <w:szCs w:val="22"/>
            <w:rPrChange w:id="6186" w:author="An Tran, ACA (BUV)" w:date="2024-09-13T17:29:00Z" w16du:dateUtc="2024-09-13T10:29:00Z">
              <w:rPr>
                <w:rFonts w:ascii="iCiel Avenir LT Std 35 Light" w:hAnsi="iCiel Avenir LT Std 35 Light" w:cs="Arial"/>
                <w:i/>
                <w:iCs/>
                <w:sz w:val="22"/>
                <w:szCs w:val="22"/>
              </w:rPr>
            </w:rPrChange>
          </w:rPr>
          <w:delText>quy</w:delText>
        </w:r>
        <w:r w:rsidRPr="00863667" w:rsidDel="00B553BE">
          <w:rPr>
            <w:rFonts w:ascii="iCiel Avenir LT Std 35 Light" w:hAnsi="iCiel Avenir LT Std 35 Light" w:cs="Arial"/>
            <w:sz w:val="22"/>
            <w:szCs w:val="22"/>
            <w:rPrChange w:id="6187" w:author="An Tran, ACA (BUV)" w:date="2024-09-13T17:29:00Z" w16du:dateUtc="2024-09-13T10:29:00Z">
              <w:rPr>
                <w:rFonts w:ascii="iCiel Avenir LT Std 35 Light" w:hAnsi="iCiel Avenir LT Std 35 Light" w:cs="Calibri"/>
                <w:i/>
                <w:iCs/>
                <w:sz w:val="22"/>
                <w:szCs w:val="22"/>
              </w:rPr>
            </w:rPrChange>
          </w:rPr>
          <w:delText>ế</w:delText>
        </w:r>
        <w:r w:rsidRPr="00863667" w:rsidDel="00B553BE">
          <w:rPr>
            <w:rFonts w:ascii="iCiel Avenir LT Std 35 Light" w:hAnsi="iCiel Avenir LT Std 35 Light" w:cs="Arial"/>
            <w:sz w:val="22"/>
            <w:szCs w:val="22"/>
            <w:rPrChange w:id="6188" w:author="An Tran, ACA (BUV)" w:date="2024-09-13T17:29:00Z" w16du:dateUtc="2024-09-13T10:29:00Z">
              <w:rPr>
                <w:rFonts w:ascii="iCiel Avenir LT Std 35 Light" w:hAnsi="iCiel Avenir LT Std 35 Light" w:cs="Arial"/>
                <w:i/>
                <w:iCs/>
                <w:sz w:val="22"/>
                <w:szCs w:val="22"/>
              </w:rPr>
            </w:rPrChange>
          </w:rPr>
          <w:delText xml:space="preserve">t </w:delText>
        </w:r>
        <w:r w:rsidRPr="00863667" w:rsidDel="00B553BE">
          <w:rPr>
            <w:rFonts w:ascii="iCiel Avenir LT Std 35 Light" w:hAnsi="iCiel Avenir LT Std 35 Light" w:cs="Arial"/>
            <w:sz w:val="22"/>
            <w:szCs w:val="22"/>
            <w:rPrChange w:id="6189"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6190" w:author="An Tran, ACA (BUV)" w:date="2024-09-13T17:29:00Z" w16du:dateUtc="2024-09-13T10:29:00Z">
              <w:rPr>
                <w:rFonts w:ascii="iCiel Avenir LT Std 35 Light" w:hAnsi="iCiel Avenir LT Std 35 Light" w:cs="Calibri"/>
                <w:i/>
                <w:iCs/>
                <w:sz w:val="22"/>
                <w:szCs w:val="22"/>
              </w:rPr>
            </w:rPrChange>
          </w:rPr>
          <w:delText>ị</w:delText>
        </w:r>
        <w:r w:rsidRPr="00863667" w:rsidDel="00B553BE">
          <w:rPr>
            <w:rFonts w:ascii="iCiel Avenir LT Std 35 Light" w:hAnsi="iCiel Avenir LT Std 35 Light" w:cs="Arial"/>
            <w:sz w:val="22"/>
            <w:szCs w:val="22"/>
            <w:rPrChange w:id="6191" w:author="An Tran, ACA (BUV)" w:date="2024-09-13T17:29:00Z" w16du:dateUtc="2024-09-13T10:29:00Z">
              <w:rPr>
                <w:rFonts w:ascii="iCiel Avenir LT Std 35 Light" w:hAnsi="iCiel Avenir LT Std 35 Light" w:cs="Arial"/>
                <w:i/>
                <w:iCs/>
                <w:sz w:val="22"/>
                <w:szCs w:val="22"/>
              </w:rPr>
            </w:rPrChange>
          </w:rPr>
          <w:delText>nh c</w:delText>
        </w:r>
        <w:r w:rsidRPr="00863667" w:rsidDel="00B553BE">
          <w:rPr>
            <w:rFonts w:ascii="iCiel Avenir LT Std 35 Light" w:hAnsi="iCiel Avenir LT Std 35 Light" w:cs="Arial"/>
            <w:sz w:val="22"/>
            <w:szCs w:val="22"/>
            <w:rPrChange w:id="6192" w:author="An Tran, ACA (BUV)" w:date="2024-09-13T17:29:00Z" w16du:dateUtc="2024-09-13T10:29:00Z">
              <w:rPr>
                <w:rFonts w:ascii="iCiel Avenir LT Std 35 Light" w:hAnsi="iCiel Avenir LT Std 35 Light" w:cs="Calibri"/>
                <w:i/>
                <w:iCs/>
                <w:sz w:val="22"/>
                <w:szCs w:val="22"/>
              </w:rPr>
            </w:rPrChange>
          </w:rPr>
          <w:delText>ủ</w:delText>
        </w:r>
        <w:r w:rsidRPr="00863667" w:rsidDel="00B553BE">
          <w:rPr>
            <w:rFonts w:ascii="iCiel Avenir LT Std 35 Light" w:hAnsi="iCiel Avenir LT Std 35 Light" w:cs="Arial"/>
            <w:sz w:val="22"/>
            <w:szCs w:val="22"/>
            <w:rPrChange w:id="6193" w:author="An Tran, ACA (BUV)" w:date="2024-09-13T17:29:00Z" w16du:dateUtc="2024-09-13T10:29:00Z">
              <w:rPr>
                <w:rFonts w:ascii="iCiel Avenir LT Std 35 Light" w:hAnsi="iCiel Avenir LT Std 35 Light" w:cs="Arial"/>
                <w:i/>
                <w:iCs/>
                <w:sz w:val="22"/>
                <w:szCs w:val="22"/>
              </w:rPr>
            </w:rPrChange>
          </w:rPr>
          <w:delText>a H</w:delText>
        </w:r>
        <w:r w:rsidRPr="00863667" w:rsidDel="00B553BE">
          <w:rPr>
            <w:rFonts w:ascii="iCiel Avenir LT Std 35 Light" w:hAnsi="iCiel Avenir LT Std 35 Light" w:cs="Arial"/>
            <w:sz w:val="22"/>
            <w:szCs w:val="22"/>
            <w:rPrChange w:id="6194" w:author="An Tran, ACA (BUV)" w:date="2024-09-13T17:29:00Z" w16du:dateUtc="2024-09-13T10:29:00Z">
              <w:rPr>
                <w:rFonts w:ascii="iCiel Avenir LT Std 35 Light" w:hAnsi="iCiel Avenir LT Std 35 Light" w:cs="Calibri"/>
                <w:i/>
                <w:iCs/>
                <w:sz w:val="22"/>
                <w:szCs w:val="22"/>
              </w:rPr>
            </w:rPrChange>
          </w:rPr>
          <w:delText>ộ</w:delText>
        </w:r>
        <w:r w:rsidRPr="00863667" w:rsidDel="00B553BE">
          <w:rPr>
            <w:rFonts w:ascii="iCiel Avenir LT Std 35 Light" w:hAnsi="iCiel Avenir LT Std 35 Light" w:cs="Arial"/>
            <w:sz w:val="22"/>
            <w:szCs w:val="22"/>
            <w:rPrChange w:id="6195" w:author="An Tran, ACA (BUV)" w:date="2024-09-13T17:29:00Z" w16du:dateUtc="2024-09-13T10:29:00Z">
              <w:rPr>
                <w:rFonts w:ascii="iCiel Avenir LT Std 35 Light" w:hAnsi="iCiel Avenir LT Std 35 Light" w:cs="Arial"/>
                <w:i/>
                <w:iCs/>
                <w:sz w:val="22"/>
                <w:szCs w:val="22"/>
              </w:rPr>
            </w:rPrChange>
          </w:rPr>
          <w:delText xml:space="preserve">i </w:delText>
        </w:r>
        <w:r w:rsidRPr="00863667" w:rsidDel="00B553BE">
          <w:rPr>
            <w:rFonts w:ascii="iCiel Avenir LT Std 35 Light" w:hAnsi="iCiel Avenir LT Std 35 Light" w:cs="Arial"/>
            <w:sz w:val="22"/>
            <w:szCs w:val="22"/>
            <w:rPrChange w:id="6196"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6197" w:author="An Tran, ACA (BUV)" w:date="2024-09-13T17:29:00Z" w16du:dateUtc="2024-09-13T10:29:00Z">
              <w:rPr>
                <w:rFonts w:ascii="iCiel Avenir LT Std 35 Light" w:hAnsi="iCiel Avenir LT Std 35 Light" w:cs="Calibri"/>
                <w:i/>
                <w:iCs/>
                <w:sz w:val="22"/>
                <w:szCs w:val="22"/>
              </w:rPr>
            </w:rPrChange>
          </w:rPr>
          <w:delText>ồ</w:delText>
        </w:r>
        <w:r w:rsidRPr="00863667" w:rsidDel="00B553BE">
          <w:rPr>
            <w:rFonts w:ascii="iCiel Avenir LT Std 35 Light" w:hAnsi="iCiel Avenir LT Std 35 Light" w:cs="Arial"/>
            <w:sz w:val="22"/>
            <w:szCs w:val="22"/>
            <w:rPrChange w:id="6198" w:author="An Tran, ACA (BUV)" w:date="2024-09-13T17:29:00Z" w16du:dateUtc="2024-09-13T10:29:00Z">
              <w:rPr>
                <w:rFonts w:ascii="iCiel Avenir LT Std 35 Light" w:hAnsi="iCiel Avenir LT Std 35 Light" w:cs="Arial"/>
                <w:i/>
                <w:iCs/>
                <w:sz w:val="22"/>
                <w:szCs w:val="22"/>
              </w:rPr>
            </w:rPrChange>
          </w:rPr>
          <w:delText>ng Kh</w:delText>
        </w:r>
        <w:r w:rsidRPr="00863667" w:rsidDel="00B553BE">
          <w:rPr>
            <w:rFonts w:ascii="iCiel Avenir LT Std 35 Light" w:hAnsi="iCiel Avenir LT Std 35 Light" w:cs="Arial"/>
            <w:sz w:val="22"/>
            <w:szCs w:val="22"/>
            <w:rPrChange w:id="6199" w:author="An Tran, ACA (BUV)" w:date="2024-09-13T17:29:00Z" w16du:dateUtc="2024-09-13T10:29:00Z">
              <w:rPr>
                <w:rFonts w:ascii="iCiel Avenir LT Std 35 Light" w:hAnsi="iCiel Avenir LT Std 35 Light" w:cs="Calibri"/>
                <w:i/>
                <w:iCs/>
                <w:sz w:val="22"/>
                <w:szCs w:val="22"/>
              </w:rPr>
            </w:rPrChange>
          </w:rPr>
          <w:delText>ả</w:delText>
        </w:r>
        <w:r w:rsidRPr="00863667" w:rsidDel="00B553BE">
          <w:rPr>
            <w:rFonts w:ascii="iCiel Avenir LT Std 35 Light" w:hAnsi="iCiel Avenir LT Std 35 Light" w:cs="Arial"/>
            <w:sz w:val="22"/>
            <w:szCs w:val="22"/>
            <w:rPrChange w:id="6200" w:author="An Tran, ACA (BUV)" w:date="2024-09-13T17:29:00Z" w16du:dateUtc="2024-09-13T10:29:00Z">
              <w:rPr>
                <w:rFonts w:ascii="iCiel Avenir LT Std 35 Light" w:hAnsi="iCiel Avenir LT Std 35 Light" w:cs="Arial"/>
                <w:i/>
                <w:iCs/>
                <w:sz w:val="22"/>
                <w:szCs w:val="22"/>
              </w:rPr>
            </w:rPrChange>
          </w:rPr>
          <w:delText>o th</w:delText>
        </w:r>
        <w:r w:rsidRPr="00863667" w:rsidDel="00B553BE">
          <w:rPr>
            <w:rFonts w:ascii="iCiel Avenir LT Std 35 Light" w:hAnsi="iCiel Avenir LT Std 35 Light" w:cs="Arial"/>
            <w:sz w:val="22"/>
            <w:szCs w:val="22"/>
            <w:rPrChange w:id="6201" w:author="An Tran, ACA (BUV)" w:date="2024-09-13T17:29:00Z" w16du:dateUtc="2024-09-13T10:29:00Z">
              <w:rPr>
                <w:rFonts w:ascii="iCiel Avenir LT Std 35 Light" w:hAnsi="iCiel Avenir LT Std 35 Light" w:cs="Avenir Next LT Pro"/>
                <w:i/>
                <w:iCs/>
                <w:sz w:val="22"/>
                <w:szCs w:val="22"/>
              </w:rPr>
            </w:rPrChange>
          </w:rPr>
          <w:delText>í</w:delText>
        </w:r>
        <w:r w:rsidRPr="00863667" w:rsidDel="00B553BE">
          <w:rPr>
            <w:rFonts w:ascii="iCiel Avenir LT Std 35 Light" w:hAnsi="iCiel Avenir LT Std 35 Light" w:cs="Arial"/>
            <w:sz w:val="22"/>
            <w:szCs w:val="22"/>
            <w:rPrChange w:id="6202" w:author="An Tran, ACA (BUV)" w:date="2024-09-13T17:29:00Z" w16du:dateUtc="2024-09-13T10:29:00Z">
              <w:rPr>
                <w:rFonts w:ascii="iCiel Avenir LT Std 35 Light" w:hAnsi="iCiel Avenir LT Std 35 Light" w:cs="Arial"/>
                <w:i/>
                <w:iCs/>
                <w:sz w:val="22"/>
                <w:szCs w:val="22"/>
              </w:rPr>
            </w:rPrChange>
          </w:rPr>
          <w:delText xml:space="preserve"> l</w:delText>
        </w:r>
        <w:r w:rsidRPr="00863667" w:rsidDel="00B553BE">
          <w:rPr>
            <w:rFonts w:ascii="iCiel Avenir LT Std 35 Light" w:hAnsi="iCiel Avenir LT Std 35 Light" w:cs="Arial"/>
            <w:sz w:val="22"/>
            <w:szCs w:val="22"/>
            <w:rPrChange w:id="6203"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6204" w:author="An Tran, ACA (BUV)" w:date="2024-09-13T17:29:00Z" w16du:dateUtc="2024-09-13T10:29:00Z">
              <w:rPr>
                <w:rFonts w:ascii="iCiel Avenir LT Std 35 Light" w:hAnsi="iCiel Avenir LT Std 35 Light" w:cs="Arial"/>
                <w:i/>
                <w:iCs/>
                <w:sz w:val="22"/>
                <w:szCs w:val="22"/>
              </w:rPr>
            </w:rPrChange>
          </w:rPr>
          <w:delText xml:space="preserve"> sinh vi</w:delText>
        </w:r>
        <w:r w:rsidRPr="00863667" w:rsidDel="00B553BE">
          <w:rPr>
            <w:rFonts w:ascii="iCiel Avenir LT Std 35 Light" w:hAnsi="iCiel Avenir LT Std 35 Light" w:cs="Arial"/>
            <w:sz w:val="22"/>
            <w:szCs w:val="22"/>
            <w:rPrChange w:id="6205" w:author="An Tran, ACA (BUV)" w:date="2024-09-13T17:29:00Z" w16du:dateUtc="2024-09-13T10:29:00Z">
              <w:rPr>
                <w:rFonts w:ascii="iCiel Avenir LT Std 35 Light" w:hAnsi="iCiel Avenir LT Std 35 Light" w:cs="Avenir Next LT Pro"/>
                <w:i/>
                <w:iCs/>
                <w:sz w:val="22"/>
                <w:szCs w:val="22"/>
              </w:rPr>
            </w:rPrChange>
          </w:rPr>
          <w:delText>ê</w:delText>
        </w:r>
        <w:r w:rsidRPr="00863667" w:rsidDel="00B553BE">
          <w:rPr>
            <w:rFonts w:ascii="iCiel Avenir LT Std 35 Light" w:hAnsi="iCiel Avenir LT Std 35 Light" w:cs="Arial"/>
            <w:sz w:val="22"/>
            <w:szCs w:val="22"/>
            <w:rPrChange w:id="6206" w:author="An Tran, ACA (BUV)" w:date="2024-09-13T17:29:00Z" w16du:dateUtc="2024-09-13T10:29:00Z">
              <w:rPr>
                <w:rFonts w:ascii="iCiel Avenir LT Std 35 Light" w:hAnsi="iCiel Avenir LT Std 35 Light" w:cs="Arial"/>
                <w:i/>
                <w:iCs/>
                <w:sz w:val="22"/>
                <w:szCs w:val="22"/>
              </w:rPr>
            </w:rPrChange>
          </w:rPr>
          <w:delText>n ph</w:delText>
        </w:r>
        <w:r w:rsidRPr="00863667" w:rsidDel="00B553BE">
          <w:rPr>
            <w:rFonts w:ascii="iCiel Avenir LT Std 35 Light" w:hAnsi="iCiel Avenir LT Std 35 Light" w:cs="Arial"/>
            <w:sz w:val="22"/>
            <w:szCs w:val="22"/>
            <w:rPrChange w:id="6207" w:author="An Tran, ACA (BUV)" w:date="2024-09-13T17:29:00Z" w16du:dateUtc="2024-09-13T10:29:00Z">
              <w:rPr>
                <w:rFonts w:ascii="iCiel Avenir LT Std 35 Light" w:hAnsi="iCiel Avenir LT Std 35 Light" w:cs="Calibri"/>
                <w:i/>
                <w:iCs/>
                <w:sz w:val="22"/>
                <w:szCs w:val="22"/>
              </w:rPr>
            </w:rPrChange>
          </w:rPr>
          <w:delText>ả</w:delText>
        </w:r>
        <w:r w:rsidRPr="00863667" w:rsidDel="00B553BE">
          <w:rPr>
            <w:rFonts w:ascii="iCiel Avenir LT Std 35 Light" w:hAnsi="iCiel Avenir LT Std 35 Light" w:cs="Arial"/>
            <w:sz w:val="22"/>
            <w:szCs w:val="22"/>
            <w:rPrChange w:id="6208" w:author="An Tran, ACA (BUV)" w:date="2024-09-13T17:29:00Z" w16du:dateUtc="2024-09-13T10:29:00Z">
              <w:rPr>
                <w:rFonts w:ascii="iCiel Avenir LT Std 35 Light" w:hAnsi="iCiel Avenir LT Std 35 Light" w:cs="Arial"/>
                <w:i/>
                <w:iCs/>
                <w:sz w:val="22"/>
                <w:szCs w:val="22"/>
              </w:rPr>
            </w:rPrChange>
          </w:rPr>
          <w:delText>i ho</w:delText>
        </w:r>
        <w:r w:rsidRPr="00863667" w:rsidDel="00B553BE">
          <w:rPr>
            <w:rFonts w:ascii="iCiel Avenir LT Std 35 Light" w:hAnsi="iCiel Avenir LT Std 35 Light" w:cs="Arial"/>
            <w:sz w:val="22"/>
            <w:szCs w:val="22"/>
            <w:rPrChange w:id="6209"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6210" w:author="An Tran, ACA (BUV)" w:date="2024-09-13T17:29:00Z" w16du:dateUtc="2024-09-13T10:29:00Z">
              <w:rPr>
                <w:rFonts w:ascii="iCiel Avenir LT Std 35 Light" w:hAnsi="iCiel Avenir LT Std 35 Light" w:cs="Arial"/>
                <w:i/>
                <w:iCs/>
                <w:sz w:val="22"/>
                <w:szCs w:val="22"/>
              </w:rPr>
            </w:rPrChange>
          </w:rPr>
          <w:delText>n th</w:delText>
        </w:r>
        <w:r w:rsidRPr="00863667" w:rsidDel="00B553BE">
          <w:rPr>
            <w:rFonts w:ascii="iCiel Avenir LT Std 35 Light" w:hAnsi="iCiel Avenir LT Std 35 Light" w:cs="Arial"/>
            <w:sz w:val="22"/>
            <w:szCs w:val="22"/>
            <w:rPrChange w:id="6211"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6212" w:author="An Tran, ACA (BUV)" w:date="2024-09-13T17:29:00Z" w16du:dateUtc="2024-09-13T10:29:00Z">
              <w:rPr>
                <w:rFonts w:ascii="iCiel Avenir LT Std 35 Light" w:hAnsi="iCiel Avenir LT Std 35 Light" w:cs="Arial"/>
                <w:i/>
                <w:iCs/>
                <w:sz w:val="22"/>
                <w:szCs w:val="22"/>
              </w:rPr>
            </w:rPrChange>
          </w:rPr>
          <w:delText>nh b</w:delText>
        </w:r>
        <w:r w:rsidRPr="00863667" w:rsidDel="00B553BE">
          <w:rPr>
            <w:rFonts w:ascii="iCiel Avenir LT Std 35 Light" w:hAnsi="iCiel Avenir LT Std 35 Light" w:cs="Arial"/>
            <w:sz w:val="22"/>
            <w:szCs w:val="22"/>
            <w:rPrChange w:id="6213"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6214" w:author="An Tran, ACA (BUV)" w:date="2024-09-13T17:29:00Z" w16du:dateUtc="2024-09-13T10:29:00Z">
              <w:rPr>
                <w:rFonts w:ascii="iCiel Avenir LT Std 35 Light" w:hAnsi="iCiel Avenir LT Std 35 Light" w:cs="Arial"/>
                <w:i/>
                <w:iCs/>
                <w:sz w:val="22"/>
                <w:szCs w:val="22"/>
              </w:rPr>
            </w:rPrChange>
          </w:rPr>
          <w:delText>i thi l</w:delText>
        </w:r>
        <w:r w:rsidRPr="00863667" w:rsidDel="00B553BE">
          <w:rPr>
            <w:rFonts w:ascii="iCiel Avenir LT Std 35 Light" w:hAnsi="iCiel Avenir LT Std 35 Light" w:cs="Arial"/>
            <w:sz w:val="22"/>
            <w:szCs w:val="22"/>
            <w:rPrChange w:id="6215" w:author="An Tran, ACA (BUV)" w:date="2024-09-13T17:29:00Z" w16du:dateUtc="2024-09-13T10:29:00Z">
              <w:rPr>
                <w:rFonts w:ascii="iCiel Avenir LT Std 35 Light" w:hAnsi="iCiel Avenir LT Std 35 Light" w:cs="Calibri"/>
                <w:i/>
                <w:iCs/>
                <w:sz w:val="22"/>
                <w:szCs w:val="22"/>
              </w:rPr>
            </w:rPrChange>
          </w:rPr>
          <w:delText>ạ</w:delText>
        </w:r>
        <w:r w:rsidRPr="00863667" w:rsidDel="00B553BE">
          <w:rPr>
            <w:rFonts w:ascii="iCiel Avenir LT Std 35 Light" w:hAnsi="iCiel Avenir LT Std 35 Light" w:cs="Arial"/>
            <w:sz w:val="22"/>
            <w:szCs w:val="22"/>
            <w:rPrChange w:id="6216" w:author="An Tran, ACA (BUV)" w:date="2024-09-13T17:29:00Z" w16du:dateUtc="2024-09-13T10:29:00Z">
              <w:rPr>
                <w:rFonts w:ascii="iCiel Avenir LT Std 35 Light" w:hAnsi="iCiel Avenir LT Std 35 Light" w:cs="Arial"/>
                <w:i/>
                <w:iCs/>
                <w:sz w:val="22"/>
                <w:szCs w:val="22"/>
              </w:rPr>
            </w:rPrChange>
          </w:rPr>
          <w:delText>i, sinh viên s</w:delText>
        </w:r>
        <w:r w:rsidRPr="00863667" w:rsidDel="00B553BE">
          <w:rPr>
            <w:rFonts w:ascii="iCiel Avenir LT Std 35 Light" w:hAnsi="iCiel Avenir LT Std 35 Light" w:cs="Arial"/>
            <w:sz w:val="22"/>
            <w:szCs w:val="22"/>
            <w:rPrChange w:id="6217" w:author="An Tran, ACA (BUV)" w:date="2024-09-13T17:29:00Z" w16du:dateUtc="2024-09-13T10:29:00Z">
              <w:rPr>
                <w:rFonts w:ascii="iCiel Avenir LT Std 35 Light" w:hAnsi="iCiel Avenir LT Std 35 Light" w:cs="Calibri"/>
                <w:i/>
                <w:iCs/>
                <w:sz w:val="22"/>
                <w:szCs w:val="22"/>
              </w:rPr>
            </w:rPrChange>
          </w:rPr>
          <w:delText>ẽ</w:delText>
        </w:r>
        <w:r w:rsidRPr="00863667" w:rsidDel="00B553BE">
          <w:rPr>
            <w:rFonts w:ascii="iCiel Avenir LT Std 35 Light" w:hAnsi="iCiel Avenir LT Std 35 Light" w:cs="Arial"/>
            <w:sz w:val="22"/>
            <w:szCs w:val="22"/>
            <w:rPrChange w:id="6218" w:author="An Tran, ACA (BUV)" w:date="2024-09-13T17:29:00Z" w16du:dateUtc="2024-09-13T10:29:00Z">
              <w:rPr>
                <w:rFonts w:ascii="iCiel Avenir LT Std 35 Light" w:hAnsi="iCiel Avenir LT Std 35 Light" w:cs="Arial"/>
                <w:i/>
                <w:iCs/>
                <w:sz w:val="22"/>
                <w:szCs w:val="22"/>
              </w:rPr>
            </w:rPrChange>
          </w:rPr>
          <w:delText xml:space="preserve"> </w:delText>
        </w:r>
        <w:r w:rsidRPr="00863667" w:rsidDel="00B553BE">
          <w:rPr>
            <w:rFonts w:ascii="iCiel Avenir LT Std 35 Light" w:hAnsi="iCiel Avenir LT Std 35 Light" w:cs="Arial"/>
            <w:sz w:val="22"/>
            <w:szCs w:val="22"/>
            <w:rPrChange w:id="6219"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6220" w:author="An Tran, ACA (BUV)" w:date="2024-09-13T17:29:00Z" w16du:dateUtc="2024-09-13T10:29:00Z">
              <w:rPr>
                <w:rFonts w:ascii="iCiel Avenir LT Std 35 Light" w:hAnsi="iCiel Avenir LT Std 35 Light" w:cs="Calibri"/>
                <w:i/>
                <w:iCs/>
                <w:sz w:val="22"/>
                <w:szCs w:val="22"/>
              </w:rPr>
            </w:rPrChange>
          </w:rPr>
          <w:delText>ượ</w:delText>
        </w:r>
        <w:r w:rsidRPr="00863667" w:rsidDel="00B553BE">
          <w:rPr>
            <w:rFonts w:ascii="iCiel Avenir LT Std 35 Light" w:hAnsi="iCiel Avenir LT Std 35 Light" w:cs="Arial"/>
            <w:sz w:val="22"/>
            <w:szCs w:val="22"/>
            <w:rPrChange w:id="6221" w:author="An Tran, ACA (BUV)" w:date="2024-09-13T17:29:00Z" w16du:dateUtc="2024-09-13T10:29:00Z">
              <w:rPr>
                <w:rFonts w:ascii="iCiel Avenir LT Std 35 Light" w:hAnsi="iCiel Avenir LT Std 35 Light" w:cs="Arial"/>
                <w:i/>
                <w:iCs/>
                <w:sz w:val="22"/>
                <w:szCs w:val="22"/>
              </w:rPr>
            </w:rPrChange>
          </w:rPr>
          <w:delText>c giao m</w:delText>
        </w:r>
        <w:r w:rsidRPr="00863667" w:rsidDel="00B553BE">
          <w:rPr>
            <w:rFonts w:ascii="iCiel Avenir LT Std 35 Light" w:hAnsi="iCiel Avenir LT Std 35 Light" w:cs="Arial"/>
            <w:sz w:val="22"/>
            <w:szCs w:val="22"/>
            <w:rPrChange w:id="6222" w:author="An Tran, ACA (BUV)" w:date="2024-09-13T17:29:00Z" w16du:dateUtc="2024-09-13T10:29:00Z">
              <w:rPr>
                <w:rFonts w:ascii="iCiel Avenir LT Std 35 Light" w:hAnsi="iCiel Avenir LT Std 35 Light" w:cs="Calibri"/>
                <w:i/>
                <w:iCs/>
                <w:sz w:val="22"/>
                <w:szCs w:val="22"/>
              </w:rPr>
            </w:rPrChange>
          </w:rPr>
          <w:delText>ộ</w:delText>
        </w:r>
        <w:r w:rsidRPr="00863667" w:rsidDel="00B553BE">
          <w:rPr>
            <w:rFonts w:ascii="iCiel Avenir LT Std 35 Light" w:hAnsi="iCiel Avenir LT Std 35 Light" w:cs="Arial"/>
            <w:sz w:val="22"/>
            <w:szCs w:val="22"/>
            <w:rPrChange w:id="6223" w:author="An Tran, ACA (BUV)" w:date="2024-09-13T17:29:00Z" w16du:dateUtc="2024-09-13T10:29:00Z">
              <w:rPr>
                <w:rFonts w:ascii="iCiel Avenir LT Std 35 Light" w:hAnsi="iCiel Avenir LT Std 35 Light" w:cs="Arial"/>
                <w:i/>
                <w:iCs/>
                <w:sz w:val="22"/>
                <w:szCs w:val="22"/>
              </w:rPr>
            </w:rPrChange>
          </w:rPr>
          <w:delText xml:space="preserve">t </w:delText>
        </w:r>
        <w:r w:rsidRPr="00863667" w:rsidDel="00B553BE">
          <w:rPr>
            <w:rFonts w:ascii="iCiel Avenir LT Std 35 Light" w:hAnsi="iCiel Avenir LT Std 35 Light" w:cs="Arial"/>
            <w:sz w:val="22"/>
            <w:szCs w:val="22"/>
            <w:rPrChange w:id="6224"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6225" w:author="An Tran, ACA (BUV)" w:date="2024-09-13T17:29:00Z" w16du:dateUtc="2024-09-13T10:29:00Z">
              <w:rPr>
                <w:rFonts w:ascii="iCiel Avenir LT Std 35 Light" w:hAnsi="iCiel Avenir LT Std 35 Light" w:cs="Calibri"/>
                <w:i/>
                <w:iCs/>
                <w:sz w:val="22"/>
                <w:szCs w:val="22"/>
              </w:rPr>
            </w:rPrChange>
          </w:rPr>
          <w:delText>ề</w:delText>
        </w:r>
        <w:r w:rsidRPr="00863667" w:rsidDel="00B553BE">
          <w:rPr>
            <w:rFonts w:ascii="iCiel Avenir LT Std 35 Light" w:hAnsi="iCiel Avenir LT Std 35 Light" w:cs="Arial"/>
            <w:sz w:val="22"/>
            <w:szCs w:val="22"/>
            <w:rPrChange w:id="6226" w:author="An Tran, ACA (BUV)" w:date="2024-09-13T17:29:00Z" w16du:dateUtc="2024-09-13T10:29:00Z">
              <w:rPr>
                <w:rFonts w:ascii="iCiel Avenir LT Std 35 Light" w:hAnsi="iCiel Avenir LT Std 35 Light" w:cs="Arial"/>
                <w:i/>
                <w:iCs/>
                <w:sz w:val="22"/>
                <w:szCs w:val="22"/>
              </w:rPr>
            </w:rPrChange>
          </w:rPr>
          <w:delText xml:space="preserve"> b</w:delText>
        </w:r>
        <w:r w:rsidRPr="00863667" w:rsidDel="00B553BE">
          <w:rPr>
            <w:rFonts w:ascii="iCiel Avenir LT Std 35 Light" w:hAnsi="iCiel Avenir LT Std 35 Light" w:cs="Arial"/>
            <w:sz w:val="22"/>
            <w:szCs w:val="22"/>
            <w:rPrChange w:id="6227"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6228" w:author="An Tran, ACA (BUV)" w:date="2024-09-13T17:29:00Z" w16du:dateUtc="2024-09-13T10:29:00Z">
              <w:rPr>
                <w:rFonts w:ascii="iCiel Avenir LT Std 35 Light" w:hAnsi="iCiel Avenir LT Std 35 Light" w:cs="Arial"/>
                <w:i/>
                <w:iCs/>
                <w:sz w:val="22"/>
                <w:szCs w:val="22"/>
              </w:rPr>
            </w:rPrChange>
          </w:rPr>
          <w:delText>i kh</w:delText>
        </w:r>
        <w:r w:rsidRPr="00863667" w:rsidDel="00B553BE">
          <w:rPr>
            <w:rFonts w:ascii="iCiel Avenir LT Std 35 Light" w:hAnsi="iCiel Avenir LT Std 35 Light" w:cs="Arial"/>
            <w:sz w:val="22"/>
            <w:szCs w:val="22"/>
            <w:rPrChange w:id="6229" w:author="An Tran, ACA (BUV)" w:date="2024-09-13T17:29:00Z" w16du:dateUtc="2024-09-13T10:29:00Z">
              <w:rPr>
                <w:rFonts w:ascii="iCiel Avenir LT Std 35 Light" w:hAnsi="iCiel Avenir LT Std 35 Light" w:cs="Avenir Next LT Pro"/>
                <w:i/>
                <w:iCs/>
                <w:sz w:val="22"/>
                <w:szCs w:val="22"/>
              </w:rPr>
            </w:rPrChange>
          </w:rPr>
          <w:delText>á</w:delText>
        </w:r>
        <w:r w:rsidRPr="00863667" w:rsidDel="00B553BE">
          <w:rPr>
            <w:rFonts w:ascii="iCiel Avenir LT Std 35 Light" w:hAnsi="iCiel Avenir LT Std 35 Light" w:cs="Arial"/>
            <w:sz w:val="22"/>
            <w:szCs w:val="22"/>
            <w:rPrChange w:id="6230" w:author="An Tran, ACA (BUV)" w:date="2024-09-13T17:29:00Z" w16du:dateUtc="2024-09-13T10:29:00Z">
              <w:rPr>
                <w:rFonts w:ascii="iCiel Avenir LT Std 35 Light" w:hAnsi="iCiel Avenir LT Std 35 Light" w:cs="Arial"/>
                <w:i/>
                <w:iCs/>
                <w:sz w:val="22"/>
                <w:szCs w:val="22"/>
              </w:rPr>
            </w:rPrChange>
          </w:rPr>
          <w:delText xml:space="preserve">c </w:delText>
        </w:r>
        <w:r w:rsidRPr="00863667" w:rsidDel="00B553BE">
          <w:rPr>
            <w:rFonts w:ascii="iCiel Avenir LT Std 35 Light" w:hAnsi="iCiel Avenir LT Std 35 Light" w:cs="Arial"/>
            <w:sz w:val="22"/>
            <w:szCs w:val="22"/>
            <w:rPrChange w:id="6231" w:author="An Tran, ACA (BUV)" w:date="2024-09-13T17:29:00Z" w16du:dateUtc="2024-09-13T10:29:00Z">
              <w:rPr>
                <w:rFonts w:ascii="iCiel Avenir LT Std 35 Light" w:hAnsi="iCiel Avenir LT Std 35 Light" w:cs="Avenir Next LT Pro"/>
                <w:i/>
                <w:iCs/>
                <w:sz w:val="22"/>
                <w:szCs w:val="22"/>
              </w:rPr>
            </w:rPrChange>
          </w:rPr>
          <w:delText>đ</w:delText>
        </w:r>
        <w:r w:rsidRPr="00863667" w:rsidDel="00B553BE">
          <w:rPr>
            <w:rFonts w:ascii="iCiel Avenir LT Std 35 Light" w:hAnsi="iCiel Avenir LT Std 35 Light" w:cs="Arial"/>
            <w:sz w:val="22"/>
            <w:szCs w:val="22"/>
            <w:rPrChange w:id="6232" w:author="An Tran, ACA (BUV)" w:date="2024-09-13T17:29:00Z" w16du:dateUtc="2024-09-13T10:29:00Z">
              <w:rPr>
                <w:rFonts w:ascii="iCiel Avenir LT Std 35 Light" w:hAnsi="iCiel Avenir LT Std 35 Light" w:cs="Calibri"/>
                <w:i/>
                <w:iCs/>
                <w:sz w:val="22"/>
                <w:szCs w:val="22"/>
              </w:rPr>
            </w:rPrChange>
          </w:rPr>
          <w:delText>ể</w:delText>
        </w:r>
        <w:r w:rsidRPr="00863667" w:rsidDel="00B553BE">
          <w:rPr>
            <w:rFonts w:ascii="iCiel Avenir LT Std 35 Light" w:hAnsi="iCiel Avenir LT Std 35 Light" w:cs="Arial"/>
            <w:sz w:val="22"/>
            <w:szCs w:val="22"/>
            <w:rPrChange w:id="6233" w:author="An Tran, ACA (BUV)" w:date="2024-09-13T17:29:00Z" w16du:dateUtc="2024-09-13T10:29:00Z">
              <w:rPr>
                <w:rFonts w:ascii="iCiel Avenir LT Std 35 Light" w:hAnsi="iCiel Avenir LT Std 35 Light" w:cs="Arial"/>
                <w:i/>
                <w:iCs/>
                <w:sz w:val="22"/>
                <w:szCs w:val="22"/>
              </w:rPr>
            </w:rPrChange>
          </w:rPr>
          <w:delText xml:space="preserve"> ho</w:delText>
        </w:r>
        <w:r w:rsidRPr="00863667" w:rsidDel="00B553BE">
          <w:rPr>
            <w:rFonts w:ascii="iCiel Avenir LT Std 35 Light" w:hAnsi="iCiel Avenir LT Std 35 Light" w:cs="Arial"/>
            <w:sz w:val="22"/>
            <w:szCs w:val="22"/>
            <w:rPrChange w:id="6234"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6235" w:author="An Tran, ACA (BUV)" w:date="2024-09-13T17:29:00Z" w16du:dateUtc="2024-09-13T10:29:00Z">
              <w:rPr>
                <w:rFonts w:ascii="iCiel Avenir LT Std 35 Light" w:hAnsi="iCiel Avenir LT Std 35 Light" w:cs="Arial"/>
                <w:i/>
                <w:iCs/>
                <w:sz w:val="22"/>
                <w:szCs w:val="22"/>
              </w:rPr>
            </w:rPrChange>
          </w:rPr>
          <w:delText>n th</w:delText>
        </w:r>
        <w:r w:rsidRPr="00863667" w:rsidDel="00B553BE">
          <w:rPr>
            <w:rFonts w:ascii="iCiel Avenir LT Std 35 Light" w:hAnsi="iCiel Avenir LT Std 35 Light" w:cs="Arial"/>
            <w:sz w:val="22"/>
            <w:szCs w:val="22"/>
            <w:rPrChange w:id="6236" w:author="An Tran, ACA (BUV)" w:date="2024-09-13T17:29:00Z" w16du:dateUtc="2024-09-13T10:29:00Z">
              <w:rPr>
                <w:rFonts w:ascii="iCiel Avenir LT Std 35 Light" w:hAnsi="iCiel Avenir LT Std 35 Light" w:cs="Avenir Next LT Pro"/>
                <w:i/>
                <w:iCs/>
                <w:sz w:val="22"/>
                <w:szCs w:val="22"/>
              </w:rPr>
            </w:rPrChange>
          </w:rPr>
          <w:delText>à</w:delText>
        </w:r>
        <w:r w:rsidRPr="00863667" w:rsidDel="00B553BE">
          <w:rPr>
            <w:rFonts w:ascii="iCiel Avenir LT Std 35 Light" w:hAnsi="iCiel Avenir LT Std 35 Light" w:cs="Arial"/>
            <w:sz w:val="22"/>
            <w:szCs w:val="22"/>
            <w:rPrChange w:id="6237" w:author="An Tran, ACA (BUV)" w:date="2024-09-13T17:29:00Z" w16du:dateUtc="2024-09-13T10:29:00Z">
              <w:rPr>
                <w:rFonts w:ascii="iCiel Avenir LT Std 35 Light" w:hAnsi="iCiel Avenir LT Std 35 Light" w:cs="Arial"/>
                <w:i/>
                <w:iCs/>
                <w:sz w:val="22"/>
                <w:szCs w:val="22"/>
              </w:rPr>
            </w:rPrChange>
          </w:rPr>
          <w:delText>nh m</w:delText>
        </w:r>
        <w:r w:rsidRPr="00863667" w:rsidDel="00B553BE">
          <w:rPr>
            <w:rFonts w:ascii="iCiel Avenir LT Std 35 Light" w:hAnsi="iCiel Avenir LT Std 35 Light" w:cs="Arial"/>
            <w:sz w:val="22"/>
            <w:szCs w:val="22"/>
            <w:rPrChange w:id="6238" w:author="An Tran, ACA (BUV)" w:date="2024-09-13T17:29:00Z" w16du:dateUtc="2024-09-13T10:29:00Z">
              <w:rPr>
                <w:rFonts w:ascii="iCiel Avenir LT Std 35 Light" w:hAnsi="iCiel Avenir LT Std 35 Light" w:cs="Avenir Next LT Pro"/>
                <w:i/>
                <w:iCs/>
                <w:sz w:val="22"/>
                <w:szCs w:val="22"/>
              </w:rPr>
            </w:rPrChange>
          </w:rPr>
          <w:delText>ô</w:delText>
        </w:r>
        <w:r w:rsidRPr="00863667" w:rsidDel="00B553BE">
          <w:rPr>
            <w:rFonts w:ascii="iCiel Avenir LT Std 35 Light" w:hAnsi="iCiel Avenir LT Std 35 Light" w:cs="Arial"/>
            <w:sz w:val="22"/>
            <w:szCs w:val="22"/>
            <w:rPrChange w:id="6239" w:author="An Tran, ACA (BUV)" w:date="2024-09-13T17:29:00Z" w16du:dateUtc="2024-09-13T10:29:00Z">
              <w:rPr>
                <w:rFonts w:ascii="iCiel Avenir LT Std 35 Light" w:hAnsi="iCiel Avenir LT Std 35 Light" w:cs="Arial"/>
                <w:i/>
                <w:iCs/>
                <w:sz w:val="22"/>
                <w:szCs w:val="22"/>
              </w:rPr>
            </w:rPrChange>
          </w:rPr>
          <w:delText>n h</w:delText>
        </w:r>
        <w:r w:rsidRPr="00863667" w:rsidDel="00B553BE">
          <w:rPr>
            <w:rFonts w:ascii="iCiel Avenir LT Std 35 Light" w:hAnsi="iCiel Avenir LT Std 35 Light" w:cs="Arial"/>
            <w:sz w:val="22"/>
            <w:szCs w:val="22"/>
            <w:rPrChange w:id="6240" w:author="An Tran, ACA (BUV)" w:date="2024-09-13T17:29:00Z" w16du:dateUtc="2024-09-13T10:29:00Z">
              <w:rPr>
                <w:rFonts w:ascii="iCiel Avenir LT Std 35 Light" w:hAnsi="iCiel Avenir LT Std 35 Light" w:cs="Calibri"/>
                <w:i/>
                <w:iCs/>
                <w:sz w:val="22"/>
                <w:szCs w:val="22"/>
              </w:rPr>
            </w:rPrChange>
          </w:rPr>
          <w:delText>ọ</w:delText>
        </w:r>
        <w:r w:rsidRPr="00863667" w:rsidDel="00B553BE">
          <w:rPr>
            <w:rFonts w:ascii="iCiel Avenir LT Std 35 Light" w:hAnsi="iCiel Avenir LT Std 35 Light" w:cs="Arial"/>
            <w:sz w:val="22"/>
            <w:szCs w:val="22"/>
            <w:rPrChange w:id="6241" w:author="An Tran, ACA (BUV)" w:date="2024-09-13T17:29:00Z" w16du:dateUtc="2024-09-13T10:29:00Z">
              <w:rPr>
                <w:rFonts w:ascii="iCiel Avenir LT Std 35 Light" w:hAnsi="iCiel Avenir LT Std 35 Light" w:cs="Arial"/>
                <w:i/>
                <w:iCs/>
                <w:sz w:val="22"/>
                <w:szCs w:val="22"/>
              </w:rPr>
            </w:rPrChange>
          </w:rPr>
          <w:delText xml:space="preserve">c </w:delText>
        </w:r>
        <w:r w:rsidRPr="00863667" w:rsidDel="00B553BE">
          <w:rPr>
            <w:rFonts w:ascii="iCiel Avenir LT Std 35 Light" w:hAnsi="iCiel Avenir LT Std 35 Light" w:cs="Arial"/>
            <w:sz w:val="22"/>
            <w:szCs w:val="22"/>
            <w:rPrChange w:id="6242" w:author="An Tran, ACA (BUV)" w:date="2024-09-13T17:29:00Z" w16du:dateUtc="2024-09-13T10:29:00Z">
              <w:rPr>
                <w:rFonts w:ascii="iCiel Avenir LT Std 35 Light" w:hAnsi="iCiel Avenir LT Std 35 Light" w:cs="Avenir Next LT Pro"/>
                <w:i/>
                <w:iCs/>
                <w:sz w:val="22"/>
                <w:szCs w:val="22"/>
              </w:rPr>
            </w:rPrChange>
          </w:rPr>
          <w:delText>đó</w:delText>
        </w:r>
        <w:r w:rsidRPr="00863667" w:rsidDel="00B553BE">
          <w:rPr>
            <w:rFonts w:ascii="iCiel Avenir LT Std 35 Light" w:hAnsi="iCiel Avenir LT Std 35 Light" w:cs="Arial"/>
            <w:sz w:val="22"/>
            <w:szCs w:val="22"/>
            <w:rPrChange w:id="6243" w:author="An Tran, ACA (BUV)" w:date="2024-09-13T17:29:00Z" w16du:dateUtc="2024-09-13T10:29:00Z">
              <w:rPr>
                <w:rFonts w:ascii="iCiel Avenir LT Std 35 Light" w:hAnsi="iCiel Avenir LT Std 35 Light" w:cs="Arial"/>
                <w:i/>
                <w:iCs/>
                <w:sz w:val="22"/>
                <w:szCs w:val="22"/>
                <w:lang w:val="vi-VN"/>
              </w:rPr>
            </w:rPrChange>
          </w:rPr>
          <w:delText>.</w:delText>
        </w:r>
        <w:bookmarkStart w:id="6244" w:name="_Toc177143455"/>
        <w:bookmarkStart w:id="6245" w:name="_Toc177143810"/>
        <w:bookmarkEnd w:id="6244"/>
        <w:bookmarkEnd w:id="6245"/>
      </w:del>
    </w:p>
    <w:p w14:paraId="5BEEB92D" w14:textId="02CF158C" w:rsidR="00AA14EC" w:rsidRPr="00863667" w:rsidDel="00B553BE" w:rsidRDefault="00AA14EC" w:rsidP="00AA14EC">
      <w:pPr>
        <w:ind w:left="90" w:firstLine="0"/>
        <w:rPr>
          <w:del w:id="6246" w:author="An Tran, ACA (BUV)" w:date="2024-09-12T22:22:00Z" w16du:dateUtc="2024-09-12T15:22:00Z"/>
          <w:rFonts w:ascii="iCiel Avenir LT Std 35 Light" w:hAnsi="iCiel Avenir LT Std 35 Light" w:cs="Arial"/>
          <w:sz w:val="22"/>
          <w:szCs w:val="22"/>
          <w:rPrChange w:id="6247" w:author="An Tran, ACA (BUV)" w:date="2024-09-13T17:29:00Z" w16du:dateUtc="2024-09-13T10:29:00Z">
            <w:rPr>
              <w:del w:id="6248" w:author="An Tran, ACA (BUV)" w:date="2024-09-12T22:22:00Z" w16du:dateUtc="2024-09-12T15:22:00Z"/>
              <w:rFonts w:ascii="iCiel Avenir LT Std 35 Light" w:hAnsi="iCiel Avenir LT Std 35 Light" w:cs="Arial"/>
              <w:i/>
              <w:iCs/>
              <w:sz w:val="22"/>
              <w:szCs w:val="22"/>
              <w:lang w:val="vi-VN"/>
            </w:rPr>
          </w:rPrChange>
        </w:rPr>
      </w:pPr>
      <w:del w:id="6249" w:author="An Tran, ACA (BUV)" w:date="2024-09-12T22:22:00Z" w16du:dateUtc="2024-09-12T15:22:00Z">
        <w:r w:rsidRPr="00863667" w:rsidDel="00B553BE">
          <w:rPr>
            <w:rFonts w:ascii="iCiel Avenir LT Std 35 Light" w:hAnsi="iCiel Avenir LT Std 35 Light" w:cs="Arial"/>
            <w:sz w:val="22"/>
            <w:szCs w:val="22"/>
            <w:rPrChange w:id="6250" w:author="An Tran, ACA (BUV)" w:date="2024-09-13T17:29:00Z" w16du:dateUtc="2024-09-13T10:29:00Z">
              <w:rPr>
                <w:rFonts w:ascii="iCiel Avenir LT Std 35 Light" w:hAnsi="iCiel Avenir LT Std 35 Light" w:cs="Arial"/>
                <w:i/>
                <w:iCs/>
                <w:sz w:val="22"/>
                <w:szCs w:val="22"/>
                <w:lang w:val="vi-VN"/>
              </w:rPr>
            </w:rPrChange>
          </w:rPr>
          <w:delText>N</w:delText>
        </w:r>
        <w:r w:rsidRPr="00863667" w:rsidDel="00B553BE">
          <w:rPr>
            <w:rFonts w:ascii="iCiel Avenir LT Std 35 Light" w:hAnsi="iCiel Avenir LT Std 35 Light" w:cs="Arial"/>
            <w:sz w:val="22"/>
            <w:szCs w:val="22"/>
            <w:rPrChange w:id="6251" w:author="An Tran, ACA (BUV)" w:date="2024-09-13T17:29:00Z" w16du:dateUtc="2024-09-13T10:29:00Z">
              <w:rPr>
                <w:rFonts w:ascii="iCiel Avenir LT Std 35 Light" w:hAnsi="iCiel Avenir LT Std 35 Light" w:cs="Calibri"/>
                <w:i/>
                <w:iCs/>
                <w:sz w:val="22"/>
                <w:szCs w:val="22"/>
                <w:lang w:val="vi-VN"/>
              </w:rPr>
            </w:rPrChange>
          </w:rPr>
          <w:delText>ế</w:delText>
        </w:r>
        <w:r w:rsidRPr="00863667" w:rsidDel="00B553BE">
          <w:rPr>
            <w:rFonts w:ascii="iCiel Avenir LT Std 35 Light" w:hAnsi="iCiel Avenir LT Std 35 Light" w:cs="Arial"/>
            <w:sz w:val="22"/>
            <w:szCs w:val="22"/>
            <w:rPrChange w:id="6252" w:author="An Tran, ACA (BUV)" w:date="2024-09-13T17:29:00Z" w16du:dateUtc="2024-09-13T10:29:00Z">
              <w:rPr>
                <w:rFonts w:ascii="iCiel Avenir LT Std 35 Light" w:hAnsi="iCiel Avenir LT Std 35 Light" w:cs="Arial"/>
                <w:i/>
                <w:iCs/>
                <w:sz w:val="22"/>
                <w:szCs w:val="22"/>
                <w:lang w:val="vi-VN"/>
              </w:rPr>
            </w:rPrChange>
          </w:rPr>
          <w:delText>u m</w:delText>
        </w:r>
        <w:r w:rsidRPr="00863667" w:rsidDel="00B553BE">
          <w:rPr>
            <w:rFonts w:ascii="iCiel Avenir LT Std 35 Light" w:hAnsi="iCiel Avenir LT Std 35 Light" w:cs="Arial"/>
            <w:sz w:val="22"/>
            <w:szCs w:val="22"/>
            <w:rPrChange w:id="6253"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254" w:author="An Tran, ACA (BUV)" w:date="2024-09-13T17:29:00Z" w16du:dateUtc="2024-09-13T10:29:00Z">
              <w:rPr>
                <w:rFonts w:ascii="iCiel Avenir LT Std 35 Light" w:hAnsi="iCiel Avenir LT Std 35 Light" w:cs="Arial"/>
                <w:i/>
                <w:iCs/>
                <w:sz w:val="22"/>
                <w:szCs w:val="22"/>
                <w:lang w:val="vi-VN"/>
              </w:rPr>
            </w:rPrChange>
          </w:rPr>
          <w:delText>n h</w:delText>
        </w:r>
        <w:r w:rsidRPr="00863667" w:rsidDel="00B553BE">
          <w:rPr>
            <w:rFonts w:ascii="iCiel Avenir LT Std 35 Light" w:hAnsi="iCiel Avenir LT Std 35 Light" w:cs="Arial"/>
            <w:sz w:val="22"/>
            <w:szCs w:val="22"/>
            <w:rPrChange w:id="6255" w:author="An Tran, ACA (BUV)" w:date="2024-09-13T17:29:00Z" w16du:dateUtc="2024-09-13T10:29:00Z">
              <w:rPr>
                <w:rFonts w:ascii="iCiel Avenir LT Std 35 Light" w:hAnsi="iCiel Avenir LT Std 35 Light" w:cs="Calibri"/>
                <w:i/>
                <w:iCs/>
                <w:sz w:val="22"/>
                <w:szCs w:val="22"/>
                <w:lang w:val="vi-VN"/>
              </w:rPr>
            </w:rPrChange>
          </w:rPr>
          <w:delText>ọ</w:delText>
        </w:r>
        <w:r w:rsidRPr="00863667" w:rsidDel="00B553BE">
          <w:rPr>
            <w:rFonts w:ascii="iCiel Avenir LT Std 35 Light" w:hAnsi="iCiel Avenir LT Std 35 Light" w:cs="Arial"/>
            <w:sz w:val="22"/>
            <w:szCs w:val="22"/>
            <w:rPrChange w:id="6256" w:author="An Tran, ACA (BUV)" w:date="2024-09-13T17:29:00Z" w16du:dateUtc="2024-09-13T10:29:00Z">
              <w:rPr>
                <w:rFonts w:ascii="iCiel Avenir LT Std 35 Light" w:hAnsi="iCiel Avenir LT Std 35 Light" w:cs="Arial"/>
                <w:i/>
                <w:iCs/>
                <w:sz w:val="22"/>
                <w:szCs w:val="22"/>
                <w:lang w:val="vi-VN"/>
              </w:rPr>
            </w:rPrChange>
          </w:rPr>
          <w:delText>c trong 2 k</w:delText>
        </w:r>
        <w:r w:rsidRPr="00863667" w:rsidDel="00B553BE">
          <w:rPr>
            <w:rFonts w:ascii="iCiel Avenir LT Std 35 Light" w:hAnsi="iCiel Avenir LT Std 35 Light" w:cs="Arial"/>
            <w:sz w:val="22"/>
            <w:szCs w:val="22"/>
            <w:rPrChange w:id="6257" w:author="An Tran, ACA (BUV)" w:date="2024-09-13T17:29:00Z" w16du:dateUtc="2024-09-13T10:29:00Z">
              <w:rPr>
                <w:rFonts w:ascii="iCiel Avenir LT Std 35 Light" w:hAnsi="iCiel Avenir LT Std 35 Light" w:cs="Calibri"/>
                <w:i/>
                <w:iCs/>
                <w:sz w:val="22"/>
                <w:szCs w:val="22"/>
                <w:lang w:val="vi-VN"/>
              </w:rPr>
            </w:rPrChange>
          </w:rPr>
          <w:delText>ỳ</w:delText>
        </w:r>
        <w:r w:rsidRPr="00863667" w:rsidDel="00B553BE">
          <w:rPr>
            <w:rFonts w:ascii="iCiel Avenir LT Std 35 Light" w:hAnsi="iCiel Avenir LT Std 35 Light" w:cs="Arial"/>
            <w:sz w:val="22"/>
            <w:szCs w:val="22"/>
            <w:rPrChange w:id="6258" w:author="An Tran, ACA (BUV)" w:date="2024-09-13T17:29:00Z" w16du:dateUtc="2024-09-13T10:29:00Z">
              <w:rPr>
                <w:rFonts w:ascii="iCiel Avenir LT Std 35 Light" w:hAnsi="iCiel Avenir LT Std 35 Light" w:cs="Arial"/>
                <w:i/>
                <w:iCs/>
                <w:sz w:val="22"/>
                <w:szCs w:val="22"/>
                <w:lang w:val="vi-VN"/>
              </w:rPr>
            </w:rPrChange>
          </w:rPr>
          <w:delText xml:space="preserve"> kh</w:delText>
        </w:r>
        <w:r w:rsidRPr="00863667" w:rsidDel="00B553BE">
          <w:rPr>
            <w:rFonts w:ascii="iCiel Avenir LT Std 35 Light" w:hAnsi="iCiel Avenir LT Std 35 Light" w:cs="Arial"/>
            <w:sz w:val="22"/>
            <w:szCs w:val="22"/>
            <w:rPrChange w:id="6259"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260" w:author="An Tran, ACA (BUV)" w:date="2024-09-13T17:29:00Z" w16du:dateUtc="2024-09-13T10:29:00Z">
              <w:rPr>
                <w:rFonts w:ascii="iCiel Avenir LT Std 35 Light" w:hAnsi="iCiel Avenir LT Std 35 Light" w:cs="Arial"/>
                <w:i/>
                <w:iCs/>
                <w:sz w:val="22"/>
                <w:szCs w:val="22"/>
                <w:lang w:val="vi-VN"/>
              </w:rPr>
            </w:rPrChange>
          </w:rPr>
          <w:delText>ng đ</w:delText>
        </w:r>
        <w:r w:rsidRPr="00863667" w:rsidDel="00B553BE">
          <w:rPr>
            <w:rFonts w:ascii="iCiel Avenir LT Std 35 Light" w:hAnsi="iCiel Avenir LT Std 35 Light" w:cs="Arial"/>
            <w:sz w:val="22"/>
            <w:szCs w:val="22"/>
            <w:rPrChange w:id="6261"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6262" w:author="An Tran, ACA (BUV)" w:date="2024-09-13T17:29:00Z" w16du:dateUtc="2024-09-13T10:29:00Z">
              <w:rPr>
                <w:rFonts w:ascii="iCiel Avenir LT Std 35 Light" w:hAnsi="iCiel Avenir LT Std 35 Light" w:cs="Arial"/>
                <w:i/>
                <w:iCs/>
                <w:sz w:val="22"/>
                <w:szCs w:val="22"/>
                <w:lang w:val="vi-VN"/>
              </w:rPr>
            </w:rPrChange>
          </w:rPr>
          <w:delText>t bao g</w:delText>
        </w:r>
        <w:r w:rsidRPr="00863667" w:rsidDel="00B553BE">
          <w:rPr>
            <w:rFonts w:ascii="iCiel Avenir LT Std 35 Light" w:hAnsi="iCiel Avenir LT Std 35 Light" w:cs="Arial"/>
            <w:sz w:val="22"/>
            <w:szCs w:val="22"/>
            <w:rPrChange w:id="6263" w:author="An Tran, ACA (BUV)" w:date="2024-09-13T17:29:00Z" w16du:dateUtc="2024-09-13T10:29:00Z">
              <w:rPr>
                <w:rFonts w:ascii="iCiel Avenir LT Std 35 Light" w:hAnsi="iCiel Avenir LT Std 35 Light" w:cs="Calibri"/>
                <w:i/>
                <w:iCs/>
                <w:sz w:val="22"/>
                <w:szCs w:val="22"/>
                <w:lang w:val="vi-VN"/>
              </w:rPr>
            </w:rPrChange>
          </w:rPr>
          <w:delText>ồ</w:delText>
        </w:r>
        <w:r w:rsidRPr="00863667" w:rsidDel="00B553BE">
          <w:rPr>
            <w:rFonts w:ascii="iCiel Avenir LT Std 35 Light" w:hAnsi="iCiel Avenir LT Std 35 Light" w:cs="Arial"/>
            <w:sz w:val="22"/>
            <w:szCs w:val="22"/>
            <w:rPrChange w:id="6264" w:author="An Tran, ACA (BUV)" w:date="2024-09-13T17:29:00Z" w16du:dateUtc="2024-09-13T10:29:00Z">
              <w:rPr>
                <w:rFonts w:ascii="iCiel Avenir LT Std 35 Light" w:hAnsi="iCiel Avenir LT Std 35 Light" w:cs="Arial"/>
                <w:i/>
                <w:iCs/>
                <w:sz w:val="22"/>
                <w:szCs w:val="22"/>
                <w:lang w:val="vi-VN"/>
              </w:rPr>
            </w:rPrChange>
          </w:rPr>
          <w:delText>m 1 th</w:delText>
        </w:r>
        <w:r w:rsidRPr="00863667" w:rsidDel="00B553BE">
          <w:rPr>
            <w:rFonts w:ascii="iCiel Avenir LT Std 35 Light" w:hAnsi="iCiel Avenir LT Std 35 Light" w:cs="Arial"/>
            <w:sz w:val="22"/>
            <w:szCs w:val="22"/>
            <w:rPrChange w:id="6265" w:author="An Tran, ACA (BUV)" w:date="2024-09-13T17:29:00Z" w16du:dateUtc="2024-09-13T10:29:00Z">
              <w:rPr>
                <w:rFonts w:ascii="iCiel Avenir LT Std 35 Light" w:hAnsi="iCiel Avenir LT Std 35 Light" w:cs="Avenir Next LT Pro"/>
                <w:i/>
                <w:iCs/>
                <w:sz w:val="22"/>
                <w:szCs w:val="22"/>
                <w:lang w:val="vi-VN"/>
              </w:rPr>
            </w:rPrChange>
          </w:rPr>
          <w:delText>à</w:delText>
        </w:r>
        <w:r w:rsidRPr="00863667" w:rsidDel="00B553BE">
          <w:rPr>
            <w:rFonts w:ascii="iCiel Avenir LT Std 35 Light" w:hAnsi="iCiel Avenir LT Std 35 Light" w:cs="Arial"/>
            <w:sz w:val="22"/>
            <w:szCs w:val="22"/>
            <w:rPrChange w:id="6266" w:author="An Tran, ACA (BUV)" w:date="2024-09-13T17:29:00Z" w16du:dateUtc="2024-09-13T10:29:00Z">
              <w:rPr>
                <w:rFonts w:ascii="iCiel Avenir LT Std 35 Light" w:hAnsi="iCiel Avenir LT Std 35 Light" w:cs="Arial"/>
                <w:i/>
                <w:iCs/>
                <w:sz w:val="22"/>
                <w:szCs w:val="22"/>
                <w:lang w:val="vi-VN"/>
              </w:rPr>
            </w:rPrChange>
          </w:rPr>
          <w:delText>nh ph</w:delText>
        </w:r>
        <w:r w:rsidRPr="00863667" w:rsidDel="00B553BE">
          <w:rPr>
            <w:rFonts w:ascii="iCiel Avenir LT Std 35 Light" w:hAnsi="iCiel Avenir LT Std 35 Light" w:cs="Arial"/>
            <w:sz w:val="22"/>
            <w:szCs w:val="22"/>
            <w:rPrChange w:id="6267" w:author="An Tran, ACA (BUV)" w:date="2024-09-13T17:29:00Z" w16du:dateUtc="2024-09-13T10:29:00Z">
              <w:rPr>
                <w:rFonts w:ascii="iCiel Avenir LT Std 35 Light" w:hAnsi="iCiel Avenir LT Std 35 Light" w:cs="Calibri"/>
                <w:i/>
                <w:iCs/>
                <w:sz w:val="22"/>
                <w:szCs w:val="22"/>
                <w:lang w:val="vi-VN"/>
              </w:rPr>
            </w:rPrChange>
          </w:rPr>
          <w:delText>ầ</w:delText>
        </w:r>
        <w:r w:rsidRPr="00863667" w:rsidDel="00B553BE">
          <w:rPr>
            <w:rFonts w:ascii="iCiel Avenir LT Std 35 Light" w:hAnsi="iCiel Avenir LT Std 35 Light" w:cs="Arial"/>
            <w:sz w:val="22"/>
            <w:szCs w:val="22"/>
            <w:rPrChange w:id="6268" w:author="An Tran, ACA (BUV)" w:date="2024-09-13T17:29:00Z" w16du:dateUtc="2024-09-13T10:29:00Z">
              <w:rPr>
                <w:rFonts w:ascii="iCiel Avenir LT Std 35 Light" w:hAnsi="iCiel Avenir LT Std 35 Light" w:cs="Arial"/>
                <w:i/>
                <w:iCs/>
                <w:sz w:val="22"/>
                <w:szCs w:val="22"/>
                <w:lang w:val="vi-VN"/>
              </w:rPr>
            </w:rPrChange>
          </w:rPr>
          <w:delText>n 100%, sinh vi</w:delText>
        </w:r>
        <w:r w:rsidRPr="00863667" w:rsidDel="00B553BE">
          <w:rPr>
            <w:rFonts w:ascii="iCiel Avenir LT Std 35 Light" w:hAnsi="iCiel Avenir LT Std 35 Light" w:cs="Arial"/>
            <w:sz w:val="22"/>
            <w:szCs w:val="22"/>
            <w:rPrChange w:id="6269" w:author="An Tran, ACA (BUV)" w:date="2024-09-13T17:29:00Z" w16du:dateUtc="2024-09-13T10:29:00Z">
              <w:rPr>
                <w:rFonts w:ascii="iCiel Avenir LT Std 35 Light" w:hAnsi="iCiel Avenir LT Std 35 Light" w:cs="Avenir Next LT Pro"/>
                <w:i/>
                <w:iCs/>
                <w:sz w:val="22"/>
                <w:szCs w:val="22"/>
                <w:lang w:val="vi-VN"/>
              </w:rPr>
            </w:rPrChange>
          </w:rPr>
          <w:delText>ê</w:delText>
        </w:r>
        <w:r w:rsidRPr="00863667" w:rsidDel="00B553BE">
          <w:rPr>
            <w:rFonts w:ascii="iCiel Avenir LT Std 35 Light" w:hAnsi="iCiel Avenir LT Std 35 Light" w:cs="Arial"/>
            <w:sz w:val="22"/>
            <w:szCs w:val="22"/>
            <w:rPrChange w:id="6270" w:author="An Tran, ACA (BUV)" w:date="2024-09-13T17:29:00Z" w16du:dateUtc="2024-09-13T10:29:00Z">
              <w:rPr>
                <w:rFonts w:ascii="iCiel Avenir LT Std 35 Light" w:hAnsi="iCiel Avenir LT Std 35 Light" w:cs="Arial"/>
                <w:i/>
                <w:iCs/>
                <w:sz w:val="22"/>
                <w:szCs w:val="22"/>
                <w:lang w:val="vi-VN"/>
              </w:rPr>
            </w:rPrChange>
          </w:rPr>
          <w:delText>n s</w:delText>
        </w:r>
        <w:r w:rsidRPr="00863667" w:rsidDel="00B553BE">
          <w:rPr>
            <w:rFonts w:ascii="iCiel Avenir LT Std 35 Light" w:hAnsi="iCiel Avenir LT Std 35 Light" w:cs="Arial"/>
            <w:sz w:val="22"/>
            <w:szCs w:val="22"/>
            <w:rPrChange w:id="6271" w:author="An Tran, ACA (BUV)" w:date="2024-09-13T17:29:00Z" w16du:dateUtc="2024-09-13T10:29:00Z">
              <w:rPr>
                <w:rFonts w:ascii="iCiel Avenir LT Std 35 Light" w:hAnsi="iCiel Avenir LT Std 35 Light" w:cs="Calibri"/>
                <w:i/>
                <w:iCs/>
                <w:sz w:val="22"/>
                <w:szCs w:val="22"/>
                <w:lang w:val="vi-VN"/>
              </w:rPr>
            </w:rPrChange>
          </w:rPr>
          <w:delText>ẽ</w:delText>
        </w:r>
        <w:r w:rsidRPr="00863667" w:rsidDel="00B553BE">
          <w:rPr>
            <w:rFonts w:ascii="iCiel Avenir LT Std 35 Light" w:hAnsi="iCiel Avenir LT Std 35 Light" w:cs="Arial"/>
            <w:sz w:val="22"/>
            <w:szCs w:val="22"/>
            <w:rPrChange w:id="6272" w:author="An Tran, ACA (BUV)" w:date="2024-09-13T17:29:00Z" w16du:dateUtc="2024-09-13T10:29:00Z">
              <w:rPr>
                <w:rFonts w:ascii="iCiel Avenir LT Std 35 Light" w:hAnsi="iCiel Avenir LT Std 35 Light" w:cs="Arial"/>
                <w:i/>
                <w:iCs/>
                <w:sz w:val="22"/>
                <w:szCs w:val="22"/>
                <w:lang w:val="vi-VN"/>
              </w:rPr>
            </w:rPrChange>
          </w:rPr>
          <w:delText xml:space="preserve"> ph</w:delText>
        </w:r>
        <w:r w:rsidRPr="00863667" w:rsidDel="00B553BE">
          <w:rPr>
            <w:rFonts w:ascii="iCiel Avenir LT Std 35 Light" w:hAnsi="iCiel Avenir LT Std 35 Light" w:cs="Arial"/>
            <w:sz w:val="22"/>
            <w:szCs w:val="22"/>
            <w:rPrChange w:id="6273" w:author="An Tran, ACA (BUV)" w:date="2024-09-13T17:29:00Z" w16du:dateUtc="2024-09-13T10:29:00Z">
              <w:rPr>
                <w:rFonts w:ascii="iCiel Avenir LT Std 35 Light" w:hAnsi="iCiel Avenir LT Std 35 Light" w:cs="Calibri"/>
                <w:i/>
                <w:iCs/>
                <w:sz w:val="22"/>
                <w:szCs w:val="22"/>
                <w:lang w:val="vi-VN"/>
              </w:rPr>
            </w:rPrChange>
          </w:rPr>
          <w:delText>ả</w:delText>
        </w:r>
        <w:r w:rsidRPr="00863667" w:rsidDel="00B553BE">
          <w:rPr>
            <w:rFonts w:ascii="iCiel Avenir LT Std 35 Light" w:hAnsi="iCiel Avenir LT Std 35 Light" w:cs="Arial"/>
            <w:sz w:val="22"/>
            <w:szCs w:val="22"/>
            <w:rPrChange w:id="6274" w:author="An Tran, ACA (BUV)" w:date="2024-09-13T17:29:00Z" w16du:dateUtc="2024-09-13T10:29:00Z">
              <w:rPr>
                <w:rFonts w:ascii="iCiel Avenir LT Std 35 Light" w:hAnsi="iCiel Avenir LT Std 35 Light" w:cs="Arial"/>
                <w:i/>
                <w:iCs/>
                <w:sz w:val="22"/>
                <w:szCs w:val="22"/>
                <w:lang w:val="vi-VN"/>
              </w:rPr>
            </w:rPrChange>
          </w:rPr>
          <w:delText>i thi l</w:delText>
        </w:r>
        <w:r w:rsidRPr="00863667" w:rsidDel="00B553BE">
          <w:rPr>
            <w:rFonts w:ascii="iCiel Avenir LT Std 35 Light" w:hAnsi="iCiel Avenir LT Std 35 Light" w:cs="Arial"/>
            <w:sz w:val="22"/>
            <w:szCs w:val="22"/>
            <w:rPrChange w:id="6275"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6276" w:author="An Tran, ACA (BUV)" w:date="2024-09-13T17:29:00Z" w16du:dateUtc="2024-09-13T10:29:00Z">
              <w:rPr>
                <w:rFonts w:ascii="iCiel Avenir LT Std 35 Light" w:hAnsi="iCiel Avenir LT Std 35 Light" w:cs="Arial"/>
                <w:i/>
                <w:iCs/>
                <w:sz w:val="22"/>
                <w:szCs w:val="22"/>
                <w:lang w:val="vi-VN"/>
              </w:rPr>
            </w:rPrChange>
          </w:rPr>
          <w:delText>i th</w:delText>
        </w:r>
        <w:r w:rsidRPr="00863667" w:rsidDel="00B553BE">
          <w:rPr>
            <w:rFonts w:ascii="iCiel Avenir LT Std 35 Light" w:hAnsi="iCiel Avenir LT Std 35 Light" w:cs="Arial"/>
            <w:sz w:val="22"/>
            <w:szCs w:val="22"/>
            <w:rPrChange w:id="6277" w:author="An Tran, ACA (BUV)" w:date="2024-09-13T17:29:00Z" w16du:dateUtc="2024-09-13T10:29:00Z">
              <w:rPr>
                <w:rFonts w:ascii="iCiel Avenir LT Std 35 Light" w:hAnsi="iCiel Avenir LT Std 35 Light" w:cs="Avenir Next LT Pro"/>
                <w:i/>
                <w:iCs/>
                <w:sz w:val="22"/>
                <w:szCs w:val="22"/>
                <w:lang w:val="vi-VN"/>
              </w:rPr>
            </w:rPrChange>
          </w:rPr>
          <w:delText>à</w:delText>
        </w:r>
        <w:r w:rsidRPr="00863667" w:rsidDel="00B553BE">
          <w:rPr>
            <w:rFonts w:ascii="iCiel Avenir LT Std 35 Light" w:hAnsi="iCiel Avenir LT Std 35 Light" w:cs="Arial"/>
            <w:sz w:val="22"/>
            <w:szCs w:val="22"/>
            <w:rPrChange w:id="6278" w:author="An Tran, ACA (BUV)" w:date="2024-09-13T17:29:00Z" w16du:dateUtc="2024-09-13T10:29:00Z">
              <w:rPr>
                <w:rFonts w:ascii="iCiel Avenir LT Std 35 Light" w:hAnsi="iCiel Avenir LT Std 35 Light" w:cs="Arial"/>
                <w:i/>
                <w:iCs/>
                <w:sz w:val="22"/>
                <w:szCs w:val="22"/>
                <w:lang w:val="vi-VN"/>
              </w:rPr>
            </w:rPrChange>
          </w:rPr>
          <w:delText>nh ph</w:delText>
        </w:r>
        <w:r w:rsidRPr="00863667" w:rsidDel="00B553BE">
          <w:rPr>
            <w:rFonts w:ascii="iCiel Avenir LT Std 35 Light" w:hAnsi="iCiel Avenir LT Std 35 Light" w:cs="Arial"/>
            <w:sz w:val="22"/>
            <w:szCs w:val="22"/>
            <w:rPrChange w:id="6279" w:author="An Tran, ACA (BUV)" w:date="2024-09-13T17:29:00Z" w16du:dateUtc="2024-09-13T10:29:00Z">
              <w:rPr>
                <w:rFonts w:ascii="iCiel Avenir LT Std 35 Light" w:hAnsi="iCiel Avenir LT Std 35 Light" w:cs="Calibri"/>
                <w:i/>
                <w:iCs/>
                <w:sz w:val="22"/>
                <w:szCs w:val="22"/>
                <w:lang w:val="vi-VN"/>
              </w:rPr>
            </w:rPrChange>
          </w:rPr>
          <w:delText>ầ</w:delText>
        </w:r>
        <w:r w:rsidRPr="00863667" w:rsidDel="00B553BE">
          <w:rPr>
            <w:rFonts w:ascii="iCiel Avenir LT Std 35 Light" w:hAnsi="iCiel Avenir LT Std 35 Light" w:cs="Arial"/>
            <w:sz w:val="22"/>
            <w:szCs w:val="22"/>
            <w:rPrChange w:id="6280" w:author="An Tran, ACA (BUV)" w:date="2024-09-13T17:29:00Z" w16du:dateUtc="2024-09-13T10:29:00Z">
              <w:rPr>
                <w:rFonts w:ascii="iCiel Avenir LT Std 35 Light" w:hAnsi="iCiel Avenir LT Std 35 Light" w:cs="Arial"/>
                <w:i/>
                <w:iCs/>
                <w:sz w:val="22"/>
                <w:szCs w:val="22"/>
                <w:lang w:val="vi-VN"/>
              </w:rPr>
            </w:rPrChange>
          </w:rPr>
          <w:delText>n kh</w:delText>
        </w:r>
        <w:r w:rsidRPr="00863667" w:rsidDel="00B553BE">
          <w:rPr>
            <w:rFonts w:ascii="iCiel Avenir LT Std 35 Light" w:hAnsi="iCiel Avenir LT Std 35 Light" w:cs="Arial"/>
            <w:sz w:val="22"/>
            <w:szCs w:val="22"/>
            <w:rPrChange w:id="6281"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282" w:author="An Tran, ACA (BUV)" w:date="2024-09-13T17:29:00Z" w16du:dateUtc="2024-09-13T10:29:00Z">
              <w:rPr>
                <w:rFonts w:ascii="iCiel Avenir LT Std 35 Light" w:hAnsi="iCiel Avenir LT Std 35 Light" w:cs="Arial"/>
                <w:i/>
                <w:iCs/>
                <w:sz w:val="22"/>
                <w:szCs w:val="22"/>
                <w:lang w:val="vi-VN"/>
              </w:rPr>
            </w:rPrChange>
          </w:rPr>
          <w:delText xml:space="preserve">ng </w:delText>
        </w:r>
        <w:r w:rsidRPr="00863667" w:rsidDel="00B553BE">
          <w:rPr>
            <w:rFonts w:ascii="iCiel Avenir LT Std 35 Light" w:hAnsi="iCiel Avenir LT Std 35 Light" w:cs="Arial"/>
            <w:sz w:val="22"/>
            <w:szCs w:val="22"/>
            <w:rPrChange w:id="6283" w:author="An Tran, ACA (BUV)" w:date="2024-09-13T17:29:00Z" w16du:dateUtc="2024-09-13T10:29:00Z">
              <w:rPr>
                <w:rFonts w:ascii="iCiel Avenir LT Std 35 Light" w:hAnsi="iCiel Avenir LT Std 35 Light" w:cs="Avenir Next LT Pro"/>
                <w:i/>
                <w:iCs/>
                <w:sz w:val="22"/>
                <w:szCs w:val="22"/>
                <w:lang w:val="vi-VN"/>
              </w:rPr>
            </w:rPrChange>
          </w:rPr>
          <w:delText>đ</w:delText>
        </w:r>
        <w:r w:rsidRPr="00863667" w:rsidDel="00B553BE">
          <w:rPr>
            <w:rFonts w:ascii="iCiel Avenir LT Std 35 Light" w:hAnsi="iCiel Avenir LT Std 35 Light" w:cs="Arial"/>
            <w:sz w:val="22"/>
            <w:szCs w:val="22"/>
            <w:rPrChange w:id="6284"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6285" w:author="An Tran, ACA (BUV)" w:date="2024-09-13T17:29:00Z" w16du:dateUtc="2024-09-13T10:29:00Z">
              <w:rPr>
                <w:rFonts w:ascii="iCiel Avenir LT Std 35 Light" w:hAnsi="iCiel Avenir LT Std 35 Light" w:cs="Arial"/>
                <w:i/>
                <w:iCs/>
                <w:sz w:val="22"/>
                <w:szCs w:val="22"/>
                <w:lang w:val="vi-VN"/>
              </w:rPr>
            </w:rPrChange>
          </w:rPr>
          <w:delText xml:space="preserve">t </w:delText>
        </w:r>
        <w:r w:rsidRPr="00863667" w:rsidDel="00B553BE">
          <w:rPr>
            <w:rFonts w:ascii="iCiel Avenir LT Std 35 Light" w:hAnsi="iCiel Avenir LT Std 35 Light" w:cs="Arial"/>
            <w:sz w:val="22"/>
            <w:szCs w:val="22"/>
            <w:rPrChange w:id="6286" w:author="An Tran, ACA (BUV)" w:date="2024-09-13T17:29:00Z" w16du:dateUtc="2024-09-13T10:29:00Z">
              <w:rPr>
                <w:rFonts w:ascii="iCiel Avenir LT Std 35 Light" w:hAnsi="iCiel Avenir LT Std 35 Light" w:cs="Avenir Next LT Pro"/>
                <w:i/>
                <w:iCs/>
                <w:sz w:val="22"/>
                <w:szCs w:val="22"/>
                <w:lang w:val="vi-VN"/>
              </w:rPr>
            </w:rPrChange>
          </w:rPr>
          <w:delText>đó</w:delText>
        </w:r>
        <w:r w:rsidRPr="00863667" w:rsidDel="00B553BE">
          <w:rPr>
            <w:rFonts w:ascii="iCiel Avenir LT Std 35 Light" w:hAnsi="iCiel Avenir LT Std 35 Light" w:cs="Arial"/>
            <w:sz w:val="22"/>
            <w:szCs w:val="22"/>
            <w:rPrChange w:id="6287" w:author="An Tran, ACA (BUV)" w:date="2024-09-13T17:29:00Z" w16du:dateUtc="2024-09-13T10:29:00Z">
              <w:rPr>
                <w:rFonts w:ascii="iCiel Avenir LT Std 35 Light" w:hAnsi="iCiel Avenir LT Std 35 Light" w:cs="Arial"/>
                <w:i/>
                <w:iCs/>
                <w:sz w:val="22"/>
                <w:szCs w:val="22"/>
                <w:lang w:val="vi-VN"/>
              </w:rPr>
            </w:rPrChange>
          </w:rPr>
          <w:delText>, t</w:delText>
        </w:r>
        <w:r w:rsidRPr="00863667" w:rsidDel="00B553BE">
          <w:rPr>
            <w:rFonts w:ascii="iCiel Avenir LT Std 35 Light" w:hAnsi="iCiel Avenir LT Std 35 Light" w:cs="Arial"/>
            <w:sz w:val="22"/>
            <w:szCs w:val="22"/>
            <w:rPrChange w:id="6288" w:author="An Tran, ACA (BUV)" w:date="2024-09-13T17:29:00Z" w16du:dateUtc="2024-09-13T10:29:00Z">
              <w:rPr>
                <w:rFonts w:ascii="iCiel Avenir LT Std 35 Light" w:hAnsi="iCiel Avenir LT Std 35 Light" w:cs="Calibri"/>
                <w:i/>
                <w:iCs/>
                <w:sz w:val="22"/>
                <w:szCs w:val="22"/>
                <w:lang w:val="vi-VN"/>
              </w:rPr>
            </w:rPrChange>
          </w:rPr>
          <w:delText>ứ</w:delText>
        </w:r>
        <w:r w:rsidRPr="00863667" w:rsidDel="00B553BE">
          <w:rPr>
            <w:rFonts w:ascii="iCiel Avenir LT Std 35 Light" w:hAnsi="iCiel Avenir LT Std 35 Light" w:cs="Arial"/>
            <w:sz w:val="22"/>
            <w:szCs w:val="22"/>
            <w:rPrChange w:id="6289" w:author="An Tran, ACA (BUV)" w:date="2024-09-13T17:29:00Z" w16du:dateUtc="2024-09-13T10:29:00Z">
              <w:rPr>
                <w:rFonts w:ascii="iCiel Avenir LT Std 35 Light" w:hAnsi="iCiel Avenir LT Std 35 Light" w:cs="Arial"/>
                <w:i/>
                <w:iCs/>
                <w:sz w:val="22"/>
                <w:szCs w:val="22"/>
                <w:lang w:val="vi-VN"/>
              </w:rPr>
            </w:rPrChange>
          </w:rPr>
          <w:delText>c to</w:delText>
        </w:r>
        <w:r w:rsidRPr="00863667" w:rsidDel="00B553BE">
          <w:rPr>
            <w:rFonts w:ascii="iCiel Avenir LT Std 35 Light" w:hAnsi="iCiel Avenir LT Std 35 Light" w:cs="Arial"/>
            <w:sz w:val="22"/>
            <w:szCs w:val="22"/>
            <w:rPrChange w:id="6290" w:author="An Tran, ACA (BUV)" w:date="2024-09-13T17:29:00Z" w16du:dateUtc="2024-09-13T10:29:00Z">
              <w:rPr>
                <w:rFonts w:ascii="iCiel Avenir LT Std 35 Light" w:hAnsi="iCiel Avenir LT Std 35 Light" w:cs="Avenir Next LT Pro"/>
                <w:i/>
                <w:iCs/>
                <w:sz w:val="22"/>
                <w:szCs w:val="22"/>
                <w:lang w:val="vi-VN"/>
              </w:rPr>
            </w:rPrChange>
          </w:rPr>
          <w:delText>à</w:delText>
        </w:r>
        <w:r w:rsidRPr="00863667" w:rsidDel="00B553BE">
          <w:rPr>
            <w:rFonts w:ascii="iCiel Avenir LT Std 35 Light" w:hAnsi="iCiel Avenir LT Std 35 Light" w:cs="Arial"/>
            <w:sz w:val="22"/>
            <w:szCs w:val="22"/>
            <w:rPrChange w:id="6291" w:author="An Tran, ACA (BUV)" w:date="2024-09-13T17:29:00Z" w16du:dateUtc="2024-09-13T10:29:00Z">
              <w:rPr>
                <w:rFonts w:ascii="iCiel Avenir LT Std 35 Light" w:hAnsi="iCiel Avenir LT Std 35 Light" w:cs="Arial"/>
                <w:i/>
                <w:iCs/>
                <w:sz w:val="22"/>
                <w:szCs w:val="22"/>
                <w:lang w:val="vi-VN"/>
              </w:rPr>
            </w:rPrChange>
          </w:rPr>
          <w:delText>n b</w:delText>
        </w:r>
        <w:r w:rsidRPr="00863667" w:rsidDel="00B553BE">
          <w:rPr>
            <w:rFonts w:ascii="iCiel Avenir LT Std 35 Light" w:hAnsi="iCiel Avenir LT Std 35 Light" w:cs="Arial"/>
            <w:sz w:val="22"/>
            <w:szCs w:val="22"/>
            <w:rPrChange w:id="6292" w:author="An Tran, ACA (BUV)" w:date="2024-09-13T17:29:00Z" w16du:dateUtc="2024-09-13T10:29:00Z">
              <w:rPr>
                <w:rFonts w:ascii="iCiel Avenir LT Std 35 Light" w:hAnsi="iCiel Avenir LT Std 35 Light" w:cs="Calibri"/>
                <w:i/>
                <w:iCs/>
                <w:sz w:val="22"/>
                <w:szCs w:val="22"/>
                <w:lang w:val="vi-VN"/>
              </w:rPr>
            </w:rPrChange>
          </w:rPr>
          <w:delText>ộ</w:delText>
        </w:r>
        <w:r w:rsidRPr="00863667" w:rsidDel="00B553BE">
          <w:rPr>
            <w:rFonts w:ascii="iCiel Avenir LT Std 35 Light" w:hAnsi="iCiel Avenir LT Std 35 Light" w:cs="Arial"/>
            <w:sz w:val="22"/>
            <w:szCs w:val="22"/>
            <w:rPrChange w:id="6293" w:author="An Tran, ACA (BUV)" w:date="2024-09-13T17:29:00Z" w16du:dateUtc="2024-09-13T10:29:00Z">
              <w:rPr>
                <w:rFonts w:ascii="iCiel Avenir LT Std 35 Light" w:hAnsi="iCiel Avenir LT Std 35 Light" w:cs="Arial"/>
                <w:i/>
                <w:iCs/>
                <w:sz w:val="22"/>
                <w:szCs w:val="22"/>
                <w:lang w:val="vi-VN"/>
              </w:rPr>
            </w:rPrChange>
          </w:rPr>
          <w:delText xml:space="preserve"> m</w:delText>
        </w:r>
        <w:r w:rsidRPr="00863667" w:rsidDel="00B553BE">
          <w:rPr>
            <w:rFonts w:ascii="iCiel Avenir LT Std 35 Light" w:hAnsi="iCiel Avenir LT Std 35 Light" w:cs="Arial"/>
            <w:sz w:val="22"/>
            <w:szCs w:val="22"/>
            <w:rPrChange w:id="6294"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295" w:author="An Tran, ACA (BUV)" w:date="2024-09-13T17:29:00Z" w16du:dateUtc="2024-09-13T10:29:00Z">
              <w:rPr>
                <w:rFonts w:ascii="iCiel Avenir LT Std 35 Light" w:hAnsi="iCiel Avenir LT Std 35 Light" w:cs="Arial"/>
                <w:i/>
                <w:iCs/>
                <w:sz w:val="22"/>
                <w:szCs w:val="22"/>
                <w:lang w:val="vi-VN"/>
              </w:rPr>
            </w:rPrChange>
          </w:rPr>
          <w:delText>n h</w:delText>
        </w:r>
        <w:r w:rsidRPr="00863667" w:rsidDel="00B553BE">
          <w:rPr>
            <w:rFonts w:ascii="iCiel Avenir LT Std 35 Light" w:hAnsi="iCiel Avenir LT Std 35 Light" w:cs="Arial"/>
            <w:sz w:val="22"/>
            <w:szCs w:val="22"/>
            <w:rPrChange w:id="6296" w:author="An Tran, ACA (BUV)" w:date="2024-09-13T17:29:00Z" w16du:dateUtc="2024-09-13T10:29:00Z">
              <w:rPr>
                <w:rFonts w:ascii="iCiel Avenir LT Std 35 Light" w:hAnsi="iCiel Avenir LT Std 35 Light" w:cs="Calibri"/>
                <w:i/>
                <w:iCs/>
                <w:sz w:val="22"/>
                <w:szCs w:val="22"/>
                <w:lang w:val="vi-VN"/>
              </w:rPr>
            </w:rPrChange>
          </w:rPr>
          <w:delText>ọ</w:delText>
        </w:r>
        <w:r w:rsidRPr="00863667" w:rsidDel="00B553BE">
          <w:rPr>
            <w:rFonts w:ascii="iCiel Avenir LT Std 35 Light" w:hAnsi="iCiel Avenir LT Std 35 Light" w:cs="Arial"/>
            <w:sz w:val="22"/>
            <w:szCs w:val="22"/>
            <w:rPrChange w:id="6297" w:author="An Tran, ACA (BUV)" w:date="2024-09-13T17:29:00Z" w16du:dateUtc="2024-09-13T10:29:00Z">
              <w:rPr>
                <w:rFonts w:ascii="iCiel Avenir LT Std 35 Light" w:hAnsi="iCiel Avenir LT Std 35 Light" w:cs="Arial"/>
                <w:i/>
                <w:iCs/>
                <w:sz w:val="22"/>
                <w:szCs w:val="22"/>
                <w:lang w:val="vi-VN"/>
              </w:rPr>
            </w:rPrChange>
          </w:rPr>
          <w:delText>c.</w:delText>
        </w:r>
        <w:bookmarkStart w:id="6298" w:name="_Toc177143456"/>
        <w:bookmarkStart w:id="6299" w:name="_Toc177143811"/>
        <w:bookmarkEnd w:id="6298"/>
        <w:bookmarkEnd w:id="6299"/>
      </w:del>
    </w:p>
    <w:p w14:paraId="7042DC2B" w14:textId="46B46870" w:rsidR="00AA14EC" w:rsidRPr="00863667" w:rsidDel="00B553BE" w:rsidRDefault="00AA14EC" w:rsidP="00AA14EC">
      <w:pPr>
        <w:ind w:left="90" w:firstLine="0"/>
        <w:rPr>
          <w:del w:id="6300" w:author="An Tran, ACA (BUV)" w:date="2024-09-12T22:22:00Z" w16du:dateUtc="2024-09-12T15:22:00Z"/>
          <w:rFonts w:ascii="iCiel Avenir LT Std 35 Light" w:hAnsi="iCiel Avenir LT Std 35 Light" w:cs="Arial"/>
          <w:sz w:val="22"/>
          <w:szCs w:val="22"/>
          <w:rPrChange w:id="6301" w:author="An Tran, ACA (BUV)" w:date="2024-09-13T17:29:00Z" w16du:dateUtc="2024-09-13T10:29:00Z">
            <w:rPr>
              <w:del w:id="6302" w:author="An Tran, ACA (BUV)" w:date="2024-09-12T22:22:00Z" w16du:dateUtc="2024-09-12T15:22:00Z"/>
              <w:rFonts w:ascii="iCiel Avenir LT Std 35 Light" w:hAnsi="iCiel Avenir LT Std 35 Light" w:cs="Arial"/>
              <w:i/>
              <w:iCs/>
              <w:sz w:val="22"/>
              <w:szCs w:val="22"/>
              <w:lang w:val="vi-VN"/>
            </w:rPr>
          </w:rPrChange>
        </w:rPr>
      </w:pPr>
      <w:del w:id="6303" w:author="An Tran, ACA (BUV)" w:date="2024-09-12T22:22:00Z" w16du:dateUtc="2024-09-12T15:22:00Z">
        <w:r w:rsidRPr="00863667" w:rsidDel="00B553BE">
          <w:rPr>
            <w:rFonts w:ascii="iCiel Avenir LT Std 35 Light" w:hAnsi="iCiel Avenir LT Std 35 Light" w:cs="Arial"/>
            <w:sz w:val="22"/>
            <w:szCs w:val="22"/>
            <w:rPrChange w:id="6304" w:author="An Tran, ACA (BUV)" w:date="2024-09-13T17:29:00Z" w16du:dateUtc="2024-09-13T10:29:00Z">
              <w:rPr>
                <w:rFonts w:ascii="iCiel Avenir LT Std 35 Light" w:hAnsi="iCiel Avenir LT Std 35 Light" w:cs="Arial"/>
                <w:i/>
                <w:iCs/>
                <w:sz w:val="22"/>
                <w:szCs w:val="22"/>
                <w:lang w:val="vi-VN"/>
              </w:rPr>
            </w:rPrChange>
          </w:rPr>
          <w:delText>N</w:delText>
        </w:r>
        <w:r w:rsidRPr="00863667" w:rsidDel="00B553BE">
          <w:rPr>
            <w:rFonts w:ascii="iCiel Avenir LT Std 35 Light" w:hAnsi="iCiel Avenir LT Std 35 Light" w:cs="Arial"/>
            <w:sz w:val="22"/>
            <w:szCs w:val="22"/>
            <w:rPrChange w:id="6305" w:author="An Tran, ACA (BUV)" w:date="2024-09-13T17:29:00Z" w16du:dateUtc="2024-09-13T10:29:00Z">
              <w:rPr>
                <w:rFonts w:ascii="iCiel Avenir LT Std 35 Light" w:hAnsi="iCiel Avenir LT Std 35 Light" w:cs="Calibri"/>
                <w:i/>
                <w:iCs/>
                <w:sz w:val="22"/>
                <w:szCs w:val="22"/>
                <w:lang w:val="vi-VN"/>
              </w:rPr>
            </w:rPrChange>
          </w:rPr>
          <w:delText>ế</w:delText>
        </w:r>
        <w:r w:rsidRPr="00863667" w:rsidDel="00B553BE">
          <w:rPr>
            <w:rFonts w:ascii="iCiel Avenir LT Std 35 Light" w:hAnsi="iCiel Avenir LT Std 35 Light" w:cs="Arial"/>
            <w:sz w:val="22"/>
            <w:szCs w:val="22"/>
            <w:rPrChange w:id="6306" w:author="An Tran, ACA (BUV)" w:date="2024-09-13T17:29:00Z" w16du:dateUtc="2024-09-13T10:29:00Z">
              <w:rPr>
                <w:rFonts w:ascii="iCiel Avenir LT Std 35 Light" w:hAnsi="iCiel Avenir LT Std 35 Light" w:cs="Arial"/>
                <w:i/>
                <w:iCs/>
                <w:sz w:val="22"/>
                <w:szCs w:val="22"/>
                <w:lang w:val="vi-VN"/>
              </w:rPr>
            </w:rPrChange>
          </w:rPr>
          <w:delText>u m</w:delText>
        </w:r>
        <w:r w:rsidRPr="00863667" w:rsidDel="00B553BE">
          <w:rPr>
            <w:rFonts w:ascii="iCiel Avenir LT Std 35 Light" w:hAnsi="iCiel Avenir LT Std 35 Light" w:cs="Arial"/>
            <w:sz w:val="22"/>
            <w:szCs w:val="22"/>
            <w:rPrChange w:id="6307"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308" w:author="An Tran, ACA (BUV)" w:date="2024-09-13T17:29:00Z" w16du:dateUtc="2024-09-13T10:29:00Z">
              <w:rPr>
                <w:rFonts w:ascii="iCiel Avenir LT Std 35 Light" w:hAnsi="iCiel Avenir LT Std 35 Light" w:cs="Arial"/>
                <w:i/>
                <w:iCs/>
                <w:sz w:val="22"/>
                <w:szCs w:val="22"/>
                <w:lang w:val="vi-VN"/>
              </w:rPr>
            </w:rPrChange>
          </w:rPr>
          <w:delText>n h</w:delText>
        </w:r>
        <w:r w:rsidRPr="00863667" w:rsidDel="00B553BE">
          <w:rPr>
            <w:rFonts w:ascii="iCiel Avenir LT Std 35 Light" w:hAnsi="iCiel Avenir LT Std 35 Light" w:cs="Arial"/>
            <w:sz w:val="22"/>
            <w:szCs w:val="22"/>
            <w:rPrChange w:id="6309" w:author="An Tran, ACA (BUV)" w:date="2024-09-13T17:29:00Z" w16du:dateUtc="2024-09-13T10:29:00Z">
              <w:rPr>
                <w:rFonts w:ascii="iCiel Avenir LT Std 35 Light" w:hAnsi="iCiel Avenir LT Std 35 Light" w:cs="Calibri"/>
                <w:i/>
                <w:iCs/>
                <w:sz w:val="22"/>
                <w:szCs w:val="22"/>
                <w:lang w:val="vi-VN"/>
              </w:rPr>
            </w:rPrChange>
          </w:rPr>
          <w:delText>ọ</w:delText>
        </w:r>
        <w:r w:rsidRPr="00863667" w:rsidDel="00B553BE">
          <w:rPr>
            <w:rFonts w:ascii="iCiel Avenir LT Std 35 Light" w:hAnsi="iCiel Avenir LT Std 35 Light" w:cs="Arial"/>
            <w:sz w:val="22"/>
            <w:szCs w:val="22"/>
            <w:rPrChange w:id="6310" w:author="An Tran, ACA (BUV)" w:date="2024-09-13T17:29:00Z" w16du:dateUtc="2024-09-13T10:29:00Z">
              <w:rPr>
                <w:rFonts w:ascii="iCiel Avenir LT Std 35 Light" w:hAnsi="iCiel Avenir LT Std 35 Light" w:cs="Arial"/>
                <w:i/>
                <w:iCs/>
                <w:sz w:val="22"/>
                <w:szCs w:val="22"/>
                <w:lang w:val="vi-VN"/>
              </w:rPr>
            </w:rPrChange>
          </w:rPr>
          <w:delText>c trong 2 k</w:delText>
        </w:r>
        <w:r w:rsidRPr="00863667" w:rsidDel="00B553BE">
          <w:rPr>
            <w:rFonts w:ascii="iCiel Avenir LT Std 35 Light" w:hAnsi="iCiel Avenir LT Std 35 Light" w:cs="Arial"/>
            <w:sz w:val="22"/>
            <w:szCs w:val="22"/>
            <w:rPrChange w:id="6311" w:author="An Tran, ACA (BUV)" w:date="2024-09-13T17:29:00Z" w16du:dateUtc="2024-09-13T10:29:00Z">
              <w:rPr>
                <w:rFonts w:ascii="iCiel Avenir LT Std 35 Light" w:hAnsi="iCiel Avenir LT Std 35 Light" w:cs="Calibri"/>
                <w:i/>
                <w:iCs/>
                <w:sz w:val="22"/>
                <w:szCs w:val="22"/>
                <w:lang w:val="vi-VN"/>
              </w:rPr>
            </w:rPrChange>
          </w:rPr>
          <w:delText>ỳ</w:delText>
        </w:r>
        <w:r w:rsidRPr="00863667" w:rsidDel="00B553BE">
          <w:rPr>
            <w:rFonts w:ascii="iCiel Avenir LT Std 35 Light" w:hAnsi="iCiel Avenir LT Std 35 Light" w:cs="Arial"/>
            <w:sz w:val="22"/>
            <w:szCs w:val="22"/>
            <w:rPrChange w:id="6312" w:author="An Tran, ACA (BUV)" w:date="2024-09-13T17:29:00Z" w16du:dateUtc="2024-09-13T10:29:00Z">
              <w:rPr>
                <w:rFonts w:ascii="iCiel Avenir LT Std 35 Light" w:hAnsi="iCiel Avenir LT Std 35 Light" w:cs="Arial"/>
                <w:i/>
                <w:iCs/>
                <w:sz w:val="22"/>
                <w:szCs w:val="22"/>
                <w:lang w:val="vi-VN"/>
              </w:rPr>
            </w:rPrChange>
          </w:rPr>
          <w:delText xml:space="preserve"> kh</w:delText>
        </w:r>
        <w:r w:rsidRPr="00863667" w:rsidDel="00B553BE">
          <w:rPr>
            <w:rFonts w:ascii="iCiel Avenir LT Std 35 Light" w:hAnsi="iCiel Avenir LT Std 35 Light" w:cs="Arial"/>
            <w:sz w:val="22"/>
            <w:szCs w:val="22"/>
            <w:rPrChange w:id="6313"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314" w:author="An Tran, ACA (BUV)" w:date="2024-09-13T17:29:00Z" w16du:dateUtc="2024-09-13T10:29:00Z">
              <w:rPr>
                <w:rFonts w:ascii="iCiel Avenir LT Std 35 Light" w:hAnsi="iCiel Avenir LT Std 35 Light" w:cs="Arial"/>
                <w:i/>
                <w:iCs/>
                <w:sz w:val="22"/>
                <w:szCs w:val="22"/>
                <w:lang w:val="vi-VN"/>
              </w:rPr>
            </w:rPrChange>
          </w:rPr>
          <w:delText xml:space="preserve">ng </w:delText>
        </w:r>
        <w:r w:rsidRPr="00863667" w:rsidDel="00B553BE">
          <w:rPr>
            <w:rFonts w:ascii="iCiel Avenir LT Std 35 Light" w:hAnsi="iCiel Avenir LT Std 35 Light" w:cs="Arial"/>
            <w:sz w:val="22"/>
            <w:szCs w:val="22"/>
            <w:rPrChange w:id="6315" w:author="An Tran, ACA (BUV)" w:date="2024-09-13T17:29:00Z" w16du:dateUtc="2024-09-13T10:29:00Z">
              <w:rPr>
                <w:rFonts w:ascii="iCiel Avenir LT Std 35 Light" w:hAnsi="iCiel Avenir LT Std 35 Light" w:cs="Avenir Next LT Pro"/>
                <w:i/>
                <w:iCs/>
                <w:sz w:val="22"/>
                <w:szCs w:val="22"/>
                <w:lang w:val="vi-VN"/>
              </w:rPr>
            </w:rPrChange>
          </w:rPr>
          <w:delText>đ</w:delText>
        </w:r>
        <w:r w:rsidRPr="00863667" w:rsidDel="00B553BE">
          <w:rPr>
            <w:rFonts w:ascii="iCiel Avenir LT Std 35 Light" w:hAnsi="iCiel Avenir LT Std 35 Light" w:cs="Arial"/>
            <w:sz w:val="22"/>
            <w:szCs w:val="22"/>
            <w:rPrChange w:id="6316"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6317" w:author="An Tran, ACA (BUV)" w:date="2024-09-13T17:29:00Z" w16du:dateUtc="2024-09-13T10:29:00Z">
              <w:rPr>
                <w:rFonts w:ascii="iCiel Avenir LT Std 35 Light" w:hAnsi="iCiel Avenir LT Std 35 Light" w:cs="Arial"/>
                <w:i/>
                <w:iCs/>
                <w:sz w:val="22"/>
                <w:szCs w:val="22"/>
                <w:lang w:val="vi-VN"/>
              </w:rPr>
            </w:rPrChange>
          </w:rPr>
          <w:delText>t bao g</w:delText>
        </w:r>
        <w:r w:rsidRPr="00863667" w:rsidDel="00B553BE">
          <w:rPr>
            <w:rFonts w:ascii="iCiel Avenir LT Std 35 Light" w:hAnsi="iCiel Avenir LT Std 35 Light" w:cs="Arial"/>
            <w:sz w:val="22"/>
            <w:szCs w:val="22"/>
            <w:rPrChange w:id="6318" w:author="An Tran, ACA (BUV)" w:date="2024-09-13T17:29:00Z" w16du:dateUtc="2024-09-13T10:29:00Z">
              <w:rPr>
                <w:rFonts w:ascii="iCiel Avenir LT Std 35 Light" w:hAnsi="iCiel Avenir LT Std 35 Light" w:cs="Calibri"/>
                <w:i/>
                <w:iCs/>
                <w:sz w:val="22"/>
                <w:szCs w:val="22"/>
                <w:lang w:val="vi-VN"/>
              </w:rPr>
            </w:rPrChange>
          </w:rPr>
          <w:delText>ồ</w:delText>
        </w:r>
        <w:r w:rsidRPr="00863667" w:rsidDel="00B553BE">
          <w:rPr>
            <w:rFonts w:ascii="iCiel Avenir LT Std 35 Light" w:hAnsi="iCiel Avenir LT Std 35 Light" w:cs="Arial"/>
            <w:sz w:val="22"/>
            <w:szCs w:val="22"/>
            <w:rPrChange w:id="6319" w:author="An Tran, ACA (BUV)" w:date="2024-09-13T17:29:00Z" w16du:dateUtc="2024-09-13T10:29:00Z">
              <w:rPr>
                <w:rFonts w:ascii="iCiel Avenir LT Std 35 Light" w:hAnsi="iCiel Avenir LT Std 35 Light" w:cs="Arial"/>
                <w:i/>
                <w:iCs/>
                <w:sz w:val="22"/>
                <w:szCs w:val="22"/>
                <w:lang w:val="vi-VN"/>
              </w:rPr>
            </w:rPrChange>
          </w:rPr>
          <w:delText>m nhi</w:delText>
        </w:r>
        <w:r w:rsidRPr="00863667" w:rsidDel="00B553BE">
          <w:rPr>
            <w:rFonts w:ascii="iCiel Avenir LT Std 35 Light" w:hAnsi="iCiel Avenir LT Std 35 Light" w:cs="Arial"/>
            <w:sz w:val="22"/>
            <w:szCs w:val="22"/>
            <w:rPrChange w:id="6320" w:author="An Tran, ACA (BUV)" w:date="2024-09-13T17:29:00Z" w16du:dateUtc="2024-09-13T10:29:00Z">
              <w:rPr>
                <w:rFonts w:ascii="iCiel Avenir LT Std 35 Light" w:hAnsi="iCiel Avenir LT Std 35 Light" w:cs="Calibri"/>
                <w:i/>
                <w:iCs/>
                <w:sz w:val="22"/>
                <w:szCs w:val="22"/>
                <w:lang w:val="vi-VN"/>
              </w:rPr>
            </w:rPrChange>
          </w:rPr>
          <w:delText>ề</w:delText>
        </w:r>
        <w:r w:rsidRPr="00863667" w:rsidDel="00B553BE">
          <w:rPr>
            <w:rFonts w:ascii="iCiel Avenir LT Std 35 Light" w:hAnsi="iCiel Avenir LT Std 35 Light" w:cs="Arial"/>
            <w:sz w:val="22"/>
            <w:szCs w:val="22"/>
            <w:rPrChange w:id="6321" w:author="An Tran, ACA (BUV)" w:date="2024-09-13T17:29:00Z" w16du:dateUtc="2024-09-13T10:29:00Z">
              <w:rPr>
                <w:rFonts w:ascii="iCiel Avenir LT Std 35 Light" w:hAnsi="iCiel Avenir LT Std 35 Light" w:cs="Arial"/>
                <w:i/>
                <w:iCs/>
                <w:sz w:val="22"/>
                <w:szCs w:val="22"/>
                <w:lang w:val="vi-VN"/>
              </w:rPr>
            </w:rPrChange>
          </w:rPr>
          <w:delText>u th</w:delText>
        </w:r>
        <w:r w:rsidRPr="00863667" w:rsidDel="00B553BE">
          <w:rPr>
            <w:rFonts w:ascii="iCiel Avenir LT Std 35 Light" w:hAnsi="iCiel Avenir LT Std 35 Light" w:cs="Arial"/>
            <w:sz w:val="22"/>
            <w:szCs w:val="22"/>
            <w:rPrChange w:id="6322" w:author="An Tran, ACA (BUV)" w:date="2024-09-13T17:29:00Z" w16du:dateUtc="2024-09-13T10:29:00Z">
              <w:rPr>
                <w:rFonts w:ascii="iCiel Avenir LT Std 35 Light" w:hAnsi="iCiel Avenir LT Std 35 Light" w:cs="Avenir Next LT Pro"/>
                <w:i/>
                <w:iCs/>
                <w:sz w:val="22"/>
                <w:szCs w:val="22"/>
                <w:lang w:val="vi-VN"/>
              </w:rPr>
            </w:rPrChange>
          </w:rPr>
          <w:delText>à</w:delText>
        </w:r>
        <w:r w:rsidRPr="00863667" w:rsidDel="00B553BE">
          <w:rPr>
            <w:rFonts w:ascii="iCiel Avenir LT Std 35 Light" w:hAnsi="iCiel Avenir LT Std 35 Light" w:cs="Arial"/>
            <w:sz w:val="22"/>
            <w:szCs w:val="22"/>
            <w:rPrChange w:id="6323" w:author="An Tran, ACA (BUV)" w:date="2024-09-13T17:29:00Z" w16du:dateUtc="2024-09-13T10:29:00Z">
              <w:rPr>
                <w:rFonts w:ascii="iCiel Avenir LT Std 35 Light" w:hAnsi="iCiel Avenir LT Std 35 Light" w:cs="Arial"/>
                <w:i/>
                <w:iCs/>
                <w:sz w:val="22"/>
                <w:szCs w:val="22"/>
                <w:lang w:val="vi-VN"/>
              </w:rPr>
            </w:rPrChange>
          </w:rPr>
          <w:delText>nh ph</w:delText>
        </w:r>
        <w:r w:rsidRPr="00863667" w:rsidDel="00B553BE">
          <w:rPr>
            <w:rFonts w:ascii="iCiel Avenir LT Std 35 Light" w:hAnsi="iCiel Avenir LT Std 35 Light" w:cs="Arial"/>
            <w:sz w:val="22"/>
            <w:szCs w:val="22"/>
            <w:rPrChange w:id="6324" w:author="An Tran, ACA (BUV)" w:date="2024-09-13T17:29:00Z" w16du:dateUtc="2024-09-13T10:29:00Z">
              <w:rPr>
                <w:rFonts w:ascii="iCiel Avenir LT Std 35 Light" w:hAnsi="iCiel Avenir LT Std 35 Light" w:cs="Calibri"/>
                <w:i/>
                <w:iCs/>
                <w:sz w:val="22"/>
                <w:szCs w:val="22"/>
                <w:lang w:val="vi-VN"/>
              </w:rPr>
            </w:rPrChange>
          </w:rPr>
          <w:delText>ầ</w:delText>
        </w:r>
        <w:r w:rsidRPr="00863667" w:rsidDel="00B553BE">
          <w:rPr>
            <w:rFonts w:ascii="iCiel Avenir LT Std 35 Light" w:hAnsi="iCiel Avenir LT Std 35 Light" w:cs="Arial"/>
            <w:sz w:val="22"/>
            <w:szCs w:val="22"/>
            <w:rPrChange w:id="6325" w:author="An Tran, ACA (BUV)" w:date="2024-09-13T17:29:00Z" w16du:dateUtc="2024-09-13T10:29:00Z">
              <w:rPr>
                <w:rFonts w:ascii="iCiel Avenir LT Std 35 Light" w:hAnsi="iCiel Avenir LT Std 35 Light" w:cs="Arial"/>
                <w:i/>
                <w:iCs/>
                <w:sz w:val="22"/>
                <w:szCs w:val="22"/>
                <w:lang w:val="vi-VN"/>
              </w:rPr>
            </w:rPrChange>
          </w:rPr>
          <w:delText>n, sinh vi</w:delText>
        </w:r>
        <w:r w:rsidRPr="00863667" w:rsidDel="00B553BE">
          <w:rPr>
            <w:rFonts w:ascii="iCiel Avenir LT Std 35 Light" w:hAnsi="iCiel Avenir LT Std 35 Light" w:cs="Arial"/>
            <w:sz w:val="22"/>
            <w:szCs w:val="22"/>
            <w:rPrChange w:id="6326" w:author="An Tran, ACA (BUV)" w:date="2024-09-13T17:29:00Z" w16du:dateUtc="2024-09-13T10:29:00Z">
              <w:rPr>
                <w:rFonts w:ascii="iCiel Avenir LT Std 35 Light" w:hAnsi="iCiel Avenir LT Std 35 Light" w:cs="Avenir Next LT Pro"/>
                <w:i/>
                <w:iCs/>
                <w:sz w:val="22"/>
                <w:szCs w:val="22"/>
                <w:lang w:val="vi-VN"/>
              </w:rPr>
            </w:rPrChange>
          </w:rPr>
          <w:delText>ê</w:delText>
        </w:r>
        <w:r w:rsidRPr="00863667" w:rsidDel="00B553BE">
          <w:rPr>
            <w:rFonts w:ascii="iCiel Avenir LT Std 35 Light" w:hAnsi="iCiel Avenir LT Std 35 Light" w:cs="Arial"/>
            <w:sz w:val="22"/>
            <w:szCs w:val="22"/>
            <w:rPrChange w:id="6327" w:author="An Tran, ACA (BUV)" w:date="2024-09-13T17:29:00Z" w16du:dateUtc="2024-09-13T10:29:00Z">
              <w:rPr>
                <w:rFonts w:ascii="iCiel Avenir LT Std 35 Light" w:hAnsi="iCiel Avenir LT Std 35 Light" w:cs="Arial"/>
                <w:i/>
                <w:iCs/>
                <w:sz w:val="22"/>
                <w:szCs w:val="22"/>
                <w:lang w:val="vi-VN"/>
              </w:rPr>
            </w:rPrChange>
          </w:rPr>
          <w:delText>n ch</w:delText>
        </w:r>
        <w:r w:rsidRPr="00863667" w:rsidDel="00B553BE">
          <w:rPr>
            <w:rFonts w:ascii="iCiel Avenir LT Std 35 Light" w:hAnsi="iCiel Avenir LT Std 35 Light" w:cs="Arial"/>
            <w:sz w:val="22"/>
            <w:szCs w:val="22"/>
            <w:rPrChange w:id="6328" w:author="An Tran, ACA (BUV)" w:date="2024-09-13T17:29:00Z" w16du:dateUtc="2024-09-13T10:29:00Z">
              <w:rPr>
                <w:rFonts w:ascii="iCiel Avenir LT Std 35 Light" w:hAnsi="iCiel Avenir LT Std 35 Light" w:cs="Calibri"/>
                <w:i/>
                <w:iCs/>
                <w:sz w:val="22"/>
                <w:szCs w:val="22"/>
                <w:lang w:val="vi-VN"/>
              </w:rPr>
            </w:rPrChange>
          </w:rPr>
          <w:delText>ỉ</w:delText>
        </w:r>
        <w:r w:rsidRPr="00863667" w:rsidDel="00B553BE">
          <w:rPr>
            <w:rFonts w:ascii="iCiel Avenir LT Std 35 Light" w:hAnsi="iCiel Avenir LT Std 35 Light" w:cs="Arial"/>
            <w:sz w:val="22"/>
            <w:szCs w:val="22"/>
            <w:rPrChange w:id="6329" w:author="An Tran, ACA (BUV)" w:date="2024-09-13T17:29:00Z" w16du:dateUtc="2024-09-13T10:29:00Z">
              <w:rPr>
                <w:rFonts w:ascii="iCiel Avenir LT Std 35 Light" w:hAnsi="iCiel Avenir LT Std 35 Light" w:cs="Arial"/>
                <w:i/>
                <w:iCs/>
                <w:sz w:val="22"/>
                <w:szCs w:val="22"/>
                <w:lang w:val="vi-VN"/>
              </w:rPr>
            </w:rPrChange>
          </w:rPr>
          <w:delText xml:space="preserve"> thi l</w:delText>
        </w:r>
        <w:r w:rsidRPr="00863667" w:rsidDel="00B553BE">
          <w:rPr>
            <w:rFonts w:ascii="iCiel Avenir LT Std 35 Light" w:hAnsi="iCiel Avenir LT Std 35 Light" w:cs="Arial"/>
            <w:sz w:val="22"/>
            <w:szCs w:val="22"/>
            <w:rPrChange w:id="6330"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6331" w:author="An Tran, ACA (BUV)" w:date="2024-09-13T17:29:00Z" w16du:dateUtc="2024-09-13T10:29:00Z">
              <w:rPr>
                <w:rFonts w:ascii="iCiel Avenir LT Std 35 Light" w:hAnsi="iCiel Avenir LT Std 35 Light" w:cs="Arial"/>
                <w:i/>
                <w:iCs/>
                <w:sz w:val="22"/>
                <w:szCs w:val="22"/>
                <w:lang w:val="vi-VN"/>
              </w:rPr>
            </w:rPrChange>
          </w:rPr>
          <w:delText>i nh</w:delText>
        </w:r>
        <w:r w:rsidRPr="00863667" w:rsidDel="00B553BE">
          <w:rPr>
            <w:rFonts w:ascii="iCiel Avenir LT Std 35 Light" w:hAnsi="iCiel Avenir LT Std 35 Light" w:cs="Arial"/>
            <w:sz w:val="22"/>
            <w:szCs w:val="22"/>
            <w:rPrChange w:id="6332" w:author="An Tran, ACA (BUV)" w:date="2024-09-13T17:29:00Z" w16du:dateUtc="2024-09-13T10:29:00Z">
              <w:rPr>
                <w:rFonts w:ascii="iCiel Avenir LT Std 35 Light" w:hAnsi="iCiel Avenir LT Std 35 Light" w:cs="Calibri"/>
                <w:i/>
                <w:iCs/>
                <w:sz w:val="22"/>
                <w:szCs w:val="22"/>
                <w:lang w:val="vi-VN"/>
              </w:rPr>
            </w:rPrChange>
          </w:rPr>
          <w:delText>ữ</w:delText>
        </w:r>
        <w:r w:rsidRPr="00863667" w:rsidDel="00B553BE">
          <w:rPr>
            <w:rFonts w:ascii="iCiel Avenir LT Std 35 Light" w:hAnsi="iCiel Avenir LT Std 35 Light" w:cs="Arial"/>
            <w:sz w:val="22"/>
            <w:szCs w:val="22"/>
            <w:rPrChange w:id="6333" w:author="An Tran, ACA (BUV)" w:date="2024-09-13T17:29:00Z" w16du:dateUtc="2024-09-13T10:29:00Z">
              <w:rPr>
                <w:rFonts w:ascii="iCiel Avenir LT Std 35 Light" w:hAnsi="iCiel Avenir LT Std 35 Light" w:cs="Arial"/>
                <w:i/>
                <w:iCs/>
                <w:sz w:val="22"/>
                <w:szCs w:val="22"/>
                <w:lang w:val="vi-VN"/>
              </w:rPr>
            </w:rPrChange>
          </w:rPr>
          <w:delText>ng th</w:delText>
        </w:r>
        <w:r w:rsidRPr="00863667" w:rsidDel="00B553BE">
          <w:rPr>
            <w:rFonts w:ascii="iCiel Avenir LT Std 35 Light" w:hAnsi="iCiel Avenir LT Std 35 Light" w:cs="Arial"/>
            <w:sz w:val="22"/>
            <w:szCs w:val="22"/>
            <w:rPrChange w:id="6334" w:author="An Tran, ACA (BUV)" w:date="2024-09-13T17:29:00Z" w16du:dateUtc="2024-09-13T10:29:00Z">
              <w:rPr>
                <w:rFonts w:ascii="iCiel Avenir LT Std 35 Light" w:hAnsi="iCiel Avenir LT Std 35 Light" w:cs="Avenir Next LT Pro"/>
                <w:i/>
                <w:iCs/>
                <w:sz w:val="22"/>
                <w:szCs w:val="22"/>
                <w:lang w:val="vi-VN"/>
              </w:rPr>
            </w:rPrChange>
          </w:rPr>
          <w:delText>à</w:delText>
        </w:r>
        <w:r w:rsidRPr="00863667" w:rsidDel="00B553BE">
          <w:rPr>
            <w:rFonts w:ascii="iCiel Avenir LT Std 35 Light" w:hAnsi="iCiel Avenir LT Std 35 Light" w:cs="Arial"/>
            <w:sz w:val="22"/>
            <w:szCs w:val="22"/>
            <w:rPrChange w:id="6335" w:author="An Tran, ACA (BUV)" w:date="2024-09-13T17:29:00Z" w16du:dateUtc="2024-09-13T10:29:00Z">
              <w:rPr>
                <w:rFonts w:ascii="iCiel Avenir LT Std 35 Light" w:hAnsi="iCiel Avenir LT Std 35 Light" w:cs="Arial"/>
                <w:i/>
                <w:iCs/>
                <w:sz w:val="22"/>
                <w:szCs w:val="22"/>
                <w:lang w:val="vi-VN"/>
              </w:rPr>
            </w:rPrChange>
          </w:rPr>
          <w:delText>nh ph</w:delText>
        </w:r>
        <w:r w:rsidRPr="00863667" w:rsidDel="00B553BE">
          <w:rPr>
            <w:rFonts w:ascii="iCiel Avenir LT Std 35 Light" w:hAnsi="iCiel Avenir LT Std 35 Light" w:cs="Arial"/>
            <w:sz w:val="22"/>
            <w:szCs w:val="22"/>
            <w:rPrChange w:id="6336" w:author="An Tran, ACA (BUV)" w:date="2024-09-13T17:29:00Z" w16du:dateUtc="2024-09-13T10:29:00Z">
              <w:rPr>
                <w:rFonts w:ascii="iCiel Avenir LT Std 35 Light" w:hAnsi="iCiel Avenir LT Std 35 Light" w:cs="Calibri"/>
                <w:i/>
                <w:iCs/>
                <w:sz w:val="22"/>
                <w:szCs w:val="22"/>
                <w:lang w:val="vi-VN"/>
              </w:rPr>
            </w:rPrChange>
          </w:rPr>
          <w:delText>ầ</w:delText>
        </w:r>
        <w:r w:rsidRPr="00863667" w:rsidDel="00B553BE">
          <w:rPr>
            <w:rFonts w:ascii="iCiel Avenir LT Std 35 Light" w:hAnsi="iCiel Avenir LT Std 35 Light" w:cs="Arial"/>
            <w:sz w:val="22"/>
            <w:szCs w:val="22"/>
            <w:rPrChange w:id="6337" w:author="An Tran, ACA (BUV)" w:date="2024-09-13T17:29:00Z" w16du:dateUtc="2024-09-13T10:29:00Z">
              <w:rPr>
                <w:rFonts w:ascii="iCiel Avenir LT Std 35 Light" w:hAnsi="iCiel Avenir LT Std 35 Light" w:cs="Arial"/>
                <w:i/>
                <w:iCs/>
                <w:sz w:val="22"/>
                <w:szCs w:val="22"/>
                <w:lang w:val="vi-VN"/>
              </w:rPr>
            </w:rPrChange>
          </w:rPr>
          <w:delText>n kh</w:delText>
        </w:r>
        <w:r w:rsidRPr="00863667" w:rsidDel="00B553BE">
          <w:rPr>
            <w:rFonts w:ascii="iCiel Avenir LT Std 35 Light" w:hAnsi="iCiel Avenir LT Std 35 Light" w:cs="Arial"/>
            <w:sz w:val="22"/>
            <w:szCs w:val="22"/>
            <w:rPrChange w:id="6338"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339" w:author="An Tran, ACA (BUV)" w:date="2024-09-13T17:29:00Z" w16du:dateUtc="2024-09-13T10:29:00Z">
              <w:rPr>
                <w:rFonts w:ascii="iCiel Avenir LT Std 35 Light" w:hAnsi="iCiel Avenir LT Std 35 Light" w:cs="Arial"/>
                <w:i/>
                <w:iCs/>
                <w:sz w:val="22"/>
                <w:szCs w:val="22"/>
                <w:lang w:val="vi-VN"/>
              </w:rPr>
            </w:rPrChange>
          </w:rPr>
          <w:delText xml:space="preserve">ng </w:delText>
        </w:r>
        <w:r w:rsidRPr="00863667" w:rsidDel="00B553BE">
          <w:rPr>
            <w:rFonts w:ascii="iCiel Avenir LT Std 35 Light" w:hAnsi="iCiel Avenir LT Std 35 Light" w:cs="Arial"/>
            <w:sz w:val="22"/>
            <w:szCs w:val="22"/>
            <w:rPrChange w:id="6340" w:author="An Tran, ACA (BUV)" w:date="2024-09-13T17:29:00Z" w16du:dateUtc="2024-09-13T10:29:00Z">
              <w:rPr>
                <w:rFonts w:ascii="iCiel Avenir LT Std 35 Light" w:hAnsi="iCiel Avenir LT Std 35 Light" w:cs="Avenir Next LT Pro"/>
                <w:i/>
                <w:iCs/>
                <w:sz w:val="22"/>
                <w:szCs w:val="22"/>
                <w:lang w:val="vi-VN"/>
              </w:rPr>
            </w:rPrChange>
          </w:rPr>
          <w:delText>đ</w:delText>
        </w:r>
        <w:r w:rsidRPr="00863667" w:rsidDel="00B553BE">
          <w:rPr>
            <w:rFonts w:ascii="iCiel Avenir LT Std 35 Light" w:hAnsi="iCiel Avenir LT Std 35 Light" w:cs="Arial"/>
            <w:sz w:val="22"/>
            <w:szCs w:val="22"/>
            <w:rPrChange w:id="6341"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6342" w:author="An Tran, ACA (BUV)" w:date="2024-09-13T17:29:00Z" w16du:dateUtc="2024-09-13T10:29:00Z">
              <w:rPr>
                <w:rFonts w:ascii="iCiel Avenir LT Std 35 Light" w:hAnsi="iCiel Avenir LT Std 35 Light" w:cs="Arial"/>
                <w:i/>
                <w:iCs/>
                <w:sz w:val="22"/>
                <w:szCs w:val="22"/>
                <w:lang w:val="vi-VN"/>
              </w:rPr>
            </w:rPrChange>
          </w:rPr>
          <w:delText>t.</w:delText>
        </w:r>
        <w:bookmarkStart w:id="6343" w:name="_Toc177143457"/>
        <w:bookmarkStart w:id="6344" w:name="_Toc177143812"/>
        <w:bookmarkEnd w:id="6343"/>
        <w:bookmarkEnd w:id="6344"/>
      </w:del>
    </w:p>
    <w:p w14:paraId="5005623E" w14:textId="73528396" w:rsidR="00AA14EC" w:rsidRPr="00863667" w:rsidDel="00B553BE" w:rsidRDefault="00AA14EC" w:rsidP="00AA14EC">
      <w:pPr>
        <w:ind w:firstLine="0"/>
        <w:rPr>
          <w:del w:id="6345" w:author="An Tran, ACA (BUV)" w:date="2024-09-12T22:22:00Z" w16du:dateUtc="2024-09-12T15:22:00Z"/>
          <w:rFonts w:ascii="iCiel Avenir LT Std 35 Light" w:hAnsi="iCiel Avenir LT Std 35 Light" w:cs="Arial"/>
          <w:sz w:val="22"/>
          <w:szCs w:val="22"/>
          <w:rPrChange w:id="6346" w:author="An Tran, ACA (BUV)" w:date="2024-09-13T17:29:00Z" w16du:dateUtc="2024-09-13T10:29:00Z">
            <w:rPr>
              <w:del w:id="6347" w:author="An Tran, ACA (BUV)" w:date="2024-09-12T22:22:00Z" w16du:dateUtc="2024-09-12T15:22:00Z"/>
              <w:rFonts w:ascii="iCiel Avenir LT Std 35 Light" w:hAnsi="iCiel Avenir LT Std 35 Light" w:cs="Arial"/>
              <w:i/>
              <w:iCs/>
              <w:sz w:val="22"/>
              <w:szCs w:val="22"/>
            </w:rPr>
          </w:rPrChange>
        </w:rPr>
      </w:pPr>
      <w:del w:id="6348" w:author="An Tran, ACA (BUV)" w:date="2024-09-12T22:22:00Z" w16du:dateUtc="2024-09-12T15:22:00Z">
        <w:r w:rsidRPr="00863667" w:rsidDel="00B553BE">
          <w:rPr>
            <w:rFonts w:ascii="iCiel Avenir LT Std 35 Light" w:hAnsi="iCiel Avenir LT Std 35 Light" w:cs="Arial"/>
            <w:sz w:val="22"/>
            <w:szCs w:val="22"/>
            <w:rPrChange w:id="6349" w:author="An Tran, ACA (BUV)" w:date="2024-09-13T17:29:00Z" w16du:dateUtc="2024-09-13T10:29:00Z">
              <w:rPr>
                <w:rFonts w:ascii="iCiel Avenir LT Std 35 Light" w:hAnsi="iCiel Avenir LT Std 35 Light" w:cs="Arial"/>
                <w:i/>
                <w:iCs/>
                <w:sz w:val="22"/>
                <w:szCs w:val="22"/>
                <w:lang w:val="vi-VN"/>
              </w:rPr>
            </w:rPrChange>
          </w:rPr>
          <w:delText>N</w:delText>
        </w:r>
        <w:r w:rsidRPr="00863667" w:rsidDel="00B553BE">
          <w:rPr>
            <w:rFonts w:ascii="iCiel Avenir LT Std 35 Light" w:hAnsi="iCiel Avenir LT Std 35 Light" w:cs="Arial"/>
            <w:sz w:val="22"/>
            <w:szCs w:val="22"/>
            <w:rPrChange w:id="6350" w:author="An Tran, ACA (BUV)" w:date="2024-09-13T17:29:00Z" w16du:dateUtc="2024-09-13T10:29:00Z">
              <w:rPr>
                <w:rFonts w:ascii="iCiel Avenir LT Std 35 Light" w:hAnsi="iCiel Avenir LT Std 35 Light" w:cs="Calibri"/>
                <w:i/>
                <w:iCs/>
                <w:sz w:val="22"/>
                <w:szCs w:val="22"/>
                <w:lang w:val="vi-VN"/>
              </w:rPr>
            </w:rPrChange>
          </w:rPr>
          <w:delText>ế</w:delText>
        </w:r>
        <w:r w:rsidRPr="00863667" w:rsidDel="00B553BE">
          <w:rPr>
            <w:rFonts w:ascii="iCiel Avenir LT Std 35 Light" w:hAnsi="iCiel Avenir LT Std 35 Light" w:cs="Arial"/>
            <w:sz w:val="22"/>
            <w:szCs w:val="22"/>
            <w:rPrChange w:id="6351" w:author="An Tran, ACA (BUV)" w:date="2024-09-13T17:29:00Z" w16du:dateUtc="2024-09-13T10:29:00Z">
              <w:rPr>
                <w:rFonts w:ascii="iCiel Avenir LT Std 35 Light" w:hAnsi="iCiel Avenir LT Std 35 Light" w:cs="Arial"/>
                <w:i/>
                <w:iCs/>
                <w:sz w:val="22"/>
                <w:szCs w:val="22"/>
                <w:lang w:val="vi-VN"/>
              </w:rPr>
            </w:rPrChange>
          </w:rPr>
          <w:delText>u sinh vi</w:delText>
        </w:r>
        <w:r w:rsidRPr="00863667" w:rsidDel="00B553BE">
          <w:rPr>
            <w:rFonts w:ascii="iCiel Avenir LT Std 35 Light" w:hAnsi="iCiel Avenir LT Std 35 Light" w:cs="Arial"/>
            <w:sz w:val="22"/>
            <w:szCs w:val="22"/>
            <w:rPrChange w:id="6352" w:author="An Tran, ACA (BUV)" w:date="2024-09-13T17:29:00Z" w16du:dateUtc="2024-09-13T10:29:00Z">
              <w:rPr>
                <w:rFonts w:ascii="iCiel Avenir LT Std 35 Light" w:hAnsi="iCiel Avenir LT Std 35 Light" w:cs="Avenir Next LT Pro"/>
                <w:i/>
                <w:iCs/>
                <w:sz w:val="22"/>
                <w:szCs w:val="22"/>
                <w:lang w:val="vi-VN"/>
              </w:rPr>
            </w:rPrChange>
          </w:rPr>
          <w:delText>ê</w:delText>
        </w:r>
        <w:r w:rsidRPr="00863667" w:rsidDel="00B553BE">
          <w:rPr>
            <w:rFonts w:ascii="iCiel Avenir LT Std 35 Light" w:hAnsi="iCiel Avenir LT Std 35 Light" w:cs="Arial"/>
            <w:sz w:val="22"/>
            <w:szCs w:val="22"/>
            <w:rPrChange w:id="6353" w:author="An Tran, ACA (BUV)" w:date="2024-09-13T17:29:00Z" w16du:dateUtc="2024-09-13T10:29:00Z">
              <w:rPr>
                <w:rFonts w:ascii="iCiel Avenir LT Std 35 Light" w:hAnsi="iCiel Avenir LT Std 35 Light" w:cs="Arial"/>
                <w:i/>
                <w:iCs/>
                <w:sz w:val="22"/>
                <w:szCs w:val="22"/>
                <w:lang w:val="vi-VN"/>
              </w:rPr>
            </w:rPrChange>
          </w:rPr>
          <w:delText>n kh</w:delText>
        </w:r>
        <w:r w:rsidRPr="00863667" w:rsidDel="00B553BE">
          <w:rPr>
            <w:rFonts w:ascii="iCiel Avenir LT Std 35 Light" w:hAnsi="iCiel Avenir LT Std 35 Light" w:cs="Arial"/>
            <w:sz w:val="22"/>
            <w:szCs w:val="22"/>
            <w:rPrChange w:id="6354"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355" w:author="An Tran, ACA (BUV)" w:date="2024-09-13T17:29:00Z" w16du:dateUtc="2024-09-13T10:29:00Z">
              <w:rPr>
                <w:rFonts w:ascii="iCiel Avenir LT Std 35 Light" w:hAnsi="iCiel Avenir LT Std 35 Light" w:cs="Arial"/>
                <w:i/>
                <w:iCs/>
                <w:sz w:val="22"/>
                <w:szCs w:val="22"/>
                <w:lang w:val="vi-VN"/>
              </w:rPr>
            </w:rPrChange>
          </w:rPr>
          <w:delText xml:space="preserve">ng </w:delText>
        </w:r>
        <w:r w:rsidRPr="00863667" w:rsidDel="00B553BE">
          <w:rPr>
            <w:rFonts w:ascii="iCiel Avenir LT Std 35 Light" w:hAnsi="iCiel Avenir LT Std 35 Light" w:cs="Arial"/>
            <w:sz w:val="22"/>
            <w:szCs w:val="22"/>
            <w:rPrChange w:id="6356" w:author="An Tran, ACA (BUV)" w:date="2024-09-13T17:29:00Z" w16du:dateUtc="2024-09-13T10:29:00Z">
              <w:rPr>
                <w:rFonts w:ascii="iCiel Avenir LT Std 35 Light" w:hAnsi="iCiel Avenir LT Std 35 Light" w:cs="Avenir Next LT Pro"/>
                <w:i/>
                <w:iCs/>
                <w:sz w:val="22"/>
                <w:szCs w:val="22"/>
                <w:lang w:val="vi-VN"/>
              </w:rPr>
            </w:rPrChange>
          </w:rPr>
          <w:delText>đ</w:delText>
        </w:r>
        <w:r w:rsidRPr="00863667" w:rsidDel="00B553BE">
          <w:rPr>
            <w:rFonts w:ascii="iCiel Avenir LT Std 35 Light" w:hAnsi="iCiel Avenir LT Std 35 Light" w:cs="Arial"/>
            <w:sz w:val="22"/>
            <w:szCs w:val="22"/>
            <w:rPrChange w:id="6357"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6358" w:author="An Tran, ACA (BUV)" w:date="2024-09-13T17:29:00Z" w16du:dateUtc="2024-09-13T10:29:00Z">
              <w:rPr>
                <w:rFonts w:ascii="iCiel Avenir LT Std 35 Light" w:hAnsi="iCiel Avenir LT Std 35 Light" w:cs="Arial"/>
                <w:i/>
                <w:iCs/>
                <w:sz w:val="22"/>
                <w:szCs w:val="22"/>
                <w:lang w:val="vi-VN"/>
              </w:rPr>
            </w:rPrChange>
          </w:rPr>
          <w:delText>t 1 (hoặc 2) thành ph</w:delText>
        </w:r>
        <w:r w:rsidRPr="00863667" w:rsidDel="00B553BE">
          <w:rPr>
            <w:rFonts w:ascii="iCiel Avenir LT Std 35 Light" w:hAnsi="iCiel Avenir LT Std 35 Light" w:cs="Arial"/>
            <w:sz w:val="22"/>
            <w:szCs w:val="22"/>
            <w:rPrChange w:id="6359" w:author="An Tran, ACA (BUV)" w:date="2024-09-13T17:29:00Z" w16du:dateUtc="2024-09-13T10:29:00Z">
              <w:rPr>
                <w:rFonts w:ascii="iCiel Avenir LT Std 35 Light" w:hAnsi="iCiel Avenir LT Std 35 Light" w:cs="Calibri"/>
                <w:i/>
                <w:iCs/>
                <w:sz w:val="22"/>
                <w:szCs w:val="22"/>
                <w:lang w:val="vi-VN"/>
              </w:rPr>
            </w:rPrChange>
          </w:rPr>
          <w:delText>ầ</w:delText>
        </w:r>
        <w:r w:rsidRPr="00863667" w:rsidDel="00B553BE">
          <w:rPr>
            <w:rFonts w:ascii="iCiel Avenir LT Std 35 Light" w:hAnsi="iCiel Avenir LT Std 35 Light" w:cs="Arial"/>
            <w:sz w:val="22"/>
            <w:szCs w:val="22"/>
            <w:rPrChange w:id="6360" w:author="An Tran, ACA (BUV)" w:date="2024-09-13T17:29:00Z" w16du:dateUtc="2024-09-13T10:29:00Z">
              <w:rPr>
                <w:rFonts w:ascii="iCiel Avenir LT Std 35 Light" w:hAnsi="iCiel Avenir LT Std 35 Light" w:cs="Arial"/>
                <w:i/>
                <w:iCs/>
                <w:sz w:val="22"/>
                <w:szCs w:val="22"/>
                <w:lang w:val="vi-VN"/>
              </w:rPr>
            </w:rPrChange>
          </w:rPr>
          <w:delText>n nh</w:delText>
        </w:r>
        <w:r w:rsidRPr="00863667" w:rsidDel="00B553BE">
          <w:rPr>
            <w:rFonts w:ascii="iCiel Avenir LT Std 35 Light" w:hAnsi="iCiel Avenir LT Std 35 Light" w:cs="Arial"/>
            <w:sz w:val="22"/>
            <w:szCs w:val="22"/>
            <w:rPrChange w:id="6361" w:author="An Tran, ACA (BUV)" w:date="2024-09-13T17:29:00Z" w16du:dateUtc="2024-09-13T10:29:00Z">
              <w:rPr>
                <w:rFonts w:ascii="iCiel Avenir LT Std 35 Light" w:hAnsi="iCiel Avenir LT Std 35 Light" w:cs="Calibri"/>
                <w:i/>
                <w:iCs/>
                <w:sz w:val="22"/>
                <w:szCs w:val="22"/>
                <w:lang w:val="vi-VN"/>
              </w:rPr>
            </w:rPrChange>
          </w:rPr>
          <w:delText>ư</w:delText>
        </w:r>
        <w:r w:rsidRPr="00863667" w:rsidDel="00B553BE">
          <w:rPr>
            <w:rFonts w:ascii="iCiel Avenir LT Std 35 Light" w:hAnsi="iCiel Avenir LT Std 35 Light" w:cs="Arial"/>
            <w:sz w:val="22"/>
            <w:szCs w:val="22"/>
            <w:rPrChange w:id="6362" w:author="An Tran, ACA (BUV)" w:date="2024-09-13T17:29:00Z" w16du:dateUtc="2024-09-13T10:29:00Z">
              <w:rPr>
                <w:rFonts w:ascii="iCiel Avenir LT Std 35 Light" w:hAnsi="iCiel Avenir LT Std 35 Light" w:cs="Arial"/>
                <w:i/>
                <w:iCs/>
                <w:sz w:val="22"/>
                <w:szCs w:val="22"/>
                <w:lang w:val="vi-VN"/>
              </w:rPr>
            </w:rPrChange>
          </w:rPr>
          <w:delText>ng t</w:delText>
        </w:r>
        <w:r w:rsidRPr="00863667" w:rsidDel="00B553BE">
          <w:rPr>
            <w:rFonts w:ascii="iCiel Avenir LT Std 35 Light" w:hAnsi="iCiel Avenir LT Std 35 Light" w:cs="Arial"/>
            <w:sz w:val="22"/>
            <w:szCs w:val="22"/>
            <w:rPrChange w:id="6363" w:author="An Tran, ACA (BUV)" w:date="2024-09-13T17:29:00Z" w16du:dateUtc="2024-09-13T10:29:00Z">
              <w:rPr>
                <w:rFonts w:ascii="iCiel Avenir LT Std 35 Light" w:hAnsi="iCiel Avenir LT Std 35 Light" w:cs="Calibri"/>
                <w:i/>
                <w:iCs/>
                <w:sz w:val="22"/>
                <w:szCs w:val="22"/>
                <w:lang w:val="vi-VN"/>
              </w:rPr>
            </w:rPrChange>
          </w:rPr>
          <w:delText>ổ</w:delText>
        </w:r>
        <w:r w:rsidRPr="00863667" w:rsidDel="00B553BE">
          <w:rPr>
            <w:rFonts w:ascii="iCiel Avenir LT Std 35 Light" w:hAnsi="iCiel Avenir LT Std 35 Light" w:cs="Arial"/>
            <w:sz w:val="22"/>
            <w:szCs w:val="22"/>
            <w:rPrChange w:id="6364" w:author="An Tran, ACA (BUV)" w:date="2024-09-13T17:29:00Z" w16du:dateUtc="2024-09-13T10:29:00Z">
              <w:rPr>
                <w:rFonts w:ascii="iCiel Avenir LT Std 35 Light" w:hAnsi="iCiel Avenir LT Std 35 Light" w:cs="Arial"/>
                <w:i/>
                <w:iCs/>
                <w:sz w:val="22"/>
                <w:szCs w:val="22"/>
                <w:lang w:val="vi-VN"/>
              </w:rPr>
            </w:rPrChange>
          </w:rPr>
          <w:delText xml:space="preserve">ng </w:delText>
        </w:r>
        <w:r w:rsidRPr="00863667" w:rsidDel="00B553BE">
          <w:rPr>
            <w:rFonts w:ascii="iCiel Avenir LT Std 35 Light" w:hAnsi="iCiel Avenir LT Std 35 Light" w:cs="Arial"/>
            <w:sz w:val="22"/>
            <w:szCs w:val="22"/>
            <w:rPrChange w:id="6365" w:author="An Tran, ACA (BUV)" w:date="2024-09-13T17:29:00Z" w16du:dateUtc="2024-09-13T10:29:00Z">
              <w:rPr>
                <w:rFonts w:ascii="iCiel Avenir LT Std 35 Light" w:hAnsi="iCiel Avenir LT Std 35 Light" w:cs="Avenir Next LT Pro"/>
                <w:i/>
                <w:iCs/>
                <w:sz w:val="22"/>
                <w:szCs w:val="22"/>
                <w:lang w:val="vi-VN"/>
              </w:rPr>
            </w:rPrChange>
          </w:rPr>
          <w:delText>đ</w:delText>
        </w:r>
        <w:r w:rsidRPr="00863667" w:rsidDel="00B553BE">
          <w:rPr>
            <w:rFonts w:ascii="iCiel Avenir LT Std 35 Light" w:hAnsi="iCiel Avenir LT Std 35 Light" w:cs="Arial"/>
            <w:sz w:val="22"/>
            <w:szCs w:val="22"/>
            <w:rPrChange w:id="6366" w:author="An Tran, ACA (BUV)" w:date="2024-09-13T17:29:00Z" w16du:dateUtc="2024-09-13T10:29:00Z">
              <w:rPr>
                <w:rFonts w:ascii="iCiel Avenir LT Std 35 Light" w:hAnsi="iCiel Avenir LT Std 35 Light" w:cs="Arial"/>
                <w:i/>
                <w:iCs/>
                <w:sz w:val="22"/>
                <w:szCs w:val="22"/>
                <w:lang w:val="vi-VN"/>
              </w:rPr>
            </w:rPrChange>
          </w:rPr>
          <w:delText>i</w:delText>
        </w:r>
        <w:r w:rsidRPr="00863667" w:rsidDel="00B553BE">
          <w:rPr>
            <w:rFonts w:ascii="iCiel Avenir LT Std 35 Light" w:hAnsi="iCiel Avenir LT Std 35 Light" w:cs="Arial"/>
            <w:sz w:val="22"/>
            <w:szCs w:val="22"/>
            <w:rPrChange w:id="6367" w:author="An Tran, ACA (BUV)" w:date="2024-09-13T17:29:00Z" w16du:dateUtc="2024-09-13T10:29:00Z">
              <w:rPr>
                <w:rFonts w:ascii="iCiel Avenir LT Std 35 Light" w:hAnsi="iCiel Avenir LT Std 35 Light" w:cs="Calibri"/>
                <w:i/>
                <w:iCs/>
                <w:sz w:val="22"/>
                <w:szCs w:val="22"/>
                <w:lang w:val="vi-VN"/>
              </w:rPr>
            </w:rPrChange>
          </w:rPr>
          <w:delText>ể</w:delText>
        </w:r>
        <w:r w:rsidRPr="00863667" w:rsidDel="00B553BE">
          <w:rPr>
            <w:rFonts w:ascii="iCiel Avenir LT Std 35 Light" w:hAnsi="iCiel Avenir LT Std 35 Light" w:cs="Arial"/>
            <w:sz w:val="22"/>
            <w:szCs w:val="22"/>
            <w:rPrChange w:id="6368" w:author="An Tran, ACA (BUV)" w:date="2024-09-13T17:29:00Z" w16du:dateUtc="2024-09-13T10:29:00Z">
              <w:rPr>
                <w:rFonts w:ascii="iCiel Avenir LT Std 35 Light" w:hAnsi="iCiel Avenir LT Std 35 Light" w:cs="Arial"/>
                <w:i/>
                <w:iCs/>
                <w:sz w:val="22"/>
                <w:szCs w:val="22"/>
                <w:lang w:val="vi-VN"/>
              </w:rPr>
            </w:rPrChange>
          </w:rPr>
          <w:delText>m m</w:delText>
        </w:r>
        <w:r w:rsidRPr="00863667" w:rsidDel="00B553BE">
          <w:rPr>
            <w:rFonts w:ascii="iCiel Avenir LT Std 35 Light" w:hAnsi="iCiel Avenir LT Std 35 Light" w:cs="Arial"/>
            <w:sz w:val="22"/>
            <w:szCs w:val="22"/>
            <w:rPrChange w:id="6369"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370" w:author="An Tran, ACA (BUV)" w:date="2024-09-13T17:29:00Z" w16du:dateUtc="2024-09-13T10:29:00Z">
              <w:rPr>
                <w:rFonts w:ascii="iCiel Avenir LT Std 35 Light" w:hAnsi="iCiel Avenir LT Std 35 Light" w:cs="Arial"/>
                <w:i/>
                <w:iCs/>
                <w:sz w:val="22"/>
                <w:szCs w:val="22"/>
                <w:lang w:val="vi-VN"/>
              </w:rPr>
            </w:rPrChange>
          </w:rPr>
          <w:delText>n h</w:delText>
        </w:r>
        <w:r w:rsidRPr="00863667" w:rsidDel="00B553BE">
          <w:rPr>
            <w:rFonts w:ascii="iCiel Avenir LT Std 35 Light" w:hAnsi="iCiel Avenir LT Std 35 Light" w:cs="Arial"/>
            <w:sz w:val="22"/>
            <w:szCs w:val="22"/>
            <w:rPrChange w:id="6371" w:author="An Tran, ACA (BUV)" w:date="2024-09-13T17:29:00Z" w16du:dateUtc="2024-09-13T10:29:00Z">
              <w:rPr>
                <w:rFonts w:ascii="iCiel Avenir LT Std 35 Light" w:hAnsi="iCiel Avenir LT Std 35 Light" w:cs="Calibri"/>
                <w:i/>
                <w:iCs/>
                <w:sz w:val="22"/>
                <w:szCs w:val="22"/>
                <w:lang w:val="vi-VN"/>
              </w:rPr>
            </w:rPrChange>
          </w:rPr>
          <w:delText>ọ</w:delText>
        </w:r>
        <w:r w:rsidRPr="00863667" w:rsidDel="00B553BE">
          <w:rPr>
            <w:rFonts w:ascii="iCiel Avenir LT Std 35 Light" w:hAnsi="iCiel Avenir LT Std 35 Light" w:cs="Arial"/>
            <w:sz w:val="22"/>
            <w:szCs w:val="22"/>
            <w:rPrChange w:id="6372" w:author="An Tran, ACA (BUV)" w:date="2024-09-13T17:29:00Z" w16du:dateUtc="2024-09-13T10:29:00Z">
              <w:rPr>
                <w:rFonts w:ascii="iCiel Avenir LT Std 35 Light" w:hAnsi="iCiel Avenir LT Std 35 Light" w:cs="Arial"/>
                <w:i/>
                <w:iCs/>
                <w:sz w:val="22"/>
                <w:szCs w:val="22"/>
                <w:lang w:val="vi-VN"/>
              </w:rPr>
            </w:rPrChange>
          </w:rPr>
          <w:delText xml:space="preserve">c </w:delText>
        </w:r>
        <w:r w:rsidRPr="00863667" w:rsidDel="00B553BE">
          <w:rPr>
            <w:rFonts w:ascii="iCiel Avenir LT Std 35 Light" w:hAnsi="iCiel Avenir LT Std 35 Light" w:cs="Arial"/>
            <w:sz w:val="22"/>
            <w:szCs w:val="22"/>
            <w:rPrChange w:id="6373" w:author="An Tran, ACA (BUV)" w:date="2024-09-13T17:29:00Z" w16du:dateUtc="2024-09-13T10:29:00Z">
              <w:rPr>
                <w:rFonts w:ascii="iCiel Avenir LT Std 35 Light" w:hAnsi="iCiel Avenir LT Std 35 Light" w:cs="Avenir Next LT Pro"/>
                <w:i/>
                <w:iCs/>
                <w:sz w:val="22"/>
                <w:szCs w:val="22"/>
                <w:lang w:val="vi-VN"/>
              </w:rPr>
            </w:rPrChange>
          </w:rPr>
          <w:delText>đ</w:delText>
        </w:r>
        <w:r w:rsidRPr="00863667" w:rsidDel="00B553BE">
          <w:rPr>
            <w:rFonts w:ascii="iCiel Avenir LT Std 35 Light" w:hAnsi="iCiel Avenir LT Std 35 Light" w:cs="Arial"/>
            <w:sz w:val="22"/>
            <w:szCs w:val="22"/>
            <w:rPrChange w:id="6374"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6375" w:author="An Tran, ACA (BUV)" w:date="2024-09-13T17:29:00Z" w16du:dateUtc="2024-09-13T10:29:00Z">
              <w:rPr>
                <w:rFonts w:ascii="iCiel Avenir LT Std 35 Light" w:hAnsi="iCiel Avenir LT Std 35 Light" w:cs="Arial"/>
                <w:i/>
                <w:iCs/>
                <w:sz w:val="22"/>
                <w:szCs w:val="22"/>
                <w:lang w:val="vi-VN"/>
              </w:rPr>
            </w:rPrChange>
          </w:rPr>
          <w:delText>t, sinh vi</w:delText>
        </w:r>
        <w:r w:rsidRPr="00863667" w:rsidDel="00B553BE">
          <w:rPr>
            <w:rFonts w:ascii="iCiel Avenir LT Std 35 Light" w:hAnsi="iCiel Avenir LT Std 35 Light" w:cs="Arial"/>
            <w:sz w:val="22"/>
            <w:szCs w:val="22"/>
            <w:rPrChange w:id="6376" w:author="An Tran, ACA (BUV)" w:date="2024-09-13T17:29:00Z" w16du:dateUtc="2024-09-13T10:29:00Z">
              <w:rPr>
                <w:rFonts w:ascii="iCiel Avenir LT Std 35 Light" w:hAnsi="iCiel Avenir LT Std 35 Light" w:cs="Avenir Next LT Pro"/>
                <w:i/>
                <w:iCs/>
                <w:sz w:val="22"/>
                <w:szCs w:val="22"/>
                <w:lang w:val="vi-VN"/>
              </w:rPr>
            </w:rPrChange>
          </w:rPr>
          <w:delText>ê</w:delText>
        </w:r>
        <w:r w:rsidRPr="00863667" w:rsidDel="00B553BE">
          <w:rPr>
            <w:rFonts w:ascii="iCiel Avenir LT Std 35 Light" w:hAnsi="iCiel Avenir LT Std 35 Light" w:cs="Arial"/>
            <w:sz w:val="22"/>
            <w:szCs w:val="22"/>
            <w:rPrChange w:id="6377" w:author="An Tran, ACA (BUV)" w:date="2024-09-13T17:29:00Z" w16du:dateUtc="2024-09-13T10:29:00Z">
              <w:rPr>
                <w:rFonts w:ascii="iCiel Avenir LT Std 35 Light" w:hAnsi="iCiel Avenir LT Std 35 Light" w:cs="Arial"/>
                <w:i/>
                <w:iCs/>
                <w:sz w:val="22"/>
                <w:szCs w:val="22"/>
                <w:lang w:val="vi-VN"/>
              </w:rPr>
            </w:rPrChange>
          </w:rPr>
          <w:delText>n qua m</w:delText>
        </w:r>
        <w:r w:rsidRPr="00863667" w:rsidDel="00B553BE">
          <w:rPr>
            <w:rFonts w:ascii="iCiel Avenir LT Std 35 Light" w:hAnsi="iCiel Avenir LT Std 35 Light" w:cs="Arial"/>
            <w:sz w:val="22"/>
            <w:szCs w:val="22"/>
            <w:rPrChange w:id="6378" w:author="An Tran, ACA (BUV)" w:date="2024-09-13T17:29:00Z" w16du:dateUtc="2024-09-13T10:29:00Z">
              <w:rPr>
                <w:rFonts w:ascii="iCiel Avenir LT Std 35 Light" w:hAnsi="iCiel Avenir LT Std 35 Light" w:cs="Avenir Next LT Pro"/>
                <w:i/>
                <w:iCs/>
                <w:sz w:val="22"/>
                <w:szCs w:val="22"/>
                <w:lang w:val="vi-VN"/>
              </w:rPr>
            </w:rPrChange>
          </w:rPr>
          <w:delText>ô</w:delText>
        </w:r>
        <w:r w:rsidRPr="00863667" w:rsidDel="00B553BE">
          <w:rPr>
            <w:rFonts w:ascii="iCiel Avenir LT Std 35 Light" w:hAnsi="iCiel Avenir LT Std 35 Light" w:cs="Arial"/>
            <w:sz w:val="22"/>
            <w:szCs w:val="22"/>
            <w:rPrChange w:id="6379" w:author="An Tran, ACA (BUV)" w:date="2024-09-13T17:29:00Z" w16du:dateUtc="2024-09-13T10:29:00Z">
              <w:rPr>
                <w:rFonts w:ascii="iCiel Avenir LT Std 35 Light" w:hAnsi="iCiel Avenir LT Std 35 Light" w:cs="Arial"/>
                <w:i/>
                <w:iCs/>
                <w:sz w:val="22"/>
                <w:szCs w:val="22"/>
                <w:lang w:val="vi-VN"/>
              </w:rPr>
            </w:rPrChange>
          </w:rPr>
          <w:delText>n.</w:delText>
        </w:r>
        <w:bookmarkStart w:id="6380" w:name="_Toc177143458"/>
        <w:bookmarkStart w:id="6381" w:name="_Toc177143813"/>
        <w:bookmarkEnd w:id="6380"/>
        <w:bookmarkEnd w:id="6381"/>
      </w:del>
    </w:p>
    <w:p w14:paraId="1BD25AA2" w14:textId="6C3F8716" w:rsidR="00B11350" w:rsidRPr="00863667" w:rsidDel="00B553BE" w:rsidRDefault="00AA14EC" w:rsidP="00AA14EC">
      <w:pPr>
        <w:tabs>
          <w:tab w:val="left" w:pos="630"/>
          <w:tab w:val="left" w:pos="720"/>
          <w:tab w:val="left" w:pos="1080"/>
        </w:tabs>
        <w:ind w:firstLine="0"/>
        <w:rPr>
          <w:del w:id="6382" w:author="An Tran, ACA (BUV)" w:date="2024-09-12T22:22:00Z" w16du:dateUtc="2024-09-12T15:22:00Z"/>
          <w:rFonts w:ascii="iCiel Avenir LT Std 35 Light" w:hAnsi="iCiel Avenir LT Std 35 Light" w:cs="Arial"/>
          <w:sz w:val="22"/>
          <w:szCs w:val="22"/>
          <w:rPrChange w:id="6383" w:author="An Tran, ACA (BUV)" w:date="2024-09-13T17:29:00Z" w16du:dateUtc="2024-09-13T10:29:00Z">
            <w:rPr>
              <w:del w:id="6384" w:author="An Tran, ACA (BUV)" w:date="2024-09-12T22:22:00Z" w16du:dateUtc="2024-09-12T15:22:00Z"/>
              <w:rFonts w:ascii="iCiel Avenir LT Std 35 Light" w:hAnsi="iCiel Avenir LT Std 35 Light" w:cs="Arial"/>
              <w:i/>
              <w:iCs/>
              <w:sz w:val="22"/>
              <w:szCs w:val="22"/>
            </w:rPr>
          </w:rPrChange>
        </w:rPr>
      </w:pPr>
      <w:del w:id="6385" w:author="An Tran, ACA (BUV)" w:date="2024-09-12T22:22:00Z" w16du:dateUtc="2024-09-12T15:22:00Z">
        <w:r w:rsidRPr="00863667" w:rsidDel="00B553BE">
          <w:rPr>
            <w:rFonts w:ascii="iCiel Avenir LT Std 35 Light" w:hAnsi="iCiel Avenir LT Std 35 Light" w:cs="Arial"/>
            <w:sz w:val="22"/>
            <w:szCs w:val="22"/>
            <w:rPrChange w:id="6386" w:author="An Tran, ACA (BUV)" w:date="2024-09-13T17:29:00Z" w16du:dateUtc="2024-09-13T10:29:00Z">
              <w:rPr>
                <w:rFonts w:ascii="iCiel Avenir LT Std 35 Light" w:hAnsi="iCiel Avenir LT Std 35 Light" w:cs="Arial"/>
                <w:i/>
                <w:iCs/>
                <w:sz w:val="22"/>
                <w:szCs w:val="22"/>
              </w:rPr>
            </w:rPrChange>
          </w:rPr>
          <w:delText>Nếu sinh viên không dự thi/nộp bài thành phần lần đầu tiên, điểm của cả môn học sẽ tạm thời hạ xuống 19 và sinh viên phải thi lại/nộp lại bài thành phần theo quy định học thuật của trường Đại học Stafffordshire.</w:delText>
        </w:r>
        <w:bookmarkStart w:id="6387" w:name="_Toc177143459"/>
        <w:bookmarkStart w:id="6388" w:name="_Toc177143814"/>
        <w:bookmarkEnd w:id="6387"/>
        <w:bookmarkEnd w:id="6388"/>
      </w:del>
    </w:p>
    <w:p w14:paraId="2D8B9134" w14:textId="5C2E36E6" w:rsidR="00000774" w:rsidRPr="00863667" w:rsidDel="00B553BE" w:rsidRDefault="00000774" w:rsidP="00D85019">
      <w:pPr>
        <w:pStyle w:val="ListParagraph"/>
        <w:keepNext/>
        <w:keepLines/>
        <w:numPr>
          <w:ilvl w:val="0"/>
          <w:numId w:val="24"/>
        </w:numPr>
        <w:tabs>
          <w:tab w:val="left" w:pos="630"/>
          <w:tab w:val="left" w:pos="990"/>
        </w:tabs>
        <w:ind w:left="0" w:firstLine="720"/>
        <w:contextualSpacing w:val="0"/>
        <w:outlineLvl w:val="1"/>
        <w:rPr>
          <w:del w:id="6389" w:author="An Tran, ACA (BUV)" w:date="2024-09-12T22:22:00Z" w16du:dateUtc="2024-09-12T15:22:00Z"/>
          <w:rFonts w:ascii="iCiel Avenir LT Std 35 Light" w:eastAsiaTheme="majorEastAsia" w:hAnsi="iCiel Avenir LT Std 35 Light" w:cs="Arial"/>
          <w:b/>
          <w:color w:val="2F5496" w:themeColor="accent1" w:themeShade="BF"/>
          <w:sz w:val="22"/>
          <w:szCs w:val="22"/>
          <w:lang w:eastAsia="ko-KR"/>
          <w:rPrChange w:id="6390" w:author="An Tran, ACA (BUV)" w:date="2024-09-13T17:29:00Z" w16du:dateUtc="2024-09-13T10:29:00Z">
            <w:rPr>
              <w:del w:id="6391"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rPrChange>
        </w:rPr>
      </w:pPr>
      <w:bookmarkStart w:id="6392" w:name="_Toc113975535"/>
      <w:bookmarkStart w:id="6393" w:name="_Toc113976052"/>
      <w:bookmarkStart w:id="6394" w:name="_Toc114065582"/>
      <w:bookmarkStart w:id="6395" w:name="_Toc114065978"/>
      <w:bookmarkStart w:id="6396" w:name="_Toc113975536"/>
      <w:bookmarkStart w:id="6397" w:name="_Toc113976053"/>
      <w:bookmarkStart w:id="6398" w:name="_Toc114065583"/>
      <w:bookmarkStart w:id="6399" w:name="_Toc114065979"/>
      <w:bookmarkStart w:id="6400" w:name="_Toc113975537"/>
      <w:bookmarkStart w:id="6401" w:name="_Toc113976054"/>
      <w:bookmarkStart w:id="6402" w:name="_Toc114065584"/>
      <w:bookmarkStart w:id="6403" w:name="_Toc114065980"/>
      <w:bookmarkStart w:id="6404" w:name="_Toc113975538"/>
      <w:bookmarkStart w:id="6405" w:name="_Toc113976055"/>
      <w:bookmarkStart w:id="6406" w:name="_Toc114065585"/>
      <w:bookmarkStart w:id="6407" w:name="_Toc114065981"/>
      <w:bookmarkStart w:id="6408" w:name="_Toc113975539"/>
      <w:bookmarkStart w:id="6409" w:name="_Toc113976056"/>
      <w:bookmarkStart w:id="6410" w:name="_Toc114065586"/>
      <w:bookmarkStart w:id="6411" w:name="_Toc114065982"/>
      <w:bookmarkStart w:id="6412" w:name="_Toc113975540"/>
      <w:bookmarkStart w:id="6413" w:name="_Toc113976057"/>
      <w:bookmarkStart w:id="6414" w:name="_Toc114065587"/>
      <w:bookmarkStart w:id="6415" w:name="_Toc114065983"/>
      <w:bookmarkStart w:id="6416" w:name="_Toc113975541"/>
      <w:bookmarkStart w:id="6417" w:name="_Toc113976058"/>
      <w:bookmarkStart w:id="6418" w:name="_Toc114065588"/>
      <w:bookmarkStart w:id="6419" w:name="_Toc114065984"/>
      <w:bookmarkStart w:id="6420" w:name="_Toc113975542"/>
      <w:bookmarkStart w:id="6421" w:name="_Toc113976059"/>
      <w:bookmarkStart w:id="6422" w:name="_Toc114065589"/>
      <w:bookmarkStart w:id="6423" w:name="_Toc114065985"/>
      <w:bookmarkStart w:id="6424" w:name="_Toc140506948"/>
      <w:bookmarkStart w:id="6425" w:name="_Toc141433092"/>
      <w:bookmarkStart w:id="6426" w:name="_Toc141433193"/>
      <w:bookmarkStart w:id="6427" w:name="_Toc147758770"/>
      <w:bookmarkStart w:id="6428" w:name="_Toc149053842"/>
      <w:bookmarkStart w:id="6429" w:name="_Toc149054102"/>
      <w:bookmarkStart w:id="6430" w:name="_Toc149835250"/>
      <w:bookmarkStart w:id="6431" w:name="_Toc155774526"/>
      <w:bookmarkStart w:id="6432" w:name="_Toc158103871"/>
      <w:bookmarkStart w:id="6433" w:name="_Toc165638033"/>
      <w:bookmarkStart w:id="6434" w:name="_Toc171027532"/>
      <w:bookmarkStart w:id="6435" w:name="_Toc171027639"/>
      <w:bookmarkStart w:id="6436" w:name="_Toc171027748"/>
      <w:bookmarkStart w:id="6437" w:name="_Toc171027982"/>
      <w:bookmarkStart w:id="6438" w:name="_Toc171028089"/>
      <w:bookmarkStart w:id="6439" w:name="_Toc171028196"/>
      <w:bookmarkStart w:id="6440" w:name="_Toc171028430"/>
      <w:bookmarkStart w:id="6441" w:name="_Toc171620935"/>
      <w:bookmarkStart w:id="6442" w:name="_Toc171675094"/>
      <w:bookmarkStart w:id="6443" w:name="_Toc171675203"/>
      <w:bookmarkStart w:id="6444" w:name="_Toc172881297"/>
      <w:bookmarkStart w:id="6445" w:name="_Toc172883568"/>
      <w:bookmarkStart w:id="6446" w:name="_Toc177143460"/>
      <w:bookmarkStart w:id="6447" w:name="_Toc177143815"/>
      <w:bookmarkStart w:id="6448" w:name="_Toc122700178"/>
      <w:bookmarkStart w:id="6449" w:name="_Toc113977100"/>
      <w:bookmarkEnd w:id="6108"/>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p>
    <w:p w14:paraId="7A7A88F1" w14:textId="73FD0293" w:rsidR="00000774" w:rsidRPr="00863667" w:rsidDel="00B553BE" w:rsidRDefault="00000774" w:rsidP="00D85019">
      <w:pPr>
        <w:pStyle w:val="ListParagraph"/>
        <w:keepNext/>
        <w:keepLines/>
        <w:numPr>
          <w:ilvl w:val="0"/>
          <w:numId w:val="24"/>
        </w:numPr>
        <w:tabs>
          <w:tab w:val="left" w:pos="630"/>
          <w:tab w:val="left" w:pos="990"/>
        </w:tabs>
        <w:ind w:left="0" w:firstLine="720"/>
        <w:contextualSpacing w:val="0"/>
        <w:outlineLvl w:val="1"/>
        <w:rPr>
          <w:del w:id="6450" w:author="An Tran, ACA (BUV)" w:date="2024-09-12T22:22:00Z" w16du:dateUtc="2024-09-12T15:22:00Z"/>
          <w:rFonts w:ascii="iCiel Avenir LT Std 35 Light" w:eastAsiaTheme="majorEastAsia" w:hAnsi="iCiel Avenir LT Std 35 Light" w:cs="Arial"/>
          <w:b/>
          <w:color w:val="2F5496" w:themeColor="accent1" w:themeShade="BF"/>
          <w:sz w:val="22"/>
          <w:szCs w:val="22"/>
          <w:lang w:eastAsia="ko-KR"/>
          <w:rPrChange w:id="6451" w:author="An Tran, ACA (BUV)" w:date="2024-09-13T17:29:00Z" w16du:dateUtc="2024-09-13T10:29:00Z">
            <w:rPr>
              <w:del w:id="6452"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rPrChange>
        </w:rPr>
      </w:pPr>
      <w:bookmarkStart w:id="6453" w:name="_Toc140506949"/>
      <w:bookmarkStart w:id="6454" w:name="_Toc141433093"/>
      <w:bookmarkStart w:id="6455" w:name="_Toc141433194"/>
      <w:bookmarkStart w:id="6456" w:name="_Toc147758771"/>
      <w:bookmarkStart w:id="6457" w:name="_Toc149053843"/>
      <w:bookmarkStart w:id="6458" w:name="_Toc149054103"/>
      <w:bookmarkStart w:id="6459" w:name="_Toc149835251"/>
      <w:bookmarkStart w:id="6460" w:name="_Toc155774527"/>
      <w:bookmarkStart w:id="6461" w:name="_Toc158103872"/>
      <w:bookmarkStart w:id="6462" w:name="_Toc165638034"/>
      <w:bookmarkStart w:id="6463" w:name="_Toc171027533"/>
      <w:bookmarkStart w:id="6464" w:name="_Toc171027640"/>
      <w:bookmarkStart w:id="6465" w:name="_Toc171027749"/>
      <w:bookmarkStart w:id="6466" w:name="_Toc171027983"/>
      <w:bookmarkStart w:id="6467" w:name="_Toc171028090"/>
      <w:bookmarkStart w:id="6468" w:name="_Toc171028197"/>
      <w:bookmarkStart w:id="6469" w:name="_Toc171028431"/>
      <w:bookmarkStart w:id="6470" w:name="_Toc171620936"/>
      <w:bookmarkStart w:id="6471" w:name="_Toc171675095"/>
      <w:bookmarkStart w:id="6472" w:name="_Toc171675204"/>
      <w:bookmarkStart w:id="6473" w:name="_Toc172881298"/>
      <w:bookmarkStart w:id="6474" w:name="_Toc172883569"/>
      <w:bookmarkStart w:id="6475" w:name="_Toc177143461"/>
      <w:bookmarkStart w:id="6476" w:name="_Toc177143816"/>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p>
    <w:p w14:paraId="5FEBE346" w14:textId="4C58A641" w:rsidR="00000774" w:rsidRPr="00863667" w:rsidDel="00B553BE" w:rsidRDefault="00000774" w:rsidP="00D85019">
      <w:pPr>
        <w:pStyle w:val="ListParagraph"/>
        <w:keepNext/>
        <w:keepLines/>
        <w:numPr>
          <w:ilvl w:val="0"/>
          <w:numId w:val="24"/>
        </w:numPr>
        <w:tabs>
          <w:tab w:val="left" w:pos="630"/>
          <w:tab w:val="left" w:pos="990"/>
        </w:tabs>
        <w:ind w:left="0" w:firstLine="720"/>
        <w:contextualSpacing w:val="0"/>
        <w:outlineLvl w:val="1"/>
        <w:rPr>
          <w:del w:id="6477" w:author="An Tran, ACA (BUV)" w:date="2024-09-12T22:22:00Z" w16du:dateUtc="2024-09-12T15:22:00Z"/>
          <w:rFonts w:ascii="iCiel Avenir LT Std 35 Light" w:eastAsiaTheme="majorEastAsia" w:hAnsi="iCiel Avenir LT Std 35 Light" w:cs="Arial"/>
          <w:b/>
          <w:color w:val="2F5496" w:themeColor="accent1" w:themeShade="BF"/>
          <w:sz w:val="22"/>
          <w:szCs w:val="22"/>
          <w:lang w:eastAsia="ko-KR"/>
          <w:rPrChange w:id="6478" w:author="An Tran, ACA (BUV)" w:date="2024-09-13T17:29:00Z" w16du:dateUtc="2024-09-13T10:29:00Z">
            <w:rPr>
              <w:del w:id="6479"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rPrChange>
        </w:rPr>
      </w:pPr>
      <w:bookmarkStart w:id="6480" w:name="_Toc140506950"/>
      <w:bookmarkStart w:id="6481" w:name="_Toc141433094"/>
      <w:bookmarkStart w:id="6482" w:name="_Toc141433195"/>
      <w:bookmarkStart w:id="6483" w:name="_Toc147758772"/>
      <w:bookmarkStart w:id="6484" w:name="_Toc149053844"/>
      <w:bookmarkStart w:id="6485" w:name="_Toc149054104"/>
      <w:bookmarkStart w:id="6486" w:name="_Toc149835252"/>
      <w:bookmarkStart w:id="6487" w:name="_Toc155774528"/>
      <w:bookmarkStart w:id="6488" w:name="_Toc158103873"/>
      <w:bookmarkStart w:id="6489" w:name="_Toc165638035"/>
      <w:bookmarkStart w:id="6490" w:name="_Toc171027534"/>
      <w:bookmarkStart w:id="6491" w:name="_Toc171027641"/>
      <w:bookmarkStart w:id="6492" w:name="_Toc171027750"/>
      <w:bookmarkStart w:id="6493" w:name="_Toc171027984"/>
      <w:bookmarkStart w:id="6494" w:name="_Toc171028091"/>
      <w:bookmarkStart w:id="6495" w:name="_Toc171028198"/>
      <w:bookmarkStart w:id="6496" w:name="_Toc171028432"/>
      <w:bookmarkStart w:id="6497" w:name="_Toc171620937"/>
      <w:bookmarkStart w:id="6498" w:name="_Toc171675096"/>
      <w:bookmarkStart w:id="6499" w:name="_Toc171675205"/>
      <w:bookmarkStart w:id="6500" w:name="_Toc172881299"/>
      <w:bookmarkStart w:id="6501" w:name="_Toc172883570"/>
      <w:bookmarkStart w:id="6502" w:name="_Toc177143462"/>
      <w:bookmarkStart w:id="6503" w:name="_Toc177143817"/>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p>
    <w:p w14:paraId="3FBD826B" w14:textId="7FEEF855" w:rsidR="00000774" w:rsidRPr="00863667" w:rsidDel="00B553BE" w:rsidRDefault="00000774" w:rsidP="00D85019">
      <w:pPr>
        <w:pStyle w:val="ListParagraph"/>
        <w:keepNext/>
        <w:keepLines/>
        <w:numPr>
          <w:ilvl w:val="0"/>
          <w:numId w:val="24"/>
        </w:numPr>
        <w:tabs>
          <w:tab w:val="left" w:pos="630"/>
          <w:tab w:val="left" w:pos="990"/>
        </w:tabs>
        <w:ind w:left="0" w:firstLine="720"/>
        <w:contextualSpacing w:val="0"/>
        <w:outlineLvl w:val="1"/>
        <w:rPr>
          <w:del w:id="6504" w:author="An Tran, ACA (BUV)" w:date="2024-09-12T22:22:00Z" w16du:dateUtc="2024-09-12T15:22:00Z"/>
          <w:rFonts w:ascii="iCiel Avenir LT Std 35 Light" w:eastAsiaTheme="majorEastAsia" w:hAnsi="iCiel Avenir LT Std 35 Light" w:cs="Arial"/>
          <w:b/>
          <w:color w:val="2F5496" w:themeColor="accent1" w:themeShade="BF"/>
          <w:sz w:val="22"/>
          <w:szCs w:val="22"/>
          <w:lang w:eastAsia="ko-KR"/>
          <w:rPrChange w:id="6505" w:author="An Tran, ACA (BUV)" w:date="2024-09-13T17:29:00Z" w16du:dateUtc="2024-09-13T10:29:00Z">
            <w:rPr>
              <w:del w:id="6506"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rPrChange>
        </w:rPr>
      </w:pPr>
      <w:bookmarkStart w:id="6507" w:name="_Toc140506951"/>
      <w:bookmarkStart w:id="6508" w:name="_Toc141433095"/>
      <w:bookmarkStart w:id="6509" w:name="_Toc141433196"/>
      <w:bookmarkStart w:id="6510" w:name="_Toc147758773"/>
      <w:bookmarkStart w:id="6511" w:name="_Toc149053845"/>
      <w:bookmarkStart w:id="6512" w:name="_Toc149054105"/>
      <w:bookmarkStart w:id="6513" w:name="_Toc149835253"/>
      <w:bookmarkStart w:id="6514" w:name="_Toc155774529"/>
      <w:bookmarkStart w:id="6515" w:name="_Toc158103874"/>
      <w:bookmarkStart w:id="6516" w:name="_Toc165638036"/>
      <w:bookmarkStart w:id="6517" w:name="_Toc171027535"/>
      <w:bookmarkStart w:id="6518" w:name="_Toc171027642"/>
      <w:bookmarkStart w:id="6519" w:name="_Toc171027751"/>
      <w:bookmarkStart w:id="6520" w:name="_Toc171027985"/>
      <w:bookmarkStart w:id="6521" w:name="_Toc171028092"/>
      <w:bookmarkStart w:id="6522" w:name="_Toc171028199"/>
      <w:bookmarkStart w:id="6523" w:name="_Toc171028433"/>
      <w:bookmarkStart w:id="6524" w:name="_Toc171620938"/>
      <w:bookmarkStart w:id="6525" w:name="_Toc171675097"/>
      <w:bookmarkStart w:id="6526" w:name="_Toc171675206"/>
      <w:bookmarkStart w:id="6527" w:name="_Toc172881300"/>
      <w:bookmarkStart w:id="6528" w:name="_Toc172883571"/>
      <w:bookmarkStart w:id="6529" w:name="_Toc177143463"/>
      <w:bookmarkStart w:id="6530" w:name="_Toc177143818"/>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p>
    <w:p w14:paraId="2DE3A73A" w14:textId="0DB9C43A" w:rsidR="00000774" w:rsidRPr="00863667" w:rsidDel="00B553BE" w:rsidRDefault="00000774" w:rsidP="00D85019">
      <w:pPr>
        <w:pStyle w:val="ListParagraph"/>
        <w:keepNext/>
        <w:keepLines/>
        <w:numPr>
          <w:ilvl w:val="0"/>
          <w:numId w:val="24"/>
        </w:numPr>
        <w:tabs>
          <w:tab w:val="left" w:pos="630"/>
          <w:tab w:val="left" w:pos="990"/>
        </w:tabs>
        <w:ind w:left="0" w:firstLine="720"/>
        <w:contextualSpacing w:val="0"/>
        <w:outlineLvl w:val="1"/>
        <w:rPr>
          <w:del w:id="6531" w:author="An Tran, ACA (BUV)" w:date="2024-09-12T22:22:00Z" w16du:dateUtc="2024-09-12T15:22:00Z"/>
          <w:rFonts w:ascii="iCiel Avenir LT Std 35 Light" w:eastAsiaTheme="majorEastAsia" w:hAnsi="iCiel Avenir LT Std 35 Light" w:cs="Arial"/>
          <w:b/>
          <w:color w:val="2F5496" w:themeColor="accent1" w:themeShade="BF"/>
          <w:sz w:val="22"/>
          <w:szCs w:val="22"/>
          <w:lang w:eastAsia="ko-KR"/>
          <w:rPrChange w:id="6532" w:author="An Tran, ACA (BUV)" w:date="2024-09-13T17:29:00Z" w16du:dateUtc="2024-09-13T10:29:00Z">
            <w:rPr>
              <w:del w:id="6533"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rPrChange>
        </w:rPr>
      </w:pPr>
      <w:bookmarkStart w:id="6534" w:name="_Toc140506952"/>
      <w:bookmarkStart w:id="6535" w:name="_Toc141433096"/>
      <w:bookmarkStart w:id="6536" w:name="_Toc141433197"/>
      <w:bookmarkStart w:id="6537" w:name="_Toc147758774"/>
      <w:bookmarkStart w:id="6538" w:name="_Toc149053846"/>
      <w:bookmarkStart w:id="6539" w:name="_Toc149054106"/>
      <w:bookmarkStart w:id="6540" w:name="_Toc149835254"/>
      <w:bookmarkStart w:id="6541" w:name="_Toc155774530"/>
      <w:bookmarkStart w:id="6542" w:name="_Toc158103875"/>
      <w:bookmarkStart w:id="6543" w:name="_Toc165638037"/>
      <w:bookmarkStart w:id="6544" w:name="_Toc171027536"/>
      <w:bookmarkStart w:id="6545" w:name="_Toc171027643"/>
      <w:bookmarkStart w:id="6546" w:name="_Toc171027752"/>
      <w:bookmarkStart w:id="6547" w:name="_Toc171027986"/>
      <w:bookmarkStart w:id="6548" w:name="_Toc171028093"/>
      <w:bookmarkStart w:id="6549" w:name="_Toc171028200"/>
      <w:bookmarkStart w:id="6550" w:name="_Toc171028434"/>
      <w:bookmarkStart w:id="6551" w:name="_Toc171620939"/>
      <w:bookmarkStart w:id="6552" w:name="_Toc171675098"/>
      <w:bookmarkStart w:id="6553" w:name="_Toc171675207"/>
      <w:bookmarkStart w:id="6554" w:name="_Toc172881301"/>
      <w:bookmarkStart w:id="6555" w:name="_Toc172883572"/>
      <w:bookmarkStart w:id="6556" w:name="_Toc177143464"/>
      <w:bookmarkStart w:id="6557" w:name="_Toc177143819"/>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p>
    <w:p w14:paraId="54352399" w14:textId="2AA9958D" w:rsidR="00000774" w:rsidRPr="00863667" w:rsidDel="00B553BE" w:rsidRDefault="00000774" w:rsidP="00D85019">
      <w:pPr>
        <w:pStyle w:val="ListParagraph"/>
        <w:keepNext/>
        <w:keepLines/>
        <w:numPr>
          <w:ilvl w:val="0"/>
          <w:numId w:val="24"/>
        </w:numPr>
        <w:tabs>
          <w:tab w:val="left" w:pos="630"/>
          <w:tab w:val="left" w:pos="990"/>
        </w:tabs>
        <w:ind w:left="0" w:firstLine="720"/>
        <w:contextualSpacing w:val="0"/>
        <w:outlineLvl w:val="1"/>
        <w:rPr>
          <w:del w:id="6558" w:author="An Tran, ACA (BUV)" w:date="2024-09-12T22:22:00Z" w16du:dateUtc="2024-09-12T15:22:00Z"/>
          <w:rFonts w:ascii="iCiel Avenir LT Std 35 Light" w:eastAsiaTheme="majorEastAsia" w:hAnsi="iCiel Avenir LT Std 35 Light" w:cs="Arial"/>
          <w:b/>
          <w:color w:val="2F5496" w:themeColor="accent1" w:themeShade="BF"/>
          <w:sz w:val="22"/>
          <w:szCs w:val="22"/>
          <w:lang w:eastAsia="ko-KR"/>
          <w:rPrChange w:id="6559" w:author="An Tran, ACA (BUV)" w:date="2024-09-13T17:29:00Z" w16du:dateUtc="2024-09-13T10:29:00Z">
            <w:rPr>
              <w:del w:id="6560" w:author="An Tran, ACA (BUV)" w:date="2024-09-12T22:22:00Z" w16du:dateUtc="2024-09-12T15:22:00Z"/>
              <w:rFonts w:ascii="iCiel Avenir LT Std 35 Light" w:eastAsiaTheme="majorEastAsia" w:hAnsi="iCiel Avenir LT Std 35 Light" w:cs="Arial"/>
              <w:b/>
              <w:vanish/>
              <w:color w:val="2F5496" w:themeColor="accent1" w:themeShade="BF"/>
              <w:sz w:val="22"/>
              <w:szCs w:val="22"/>
              <w:lang w:val="vi-VN" w:eastAsia="ko-KR"/>
            </w:rPr>
          </w:rPrChange>
        </w:rPr>
      </w:pPr>
      <w:bookmarkStart w:id="6561" w:name="_Toc140506953"/>
      <w:bookmarkStart w:id="6562" w:name="_Toc141433097"/>
      <w:bookmarkStart w:id="6563" w:name="_Toc141433198"/>
      <w:bookmarkStart w:id="6564" w:name="_Toc147758775"/>
      <w:bookmarkStart w:id="6565" w:name="_Toc149053847"/>
      <w:bookmarkStart w:id="6566" w:name="_Toc149054107"/>
      <w:bookmarkStart w:id="6567" w:name="_Toc149835255"/>
      <w:bookmarkStart w:id="6568" w:name="_Toc155774531"/>
      <w:bookmarkStart w:id="6569" w:name="_Toc158103876"/>
      <w:bookmarkStart w:id="6570" w:name="_Toc165638038"/>
      <w:bookmarkStart w:id="6571" w:name="_Toc171027537"/>
      <w:bookmarkStart w:id="6572" w:name="_Toc171027644"/>
      <w:bookmarkStart w:id="6573" w:name="_Toc171027753"/>
      <w:bookmarkStart w:id="6574" w:name="_Toc171027987"/>
      <w:bookmarkStart w:id="6575" w:name="_Toc171028094"/>
      <w:bookmarkStart w:id="6576" w:name="_Toc171028201"/>
      <w:bookmarkStart w:id="6577" w:name="_Toc171028435"/>
      <w:bookmarkStart w:id="6578" w:name="_Toc171620940"/>
      <w:bookmarkStart w:id="6579" w:name="_Toc171675099"/>
      <w:bookmarkStart w:id="6580" w:name="_Toc171675208"/>
      <w:bookmarkStart w:id="6581" w:name="_Toc172881302"/>
      <w:bookmarkStart w:id="6582" w:name="_Toc172883573"/>
      <w:bookmarkStart w:id="6583" w:name="_Toc177143465"/>
      <w:bookmarkStart w:id="6584" w:name="_Toc17714382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p>
    <w:p w14:paraId="47CEF547" w14:textId="67D6CAFF" w:rsidR="00D9034C" w:rsidRPr="00863667" w:rsidDel="00B553BE" w:rsidRDefault="00D9034C" w:rsidP="00D85019">
      <w:pPr>
        <w:pStyle w:val="Question"/>
        <w:numPr>
          <w:ilvl w:val="0"/>
          <w:numId w:val="24"/>
        </w:numPr>
        <w:tabs>
          <w:tab w:val="left" w:pos="630"/>
          <w:tab w:val="left" w:pos="990"/>
        </w:tabs>
        <w:spacing w:before="100" w:line="400" w:lineRule="exact"/>
        <w:ind w:left="0" w:firstLine="720"/>
        <w:rPr>
          <w:del w:id="6585" w:author="An Tran, ACA (BUV)" w:date="2024-09-12T22:22:00Z" w16du:dateUtc="2024-09-12T15:22:00Z"/>
          <w:rFonts w:cs="Arial"/>
          <w:szCs w:val="22"/>
          <w:rPrChange w:id="6586" w:author="An Tran, ACA (BUV)" w:date="2024-09-13T17:29:00Z" w16du:dateUtc="2024-09-13T10:29:00Z">
            <w:rPr>
              <w:del w:id="6587" w:author="An Tran, ACA (BUV)" w:date="2024-09-12T22:22:00Z" w16du:dateUtc="2024-09-12T15:22:00Z"/>
              <w:rFonts w:cs="Arial"/>
              <w:i/>
              <w:iCs/>
              <w:szCs w:val="22"/>
              <w:lang w:val="vi-VN"/>
            </w:rPr>
          </w:rPrChange>
        </w:rPr>
      </w:pPr>
      <w:del w:id="6588" w:author="An Tran, ACA (BUV)" w:date="2024-09-12T22:22:00Z" w16du:dateUtc="2024-09-12T15:22:00Z">
        <w:r w:rsidRPr="00863667" w:rsidDel="00B553BE">
          <w:rPr>
            <w:rFonts w:cs="Arial"/>
            <w:szCs w:val="22"/>
            <w:rPrChange w:id="6589" w:author="An Tran, ACA (BUV)" w:date="2024-09-13T17:29:00Z" w16du:dateUtc="2024-09-13T10:29:00Z">
              <w:rPr>
                <w:rFonts w:cs="Arial"/>
                <w:szCs w:val="22"/>
                <w:lang w:val="vi-VN"/>
              </w:rPr>
            </w:rPrChange>
          </w:rPr>
          <w:delText xml:space="preserve">How are retakes at BUV regulated? / </w:delText>
        </w:r>
        <w:r w:rsidRPr="00863667" w:rsidDel="00B553BE">
          <w:rPr>
            <w:rFonts w:cs="Arial"/>
            <w:szCs w:val="22"/>
            <w:rPrChange w:id="6590" w:author="An Tran, ACA (BUV)" w:date="2024-09-13T17:29:00Z" w16du:dateUtc="2024-09-13T10:29:00Z">
              <w:rPr>
                <w:rFonts w:cs="Arial"/>
                <w:i/>
                <w:iCs/>
                <w:szCs w:val="22"/>
                <w:lang w:val="vi-VN"/>
              </w:rPr>
            </w:rPrChange>
          </w:rPr>
          <w:delText>Quy định học lại ở BUV như thế nào?</w:delText>
        </w:r>
        <w:bookmarkStart w:id="6591" w:name="_Toc177143466"/>
        <w:bookmarkStart w:id="6592" w:name="_Toc177143821"/>
        <w:bookmarkEnd w:id="6448"/>
        <w:bookmarkEnd w:id="6449"/>
        <w:bookmarkEnd w:id="6591"/>
        <w:bookmarkEnd w:id="6592"/>
      </w:del>
    </w:p>
    <w:p w14:paraId="69A46E72" w14:textId="765E54AF" w:rsidR="00D9034C" w:rsidRPr="00863667" w:rsidDel="00B553BE" w:rsidRDefault="00D9034C" w:rsidP="003E1B62">
      <w:pPr>
        <w:pStyle w:val="ListParagraph"/>
        <w:tabs>
          <w:tab w:val="left" w:pos="630"/>
          <w:tab w:val="left" w:pos="720"/>
          <w:tab w:val="left" w:pos="1080"/>
        </w:tabs>
        <w:ind w:left="0"/>
        <w:contextualSpacing w:val="0"/>
        <w:rPr>
          <w:del w:id="6593" w:author="An Tran, ACA (BUV)" w:date="2024-09-12T22:22:00Z" w16du:dateUtc="2024-09-12T15:22:00Z"/>
          <w:rFonts w:ascii="iCiel Avenir LT Std 35 Light" w:hAnsi="iCiel Avenir LT Std 35 Light" w:cs="Arial"/>
          <w:b/>
          <w:sz w:val="22"/>
          <w:szCs w:val="22"/>
          <w:rPrChange w:id="6594" w:author="An Tran, ACA (BUV)" w:date="2024-09-13T17:29:00Z" w16du:dateUtc="2024-09-13T10:29:00Z">
            <w:rPr>
              <w:del w:id="6595" w:author="An Tran, ACA (BUV)" w:date="2024-09-12T22:22:00Z" w16du:dateUtc="2024-09-12T15:22:00Z"/>
              <w:rFonts w:ascii="iCiel Avenir LT Std 35 Light" w:hAnsi="iCiel Avenir LT Std 35 Light" w:cs="Arial"/>
              <w:b/>
              <w:bCs/>
              <w:sz w:val="22"/>
              <w:szCs w:val="22"/>
              <w:u w:val="single"/>
              <w:lang w:val="vi-VN"/>
            </w:rPr>
          </w:rPrChange>
        </w:rPr>
      </w:pPr>
      <w:del w:id="6596" w:author="An Tran, ACA (BUV)" w:date="2024-09-12T22:22:00Z" w16du:dateUtc="2024-09-12T15:22:00Z">
        <w:r w:rsidRPr="00863667" w:rsidDel="00B553BE">
          <w:rPr>
            <w:rFonts w:ascii="iCiel Avenir LT Std 35 Light" w:hAnsi="iCiel Avenir LT Std 35 Light" w:cs="Arial"/>
            <w:b/>
            <w:sz w:val="22"/>
            <w:szCs w:val="22"/>
            <w:rPrChange w:id="6597"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6598"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6599"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6600" w:author="An Tran, ACA (BUV)" w:date="2024-09-13T17:29:00Z" w16du:dateUtc="2024-09-13T10:29:00Z">
              <w:rPr>
                <w:rFonts w:ascii="iCiel Avenir LT Std 35 Light" w:hAnsi="iCiel Avenir LT Std 35 Light" w:cs="Arial"/>
                <w:sz w:val="22"/>
                <w:szCs w:val="22"/>
                <w:lang w:val="vi-VN"/>
              </w:rPr>
            </w:rPrChange>
          </w:rPr>
          <w:tab/>
        </w:r>
        <w:bookmarkStart w:id="6601" w:name="_Toc177143467"/>
        <w:bookmarkStart w:id="6602" w:name="_Toc177143822"/>
        <w:bookmarkEnd w:id="6601"/>
        <w:bookmarkEnd w:id="6602"/>
      </w:del>
    </w:p>
    <w:p w14:paraId="43DE4A53" w14:textId="526187DF" w:rsidR="00AA14EC" w:rsidRPr="00863667" w:rsidDel="00B553BE" w:rsidRDefault="00AA14EC" w:rsidP="00AA14EC">
      <w:pPr>
        <w:tabs>
          <w:tab w:val="left" w:pos="630"/>
          <w:tab w:val="left" w:pos="720"/>
          <w:tab w:val="left" w:pos="1080"/>
        </w:tabs>
        <w:ind w:firstLine="0"/>
        <w:rPr>
          <w:del w:id="6603" w:author="An Tran, ACA (BUV)" w:date="2024-09-12T22:22:00Z" w16du:dateUtc="2024-09-12T15:22:00Z"/>
          <w:rFonts w:ascii="iCiel Avenir LT Std 35 Light" w:hAnsi="iCiel Avenir LT Std 35 Light" w:cs="Arial"/>
          <w:sz w:val="22"/>
          <w:szCs w:val="22"/>
        </w:rPr>
      </w:pPr>
      <w:del w:id="6604" w:author="An Tran, ACA (BUV)" w:date="2024-09-12T22:22:00Z" w16du:dateUtc="2024-09-12T15:22:00Z">
        <w:r w:rsidRPr="00863667" w:rsidDel="00B553BE">
          <w:rPr>
            <w:rFonts w:ascii="iCiel Avenir LT Std 35 Light" w:hAnsi="iCiel Avenir LT Std 35 Light" w:cs="Arial"/>
            <w:sz w:val="22"/>
            <w:szCs w:val="22"/>
          </w:rPr>
          <w:delText>If the External Examination Board decides that student needs to retake a module, students will need to study that module again with all achieved marked wiped clean. The student will also need to pay the restudy fee for the module(s) &amp; ensure attendance. Their mark will not be capped for the first retake attempt, but any second attempt is capped at 40% for undergraduate level. On the other hand, a student’s Academic Misconduct history is retained on file and is taken into account on further academic conduct instances.</w:delText>
        </w:r>
        <w:bookmarkStart w:id="6605" w:name="_Toc177143468"/>
        <w:bookmarkStart w:id="6606" w:name="_Toc177143823"/>
        <w:bookmarkEnd w:id="6605"/>
        <w:bookmarkEnd w:id="6606"/>
      </w:del>
    </w:p>
    <w:p w14:paraId="2F7EBC76" w14:textId="286446EA" w:rsidR="00B11350" w:rsidRPr="00863667" w:rsidDel="00B553BE" w:rsidRDefault="00AA14EC" w:rsidP="00AA14EC">
      <w:pPr>
        <w:tabs>
          <w:tab w:val="left" w:pos="630"/>
          <w:tab w:val="left" w:pos="720"/>
          <w:tab w:val="left" w:pos="1080"/>
        </w:tabs>
        <w:ind w:firstLine="0"/>
        <w:rPr>
          <w:del w:id="6607" w:author="An Tran, ACA (BUV)" w:date="2024-09-12T22:22:00Z" w16du:dateUtc="2024-09-12T15:22:00Z"/>
          <w:rFonts w:ascii="iCiel Avenir LT Std 35 Light" w:hAnsi="iCiel Avenir LT Std 35 Light" w:cs="Arial"/>
          <w:sz w:val="22"/>
          <w:szCs w:val="22"/>
          <w:rPrChange w:id="6608" w:author="An Tran, ACA (BUV)" w:date="2024-09-13T17:29:00Z" w16du:dateUtc="2024-09-13T10:29:00Z">
            <w:rPr>
              <w:del w:id="6609" w:author="An Tran, ACA (BUV)" w:date="2024-09-12T22:22:00Z" w16du:dateUtc="2024-09-12T15:22:00Z"/>
              <w:rFonts w:ascii="iCiel Avenir LT Std 35 Light" w:hAnsi="iCiel Avenir LT Std 35 Light" w:cs="Arial"/>
              <w:i/>
              <w:iCs/>
              <w:sz w:val="22"/>
              <w:szCs w:val="22"/>
            </w:rPr>
          </w:rPrChange>
        </w:rPr>
      </w:pPr>
      <w:del w:id="6610" w:author="An Tran, ACA (BUV)" w:date="2024-09-12T22:22:00Z" w16du:dateUtc="2024-09-12T15:22:00Z">
        <w:r w:rsidRPr="00863667" w:rsidDel="00B553BE">
          <w:rPr>
            <w:rFonts w:ascii="iCiel Avenir LT Std 35 Light" w:hAnsi="iCiel Avenir LT Std 35 Light" w:cs="Arial"/>
            <w:sz w:val="22"/>
            <w:szCs w:val="22"/>
            <w:rPrChange w:id="6611" w:author="An Tran, ACA (BUV)" w:date="2024-09-13T17:29:00Z" w16du:dateUtc="2024-09-13T10:29:00Z">
              <w:rPr>
                <w:rFonts w:ascii="iCiel Avenir LT Std 35 Light" w:hAnsi="iCiel Avenir LT Std 35 Light" w:cs="Arial"/>
                <w:i/>
                <w:iCs/>
                <w:sz w:val="22"/>
                <w:szCs w:val="22"/>
              </w:rPr>
            </w:rPrChange>
          </w:rPr>
          <w:delText>Nếu Hội đồng Khảo thí quyết định sinh viên cần phải học lại một hoặc nhiều môn, toàn bộ điểm số trước đó sinh viên đã đạt được trong môn học sẽ bị xóa khỏi hệ thống và sinh viên sẽ cần học lại môn học từ đầu</w:delText>
        </w:r>
        <w:r w:rsidRPr="00863667" w:rsidDel="00B553BE">
          <w:rPr>
            <w:rFonts w:ascii="iCiel Avenir LT Std 35 Light" w:hAnsi="iCiel Avenir LT Std 35 Light" w:cs="Arial"/>
            <w:sz w:val="22"/>
            <w:szCs w:val="22"/>
          </w:rPr>
          <w:delText xml:space="preserve"> </w:delText>
        </w:r>
        <w:r w:rsidRPr="00863667" w:rsidDel="00B553BE">
          <w:rPr>
            <w:rFonts w:ascii="iCiel Avenir LT Std 35 Light" w:hAnsi="iCiel Avenir LT Std 35 Light" w:cs="Arial"/>
            <w:sz w:val="22"/>
            <w:szCs w:val="22"/>
            <w:rPrChange w:id="6612" w:author="An Tran, ACA (BUV)" w:date="2024-09-13T17:29:00Z" w16du:dateUtc="2024-09-13T10:29:00Z">
              <w:rPr>
                <w:rFonts w:ascii="iCiel Avenir LT Std 35 Light" w:hAnsi="iCiel Avenir LT Std 35 Light" w:cs="Arial"/>
                <w:i/>
                <w:iCs/>
                <w:sz w:val="22"/>
                <w:szCs w:val="22"/>
              </w:rPr>
            </w:rPrChange>
          </w:rPr>
          <w:delText>khi có cơ hội kế tiếp, đảm bảo chuyên cần và thanh toán phí học lại. Khi học lại, điểm sẽ được tính như bình thường. Nếu sinh viên thi trượt và thi lại môn học lại, quy định về điểm thi lại tối đa là 40% được áp dụng. Bên cạnh đó, số lần vi phạm quy định học thuật của sinh viên sẽ được lưu tại hồ sơ và là cơ sở cho các quyết định liên quan đến vi phạm học thuật sau đó.</w:delText>
        </w:r>
        <w:bookmarkStart w:id="6613" w:name="_Toc177143469"/>
        <w:bookmarkStart w:id="6614" w:name="_Toc177143824"/>
        <w:bookmarkEnd w:id="6613"/>
        <w:bookmarkEnd w:id="6614"/>
      </w:del>
    </w:p>
    <w:p w14:paraId="187498F8" w14:textId="61D29545" w:rsidR="00D9034C" w:rsidRPr="00863667" w:rsidDel="00B553BE" w:rsidRDefault="00D9034C" w:rsidP="00D85019">
      <w:pPr>
        <w:pStyle w:val="Question"/>
        <w:numPr>
          <w:ilvl w:val="0"/>
          <w:numId w:val="24"/>
        </w:numPr>
        <w:tabs>
          <w:tab w:val="left" w:pos="630"/>
          <w:tab w:val="left" w:pos="990"/>
          <w:tab w:val="left" w:pos="1080"/>
        </w:tabs>
        <w:spacing w:before="100" w:line="400" w:lineRule="exact"/>
        <w:ind w:left="0" w:firstLine="720"/>
        <w:rPr>
          <w:del w:id="6615" w:author="An Tran, ACA (BUV)" w:date="2024-09-12T22:22:00Z" w16du:dateUtc="2024-09-12T15:22:00Z"/>
          <w:rFonts w:cs="Arial"/>
          <w:szCs w:val="22"/>
          <w:rPrChange w:id="6616" w:author="An Tran, ACA (BUV)" w:date="2024-09-13T17:29:00Z" w16du:dateUtc="2024-09-13T10:29:00Z">
            <w:rPr>
              <w:del w:id="6617" w:author="An Tran, ACA (BUV)" w:date="2024-09-12T22:22:00Z" w16du:dateUtc="2024-09-12T15:22:00Z"/>
              <w:rFonts w:cs="Arial"/>
              <w:szCs w:val="22"/>
              <w:lang w:val="vi-VN"/>
            </w:rPr>
          </w:rPrChange>
        </w:rPr>
      </w:pPr>
      <w:bookmarkStart w:id="6618" w:name="_Toc107734208"/>
      <w:bookmarkStart w:id="6619" w:name="_Toc107734422"/>
      <w:bookmarkStart w:id="6620" w:name="_Toc107734874"/>
      <w:bookmarkStart w:id="6621" w:name="_Toc107735096"/>
      <w:bookmarkStart w:id="6622" w:name="_Toc107735223"/>
      <w:bookmarkStart w:id="6623" w:name="_Toc107735328"/>
      <w:bookmarkStart w:id="6624" w:name="_Toc107735432"/>
      <w:bookmarkStart w:id="6625" w:name="_Toc107735535"/>
      <w:bookmarkStart w:id="6626" w:name="_Toc107735640"/>
      <w:bookmarkStart w:id="6627" w:name="_Toc107735744"/>
      <w:bookmarkStart w:id="6628" w:name="_Toc107735848"/>
      <w:bookmarkStart w:id="6629" w:name="_Toc107735952"/>
      <w:bookmarkStart w:id="6630" w:name="_Toc107736105"/>
      <w:bookmarkStart w:id="6631" w:name="_Toc107736252"/>
      <w:bookmarkStart w:id="6632" w:name="_Toc107736356"/>
      <w:bookmarkStart w:id="6633" w:name="_Toc107736578"/>
      <w:bookmarkStart w:id="6634" w:name="_Toc107736681"/>
      <w:bookmarkStart w:id="6635" w:name="_Toc107736784"/>
      <w:bookmarkStart w:id="6636" w:name="_Toc107736888"/>
      <w:bookmarkStart w:id="6637" w:name="_Toc107737740"/>
      <w:bookmarkStart w:id="6638" w:name="_Toc108099129"/>
      <w:bookmarkStart w:id="6639" w:name="_Toc113975544"/>
      <w:bookmarkStart w:id="6640" w:name="_Toc113976061"/>
      <w:bookmarkStart w:id="6641" w:name="_Toc114065591"/>
      <w:bookmarkStart w:id="6642" w:name="_Toc114065987"/>
      <w:bookmarkStart w:id="6643" w:name="_Toc113977101"/>
      <w:bookmarkStart w:id="6644" w:name="_Toc122700179"/>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del w:id="6645" w:author="An Tran, ACA (BUV)" w:date="2024-09-12T22:22:00Z" w16du:dateUtc="2024-09-12T15:22:00Z">
        <w:r w:rsidRPr="00863667" w:rsidDel="00B553BE">
          <w:rPr>
            <w:rFonts w:cs="Arial"/>
            <w:szCs w:val="22"/>
            <w:rPrChange w:id="6646" w:author="An Tran, ACA (BUV)" w:date="2024-09-13T17:29:00Z" w16du:dateUtc="2024-09-13T10:29:00Z">
              <w:rPr>
                <w:rFonts w:cs="Arial"/>
                <w:szCs w:val="22"/>
                <w:lang w:val="vi-VN"/>
              </w:rPr>
            </w:rPrChange>
          </w:rPr>
          <w:delText xml:space="preserve">What does it mean when student is in “can’t proceed” &amp; how will the tuition fee be settled during this period? / </w:delText>
        </w:r>
        <w:r w:rsidRPr="00863667" w:rsidDel="00B553BE">
          <w:rPr>
            <w:rFonts w:cs="Arial"/>
            <w:szCs w:val="22"/>
            <w:rPrChange w:id="6647" w:author="An Tran, ACA (BUV)" w:date="2024-09-13T17:29:00Z" w16du:dateUtc="2024-09-13T10:29:00Z">
              <w:rPr>
                <w:rFonts w:cs="Arial"/>
                <w:i/>
                <w:iCs/>
                <w:szCs w:val="22"/>
                <w:lang w:val="vi-VN"/>
              </w:rPr>
            </w:rPrChange>
          </w:rPr>
          <w:delText>Sinh viên trong tình trạng “Không được lên lớp” nghĩa là sao và học phí của sinh viên trong tình trạng này sẽ thế nào?</w:delText>
        </w:r>
        <w:bookmarkStart w:id="6648" w:name="_Toc177143470"/>
        <w:bookmarkStart w:id="6649" w:name="_Toc177143825"/>
        <w:bookmarkEnd w:id="6643"/>
        <w:bookmarkEnd w:id="6644"/>
        <w:bookmarkEnd w:id="6648"/>
        <w:bookmarkEnd w:id="6649"/>
      </w:del>
    </w:p>
    <w:p w14:paraId="4C1D2741" w14:textId="6C455D88" w:rsidR="00D9034C" w:rsidRPr="00863667" w:rsidDel="00B553BE" w:rsidRDefault="00D9034C" w:rsidP="003E1B62">
      <w:pPr>
        <w:pStyle w:val="ListParagraph"/>
        <w:tabs>
          <w:tab w:val="left" w:pos="630"/>
          <w:tab w:val="left" w:pos="720"/>
          <w:tab w:val="left" w:pos="1080"/>
        </w:tabs>
        <w:ind w:left="0"/>
        <w:contextualSpacing w:val="0"/>
        <w:rPr>
          <w:del w:id="6650" w:author="An Tran, ACA (BUV)" w:date="2024-09-12T22:22:00Z" w16du:dateUtc="2024-09-12T15:22:00Z"/>
          <w:rFonts w:ascii="iCiel Avenir LT Std 35 Light" w:hAnsi="iCiel Avenir LT Std 35 Light" w:cs="Arial"/>
          <w:sz w:val="22"/>
          <w:szCs w:val="22"/>
          <w:rPrChange w:id="6651" w:author="An Tran, ACA (BUV)" w:date="2024-09-13T17:29:00Z" w16du:dateUtc="2024-09-13T10:29:00Z">
            <w:rPr>
              <w:del w:id="6652" w:author="An Tran, ACA (BUV)" w:date="2024-09-12T22:22:00Z" w16du:dateUtc="2024-09-12T15:22:00Z"/>
              <w:rFonts w:ascii="iCiel Avenir LT Std 35 Light" w:hAnsi="iCiel Avenir LT Std 35 Light" w:cs="Arial"/>
              <w:sz w:val="22"/>
              <w:szCs w:val="22"/>
              <w:lang w:val="vi-VN"/>
            </w:rPr>
          </w:rPrChange>
        </w:rPr>
      </w:pPr>
      <w:del w:id="6653" w:author="An Tran, ACA (BUV)" w:date="2024-09-12T22:22:00Z" w16du:dateUtc="2024-09-12T15:22:00Z">
        <w:r w:rsidRPr="00863667" w:rsidDel="00B553BE">
          <w:rPr>
            <w:rFonts w:ascii="iCiel Avenir LT Std 35 Light" w:hAnsi="iCiel Avenir LT Std 35 Light" w:cs="Arial"/>
            <w:b/>
            <w:sz w:val="22"/>
            <w:szCs w:val="22"/>
            <w:rPrChange w:id="6654"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6655"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6656"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6657" w:author="An Tran, ACA (BUV)" w:date="2024-09-13T17:29:00Z" w16du:dateUtc="2024-09-13T10:29:00Z">
              <w:rPr>
                <w:rFonts w:ascii="iCiel Avenir LT Std 35 Light" w:hAnsi="iCiel Avenir LT Std 35 Light" w:cs="Arial"/>
                <w:sz w:val="22"/>
                <w:szCs w:val="22"/>
                <w:lang w:val="vi-VN"/>
              </w:rPr>
            </w:rPrChange>
          </w:rPr>
          <w:tab/>
        </w:r>
        <w:bookmarkStart w:id="6658" w:name="_Toc177143471"/>
        <w:bookmarkStart w:id="6659" w:name="_Toc177143826"/>
        <w:bookmarkEnd w:id="6658"/>
        <w:bookmarkEnd w:id="6659"/>
      </w:del>
    </w:p>
    <w:p w14:paraId="69A6A25E" w14:textId="00C71FBB" w:rsidR="001171F0" w:rsidRPr="00863667" w:rsidDel="00B553BE" w:rsidRDefault="001171F0" w:rsidP="003E1B62">
      <w:pPr>
        <w:tabs>
          <w:tab w:val="left" w:pos="630"/>
          <w:tab w:val="left" w:pos="720"/>
          <w:tab w:val="left" w:pos="1080"/>
        </w:tabs>
        <w:ind w:firstLine="0"/>
        <w:rPr>
          <w:del w:id="6660" w:author="An Tran, ACA (BUV)" w:date="2024-09-12T22:22:00Z" w16du:dateUtc="2024-09-12T15:22:00Z"/>
          <w:rFonts w:ascii="iCiel Avenir LT Std 35 Light" w:hAnsi="iCiel Avenir LT Std 35 Light" w:cs="Arial"/>
          <w:sz w:val="22"/>
          <w:szCs w:val="22"/>
          <w:rPrChange w:id="6661" w:author="An Tran, ACA (BUV)" w:date="2024-09-13T17:29:00Z" w16du:dateUtc="2024-09-13T10:29:00Z">
            <w:rPr>
              <w:del w:id="6662" w:author="An Tran, ACA (BUV)" w:date="2024-09-12T22:22:00Z" w16du:dateUtc="2024-09-12T15:22:00Z"/>
              <w:rFonts w:ascii="iCiel Avenir LT Std 35 Light" w:hAnsi="iCiel Avenir LT Std 35 Light" w:cs="Arial"/>
              <w:sz w:val="22"/>
              <w:szCs w:val="22"/>
              <w:lang w:val="vi-VN"/>
            </w:rPr>
          </w:rPrChange>
        </w:rPr>
      </w:pPr>
      <w:del w:id="6663" w:author="An Tran, ACA (BUV)" w:date="2024-09-12T22:22:00Z" w16du:dateUtc="2024-09-12T15:22:00Z">
        <w:r w:rsidRPr="00863667" w:rsidDel="00B553BE">
          <w:rPr>
            <w:rFonts w:ascii="iCiel Avenir LT Std 35 Light" w:hAnsi="iCiel Avenir LT Std 35 Light" w:cs="Arial"/>
            <w:sz w:val="22"/>
            <w:szCs w:val="22"/>
            <w:rPrChange w:id="6664" w:author="An Tran, ACA (BUV)" w:date="2024-09-13T17:29:00Z" w16du:dateUtc="2024-09-13T10:29:00Z">
              <w:rPr>
                <w:rFonts w:ascii="iCiel Avenir LT Std 35 Light" w:hAnsi="iCiel Avenir LT Std 35 Light" w:cs="Arial"/>
                <w:sz w:val="22"/>
                <w:szCs w:val="22"/>
                <w:lang w:val="vi-VN"/>
              </w:rPr>
            </w:rPrChange>
          </w:rPr>
          <w:delText xml:space="preserve">After the Board decision, a notification about student’s status of “can’t proceed” would be sent to parents/student who </w:delText>
        </w:r>
        <w:r w:rsidRPr="00863667" w:rsidDel="00B553BE">
          <w:rPr>
            <w:rFonts w:ascii="iCiel Avenir LT Std 35 Light" w:hAnsi="iCiel Avenir LT Std 35 Light" w:cs="Arial"/>
            <w:b/>
            <w:sz w:val="22"/>
            <w:szCs w:val="22"/>
            <w:rPrChange w:id="6665" w:author="An Tran, ACA (BUV)" w:date="2024-09-13T17:29:00Z" w16du:dateUtc="2024-09-13T10:29:00Z">
              <w:rPr>
                <w:rFonts w:ascii="iCiel Avenir LT Std 35 Light" w:hAnsi="iCiel Avenir LT Std 35 Light" w:cs="Arial"/>
                <w:b/>
                <w:bCs/>
                <w:sz w:val="22"/>
                <w:szCs w:val="22"/>
                <w:lang w:val="vi-VN"/>
              </w:rPr>
            </w:rPrChange>
          </w:rPr>
          <w:delText>failed 45 credits, permitted at Year 1 and Year 2. This does not apply for Year 3 and Postgraduate students</w:delText>
        </w:r>
        <w:r w:rsidRPr="00863667" w:rsidDel="00B553BE">
          <w:rPr>
            <w:rFonts w:ascii="iCiel Avenir LT Std 35 Light" w:hAnsi="iCiel Avenir LT Std 35 Light" w:cs="Arial"/>
            <w:sz w:val="22"/>
            <w:szCs w:val="22"/>
            <w:rPrChange w:id="6666" w:author="An Tran, ACA (BUV)" w:date="2024-09-13T17:29:00Z" w16du:dateUtc="2024-09-13T10:29:00Z">
              <w:rPr>
                <w:rFonts w:ascii="iCiel Avenir LT Std 35 Light" w:hAnsi="iCiel Avenir LT Std 35 Light" w:cs="Arial"/>
                <w:sz w:val="22"/>
                <w:szCs w:val="22"/>
                <w:lang w:val="vi-VN"/>
              </w:rPr>
            </w:rPrChange>
          </w:rPr>
          <w:delText xml:space="preserve">. At the same time, the student will follow the Board decision’s to takes resit to recover those missing credits. It is strongly advised that parents encourage students to study sufficiently to pass the resit assessments. The resit results will then be considered in the resit Examination Board, and we will update parents the student’s status as soon as the resit results are available. Students who are in “can’t proceed” status and waiting for resit results are not allowed to attend classes in the first 2 to 3 weeks of the new semester as directed by the Staffordshire University examinations and progression board. Once the student’s resit results are available, based on the student’s resit result &amp; status, BUV Finance department would advise the appropriate payment plan for student’s tuition fee. If students are allowed to join the semester late through passing resit assessments as directed by the Examinations Board, the normal fees are payable, there is no reduction in fees for the missed classes. In case the student is not allowed to proceed to the next level of the program, please kindly contact BUV Credit Control Department at </w:delText>
        </w:r>
        <w:r w:rsidR="006033B6" w:rsidRPr="00863667" w:rsidDel="00B553BE">
          <w:rPr>
            <w:rFonts w:ascii="iCiel Avenir LT Std 35 Light" w:hAnsi="iCiel Avenir LT Std 35 Light" w:cs="Arial"/>
            <w:color w:val="2F5496" w:themeColor="accent1" w:themeShade="BF"/>
            <w:sz w:val="22"/>
            <w:szCs w:val="22"/>
            <w:rPrChange w:id="6667"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"mailto:buv-creditcontrol@buv.edu.vn"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rFonts w:cs="Arial"/>
            <w:color w:val="2F5496" w:themeColor="accent1" w:themeShade="BF"/>
            <w:rPrChange w:id="6668" w:author="An Tran, ACA (BUV)" w:date="2024-09-13T17:29:00Z" w16du:dateUtc="2024-09-13T10:29:00Z">
              <w:rPr>
                <w:rStyle w:val="Hyperlink"/>
                <w:rFonts w:ascii="iCiel Avenir LT Std 35 Light" w:hAnsi="iCiel Avenir LT Std 35 Light"/>
                <w:sz w:val="22"/>
                <w:szCs w:val="22"/>
                <w:lang w:val="vi-VN"/>
              </w:rPr>
            </w:rPrChange>
          </w:rPr>
          <w:fldChar w:fldCharType="separate"/>
        </w:r>
        <w:r w:rsidR="009C7F61" w:rsidRPr="00863667" w:rsidDel="00B553BE">
          <w:rPr>
            <w:rFonts w:cs="Arial"/>
            <w:color w:val="2F5496" w:themeColor="accent1" w:themeShade="BF"/>
            <w:rPrChange w:id="6669" w:author="An Tran, ACA (BUV)" w:date="2024-09-13T17:29:00Z" w16du:dateUtc="2024-09-13T10:29:00Z">
              <w:rPr>
                <w:rStyle w:val="Hyperlink"/>
                <w:rFonts w:ascii="iCiel Avenir LT Std 35 Light" w:hAnsi="iCiel Avenir LT Std 35 Light"/>
                <w:sz w:val="22"/>
                <w:szCs w:val="22"/>
                <w:lang w:val="vi-VN"/>
              </w:rPr>
            </w:rPrChange>
          </w:rPr>
          <w:delText>buv-creditcontrol@buv.edu.vn</w:delText>
        </w:r>
        <w:r w:rsidR="006033B6" w:rsidRPr="00863667" w:rsidDel="00B553BE">
          <w:rPr>
            <w:rFonts w:cs="Arial"/>
            <w:color w:val="2F5496" w:themeColor="accent1" w:themeShade="BF"/>
            <w:rPrChange w:id="6670" w:author="An Tran, ACA (BUV)" w:date="2024-09-13T17:29:00Z" w16du:dateUtc="2024-09-13T10:29:00Z">
              <w:rPr>
                <w:rStyle w:val="Hyperlink"/>
                <w:rFonts w:ascii="iCiel Avenir LT Std 35 Light" w:hAnsi="iCiel Avenir LT Std 35 Light"/>
                <w:sz w:val="22"/>
                <w:szCs w:val="22"/>
                <w:lang w:val="vi-VN"/>
              </w:rPr>
            </w:rPrChange>
          </w:rPr>
          <w:fldChar w:fldCharType="end"/>
        </w:r>
        <w:r w:rsidR="009C7F61" w:rsidRPr="00863667" w:rsidDel="00B553BE">
          <w:rPr>
            <w:rFonts w:ascii="iCiel Avenir LT Std 35 Light" w:hAnsi="iCiel Avenir LT Std 35 Light" w:cs="Arial"/>
            <w:sz w:val="22"/>
            <w:szCs w:val="22"/>
            <w:rPrChange w:id="6671" w:author="An Tran, ACA (BUV)" w:date="2024-09-13T17:29:00Z" w16du:dateUtc="2024-09-13T10:29:00Z">
              <w:rPr>
                <w:rFonts w:ascii="iCiel Avenir LT Std 35 Light" w:hAnsi="iCiel Avenir LT Std 35 Light" w:cs="Arial"/>
                <w:sz w:val="22"/>
                <w:szCs w:val="22"/>
                <w:lang w:val="vi-VN"/>
              </w:rPr>
            </w:rPrChange>
          </w:rPr>
          <w:delText xml:space="preserve"> </w:delText>
        </w:r>
        <w:r w:rsidRPr="00863667" w:rsidDel="00B553BE">
          <w:rPr>
            <w:rFonts w:ascii="iCiel Avenir LT Std 35 Light" w:hAnsi="iCiel Avenir LT Std 35 Light" w:cs="Arial"/>
            <w:sz w:val="22"/>
            <w:szCs w:val="22"/>
            <w:rPrChange w:id="6672" w:author="An Tran, ACA (BUV)" w:date="2024-09-13T17:29:00Z" w16du:dateUtc="2024-09-13T10:29:00Z">
              <w:rPr>
                <w:rFonts w:ascii="iCiel Avenir LT Std 35 Light" w:hAnsi="iCiel Avenir LT Std 35 Light" w:cs="Arial"/>
                <w:sz w:val="22"/>
                <w:szCs w:val="22"/>
                <w:lang w:val="vi-VN"/>
              </w:rPr>
            </w:rPrChange>
          </w:rPr>
          <w:delText>for answers to questions related to student fees.</w:delText>
        </w:r>
        <w:bookmarkStart w:id="6673" w:name="_Toc177143472"/>
        <w:bookmarkStart w:id="6674" w:name="_Toc177143827"/>
        <w:bookmarkEnd w:id="6673"/>
        <w:bookmarkEnd w:id="6674"/>
      </w:del>
    </w:p>
    <w:p w14:paraId="5F661000" w14:textId="45ABE1E4" w:rsidR="001171F0" w:rsidRPr="00863667" w:rsidDel="00B553BE" w:rsidRDefault="001171F0" w:rsidP="003E1B62">
      <w:pPr>
        <w:ind w:firstLine="0"/>
        <w:rPr>
          <w:del w:id="6675" w:author="An Tran, ACA (BUV)" w:date="2024-09-12T22:22:00Z" w16du:dateUtc="2024-09-12T15:22:00Z"/>
          <w:rFonts w:ascii="iCiel Avenir LT Std 35 Light" w:hAnsi="iCiel Avenir LT Std 35 Light" w:cs="Arial"/>
          <w:color w:val="2F5496" w:themeColor="accent1" w:themeShade="BF"/>
          <w:sz w:val="22"/>
          <w:szCs w:val="22"/>
          <w:rPrChange w:id="6676" w:author="An Tran, ACA (BUV)" w:date="2024-09-13T17:29:00Z" w16du:dateUtc="2024-09-13T10:29:00Z">
            <w:rPr>
              <w:del w:id="6677" w:author="An Tran, ACA (BUV)" w:date="2024-09-12T22:22:00Z" w16du:dateUtc="2024-09-12T15:22:00Z"/>
              <w:rFonts w:ascii="iCiel Avenir LT Std 35 Light" w:hAnsi="iCiel Avenir LT Std 35 Light"/>
              <w:color w:val="000000"/>
              <w:sz w:val="22"/>
              <w:szCs w:val="22"/>
              <w:lang w:val="vi-VN"/>
            </w:rPr>
          </w:rPrChange>
        </w:rPr>
      </w:pPr>
      <w:del w:id="6678"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679" w:author="An Tran, ACA (BUV)" w:date="2024-09-13T17:29:00Z" w16du:dateUtc="2024-09-13T10:29:00Z">
              <w:rPr>
                <w:rFonts w:ascii="iCiel Avenir LT Std 35 Light" w:hAnsi="iCiel Avenir LT Std 35 Light"/>
                <w:color w:val="000000"/>
                <w:sz w:val="22"/>
                <w:szCs w:val="22"/>
                <w:lang w:val="vi-VN"/>
              </w:rPr>
            </w:rPrChange>
          </w:rPr>
          <w:delText>However, under certain circumstances the student may provisionally attend class until the results of their resit attempts are known, if:</w:delText>
        </w:r>
        <w:bookmarkStart w:id="6680" w:name="_Toc177143473"/>
        <w:bookmarkStart w:id="6681" w:name="_Toc177143828"/>
        <w:bookmarkEnd w:id="6680"/>
        <w:bookmarkEnd w:id="6681"/>
      </w:del>
    </w:p>
    <w:p w14:paraId="6980C2CA" w14:textId="704AB31D" w:rsidR="001171F0" w:rsidRPr="00863667" w:rsidDel="00B553BE" w:rsidRDefault="001171F0" w:rsidP="00D85019">
      <w:pPr>
        <w:pStyle w:val="ListParagraph"/>
        <w:numPr>
          <w:ilvl w:val="0"/>
          <w:numId w:val="42"/>
        </w:numPr>
        <w:contextualSpacing w:val="0"/>
        <w:rPr>
          <w:del w:id="6682" w:author="An Tran, ACA (BUV)" w:date="2024-09-12T22:22:00Z" w16du:dateUtc="2024-09-12T15:22:00Z"/>
          <w:rFonts w:ascii="iCiel Avenir LT Std 35 Light" w:hAnsi="iCiel Avenir LT Std 35 Light" w:cs="Arial"/>
          <w:sz w:val="22"/>
          <w:szCs w:val="22"/>
          <w:rPrChange w:id="6683" w:author="An Tran, ACA (BUV)" w:date="2024-09-13T17:29:00Z" w16du:dateUtc="2024-09-13T10:29:00Z">
            <w:rPr>
              <w:del w:id="6684" w:author="An Tran, ACA (BUV)" w:date="2024-09-12T22:22:00Z" w16du:dateUtc="2024-09-12T15:22:00Z"/>
              <w:rFonts w:ascii="iCiel Avenir LT Std 35 Light" w:hAnsi="iCiel Avenir LT Std 35 Light"/>
              <w:sz w:val="22"/>
              <w:szCs w:val="22"/>
              <w:lang w:val="vi-VN"/>
            </w:rPr>
          </w:rPrChange>
        </w:rPr>
      </w:pPr>
      <w:del w:id="6685"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686" w:author="An Tran, ACA (BUV)" w:date="2024-09-13T17:29:00Z" w16du:dateUtc="2024-09-13T10:29:00Z">
              <w:rPr>
                <w:rFonts w:ascii="iCiel Avenir LT Std 35 Light" w:hAnsi="iCiel Avenir LT Std 35 Light"/>
                <w:color w:val="000000"/>
                <w:sz w:val="22"/>
                <w:szCs w:val="22"/>
                <w:lang w:val="vi-VN"/>
              </w:rPr>
            </w:rPrChange>
          </w:rPr>
          <w:delText>The student submission resit deadline is before the start of the relevant semester.</w:delText>
        </w:r>
        <w:bookmarkStart w:id="6687" w:name="_Toc177143474"/>
        <w:bookmarkStart w:id="6688" w:name="_Toc177143829"/>
        <w:bookmarkEnd w:id="6687"/>
        <w:bookmarkEnd w:id="6688"/>
      </w:del>
    </w:p>
    <w:p w14:paraId="0BBDA3B7" w14:textId="73E90C0D" w:rsidR="001171F0" w:rsidRPr="00863667" w:rsidDel="00B553BE" w:rsidRDefault="001171F0" w:rsidP="691BD53B">
      <w:pPr>
        <w:pStyle w:val="ListParagraph"/>
        <w:numPr>
          <w:ilvl w:val="0"/>
          <w:numId w:val="42"/>
        </w:numPr>
        <w:rPr>
          <w:del w:id="6689" w:author="An Tran, ACA (BUV)" w:date="2024-09-12T22:22:00Z" w16du:dateUtc="2024-09-12T15:22:00Z"/>
          <w:rFonts w:ascii="iCiel Avenir LT Std 35 Light" w:hAnsi="iCiel Avenir LT Std 35 Light" w:cs="Arial"/>
          <w:sz w:val="22"/>
          <w:szCs w:val="22"/>
          <w:rPrChange w:id="6690" w:author="An Tran, ACA (BUV)" w:date="2024-09-13T17:29:00Z" w16du:dateUtc="2024-09-13T10:29:00Z">
            <w:rPr>
              <w:del w:id="6691" w:author="An Tran, ACA (BUV)" w:date="2024-09-12T22:22:00Z" w16du:dateUtc="2024-09-12T15:22:00Z"/>
              <w:rFonts w:ascii="iCiel Avenir LT Std 35 Light" w:hAnsi="iCiel Avenir LT Std 35 Light"/>
              <w:sz w:val="22"/>
              <w:szCs w:val="22"/>
              <w:lang w:val="vi-VN"/>
            </w:rPr>
          </w:rPrChange>
        </w:rPr>
      </w:pPr>
      <w:del w:id="6692"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693" w:author="An Tran, ACA (BUV)" w:date="2024-09-13T17:29:00Z" w16du:dateUtc="2024-09-13T10:29:00Z">
              <w:rPr>
                <w:rFonts w:ascii="iCiel Avenir LT Std 35 Light" w:hAnsi="iCiel Avenir LT Std 35 Light"/>
                <w:color w:val="000000" w:themeColor="text1"/>
                <w:sz w:val="22"/>
                <w:szCs w:val="22"/>
                <w:lang w:val="vi-VN"/>
              </w:rPr>
            </w:rPrChange>
          </w:rPr>
          <w:delText>Students submit sufficient resit attempts so that if the submissions achieve a passing grade they</w:delText>
        </w:r>
        <w:r w:rsidR="5496DDC4" w:rsidRPr="00863667" w:rsidDel="00B553BE">
          <w:rPr>
            <w:rFonts w:ascii="iCiel Avenir LT Std 35 Light" w:hAnsi="iCiel Avenir LT Std 35 Light" w:cs="Arial"/>
            <w:color w:val="2F5496" w:themeColor="accent1" w:themeShade="BF"/>
            <w:sz w:val="22"/>
            <w:szCs w:val="22"/>
            <w:rPrChange w:id="6694" w:author="An Tran, ACA (BUV)" w:date="2024-09-13T17:29:00Z" w16du:dateUtc="2024-09-13T10:29:00Z">
              <w:rPr>
                <w:rFonts w:ascii="iCiel Avenir LT Std 35 Light" w:hAnsi="iCiel Avenir LT Std 35 Light"/>
                <w:color w:val="000000" w:themeColor="text1"/>
                <w:sz w:val="22"/>
                <w:szCs w:val="22"/>
                <w:lang w:val="vi-VN"/>
              </w:rPr>
            </w:rPrChange>
          </w:rPr>
          <w:delText xml:space="preserve"> </w:delText>
        </w:r>
        <w:r w:rsidRPr="00863667" w:rsidDel="00B553BE">
          <w:rPr>
            <w:rFonts w:ascii="iCiel Avenir LT Std 35 Light" w:hAnsi="iCiel Avenir LT Std 35 Light" w:cs="Arial"/>
            <w:color w:val="2F5496" w:themeColor="accent1" w:themeShade="BF"/>
            <w:sz w:val="22"/>
            <w:szCs w:val="22"/>
            <w:rPrChange w:id="6695" w:author="An Tran, ACA (BUV)" w:date="2024-09-13T17:29:00Z" w16du:dateUtc="2024-09-13T10:29:00Z">
              <w:rPr>
                <w:rFonts w:ascii="iCiel Avenir LT Std 35 Light" w:hAnsi="iCiel Avenir LT Std 35 Light"/>
                <w:color w:val="000000" w:themeColor="text1"/>
                <w:sz w:val="22"/>
                <w:szCs w:val="22"/>
                <w:lang w:val="vi-VN"/>
              </w:rPr>
            </w:rPrChange>
          </w:rPr>
          <w:delText xml:space="preserve">will gain enough credits to be allowed to progress under the regulations. </w:delText>
        </w:r>
        <w:bookmarkStart w:id="6696" w:name="_Toc177143475"/>
        <w:bookmarkStart w:id="6697" w:name="_Toc177143830"/>
        <w:bookmarkEnd w:id="6696"/>
        <w:bookmarkEnd w:id="6697"/>
      </w:del>
    </w:p>
    <w:p w14:paraId="053E5F47" w14:textId="3136EBDA" w:rsidR="001171F0" w:rsidRPr="00863667" w:rsidDel="00B553BE" w:rsidRDefault="001171F0" w:rsidP="00D85019">
      <w:pPr>
        <w:pStyle w:val="ListParagraph"/>
        <w:numPr>
          <w:ilvl w:val="0"/>
          <w:numId w:val="42"/>
        </w:numPr>
        <w:contextualSpacing w:val="0"/>
        <w:rPr>
          <w:del w:id="6698" w:author="An Tran, ACA (BUV)" w:date="2024-09-12T22:22:00Z" w16du:dateUtc="2024-09-12T15:22:00Z"/>
          <w:rFonts w:ascii="iCiel Avenir LT Std 35 Light" w:hAnsi="iCiel Avenir LT Std 35 Light" w:cs="Arial"/>
          <w:sz w:val="22"/>
          <w:szCs w:val="22"/>
          <w:rPrChange w:id="6699" w:author="An Tran, ACA (BUV)" w:date="2024-09-13T17:29:00Z" w16du:dateUtc="2024-09-13T10:29:00Z">
            <w:rPr>
              <w:del w:id="6700" w:author="An Tran, ACA (BUV)" w:date="2024-09-12T22:22:00Z" w16du:dateUtc="2024-09-12T15:22:00Z"/>
              <w:rFonts w:ascii="iCiel Avenir LT Std 35 Light" w:hAnsi="iCiel Avenir LT Std 35 Light"/>
              <w:sz w:val="22"/>
              <w:szCs w:val="22"/>
              <w:lang w:val="vi-VN"/>
            </w:rPr>
          </w:rPrChange>
        </w:rPr>
      </w:pPr>
      <w:del w:id="6701"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02" w:author="An Tran, ACA (BUV)" w:date="2024-09-13T17:29:00Z" w16du:dateUtc="2024-09-13T10:29:00Z">
              <w:rPr>
                <w:rFonts w:ascii="iCiel Avenir LT Std 35 Light" w:hAnsi="iCiel Avenir LT Std 35 Light"/>
                <w:color w:val="000000"/>
                <w:sz w:val="22"/>
                <w:szCs w:val="22"/>
                <w:lang w:val="vi-VN"/>
              </w:rPr>
            </w:rPrChange>
          </w:rPr>
          <w:delText>The resit attempts are submitted before the resit student submission deadline (in other words they are not late submissions).</w:delText>
        </w:r>
        <w:bookmarkStart w:id="6703" w:name="_Toc177143476"/>
        <w:bookmarkStart w:id="6704" w:name="_Toc177143831"/>
        <w:bookmarkEnd w:id="6703"/>
        <w:bookmarkEnd w:id="6704"/>
      </w:del>
    </w:p>
    <w:p w14:paraId="44D9D852" w14:textId="3CBA2F92" w:rsidR="001171F0" w:rsidRPr="00863667" w:rsidDel="00B553BE" w:rsidRDefault="001171F0" w:rsidP="00D85019">
      <w:pPr>
        <w:pStyle w:val="ListParagraph"/>
        <w:numPr>
          <w:ilvl w:val="0"/>
          <w:numId w:val="42"/>
        </w:numPr>
        <w:contextualSpacing w:val="0"/>
        <w:rPr>
          <w:del w:id="6705" w:author="An Tran, ACA (BUV)" w:date="2024-09-12T22:22:00Z" w16du:dateUtc="2024-09-12T15:22:00Z"/>
          <w:rFonts w:ascii="iCiel Avenir LT Std 35 Light" w:hAnsi="iCiel Avenir LT Std 35 Light" w:cs="Arial"/>
          <w:sz w:val="22"/>
          <w:szCs w:val="22"/>
          <w:rPrChange w:id="6706" w:author="An Tran, ACA (BUV)" w:date="2024-09-13T17:29:00Z" w16du:dateUtc="2024-09-13T10:29:00Z">
            <w:rPr>
              <w:del w:id="6707" w:author="An Tran, ACA (BUV)" w:date="2024-09-12T22:22:00Z" w16du:dateUtc="2024-09-12T15:22:00Z"/>
              <w:rFonts w:ascii="iCiel Avenir LT Std 35 Light" w:hAnsi="iCiel Avenir LT Std 35 Light"/>
              <w:sz w:val="22"/>
              <w:szCs w:val="22"/>
              <w:lang w:val="vi-VN"/>
            </w:rPr>
          </w:rPrChange>
        </w:rPr>
      </w:pPr>
      <w:del w:id="6708"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09" w:author="An Tran, ACA (BUV)" w:date="2024-09-13T17:29:00Z" w16du:dateUtc="2024-09-13T10:29:00Z">
              <w:rPr>
                <w:rFonts w:ascii="iCiel Avenir LT Std 35 Light" w:hAnsi="iCiel Avenir LT Std 35 Light"/>
                <w:color w:val="000000"/>
                <w:sz w:val="22"/>
                <w:szCs w:val="22"/>
                <w:lang w:val="vi-VN"/>
              </w:rPr>
            </w:rPrChange>
          </w:rPr>
          <w:delText>The resit attempts have substance (for example they are not blank document submissions).</w:delText>
        </w:r>
        <w:bookmarkStart w:id="6710" w:name="_Toc177143477"/>
        <w:bookmarkStart w:id="6711" w:name="_Toc177143832"/>
        <w:bookmarkEnd w:id="6710"/>
        <w:bookmarkEnd w:id="6711"/>
      </w:del>
    </w:p>
    <w:p w14:paraId="1508BACD" w14:textId="4EB7EB89" w:rsidR="00FE7B34" w:rsidRPr="00863667" w:rsidDel="00B553BE" w:rsidRDefault="001171F0" w:rsidP="00D85019">
      <w:pPr>
        <w:pStyle w:val="ListParagraph"/>
        <w:numPr>
          <w:ilvl w:val="0"/>
          <w:numId w:val="42"/>
        </w:numPr>
        <w:contextualSpacing w:val="0"/>
        <w:rPr>
          <w:del w:id="6712" w:author="An Tran, ACA (BUV)" w:date="2024-09-12T22:22:00Z" w16du:dateUtc="2024-09-12T15:22:00Z"/>
          <w:rFonts w:ascii="iCiel Avenir LT Std 35 Light" w:hAnsi="iCiel Avenir LT Std 35 Light" w:cs="Arial"/>
          <w:sz w:val="22"/>
          <w:szCs w:val="22"/>
          <w:rPrChange w:id="6713" w:author="An Tran, ACA (BUV)" w:date="2024-09-13T17:29:00Z" w16du:dateUtc="2024-09-13T10:29:00Z">
            <w:rPr>
              <w:del w:id="6714" w:author="An Tran, ACA (BUV)" w:date="2024-09-12T22:22:00Z" w16du:dateUtc="2024-09-12T15:22:00Z"/>
              <w:rFonts w:ascii="iCiel Avenir LT Std 35 Light" w:hAnsi="iCiel Avenir LT Std 35 Light"/>
              <w:sz w:val="22"/>
              <w:szCs w:val="22"/>
              <w:lang w:val="vi-VN"/>
            </w:rPr>
          </w:rPrChange>
        </w:rPr>
      </w:pPr>
      <w:del w:id="6715"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16" w:author="An Tran, ACA (BUV)" w:date="2024-09-13T17:29:00Z" w16du:dateUtc="2024-09-13T10:29:00Z">
              <w:rPr>
                <w:rFonts w:ascii="iCiel Avenir LT Std 35 Light" w:hAnsi="iCiel Avenir LT Std 35 Light"/>
                <w:color w:val="000000"/>
                <w:sz w:val="22"/>
                <w:szCs w:val="22"/>
                <w:lang w:val="vi-VN"/>
              </w:rPr>
            </w:rPrChange>
          </w:rPr>
          <w:delText>The resit examination board is held in approximately week three of the semester.  Based on the</w:delText>
        </w:r>
        <w:bookmarkStart w:id="6717" w:name="_Toc177143478"/>
        <w:bookmarkStart w:id="6718" w:name="_Toc177143833"/>
        <w:bookmarkEnd w:id="6717"/>
        <w:bookmarkEnd w:id="6718"/>
      </w:del>
    </w:p>
    <w:p w14:paraId="35EDFD0D" w14:textId="7AAB0E50" w:rsidR="001171F0" w:rsidRPr="00863667" w:rsidDel="00B553BE" w:rsidRDefault="001171F0" w:rsidP="003E1B62">
      <w:pPr>
        <w:ind w:left="360" w:firstLine="0"/>
        <w:rPr>
          <w:del w:id="6719" w:author="An Tran, ACA (BUV)" w:date="2024-09-12T22:22:00Z" w16du:dateUtc="2024-09-12T15:22:00Z"/>
          <w:rFonts w:ascii="iCiel Avenir LT Std 35 Light" w:hAnsi="iCiel Avenir LT Std 35 Light" w:cs="Arial"/>
          <w:color w:val="2F5496" w:themeColor="accent1" w:themeShade="BF"/>
          <w:sz w:val="22"/>
          <w:szCs w:val="22"/>
          <w:rPrChange w:id="6720" w:author="An Tran, ACA (BUV)" w:date="2024-09-13T17:29:00Z" w16du:dateUtc="2024-09-13T10:29:00Z">
            <w:rPr>
              <w:del w:id="6721" w:author="An Tran, ACA (BUV)" w:date="2024-09-12T22:22:00Z" w16du:dateUtc="2024-09-12T15:22:00Z"/>
              <w:rFonts w:ascii="iCiel Avenir LT Std 35 Light" w:hAnsi="iCiel Avenir LT Std 35 Light"/>
              <w:color w:val="000000"/>
              <w:sz w:val="22"/>
              <w:szCs w:val="22"/>
            </w:rPr>
          </w:rPrChange>
        </w:rPr>
      </w:pPr>
      <w:del w:id="6722"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23" w:author="An Tran, ACA (BUV)" w:date="2024-09-13T17:29:00Z" w16du:dateUtc="2024-09-13T10:29:00Z">
              <w:rPr>
                <w:rFonts w:ascii="iCiel Avenir LT Std 35 Light" w:hAnsi="iCiel Avenir LT Std 35 Light"/>
                <w:color w:val="000000"/>
                <w:sz w:val="22"/>
                <w:szCs w:val="22"/>
                <w:lang w:val="vi-VN"/>
              </w:rPr>
            </w:rPrChange>
          </w:rPr>
          <w:delText>results achieved by the student in their resit submissions the examination board will determine if the student should continue with their current cohort or are still in a cannot proceed status and will have to leave their current cohort.  The examination board, acting in the student’s best academic interest, will direct how the student</w:delText>
        </w:r>
        <w:r w:rsidR="00F86725" w:rsidRPr="00863667" w:rsidDel="00B553BE">
          <w:rPr>
            <w:rFonts w:ascii="iCiel Avenir LT Std 35 Light" w:hAnsi="iCiel Avenir LT Std 35 Light" w:cs="Arial"/>
            <w:color w:val="2F5496" w:themeColor="accent1" w:themeShade="BF"/>
            <w:sz w:val="22"/>
            <w:szCs w:val="22"/>
            <w:rPrChange w:id="6724" w:author="An Tran, ACA (BUV)" w:date="2024-09-13T17:29:00Z" w16du:dateUtc="2024-09-13T10:29:00Z">
              <w:rPr>
                <w:rFonts w:ascii="iCiel Avenir LT Std 35 Light" w:hAnsi="iCiel Avenir LT Std 35 Light"/>
                <w:color w:val="000000"/>
                <w:sz w:val="22"/>
                <w:szCs w:val="22"/>
                <w:lang w:val="vi-VN"/>
              </w:rPr>
            </w:rPrChange>
          </w:rPr>
          <w:delText>s</w:delText>
        </w:r>
        <w:r w:rsidRPr="00863667" w:rsidDel="00B553BE">
          <w:rPr>
            <w:rFonts w:ascii="iCiel Avenir LT Std 35 Light" w:hAnsi="iCiel Avenir LT Std 35 Light" w:cs="Arial"/>
            <w:color w:val="2F5496" w:themeColor="accent1" w:themeShade="BF"/>
            <w:sz w:val="22"/>
            <w:szCs w:val="22"/>
            <w:rPrChange w:id="6725" w:author="An Tran, ACA (BUV)" w:date="2024-09-13T17:29:00Z" w16du:dateUtc="2024-09-13T10:29:00Z">
              <w:rPr>
                <w:rFonts w:ascii="iCiel Avenir LT Std 35 Light" w:hAnsi="iCiel Avenir LT Std 35 Light"/>
                <w:color w:val="000000"/>
                <w:sz w:val="22"/>
                <w:szCs w:val="22"/>
                <w:lang w:val="vi-VN"/>
              </w:rPr>
            </w:rPrChange>
          </w:rPr>
          <w:delText xml:space="preserve"> who are still in a cannot proceed status should continue with their studies. </w:delText>
        </w:r>
        <w:bookmarkStart w:id="6726" w:name="_Toc177143479"/>
        <w:bookmarkStart w:id="6727" w:name="_Toc177143834"/>
        <w:bookmarkEnd w:id="6726"/>
        <w:bookmarkEnd w:id="6727"/>
      </w:del>
    </w:p>
    <w:p w14:paraId="7D2C76CC" w14:textId="63150DB9" w:rsidR="00B11350" w:rsidRPr="00863667" w:rsidDel="00B553BE" w:rsidRDefault="00B11350" w:rsidP="00B11350">
      <w:pPr>
        <w:ind w:left="90" w:firstLine="0"/>
        <w:rPr>
          <w:del w:id="6728" w:author="An Tran, ACA (BUV)" w:date="2024-09-12T22:22:00Z" w16du:dateUtc="2024-09-12T15:22:00Z"/>
          <w:rFonts w:ascii="iCiel Avenir LT Std 35 Light" w:hAnsi="iCiel Avenir LT Std 35 Light" w:cs="Arial"/>
          <w:sz w:val="22"/>
          <w:szCs w:val="22"/>
        </w:rPr>
      </w:pPr>
      <w:del w:id="6729" w:author="An Tran, ACA (BUV)" w:date="2024-09-12T22:22:00Z" w16du:dateUtc="2024-09-12T15:22:00Z">
        <w:r w:rsidRPr="00863667" w:rsidDel="00B553BE">
          <w:rPr>
            <w:rFonts w:ascii="iCiel Avenir LT Std 35 Light" w:hAnsi="iCiel Avenir LT Std 35 Light" w:cs="Arial"/>
            <w:sz w:val="22"/>
            <w:szCs w:val="22"/>
          </w:rPr>
          <w:delText xml:space="preserve">We encourage students to contact the Central Academic Information Services via </w:delText>
        </w:r>
        <w:r w:rsidR="006033B6" w:rsidRPr="00863667" w:rsidDel="00B553BE">
          <w:rPr>
            <w:rFonts w:ascii="iCiel Avenir LT Std 35 Light" w:hAnsi="iCiel Avenir LT Std 35 Light" w:cs="Arial"/>
            <w:color w:val="2F5496" w:themeColor="accent1" w:themeShade="BF"/>
            <w:sz w:val="22"/>
            <w:szCs w:val="22"/>
            <w:rPrChange w:id="6730"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6731"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sidDel="00B553BE">
          <w:rPr>
            <w:color w:val="2F5496" w:themeColor="accent1" w:themeShade="BF"/>
            <w:rPrChange w:id="6732" w:author="An Tran, ACA (BUV)" w:date="2024-09-13T17:29:00Z" w16du:dateUtc="2024-09-13T10:29:00Z">
              <w:rPr>
                <w:rStyle w:val="Hyperlink"/>
                <w:rFonts w:ascii="iCiel Avenir LT Std 35 Light" w:hAnsi="iCiel Avenir LT Std 35 Light" w:cs="Arial"/>
                <w:sz w:val="22"/>
                <w:szCs w:val="22"/>
              </w:rPr>
            </w:rPrChange>
          </w:rPr>
          <w:delText>cais@buv.edu.vn</w:delText>
        </w:r>
        <w:r w:rsidR="006033B6" w:rsidRPr="00863667" w:rsidDel="00B553BE">
          <w:rPr>
            <w:color w:val="2F5496" w:themeColor="accent1" w:themeShade="BF"/>
            <w:rPrChange w:id="6733" w:author="An Tran, ACA (BUV)" w:date="2024-09-13T17:29:00Z" w16du:dateUtc="2024-09-13T10:29:00Z">
              <w:rPr>
                <w:rStyle w:val="Hyperlink"/>
                <w:rFonts w:ascii="iCiel Avenir LT Std 35 Light" w:hAnsi="iCiel Avenir LT Std 35 Light" w:cs="Arial"/>
                <w:sz w:val="22"/>
                <w:szCs w:val="22"/>
              </w:rPr>
            </w:rPrChange>
          </w:rPr>
          <w:fldChar w:fldCharType="end"/>
        </w:r>
        <w:r w:rsidRPr="00863667" w:rsidDel="00B553BE">
          <w:rPr>
            <w:rFonts w:ascii="iCiel Avenir LT Std 35 Light" w:hAnsi="iCiel Avenir LT Std 35 Light" w:cs="Arial"/>
            <w:sz w:val="22"/>
            <w:szCs w:val="22"/>
          </w:rPr>
          <w:delText xml:space="preserve">  for more detailed information.</w:delText>
        </w:r>
        <w:bookmarkStart w:id="6734" w:name="_Toc177143480"/>
        <w:bookmarkStart w:id="6735" w:name="_Toc177143835"/>
        <w:bookmarkEnd w:id="6734"/>
        <w:bookmarkEnd w:id="6735"/>
      </w:del>
    </w:p>
    <w:p w14:paraId="5A567422" w14:textId="5CD43A8E" w:rsidR="00FD1E9D" w:rsidRPr="00863667" w:rsidDel="00B553BE" w:rsidRDefault="00FD1E9D" w:rsidP="003E1B62">
      <w:pPr>
        <w:pStyle w:val="NormalWeb"/>
        <w:spacing w:line="400" w:lineRule="exact"/>
        <w:jc w:val="both"/>
        <w:rPr>
          <w:del w:id="6736" w:author="An Tran, ACA (BUV)" w:date="2024-09-12T22:22:00Z" w16du:dateUtc="2024-09-12T15:22:00Z"/>
          <w:rFonts w:ascii="iCiel Avenir LT Std 35 Light" w:hAnsi="iCiel Avenir LT Std 35 Light" w:cs="Arial"/>
          <w:sz w:val="22"/>
          <w:szCs w:val="22"/>
          <w:rPrChange w:id="6737" w:author="An Tran, ACA (BUV)" w:date="2024-09-13T17:29:00Z" w16du:dateUtc="2024-09-13T10:29:00Z">
            <w:rPr>
              <w:del w:id="6738" w:author="An Tran, ACA (BUV)" w:date="2024-09-12T22:22:00Z" w16du:dateUtc="2024-09-12T15:22:00Z"/>
              <w:rFonts w:ascii="iCiel Avenir LT Std 35 Light" w:hAnsi="iCiel Avenir LT Std 35 Light"/>
              <w:sz w:val="22"/>
              <w:szCs w:val="22"/>
              <w:lang w:val="vi-VN"/>
            </w:rPr>
          </w:rPrChange>
        </w:rPr>
      </w:pPr>
      <w:del w:id="6739" w:author="An Tran, ACA (BUV)" w:date="2024-09-12T22:22:00Z" w16du:dateUtc="2024-09-12T15:22:00Z">
        <w:r w:rsidRPr="00863667" w:rsidDel="00B553BE">
          <w:rPr>
            <w:rFonts w:ascii="iCiel Avenir LT Std 35 Light" w:hAnsi="iCiel Avenir LT Std 35 Light" w:cs="Arial"/>
            <w:sz w:val="22"/>
            <w:szCs w:val="22"/>
            <w:rPrChange w:id="6740" w:author="An Tran, ACA (BUV)" w:date="2024-09-13T17:29:00Z" w16du:dateUtc="2024-09-13T10:29:00Z">
              <w:rPr>
                <w:rFonts w:ascii="iCiel Avenir LT Std 35 Light" w:hAnsi="iCiel Avenir LT Std 35 Light"/>
                <w:i/>
                <w:iCs/>
                <w:sz w:val="22"/>
                <w:szCs w:val="22"/>
                <w:lang w:val="vi-VN"/>
              </w:rPr>
            </w:rPrChange>
          </w:rPr>
          <w:delText>Theo quy trình, sau khi Hội đồng Khảo thí đưa ra quyết định về kết quả học tập của sinh viên, nhà trường sẽ thông báo cho phụ huynh và sinh viên về tình trạng “Không được lên lớp” đối với sinh viên đang</w:delText>
        </w:r>
        <w:r w:rsidRPr="00863667" w:rsidDel="00B553BE">
          <w:rPr>
            <w:rFonts w:cs="Arial"/>
            <w:rPrChange w:id="6741" w:author="An Tran, ACA (BUV)" w:date="2024-09-13T17:29:00Z" w16du:dateUtc="2024-09-13T10:29:00Z">
              <w:rPr>
                <w:rStyle w:val="Strong"/>
                <w:rFonts w:ascii="iCiel Avenir LT Std 35 Light" w:hAnsi="iCiel Avenir LT Std 35 Light"/>
                <w:i/>
                <w:iCs/>
                <w:sz w:val="22"/>
                <w:szCs w:val="22"/>
                <w:lang w:val="vi-VN"/>
              </w:rPr>
            </w:rPrChange>
          </w:rPr>
          <w:delText xml:space="preserve"> nợ 45 tín chỉ, quy định này được áp dụng với sinh viên năm 1 và năm 2, không áp dụng đối với sinh viên năm 3 và sinh viên sau đại học</w:delText>
        </w:r>
        <w:r w:rsidRPr="00863667" w:rsidDel="00B553BE">
          <w:rPr>
            <w:rFonts w:ascii="iCiel Avenir LT Std 35 Light" w:hAnsi="iCiel Avenir LT Std 35 Light" w:cs="Arial"/>
            <w:sz w:val="22"/>
            <w:szCs w:val="22"/>
            <w:rPrChange w:id="6742" w:author="An Tran, ACA (BUV)" w:date="2024-09-13T17:29:00Z" w16du:dateUtc="2024-09-13T10:29:00Z">
              <w:rPr>
                <w:rFonts w:ascii="iCiel Avenir LT Std 35 Light" w:hAnsi="iCiel Avenir LT Std 35 Light"/>
                <w:i/>
                <w:iCs/>
                <w:sz w:val="22"/>
                <w:szCs w:val="22"/>
                <w:lang w:val="vi-VN"/>
              </w:rPr>
            </w:rPrChange>
          </w:rPr>
          <w:delText>. Đồng thời, sinh viên sẽ được sắp xếp thi lại theo quyết định của Hội đồng Khảo thí, theo phương án tối ưu để sinh viên có thể thi đỗ các môn hiện đang còn nợ và không ảnh hưởng đến tiến trình lên lớp của sinh viên. Phụ huynh lưu ý nhắc nhở con em mình học tập chăm chỉ hơn để đỗ bài thi lại. Kết quả của các bài thi lại sẽ được Hội đồng Khảo thí họp và thông báo đến sinh viên và phụ huynh ngay sau khi thống nhất. Sinh viên đang ở trong tình trạng “Không được lên lớp” và đang chờ kết quả thi lại sẽ không được tham gia học tập trong 2 đến 3 tuần đầu tiên theo thời khóa biểu của kỳ học mới theo quyết định của Hội đồng khảo thí Đại học Staffordshire. 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6033B6" w:rsidRPr="00863667" w:rsidDel="00B553BE">
          <w:rPr>
            <w:rFonts w:ascii="iCiel Avenir LT Std 35 Light" w:hAnsi="iCiel Avenir LT Std 35 Light" w:cs="Arial"/>
            <w:color w:val="2F5496" w:themeColor="accent1" w:themeShade="BF"/>
            <w:sz w:val="22"/>
            <w:szCs w:val="22"/>
            <w:rPrChange w:id="6743"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"mailto:buv-creditcontrol@buv.edu.vn"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rFonts w:cs="Arial"/>
            <w:color w:val="2F5496" w:themeColor="accent1" w:themeShade="BF"/>
            <w:rPrChange w:id="6744" w:author="An Tran, ACA (BUV)" w:date="2024-09-13T17:29:00Z" w16du:dateUtc="2024-09-13T10:29:00Z">
              <w:rPr>
                <w:rStyle w:val="Hyperlink"/>
                <w:rFonts w:ascii="iCiel Avenir LT Std 35 Light" w:hAnsi="iCiel Avenir LT Std 35 Light"/>
                <w:i/>
                <w:iCs/>
                <w:color w:val="4472C4" w:themeColor="accent1"/>
                <w:sz w:val="22"/>
                <w:szCs w:val="22"/>
                <w:lang w:val="vi-VN"/>
              </w:rPr>
            </w:rPrChange>
          </w:rPr>
          <w:fldChar w:fldCharType="separate"/>
        </w:r>
        <w:r w:rsidRPr="00863667" w:rsidDel="00B553BE">
          <w:rPr>
            <w:rFonts w:cs="Arial"/>
            <w:color w:val="2F5496" w:themeColor="accent1" w:themeShade="BF"/>
            <w:rPrChange w:id="6745" w:author="An Tran, ACA (BUV)" w:date="2024-09-13T17:29:00Z" w16du:dateUtc="2024-09-13T10:29:00Z">
              <w:rPr>
                <w:rStyle w:val="Hyperlink"/>
                <w:rFonts w:ascii="iCiel Avenir LT Std 35 Light" w:hAnsi="iCiel Avenir LT Std 35 Light"/>
                <w:i/>
                <w:iCs/>
                <w:color w:val="4472C4" w:themeColor="accent1"/>
                <w:sz w:val="22"/>
                <w:szCs w:val="22"/>
                <w:lang w:val="vi-VN"/>
              </w:rPr>
            </w:rPrChange>
          </w:rPr>
          <w:delText>buv-creditcontrol@buv.edu.vn</w:delText>
        </w:r>
        <w:r w:rsidR="006033B6" w:rsidRPr="00863667" w:rsidDel="00B553BE">
          <w:rPr>
            <w:rFonts w:cs="Arial"/>
            <w:color w:val="2F5496" w:themeColor="accent1" w:themeShade="BF"/>
            <w:lang w:eastAsia="ko-KR"/>
            <w:rPrChange w:id="6746" w:author="An Tran, ACA (BUV)" w:date="2024-09-13T17:29:00Z" w16du:dateUtc="2024-09-13T10:29:00Z">
              <w:rPr>
                <w:rStyle w:val="Hyperlink"/>
                <w:rFonts w:ascii="iCiel Avenir LT Std 35 Light" w:hAnsi="iCiel Avenir LT Std 35 Light"/>
                <w:i/>
                <w:iCs/>
                <w:color w:val="4472C4" w:themeColor="accent1"/>
                <w:sz w:val="22"/>
                <w:szCs w:val="22"/>
                <w:lang w:val="vi-VN"/>
              </w:rPr>
            </w:rPrChange>
          </w:rPr>
          <w:fldChar w:fldCharType="end"/>
        </w:r>
        <w:r w:rsidRPr="00863667" w:rsidDel="00B553BE">
          <w:rPr>
            <w:rFonts w:ascii="iCiel Avenir LT Std 35 Light" w:hAnsi="iCiel Avenir LT Std 35 Light" w:cs="Arial"/>
            <w:sz w:val="22"/>
            <w:szCs w:val="22"/>
            <w:rPrChange w:id="6747" w:author="An Tran, ACA (BUV)" w:date="2024-09-13T17:29:00Z" w16du:dateUtc="2024-09-13T10:29:00Z">
              <w:rPr>
                <w:rFonts w:ascii="iCiel Avenir LT Std 35 Light" w:hAnsi="iCiel Avenir LT Std 35 Light"/>
                <w:i/>
                <w:iCs/>
                <w:sz w:val="22"/>
                <w:szCs w:val="22"/>
                <w:lang w:val="vi-VN"/>
              </w:rPr>
            </w:rPrChange>
          </w:rPr>
          <w:delText xml:space="preserve"> để được giải đáp những câu hỏi liên quan đến học phí của sinh viên.</w:delText>
        </w:r>
        <w:bookmarkStart w:id="6748" w:name="_Toc177143481"/>
        <w:bookmarkStart w:id="6749" w:name="_Toc177143836"/>
        <w:bookmarkEnd w:id="6748"/>
        <w:bookmarkEnd w:id="6749"/>
      </w:del>
    </w:p>
    <w:p w14:paraId="6190D3A1" w14:textId="61944EF9" w:rsidR="00FD1E9D" w:rsidRPr="00863667" w:rsidDel="00B553BE" w:rsidRDefault="00FD1E9D" w:rsidP="003E1B62">
      <w:pPr>
        <w:ind w:firstLine="0"/>
        <w:rPr>
          <w:del w:id="6750" w:author="An Tran, ACA (BUV)" w:date="2024-09-12T22:22:00Z" w16du:dateUtc="2024-09-12T15:22:00Z"/>
          <w:rFonts w:ascii="iCiel Avenir LT Std 35 Light" w:hAnsi="iCiel Avenir LT Std 35 Light" w:cs="Arial"/>
          <w:color w:val="2F5496" w:themeColor="accent1" w:themeShade="BF"/>
          <w:sz w:val="22"/>
          <w:szCs w:val="22"/>
          <w:rPrChange w:id="6751" w:author="An Tran, ACA (BUV)" w:date="2024-09-13T17:29:00Z" w16du:dateUtc="2024-09-13T10:29:00Z">
            <w:rPr>
              <w:del w:id="6752" w:author="An Tran, ACA (BUV)" w:date="2024-09-12T22:22:00Z" w16du:dateUtc="2024-09-12T15:22:00Z"/>
              <w:rFonts w:ascii="iCiel Avenir LT Std 35 Light" w:hAnsi="iCiel Avenir LT Std 35 Light"/>
              <w:i/>
              <w:iCs/>
              <w:color w:val="000000"/>
              <w:sz w:val="22"/>
              <w:szCs w:val="22"/>
              <w:lang w:val="vi-VN"/>
            </w:rPr>
          </w:rPrChange>
        </w:rPr>
      </w:pPr>
      <w:del w:id="6753"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54" w:author="An Tran, ACA (BUV)" w:date="2024-09-13T17:29:00Z" w16du:dateUtc="2024-09-13T10:29:00Z">
              <w:rPr>
                <w:rFonts w:ascii="iCiel Avenir LT Std 35 Light" w:hAnsi="iCiel Avenir LT Std 35 Light"/>
                <w:i/>
                <w:iCs/>
                <w:color w:val="000000"/>
                <w:sz w:val="22"/>
                <w:szCs w:val="22"/>
                <w:lang w:val="vi-VN"/>
              </w:rPr>
            </w:rPrChange>
          </w:rPr>
          <w:delText>Tuy nhiên, trong một số trường hợp nhất định, sinh viên có thể dự thính lớp học hiện tại cho đến khi biết kết quả của lần thi lại, nếu:</w:delText>
        </w:r>
        <w:bookmarkStart w:id="6755" w:name="_Toc177143482"/>
        <w:bookmarkStart w:id="6756" w:name="_Toc177143837"/>
        <w:bookmarkEnd w:id="6755"/>
        <w:bookmarkEnd w:id="6756"/>
      </w:del>
    </w:p>
    <w:p w14:paraId="0C13A215" w14:textId="3B8935CD" w:rsidR="00FD1E9D" w:rsidRPr="00863667" w:rsidDel="00B553BE" w:rsidRDefault="00FD1E9D" w:rsidP="00D85019">
      <w:pPr>
        <w:pStyle w:val="ListParagraph"/>
        <w:numPr>
          <w:ilvl w:val="0"/>
          <w:numId w:val="41"/>
        </w:numPr>
        <w:contextualSpacing w:val="0"/>
        <w:rPr>
          <w:del w:id="6757" w:author="An Tran, ACA (BUV)" w:date="2024-09-12T22:22:00Z" w16du:dateUtc="2024-09-12T15:22:00Z"/>
          <w:rFonts w:ascii="iCiel Avenir LT Std 35 Light" w:hAnsi="iCiel Avenir LT Std 35 Light" w:cs="Arial"/>
          <w:color w:val="2F5496" w:themeColor="accent1" w:themeShade="BF"/>
          <w:sz w:val="22"/>
          <w:szCs w:val="22"/>
          <w:rPrChange w:id="6758" w:author="An Tran, ACA (BUV)" w:date="2024-09-13T17:29:00Z" w16du:dateUtc="2024-09-13T10:29:00Z">
            <w:rPr>
              <w:del w:id="6759" w:author="An Tran, ACA (BUV)" w:date="2024-09-12T22:22:00Z" w16du:dateUtc="2024-09-12T15:22:00Z"/>
              <w:rFonts w:ascii="iCiel Avenir LT Std 35 Light" w:hAnsi="iCiel Avenir LT Std 35 Light"/>
              <w:i/>
              <w:iCs/>
              <w:color w:val="000000"/>
              <w:sz w:val="22"/>
              <w:szCs w:val="22"/>
              <w:lang w:val="vi-VN"/>
            </w:rPr>
          </w:rPrChange>
        </w:rPr>
      </w:pPr>
      <w:del w:id="6760"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61" w:author="An Tran, ACA (BUV)" w:date="2024-09-13T17:29:00Z" w16du:dateUtc="2024-09-13T10:29:00Z">
              <w:rPr>
                <w:rFonts w:ascii="iCiel Avenir LT Std 35 Light" w:hAnsi="iCiel Avenir LT Std 35 Light"/>
                <w:i/>
                <w:iCs/>
                <w:color w:val="000000"/>
                <w:sz w:val="22"/>
                <w:szCs w:val="22"/>
                <w:lang w:val="vi-VN"/>
              </w:rPr>
            </w:rPrChange>
          </w:rPr>
          <w:delText>Thời hạn nộp bài thi lại của sinh viên là trước khi bắt đầu học kỳ mới.</w:delText>
        </w:r>
        <w:bookmarkStart w:id="6762" w:name="_Toc177143483"/>
        <w:bookmarkStart w:id="6763" w:name="_Toc177143838"/>
        <w:bookmarkEnd w:id="6762"/>
        <w:bookmarkEnd w:id="6763"/>
      </w:del>
    </w:p>
    <w:p w14:paraId="683DA3E4" w14:textId="3BDE4345" w:rsidR="00FD1E9D" w:rsidRPr="00863667" w:rsidDel="00B553BE" w:rsidRDefault="00FD1E9D" w:rsidP="00D85019">
      <w:pPr>
        <w:pStyle w:val="ListParagraph"/>
        <w:numPr>
          <w:ilvl w:val="0"/>
          <w:numId w:val="41"/>
        </w:numPr>
        <w:contextualSpacing w:val="0"/>
        <w:rPr>
          <w:del w:id="6764" w:author="An Tran, ACA (BUV)" w:date="2024-09-12T22:22:00Z" w16du:dateUtc="2024-09-12T15:22:00Z"/>
          <w:rFonts w:ascii="iCiel Avenir LT Std 35 Light" w:hAnsi="iCiel Avenir LT Std 35 Light" w:cs="Arial"/>
          <w:color w:val="2F5496" w:themeColor="accent1" w:themeShade="BF"/>
          <w:sz w:val="22"/>
          <w:szCs w:val="22"/>
          <w:rPrChange w:id="6765" w:author="An Tran, ACA (BUV)" w:date="2024-09-13T17:29:00Z" w16du:dateUtc="2024-09-13T10:29:00Z">
            <w:rPr>
              <w:del w:id="6766" w:author="An Tran, ACA (BUV)" w:date="2024-09-12T22:22:00Z" w16du:dateUtc="2024-09-12T15:22:00Z"/>
              <w:rFonts w:ascii="iCiel Avenir LT Std 35 Light" w:hAnsi="iCiel Avenir LT Std 35 Light"/>
              <w:i/>
              <w:iCs/>
              <w:color w:val="000000"/>
              <w:sz w:val="22"/>
              <w:szCs w:val="22"/>
              <w:lang w:val="vi-VN"/>
            </w:rPr>
          </w:rPrChange>
        </w:rPr>
      </w:pPr>
      <w:del w:id="6767"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68" w:author="An Tran, ACA (BUV)" w:date="2024-09-13T17:29:00Z" w16du:dateUtc="2024-09-13T10:29:00Z">
              <w:rPr>
                <w:rFonts w:ascii="iCiel Avenir LT Std 35 Light" w:hAnsi="iCiel Avenir LT Std 35 Light"/>
                <w:i/>
                <w:iCs/>
                <w:color w:val="000000"/>
                <w:sz w:val="22"/>
                <w:szCs w:val="22"/>
                <w:lang w:val="vi-VN"/>
              </w:rPr>
            </w:rPrChange>
          </w:rPr>
          <w:delText>Sinh viên đã nộp đầy đủ các bài thi lại theo yêu cầu để nếu các bài thi lại đó đạt điểm đỗ, sinh viên sẽ đạt đủ số tín chỉ để được phép học tiếp theo quy định.</w:delText>
        </w:r>
        <w:bookmarkStart w:id="6769" w:name="_Toc177143484"/>
        <w:bookmarkStart w:id="6770" w:name="_Toc177143839"/>
        <w:bookmarkEnd w:id="6769"/>
        <w:bookmarkEnd w:id="6770"/>
      </w:del>
    </w:p>
    <w:p w14:paraId="1FC55EBC" w14:textId="787C4F0C" w:rsidR="00FD1E9D" w:rsidRPr="00863667" w:rsidDel="00B553BE" w:rsidRDefault="00FD1E9D" w:rsidP="00D85019">
      <w:pPr>
        <w:pStyle w:val="ListParagraph"/>
        <w:numPr>
          <w:ilvl w:val="0"/>
          <w:numId w:val="41"/>
        </w:numPr>
        <w:contextualSpacing w:val="0"/>
        <w:rPr>
          <w:del w:id="6771" w:author="An Tran, ACA (BUV)" w:date="2024-09-12T22:22:00Z" w16du:dateUtc="2024-09-12T15:22:00Z"/>
          <w:rFonts w:ascii="iCiel Avenir LT Std 35 Light" w:hAnsi="iCiel Avenir LT Std 35 Light" w:cs="Arial"/>
          <w:color w:val="2F5496" w:themeColor="accent1" w:themeShade="BF"/>
          <w:sz w:val="22"/>
          <w:szCs w:val="22"/>
          <w:rPrChange w:id="6772" w:author="An Tran, ACA (BUV)" w:date="2024-09-13T17:29:00Z" w16du:dateUtc="2024-09-13T10:29:00Z">
            <w:rPr>
              <w:del w:id="6773" w:author="An Tran, ACA (BUV)" w:date="2024-09-12T22:22:00Z" w16du:dateUtc="2024-09-12T15:22:00Z"/>
              <w:rFonts w:ascii="iCiel Avenir LT Std 35 Light" w:hAnsi="iCiel Avenir LT Std 35 Light"/>
              <w:i/>
              <w:iCs/>
              <w:color w:val="000000"/>
              <w:sz w:val="22"/>
              <w:szCs w:val="22"/>
              <w:lang w:val="vi-VN"/>
            </w:rPr>
          </w:rPrChange>
        </w:rPr>
      </w:pPr>
      <w:del w:id="6774"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75" w:author="An Tran, ACA (BUV)" w:date="2024-09-13T17:29:00Z" w16du:dateUtc="2024-09-13T10:29:00Z">
              <w:rPr>
                <w:rFonts w:ascii="iCiel Avenir LT Std 35 Light" w:hAnsi="iCiel Avenir LT Std 35 Light"/>
                <w:i/>
                <w:iCs/>
                <w:color w:val="000000"/>
                <w:sz w:val="22"/>
                <w:szCs w:val="22"/>
                <w:lang w:val="vi-VN"/>
              </w:rPr>
            </w:rPrChange>
          </w:rPr>
          <w:delText>Sinh viên phải nộp các bài thi lại trước thời hạn nộp bài (nói cách khác là bài thi lại không được nộp muộn).</w:delText>
        </w:r>
        <w:bookmarkStart w:id="6776" w:name="_Toc177143485"/>
        <w:bookmarkStart w:id="6777" w:name="_Toc177143840"/>
        <w:bookmarkEnd w:id="6776"/>
        <w:bookmarkEnd w:id="6777"/>
      </w:del>
    </w:p>
    <w:p w14:paraId="71D02444" w14:textId="70F9FD07" w:rsidR="00FD1E9D" w:rsidRPr="00863667" w:rsidDel="00B553BE" w:rsidRDefault="00FD1E9D" w:rsidP="00D85019">
      <w:pPr>
        <w:pStyle w:val="ListParagraph"/>
        <w:numPr>
          <w:ilvl w:val="0"/>
          <w:numId w:val="41"/>
        </w:numPr>
        <w:contextualSpacing w:val="0"/>
        <w:rPr>
          <w:del w:id="6778" w:author="An Tran, ACA (BUV)" w:date="2024-09-12T22:22:00Z" w16du:dateUtc="2024-09-12T15:22:00Z"/>
          <w:rFonts w:ascii="iCiel Avenir LT Std 35 Light" w:hAnsi="iCiel Avenir LT Std 35 Light" w:cs="Arial"/>
          <w:color w:val="2F5496" w:themeColor="accent1" w:themeShade="BF"/>
          <w:sz w:val="22"/>
          <w:szCs w:val="22"/>
          <w:rPrChange w:id="6779" w:author="An Tran, ACA (BUV)" w:date="2024-09-13T17:29:00Z" w16du:dateUtc="2024-09-13T10:29:00Z">
            <w:rPr>
              <w:del w:id="6780" w:author="An Tran, ACA (BUV)" w:date="2024-09-12T22:22:00Z" w16du:dateUtc="2024-09-12T15:22:00Z"/>
              <w:rFonts w:ascii="iCiel Avenir LT Std 35 Light" w:hAnsi="iCiel Avenir LT Std 35 Light"/>
              <w:i/>
              <w:iCs/>
              <w:color w:val="000000"/>
              <w:sz w:val="22"/>
              <w:szCs w:val="22"/>
              <w:lang w:val="vi-VN"/>
            </w:rPr>
          </w:rPrChange>
        </w:rPr>
      </w:pPr>
      <w:del w:id="6781"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82" w:author="An Tran, ACA (BUV)" w:date="2024-09-13T17:29:00Z" w16du:dateUtc="2024-09-13T10:29:00Z">
              <w:rPr>
                <w:rFonts w:ascii="iCiel Avenir LT Std 35 Light" w:hAnsi="iCiel Avenir LT Std 35 Light"/>
                <w:i/>
                <w:iCs/>
                <w:color w:val="000000"/>
                <w:sz w:val="22"/>
                <w:szCs w:val="22"/>
                <w:lang w:val="vi-VN"/>
              </w:rPr>
            </w:rPrChange>
          </w:rPr>
          <w:delText>Các bài thi lại được nộp phải có nội dung (ví dụ: bài luận không nộp giấy trắng).</w:delText>
        </w:r>
        <w:bookmarkStart w:id="6783" w:name="_Toc177143486"/>
        <w:bookmarkStart w:id="6784" w:name="_Toc177143841"/>
        <w:bookmarkEnd w:id="6783"/>
        <w:bookmarkEnd w:id="6784"/>
      </w:del>
    </w:p>
    <w:p w14:paraId="6E01EB22" w14:textId="0973BCD0" w:rsidR="00FE7B34" w:rsidRPr="00863667" w:rsidDel="00B553BE" w:rsidRDefault="00FD1E9D" w:rsidP="00D85019">
      <w:pPr>
        <w:pStyle w:val="ListParagraph"/>
        <w:numPr>
          <w:ilvl w:val="0"/>
          <w:numId w:val="41"/>
        </w:numPr>
        <w:contextualSpacing w:val="0"/>
        <w:rPr>
          <w:del w:id="6785" w:author="An Tran, ACA (BUV)" w:date="2024-09-12T22:22:00Z" w16du:dateUtc="2024-09-12T15:22:00Z"/>
          <w:rFonts w:ascii="iCiel Avenir LT Std 35 Light" w:hAnsi="iCiel Avenir LT Std 35 Light" w:cs="Arial"/>
          <w:color w:val="2F5496" w:themeColor="accent1" w:themeShade="BF"/>
          <w:sz w:val="22"/>
          <w:szCs w:val="22"/>
          <w:rPrChange w:id="6786" w:author="An Tran, ACA (BUV)" w:date="2024-09-13T17:29:00Z" w16du:dateUtc="2024-09-13T10:29:00Z">
            <w:rPr>
              <w:del w:id="6787" w:author="An Tran, ACA (BUV)" w:date="2024-09-12T22:22:00Z" w16du:dateUtc="2024-09-12T15:22:00Z"/>
              <w:rFonts w:ascii="iCiel Avenir LT Std 35 Light" w:hAnsi="iCiel Avenir LT Std 35 Light"/>
              <w:i/>
              <w:iCs/>
              <w:color w:val="000000"/>
              <w:sz w:val="22"/>
              <w:szCs w:val="22"/>
              <w:lang w:val="vi-VN"/>
            </w:rPr>
          </w:rPrChange>
        </w:rPr>
      </w:pPr>
      <w:del w:id="6788"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89" w:author="An Tran, ACA (BUV)" w:date="2024-09-13T17:29:00Z" w16du:dateUtc="2024-09-13T10:29:00Z">
              <w:rPr>
                <w:rFonts w:ascii="iCiel Avenir LT Std 35 Light" w:hAnsi="iCiel Avenir LT Std 35 Light"/>
                <w:i/>
                <w:iCs/>
                <w:color w:val="000000"/>
                <w:sz w:val="22"/>
                <w:szCs w:val="22"/>
                <w:lang w:val="vi-VN"/>
              </w:rPr>
            </w:rPrChange>
          </w:rPr>
          <w:delText>Hội đồng Khảo thí sẽ được tổ chức vào khoảng tuần thứ ba của học kỳ. Dựa trên kết quả mà</w:delText>
        </w:r>
        <w:r w:rsidR="00FE7B34" w:rsidRPr="00863667" w:rsidDel="00B553BE">
          <w:rPr>
            <w:rFonts w:ascii="iCiel Avenir LT Std 35 Light" w:hAnsi="iCiel Avenir LT Std 35 Light" w:cs="Arial"/>
            <w:color w:val="2F5496" w:themeColor="accent1" w:themeShade="BF"/>
            <w:sz w:val="22"/>
            <w:szCs w:val="22"/>
            <w:rPrChange w:id="6790" w:author="An Tran, ACA (BUV)" w:date="2024-09-13T17:29:00Z" w16du:dateUtc="2024-09-13T10:29:00Z">
              <w:rPr>
                <w:rFonts w:ascii="iCiel Avenir LT Std 35 Light" w:hAnsi="iCiel Avenir LT Std 35 Light"/>
                <w:i/>
                <w:iCs/>
                <w:color w:val="000000"/>
                <w:sz w:val="22"/>
                <w:szCs w:val="22"/>
                <w:lang w:val="vi-VN"/>
              </w:rPr>
            </w:rPrChange>
          </w:rPr>
          <w:delText xml:space="preserve"> </w:delText>
        </w:r>
        <w:bookmarkStart w:id="6791" w:name="_Toc177143487"/>
        <w:bookmarkStart w:id="6792" w:name="_Toc177143842"/>
        <w:bookmarkEnd w:id="6791"/>
        <w:bookmarkEnd w:id="6792"/>
      </w:del>
    </w:p>
    <w:p w14:paraId="58A8E206" w14:textId="1CE5C5C6" w:rsidR="00FD1E9D" w:rsidRPr="00863667" w:rsidDel="00B553BE" w:rsidRDefault="00FD1E9D" w:rsidP="003E1B62">
      <w:pPr>
        <w:ind w:left="360" w:firstLine="0"/>
        <w:rPr>
          <w:del w:id="6793" w:author="An Tran, ACA (BUV)" w:date="2024-09-12T22:22:00Z" w16du:dateUtc="2024-09-12T15:22:00Z"/>
          <w:rFonts w:ascii="iCiel Avenir LT Std 35 Light" w:hAnsi="iCiel Avenir LT Std 35 Light" w:cs="Arial"/>
          <w:color w:val="2F5496" w:themeColor="accent1" w:themeShade="BF"/>
          <w:sz w:val="22"/>
          <w:szCs w:val="22"/>
          <w:rPrChange w:id="6794" w:author="An Tran, ACA (BUV)" w:date="2024-09-13T17:29:00Z" w16du:dateUtc="2024-09-13T10:29:00Z">
            <w:rPr>
              <w:del w:id="6795" w:author="An Tran, ACA (BUV)" w:date="2024-09-12T22:22:00Z" w16du:dateUtc="2024-09-12T15:22:00Z"/>
              <w:rFonts w:ascii="iCiel Avenir LT Std 35 Light" w:hAnsi="iCiel Avenir LT Std 35 Light"/>
              <w:i/>
              <w:iCs/>
              <w:color w:val="000000"/>
              <w:sz w:val="22"/>
              <w:szCs w:val="22"/>
              <w:lang w:val="vi-VN"/>
            </w:rPr>
          </w:rPrChange>
        </w:rPr>
      </w:pPr>
      <w:del w:id="6796"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6797" w:author="An Tran, ACA (BUV)" w:date="2024-09-13T17:29:00Z" w16du:dateUtc="2024-09-13T10:29:00Z">
              <w:rPr>
                <w:rFonts w:ascii="iCiel Avenir LT Std 35 Light" w:hAnsi="iCiel Avenir LT Std 35 Light"/>
                <w:i/>
                <w:iCs/>
                <w:color w:val="000000"/>
                <w:sz w:val="22"/>
                <w:szCs w:val="22"/>
                <w:lang w:val="vi-VN"/>
              </w:rPr>
            </w:rPrChange>
          </w:rPr>
          <w:delText>học sinh đạt được khi nộp bài thi lại, hội đồng Khảo thí sẽ xác định xem học sinh có được tiếp tục học với lớp hiện tại hay vẫn ở trạng thái không được lên lớp và sẽ phải rời khỏi lớp hiện tại. Hội đồng Khảo thí, căn cứ trên nguyên tắc lợi ích học tập tốt nhất của sinh viên, sẽ đưa ra kế hoạch học tập cho giai đoạn tiếp theo đối với các sinh viên trong trạng thái không được lên lớp.</w:delText>
        </w:r>
        <w:bookmarkStart w:id="6798" w:name="_Toc177143488"/>
        <w:bookmarkStart w:id="6799" w:name="_Toc177143843"/>
        <w:bookmarkEnd w:id="6798"/>
        <w:bookmarkEnd w:id="6799"/>
      </w:del>
    </w:p>
    <w:p w14:paraId="7D5B9CC5" w14:textId="162AE124" w:rsidR="00FD1E9D" w:rsidRPr="00863667" w:rsidDel="00B553BE" w:rsidRDefault="00FD1E9D" w:rsidP="003E1B62">
      <w:pPr>
        <w:tabs>
          <w:tab w:val="left" w:pos="630"/>
          <w:tab w:val="left" w:pos="720"/>
          <w:tab w:val="left" w:pos="1080"/>
        </w:tabs>
        <w:ind w:firstLine="0"/>
        <w:rPr>
          <w:del w:id="6800" w:author="An Tran, ACA (BUV)" w:date="2024-09-12T22:22:00Z" w16du:dateUtc="2024-09-12T15:22:00Z"/>
          <w:rFonts w:ascii="iCiel Avenir LT Std 35 Light" w:hAnsi="iCiel Avenir LT Std 35 Light" w:cs="Arial"/>
          <w:sz w:val="22"/>
          <w:szCs w:val="22"/>
          <w:rPrChange w:id="6801" w:author="An Tran, ACA (BUV)" w:date="2024-09-13T17:29:00Z" w16du:dateUtc="2024-09-13T10:29:00Z">
            <w:rPr>
              <w:del w:id="6802" w:author="An Tran, ACA (BUV)" w:date="2024-09-12T22:22:00Z" w16du:dateUtc="2024-09-12T15:22:00Z"/>
              <w:rFonts w:ascii="iCiel Avenir LT Std 35 Light" w:hAnsi="iCiel Avenir LT Std 35 Light" w:cs="Arial"/>
              <w:bCs/>
              <w:i/>
              <w:iCs/>
              <w:sz w:val="22"/>
              <w:szCs w:val="22"/>
              <w:lang w:val="vi-VN"/>
            </w:rPr>
          </w:rPrChange>
        </w:rPr>
      </w:pPr>
      <w:del w:id="6803" w:author="An Tran, ACA (BUV)" w:date="2024-09-12T22:22:00Z" w16du:dateUtc="2024-09-12T15:22:00Z">
        <w:r w:rsidRPr="00863667" w:rsidDel="00B553BE">
          <w:rPr>
            <w:rFonts w:ascii="iCiel Avenir LT Std 35 Light" w:hAnsi="iCiel Avenir LT Std 35 Light" w:cs="Arial"/>
            <w:sz w:val="22"/>
            <w:szCs w:val="22"/>
            <w:rPrChange w:id="6804" w:author="An Tran, ACA (BUV)" w:date="2024-09-13T17:29:00Z" w16du:dateUtc="2024-09-13T10:29:00Z">
              <w:rPr>
                <w:rFonts w:ascii="iCiel Avenir LT Std 35 Light" w:hAnsi="iCiel Avenir LT Std 35 Light" w:cs="Arial"/>
                <w:bCs/>
                <w:i/>
                <w:iCs/>
                <w:sz w:val="22"/>
                <w:szCs w:val="22"/>
                <w:lang w:val="vi-VN"/>
              </w:rPr>
            </w:rPrChange>
          </w:rPr>
          <w:delText>Nếu sinh viên tích lũy đủ tín chỉ để lên lớp, sinh viên sẽ tiếp tục học cùng với khóa của mình. Nếu sinh viên không tích lũy đủ tín chỉ để lên lớp, sinh viên sẽ không được tiếp tục học cùng với khóa của mình. Sinh viên sẽ học lại và tham gia đánh giá lại ở cơ hội tiếp theo theo quyết định của hội đồng khảo thí.</w:delText>
        </w:r>
        <w:bookmarkStart w:id="6805" w:name="_Toc177143489"/>
        <w:bookmarkStart w:id="6806" w:name="_Toc177143844"/>
        <w:bookmarkEnd w:id="6805"/>
        <w:bookmarkEnd w:id="6806"/>
      </w:del>
    </w:p>
    <w:p w14:paraId="79D1A6D2" w14:textId="706DB972" w:rsidR="00FD1E9D" w:rsidRPr="00863667" w:rsidDel="00B553BE" w:rsidRDefault="00FD1E9D" w:rsidP="003E1B62">
      <w:pPr>
        <w:tabs>
          <w:tab w:val="left" w:pos="630"/>
          <w:tab w:val="left" w:pos="720"/>
          <w:tab w:val="left" w:pos="1080"/>
        </w:tabs>
        <w:ind w:firstLine="0"/>
        <w:rPr>
          <w:del w:id="6807" w:author="An Tran, ACA (BUV)" w:date="2024-09-12T22:22:00Z" w16du:dateUtc="2024-09-12T15:22:00Z"/>
          <w:rFonts w:ascii="iCiel Avenir LT Std 35 Light" w:hAnsi="iCiel Avenir LT Std 35 Light" w:cs="Arial"/>
          <w:sz w:val="22"/>
          <w:szCs w:val="22"/>
          <w:rPrChange w:id="6808" w:author="An Tran, ACA (BUV)" w:date="2024-09-13T17:29:00Z" w16du:dateUtc="2024-09-13T10:29:00Z">
            <w:rPr>
              <w:del w:id="6809" w:author="An Tran, ACA (BUV)" w:date="2024-09-12T22:22:00Z" w16du:dateUtc="2024-09-12T15:22:00Z"/>
              <w:rFonts w:ascii="iCiel Avenir LT Std 35 Light" w:hAnsi="iCiel Avenir LT Std 35 Light" w:cs="Arial"/>
              <w:bCs/>
              <w:i/>
              <w:iCs/>
              <w:sz w:val="22"/>
              <w:szCs w:val="22"/>
            </w:rPr>
          </w:rPrChange>
        </w:rPr>
      </w:pPr>
      <w:del w:id="6810" w:author="An Tran, ACA (BUV)" w:date="2024-09-12T22:22:00Z" w16du:dateUtc="2024-09-12T15:22:00Z">
        <w:r w:rsidRPr="00863667" w:rsidDel="00B553BE">
          <w:rPr>
            <w:rFonts w:ascii="iCiel Avenir LT Std 35 Light" w:hAnsi="iCiel Avenir LT Std 35 Light" w:cs="Arial"/>
            <w:sz w:val="22"/>
            <w:szCs w:val="22"/>
            <w:rPrChange w:id="6811" w:author="An Tran, ACA (BUV)" w:date="2024-09-13T17:29:00Z" w16du:dateUtc="2024-09-13T10:29:00Z">
              <w:rPr>
                <w:rFonts w:ascii="iCiel Avenir LT Std 35 Light" w:hAnsi="iCiel Avenir LT Std 35 Light" w:cs="Arial"/>
                <w:bCs/>
                <w:i/>
                <w:iCs/>
                <w:sz w:val="22"/>
                <w:szCs w:val="22"/>
                <w:lang w:val="vi-VN"/>
              </w:rPr>
            </w:rPrChange>
          </w:rPr>
          <w:delText xml:space="preserve">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6033B6" w:rsidRPr="00863667" w:rsidDel="00B553BE">
          <w:rPr>
            <w:rFonts w:ascii="iCiel Avenir LT Std 35 Light" w:hAnsi="iCiel Avenir LT Std 35 Light" w:cs="Arial"/>
            <w:color w:val="2F5496" w:themeColor="accent1" w:themeShade="BF"/>
            <w:sz w:val="22"/>
            <w:szCs w:val="22"/>
            <w:rPrChange w:id="6812"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"mailto:buv-creditcontrol@buv.edu.vn"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6813"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B553BE">
          <w:rPr>
            <w:color w:val="2F5496" w:themeColor="accent1" w:themeShade="BF"/>
            <w:rPrChange w:id="6814" w:author="An Tran, ACA (BUV)" w:date="2024-09-13T17:29:00Z" w16du:dateUtc="2024-09-13T10:29:00Z">
              <w:rPr>
                <w:rStyle w:val="Hyperlink"/>
                <w:rFonts w:ascii="iCiel Avenir LT Std 35 Light" w:hAnsi="iCiel Avenir LT Std 35 Light" w:cs="Arial"/>
                <w:i/>
                <w:iCs/>
                <w:sz w:val="22"/>
                <w:szCs w:val="22"/>
                <w:lang w:val="vi-VN"/>
              </w:rPr>
            </w:rPrChange>
          </w:rPr>
          <w:delText>buv-creditcontrol@buv.edu.vn</w:delText>
        </w:r>
        <w:r w:rsidR="006033B6" w:rsidRPr="00863667" w:rsidDel="00B553BE">
          <w:rPr>
            <w:color w:val="2F5496" w:themeColor="accent1" w:themeShade="BF"/>
            <w:rPrChange w:id="6815"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Pr="00863667" w:rsidDel="00B553BE">
          <w:rPr>
            <w:rFonts w:ascii="iCiel Avenir LT Std 35 Light" w:hAnsi="iCiel Avenir LT Std 35 Light" w:cs="Arial"/>
            <w:sz w:val="22"/>
            <w:szCs w:val="22"/>
            <w:rPrChange w:id="6816"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Pr="00863667" w:rsidDel="00B553BE">
          <w:rPr>
            <w:rFonts w:ascii="iCiel Avenir LT Std 35 Light" w:hAnsi="iCiel Avenir LT Std 35 Light" w:cs="Arial"/>
            <w:sz w:val="22"/>
            <w:szCs w:val="22"/>
            <w:rPrChange w:id="6817" w:author="An Tran, ACA (BUV)" w:date="2024-09-13T17:29:00Z" w16du:dateUtc="2024-09-13T10:29:00Z">
              <w:rPr>
                <w:rFonts w:ascii="iCiel Avenir LT Std 35 Light" w:hAnsi="iCiel Avenir LT Std 35 Light" w:cs="Arial"/>
                <w:bCs/>
                <w:i/>
                <w:iCs/>
                <w:sz w:val="22"/>
                <w:szCs w:val="22"/>
                <w:lang w:val="vi-VN"/>
              </w:rPr>
            </w:rPrChange>
          </w:rPr>
          <w:delText>để được giải đáp những câu hỏi liên quan đến học phí của sinh viên.</w:delText>
        </w:r>
        <w:bookmarkStart w:id="6818" w:name="_Toc177143490"/>
        <w:bookmarkStart w:id="6819" w:name="_Toc177143845"/>
        <w:bookmarkEnd w:id="6818"/>
        <w:bookmarkEnd w:id="6819"/>
      </w:del>
    </w:p>
    <w:p w14:paraId="405A5954" w14:textId="07FFA9B7" w:rsidR="00B11350" w:rsidRPr="00863667" w:rsidDel="00B553BE" w:rsidRDefault="00B11350" w:rsidP="00B11350">
      <w:pPr>
        <w:tabs>
          <w:tab w:val="left" w:pos="630"/>
          <w:tab w:val="left" w:pos="720"/>
          <w:tab w:val="left" w:pos="1080"/>
        </w:tabs>
        <w:ind w:firstLine="0"/>
        <w:rPr>
          <w:del w:id="6820" w:author="An Tran, ACA (BUV)" w:date="2024-09-12T22:22:00Z" w16du:dateUtc="2024-09-12T15:22:00Z"/>
          <w:rFonts w:ascii="iCiel Avenir LT Std 35 Light" w:hAnsi="iCiel Avenir LT Std 35 Light" w:cs="Arial"/>
          <w:sz w:val="22"/>
          <w:szCs w:val="22"/>
          <w:rPrChange w:id="6821" w:author="An Tran, ACA (BUV)" w:date="2024-09-13T17:29:00Z" w16du:dateUtc="2024-09-13T10:29:00Z">
            <w:rPr>
              <w:del w:id="6822" w:author="An Tran, ACA (BUV)" w:date="2024-09-12T22:22:00Z" w16du:dateUtc="2024-09-12T15:22:00Z"/>
              <w:rFonts w:ascii="iCiel Avenir LT Std 35 Light" w:hAnsi="iCiel Avenir LT Std 35 Light" w:cs="Arial"/>
              <w:i/>
              <w:iCs/>
              <w:sz w:val="22"/>
              <w:szCs w:val="22"/>
            </w:rPr>
          </w:rPrChange>
        </w:rPr>
      </w:pPr>
      <w:del w:id="6823" w:author="An Tran, ACA (BUV)" w:date="2024-09-12T22:22:00Z" w16du:dateUtc="2024-09-12T15:22:00Z">
        <w:r w:rsidRPr="00863667" w:rsidDel="00B553BE">
          <w:rPr>
            <w:rFonts w:ascii="iCiel Avenir LT Std 35 Light" w:hAnsi="iCiel Avenir LT Std 35 Light" w:cs="Arial"/>
            <w:sz w:val="22"/>
            <w:szCs w:val="22"/>
            <w:rPrChange w:id="6824" w:author="An Tran, ACA (BUV)" w:date="2024-09-13T17:29:00Z" w16du:dateUtc="2024-09-13T10:29:00Z">
              <w:rPr>
                <w:rFonts w:ascii="iCiel Avenir LT Std 35 Light" w:hAnsi="iCiel Avenir LT Std 35 Light" w:cs="Arial"/>
                <w:i/>
                <w:iCs/>
                <w:sz w:val="22"/>
                <w:szCs w:val="22"/>
                <w:lang w:val="vi-VN"/>
              </w:rPr>
            </w:rPrChange>
          </w:rPr>
          <w:delText>Nhà tr</w:delText>
        </w:r>
        <w:r w:rsidRPr="00863667" w:rsidDel="00B553BE">
          <w:rPr>
            <w:rFonts w:ascii="iCiel Avenir LT Std 35 Light" w:hAnsi="iCiel Avenir LT Std 35 Light" w:cs="Arial"/>
            <w:sz w:val="22"/>
            <w:szCs w:val="22"/>
            <w:rPrChange w:id="6825" w:author="An Tran, ACA (BUV)" w:date="2024-09-13T17:29:00Z" w16du:dateUtc="2024-09-13T10:29:00Z">
              <w:rPr>
                <w:rFonts w:ascii="iCiel Avenir LT Std 35 Light" w:hAnsi="iCiel Avenir LT Std 35 Light" w:cs="Calibri"/>
                <w:i/>
                <w:iCs/>
                <w:sz w:val="22"/>
                <w:szCs w:val="22"/>
                <w:lang w:val="vi-VN"/>
              </w:rPr>
            </w:rPrChange>
          </w:rPr>
          <w:delText>ườ</w:delText>
        </w:r>
        <w:r w:rsidRPr="00863667" w:rsidDel="00B553BE">
          <w:rPr>
            <w:rFonts w:ascii="iCiel Avenir LT Std 35 Light" w:hAnsi="iCiel Avenir LT Std 35 Light" w:cs="Arial"/>
            <w:sz w:val="22"/>
            <w:szCs w:val="22"/>
            <w:rPrChange w:id="6826" w:author="An Tran, ACA (BUV)" w:date="2024-09-13T17:29:00Z" w16du:dateUtc="2024-09-13T10:29:00Z">
              <w:rPr>
                <w:rFonts w:ascii="iCiel Avenir LT Std 35 Light" w:hAnsi="iCiel Avenir LT Std 35 Light" w:cs="Arial"/>
                <w:i/>
                <w:iCs/>
                <w:sz w:val="22"/>
                <w:szCs w:val="22"/>
                <w:lang w:val="vi-VN"/>
              </w:rPr>
            </w:rPrChange>
          </w:rPr>
          <w:delText>ng khuy</w:delText>
        </w:r>
        <w:r w:rsidRPr="00863667" w:rsidDel="00B553BE">
          <w:rPr>
            <w:rFonts w:ascii="iCiel Avenir LT Std 35 Light" w:hAnsi="iCiel Avenir LT Std 35 Light" w:cs="Arial"/>
            <w:sz w:val="22"/>
            <w:szCs w:val="22"/>
            <w:rPrChange w:id="6827" w:author="An Tran, ACA (BUV)" w:date="2024-09-13T17:29:00Z" w16du:dateUtc="2024-09-13T10:29:00Z">
              <w:rPr>
                <w:rFonts w:ascii="iCiel Avenir LT Std 35 Light" w:hAnsi="iCiel Avenir LT Std 35 Light" w:cs="Calibri"/>
                <w:i/>
                <w:iCs/>
                <w:sz w:val="22"/>
                <w:szCs w:val="22"/>
                <w:lang w:val="vi-VN"/>
              </w:rPr>
            </w:rPrChange>
          </w:rPr>
          <w:delText>ế</w:delText>
        </w:r>
        <w:r w:rsidRPr="00863667" w:rsidDel="00B553BE">
          <w:rPr>
            <w:rFonts w:ascii="iCiel Avenir LT Std 35 Light" w:hAnsi="iCiel Avenir LT Std 35 Light" w:cs="Arial"/>
            <w:sz w:val="22"/>
            <w:szCs w:val="22"/>
            <w:rPrChange w:id="6828" w:author="An Tran, ACA (BUV)" w:date="2024-09-13T17:29:00Z" w16du:dateUtc="2024-09-13T10:29:00Z">
              <w:rPr>
                <w:rFonts w:ascii="iCiel Avenir LT Std 35 Light" w:hAnsi="iCiel Avenir LT Std 35 Light" w:cs="Arial"/>
                <w:i/>
                <w:iCs/>
                <w:sz w:val="22"/>
                <w:szCs w:val="22"/>
                <w:lang w:val="vi-VN"/>
              </w:rPr>
            </w:rPrChange>
          </w:rPr>
          <w:delText>n kh</w:delText>
        </w:r>
        <w:r w:rsidRPr="00863667" w:rsidDel="00B553BE">
          <w:rPr>
            <w:rFonts w:ascii="iCiel Avenir LT Std 35 Light" w:hAnsi="iCiel Avenir LT Std 35 Light" w:cs="Arial"/>
            <w:sz w:val="22"/>
            <w:szCs w:val="22"/>
            <w:rPrChange w:id="6829" w:author="An Tran, ACA (BUV)" w:date="2024-09-13T17:29:00Z" w16du:dateUtc="2024-09-13T10:29:00Z">
              <w:rPr>
                <w:rFonts w:ascii="iCiel Avenir LT Std 35 Light" w:hAnsi="iCiel Avenir LT Std 35 Light" w:cs="Avenir Next LT Pro"/>
                <w:i/>
                <w:iCs/>
                <w:sz w:val="22"/>
                <w:szCs w:val="22"/>
                <w:lang w:val="vi-VN"/>
              </w:rPr>
            </w:rPrChange>
          </w:rPr>
          <w:delText>í</w:delText>
        </w:r>
        <w:r w:rsidRPr="00863667" w:rsidDel="00B553BE">
          <w:rPr>
            <w:rFonts w:ascii="iCiel Avenir LT Std 35 Light" w:hAnsi="iCiel Avenir LT Std 35 Light" w:cs="Arial"/>
            <w:sz w:val="22"/>
            <w:szCs w:val="22"/>
            <w:rPrChange w:id="6830" w:author="An Tran, ACA (BUV)" w:date="2024-09-13T17:29:00Z" w16du:dateUtc="2024-09-13T10:29:00Z">
              <w:rPr>
                <w:rFonts w:ascii="iCiel Avenir LT Std 35 Light" w:hAnsi="iCiel Avenir LT Std 35 Light" w:cs="Arial"/>
                <w:i/>
                <w:iCs/>
                <w:sz w:val="22"/>
                <w:szCs w:val="22"/>
                <w:lang w:val="vi-VN"/>
              </w:rPr>
            </w:rPrChange>
          </w:rPr>
          <w:delText>ch sinh vi</w:delText>
        </w:r>
        <w:r w:rsidRPr="00863667" w:rsidDel="00B553BE">
          <w:rPr>
            <w:rFonts w:ascii="iCiel Avenir LT Std 35 Light" w:hAnsi="iCiel Avenir LT Std 35 Light" w:cs="Arial"/>
            <w:sz w:val="22"/>
            <w:szCs w:val="22"/>
            <w:rPrChange w:id="6831" w:author="An Tran, ACA (BUV)" w:date="2024-09-13T17:29:00Z" w16du:dateUtc="2024-09-13T10:29:00Z">
              <w:rPr>
                <w:rFonts w:ascii="iCiel Avenir LT Std 35 Light" w:hAnsi="iCiel Avenir LT Std 35 Light" w:cs="Avenir Next LT Pro"/>
                <w:i/>
                <w:iCs/>
                <w:sz w:val="22"/>
                <w:szCs w:val="22"/>
                <w:lang w:val="vi-VN"/>
              </w:rPr>
            </w:rPrChange>
          </w:rPr>
          <w:delText>ê</w:delText>
        </w:r>
        <w:r w:rsidRPr="00863667" w:rsidDel="00B553BE">
          <w:rPr>
            <w:rFonts w:ascii="iCiel Avenir LT Std 35 Light" w:hAnsi="iCiel Avenir LT Std 35 Light" w:cs="Arial"/>
            <w:sz w:val="22"/>
            <w:szCs w:val="22"/>
            <w:rPrChange w:id="6832" w:author="An Tran, ACA (BUV)" w:date="2024-09-13T17:29:00Z" w16du:dateUtc="2024-09-13T10:29:00Z">
              <w:rPr>
                <w:rFonts w:ascii="iCiel Avenir LT Std 35 Light" w:hAnsi="iCiel Avenir LT Std 35 Light" w:cs="Arial"/>
                <w:i/>
                <w:iCs/>
                <w:sz w:val="22"/>
                <w:szCs w:val="22"/>
                <w:lang w:val="vi-VN"/>
              </w:rPr>
            </w:rPrChange>
          </w:rPr>
          <w:delText xml:space="preserve">n trao </w:delText>
        </w:r>
        <w:r w:rsidRPr="00863667" w:rsidDel="00B553BE">
          <w:rPr>
            <w:rFonts w:ascii="iCiel Avenir LT Std 35 Light" w:hAnsi="iCiel Avenir LT Std 35 Light" w:cs="Arial"/>
            <w:sz w:val="22"/>
            <w:szCs w:val="22"/>
            <w:rPrChange w:id="6833" w:author="An Tran, ACA (BUV)" w:date="2024-09-13T17:29:00Z" w16du:dateUtc="2024-09-13T10:29:00Z">
              <w:rPr>
                <w:rFonts w:ascii="iCiel Avenir LT Std 35 Light" w:hAnsi="iCiel Avenir LT Std 35 Light" w:cs="Avenir Next LT Pro"/>
                <w:i/>
                <w:iCs/>
                <w:sz w:val="22"/>
                <w:szCs w:val="22"/>
                <w:lang w:val="vi-VN"/>
              </w:rPr>
            </w:rPrChange>
          </w:rPr>
          <w:delText>đ</w:delText>
        </w:r>
        <w:r w:rsidRPr="00863667" w:rsidDel="00B553BE">
          <w:rPr>
            <w:rFonts w:ascii="iCiel Avenir LT Std 35 Light" w:hAnsi="iCiel Avenir LT Std 35 Light" w:cs="Arial"/>
            <w:sz w:val="22"/>
            <w:szCs w:val="22"/>
            <w:rPrChange w:id="6834" w:author="An Tran, ACA (BUV)" w:date="2024-09-13T17:29:00Z" w16du:dateUtc="2024-09-13T10:29:00Z">
              <w:rPr>
                <w:rFonts w:ascii="iCiel Avenir LT Std 35 Light" w:hAnsi="iCiel Avenir LT Std 35 Light" w:cs="Calibri"/>
                <w:i/>
                <w:iCs/>
                <w:sz w:val="22"/>
                <w:szCs w:val="22"/>
                <w:lang w:val="vi-VN"/>
              </w:rPr>
            </w:rPrChange>
          </w:rPr>
          <w:delText>ổ</w:delText>
        </w:r>
        <w:r w:rsidRPr="00863667" w:rsidDel="00B553BE">
          <w:rPr>
            <w:rFonts w:ascii="iCiel Avenir LT Std 35 Light" w:hAnsi="iCiel Avenir LT Std 35 Light" w:cs="Arial"/>
            <w:sz w:val="22"/>
            <w:szCs w:val="22"/>
            <w:rPrChange w:id="6835" w:author="An Tran, ACA (BUV)" w:date="2024-09-13T17:29:00Z" w16du:dateUtc="2024-09-13T10:29:00Z">
              <w:rPr>
                <w:rFonts w:ascii="iCiel Avenir LT Std 35 Light" w:hAnsi="iCiel Avenir LT Std 35 Light" w:cs="Arial"/>
                <w:i/>
                <w:iCs/>
                <w:sz w:val="22"/>
                <w:szCs w:val="22"/>
                <w:lang w:val="vi-VN"/>
              </w:rPr>
            </w:rPrChange>
          </w:rPr>
          <w:delText>i v</w:delText>
        </w:r>
        <w:r w:rsidRPr="00863667" w:rsidDel="00B553BE">
          <w:rPr>
            <w:rFonts w:ascii="iCiel Avenir LT Std 35 Light" w:hAnsi="iCiel Avenir LT Std 35 Light" w:cs="Arial"/>
            <w:sz w:val="22"/>
            <w:szCs w:val="22"/>
            <w:rPrChange w:id="6836" w:author="An Tran, ACA (BUV)" w:date="2024-09-13T17:29:00Z" w16du:dateUtc="2024-09-13T10:29:00Z">
              <w:rPr>
                <w:rFonts w:ascii="iCiel Avenir LT Std 35 Light" w:hAnsi="iCiel Avenir LT Std 35 Light" w:cs="Calibri"/>
                <w:i/>
                <w:iCs/>
                <w:sz w:val="22"/>
                <w:szCs w:val="22"/>
                <w:lang w:val="vi-VN"/>
              </w:rPr>
            </w:rPrChange>
          </w:rPr>
          <w:delText>ớ</w:delText>
        </w:r>
        <w:r w:rsidRPr="00863667" w:rsidDel="00B553BE">
          <w:rPr>
            <w:rFonts w:ascii="iCiel Avenir LT Std 35 Light" w:hAnsi="iCiel Avenir LT Std 35 Light" w:cs="Arial"/>
            <w:sz w:val="22"/>
            <w:szCs w:val="22"/>
            <w:rPrChange w:id="6837" w:author="An Tran, ACA (BUV)" w:date="2024-09-13T17:29:00Z" w16du:dateUtc="2024-09-13T10:29:00Z">
              <w:rPr>
                <w:rFonts w:ascii="iCiel Avenir LT Std 35 Light" w:hAnsi="iCiel Avenir LT Std 35 Light" w:cs="Arial"/>
                <w:i/>
                <w:iCs/>
                <w:sz w:val="22"/>
                <w:szCs w:val="22"/>
                <w:lang w:val="vi-VN"/>
              </w:rPr>
            </w:rPrChange>
          </w:rPr>
          <w:delText xml:space="preserve">i </w:delText>
        </w:r>
        <w:r w:rsidRPr="00863667" w:rsidDel="00B553BE">
          <w:rPr>
            <w:rFonts w:ascii="iCiel Avenir LT Std 35 Light" w:hAnsi="iCiel Avenir LT Std 35 Light" w:cs="Arial"/>
            <w:sz w:val="22"/>
            <w:szCs w:val="22"/>
            <w:rPrChange w:id="6838" w:author="An Tran, ACA (BUV)" w:date="2024-09-13T17:29:00Z" w16du:dateUtc="2024-09-13T10:29:00Z">
              <w:rPr>
                <w:rFonts w:ascii="iCiel Avenir LT Std 35 Light" w:hAnsi="iCiel Avenir LT Std 35 Light" w:cs="Arial"/>
                <w:i/>
                <w:iCs/>
                <w:sz w:val="22"/>
                <w:szCs w:val="22"/>
              </w:rPr>
            </w:rPrChange>
          </w:rPr>
          <w:delText>Trung tâm dữ liệu Sinh viên thông qua</w:delText>
        </w:r>
        <w:r w:rsidRPr="00863667" w:rsidDel="00B553BE">
          <w:rPr>
            <w:rFonts w:ascii="iCiel Avenir LT Std 35 Light" w:hAnsi="iCiel Avenir LT Std 35 Light" w:cs="Arial"/>
            <w:sz w:val="22"/>
            <w:szCs w:val="22"/>
            <w:rPrChange w:id="6839" w:author="An Tran, ACA (BUV)" w:date="2024-09-13T17:29:00Z" w16du:dateUtc="2024-09-13T10:29:00Z">
              <w:rPr>
                <w:rFonts w:ascii="iCiel Avenir LT Std 35 Light" w:hAnsi="iCiel Avenir LT Std 35 Light" w:cs="Arial"/>
                <w:i/>
                <w:iCs/>
                <w:sz w:val="22"/>
                <w:szCs w:val="22"/>
                <w:lang w:val="vi-VN"/>
              </w:rPr>
            </w:rPrChange>
          </w:rPr>
          <w:delText xml:space="preserve"> email </w:delText>
        </w:r>
        <w:r w:rsidR="006033B6" w:rsidRPr="00863667" w:rsidDel="00B553BE">
          <w:rPr>
            <w:rFonts w:ascii="iCiel Avenir LT Std 35 Light" w:hAnsi="iCiel Avenir LT Std 35 Light" w:cs="Arial"/>
            <w:color w:val="2F5496" w:themeColor="accent1" w:themeShade="BF"/>
            <w:sz w:val="22"/>
            <w:szCs w:val="22"/>
            <w:rPrChange w:id="6840"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6841"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sidDel="00B553BE">
          <w:rPr>
            <w:color w:val="2F5496" w:themeColor="accent1" w:themeShade="BF"/>
            <w:rPrChange w:id="6842" w:author="An Tran, ACA (BUV)" w:date="2024-09-13T17:29:00Z" w16du:dateUtc="2024-09-13T10:29:00Z">
              <w:rPr>
                <w:rStyle w:val="Hyperlink"/>
                <w:rFonts w:ascii="iCiel Avenir LT Std 35 Light" w:hAnsi="iCiel Avenir LT Std 35 Light" w:cs="Arial"/>
                <w:i/>
                <w:iCs/>
                <w:sz w:val="22"/>
                <w:szCs w:val="22"/>
              </w:rPr>
            </w:rPrChange>
          </w:rPr>
          <w:delText>cais@buv.edu.vn</w:delText>
        </w:r>
        <w:r w:rsidR="006033B6" w:rsidRPr="00863667" w:rsidDel="00B553BE">
          <w:rPr>
            <w:color w:val="2F5496" w:themeColor="accent1" w:themeShade="BF"/>
            <w:rPrChange w:id="6843" w:author="An Tran, ACA (BUV)" w:date="2024-09-13T17:29:00Z" w16du:dateUtc="2024-09-13T10:29:00Z">
              <w:rPr>
                <w:rStyle w:val="Hyperlink"/>
                <w:rFonts w:ascii="iCiel Avenir LT Std 35 Light" w:hAnsi="iCiel Avenir LT Std 35 Light" w:cs="Arial"/>
                <w:i/>
                <w:iCs/>
                <w:sz w:val="22"/>
                <w:szCs w:val="22"/>
              </w:rPr>
            </w:rPrChange>
          </w:rPr>
          <w:fldChar w:fldCharType="end"/>
        </w:r>
        <w:r w:rsidRPr="00863667" w:rsidDel="00B553BE">
          <w:rPr>
            <w:color w:val="2F5496" w:themeColor="accent1" w:themeShade="BF"/>
            <w:rPrChange w:id="6844" w:author="An Tran, ACA (BUV)" w:date="2024-09-13T17:29:00Z" w16du:dateUtc="2024-09-13T10:29:00Z">
              <w:rPr>
                <w:rStyle w:val="Hyperlink"/>
                <w:rFonts w:ascii="iCiel Avenir LT Std 35 Light" w:hAnsi="iCiel Avenir LT Std 35 Light" w:cs="Arial"/>
                <w:sz w:val="22"/>
                <w:szCs w:val="22"/>
              </w:rPr>
            </w:rPrChange>
          </w:rPr>
          <w:delText xml:space="preserve"> </w:delText>
        </w:r>
        <w:r w:rsidRPr="00863667" w:rsidDel="00B553BE">
          <w:rPr>
            <w:rFonts w:ascii="iCiel Avenir LT Std 35 Light" w:hAnsi="iCiel Avenir LT Std 35 Light" w:cs="Arial"/>
            <w:sz w:val="22"/>
            <w:szCs w:val="22"/>
            <w:rPrChange w:id="6845" w:author="An Tran, ACA (BUV)" w:date="2024-09-13T17:29:00Z" w16du:dateUtc="2024-09-13T10:29:00Z">
              <w:rPr>
                <w:rFonts w:ascii="iCiel Avenir LT Std 35 Light" w:hAnsi="iCiel Avenir LT Std 35 Light" w:cs="Arial"/>
                <w:i/>
                <w:iCs/>
                <w:sz w:val="22"/>
                <w:szCs w:val="22"/>
              </w:rPr>
            </w:rPrChange>
          </w:rPr>
          <w:delText>để có thêm thông tin chi tiết.</w:delText>
        </w:r>
        <w:bookmarkStart w:id="6846" w:name="_Toc177143491"/>
        <w:bookmarkStart w:id="6847" w:name="_Toc177143846"/>
        <w:bookmarkEnd w:id="6846"/>
        <w:bookmarkEnd w:id="6847"/>
      </w:del>
    </w:p>
    <w:p w14:paraId="29A1D317" w14:textId="5146C925" w:rsidR="00D9034C" w:rsidRPr="00863667" w:rsidDel="00B553BE" w:rsidRDefault="00D9034C" w:rsidP="00D85019">
      <w:pPr>
        <w:pStyle w:val="Question"/>
        <w:numPr>
          <w:ilvl w:val="0"/>
          <w:numId w:val="24"/>
        </w:numPr>
        <w:tabs>
          <w:tab w:val="left" w:pos="630"/>
          <w:tab w:val="left" w:pos="990"/>
          <w:tab w:val="left" w:pos="1080"/>
        </w:tabs>
        <w:spacing w:before="100" w:line="400" w:lineRule="exact"/>
        <w:ind w:left="0" w:firstLine="720"/>
        <w:rPr>
          <w:del w:id="6848" w:author="An Tran, ACA (BUV)" w:date="2024-09-12T22:22:00Z" w16du:dateUtc="2024-09-12T15:22:00Z"/>
          <w:rFonts w:cs="Arial"/>
          <w:szCs w:val="22"/>
          <w:rPrChange w:id="6849" w:author="An Tran, ACA (BUV)" w:date="2024-09-13T17:29:00Z" w16du:dateUtc="2024-09-13T10:29:00Z">
            <w:rPr>
              <w:del w:id="6850" w:author="An Tran, ACA (BUV)" w:date="2024-09-12T22:22:00Z" w16du:dateUtc="2024-09-12T15:22:00Z"/>
              <w:rFonts w:cs="Arial"/>
              <w:szCs w:val="22"/>
              <w:lang w:val="vi-VN"/>
            </w:rPr>
          </w:rPrChange>
        </w:rPr>
      </w:pPr>
      <w:bookmarkStart w:id="6851" w:name="_Toc107734210"/>
      <w:bookmarkStart w:id="6852" w:name="_Toc107734424"/>
      <w:bookmarkStart w:id="6853" w:name="_Toc107734876"/>
      <w:bookmarkStart w:id="6854" w:name="_Toc107735098"/>
      <w:bookmarkStart w:id="6855" w:name="_Toc107735225"/>
      <w:bookmarkStart w:id="6856" w:name="_Toc107735330"/>
      <w:bookmarkStart w:id="6857" w:name="_Toc107735434"/>
      <w:bookmarkStart w:id="6858" w:name="_Toc107735537"/>
      <w:bookmarkStart w:id="6859" w:name="_Toc107735642"/>
      <w:bookmarkStart w:id="6860" w:name="_Toc107735746"/>
      <w:bookmarkStart w:id="6861" w:name="_Toc107735850"/>
      <w:bookmarkStart w:id="6862" w:name="_Toc107735954"/>
      <w:bookmarkStart w:id="6863" w:name="_Toc107736107"/>
      <w:bookmarkStart w:id="6864" w:name="_Toc107736254"/>
      <w:bookmarkStart w:id="6865" w:name="_Toc107736358"/>
      <w:bookmarkStart w:id="6866" w:name="_Toc107736580"/>
      <w:bookmarkStart w:id="6867" w:name="_Toc107736683"/>
      <w:bookmarkStart w:id="6868" w:name="_Toc107736786"/>
      <w:bookmarkStart w:id="6869" w:name="_Toc107736890"/>
      <w:bookmarkStart w:id="6870" w:name="_Toc107737742"/>
      <w:bookmarkStart w:id="6871" w:name="_Toc108099131"/>
      <w:bookmarkStart w:id="6872" w:name="_Toc113975546"/>
      <w:bookmarkStart w:id="6873" w:name="_Toc113976063"/>
      <w:bookmarkStart w:id="6874" w:name="_Toc114065593"/>
      <w:bookmarkStart w:id="6875" w:name="_Toc114065989"/>
      <w:bookmarkStart w:id="6876" w:name="_Toc113977102"/>
      <w:bookmarkStart w:id="6877" w:name="_Toc12270018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del w:id="6878" w:author="An Tran, ACA (BUV)" w:date="2024-09-12T22:22:00Z" w16du:dateUtc="2024-09-12T15:22:00Z">
        <w:r w:rsidRPr="00863667" w:rsidDel="00B553BE">
          <w:rPr>
            <w:rFonts w:cs="Arial"/>
            <w:szCs w:val="22"/>
            <w:rPrChange w:id="6879" w:author="An Tran, ACA (BUV)" w:date="2024-09-13T17:29:00Z" w16du:dateUtc="2024-09-13T10:29:00Z">
              <w:rPr>
                <w:rFonts w:cs="Arial"/>
                <w:szCs w:val="22"/>
                <w:lang w:val="vi-VN"/>
              </w:rPr>
            </w:rPrChange>
          </w:rPr>
          <w:delText>How can students maintain their scholarship/bursary? If students fail any modules, how’s that going to affect their scholarship? /</w:delText>
        </w:r>
        <w:r w:rsidRPr="00863667" w:rsidDel="00B553BE">
          <w:rPr>
            <w:rFonts w:cs="Arial"/>
            <w:szCs w:val="22"/>
            <w:rPrChange w:id="6880" w:author="An Tran, ACA (BUV)" w:date="2024-09-13T17:29:00Z" w16du:dateUtc="2024-09-13T10:29:00Z">
              <w:rPr>
                <w:rFonts w:cs="Arial"/>
                <w:i/>
                <w:iCs/>
                <w:szCs w:val="22"/>
                <w:lang w:val="vi-VN"/>
              </w:rPr>
            </w:rPrChange>
          </w:rPr>
          <w:delText xml:space="preserve"> Làm thế nào để sinh viên duy trì học bổng? Nếu sinh viên trượt môn thì có ảnh hưởng đến học bổng của con hay không?</w:delText>
        </w:r>
        <w:bookmarkStart w:id="6881" w:name="_Toc177143492"/>
        <w:bookmarkStart w:id="6882" w:name="_Toc177143847"/>
        <w:bookmarkEnd w:id="6876"/>
        <w:bookmarkEnd w:id="6877"/>
        <w:bookmarkEnd w:id="6881"/>
        <w:bookmarkEnd w:id="6882"/>
      </w:del>
    </w:p>
    <w:p w14:paraId="402BE7F5" w14:textId="2F3084E1" w:rsidR="00D9034C" w:rsidRPr="00863667" w:rsidDel="00B553BE" w:rsidRDefault="00D9034C" w:rsidP="003E1B62">
      <w:pPr>
        <w:pStyle w:val="ListParagraph"/>
        <w:tabs>
          <w:tab w:val="left" w:pos="630"/>
          <w:tab w:val="left" w:pos="720"/>
          <w:tab w:val="left" w:pos="1080"/>
        </w:tabs>
        <w:ind w:left="0"/>
        <w:contextualSpacing w:val="0"/>
        <w:rPr>
          <w:del w:id="6883" w:author="An Tran, ACA (BUV)" w:date="2024-09-12T22:22:00Z" w16du:dateUtc="2024-09-12T15:22:00Z"/>
          <w:rFonts w:ascii="iCiel Avenir LT Std 35 Light" w:hAnsi="iCiel Avenir LT Std 35 Light" w:cs="Arial"/>
          <w:b/>
          <w:sz w:val="22"/>
          <w:szCs w:val="22"/>
          <w:rPrChange w:id="6884" w:author="An Tran, ACA (BUV)" w:date="2024-09-13T17:29:00Z" w16du:dateUtc="2024-09-13T10:29:00Z">
            <w:rPr>
              <w:del w:id="6885" w:author="An Tran, ACA (BUV)" w:date="2024-09-12T22:22:00Z" w16du:dateUtc="2024-09-12T15:22:00Z"/>
              <w:rFonts w:ascii="iCiel Avenir LT Std 35 Light" w:hAnsi="iCiel Avenir LT Std 35 Light" w:cs="Arial"/>
              <w:b/>
              <w:bCs/>
              <w:sz w:val="22"/>
              <w:szCs w:val="22"/>
              <w:u w:val="single"/>
              <w:lang w:val="vi-VN"/>
            </w:rPr>
          </w:rPrChange>
        </w:rPr>
      </w:pPr>
      <w:del w:id="6886" w:author="An Tran, ACA (BUV)" w:date="2024-09-12T22:22:00Z" w16du:dateUtc="2024-09-12T15:22:00Z">
        <w:r w:rsidRPr="00863667" w:rsidDel="00B553BE">
          <w:rPr>
            <w:rFonts w:ascii="iCiel Avenir LT Std 35 Light" w:hAnsi="iCiel Avenir LT Std 35 Light" w:cs="Arial"/>
            <w:b/>
            <w:sz w:val="22"/>
            <w:szCs w:val="22"/>
            <w:rPrChange w:id="6887"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6888"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6889"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6890" w:author="An Tran, ACA (BUV)" w:date="2024-09-13T17:29:00Z" w16du:dateUtc="2024-09-13T10:29:00Z">
              <w:rPr>
                <w:rFonts w:ascii="iCiel Avenir LT Std 35 Light" w:hAnsi="iCiel Avenir LT Std 35 Light" w:cs="Arial"/>
                <w:sz w:val="22"/>
                <w:szCs w:val="22"/>
                <w:lang w:val="vi-VN"/>
              </w:rPr>
            </w:rPrChange>
          </w:rPr>
          <w:tab/>
        </w:r>
        <w:bookmarkStart w:id="6891" w:name="_Toc177143493"/>
        <w:bookmarkStart w:id="6892" w:name="_Toc177143848"/>
        <w:bookmarkEnd w:id="6891"/>
        <w:bookmarkEnd w:id="6892"/>
      </w:del>
    </w:p>
    <w:p w14:paraId="43C133AE" w14:textId="50E9FA3B" w:rsidR="00340932" w:rsidRPr="00863667" w:rsidDel="00B553BE" w:rsidRDefault="00340932" w:rsidP="00340932">
      <w:pPr>
        <w:tabs>
          <w:tab w:val="left" w:pos="630"/>
          <w:tab w:val="left" w:pos="720"/>
          <w:tab w:val="left" w:pos="1080"/>
        </w:tabs>
        <w:ind w:firstLine="0"/>
        <w:rPr>
          <w:del w:id="6893" w:author="An Tran, ACA (BUV)" w:date="2024-09-12T22:22:00Z" w16du:dateUtc="2024-09-12T15:22:00Z"/>
          <w:rFonts w:ascii="iCiel Avenir LT Std 35 Light" w:hAnsi="iCiel Avenir LT Std 35 Light" w:cs="Arial"/>
          <w:sz w:val="22"/>
          <w:szCs w:val="22"/>
        </w:rPr>
      </w:pPr>
      <w:del w:id="6894" w:author="An Tran, ACA (BUV)" w:date="2024-09-12T22:22:00Z" w16du:dateUtc="2024-09-12T15:22:00Z">
        <w:r w:rsidRPr="00863667" w:rsidDel="00B553BE">
          <w:rPr>
            <w:rFonts w:ascii="iCiel Avenir LT Std 35 Light" w:hAnsi="iCiel Avenir LT Std 35 Light" w:cs="Arial"/>
            <w:sz w:val="22"/>
            <w:szCs w:val="22"/>
          </w:rPr>
          <w:delText>The scholarship requirements vary among scholarship types and have been informed to the students by their Student Recruitment when receiving the scholarship. The scholarship holder also signed a scholarship acceptance letter which includes the terms and conditions. At the end each semester, all scholarship holders’ performance will be considered by a Scholarship Panel.  Although the final decision will come from the Scholarship Panel before the next semester starts, students can always monitor their performance and check the scholarship condition mentioned in the scholarship agreement. Students can look at the provisional marks found in our Canvas system around 2 months after the semester’s completion. If a student’s result does not meet scholarship maintenance criteria, their scholarship will be potentially withdrawn for that semester. Please also be advised that Academic Misconduct and other violation of rules and regulations will also be considered by the Panel and may impact on the scholarship.</w:delText>
        </w:r>
        <w:bookmarkStart w:id="6895" w:name="_Toc177143494"/>
        <w:bookmarkStart w:id="6896" w:name="_Toc177143849"/>
        <w:bookmarkEnd w:id="6895"/>
        <w:bookmarkEnd w:id="6896"/>
      </w:del>
    </w:p>
    <w:p w14:paraId="79EE5D87" w14:textId="4E3E2378" w:rsidR="00D9034C" w:rsidRPr="00863667" w:rsidDel="00B553BE" w:rsidRDefault="00D9034C" w:rsidP="003E1B62">
      <w:pPr>
        <w:tabs>
          <w:tab w:val="left" w:pos="630"/>
          <w:tab w:val="left" w:pos="720"/>
          <w:tab w:val="left" w:pos="1080"/>
        </w:tabs>
        <w:ind w:firstLine="0"/>
        <w:rPr>
          <w:del w:id="6897" w:author="An Tran, ACA (BUV)" w:date="2024-09-12T22:22:00Z" w16du:dateUtc="2024-09-12T15:22:00Z"/>
          <w:rFonts w:ascii="iCiel Avenir LT Std 35 Light" w:hAnsi="iCiel Avenir LT Std 35 Light" w:cs="Arial"/>
          <w:sz w:val="22"/>
          <w:szCs w:val="22"/>
          <w:rPrChange w:id="6898" w:author="An Tran, ACA (BUV)" w:date="2024-09-13T17:29:00Z" w16du:dateUtc="2024-09-13T10:29:00Z">
            <w:rPr>
              <w:del w:id="6899" w:author="An Tran, ACA (BUV)" w:date="2024-09-12T22:22:00Z" w16du:dateUtc="2024-09-12T15:22:00Z"/>
              <w:rFonts w:ascii="iCiel Avenir LT Std 35 Light" w:hAnsi="iCiel Avenir LT Std 35 Light" w:cs="Arial"/>
              <w:i/>
              <w:iCs/>
              <w:sz w:val="22"/>
              <w:szCs w:val="22"/>
              <w:lang w:val="vi-VN"/>
            </w:rPr>
          </w:rPrChange>
        </w:rPr>
      </w:pPr>
      <w:del w:id="6900" w:author="An Tran, ACA (BUV)" w:date="2024-09-12T22:22:00Z" w16du:dateUtc="2024-09-12T15:22:00Z">
        <w:r w:rsidRPr="00863667" w:rsidDel="00B553BE">
          <w:rPr>
            <w:rFonts w:ascii="iCiel Avenir LT Std 35 Light" w:hAnsi="iCiel Avenir LT Std 35 Light" w:cs="Arial"/>
            <w:sz w:val="22"/>
            <w:szCs w:val="22"/>
            <w:rPrChange w:id="6901" w:author="An Tran, ACA (BUV)" w:date="2024-09-13T17:29:00Z" w16du:dateUtc="2024-09-13T10:29:00Z">
              <w:rPr>
                <w:rFonts w:ascii="iCiel Avenir LT Std 35 Light" w:hAnsi="iCiel Avenir LT Std 35 Light" w:cs="Arial"/>
                <w:i/>
                <w:iCs/>
                <w:sz w:val="22"/>
                <w:szCs w:val="22"/>
                <w:lang w:val="vi-VN"/>
              </w:rPr>
            </w:rPrChange>
          </w:rPr>
          <w:delText>Mỗi loại học bổng khác nhau sẽ có điều kiện duy trì học bổng khác nhau, khi sinh viên nhận học bổng, Nhân viên tư vấn tuyển sinh đã thông báo về các điều khoản và điều kiện duy trì học bổng cũng như được ký Biên bản chấp nhận học bổng kèm các điều kiện. Vào cuối mỗi học kỳ, kết quả học tập của sinh viên học bổng sẽ được cân nhắc bởi Hội đồng Học bổng. Tuy rằng quyết định của Hội đồng Học bổng sẽ được thông báo đến sinh viên trước khi học kỳ mới bắt đầu, sinh viên có thể tự kiểm tra lại điều kiện duy trì học bổng trong biên bản đồng ý nhận học bổng. Sau khi đã hiểu rõ điều kiện học bổng, sinh viên có thể đối chiếu với kết quả tạm thời được công bố trên hệ thống Canvas của nhà trường khoảng 2 tháng sau khi kết thúc học kỳ. Nếu kết quả học tập của sinh viên không đạt tiêu chí của học bổng, học bổng của sinh viên có thể sẽ bị rút khỏi kỳ học đó. Sinh viên cần chú ý rằng vi phạm quy chế học thuật cũng như các hình thức vi phạm quy định khác của nhà trường cũng sẽ được Hội đồng Học bổng cân nhắc và có thể ảnh hưởng đến việc duy trì học bổng.</w:delText>
        </w:r>
        <w:bookmarkStart w:id="6902" w:name="_Toc177143495"/>
        <w:bookmarkStart w:id="6903" w:name="_Toc177143850"/>
        <w:bookmarkEnd w:id="6902"/>
        <w:bookmarkEnd w:id="6903"/>
      </w:del>
    </w:p>
    <w:p w14:paraId="48870D3D" w14:textId="42E181BD" w:rsidR="00D9034C" w:rsidRPr="00863667" w:rsidDel="00B553BE" w:rsidRDefault="00AA14EC" w:rsidP="00D85019">
      <w:pPr>
        <w:pStyle w:val="Question"/>
        <w:numPr>
          <w:ilvl w:val="0"/>
          <w:numId w:val="24"/>
        </w:numPr>
        <w:tabs>
          <w:tab w:val="left" w:pos="630"/>
          <w:tab w:val="left" w:pos="990"/>
          <w:tab w:val="left" w:pos="1080"/>
        </w:tabs>
        <w:spacing w:before="100" w:line="400" w:lineRule="exact"/>
        <w:ind w:left="0" w:firstLine="630"/>
        <w:rPr>
          <w:del w:id="6904" w:author="An Tran, ACA (BUV)" w:date="2024-09-12T22:22:00Z" w16du:dateUtc="2024-09-12T15:22:00Z"/>
          <w:rFonts w:cs="Arial"/>
          <w:szCs w:val="22"/>
          <w:rPrChange w:id="6905" w:author="An Tran, ACA (BUV)" w:date="2024-09-13T17:29:00Z" w16du:dateUtc="2024-09-13T10:29:00Z">
            <w:rPr>
              <w:del w:id="6906" w:author="An Tran, ACA (BUV)" w:date="2024-09-12T22:22:00Z" w16du:dateUtc="2024-09-12T15:22:00Z"/>
              <w:rFonts w:cs="Arial"/>
              <w:szCs w:val="22"/>
              <w:lang w:val="vi-VN"/>
            </w:rPr>
          </w:rPrChange>
        </w:rPr>
      </w:pPr>
      <w:bookmarkStart w:id="6907" w:name="_Toc107734212"/>
      <w:bookmarkStart w:id="6908" w:name="_Toc107734426"/>
      <w:bookmarkStart w:id="6909" w:name="_Toc107734878"/>
      <w:bookmarkStart w:id="6910" w:name="_Toc107735100"/>
      <w:bookmarkStart w:id="6911" w:name="_Toc107735227"/>
      <w:bookmarkStart w:id="6912" w:name="_Toc107735332"/>
      <w:bookmarkStart w:id="6913" w:name="_Toc107735436"/>
      <w:bookmarkStart w:id="6914" w:name="_Toc107735539"/>
      <w:bookmarkStart w:id="6915" w:name="_Toc107735644"/>
      <w:bookmarkStart w:id="6916" w:name="_Toc107735748"/>
      <w:bookmarkStart w:id="6917" w:name="_Toc107735852"/>
      <w:bookmarkStart w:id="6918" w:name="_Toc107735956"/>
      <w:bookmarkStart w:id="6919" w:name="_Toc107736109"/>
      <w:bookmarkStart w:id="6920" w:name="_Toc107736256"/>
      <w:bookmarkStart w:id="6921" w:name="_Toc107736360"/>
      <w:bookmarkStart w:id="6922" w:name="_Toc107736582"/>
      <w:bookmarkStart w:id="6923" w:name="_Toc107736685"/>
      <w:bookmarkStart w:id="6924" w:name="_Toc107736788"/>
      <w:bookmarkStart w:id="6925" w:name="_Toc107736892"/>
      <w:bookmarkStart w:id="6926" w:name="_Toc107737744"/>
      <w:bookmarkStart w:id="6927" w:name="_Toc108099133"/>
      <w:bookmarkStart w:id="6928" w:name="_Toc113975548"/>
      <w:bookmarkStart w:id="6929" w:name="_Toc113976065"/>
      <w:bookmarkStart w:id="6930" w:name="_Toc114065595"/>
      <w:bookmarkStart w:id="6931" w:name="_Toc114065991"/>
      <w:bookmarkStart w:id="6932" w:name="_Toc113977103"/>
      <w:bookmarkStart w:id="6933" w:name="_Toc122700181"/>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del w:id="6934" w:author="An Tran, ACA (BUV)" w:date="2024-09-12T22:22:00Z" w16du:dateUtc="2024-09-12T15:22:00Z">
        <w:r w:rsidRPr="00863667" w:rsidDel="00B553BE">
          <w:rPr>
            <w:rFonts w:cs="Arial"/>
            <w:szCs w:val="22"/>
          </w:rPr>
          <w:delText>What are the criteria for</w:delText>
        </w:r>
        <w:r w:rsidRPr="00863667" w:rsidDel="00B553BE">
          <w:rPr>
            <w:rFonts w:cs="Arial"/>
            <w:szCs w:val="22"/>
            <w:rPrChange w:id="6935" w:author="An Tran, ACA (BUV)" w:date="2024-09-13T17:29:00Z" w16du:dateUtc="2024-09-13T10:29:00Z">
              <w:rPr>
                <w:rFonts w:cs="Arial"/>
                <w:szCs w:val="22"/>
                <w:lang w:val="vi-VN"/>
              </w:rPr>
            </w:rPrChange>
          </w:rPr>
          <w:delText xml:space="preserve"> Top student and</w:delText>
        </w:r>
        <w:r w:rsidRPr="00863667" w:rsidDel="00B553BE">
          <w:rPr>
            <w:rFonts w:cs="Arial"/>
            <w:szCs w:val="22"/>
          </w:rPr>
          <w:delText xml:space="preserve"> Dean award at BUV?</w:delText>
        </w:r>
        <w:r w:rsidRPr="00D427AB" w:rsidDel="00B553BE">
          <w:rPr>
            <w:rFonts w:cs="Arial"/>
            <w:szCs w:val="22"/>
          </w:rPr>
          <w:delText xml:space="preserve"> / </w:delText>
        </w:r>
        <w:r w:rsidRPr="00863667" w:rsidDel="00B553BE">
          <w:rPr>
            <w:rFonts w:cs="Arial"/>
            <w:szCs w:val="22"/>
            <w:rPrChange w:id="6936" w:author="An Tran, ACA (BUV)" w:date="2024-09-13T17:29:00Z" w16du:dateUtc="2024-09-13T10:29:00Z">
              <w:rPr>
                <w:rFonts w:cs="Arial"/>
                <w:i/>
                <w:iCs/>
                <w:szCs w:val="22"/>
              </w:rPr>
            </w:rPrChange>
          </w:rPr>
          <w:delText>Tiêu chí trao thưởng về thành tích học tập xuất sắc ở BUV là gì</w:delText>
        </w:r>
        <w:r w:rsidR="00D9034C" w:rsidRPr="00863667" w:rsidDel="00B553BE">
          <w:rPr>
            <w:rFonts w:cs="Arial"/>
            <w:szCs w:val="22"/>
            <w:rPrChange w:id="6937" w:author="An Tran, ACA (BUV)" w:date="2024-09-13T17:29:00Z" w16du:dateUtc="2024-09-13T10:29:00Z">
              <w:rPr>
                <w:rFonts w:cs="Arial"/>
                <w:i/>
                <w:iCs/>
                <w:szCs w:val="22"/>
                <w:lang w:val="vi-VN"/>
              </w:rPr>
            </w:rPrChange>
          </w:rPr>
          <w:delText>?</w:delText>
        </w:r>
        <w:bookmarkStart w:id="6938" w:name="_Toc177143496"/>
        <w:bookmarkStart w:id="6939" w:name="_Toc177143851"/>
        <w:bookmarkEnd w:id="6932"/>
        <w:bookmarkEnd w:id="6933"/>
        <w:bookmarkEnd w:id="6938"/>
        <w:bookmarkEnd w:id="6939"/>
      </w:del>
    </w:p>
    <w:p w14:paraId="0013A71E" w14:textId="7588ECAF" w:rsidR="00D9034C" w:rsidRPr="00863667" w:rsidDel="00B553BE" w:rsidRDefault="00D9034C" w:rsidP="003E1B62">
      <w:pPr>
        <w:tabs>
          <w:tab w:val="left" w:pos="630"/>
          <w:tab w:val="left" w:pos="720"/>
          <w:tab w:val="left" w:pos="1080"/>
        </w:tabs>
        <w:ind w:left="630" w:firstLine="0"/>
        <w:rPr>
          <w:del w:id="6940" w:author="An Tran, ACA (BUV)" w:date="2024-09-12T22:22:00Z" w16du:dateUtc="2024-09-12T15:22:00Z"/>
          <w:rFonts w:ascii="iCiel Avenir LT Std 35 Light" w:hAnsi="iCiel Avenir LT Std 35 Light" w:cs="Arial"/>
          <w:b/>
          <w:sz w:val="22"/>
          <w:szCs w:val="22"/>
          <w:rPrChange w:id="6941" w:author="An Tran, ACA (BUV)" w:date="2024-09-13T17:29:00Z" w16du:dateUtc="2024-09-13T10:29:00Z">
            <w:rPr>
              <w:del w:id="6942" w:author="An Tran, ACA (BUV)" w:date="2024-09-12T22:22:00Z" w16du:dateUtc="2024-09-12T15:22:00Z"/>
              <w:rFonts w:ascii="iCiel Avenir LT Std 35 Light" w:hAnsi="iCiel Avenir LT Std 35 Light" w:cs="Arial"/>
              <w:b/>
              <w:bCs/>
              <w:sz w:val="22"/>
              <w:szCs w:val="22"/>
              <w:u w:val="single"/>
              <w:lang w:val="vi-VN"/>
            </w:rPr>
          </w:rPrChange>
        </w:rPr>
      </w:pPr>
      <w:del w:id="6943" w:author="An Tran, ACA (BUV)" w:date="2024-09-12T22:22:00Z" w16du:dateUtc="2024-09-12T15:22:00Z">
        <w:r w:rsidRPr="00863667" w:rsidDel="00B553BE">
          <w:rPr>
            <w:rFonts w:ascii="iCiel Avenir LT Std 35 Light" w:hAnsi="iCiel Avenir LT Std 35 Light" w:cs="Arial"/>
            <w:b/>
            <w:sz w:val="22"/>
            <w:szCs w:val="22"/>
            <w:rPrChange w:id="6944"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6945"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6946"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6947" w:author="An Tran, ACA (BUV)" w:date="2024-09-13T17:29:00Z" w16du:dateUtc="2024-09-13T10:29:00Z">
              <w:rPr>
                <w:rFonts w:ascii="iCiel Avenir LT Std 35 Light" w:hAnsi="iCiel Avenir LT Std 35 Light" w:cs="Arial"/>
                <w:sz w:val="22"/>
                <w:szCs w:val="22"/>
                <w:lang w:val="vi-VN"/>
              </w:rPr>
            </w:rPrChange>
          </w:rPr>
          <w:tab/>
        </w:r>
        <w:bookmarkStart w:id="6948" w:name="_Toc177143497"/>
        <w:bookmarkStart w:id="6949" w:name="_Toc177143852"/>
        <w:bookmarkEnd w:id="6948"/>
        <w:bookmarkEnd w:id="6949"/>
      </w:del>
    </w:p>
    <w:p w14:paraId="117879C6" w14:textId="2D285F65" w:rsidR="00AA14EC" w:rsidRPr="00863667" w:rsidDel="00B553BE" w:rsidRDefault="00AA14EC" w:rsidP="00AA14EC">
      <w:pPr>
        <w:tabs>
          <w:tab w:val="left" w:pos="630"/>
          <w:tab w:val="left" w:pos="720"/>
          <w:tab w:val="left" w:pos="1080"/>
        </w:tabs>
        <w:ind w:firstLine="0"/>
        <w:rPr>
          <w:del w:id="6950" w:author="An Tran, ACA (BUV)" w:date="2024-09-12T22:22:00Z" w16du:dateUtc="2024-09-12T15:22:00Z"/>
          <w:rFonts w:ascii="iCiel Avenir LT Std 35 Light" w:hAnsi="iCiel Avenir LT Std 35 Light" w:cs="Arial"/>
          <w:sz w:val="22"/>
          <w:szCs w:val="22"/>
          <w:rPrChange w:id="6951" w:author="An Tran, ACA (BUV)" w:date="2024-09-13T17:29:00Z" w16du:dateUtc="2024-09-13T10:29:00Z">
            <w:rPr>
              <w:del w:id="6952" w:author="An Tran, ACA (BUV)" w:date="2024-09-12T22:22:00Z" w16du:dateUtc="2024-09-12T15:22:00Z"/>
              <w:rFonts w:ascii="iCiel Avenir LT Std 35 Light" w:hAnsi="iCiel Avenir LT Std 35 Light" w:cs="Arial"/>
              <w:sz w:val="22"/>
              <w:szCs w:val="22"/>
              <w:lang w:val="vi-VN"/>
            </w:rPr>
          </w:rPrChange>
        </w:rPr>
      </w:pPr>
      <w:del w:id="6953" w:author="An Tran, ACA (BUV)" w:date="2024-09-12T22:22:00Z" w16du:dateUtc="2024-09-12T15:22:00Z">
        <w:r w:rsidRPr="00863667" w:rsidDel="00B553BE">
          <w:rPr>
            <w:rFonts w:ascii="iCiel Avenir LT Std 35 Light" w:hAnsi="iCiel Avenir LT Std 35 Light" w:cs="Arial"/>
            <w:sz w:val="22"/>
            <w:szCs w:val="22"/>
          </w:rPr>
          <w:delText>The</w:delText>
        </w:r>
        <w:r w:rsidRPr="00863667" w:rsidDel="00B553BE">
          <w:rPr>
            <w:rFonts w:ascii="iCiel Avenir LT Std 35 Light" w:hAnsi="iCiel Avenir LT Std 35 Light" w:cs="Arial"/>
            <w:sz w:val="22"/>
            <w:szCs w:val="22"/>
            <w:rPrChange w:id="6954" w:author="An Tran, ACA (BUV)" w:date="2024-09-13T17:29:00Z" w16du:dateUtc="2024-09-13T10:29:00Z">
              <w:rPr>
                <w:rFonts w:ascii="iCiel Avenir LT Std 35 Light" w:hAnsi="iCiel Avenir LT Std 35 Light" w:cs="Arial"/>
                <w:sz w:val="22"/>
                <w:szCs w:val="22"/>
                <w:lang w:val="vi-VN"/>
              </w:rPr>
            </w:rPrChange>
          </w:rPr>
          <w:delText xml:space="preserve"> Top student </w:delText>
        </w:r>
        <w:r w:rsidRPr="00863667" w:rsidDel="00B553BE">
          <w:rPr>
            <w:rFonts w:ascii="iCiel Avenir LT Std 35 Light" w:hAnsi="iCiel Avenir LT Std 35 Light" w:cs="Arial"/>
            <w:sz w:val="22"/>
            <w:szCs w:val="22"/>
          </w:rPr>
          <w:delText xml:space="preserve">award is a special award to recognise excellent academic achievement at BUV. The award is presented to the two students from each program with the top average score of Year 1 and Year 2 student, for one academic year and having no failed modules. </w:delText>
        </w:r>
        <w:r w:rsidRPr="00863667" w:rsidDel="00B553BE">
          <w:rPr>
            <w:rFonts w:ascii="iCiel Avenir LT Std 35 Light" w:hAnsi="iCiel Avenir LT Std 35 Light" w:cs="Arial"/>
            <w:sz w:val="22"/>
            <w:szCs w:val="22"/>
            <w:rPrChange w:id="6955" w:author="An Tran, ACA (BUV)" w:date="2024-09-13T17:29:00Z" w16du:dateUtc="2024-09-13T10:29:00Z">
              <w:rPr>
                <w:rFonts w:ascii="iCiel Avenir LT Std 35 Light" w:hAnsi="iCiel Avenir LT Std 35 Light" w:cs="Arial"/>
                <w:sz w:val="22"/>
                <w:szCs w:val="22"/>
                <w:lang w:val="vi-VN"/>
              </w:rPr>
            </w:rPrChange>
          </w:rPr>
          <w:delText>Top</w:delText>
        </w:r>
        <w:r w:rsidRPr="00863667" w:rsidDel="00B553BE">
          <w:rPr>
            <w:rFonts w:ascii="iCiel Avenir LT Std 35 Light" w:hAnsi="iCiel Avenir LT Std 35 Light" w:cs="Arial"/>
            <w:sz w:val="22"/>
            <w:szCs w:val="22"/>
          </w:rPr>
          <w:delText xml:space="preserve"> award students also need to have no violation of Academic Misconduct and Disciplinary in the applicable or subsequent semesters.</w:delText>
        </w:r>
        <w:bookmarkStart w:id="6956" w:name="_Toc177143498"/>
        <w:bookmarkStart w:id="6957" w:name="_Toc177143853"/>
        <w:bookmarkEnd w:id="6956"/>
        <w:bookmarkEnd w:id="6957"/>
      </w:del>
    </w:p>
    <w:p w14:paraId="55E46231" w14:textId="677E7BC2" w:rsidR="00AA14EC" w:rsidRPr="00863667" w:rsidDel="00B553BE" w:rsidRDefault="00AA14EC" w:rsidP="00AA14EC">
      <w:pPr>
        <w:tabs>
          <w:tab w:val="left" w:pos="630"/>
          <w:tab w:val="left" w:pos="720"/>
          <w:tab w:val="left" w:pos="1080"/>
        </w:tabs>
        <w:ind w:firstLine="0"/>
        <w:rPr>
          <w:del w:id="6958" w:author="An Tran, ACA (BUV)" w:date="2024-09-12T22:22:00Z" w16du:dateUtc="2024-09-12T15:22:00Z"/>
          <w:rFonts w:ascii="iCiel Avenir LT Std 35 Light" w:hAnsi="iCiel Avenir LT Std 35 Light" w:cs="Arial"/>
          <w:sz w:val="22"/>
          <w:szCs w:val="22"/>
          <w:rPrChange w:id="6959" w:author="An Tran, ACA (BUV)" w:date="2024-09-13T17:29:00Z" w16du:dateUtc="2024-09-13T10:29:00Z">
            <w:rPr>
              <w:del w:id="6960" w:author="An Tran, ACA (BUV)" w:date="2024-09-12T22:22:00Z" w16du:dateUtc="2024-09-12T15:22:00Z"/>
              <w:rFonts w:ascii="iCiel Avenir LT Std 35 Light" w:hAnsi="iCiel Avenir LT Std 35 Light" w:cs="Arial"/>
              <w:sz w:val="22"/>
              <w:szCs w:val="22"/>
              <w:lang w:val="vi-VN"/>
            </w:rPr>
          </w:rPrChange>
        </w:rPr>
      </w:pPr>
      <w:del w:id="6961" w:author="An Tran, ACA (BUV)" w:date="2024-09-12T22:22:00Z" w16du:dateUtc="2024-09-12T15:22:00Z">
        <w:r w:rsidRPr="00863667" w:rsidDel="00B553BE">
          <w:rPr>
            <w:rFonts w:ascii="iCiel Avenir LT Std 35 Light" w:hAnsi="iCiel Avenir LT Std 35 Light" w:cs="Arial"/>
            <w:sz w:val="22"/>
            <w:szCs w:val="22"/>
            <w:rPrChange w:id="6962" w:author="An Tran, ACA (BUV)" w:date="2024-09-13T17:29:00Z" w16du:dateUtc="2024-09-13T10:29:00Z">
              <w:rPr>
                <w:rFonts w:ascii="iCiel Avenir LT Std 35 Light" w:hAnsi="iCiel Avenir LT Std 35 Light" w:cs="Arial"/>
                <w:sz w:val="22"/>
                <w:szCs w:val="22"/>
                <w:lang w:val="vi-VN"/>
              </w:rPr>
            </w:rPrChange>
          </w:rPr>
          <w:delText xml:space="preserve">The Dean award is special award </w:delText>
        </w:r>
        <w:r w:rsidRPr="00863667" w:rsidDel="00B553BE">
          <w:rPr>
            <w:rFonts w:ascii="iCiel Avenir LT Std 35 Light" w:hAnsi="iCiel Avenir LT Std 35 Light" w:cs="Arial"/>
            <w:sz w:val="22"/>
            <w:szCs w:val="22"/>
          </w:rPr>
          <w:delText>to all students with an average of 70% or higher</w:delText>
        </w:r>
        <w:r w:rsidRPr="00863667" w:rsidDel="00B553BE">
          <w:rPr>
            <w:rFonts w:ascii="iCiel Avenir LT Std 35 Light" w:hAnsi="iCiel Avenir LT Std 35 Light" w:cs="Arial"/>
            <w:sz w:val="22"/>
            <w:szCs w:val="22"/>
            <w:rPrChange w:id="6963" w:author="An Tran, ACA (BUV)" w:date="2024-09-13T17:29:00Z" w16du:dateUtc="2024-09-13T10:29:00Z">
              <w:rPr>
                <w:rFonts w:ascii="iCiel Avenir LT Std 35 Light" w:hAnsi="iCiel Avenir LT Std 35 Light" w:cs="Arial"/>
                <w:sz w:val="22"/>
                <w:szCs w:val="22"/>
                <w:lang w:val="vi-VN"/>
              </w:rPr>
            </w:rPrChange>
          </w:rPr>
          <w:delText xml:space="preserve"> </w:delText>
        </w:r>
        <w:r w:rsidRPr="00863667" w:rsidDel="00B553BE">
          <w:rPr>
            <w:rFonts w:ascii="iCiel Avenir LT Std 35 Light" w:hAnsi="iCiel Avenir LT Std 35 Light" w:cs="Arial"/>
            <w:sz w:val="22"/>
            <w:szCs w:val="22"/>
          </w:rPr>
          <w:delText xml:space="preserve">for one academic year and having no failed modules. </w:delText>
        </w:r>
        <w:r w:rsidRPr="00863667" w:rsidDel="00B553BE">
          <w:rPr>
            <w:rFonts w:ascii="iCiel Avenir LT Std 35 Light" w:hAnsi="iCiel Avenir LT Std 35 Light" w:cs="Arial"/>
            <w:sz w:val="22"/>
            <w:szCs w:val="22"/>
            <w:rPrChange w:id="6964" w:author="An Tran, ACA (BUV)" w:date="2024-09-13T17:29:00Z" w16du:dateUtc="2024-09-13T10:29:00Z">
              <w:rPr>
                <w:rFonts w:ascii="iCiel Avenir LT Std 35 Light" w:hAnsi="iCiel Avenir LT Std 35 Light" w:cs="Arial"/>
                <w:sz w:val="22"/>
                <w:szCs w:val="22"/>
                <w:lang w:val="vi-VN"/>
              </w:rPr>
            </w:rPrChange>
          </w:rPr>
          <w:delText>Dean</w:delText>
        </w:r>
        <w:r w:rsidRPr="00863667" w:rsidDel="00B553BE">
          <w:rPr>
            <w:rFonts w:ascii="iCiel Avenir LT Std 35 Light" w:hAnsi="iCiel Avenir LT Std 35 Light" w:cs="Arial"/>
            <w:sz w:val="22"/>
            <w:szCs w:val="22"/>
          </w:rPr>
          <w:delText xml:space="preserve"> award students also need to have no violation of Academic Misconduct and Disciplinary in the applicable or subsequent </w:delText>
        </w:r>
        <w:r w:rsidRPr="00863667" w:rsidDel="00B553BE">
          <w:rPr>
            <w:rFonts w:ascii="iCiel Avenir LT Std 35 Light" w:hAnsi="iCiel Avenir LT Std 35 Light" w:cs="Arial"/>
            <w:sz w:val="22"/>
            <w:szCs w:val="22"/>
            <w:rPrChange w:id="6965" w:author="An Tran, ACA (BUV)" w:date="2024-09-13T17:29:00Z" w16du:dateUtc="2024-09-13T10:29:00Z">
              <w:rPr>
                <w:rFonts w:ascii="iCiel Avenir LT Std 35 Light" w:hAnsi="iCiel Avenir LT Std 35 Light" w:cs="Arial"/>
                <w:sz w:val="22"/>
                <w:szCs w:val="22"/>
                <w:lang w:val="vi-VN"/>
              </w:rPr>
            </w:rPrChange>
          </w:rPr>
          <w:delText>sesmesters.</w:delText>
        </w:r>
        <w:bookmarkStart w:id="6966" w:name="_Toc177143499"/>
        <w:bookmarkStart w:id="6967" w:name="_Toc177143854"/>
        <w:bookmarkEnd w:id="6966"/>
        <w:bookmarkEnd w:id="6967"/>
      </w:del>
    </w:p>
    <w:p w14:paraId="3597D3A8" w14:textId="6FB2BF10" w:rsidR="00AA14EC" w:rsidRPr="00863667" w:rsidDel="00B553BE" w:rsidRDefault="00AA14EC" w:rsidP="00AA14EC">
      <w:pPr>
        <w:tabs>
          <w:tab w:val="left" w:pos="630"/>
          <w:tab w:val="left" w:pos="720"/>
          <w:tab w:val="left" w:pos="1080"/>
        </w:tabs>
        <w:ind w:firstLine="0"/>
        <w:rPr>
          <w:del w:id="6968" w:author="An Tran, ACA (BUV)" w:date="2024-09-12T22:22:00Z" w16du:dateUtc="2024-09-12T15:22:00Z"/>
          <w:rFonts w:ascii="iCiel Avenir LT Std 35 Light" w:hAnsi="iCiel Avenir LT Std 35 Light" w:cs="Arial"/>
          <w:sz w:val="22"/>
          <w:szCs w:val="22"/>
          <w:rPrChange w:id="6969" w:author="An Tran, ACA (BUV)" w:date="2024-09-13T17:29:00Z" w16du:dateUtc="2024-09-13T10:29:00Z">
            <w:rPr>
              <w:del w:id="6970" w:author="An Tran, ACA (BUV)" w:date="2024-09-12T22:22:00Z" w16du:dateUtc="2024-09-12T15:22:00Z"/>
              <w:rFonts w:ascii="iCiel Avenir LT Std 35 Light" w:hAnsi="iCiel Avenir LT Std 35 Light" w:cs="Arial"/>
              <w:i/>
              <w:iCs/>
              <w:sz w:val="22"/>
              <w:szCs w:val="22"/>
              <w:lang w:val="vi-VN"/>
            </w:rPr>
          </w:rPrChange>
        </w:rPr>
      </w:pPr>
      <w:del w:id="6971" w:author="An Tran, ACA (BUV)" w:date="2024-09-12T22:22:00Z" w16du:dateUtc="2024-09-12T15:22:00Z">
        <w:r w:rsidRPr="00863667" w:rsidDel="00B553BE">
          <w:rPr>
            <w:rFonts w:ascii="iCiel Avenir LT Std 35 Light" w:hAnsi="iCiel Avenir LT Std 35 Light" w:cs="Arial"/>
            <w:sz w:val="22"/>
            <w:szCs w:val="22"/>
            <w:rPrChange w:id="6972" w:author="An Tran, ACA (BUV)" w:date="2024-09-13T17:29:00Z" w16du:dateUtc="2024-09-13T10:29:00Z">
              <w:rPr>
                <w:rFonts w:ascii="iCiel Avenir LT Std 35 Light" w:hAnsi="iCiel Avenir LT Std 35 Light" w:cs="Arial"/>
                <w:i/>
                <w:iCs/>
                <w:sz w:val="22"/>
                <w:szCs w:val="22"/>
              </w:rPr>
            </w:rPrChange>
          </w:rPr>
          <w:delText xml:space="preserve">Chứng nhận thành tích học tập xuất sắc - </w:delText>
        </w:r>
        <w:r w:rsidRPr="00863667" w:rsidDel="00B553BE">
          <w:rPr>
            <w:rFonts w:ascii="iCiel Avenir LT Std 35 Light" w:hAnsi="iCiel Avenir LT Std 35 Light" w:cs="Arial"/>
            <w:sz w:val="22"/>
            <w:szCs w:val="22"/>
            <w:rPrChange w:id="6973" w:author="An Tran, ACA (BUV)" w:date="2024-09-13T17:29:00Z" w16du:dateUtc="2024-09-13T10:29:00Z">
              <w:rPr>
                <w:rFonts w:ascii="iCiel Avenir LT Std 35 Light" w:hAnsi="iCiel Avenir LT Std 35 Light" w:cs="Arial"/>
                <w:i/>
                <w:iCs/>
                <w:sz w:val="22"/>
                <w:szCs w:val="22"/>
                <w:lang w:val="vi-VN"/>
              </w:rPr>
            </w:rPrChange>
          </w:rPr>
          <w:delText>Top</w:delText>
        </w:r>
        <w:r w:rsidRPr="00863667" w:rsidDel="00B553BE">
          <w:rPr>
            <w:rFonts w:ascii="iCiel Avenir LT Std 35 Light" w:hAnsi="iCiel Avenir LT Std 35 Light" w:cs="Arial"/>
            <w:sz w:val="22"/>
            <w:szCs w:val="22"/>
            <w:rPrChange w:id="6974" w:author="An Tran, ACA (BUV)" w:date="2024-09-13T17:29:00Z" w16du:dateUtc="2024-09-13T10:29:00Z">
              <w:rPr>
                <w:rFonts w:ascii="iCiel Avenir LT Std 35 Light" w:hAnsi="iCiel Avenir LT Std 35 Light" w:cs="Arial"/>
                <w:i/>
                <w:iCs/>
                <w:sz w:val="22"/>
                <w:szCs w:val="22"/>
              </w:rPr>
            </w:rPrChange>
          </w:rPr>
          <w:delText xml:space="preserve"> Award là một chứng nhận nhằm vinh danh các sinh viên đạt kết quả cao</w:delText>
        </w:r>
        <w:r w:rsidRPr="00863667" w:rsidDel="00B553BE">
          <w:rPr>
            <w:rFonts w:ascii="iCiel Avenir LT Std 35 Light" w:hAnsi="iCiel Avenir LT Std 35 Light" w:cs="Arial"/>
            <w:sz w:val="22"/>
            <w:szCs w:val="22"/>
            <w:rPrChange w:id="6975" w:author="An Tran, ACA (BUV)" w:date="2024-09-13T17:29:00Z" w16du:dateUtc="2024-09-13T10:29:00Z">
              <w:rPr>
                <w:rFonts w:ascii="iCiel Avenir LT Std 35 Light" w:hAnsi="iCiel Avenir LT Std 35 Light" w:cs="Arial"/>
                <w:i/>
                <w:iCs/>
                <w:sz w:val="22"/>
                <w:szCs w:val="22"/>
                <w:lang w:val="vi-VN"/>
              </w:rPr>
            </w:rPrChange>
          </w:rPr>
          <w:delText xml:space="preserve"> nhất</w:delText>
        </w:r>
        <w:r w:rsidRPr="00863667" w:rsidDel="00B553BE">
          <w:rPr>
            <w:rFonts w:ascii="iCiel Avenir LT Std 35 Light" w:hAnsi="iCiel Avenir LT Std 35 Light" w:cs="Arial"/>
            <w:sz w:val="22"/>
            <w:szCs w:val="22"/>
            <w:rPrChange w:id="6976" w:author="An Tran, ACA (BUV)" w:date="2024-09-13T17:29:00Z" w16du:dateUtc="2024-09-13T10:29:00Z">
              <w:rPr>
                <w:rFonts w:ascii="iCiel Avenir LT Std 35 Light" w:hAnsi="iCiel Avenir LT Std 35 Light" w:cs="Arial"/>
                <w:i/>
                <w:iCs/>
                <w:sz w:val="22"/>
                <w:szCs w:val="22"/>
              </w:rPr>
            </w:rPrChange>
          </w:rPr>
          <w:delText xml:space="preserve"> trong học tập mỗi </w:delText>
        </w:r>
        <w:r w:rsidRPr="00863667" w:rsidDel="00B553BE">
          <w:rPr>
            <w:rFonts w:ascii="iCiel Avenir LT Std 35 Light" w:hAnsi="iCiel Avenir LT Std 35 Light" w:cs="Arial"/>
            <w:sz w:val="22"/>
            <w:szCs w:val="22"/>
            <w:rPrChange w:id="6977" w:author="An Tran, ACA (BUV)" w:date="2024-09-13T17:29:00Z" w16du:dateUtc="2024-09-13T10:29:00Z">
              <w:rPr>
                <w:rFonts w:ascii="iCiel Avenir LT Std 35 Light" w:hAnsi="iCiel Avenir LT Std 35 Light" w:cs="Arial"/>
                <w:i/>
                <w:iCs/>
                <w:sz w:val="22"/>
                <w:szCs w:val="22"/>
                <w:lang w:val="vi-VN"/>
              </w:rPr>
            </w:rPrChange>
          </w:rPr>
          <w:delText>năm</w:delText>
        </w:r>
        <w:r w:rsidRPr="00863667" w:rsidDel="00B553BE">
          <w:rPr>
            <w:rFonts w:ascii="iCiel Avenir LT Std 35 Light" w:hAnsi="iCiel Avenir LT Std 35 Light" w:cs="Arial"/>
            <w:sz w:val="22"/>
            <w:szCs w:val="22"/>
            <w:rPrChange w:id="6978" w:author="An Tran, ACA (BUV)" w:date="2024-09-13T17:29:00Z" w16du:dateUtc="2024-09-13T10:29:00Z">
              <w:rPr>
                <w:rFonts w:ascii="iCiel Avenir LT Std 35 Light" w:hAnsi="iCiel Avenir LT Std 35 Light" w:cs="Arial"/>
                <w:i/>
                <w:iCs/>
                <w:sz w:val="22"/>
                <w:szCs w:val="22"/>
              </w:rPr>
            </w:rPrChange>
          </w:rPr>
          <w:delText xml:space="preserve"> tại BUV. Chứng nhận được trao cho hai sinh viên </w:delText>
        </w:r>
        <w:r w:rsidRPr="00863667" w:rsidDel="00B553BE">
          <w:rPr>
            <w:rFonts w:ascii="iCiel Avenir LT Std 35 Light" w:hAnsi="iCiel Avenir LT Std 35 Light" w:cs="Arial"/>
            <w:sz w:val="22"/>
            <w:szCs w:val="22"/>
            <w:rPrChange w:id="6979" w:author="An Tran, ACA (BUV)" w:date="2024-09-13T17:29:00Z" w16du:dateUtc="2024-09-13T10:29:00Z">
              <w:rPr>
                <w:rFonts w:ascii="iCiel Avenir LT Std 35 Light" w:hAnsi="iCiel Avenir LT Std 35 Light" w:cs="Arial"/>
                <w:i/>
                <w:iCs/>
                <w:sz w:val="22"/>
                <w:szCs w:val="22"/>
                <w:lang w:val="vi-VN"/>
              </w:rPr>
            </w:rPrChange>
          </w:rPr>
          <w:delText>mỗi chương trình</w:delText>
        </w:r>
        <w:r w:rsidRPr="00863667" w:rsidDel="00B553BE">
          <w:rPr>
            <w:rFonts w:ascii="iCiel Avenir LT Std 35 Light" w:hAnsi="iCiel Avenir LT Std 35 Light" w:cs="Arial"/>
            <w:sz w:val="22"/>
            <w:szCs w:val="22"/>
            <w:rPrChange w:id="6980" w:author="An Tran, ACA (BUV)" w:date="2024-09-13T17:29:00Z" w16du:dateUtc="2024-09-13T10:29:00Z">
              <w:rPr>
                <w:rFonts w:ascii="iCiel Avenir LT Std 35 Light" w:hAnsi="iCiel Avenir LT Std 35 Light" w:cs="Arial"/>
                <w:i/>
                <w:iCs/>
                <w:sz w:val="22"/>
                <w:szCs w:val="22"/>
              </w:rPr>
            </w:rPrChange>
          </w:rPr>
          <w:delText xml:space="preserve"> có điểm trung bình</w:delText>
        </w:r>
        <w:r w:rsidRPr="00863667" w:rsidDel="00B553BE">
          <w:rPr>
            <w:rFonts w:ascii="iCiel Avenir LT Std 35 Light" w:hAnsi="iCiel Avenir LT Std 35 Light" w:cs="Arial"/>
            <w:sz w:val="22"/>
            <w:szCs w:val="22"/>
            <w:rPrChange w:id="6981" w:author="An Tran, ACA (BUV)" w:date="2024-09-13T17:29:00Z" w16du:dateUtc="2024-09-13T10:29:00Z">
              <w:rPr>
                <w:rFonts w:ascii="iCiel Avenir LT Std 35 Light" w:hAnsi="iCiel Avenir LT Std 35 Light" w:cs="Arial"/>
                <w:i/>
                <w:iCs/>
                <w:sz w:val="22"/>
                <w:szCs w:val="22"/>
                <w:lang w:val="vi-VN"/>
              </w:rPr>
            </w:rPrChange>
          </w:rPr>
          <w:delText xml:space="preserve"> cao nhất</w:delText>
        </w:r>
        <w:r w:rsidRPr="00863667" w:rsidDel="00B553BE">
          <w:rPr>
            <w:rFonts w:ascii="iCiel Avenir LT Std 35 Light" w:hAnsi="iCiel Avenir LT Std 35 Light" w:cs="Arial"/>
            <w:sz w:val="22"/>
            <w:szCs w:val="22"/>
            <w:rPrChange w:id="6982" w:author="An Tran, ACA (BUV)" w:date="2024-09-13T17:29:00Z" w16du:dateUtc="2024-09-13T10:29:00Z">
              <w:rPr>
                <w:rFonts w:ascii="iCiel Avenir LT Std 35 Light" w:hAnsi="iCiel Avenir LT Std 35 Light" w:cs="Arial"/>
                <w:i/>
                <w:iCs/>
                <w:sz w:val="22"/>
                <w:szCs w:val="22"/>
              </w:rPr>
            </w:rPrChange>
          </w:rPr>
          <w:delText xml:space="preserve"> </w:delText>
        </w:r>
        <w:r w:rsidRPr="00863667" w:rsidDel="00B553BE">
          <w:rPr>
            <w:rFonts w:ascii="iCiel Avenir LT Std 35 Light" w:hAnsi="iCiel Avenir LT Std 35 Light" w:cs="Arial"/>
            <w:sz w:val="22"/>
            <w:szCs w:val="22"/>
            <w:rPrChange w:id="6983" w:author="An Tran, ACA (BUV)" w:date="2024-09-13T17:29:00Z" w16du:dateUtc="2024-09-13T10:29:00Z">
              <w:rPr>
                <w:rFonts w:ascii="iCiel Avenir LT Std 35 Light" w:hAnsi="iCiel Avenir LT Std 35 Light" w:cs="Arial"/>
                <w:i/>
                <w:iCs/>
                <w:sz w:val="22"/>
                <w:szCs w:val="22"/>
                <w:lang w:val="vi-VN"/>
              </w:rPr>
            </w:rPrChange>
          </w:rPr>
          <w:delText>của</w:delText>
        </w:r>
        <w:r w:rsidRPr="00863667" w:rsidDel="00B553BE">
          <w:rPr>
            <w:rFonts w:ascii="iCiel Avenir LT Std 35 Light" w:hAnsi="iCiel Avenir LT Std 35 Light" w:cs="Arial"/>
            <w:sz w:val="22"/>
            <w:szCs w:val="22"/>
            <w:rPrChange w:id="6984" w:author="An Tran, ACA (BUV)" w:date="2024-09-13T17:29:00Z" w16du:dateUtc="2024-09-13T10:29:00Z">
              <w:rPr>
                <w:rFonts w:ascii="iCiel Avenir LT Std 35 Light" w:hAnsi="iCiel Avenir LT Std 35 Light" w:cs="Arial"/>
                <w:i/>
                <w:iCs/>
                <w:sz w:val="22"/>
                <w:szCs w:val="22"/>
              </w:rPr>
            </w:rPrChange>
          </w:rPr>
          <w:delText xml:space="preserve"> </w:delText>
        </w:r>
        <w:r w:rsidRPr="00863667" w:rsidDel="00B553BE">
          <w:rPr>
            <w:rFonts w:ascii="iCiel Avenir LT Std 35 Light" w:hAnsi="iCiel Avenir LT Std 35 Light" w:cs="Arial"/>
            <w:sz w:val="22"/>
            <w:szCs w:val="22"/>
            <w:rPrChange w:id="6985" w:author="An Tran, ACA (BUV)" w:date="2024-09-13T17:29:00Z" w16du:dateUtc="2024-09-13T10:29:00Z">
              <w:rPr>
                <w:rFonts w:ascii="iCiel Avenir LT Std 35 Light" w:hAnsi="iCiel Avenir LT Std 35 Light" w:cs="Arial"/>
                <w:i/>
                <w:iCs/>
                <w:sz w:val="22"/>
                <w:szCs w:val="22"/>
                <w:lang w:val="vi-VN"/>
              </w:rPr>
            </w:rPrChange>
          </w:rPr>
          <w:delText>năm nhất và năm hai</w:delText>
        </w:r>
        <w:r w:rsidRPr="00863667" w:rsidDel="00B553BE">
          <w:rPr>
            <w:rFonts w:ascii="iCiel Avenir LT Std 35 Light" w:hAnsi="iCiel Avenir LT Std 35 Light" w:cs="Arial"/>
            <w:sz w:val="22"/>
            <w:szCs w:val="22"/>
            <w:rPrChange w:id="6986" w:author="An Tran, ACA (BUV)" w:date="2024-09-13T17:29:00Z" w16du:dateUtc="2024-09-13T10:29:00Z">
              <w:rPr>
                <w:rFonts w:ascii="iCiel Avenir LT Std 35 Light" w:hAnsi="iCiel Avenir LT Std 35 Light" w:cs="Arial"/>
                <w:i/>
                <w:iCs/>
                <w:sz w:val="22"/>
                <w:szCs w:val="22"/>
              </w:rPr>
            </w:rPrChange>
          </w:rPr>
          <w:delText xml:space="preserve">, và không có môn trượt. Đồng thời, sinh viên phải đảm bảo không có vi phạm học thuật hoặc kỷ luật trong </w:delText>
        </w:r>
        <w:r w:rsidRPr="00863667" w:rsidDel="00B553BE">
          <w:rPr>
            <w:rFonts w:ascii="iCiel Avenir LT Std 35 Light" w:hAnsi="iCiel Avenir LT Std 35 Light" w:cs="Arial"/>
            <w:sz w:val="22"/>
            <w:szCs w:val="22"/>
            <w:rPrChange w:id="6987" w:author="An Tran, ACA (BUV)" w:date="2024-09-13T17:29:00Z" w16du:dateUtc="2024-09-13T10:29:00Z">
              <w:rPr>
                <w:rFonts w:ascii="iCiel Avenir LT Std 35 Light" w:hAnsi="iCiel Avenir LT Std 35 Light" w:cs="Arial"/>
                <w:i/>
                <w:iCs/>
                <w:sz w:val="22"/>
                <w:szCs w:val="22"/>
                <w:lang w:val="vi-VN"/>
              </w:rPr>
            </w:rPrChange>
          </w:rPr>
          <w:delText>năm học</w:delText>
        </w:r>
        <w:r w:rsidRPr="00863667" w:rsidDel="00B553BE">
          <w:rPr>
            <w:rFonts w:ascii="iCiel Avenir LT Std 35 Light" w:hAnsi="iCiel Avenir LT Std 35 Light" w:cs="Arial"/>
            <w:sz w:val="22"/>
            <w:szCs w:val="22"/>
            <w:rPrChange w:id="6988" w:author="An Tran, ACA (BUV)" w:date="2024-09-13T17:29:00Z" w16du:dateUtc="2024-09-13T10:29:00Z">
              <w:rPr>
                <w:rFonts w:ascii="iCiel Avenir LT Std 35 Light" w:hAnsi="iCiel Avenir LT Std 35 Light" w:cs="Arial"/>
                <w:i/>
                <w:iCs/>
                <w:sz w:val="22"/>
                <w:szCs w:val="22"/>
              </w:rPr>
            </w:rPrChange>
          </w:rPr>
          <w:delText xml:space="preserve"> xét giải thưởng hoặc kỳ học sau đó. </w:delText>
        </w:r>
        <w:bookmarkStart w:id="6989" w:name="_Toc177143500"/>
        <w:bookmarkStart w:id="6990" w:name="_Toc177143855"/>
        <w:bookmarkEnd w:id="6989"/>
        <w:bookmarkEnd w:id="6990"/>
      </w:del>
    </w:p>
    <w:p w14:paraId="2A1A8B0E" w14:textId="0A43E3AF" w:rsidR="00D9034C" w:rsidRPr="00863667" w:rsidDel="00B553BE" w:rsidRDefault="00AA14EC" w:rsidP="003E1B62">
      <w:pPr>
        <w:tabs>
          <w:tab w:val="left" w:pos="630"/>
          <w:tab w:val="left" w:pos="720"/>
          <w:tab w:val="left" w:pos="1080"/>
        </w:tabs>
        <w:ind w:firstLine="0"/>
        <w:rPr>
          <w:del w:id="6991" w:author="An Tran, ACA (BUV)" w:date="2024-09-12T22:22:00Z" w16du:dateUtc="2024-09-12T15:22:00Z"/>
          <w:rFonts w:ascii="iCiel Avenir LT Std 35 Light" w:hAnsi="iCiel Avenir LT Std 35 Light" w:cs="Arial"/>
          <w:sz w:val="22"/>
          <w:szCs w:val="22"/>
          <w:rPrChange w:id="6992" w:author="An Tran, ACA (BUV)" w:date="2024-09-13T17:29:00Z" w16du:dateUtc="2024-09-13T10:29:00Z">
            <w:rPr>
              <w:del w:id="6993" w:author="An Tran, ACA (BUV)" w:date="2024-09-12T22:22:00Z" w16du:dateUtc="2024-09-12T15:22:00Z"/>
              <w:rFonts w:ascii="iCiel Avenir LT Std 35 Light" w:hAnsi="iCiel Avenir LT Std 35 Light" w:cs="Arial"/>
              <w:i/>
              <w:iCs/>
              <w:sz w:val="22"/>
              <w:szCs w:val="22"/>
              <w:lang w:val="vi-VN"/>
            </w:rPr>
          </w:rPrChange>
        </w:rPr>
      </w:pPr>
      <w:del w:id="6994" w:author="An Tran, ACA (BUV)" w:date="2024-09-12T22:22:00Z" w16du:dateUtc="2024-09-12T15:22:00Z">
        <w:r w:rsidRPr="00863667" w:rsidDel="00B553BE">
          <w:rPr>
            <w:rFonts w:ascii="iCiel Avenir LT Std 35 Light" w:hAnsi="iCiel Avenir LT Std 35 Light" w:cs="Arial"/>
            <w:sz w:val="22"/>
            <w:szCs w:val="22"/>
            <w:rPrChange w:id="6995" w:author="An Tran, ACA (BUV)" w:date="2024-09-13T17:29:00Z" w16du:dateUtc="2024-09-13T10:29:00Z">
              <w:rPr>
                <w:rFonts w:ascii="iCiel Avenir LT Std 35 Light" w:hAnsi="iCiel Avenir LT Std 35 Light" w:cs="Arial"/>
                <w:i/>
                <w:iCs/>
                <w:sz w:val="22"/>
                <w:szCs w:val="22"/>
              </w:rPr>
            </w:rPrChange>
          </w:rPr>
          <w:delText xml:space="preserve">Chứng nhận thành tích học tập xuất sắc - </w:delText>
        </w:r>
        <w:r w:rsidRPr="00863667" w:rsidDel="00B553BE">
          <w:rPr>
            <w:rFonts w:ascii="iCiel Avenir LT Std 35 Light" w:hAnsi="iCiel Avenir LT Std 35 Light" w:cs="Arial"/>
            <w:sz w:val="22"/>
            <w:szCs w:val="22"/>
            <w:rPrChange w:id="6996" w:author="An Tran, ACA (BUV)" w:date="2024-09-13T17:29:00Z" w16du:dateUtc="2024-09-13T10:29:00Z">
              <w:rPr>
                <w:rFonts w:ascii="iCiel Avenir LT Std 35 Light" w:hAnsi="iCiel Avenir LT Std 35 Light" w:cs="Arial"/>
                <w:i/>
                <w:iCs/>
                <w:sz w:val="22"/>
                <w:szCs w:val="22"/>
                <w:lang w:val="vi-VN"/>
              </w:rPr>
            </w:rPrChange>
          </w:rPr>
          <w:delText>Dean</w:delText>
        </w:r>
        <w:r w:rsidRPr="00863667" w:rsidDel="00B553BE">
          <w:rPr>
            <w:rFonts w:ascii="iCiel Avenir LT Std 35 Light" w:hAnsi="iCiel Avenir LT Std 35 Light" w:cs="Arial"/>
            <w:sz w:val="22"/>
            <w:szCs w:val="22"/>
            <w:rPrChange w:id="6997" w:author="An Tran, ACA (BUV)" w:date="2024-09-13T17:29:00Z" w16du:dateUtc="2024-09-13T10:29:00Z">
              <w:rPr>
                <w:rFonts w:ascii="iCiel Avenir LT Std 35 Light" w:hAnsi="iCiel Avenir LT Std 35 Light" w:cs="Arial"/>
                <w:i/>
                <w:iCs/>
                <w:sz w:val="22"/>
                <w:szCs w:val="22"/>
              </w:rPr>
            </w:rPrChange>
          </w:rPr>
          <w:delText xml:space="preserve"> Award là một chứng nhận nhằm vinh danh các sinh viên đạt kết quả </w:delText>
        </w:r>
        <w:r w:rsidRPr="00863667" w:rsidDel="00B553BE">
          <w:rPr>
            <w:rFonts w:ascii="iCiel Avenir LT Std 35 Light" w:hAnsi="iCiel Avenir LT Std 35 Light" w:cs="Arial"/>
            <w:sz w:val="22"/>
            <w:szCs w:val="22"/>
            <w:rPrChange w:id="6998" w:author="An Tran, ACA (BUV)" w:date="2024-09-13T17:29:00Z" w16du:dateUtc="2024-09-13T10:29:00Z">
              <w:rPr>
                <w:rFonts w:ascii="iCiel Avenir LT Std 35 Light" w:hAnsi="iCiel Avenir LT Std 35 Light" w:cs="Arial"/>
                <w:i/>
                <w:iCs/>
                <w:sz w:val="22"/>
                <w:szCs w:val="22"/>
                <w:lang w:val="vi-VN"/>
              </w:rPr>
            </w:rPrChange>
          </w:rPr>
          <w:delText>điểm trung từ 70% trở lên trong một năm học và không có môn trượt</w:delText>
        </w:r>
        <w:r w:rsidRPr="00863667" w:rsidDel="00B553BE">
          <w:rPr>
            <w:rFonts w:ascii="iCiel Avenir LT Std 35 Light" w:hAnsi="iCiel Avenir LT Std 35 Light" w:cs="Arial"/>
            <w:sz w:val="22"/>
            <w:szCs w:val="22"/>
            <w:rPrChange w:id="6999" w:author="An Tran, ACA (BUV)" w:date="2024-09-13T17:29:00Z" w16du:dateUtc="2024-09-13T10:29:00Z">
              <w:rPr>
                <w:rFonts w:ascii="iCiel Avenir LT Std 35 Light" w:hAnsi="iCiel Avenir LT Std 35 Light" w:cs="Arial"/>
                <w:i/>
                <w:iCs/>
                <w:sz w:val="22"/>
                <w:szCs w:val="22"/>
              </w:rPr>
            </w:rPrChange>
          </w:rPr>
          <w:delText xml:space="preserve">. Đồng thời, sinh viên phải đảm bảo không có vi phạm học thuật hoặc kỷ luật trong </w:delText>
        </w:r>
        <w:r w:rsidRPr="00863667" w:rsidDel="00B553BE">
          <w:rPr>
            <w:rFonts w:ascii="iCiel Avenir LT Std 35 Light" w:hAnsi="iCiel Avenir LT Std 35 Light" w:cs="Arial"/>
            <w:sz w:val="22"/>
            <w:szCs w:val="22"/>
            <w:rPrChange w:id="7000" w:author="An Tran, ACA (BUV)" w:date="2024-09-13T17:29:00Z" w16du:dateUtc="2024-09-13T10:29:00Z">
              <w:rPr>
                <w:rFonts w:ascii="iCiel Avenir LT Std 35 Light" w:hAnsi="iCiel Avenir LT Std 35 Light" w:cs="Arial"/>
                <w:i/>
                <w:iCs/>
                <w:sz w:val="22"/>
                <w:szCs w:val="22"/>
                <w:lang w:val="vi-VN"/>
              </w:rPr>
            </w:rPrChange>
          </w:rPr>
          <w:delText>năm học</w:delText>
        </w:r>
        <w:r w:rsidRPr="00863667" w:rsidDel="00B553BE">
          <w:rPr>
            <w:rFonts w:ascii="iCiel Avenir LT Std 35 Light" w:hAnsi="iCiel Avenir LT Std 35 Light" w:cs="Arial"/>
            <w:sz w:val="22"/>
            <w:szCs w:val="22"/>
            <w:rPrChange w:id="7001" w:author="An Tran, ACA (BUV)" w:date="2024-09-13T17:29:00Z" w16du:dateUtc="2024-09-13T10:29:00Z">
              <w:rPr>
                <w:rFonts w:ascii="iCiel Avenir LT Std 35 Light" w:hAnsi="iCiel Avenir LT Std 35 Light" w:cs="Arial"/>
                <w:i/>
                <w:iCs/>
                <w:sz w:val="22"/>
                <w:szCs w:val="22"/>
              </w:rPr>
            </w:rPrChange>
          </w:rPr>
          <w:delText xml:space="preserve"> xét giải thưởng hoặc kỳ học sau đó.</w:delText>
        </w:r>
        <w:r w:rsidR="00D9034C" w:rsidRPr="00863667" w:rsidDel="00B553BE">
          <w:rPr>
            <w:rFonts w:ascii="iCiel Avenir LT Std 35 Light" w:hAnsi="iCiel Avenir LT Std 35 Light" w:cs="Arial"/>
            <w:sz w:val="22"/>
            <w:szCs w:val="22"/>
            <w:rPrChange w:id="7002" w:author="An Tran, ACA (BUV)" w:date="2024-09-13T17:29:00Z" w16du:dateUtc="2024-09-13T10:29:00Z">
              <w:rPr>
                <w:rFonts w:ascii="iCiel Avenir LT Std 35 Light" w:hAnsi="iCiel Avenir LT Std 35 Light" w:cs="Arial"/>
                <w:i/>
                <w:iCs/>
                <w:sz w:val="22"/>
                <w:szCs w:val="22"/>
                <w:lang w:val="vi-VN"/>
              </w:rPr>
            </w:rPrChange>
          </w:rPr>
          <w:delText xml:space="preserve"> </w:delText>
        </w:r>
        <w:bookmarkStart w:id="7003" w:name="_Toc177143501"/>
        <w:bookmarkStart w:id="7004" w:name="_Toc177143856"/>
        <w:bookmarkEnd w:id="7003"/>
        <w:bookmarkEnd w:id="7004"/>
      </w:del>
    </w:p>
    <w:p w14:paraId="57557145" w14:textId="05CEB5E0" w:rsidR="00D9034C" w:rsidRPr="00863667" w:rsidDel="00B553BE" w:rsidRDefault="00D9034C" w:rsidP="00D85019">
      <w:pPr>
        <w:pStyle w:val="Question"/>
        <w:numPr>
          <w:ilvl w:val="0"/>
          <w:numId w:val="24"/>
        </w:numPr>
        <w:tabs>
          <w:tab w:val="left" w:pos="630"/>
          <w:tab w:val="left" w:pos="1080"/>
          <w:tab w:val="left" w:pos="1170"/>
        </w:tabs>
        <w:spacing w:before="100" w:line="400" w:lineRule="exact"/>
        <w:ind w:left="0" w:firstLine="720"/>
        <w:rPr>
          <w:del w:id="7005" w:author="An Tran, ACA (BUV)" w:date="2024-09-12T22:22:00Z" w16du:dateUtc="2024-09-12T15:22:00Z"/>
          <w:rFonts w:cs="Arial"/>
          <w:szCs w:val="22"/>
          <w:rPrChange w:id="7006" w:author="An Tran, ACA (BUV)" w:date="2024-09-13T17:29:00Z" w16du:dateUtc="2024-09-13T10:29:00Z">
            <w:rPr>
              <w:del w:id="7007" w:author="An Tran, ACA (BUV)" w:date="2024-09-12T22:22:00Z" w16du:dateUtc="2024-09-12T15:22:00Z"/>
              <w:rFonts w:cs="Arial"/>
              <w:i/>
              <w:iCs/>
              <w:szCs w:val="22"/>
              <w:lang w:val="vi-VN"/>
            </w:rPr>
          </w:rPrChange>
        </w:rPr>
      </w:pPr>
      <w:bookmarkStart w:id="7008" w:name="_Toc107734214"/>
      <w:bookmarkStart w:id="7009" w:name="_Toc107734428"/>
      <w:bookmarkStart w:id="7010" w:name="_Toc107734880"/>
      <w:bookmarkStart w:id="7011" w:name="_Toc107735102"/>
      <w:bookmarkStart w:id="7012" w:name="_Toc107735229"/>
      <w:bookmarkStart w:id="7013" w:name="_Toc107735334"/>
      <w:bookmarkStart w:id="7014" w:name="_Toc107735438"/>
      <w:bookmarkStart w:id="7015" w:name="_Toc107735541"/>
      <w:bookmarkStart w:id="7016" w:name="_Toc107735646"/>
      <w:bookmarkStart w:id="7017" w:name="_Toc107735750"/>
      <w:bookmarkStart w:id="7018" w:name="_Toc107735854"/>
      <w:bookmarkStart w:id="7019" w:name="_Toc107735958"/>
      <w:bookmarkStart w:id="7020" w:name="_Toc107736111"/>
      <w:bookmarkStart w:id="7021" w:name="_Toc107736258"/>
      <w:bookmarkStart w:id="7022" w:name="_Toc107736362"/>
      <w:bookmarkStart w:id="7023" w:name="_Toc107736584"/>
      <w:bookmarkStart w:id="7024" w:name="_Toc107736687"/>
      <w:bookmarkStart w:id="7025" w:name="_Toc107736790"/>
      <w:bookmarkStart w:id="7026" w:name="_Toc107736894"/>
      <w:bookmarkStart w:id="7027" w:name="_Toc107737746"/>
      <w:bookmarkStart w:id="7028" w:name="_Toc108099135"/>
      <w:bookmarkStart w:id="7029" w:name="_Toc113975550"/>
      <w:bookmarkStart w:id="7030" w:name="_Toc113976067"/>
      <w:bookmarkStart w:id="7031" w:name="_Toc114065597"/>
      <w:bookmarkStart w:id="7032" w:name="_Toc114065993"/>
      <w:bookmarkStart w:id="7033" w:name="_Toc113977104"/>
      <w:bookmarkStart w:id="7034" w:name="_Toc122700182"/>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del w:id="7035" w:author="An Tran, ACA (BUV)" w:date="2024-09-12T22:22:00Z" w16du:dateUtc="2024-09-12T15:22:00Z">
        <w:r w:rsidRPr="00863667" w:rsidDel="00B553BE">
          <w:rPr>
            <w:rFonts w:cs="Arial"/>
            <w:szCs w:val="22"/>
            <w:rPrChange w:id="7036" w:author="An Tran, ACA (BUV)" w:date="2024-09-13T17:29:00Z" w16du:dateUtc="2024-09-13T10:29:00Z">
              <w:rPr>
                <w:rFonts w:cs="Arial"/>
                <w:szCs w:val="22"/>
                <w:lang w:val="vi-VN"/>
              </w:rPr>
            </w:rPrChange>
          </w:rPr>
          <w:delText xml:space="preserve">Does Staffordshire University provide Overall Average Percentage Mark (GPA) and classification for Year 1 and Year 2? / </w:delText>
        </w:r>
        <w:r w:rsidRPr="00863667" w:rsidDel="00B553BE">
          <w:rPr>
            <w:rFonts w:cs="Arial"/>
            <w:szCs w:val="22"/>
            <w:rPrChange w:id="7037" w:author="An Tran, ACA (BUV)" w:date="2024-09-13T17:29:00Z" w16du:dateUtc="2024-09-13T10:29:00Z">
              <w:rPr>
                <w:rFonts w:cs="Arial"/>
                <w:i/>
                <w:iCs/>
                <w:szCs w:val="22"/>
                <w:lang w:val="vi-VN"/>
              </w:rPr>
            </w:rPrChange>
          </w:rPr>
          <w:delText xml:space="preserve">Đại học Staffordshire có cung cấp điểm trung bình (GPA) riêng cho năm nhất và năm </w:delText>
        </w:r>
        <w:r w:rsidR="00C13E15" w:rsidRPr="00863667" w:rsidDel="00B553BE">
          <w:rPr>
            <w:rFonts w:cs="Arial"/>
            <w:szCs w:val="22"/>
            <w:rPrChange w:id="7038" w:author="An Tran, ACA (BUV)" w:date="2024-09-13T17:29:00Z" w16du:dateUtc="2024-09-13T10:29:00Z">
              <w:rPr>
                <w:rFonts w:cs="Arial"/>
                <w:i/>
                <w:iCs/>
                <w:szCs w:val="22"/>
                <w:lang w:val="vi-VN"/>
              </w:rPr>
            </w:rPrChange>
          </w:rPr>
          <w:delText>hai</w:delText>
        </w:r>
        <w:r w:rsidRPr="00863667" w:rsidDel="00B553BE">
          <w:rPr>
            <w:rFonts w:cs="Arial"/>
            <w:szCs w:val="22"/>
            <w:rPrChange w:id="7039" w:author="An Tran, ACA (BUV)" w:date="2024-09-13T17:29:00Z" w16du:dateUtc="2024-09-13T10:29:00Z">
              <w:rPr>
                <w:rFonts w:cs="Arial"/>
                <w:i/>
                <w:iCs/>
                <w:szCs w:val="22"/>
                <w:lang w:val="vi-VN"/>
              </w:rPr>
            </w:rPrChange>
          </w:rPr>
          <w:delText xml:space="preserve"> không?</w:delText>
        </w:r>
        <w:bookmarkStart w:id="7040" w:name="_Toc177143502"/>
        <w:bookmarkStart w:id="7041" w:name="_Toc177143857"/>
        <w:bookmarkEnd w:id="7033"/>
        <w:bookmarkEnd w:id="7034"/>
        <w:bookmarkEnd w:id="7040"/>
        <w:bookmarkEnd w:id="7041"/>
      </w:del>
    </w:p>
    <w:p w14:paraId="03E73BE3" w14:textId="3D3F2E20" w:rsidR="00D9034C" w:rsidRPr="00863667" w:rsidDel="00B553BE" w:rsidRDefault="00D9034C" w:rsidP="003E1B62">
      <w:pPr>
        <w:pStyle w:val="ListParagraph"/>
        <w:tabs>
          <w:tab w:val="left" w:pos="630"/>
          <w:tab w:val="left" w:pos="720"/>
          <w:tab w:val="left" w:pos="1080"/>
        </w:tabs>
        <w:ind w:left="0"/>
        <w:contextualSpacing w:val="0"/>
        <w:rPr>
          <w:del w:id="7042" w:author="An Tran, ACA (BUV)" w:date="2024-09-12T22:22:00Z" w16du:dateUtc="2024-09-12T15:22:00Z"/>
          <w:rFonts w:ascii="iCiel Avenir LT Std 35 Light" w:hAnsi="iCiel Avenir LT Std 35 Light" w:cs="Arial"/>
          <w:b/>
          <w:sz w:val="22"/>
          <w:szCs w:val="22"/>
          <w:rPrChange w:id="7043" w:author="An Tran, ACA (BUV)" w:date="2024-09-13T17:29:00Z" w16du:dateUtc="2024-09-13T10:29:00Z">
            <w:rPr>
              <w:del w:id="7044" w:author="An Tran, ACA (BUV)" w:date="2024-09-12T22:22:00Z" w16du:dateUtc="2024-09-12T15:22:00Z"/>
              <w:rFonts w:ascii="iCiel Avenir LT Std 35 Light" w:hAnsi="iCiel Avenir LT Std 35 Light" w:cs="Arial"/>
              <w:b/>
              <w:bCs/>
              <w:sz w:val="22"/>
              <w:szCs w:val="22"/>
              <w:u w:val="single"/>
              <w:lang w:val="vi-VN"/>
            </w:rPr>
          </w:rPrChange>
        </w:rPr>
      </w:pPr>
      <w:del w:id="7045" w:author="An Tran, ACA (BUV)" w:date="2024-09-12T22:22:00Z" w16du:dateUtc="2024-09-12T15:22:00Z">
        <w:r w:rsidRPr="00863667" w:rsidDel="00B553BE">
          <w:rPr>
            <w:rFonts w:ascii="iCiel Avenir LT Std 35 Light" w:hAnsi="iCiel Avenir LT Std 35 Light" w:cs="Arial"/>
            <w:b/>
            <w:sz w:val="22"/>
            <w:szCs w:val="22"/>
            <w:rPrChange w:id="7046"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7047"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7048"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7049" w:author="An Tran, ACA (BUV)" w:date="2024-09-13T17:29:00Z" w16du:dateUtc="2024-09-13T10:29:00Z">
              <w:rPr>
                <w:rFonts w:ascii="iCiel Avenir LT Std 35 Light" w:hAnsi="iCiel Avenir LT Std 35 Light" w:cs="Arial"/>
                <w:sz w:val="22"/>
                <w:szCs w:val="22"/>
                <w:lang w:val="vi-VN"/>
              </w:rPr>
            </w:rPrChange>
          </w:rPr>
          <w:tab/>
          <w:delText xml:space="preserve"> </w:delText>
        </w:r>
        <w:bookmarkStart w:id="7050" w:name="_Toc177143503"/>
        <w:bookmarkStart w:id="7051" w:name="_Toc177143858"/>
        <w:bookmarkEnd w:id="7050"/>
        <w:bookmarkEnd w:id="7051"/>
      </w:del>
    </w:p>
    <w:p w14:paraId="35C344FC" w14:textId="2D360511" w:rsidR="00D9034C" w:rsidRPr="00863667" w:rsidDel="00B553BE" w:rsidRDefault="00D9034C" w:rsidP="003E1B62">
      <w:pPr>
        <w:pStyle w:val="ListParagraph"/>
        <w:tabs>
          <w:tab w:val="left" w:pos="630"/>
          <w:tab w:val="left" w:pos="1080"/>
        </w:tabs>
        <w:ind w:left="0" w:firstLine="0"/>
        <w:contextualSpacing w:val="0"/>
        <w:rPr>
          <w:del w:id="7052" w:author="An Tran, ACA (BUV)" w:date="2024-09-12T22:22:00Z" w16du:dateUtc="2024-09-12T15:22:00Z"/>
          <w:rFonts w:ascii="iCiel Avenir LT Std 35 Light" w:hAnsi="iCiel Avenir LT Std 35 Light" w:cs="Arial"/>
          <w:sz w:val="22"/>
          <w:szCs w:val="22"/>
        </w:rPr>
      </w:pPr>
      <w:del w:id="7053" w:author="An Tran, ACA (BUV)" w:date="2024-09-12T22:22:00Z" w16du:dateUtc="2024-09-12T15:22:00Z">
        <w:r w:rsidRPr="00863667" w:rsidDel="00B553BE">
          <w:rPr>
            <w:rFonts w:ascii="iCiel Avenir LT Std 35 Light" w:hAnsi="iCiel Avenir LT Std 35 Light" w:cs="Arial"/>
            <w:sz w:val="22"/>
            <w:szCs w:val="22"/>
            <w:rPrChange w:id="7054" w:author="An Tran, ACA (BUV)" w:date="2024-09-13T17:29:00Z" w16du:dateUtc="2024-09-13T10:29:00Z">
              <w:rPr>
                <w:rFonts w:ascii="iCiel Avenir LT Std 35 Light" w:hAnsi="iCiel Avenir LT Std 35 Light" w:cs="Arial"/>
                <w:sz w:val="22"/>
                <w:szCs w:val="22"/>
                <w:lang w:val="vi-VN"/>
              </w:rPr>
            </w:rPrChange>
          </w:rPr>
          <w:delText>Staffordshire University doesn’t provide Overall Average Percentage Mark (GPA) and classification for Year 1 and Year 2. However, student can calculate the overall percentage in each academic year by themselves using the follow formular:</w:delText>
        </w:r>
        <w:bookmarkStart w:id="7055" w:name="_Toc177143504"/>
        <w:bookmarkStart w:id="7056" w:name="_Toc177143859"/>
        <w:bookmarkEnd w:id="7055"/>
        <w:bookmarkEnd w:id="7056"/>
      </w:del>
    </w:p>
    <w:p w14:paraId="180F7A25" w14:textId="5188ECCB" w:rsidR="00D9034C" w:rsidRPr="00863667" w:rsidDel="00B553BE" w:rsidRDefault="00D9034C" w:rsidP="003E1B62">
      <w:pPr>
        <w:pStyle w:val="ListParagraph"/>
        <w:tabs>
          <w:tab w:val="left" w:pos="630"/>
          <w:tab w:val="left" w:pos="1080"/>
        </w:tabs>
        <w:ind w:left="0" w:firstLine="0"/>
        <w:contextualSpacing w:val="0"/>
        <w:rPr>
          <w:del w:id="7057" w:author="An Tran, ACA (BUV)" w:date="2024-09-12T22:22:00Z" w16du:dateUtc="2024-09-12T15:22:00Z"/>
          <w:rFonts w:ascii="iCiel Avenir LT Std 35 Light" w:hAnsi="iCiel Avenir LT Std 35 Light" w:cs="Arial"/>
          <w:sz w:val="22"/>
          <w:szCs w:val="22"/>
        </w:rPr>
      </w:pPr>
      <w:del w:id="7058" w:author="An Tran, ACA (BUV)" w:date="2024-09-12T22:22:00Z" w16du:dateUtc="2024-09-12T15:22:00Z">
        <w:r w:rsidRPr="00863667" w:rsidDel="00B553BE">
          <w:rPr>
            <w:rFonts w:ascii="iCiel Avenir LT Std 35 Light" w:hAnsi="iCiel Avenir LT Std 35 Light" w:cs="Arial"/>
            <w:sz w:val="22"/>
            <w:szCs w:val="22"/>
            <w:rPrChange w:id="7059" w:author="An Tran, ACA (BUV)" w:date="2024-09-13T17:29:00Z" w16du:dateUtc="2024-09-13T10:29:00Z">
              <w:rPr>
                <w:rFonts w:ascii="iCiel Avenir LT Std 35 Light" w:hAnsi="iCiel Avenir LT Std 35 Light" w:cs="Arial"/>
                <w:sz w:val="22"/>
                <w:szCs w:val="22"/>
                <w:lang w:val="vi-VN"/>
              </w:rPr>
            </w:rPrChange>
          </w:rPr>
          <w:delText>Average Level 4,5,6 (Year 1,2,3) passed core = (Module 1 x credit 1 + Module 2 x credit 2 +... Module n x credit n) /Total credits (taken in one year/ one Level).</w:delText>
        </w:r>
        <w:bookmarkStart w:id="7060" w:name="_Toc177143505"/>
        <w:bookmarkStart w:id="7061" w:name="_Toc177143860"/>
        <w:bookmarkEnd w:id="7060"/>
        <w:bookmarkEnd w:id="7061"/>
      </w:del>
    </w:p>
    <w:p w14:paraId="7E0C4FBA" w14:textId="1574C20E" w:rsidR="00D9034C" w:rsidRPr="00863667" w:rsidDel="00B553BE" w:rsidRDefault="00D9034C" w:rsidP="003E1B62">
      <w:pPr>
        <w:pStyle w:val="ListParagraph"/>
        <w:tabs>
          <w:tab w:val="left" w:pos="630"/>
          <w:tab w:val="left" w:pos="1080"/>
        </w:tabs>
        <w:ind w:left="0" w:firstLine="0"/>
        <w:contextualSpacing w:val="0"/>
        <w:rPr>
          <w:del w:id="7062" w:author="An Tran, ACA (BUV)" w:date="2024-09-12T22:22:00Z" w16du:dateUtc="2024-09-12T15:22:00Z"/>
          <w:rFonts w:ascii="iCiel Avenir LT Std 35 Light" w:hAnsi="iCiel Avenir LT Std 35 Light" w:cs="Arial"/>
          <w:sz w:val="22"/>
          <w:szCs w:val="22"/>
          <w:rPrChange w:id="7063" w:author="An Tran, ACA (BUV)" w:date="2024-09-13T17:29:00Z" w16du:dateUtc="2024-09-13T10:29:00Z">
            <w:rPr>
              <w:del w:id="7064" w:author="An Tran, ACA (BUV)" w:date="2024-09-12T22:22:00Z" w16du:dateUtc="2024-09-12T15:22:00Z"/>
              <w:rFonts w:ascii="iCiel Avenir LT Std 35 Light" w:hAnsi="iCiel Avenir LT Std 35 Light" w:cs="Arial"/>
              <w:i/>
              <w:iCs/>
              <w:sz w:val="22"/>
              <w:szCs w:val="22"/>
              <w:lang w:val="vi-VN"/>
            </w:rPr>
          </w:rPrChange>
        </w:rPr>
      </w:pPr>
      <w:del w:id="7065" w:author="An Tran, ACA (BUV)" w:date="2024-09-12T22:22:00Z" w16du:dateUtc="2024-09-12T15:22:00Z">
        <w:r w:rsidRPr="00863667" w:rsidDel="00B553BE">
          <w:rPr>
            <w:rFonts w:ascii="iCiel Avenir LT Std 35 Light" w:hAnsi="iCiel Avenir LT Std 35 Light" w:cs="Arial"/>
            <w:sz w:val="22"/>
            <w:szCs w:val="22"/>
            <w:rPrChange w:id="7066" w:author="An Tran, ACA (BUV)" w:date="2024-09-13T17:29:00Z" w16du:dateUtc="2024-09-13T10:29:00Z">
              <w:rPr>
                <w:rFonts w:ascii="iCiel Avenir LT Std 35 Light" w:hAnsi="iCiel Avenir LT Std 35 Light" w:cs="Arial"/>
                <w:i/>
                <w:iCs/>
                <w:sz w:val="22"/>
                <w:szCs w:val="22"/>
                <w:lang w:val="vi-VN"/>
              </w:rPr>
            </w:rPrChange>
          </w:rPr>
          <w:delText>Đại học Staffordshie không cung cấp điểm trung bình (GPA) riêng cho năm nhất và năm 2. Tuy nhiên, sinh viên có thể tự tính điểm trung bình cho mỗi năm học theo công thức sau:</w:delText>
        </w:r>
        <w:bookmarkStart w:id="7067" w:name="_Toc177143506"/>
        <w:bookmarkStart w:id="7068" w:name="_Toc177143861"/>
        <w:bookmarkEnd w:id="7067"/>
        <w:bookmarkEnd w:id="7068"/>
      </w:del>
    </w:p>
    <w:p w14:paraId="395B9C84" w14:textId="6C26AEAE" w:rsidR="00D9034C" w:rsidRPr="00863667" w:rsidDel="00B553BE" w:rsidRDefault="00D9034C" w:rsidP="003E1B62">
      <w:pPr>
        <w:pStyle w:val="ListParagraph"/>
        <w:tabs>
          <w:tab w:val="left" w:pos="630"/>
          <w:tab w:val="left" w:pos="1080"/>
        </w:tabs>
        <w:ind w:left="0" w:firstLine="0"/>
        <w:contextualSpacing w:val="0"/>
        <w:rPr>
          <w:del w:id="7069" w:author="An Tran, ACA (BUV)" w:date="2024-09-12T22:22:00Z" w16du:dateUtc="2024-09-12T15:22:00Z"/>
          <w:rFonts w:ascii="iCiel Avenir LT Std 35 Light" w:hAnsi="iCiel Avenir LT Std 35 Light" w:cs="Arial"/>
          <w:sz w:val="22"/>
          <w:szCs w:val="22"/>
          <w:rPrChange w:id="7070" w:author="An Tran, ACA (BUV)" w:date="2024-09-13T17:29:00Z" w16du:dateUtc="2024-09-13T10:29:00Z">
            <w:rPr>
              <w:del w:id="7071" w:author="An Tran, ACA (BUV)" w:date="2024-09-12T22:22:00Z" w16du:dateUtc="2024-09-12T15:22:00Z"/>
              <w:rFonts w:ascii="iCiel Avenir LT Std 35 Light" w:hAnsi="iCiel Avenir LT Std 35 Light" w:cs="Arial"/>
              <w:i/>
              <w:iCs/>
              <w:sz w:val="22"/>
              <w:szCs w:val="22"/>
              <w:lang w:val="vi-VN"/>
            </w:rPr>
          </w:rPrChange>
        </w:rPr>
      </w:pPr>
      <w:del w:id="7072" w:author="An Tran, ACA (BUV)" w:date="2024-09-12T22:22:00Z" w16du:dateUtc="2024-09-12T15:22:00Z">
        <w:r w:rsidRPr="00863667" w:rsidDel="00B553BE">
          <w:rPr>
            <w:rFonts w:ascii="iCiel Avenir LT Std 35 Light" w:hAnsi="iCiel Avenir LT Std 35 Light" w:cs="Arial"/>
            <w:sz w:val="22"/>
            <w:szCs w:val="22"/>
            <w:rPrChange w:id="7073" w:author="An Tran, ACA (BUV)" w:date="2024-09-13T17:29:00Z" w16du:dateUtc="2024-09-13T10:29:00Z">
              <w:rPr>
                <w:rFonts w:ascii="iCiel Avenir LT Std 35 Light" w:hAnsi="iCiel Avenir LT Std 35 Light" w:cs="Arial"/>
                <w:i/>
                <w:iCs/>
                <w:sz w:val="22"/>
                <w:szCs w:val="22"/>
                <w:lang w:val="vi-VN"/>
              </w:rPr>
            </w:rPrChange>
          </w:rPr>
          <w:delText>Điểm trung bình Level 4,5,6 (năm nhất, hai và ba) = (Điểm môn 1 x số tín chỉ môn 1+ Điểm môn 2 x số tín chỉ môn 2 + … Điểm môn n x số tín chỉ môn n) / Tổng số tín chỉ trong một level/ năm đó.</w:delText>
        </w:r>
        <w:bookmarkStart w:id="7074" w:name="_Toc177143507"/>
        <w:bookmarkStart w:id="7075" w:name="_Toc177143862"/>
        <w:bookmarkEnd w:id="7074"/>
        <w:bookmarkEnd w:id="7075"/>
      </w:del>
    </w:p>
    <w:p w14:paraId="0A9036DE" w14:textId="00C22BF8" w:rsidR="00D9034C" w:rsidRPr="00863667" w:rsidDel="00B553BE" w:rsidRDefault="00D9034C" w:rsidP="00D85019">
      <w:pPr>
        <w:pStyle w:val="Question"/>
        <w:numPr>
          <w:ilvl w:val="0"/>
          <w:numId w:val="24"/>
        </w:numPr>
        <w:tabs>
          <w:tab w:val="left" w:pos="630"/>
          <w:tab w:val="left" w:pos="1080"/>
        </w:tabs>
        <w:spacing w:before="100" w:line="400" w:lineRule="exact"/>
        <w:ind w:left="0" w:firstLine="720"/>
        <w:rPr>
          <w:del w:id="7076" w:author="An Tran, ACA (BUV)" w:date="2024-09-12T22:22:00Z" w16du:dateUtc="2024-09-12T15:22:00Z"/>
          <w:rFonts w:cs="Arial"/>
          <w:szCs w:val="22"/>
          <w:rPrChange w:id="7077" w:author="An Tran, ACA (BUV)" w:date="2024-09-13T17:29:00Z" w16du:dateUtc="2024-09-13T10:29:00Z">
            <w:rPr>
              <w:del w:id="7078" w:author="An Tran, ACA (BUV)" w:date="2024-09-12T22:22:00Z" w16du:dateUtc="2024-09-12T15:22:00Z"/>
              <w:rFonts w:cs="Arial"/>
              <w:i/>
              <w:iCs/>
              <w:szCs w:val="22"/>
              <w:lang w:val="vi-VN"/>
            </w:rPr>
          </w:rPrChange>
        </w:rPr>
      </w:pPr>
      <w:bookmarkStart w:id="7079" w:name="_Toc107734216"/>
      <w:bookmarkStart w:id="7080" w:name="_Toc107734430"/>
      <w:bookmarkStart w:id="7081" w:name="_Toc107734882"/>
      <w:bookmarkStart w:id="7082" w:name="_Toc107735104"/>
      <w:bookmarkStart w:id="7083" w:name="_Toc107735231"/>
      <w:bookmarkStart w:id="7084" w:name="_Toc107735336"/>
      <w:bookmarkStart w:id="7085" w:name="_Toc107735440"/>
      <w:bookmarkStart w:id="7086" w:name="_Toc107735543"/>
      <w:bookmarkStart w:id="7087" w:name="_Toc107735648"/>
      <w:bookmarkStart w:id="7088" w:name="_Toc107735752"/>
      <w:bookmarkStart w:id="7089" w:name="_Toc107735856"/>
      <w:bookmarkStart w:id="7090" w:name="_Toc107735960"/>
      <w:bookmarkStart w:id="7091" w:name="_Toc107736113"/>
      <w:bookmarkStart w:id="7092" w:name="_Toc107736260"/>
      <w:bookmarkStart w:id="7093" w:name="_Toc107736364"/>
      <w:bookmarkStart w:id="7094" w:name="_Toc107736586"/>
      <w:bookmarkStart w:id="7095" w:name="_Toc107736689"/>
      <w:bookmarkStart w:id="7096" w:name="_Toc107736792"/>
      <w:bookmarkStart w:id="7097" w:name="_Toc107736896"/>
      <w:bookmarkStart w:id="7098" w:name="_Toc107737748"/>
      <w:bookmarkStart w:id="7099" w:name="_Toc108099137"/>
      <w:bookmarkStart w:id="7100" w:name="_Toc113975552"/>
      <w:bookmarkStart w:id="7101" w:name="_Toc113976069"/>
      <w:bookmarkStart w:id="7102" w:name="_Toc114065599"/>
      <w:bookmarkStart w:id="7103" w:name="_Toc114065995"/>
      <w:bookmarkStart w:id="7104" w:name="_Toc113977105"/>
      <w:bookmarkStart w:id="7105" w:name="_Toc122700183"/>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del w:id="7106" w:author="An Tran, ACA (BUV)" w:date="2024-09-12T22:22:00Z" w16du:dateUtc="2024-09-12T15:22:00Z">
        <w:r w:rsidRPr="00863667" w:rsidDel="00B553BE">
          <w:rPr>
            <w:rFonts w:cs="Arial"/>
            <w:szCs w:val="22"/>
            <w:rPrChange w:id="7107" w:author="An Tran, ACA (BUV)" w:date="2024-09-13T17:29:00Z" w16du:dateUtc="2024-09-13T10:29:00Z">
              <w:rPr>
                <w:rFonts w:cs="Arial"/>
                <w:szCs w:val="22"/>
                <w:lang w:val="vi-VN"/>
              </w:rPr>
            </w:rPrChange>
          </w:rPr>
          <w:delText>When will a student’s final GPA &amp; classification be available? How are student’s GPA &amp; classification calculated?</w:delText>
        </w:r>
        <w:r w:rsidRPr="00863667" w:rsidDel="00B553BE">
          <w:rPr>
            <w:rFonts w:cs="Arial"/>
            <w:szCs w:val="22"/>
            <w:rPrChange w:id="7108" w:author="An Tran, ACA (BUV)" w:date="2024-09-13T17:29:00Z" w16du:dateUtc="2024-09-13T10:29:00Z">
              <w:rPr>
                <w:szCs w:val="22"/>
                <w:lang w:val="vi-VN"/>
              </w:rPr>
            </w:rPrChange>
          </w:rPr>
          <w:delText xml:space="preserve"> </w:delText>
        </w:r>
        <w:r w:rsidRPr="00863667" w:rsidDel="00B553BE">
          <w:rPr>
            <w:rFonts w:cs="Arial"/>
            <w:szCs w:val="22"/>
            <w:rPrChange w:id="7109" w:author="An Tran, ACA (BUV)" w:date="2024-09-13T17:29:00Z" w16du:dateUtc="2024-09-13T10:29:00Z">
              <w:rPr>
                <w:rFonts w:cs="Arial"/>
                <w:szCs w:val="22"/>
                <w:lang w:val="vi-VN"/>
              </w:rPr>
            </w:rPrChange>
          </w:rPr>
          <w:delText xml:space="preserve">What is the graduation condition? </w:delText>
        </w:r>
        <w:r w:rsidRPr="00863667" w:rsidDel="00B553BE">
          <w:rPr>
            <w:rFonts w:cs="Arial"/>
            <w:b w:val="0"/>
            <w:szCs w:val="22"/>
            <w:rPrChange w:id="7110" w:author="An Tran, ACA (BUV)" w:date="2024-09-13T17:29:00Z" w16du:dateUtc="2024-09-13T10:29:00Z">
              <w:rPr>
                <w:rFonts w:cs="Arial"/>
                <w:b w:val="0"/>
                <w:szCs w:val="22"/>
                <w:lang w:val="vi-VN"/>
              </w:rPr>
            </w:rPrChange>
          </w:rPr>
          <w:delText xml:space="preserve">/ </w:delText>
        </w:r>
        <w:r w:rsidRPr="00863667" w:rsidDel="00B553BE">
          <w:rPr>
            <w:rFonts w:cs="Arial"/>
            <w:szCs w:val="22"/>
            <w:rPrChange w:id="7111" w:author="An Tran, ACA (BUV)" w:date="2024-09-13T17:29:00Z" w16du:dateUtc="2024-09-13T10:29:00Z">
              <w:rPr>
                <w:rFonts w:cs="Arial"/>
                <w:i/>
                <w:iCs/>
                <w:szCs w:val="22"/>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bookmarkStart w:id="7112" w:name="_Toc177143508"/>
        <w:bookmarkStart w:id="7113" w:name="_Toc177143863"/>
        <w:bookmarkEnd w:id="7104"/>
        <w:bookmarkEnd w:id="7105"/>
        <w:bookmarkEnd w:id="7112"/>
        <w:bookmarkEnd w:id="7113"/>
      </w:del>
    </w:p>
    <w:p w14:paraId="59959DFE" w14:textId="5CF04793" w:rsidR="00D9034C" w:rsidRPr="00863667" w:rsidDel="00B553BE" w:rsidRDefault="00D9034C" w:rsidP="003E1B62">
      <w:pPr>
        <w:pStyle w:val="ListParagraph"/>
        <w:tabs>
          <w:tab w:val="left" w:pos="630"/>
          <w:tab w:val="left" w:pos="720"/>
          <w:tab w:val="left" w:pos="1080"/>
        </w:tabs>
        <w:ind w:left="0"/>
        <w:contextualSpacing w:val="0"/>
        <w:rPr>
          <w:del w:id="7114" w:author="An Tran, ACA (BUV)" w:date="2024-09-12T22:22:00Z" w16du:dateUtc="2024-09-12T15:22:00Z"/>
          <w:rFonts w:ascii="iCiel Avenir LT Std 35 Light" w:hAnsi="iCiel Avenir LT Std 35 Light" w:cs="Arial"/>
          <w:b/>
          <w:sz w:val="22"/>
          <w:szCs w:val="22"/>
          <w:rPrChange w:id="7115" w:author="An Tran, ACA (BUV)" w:date="2024-09-13T17:29:00Z" w16du:dateUtc="2024-09-13T10:29:00Z">
            <w:rPr>
              <w:del w:id="7116" w:author="An Tran, ACA (BUV)" w:date="2024-09-12T22:22:00Z" w16du:dateUtc="2024-09-12T15:22:00Z"/>
              <w:rFonts w:ascii="iCiel Avenir LT Std 35 Light" w:hAnsi="iCiel Avenir LT Std 35 Light" w:cs="Arial"/>
              <w:b/>
              <w:bCs/>
              <w:sz w:val="22"/>
              <w:szCs w:val="22"/>
              <w:u w:val="single"/>
              <w:lang w:val="vi-VN"/>
            </w:rPr>
          </w:rPrChange>
        </w:rPr>
      </w:pPr>
      <w:del w:id="7117" w:author="An Tran, ACA (BUV)" w:date="2024-09-12T22:22:00Z" w16du:dateUtc="2024-09-12T15:22:00Z">
        <w:r w:rsidRPr="00863667" w:rsidDel="00B553BE">
          <w:rPr>
            <w:rFonts w:ascii="iCiel Avenir LT Std 35 Light" w:hAnsi="iCiel Avenir LT Std 35 Light" w:cs="Arial"/>
            <w:b/>
            <w:sz w:val="22"/>
            <w:szCs w:val="22"/>
            <w:rPrChange w:id="7118"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7119"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7120"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7121" w:author="An Tran, ACA (BUV)" w:date="2024-09-13T17:29:00Z" w16du:dateUtc="2024-09-13T10:29:00Z">
              <w:rPr>
                <w:rFonts w:ascii="iCiel Avenir LT Std 35 Light" w:hAnsi="iCiel Avenir LT Std 35 Light" w:cs="Arial"/>
                <w:sz w:val="22"/>
                <w:szCs w:val="22"/>
                <w:lang w:val="vi-VN"/>
              </w:rPr>
            </w:rPrChange>
          </w:rPr>
          <w:tab/>
        </w:r>
        <w:bookmarkStart w:id="7122" w:name="_Toc177143509"/>
        <w:bookmarkStart w:id="7123" w:name="_Toc177143864"/>
        <w:bookmarkEnd w:id="7122"/>
        <w:bookmarkEnd w:id="7123"/>
      </w:del>
    </w:p>
    <w:p w14:paraId="5BDAEDB7" w14:textId="6085C628" w:rsidR="00D9034C" w:rsidRPr="00863667" w:rsidDel="00B553BE" w:rsidRDefault="00D9034C" w:rsidP="003E1B62">
      <w:pPr>
        <w:tabs>
          <w:tab w:val="left" w:pos="630"/>
          <w:tab w:val="left" w:pos="720"/>
          <w:tab w:val="left" w:pos="1080"/>
        </w:tabs>
        <w:ind w:firstLine="0"/>
        <w:rPr>
          <w:del w:id="7124" w:author="An Tran, ACA (BUV)" w:date="2024-09-12T22:22:00Z" w16du:dateUtc="2024-09-12T15:22:00Z"/>
          <w:rFonts w:ascii="iCiel Avenir LT Std 35 Light" w:hAnsi="iCiel Avenir LT Std 35 Light" w:cs="Arial"/>
          <w:sz w:val="22"/>
          <w:szCs w:val="22"/>
          <w:rPrChange w:id="7125" w:author="An Tran, ACA (BUV)" w:date="2024-09-13T17:29:00Z" w16du:dateUtc="2024-09-13T10:29:00Z">
            <w:rPr>
              <w:del w:id="7126" w:author="An Tran, ACA (BUV)" w:date="2024-09-12T22:22:00Z" w16du:dateUtc="2024-09-12T15:22:00Z"/>
              <w:rFonts w:ascii="iCiel Avenir LT Std 35 Light" w:hAnsi="iCiel Avenir LT Std 35 Light" w:cs="Arial"/>
              <w:sz w:val="22"/>
              <w:szCs w:val="22"/>
              <w:lang w:val="vi-VN"/>
            </w:rPr>
          </w:rPrChange>
        </w:rPr>
      </w:pPr>
      <w:del w:id="7127" w:author="An Tran, ACA (BUV)" w:date="2024-09-12T22:22:00Z" w16du:dateUtc="2024-09-12T15:22:00Z">
        <w:r w:rsidRPr="00863667" w:rsidDel="00B553BE">
          <w:rPr>
            <w:rFonts w:ascii="iCiel Avenir LT Std 35 Light" w:hAnsi="iCiel Avenir LT Std 35 Light" w:cs="Arial"/>
            <w:sz w:val="22"/>
            <w:szCs w:val="22"/>
            <w:rPrChange w:id="7128" w:author="An Tran, ACA (BUV)" w:date="2024-09-13T17:29:00Z" w16du:dateUtc="2024-09-13T10:29:00Z">
              <w:rPr>
                <w:rFonts w:ascii="iCiel Avenir LT Std 35 Light" w:hAnsi="iCiel Avenir LT Std 35 Light" w:cs="Arial"/>
                <w:sz w:val="22"/>
                <w:szCs w:val="22"/>
                <w:lang w:val="vi-VN"/>
              </w:rPr>
            </w:rPrChange>
          </w:rPr>
          <w:delText xml:space="preserve">If </w:delText>
        </w:r>
        <w:r w:rsidR="00F06962" w:rsidRPr="00863667" w:rsidDel="00B553BE">
          <w:rPr>
            <w:rFonts w:ascii="iCiel Avenir LT Std 35 Light" w:hAnsi="iCiel Avenir LT Std 35 Light" w:cs="Arial"/>
            <w:sz w:val="22"/>
            <w:szCs w:val="22"/>
            <w:rPrChange w:id="7129" w:author="An Tran, ACA (BUV)" w:date="2024-09-13T17:29:00Z" w16du:dateUtc="2024-09-13T10:29:00Z">
              <w:rPr>
                <w:rFonts w:ascii="iCiel Avenir LT Std 35 Light" w:hAnsi="iCiel Avenir LT Std 35 Light" w:cs="Arial"/>
                <w:sz w:val="22"/>
                <w:szCs w:val="22"/>
                <w:lang w:val="vi-VN"/>
              </w:rPr>
            </w:rPrChange>
          </w:rPr>
          <w:delText>a student</w:delText>
        </w:r>
        <w:r w:rsidRPr="00863667" w:rsidDel="00B553BE">
          <w:rPr>
            <w:rFonts w:ascii="iCiel Avenir LT Std 35 Light" w:hAnsi="iCiel Avenir LT Std 35 Light" w:cs="Arial"/>
            <w:sz w:val="22"/>
            <w:szCs w:val="22"/>
            <w:rPrChange w:id="7130" w:author="An Tran, ACA (BUV)" w:date="2024-09-13T17:29:00Z" w16du:dateUtc="2024-09-13T10:29:00Z">
              <w:rPr>
                <w:rFonts w:ascii="iCiel Avenir LT Std 35 Light" w:hAnsi="iCiel Avenir LT Std 35 Light" w:cs="Arial"/>
                <w:sz w:val="22"/>
                <w:szCs w:val="22"/>
                <w:lang w:val="vi-VN"/>
              </w:rPr>
            </w:rPrChange>
          </w:rPr>
          <w:delText xml:space="preserve"> studies Staffordshire University programme, GPA will be calculated at the end of the programme and visible in a student’s official final transcript. A student’s final GPA and classification needs to go through a verification process and needs to be agreed by </w:delText>
        </w:r>
        <w:r w:rsidR="00F06962" w:rsidRPr="00863667" w:rsidDel="00B553BE">
          <w:rPr>
            <w:rFonts w:ascii="iCiel Avenir LT Std 35 Light" w:hAnsi="iCiel Avenir LT Std 35 Light" w:cs="Arial"/>
            <w:sz w:val="22"/>
            <w:szCs w:val="22"/>
            <w:rPrChange w:id="7131" w:author="An Tran, ACA (BUV)" w:date="2024-09-13T17:29:00Z" w16du:dateUtc="2024-09-13T10:29:00Z">
              <w:rPr>
                <w:rFonts w:ascii="iCiel Avenir LT Std 35 Light" w:hAnsi="iCiel Avenir LT Std 35 Light" w:cs="Arial"/>
                <w:sz w:val="22"/>
                <w:szCs w:val="22"/>
                <w:lang w:val="vi-VN"/>
              </w:rPr>
            </w:rPrChange>
          </w:rPr>
          <w:delText>the External</w:delText>
        </w:r>
        <w:r w:rsidRPr="00863667" w:rsidDel="00B553BE">
          <w:rPr>
            <w:rFonts w:ascii="iCiel Avenir LT Std 35 Light" w:hAnsi="iCiel Avenir LT Std 35 Light" w:cs="Arial"/>
            <w:sz w:val="22"/>
            <w:szCs w:val="22"/>
            <w:rPrChange w:id="7132" w:author="An Tran, ACA (BUV)" w:date="2024-09-13T17:29:00Z" w16du:dateUtc="2024-09-13T10:29:00Z">
              <w:rPr>
                <w:rFonts w:ascii="iCiel Avenir LT Std 35 Light" w:hAnsi="iCiel Avenir LT Std 35 Light" w:cs="Arial"/>
                <w:sz w:val="22"/>
                <w:szCs w:val="22"/>
                <w:lang w:val="vi-VN"/>
              </w:rPr>
            </w:rPrChange>
          </w:rPr>
          <w:delText xml:space="preserve"> Examination Board. Therefore, until it is ready and approved to be delivered, BUV can only provide student the provisional GPA to date. The final GPA calculation is 30% of level 5 (Year 2) and 70% of level 6 (Year 3). Overall score &amp; corresponding base classification are as below:</w:delText>
        </w:r>
        <w:bookmarkStart w:id="7133" w:name="_Toc177143510"/>
        <w:bookmarkStart w:id="7134" w:name="_Toc177143865"/>
        <w:bookmarkEnd w:id="7133"/>
        <w:bookmarkEnd w:id="7134"/>
      </w:del>
    </w:p>
    <w:p w14:paraId="78DE7A84" w14:textId="077B6B2C" w:rsidR="00D9034C" w:rsidRPr="00863667" w:rsidDel="00B553BE" w:rsidRDefault="00D9034C" w:rsidP="00D85019">
      <w:pPr>
        <w:pStyle w:val="ListParagraph"/>
        <w:numPr>
          <w:ilvl w:val="0"/>
          <w:numId w:val="3"/>
        </w:numPr>
        <w:tabs>
          <w:tab w:val="left" w:pos="630"/>
          <w:tab w:val="left" w:pos="720"/>
          <w:tab w:val="left" w:pos="1080"/>
        </w:tabs>
        <w:ind w:left="0" w:firstLine="720"/>
        <w:contextualSpacing w:val="0"/>
        <w:rPr>
          <w:del w:id="7135" w:author="An Tran, ACA (BUV)" w:date="2024-09-12T22:22:00Z" w16du:dateUtc="2024-09-12T15:22:00Z"/>
          <w:rFonts w:ascii="iCiel Avenir LT Std 35 Light" w:hAnsi="iCiel Avenir LT Std 35 Light" w:cs="Arial"/>
          <w:sz w:val="22"/>
          <w:szCs w:val="22"/>
          <w:rPrChange w:id="7136" w:author="An Tran, ACA (BUV)" w:date="2024-09-13T17:29:00Z" w16du:dateUtc="2024-09-13T10:29:00Z">
            <w:rPr>
              <w:del w:id="7137" w:author="An Tran, ACA (BUV)" w:date="2024-09-12T22:22:00Z" w16du:dateUtc="2024-09-12T15:22:00Z"/>
              <w:rFonts w:ascii="iCiel Avenir LT Std 35 Light" w:hAnsi="iCiel Avenir LT Std 35 Light" w:cs="Arial"/>
              <w:sz w:val="22"/>
              <w:szCs w:val="22"/>
              <w:lang w:val="vi-VN"/>
            </w:rPr>
          </w:rPrChange>
        </w:rPr>
      </w:pPr>
      <w:del w:id="7138" w:author="An Tran, ACA (BUV)" w:date="2024-09-12T22:22:00Z" w16du:dateUtc="2024-09-12T15:22:00Z">
        <w:r w:rsidRPr="00863667" w:rsidDel="00B553BE">
          <w:rPr>
            <w:rFonts w:ascii="iCiel Avenir LT Std 35 Light" w:hAnsi="iCiel Avenir LT Std 35 Light" w:cs="Arial"/>
            <w:sz w:val="22"/>
            <w:szCs w:val="22"/>
            <w:rPrChange w:id="7139" w:author="An Tran, ACA (BUV)" w:date="2024-09-13T17:29:00Z" w16du:dateUtc="2024-09-13T10:29:00Z">
              <w:rPr>
                <w:rFonts w:ascii="iCiel Avenir LT Std 35 Light" w:hAnsi="iCiel Avenir LT Std 35 Light" w:cs="Arial"/>
                <w:sz w:val="22"/>
                <w:szCs w:val="22"/>
                <w:lang w:val="vi-VN"/>
              </w:rPr>
            </w:rPrChange>
          </w:rPr>
          <w:delText>From 70% to 100%: First Class Honours</w:delText>
        </w:r>
        <w:bookmarkStart w:id="7140" w:name="_Toc177143511"/>
        <w:bookmarkStart w:id="7141" w:name="_Toc177143866"/>
        <w:bookmarkEnd w:id="7140"/>
        <w:bookmarkEnd w:id="7141"/>
      </w:del>
    </w:p>
    <w:p w14:paraId="0A0F0F85" w14:textId="22BE104E" w:rsidR="00D9034C" w:rsidRPr="00863667" w:rsidDel="00B553BE" w:rsidRDefault="00D9034C" w:rsidP="00D85019">
      <w:pPr>
        <w:pStyle w:val="ListParagraph"/>
        <w:numPr>
          <w:ilvl w:val="0"/>
          <w:numId w:val="3"/>
        </w:numPr>
        <w:tabs>
          <w:tab w:val="left" w:pos="630"/>
          <w:tab w:val="left" w:pos="720"/>
          <w:tab w:val="left" w:pos="1080"/>
        </w:tabs>
        <w:ind w:left="0" w:firstLine="720"/>
        <w:contextualSpacing w:val="0"/>
        <w:rPr>
          <w:del w:id="7142" w:author="An Tran, ACA (BUV)" w:date="2024-09-12T22:22:00Z" w16du:dateUtc="2024-09-12T15:22:00Z"/>
          <w:rFonts w:ascii="iCiel Avenir LT Std 35 Light" w:hAnsi="iCiel Avenir LT Std 35 Light" w:cs="Arial"/>
          <w:sz w:val="22"/>
          <w:szCs w:val="22"/>
          <w:rPrChange w:id="7143" w:author="An Tran, ACA (BUV)" w:date="2024-09-13T17:29:00Z" w16du:dateUtc="2024-09-13T10:29:00Z">
            <w:rPr>
              <w:del w:id="7144" w:author="An Tran, ACA (BUV)" w:date="2024-09-12T22:22:00Z" w16du:dateUtc="2024-09-12T15:22:00Z"/>
              <w:rFonts w:ascii="iCiel Avenir LT Std 35 Light" w:hAnsi="iCiel Avenir LT Std 35 Light" w:cs="Arial"/>
              <w:sz w:val="22"/>
              <w:szCs w:val="22"/>
              <w:lang w:val="vi-VN"/>
            </w:rPr>
          </w:rPrChange>
        </w:rPr>
      </w:pPr>
      <w:del w:id="7145" w:author="An Tran, ACA (BUV)" w:date="2024-09-12T22:22:00Z" w16du:dateUtc="2024-09-12T15:22:00Z">
        <w:r w:rsidRPr="00863667" w:rsidDel="00B553BE">
          <w:rPr>
            <w:rFonts w:ascii="iCiel Avenir LT Std 35 Light" w:hAnsi="iCiel Avenir LT Std 35 Light" w:cs="Arial"/>
            <w:sz w:val="22"/>
            <w:szCs w:val="22"/>
            <w:rPrChange w:id="7146" w:author="An Tran, ACA (BUV)" w:date="2024-09-13T17:29:00Z" w16du:dateUtc="2024-09-13T10:29:00Z">
              <w:rPr>
                <w:rFonts w:ascii="iCiel Avenir LT Std 35 Light" w:hAnsi="iCiel Avenir LT Std 35 Light" w:cs="Arial"/>
                <w:sz w:val="22"/>
                <w:szCs w:val="22"/>
                <w:lang w:val="vi-VN"/>
              </w:rPr>
            </w:rPrChange>
          </w:rPr>
          <w:delText>From 60% to 69%: Upper Second-Class Honours</w:delText>
        </w:r>
        <w:bookmarkStart w:id="7147" w:name="_Toc177143512"/>
        <w:bookmarkStart w:id="7148" w:name="_Toc177143867"/>
        <w:bookmarkEnd w:id="7147"/>
        <w:bookmarkEnd w:id="7148"/>
      </w:del>
    </w:p>
    <w:p w14:paraId="7ED314A4" w14:textId="1F9B6C7F" w:rsidR="00D9034C" w:rsidRPr="00863667" w:rsidDel="00B553BE" w:rsidRDefault="00D9034C" w:rsidP="00D85019">
      <w:pPr>
        <w:pStyle w:val="ListParagraph"/>
        <w:numPr>
          <w:ilvl w:val="0"/>
          <w:numId w:val="3"/>
        </w:numPr>
        <w:tabs>
          <w:tab w:val="left" w:pos="630"/>
          <w:tab w:val="left" w:pos="720"/>
          <w:tab w:val="left" w:pos="1080"/>
        </w:tabs>
        <w:ind w:left="0" w:firstLine="720"/>
        <w:contextualSpacing w:val="0"/>
        <w:rPr>
          <w:del w:id="7149" w:author="An Tran, ACA (BUV)" w:date="2024-09-12T22:22:00Z" w16du:dateUtc="2024-09-12T15:22:00Z"/>
          <w:rFonts w:ascii="iCiel Avenir LT Std 35 Light" w:hAnsi="iCiel Avenir LT Std 35 Light" w:cs="Arial"/>
          <w:sz w:val="22"/>
          <w:szCs w:val="22"/>
          <w:rPrChange w:id="7150" w:author="An Tran, ACA (BUV)" w:date="2024-09-13T17:29:00Z" w16du:dateUtc="2024-09-13T10:29:00Z">
            <w:rPr>
              <w:del w:id="7151" w:author="An Tran, ACA (BUV)" w:date="2024-09-12T22:22:00Z" w16du:dateUtc="2024-09-12T15:22:00Z"/>
              <w:rFonts w:ascii="iCiel Avenir LT Std 35 Light" w:hAnsi="iCiel Avenir LT Std 35 Light" w:cs="Arial"/>
              <w:sz w:val="22"/>
              <w:szCs w:val="22"/>
              <w:lang w:val="vi-VN"/>
            </w:rPr>
          </w:rPrChange>
        </w:rPr>
      </w:pPr>
      <w:del w:id="7152" w:author="An Tran, ACA (BUV)" w:date="2024-09-12T22:22:00Z" w16du:dateUtc="2024-09-12T15:22:00Z">
        <w:r w:rsidRPr="00863667" w:rsidDel="00B553BE">
          <w:rPr>
            <w:rFonts w:ascii="iCiel Avenir LT Std 35 Light" w:hAnsi="iCiel Avenir LT Std 35 Light" w:cs="Arial"/>
            <w:sz w:val="22"/>
            <w:szCs w:val="22"/>
            <w:rPrChange w:id="7153" w:author="An Tran, ACA (BUV)" w:date="2024-09-13T17:29:00Z" w16du:dateUtc="2024-09-13T10:29:00Z">
              <w:rPr>
                <w:rFonts w:ascii="iCiel Avenir LT Std 35 Light" w:hAnsi="iCiel Avenir LT Std 35 Light" w:cs="Arial"/>
                <w:sz w:val="22"/>
                <w:szCs w:val="22"/>
                <w:lang w:val="vi-VN"/>
              </w:rPr>
            </w:rPrChange>
          </w:rPr>
          <w:delText>From 50% to 59%: Lower Second-Class Honours</w:delText>
        </w:r>
        <w:bookmarkStart w:id="7154" w:name="_Toc177143513"/>
        <w:bookmarkStart w:id="7155" w:name="_Toc177143868"/>
        <w:bookmarkEnd w:id="7154"/>
        <w:bookmarkEnd w:id="7155"/>
      </w:del>
    </w:p>
    <w:p w14:paraId="02CBC1AE" w14:textId="532AA5ED" w:rsidR="00D9034C" w:rsidRPr="00863667" w:rsidDel="00B553BE" w:rsidRDefault="00D9034C" w:rsidP="00D85019">
      <w:pPr>
        <w:pStyle w:val="ListParagraph"/>
        <w:numPr>
          <w:ilvl w:val="0"/>
          <w:numId w:val="3"/>
        </w:numPr>
        <w:tabs>
          <w:tab w:val="left" w:pos="630"/>
          <w:tab w:val="left" w:pos="720"/>
          <w:tab w:val="left" w:pos="1080"/>
        </w:tabs>
        <w:ind w:left="0" w:firstLine="720"/>
        <w:contextualSpacing w:val="0"/>
        <w:rPr>
          <w:del w:id="7156" w:author="An Tran, ACA (BUV)" w:date="2024-09-12T22:22:00Z" w16du:dateUtc="2024-09-12T15:22:00Z"/>
          <w:rFonts w:ascii="iCiel Avenir LT Std 35 Light" w:hAnsi="iCiel Avenir LT Std 35 Light" w:cs="Arial"/>
          <w:sz w:val="22"/>
          <w:szCs w:val="22"/>
          <w:rPrChange w:id="7157" w:author="An Tran, ACA (BUV)" w:date="2024-09-13T17:29:00Z" w16du:dateUtc="2024-09-13T10:29:00Z">
            <w:rPr>
              <w:del w:id="7158" w:author="An Tran, ACA (BUV)" w:date="2024-09-12T22:22:00Z" w16du:dateUtc="2024-09-12T15:22:00Z"/>
              <w:rFonts w:ascii="iCiel Avenir LT Std 35 Light" w:hAnsi="iCiel Avenir LT Std 35 Light" w:cs="Arial"/>
              <w:sz w:val="22"/>
              <w:szCs w:val="22"/>
              <w:lang w:val="vi-VN"/>
            </w:rPr>
          </w:rPrChange>
        </w:rPr>
      </w:pPr>
      <w:del w:id="7159" w:author="An Tran, ACA (BUV)" w:date="2024-09-12T22:22:00Z" w16du:dateUtc="2024-09-12T15:22:00Z">
        <w:r w:rsidRPr="00863667" w:rsidDel="00B553BE">
          <w:rPr>
            <w:rFonts w:ascii="iCiel Avenir LT Std 35 Light" w:hAnsi="iCiel Avenir LT Std 35 Light" w:cs="Arial"/>
            <w:sz w:val="22"/>
            <w:szCs w:val="22"/>
            <w:rPrChange w:id="7160" w:author="An Tran, ACA (BUV)" w:date="2024-09-13T17:29:00Z" w16du:dateUtc="2024-09-13T10:29:00Z">
              <w:rPr>
                <w:rFonts w:ascii="iCiel Avenir LT Std 35 Light" w:hAnsi="iCiel Avenir LT Std 35 Light" w:cs="Arial"/>
                <w:sz w:val="22"/>
                <w:szCs w:val="22"/>
                <w:lang w:val="vi-VN"/>
              </w:rPr>
            </w:rPrChange>
          </w:rPr>
          <w:delText>From 40% to 49%: Third Class Honours</w:delText>
        </w:r>
        <w:bookmarkStart w:id="7161" w:name="_Toc177143514"/>
        <w:bookmarkStart w:id="7162" w:name="_Toc177143869"/>
        <w:bookmarkEnd w:id="7161"/>
        <w:bookmarkEnd w:id="7162"/>
      </w:del>
    </w:p>
    <w:p w14:paraId="5DD1EB7A" w14:textId="0CA3A173" w:rsidR="00D9034C" w:rsidRPr="00863667" w:rsidDel="00B553BE" w:rsidRDefault="00D9034C" w:rsidP="00D85019">
      <w:pPr>
        <w:pStyle w:val="ListParagraph"/>
        <w:numPr>
          <w:ilvl w:val="0"/>
          <w:numId w:val="3"/>
        </w:numPr>
        <w:tabs>
          <w:tab w:val="left" w:pos="630"/>
          <w:tab w:val="left" w:pos="720"/>
          <w:tab w:val="left" w:pos="1080"/>
        </w:tabs>
        <w:ind w:left="0" w:firstLine="720"/>
        <w:contextualSpacing w:val="0"/>
        <w:rPr>
          <w:del w:id="7163" w:author="An Tran, ACA (BUV)" w:date="2024-09-12T22:22:00Z" w16du:dateUtc="2024-09-12T15:22:00Z"/>
          <w:rFonts w:ascii="iCiel Avenir LT Std 35 Light" w:hAnsi="iCiel Avenir LT Std 35 Light" w:cs="Arial"/>
          <w:sz w:val="22"/>
          <w:szCs w:val="22"/>
          <w:rPrChange w:id="7164" w:author="An Tran, ACA (BUV)" w:date="2024-09-13T17:29:00Z" w16du:dateUtc="2024-09-13T10:29:00Z">
            <w:rPr>
              <w:del w:id="7165" w:author="An Tran, ACA (BUV)" w:date="2024-09-12T22:22:00Z" w16du:dateUtc="2024-09-12T15:22:00Z"/>
              <w:rFonts w:ascii="iCiel Avenir LT Std 35 Light" w:hAnsi="iCiel Avenir LT Std 35 Light" w:cs="Arial"/>
              <w:sz w:val="22"/>
              <w:szCs w:val="22"/>
              <w:lang w:val="vi-VN"/>
            </w:rPr>
          </w:rPrChange>
        </w:rPr>
      </w:pPr>
      <w:del w:id="7166" w:author="An Tran, ACA (BUV)" w:date="2024-09-12T22:22:00Z" w16du:dateUtc="2024-09-12T15:22:00Z">
        <w:r w:rsidRPr="00863667" w:rsidDel="00B553BE">
          <w:rPr>
            <w:rFonts w:ascii="iCiel Avenir LT Std 35 Light" w:hAnsi="iCiel Avenir LT Std 35 Light" w:cs="Arial"/>
            <w:sz w:val="22"/>
            <w:szCs w:val="22"/>
            <w:rPrChange w:id="7167" w:author="An Tran, ACA (BUV)" w:date="2024-09-13T17:29:00Z" w16du:dateUtc="2024-09-13T10:29:00Z">
              <w:rPr>
                <w:rFonts w:ascii="iCiel Avenir LT Std 35 Light" w:hAnsi="iCiel Avenir LT Std 35 Light" w:cs="Arial"/>
                <w:sz w:val="22"/>
                <w:szCs w:val="22"/>
                <w:lang w:val="vi-VN"/>
              </w:rPr>
            </w:rPrChange>
          </w:rPr>
          <w:delText>39% or below: Fail or Ordinary Degrees (based on total credits gained for each case)</w:delText>
        </w:r>
        <w:bookmarkStart w:id="7168" w:name="_Toc177143515"/>
        <w:bookmarkStart w:id="7169" w:name="_Toc177143870"/>
        <w:bookmarkEnd w:id="7168"/>
        <w:bookmarkEnd w:id="7169"/>
      </w:del>
    </w:p>
    <w:p w14:paraId="59439B29" w14:textId="4090023C" w:rsidR="00D9034C" w:rsidRPr="00863667" w:rsidDel="00B553BE" w:rsidRDefault="00D9034C" w:rsidP="003E1B62">
      <w:pPr>
        <w:tabs>
          <w:tab w:val="left" w:pos="630"/>
          <w:tab w:val="left" w:pos="720"/>
          <w:tab w:val="left" w:pos="1080"/>
        </w:tabs>
        <w:ind w:firstLine="0"/>
        <w:rPr>
          <w:del w:id="7170" w:author="An Tran, ACA (BUV)" w:date="2024-09-12T22:22:00Z" w16du:dateUtc="2024-09-12T15:22:00Z"/>
          <w:rFonts w:ascii="iCiel Avenir LT Std 35 Light" w:hAnsi="iCiel Avenir LT Std 35 Light" w:cs="Arial"/>
          <w:sz w:val="22"/>
          <w:szCs w:val="22"/>
          <w:rPrChange w:id="7171" w:author="An Tran, ACA (BUV)" w:date="2024-09-13T17:29:00Z" w16du:dateUtc="2024-09-13T10:29:00Z">
            <w:rPr>
              <w:del w:id="7172" w:author="An Tran, ACA (BUV)" w:date="2024-09-12T22:22:00Z" w16du:dateUtc="2024-09-12T15:22:00Z"/>
              <w:rFonts w:ascii="iCiel Avenir LT Std 35 Light" w:hAnsi="iCiel Avenir LT Std 35 Light" w:cs="Arial"/>
              <w:sz w:val="22"/>
              <w:szCs w:val="22"/>
              <w:lang w:val="vi-VN"/>
            </w:rPr>
          </w:rPrChange>
        </w:rPr>
      </w:pPr>
      <w:del w:id="7173" w:author="An Tran, ACA (BUV)" w:date="2024-09-12T22:22:00Z" w16du:dateUtc="2024-09-12T15:22:00Z">
        <w:r w:rsidRPr="00863667" w:rsidDel="00B553BE">
          <w:rPr>
            <w:rFonts w:ascii="iCiel Avenir LT Std 35 Light" w:hAnsi="iCiel Avenir LT Std 35 Light" w:cs="Arial"/>
            <w:sz w:val="22"/>
            <w:szCs w:val="22"/>
            <w:rPrChange w:id="7174" w:author="An Tran, ACA (BUV)" w:date="2024-09-13T17:29:00Z" w16du:dateUtc="2024-09-13T10:29:00Z">
              <w:rPr>
                <w:rFonts w:ascii="iCiel Avenir LT Std 35 Light" w:hAnsi="iCiel Avenir LT Std 35 Light" w:cs="Arial"/>
                <w:sz w:val="22"/>
                <w:szCs w:val="22"/>
                <w:lang w:val="vi-VN"/>
              </w:rPr>
            </w:rPrChange>
          </w:rPr>
          <w:delText xml:space="preserve">To graduate with an Honours degree the student is required to complete 360 credits. </w:delText>
        </w:r>
        <w:bookmarkStart w:id="7175" w:name="_Toc177143516"/>
        <w:bookmarkStart w:id="7176" w:name="_Toc177143871"/>
        <w:bookmarkEnd w:id="7175"/>
        <w:bookmarkEnd w:id="7176"/>
      </w:del>
    </w:p>
    <w:p w14:paraId="11A45DB2" w14:textId="0B5ABABF" w:rsidR="00D9034C" w:rsidRPr="00863667" w:rsidDel="00B553BE" w:rsidRDefault="00D9034C" w:rsidP="003E1B62">
      <w:pPr>
        <w:tabs>
          <w:tab w:val="left" w:pos="630"/>
          <w:tab w:val="left" w:pos="720"/>
          <w:tab w:val="left" w:pos="1080"/>
        </w:tabs>
        <w:ind w:firstLine="0"/>
        <w:rPr>
          <w:del w:id="7177" w:author="An Tran, ACA (BUV)" w:date="2024-09-12T22:22:00Z" w16du:dateUtc="2024-09-12T15:22:00Z"/>
          <w:rFonts w:ascii="iCiel Avenir LT Std 35 Light" w:hAnsi="iCiel Avenir LT Std 35 Light" w:cs="Arial"/>
          <w:sz w:val="22"/>
          <w:szCs w:val="22"/>
          <w:rPrChange w:id="7178" w:author="An Tran, ACA (BUV)" w:date="2024-09-13T17:29:00Z" w16du:dateUtc="2024-09-13T10:29:00Z">
            <w:rPr>
              <w:del w:id="7179" w:author="An Tran, ACA (BUV)" w:date="2024-09-12T22:22:00Z" w16du:dateUtc="2024-09-12T15:22:00Z"/>
              <w:rFonts w:ascii="iCiel Avenir LT Std 35 Light" w:hAnsi="iCiel Avenir LT Std 35 Light" w:cs="Arial"/>
              <w:i/>
              <w:iCs/>
              <w:sz w:val="22"/>
              <w:szCs w:val="22"/>
              <w:lang w:val="vi-VN"/>
            </w:rPr>
          </w:rPrChange>
        </w:rPr>
      </w:pPr>
      <w:del w:id="7180" w:author="An Tran, ACA (BUV)" w:date="2024-09-12T22:22:00Z" w16du:dateUtc="2024-09-12T15:22:00Z">
        <w:r w:rsidRPr="00863667" w:rsidDel="00B553BE">
          <w:rPr>
            <w:rFonts w:ascii="iCiel Avenir LT Std 35 Light" w:hAnsi="iCiel Avenir LT Std 35 Light" w:cs="Arial"/>
            <w:sz w:val="22"/>
            <w:szCs w:val="22"/>
            <w:rPrChange w:id="7181" w:author="An Tran, ACA (BUV)" w:date="2024-09-13T17:29:00Z" w16du:dateUtc="2024-09-13T10:29:00Z">
              <w:rPr>
                <w:rFonts w:ascii="iCiel Avenir LT Std 35 Light" w:hAnsi="iCiel Avenir LT Std 35 Light" w:cs="Arial"/>
                <w:i/>
                <w:iCs/>
                <w:sz w:val="22"/>
                <w:szCs w:val="22"/>
                <w:lang w:val="vi-VN"/>
              </w:rPr>
            </w:rPrChange>
          </w:rPr>
          <w:delText>Nếu sinh viên theo học chương trình của Đại học Staffordshire, điểm trung bình GPA sẽ được tính sau khi chương trình kết thúc và sẽ được thể hiện trên bảng điểm chính thức cuối cùng. Điểm GPA và xếp loại tốt nghiệp của sinh viên sẽ cần phải qua quy trình xác minh chặt chẽ và được Hội đồng Khảo thí thông qua. Do đó, trước khi văn bằng và bảng điểm chính thức được thông qua và gửi đến sinh viên, BUV sẽ chỉ có thể cung cấp điểm GPA tạm thời. Trong hệ thống giáo dục Anh Quốc, điểm GPA cuối cùng của sinh viên sẽ được tính bằng tổng 30% điểm trung bình của Năm 2 và 70% điểm trung bình của Năm 3. Điểm tốt nghiệp và xếp loại tốt nghiệp tương đương như sau:</w:delText>
        </w:r>
        <w:bookmarkStart w:id="7182" w:name="_Toc177143517"/>
        <w:bookmarkStart w:id="7183" w:name="_Toc177143872"/>
        <w:bookmarkEnd w:id="7182"/>
        <w:bookmarkEnd w:id="7183"/>
      </w:del>
    </w:p>
    <w:p w14:paraId="69AB3B6C" w14:textId="493DC930" w:rsidR="00D9034C" w:rsidRPr="00863667" w:rsidDel="00B553BE" w:rsidRDefault="00D9034C" w:rsidP="00D85019">
      <w:pPr>
        <w:pStyle w:val="ListParagraph"/>
        <w:numPr>
          <w:ilvl w:val="0"/>
          <w:numId w:val="4"/>
        </w:numPr>
        <w:tabs>
          <w:tab w:val="left" w:pos="630"/>
          <w:tab w:val="left" w:pos="720"/>
          <w:tab w:val="left" w:pos="1080"/>
        </w:tabs>
        <w:ind w:left="0" w:firstLine="720"/>
        <w:contextualSpacing w:val="0"/>
        <w:rPr>
          <w:del w:id="7184" w:author="An Tran, ACA (BUV)" w:date="2024-09-12T22:22:00Z" w16du:dateUtc="2024-09-12T15:22:00Z"/>
          <w:rFonts w:ascii="iCiel Avenir LT Std 35 Light" w:hAnsi="iCiel Avenir LT Std 35 Light" w:cs="Arial"/>
          <w:sz w:val="22"/>
          <w:szCs w:val="22"/>
          <w:rPrChange w:id="7185" w:author="An Tran, ACA (BUV)" w:date="2024-09-13T17:29:00Z" w16du:dateUtc="2024-09-13T10:29:00Z">
            <w:rPr>
              <w:del w:id="7186" w:author="An Tran, ACA (BUV)" w:date="2024-09-12T22:22:00Z" w16du:dateUtc="2024-09-12T15:22:00Z"/>
              <w:rFonts w:ascii="iCiel Avenir LT Std 35 Light" w:hAnsi="iCiel Avenir LT Std 35 Light" w:cs="Arial"/>
              <w:i/>
              <w:iCs/>
              <w:sz w:val="22"/>
              <w:szCs w:val="22"/>
              <w:lang w:val="vi-VN"/>
            </w:rPr>
          </w:rPrChange>
        </w:rPr>
      </w:pPr>
      <w:del w:id="7187" w:author="An Tran, ACA (BUV)" w:date="2024-09-12T22:22:00Z" w16du:dateUtc="2024-09-12T15:22:00Z">
        <w:r w:rsidRPr="00863667" w:rsidDel="00B553BE">
          <w:rPr>
            <w:rFonts w:ascii="iCiel Avenir LT Std 35 Light" w:hAnsi="iCiel Avenir LT Std 35 Light" w:cs="Arial"/>
            <w:sz w:val="22"/>
            <w:szCs w:val="22"/>
            <w:rPrChange w:id="7188" w:author="An Tran, ACA (BUV)" w:date="2024-09-13T17:29:00Z" w16du:dateUtc="2024-09-13T10:29:00Z">
              <w:rPr>
                <w:rFonts w:ascii="iCiel Avenir LT Std 35 Light" w:hAnsi="iCiel Avenir LT Std 35 Light" w:cs="Arial"/>
                <w:i/>
                <w:iCs/>
                <w:sz w:val="22"/>
                <w:szCs w:val="22"/>
                <w:lang w:val="vi-VN"/>
              </w:rPr>
            </w:rPrChange>
          </w:rPr>
          <w:delText>Từ 70% đến 100%: First Class Honours - Bằng Danh dự loại Xuất sắc</w:delText>
        </w:r>
        <w:bookmarkStart w:id="7189" w:name="_Toc177143518"/>
        <w:bookmarkStart w:id="7190" w:name="_Toc177143873"/>
        <w:bookmarkEnd w:id="7189"/>
        <w:bookmarkEnd w:id="7190"/>
      </w:del>
    </w:p>
    <w:p w14:paraId="69137C31" w14:textId="7F7C35E3" w:rsidR="00D9034C" w:rsidRPr="00863667" w:rsidDel="00B553BE" w:rsidRDefault="00D9034C" w:rsidP="00D85019">
      <w:pPr>
        <w:pStyle w:val="ListParagraph"/>
        <w:numPr>
          <w:ilvl w:val="0"/>
          <w:numId w:val="4"/>
        </w:numPr>
        <w:tabs>
          <w:tab w:val="left" w:pos="630"/>
          <w:tab w:val="left" w:pos="720"/>
          <w:tab w:val="left" w:pos="1080"/>
        </w:tabs>
        <w:ind w:left="0" w:firstLine="720"/>
        <w:contextualSpacing w:val="0"/>
        <w:rPr>
          <w:del w:id="7191" w:author="An Tran, ACA (BUV)" w:date="2024-09-12T22:22:00Z" w16du:dateUtc="2024-09-12T15:22:00Z"/>
          <w:rFonts w:ascii="iCiel Avenir LT Std 35 Light" w:hAnsi="iCiel Avenir LT Std 35 Light" w:cs="Arial"/>
          <w:sz w:val="22"/>
          <w:szCs w:val="22"/>
          <w:rPrChange w:id="7192" w:author="An Tran, ACA (BUV)" w:date="2024-09-13T17:29:00Z" w16du:dateUtc="2024-09-13T10:29:00Z">
            <w:rPr>
              <w:del w:id="7193" w:author="An Tran, ACA (BUV)" w:date="2024-09-12T22:22:00Z" w16du:dateUtc="2024-09-12T15:22:00Z"/>
              <w:rFonts w:ascii="iCiel Avenir LT Std 35 Light" w:hAnsi="iCiel Avenir LT Std 35 Light" w:cs="Arial"/>
              <w:i/>
              <w:iCs/>
              <w:sz w:val="22"/>
              <w:szCs w:val="22"/>
              <w:lang w:val="vi-VN"/>
            </w:rPr>
          </w:rPrChange>
        </w:rPr>
      </w:pPr>
      <w:del w:id="7194" w:author="An Tran, ACA (BUV)" w:date="2024-09-12T22:22:00Z" w16du:dateUtc="2024-09-12T15:22:00Z">
        <w:r w:rsidRPr="00863667" w:rsidDel="00B553BE">
          <w:rPr>
            <w:rFonts w:ascii="iCiel Avenir LT Std 35 Light" w:hAnsi="iCiel Avenir LT Std 35 Light" w:cs="Arial"/>
            <w:sz w:val="22"/>
            <w:szCs w:val="22"/>
            <w:rPrChange w:id="7195" w:author="An Tran, ACA (BUV)" w:date="2024-09-13T17:29:00Z" w16du:dateUtc="2024-09-13T10:29:00Z">
              <w:rPr>
                <w:rFonts w:ascii="iCiel Avenir LT Std 35 Light" w:hAnsi="iCiel Avenir LT Std 35 Light" w:cs="Arial"/>
                <w:i/>
                <w:iCs/>
                <w:sz w:val="22"/>
                <w:szCs w:val="22"/>
                <w:lang w:val="vi-VN"/>
              </w:rPr>
            </w:rPrChange>
          </w:rPr>
          <w:delText>Từ 60% đến 69%: Upper Second-Class Honours - Bằng Danh dự loại Giỏi</w:delText>
        </w:r>
        <w:bookmarkStart w:id="7196" w:name="_Toc177143519"/>
        <w:bookmarkStart w:id="7197" w:name="_Toc177143874"/>
        <w:bookmarkEnd w:id="7196"/>
        <w:bookmarkEnd w:id="7197"/>
      </w:del>
    </w:p>
    <w:p w14:paraId="2B905B76" w14:textId="4A5A3B63" w:rsidR="00D9034C" w:rsidRPr="00863667" w:rsidDel="00B553BE" w:rsidRDefault="00D9034C" w:rsidP="00D85019">
      <w:pPr>
        <w:pStyle w:val="ListParagraph"/>
        <w:numPr>
          <w:ilvl w:val="0"/>
          <w:numId w:val="4"/>
        </w:numPr>
        <w:tabs>
          <w:tab w:val="left" w:pos="630"/>
          <w:tab w:val="left" w:pos="720"/>
          <w:tab w:val="left" w:pos="1080"/>
        </w:tabs>
        <w:ind w:left="0" w:firstLine="720"/>
        <w:contextualSpacing w:val="0"/>
        <w:rPr>
          <w:del w:id="7198" w:author="An Tran, ACA (BUV)" w:date="2024-09-12T22:22:00Z" w16du:dateUtc="2024-09-12T15:22:00Z"/>
          <w:rFonts w:ascii="iCiel Avenir LT Std 35 Light" w:hAnsi="iCiel Avenir LT Std 35 Light" w:cs="Arial"/>
          <w:sz w:val="22"/>
          <w:szCs w:val="22"/>
          <w:rPrChange w:id="7199" w:author="An Tran, ACA (BUV)" w:date="2024-09-13T17:29:00Z" w16du:dateUtc="2024-09-13T10:29:00Z">
            <w:rPr>
              <w:del w:id="7200" w:author="An Tran, ACA (BUV)" w:date="2024-09-12T22:22:00Z" w16du:dateUtc="2024-09-12T15:22:00Z"/>
              <w:rFonts w:ascii="iCiel Avenir LT Std 35 Light" w:hAnsi="iCiel Avenir LT Std 35 Light" w:cs="Arial"/>
              <w:i/>
              <w:iCs/>
              <w:sz w:val="22"/>
              <w:szCs w:val="22"/>
              <w:lang w:val="vi-VN"/>
            </w:rPr>
          </w:rPrChange>
        </w:rPr>
      </w:pPr>
      <w:del w:id="7201" w:author="An Tran, ACA (BUV)" w:date="2024-09-12T22:22:00Z" w16du:dateUtc="2024-09-12T15:22:00Z">
        <w:r w:rsidRPr="00863667" w:rsidDel="00B553BE">
          <w:rPr>
            <w:rFonts w:ascii="iCiel Avenir LT Std 35 Light" w:hAnsi="iCiel Avenir LT Std 35 Light" w:cs="Arial"/>
            <w:sz w:val="22"/>
            <w:szCs w:val="22"/>
            <w:rPrChange w:id="7202" w:author="An Tran, ACA (BUV)" w:date="2024-09-13T17:29:00Z" w16du:dateUtc="2024-09-13T10:29:00Z">
              <w:rPr>
                <w:rFonts w:ascii="iCiel Avenir LT Std 35 Light" w:hAnsi="iCiel Avenir LT Std 35 Light" w:cs="Arial"/>
                <w:i/>
                <w:iCs/>
                <w:sz w:val="22"/>
                <w:szCs w:val="22"/>
                <w:lang w:val="vi-VN"/>
              </w:rPr>
            </w:rPrChange>
          </w:rPr>
          <w:delText>Từ 50% đến 59%: Lower Second-Class Honours - Bằng Danh dự loại Khá</w:delText>
        </w:r>
        <w:bookmarkStart w:id="7203" w:name="_Toc177143520"/>
        <w:bookmarkStart w:id="7204" w:name="_Toc177143875"/>
        <w:bookmarkEnd w:id="7203"/>
        <w:bookmarkEnd w:id="7204"/>
      </w:del>
    </w:p>
    <w:p w14:paraId="5C119AC7" w14:textId="119ECD67" w:rsidR="00D9034C" w:rsidRPr="00863667" w:rsidDel="00B553BE" w:rsidRDefault="00D9034C" w:rsidP="00D85019">
      <w:pPr>
        <w:pStyle w:val="ListParagraph"/>
        <w:numPr>
          <w:ilvl w:val="0"/>
          <w:numId w:val="4"/>
        </w:numPr>
        <w:tabs>
          <w:tab w:val="left" w:pos="630"/>
          <w:tab w:val="left" w:pos="720"/>
          <w:tab w:val="left" w:pos="1080"/>
        </w:tabs>
        <w:ind w:left="0" w:firstLine="720"/>
        <w:contextualSpacing w:val="0"/>
        <w:rPr>
          <w:del w:id="7205" w:author="An Tran, ACA (BUV)" w:date="2024-09-12T22:22:00Z" w16du:dateUtc="2024-09-12T15:22:00Z"/>
          <w:rFonts w:ascii="iCiel Avenir LT Std 35 Light" w:hAnsi="iCiel Avenir LT Std 35 Light" w:cs="Arial"/>
          <w:sz w:val="22"/>
          <w:szCs w:val="22"/>
          <w:rPrChange w:id="7206" w:author="An Tran, ACA (BUV)" w:date="2024-09-13T17:29:00Z" w16du:dateUtc="2024-09-13T10:29:00Z">
            <w:rPr>
              <w:del w:id="7207" w:author="An Tran, ACA (BUV)" w:date="2024-09-12T22:22:00Z" w16du:dateUtc="2024-09-12T15:22:00Z"/>
              <w:rFonts w:ascii="iCiel Avenir LT Std 35 Light" w:hAnsi="iCiel Avenir LT Std 35 Light" w:cs="Arial"/>
              <w:i/>
              <w:iCs/>
              <w:sz w:val="22"/>
              <w:szCs w:val="22"/>
              <w:lang w:val="vi-VN"/>
            </w:rPr>
          </w:rPrChange>
        </w:rPr>
      </w:pPr>
      <w:del w:id="7208" w:author="An Tran, ACA (BUV)" w:date="2024-09-12T22:22:00Z" w16du:dateUtc="2024-09-12T15:22:00Z">
        <w:r w:rsidRPr="00863667" w:rsidDel="00B553BE">
          <w:rPr>
            <w:rFonts w:ascii="iCiel Avenir LT Std 35 Light" w:hAnsi="iCiel Avenir LT Std 35 Light" w:cs="Arial"/>
            <w:sz w:val="22"/>
            <w:szCs w:val="22"/>
            <w:rPrChange w:id="7209" w:author="An Tran, ACA (BUV)" w:date="2024-09-13T17:29:00Z" w16du:dateUtc="2024-09-13T10:29:00Z">
              <w:rPr>
                <w:rFonts w:ascii="iCiel Avenir LT Std 35 Light" w:hAnsi="iCiel Avenir LT Std 35 Light" w:cs="Arial"/>
                <w:i/>
                <w:iCs/>
                <w:sz w:val="22"/>
                <w:szCs w:val="22"/>
                <w:lang w:val="vi-VN"/>
              </w:rPr>
            </w:rPrChange>
          </w:rPr>
          <w:delText xml:space="preserve">Từ 40% đến 49%: Third Class Honours - Bằng Danh dự loại Trung bình </w:delText>
        </w:r>
        <w:bookmarkStart w:id="7210" w:name="_Toc177143521"/>
        <w:bookmarkStart w:id="7211" w:name="_Toc177143876"/>
        <w:bookmarkEnd w:id="7210"/>
        <w:bookmarkEnd w:id="7211"/>
      </w:del>
    </w:p>
    <w:p w14:paraId="2A6BA720" w14:textId="277E68BD" w:rsidR="00D9034C" w:rsidRPr="00863667" w:rsidDel="00B553BE" w:rsidRDefault="00D9034C" w:rsidP="00D85019">
      <w:pPr>
        <w:pStyle w:val="ListParagraph"/>
        <w:numPr>
          <w:ilvl w:val="0"/>
          <w:numId w:val="4"/>
        </w:numPr>
        <w:tabs>
          <w:tab w:val="left" w:pos="630"/>
          <w:tab w:val="left" w:pos="720"/>
          <w:tab w:val="left" w:pos="1080"/>
        </w:tabs>
        <w:ind w:left="0" w:firstLine="720"/>
        <w:contextualSpacing w:val="0"/>
        <w:rPr>
          <w:del w:id="7212" w:author="An Tran, ACA (BUV)" w:date="2024-09-12T22:22:00Z" w16du:dateUtc="2024-09-12T15:22:00Z"/>
          <w:rFonts w:ascii="iCiel Avenir LT Std 35 Light" w:hAnsi="iCiel Avenir LT Std 35 Light" w:cs="Arial"/>
          <w:sz w:val="22"/>
          <w:szCs w:val="22"/>
          <w:rPrChange w:id="7213" w:author="An Tran, ACA (BUV)" w:date="2024-09-13T17:29:00Z" w16du:dateUtc="2024-09-13T10:29:00Z">
            <w:rPr>
              <w:del w:id="7214" w:author="An Tran, ACA (BUV)" w:date="2024-09-12T22:22:00Z" w16du:dateUtc="2024-09-12T15:22:00Z"/>
              <w:rFonts w:ascii="iCiel Avenir LT Std 35 Light" w:hAnsi="iCiel Avenir LT Std 35 Light" w:cs="Arial"/>
              <w:i/>
              <w:iCs/>
              <w:sz w:val="22"/>
              <w:szCs w:val="22"/>
              <w:lang w:val="vi-VN"/>
            </w:rPr>
          </w:rPrChange>
        </w:rPr>
      </w:pPr>
      <w:del w:id="7215" w:author="An Tran, ACA (BUV)" w:date="2024-09-12T22:22:00Z" w16du:dateUtc="2024-09-12T15:22:00Z">
        <w:r w:rsidRPr="00863667" w:rsidDel="00B553BE">
          <w:rPr>
            <w:rFonts w:ascii="iCiel Avenir LT Std 35 Light" w:hAnsi="iCiel Avenir LT Std 35 Light" w:cs="Arial"/>
            <w:sz w:val="22"/>
            <w:szCs w:val="22"/>
            <w:rPrChange w:id="7216" w:author="An Tran, ACA (BUV)" w:date="2024-09-13T17:29:00Z" w16du:dateUtc="2024-09-13T10:29:00Z">
              <w:rPr>
                <w:rFonts w:ascii="iCiel Avenir LT Std 35 Light" w:hAnsi="iCiel Avenir LT Std 35 Light" w:cs="Arial"/>
                <w:i/>
                <w:iCs/>
                <w:sz w:val="22"/>
                <w:szCs w:val="22"/>
                <w:lang w:val="vi-VN"/>
              </w:rPr>
            </w:rPrChange>
          </w:rPr>
          <w:delText>Dưới 39%: Sinh viên không hoàn tất chương trình học hoặc nhận Bằng Không xếp loại (tùy vào số lượng tín chỉ đã hoàn thành trong từng trường hợp).</w:delText>
        </w:r>
        <w:bookmarkStart w:id="7217" w:name="_Toc177143522"/>
        <w:bookmarkStart w:id="7218" w:name="_Toc177143877"/>
        <w:bookmarkEnd w:id="7217"/>
        <w:bookmarkEnd w:id="7218"/>
      </w:del>
    </w:p>
    <w:p w14:paraId="05B904ED" w14:textId="00997BB7" w:rsidR="00C670DF" w:rsidRPr="00863667" w:rsidDel="00B553BE" w:rsidRDefault="00D9034C" w:rsidP="003E1B62">
      <w:pPr>
        <w:tabs>
          <w:tab w:val="left" w:pos="630"/>
          <w:tab w:val="left" w:pos="720"/>
          <w:tab w:val="left" w:pos="1080"/>
        </w:tabs>
        <w:ind w:firstLine="0"/>
        <w:rPr>
          <w:del w:id="7219" w:author="An Tran, ACA (BUV)" w:date="2024-09-12T22:22:00Z" w16du:dateUtc="2024-09-12T15:22:00Z"/>
          <w:rFonts w:ascii="iCiel Avenir LT Std 35 Light" w:hAnsi="iCiel Avenir LT Std 35 Light" w:cs="Arial"/>
          <w:sz w:val="22"/>
          <w:szCs w:val="22"/>
          <w:rPrChange w:id="7220" w:author="An Tran, ACA (BUV)" w:date="2024-09-13T17:29:00Z" w16du:dateUtc="2024-09-13T10:29:00Z">
            <w:rPr>
              <w:del w:id="7221" w:author="An Tran, ACA (BUV)" w:date="2024-09-12T22:22:00Z" w16du:dateUtc="2024-09-12T15:22:00Z"/>
              <w:rFonts w:ascii="iCiel Avenir LT Std 35 Light" w:hAnsi="iCiel Avenir LT Std 35 Light" w:cs="Arial"/>
              <w:i/>
              <w:iCs/>
              <w:sz w:val="22"/>
              <w:szCs w:val="22"/>
              <w:lang w:val="vi-VN"/>
            </w:rPr>
          </w:rPrChange>
        </w:rPr>
      </w:pPr>
      <w:del w:id="7222" w:author="An Tran, ACA (BUV)" w:date="2024-09-12T22:22:00Z" w16du:dateUtc="2024-09-12T15:22:00Z">
        <w:r w:rsidRPr="00863667" w:rsidDel="00B553BE">
          <w:rPr>
            <w:rFonts w:ascii="iCiel Avenir LT Std 35 Light" w:hAnsi="iCiel Avenir LT Std 35 Light" w:cs="Arial"/>
            <w:sz w:val="22"/>
            <w:szCs w:val="22"/>
            <w:rPrChange w:id="7223" w:author="An Tran, ACA (BUV)" w:date="2024-09-13T17:29:00Z" w16du:dateUtc="2024-09-13T10:29:00Z">
              <w:rPr>
                <w:rFonts w:ascii="iCiel Avenir LT Std 35 Light" w:hAnsi="iCiel Avenir LT Std 35 Light" w:cs="Arial"/>
                <w:i/>
                <w:iCs/>
                <w:sz w:val="22"/>
                <w:szCs w:val="22"/>
                <w:lang w:val="vi-VN"/>
              </w:rPr>
            </w:rPrChange>
          </w:rPr>
          <w:delText>Để tốt nghiệp với bằng danh dự, sinh viên cần hoàn thành 360 tín chỉ.</w:delText>
        </w:r>
        <w:bookmarkStart w:id="7224" w:name="_Toc107734218"/>
        <w:bookmarkStart w:id="7225" w:name="_Toc107734432"/>
        <w:bookmarkStart w:id="7226" w:name="_Toc107734884"/>
        <w:bookmarkStart w:id="7227" w:name="_Toc107735106"/>
        <w:bookmarkStart w:id="7228" w:name="_Toc107735233"/>
        <w:bookmarkStart w:id="7229" w:name="_Toc107735338"/>
        <w:bookmarkStart w:id="7230" w:name="_Toc107735442"/>
        <w:bookmarkStart w:id="7231" w:name="_Toc107735545"/>
        <w:bookmarkStart w:id="7232" w:name="_Toc107735650"/>
        <w:bookmarkStart w:id="7233" w:name="_Toc107735754"/>
        <w:bookmarkStart w:id="7234" w:name="_Toc107735858"/>
        <w:bookmarkStart w:id="7235" w:name="_Toc107735962"/>
        <w:bookmarkStart w:id="7236" w:name="_Toc107736115"/>
        <w:bookmarkStart w:id="7237" w:name="_Toc107736262"/>
        <w:bookmarkStart w:id="7238" w:name="_Toc107736366"/>
        <w:bookmarkStart w:id="7239" w:name="_Toc107736588"/>
        <w:bookmarkStart w:id="7240" w:name="_Toc107736691"/>
        <w:bookmarkStart w:id="7241" w:name="_Toc107736794"/>
        <w:bookmarkStart w:id="7242" w:name="_Toc107736898"/>
        <w:bookmarkStart w:id="7243" w:name="_Toc107737750"/>
        <w:bookmarkStart w:id="7244" w:name="_Toc108099139"/>
        <w:bookmarkStart w:id="7245" w:name="_Toc113975554"/>
        <w:bookmarkStart w:id="7246" w:name="_Toc113976071"/>
        <w:bookmarkStart w:id="7247" w:name="_Toc114065601"/>
        <w:bookmarkStart w:id="7248" w:name="_Toc114065997"/>
        <w:bookmarkStart w:id="7249" w:name="_Toc177143523"/>
        <w:bookmarkStart w:id="7250" w:name="_Toc177143878"/>
        <w:bookmarkStart w:id="7251" w:name="_Toc113977106"/>
        <w:bookmarkStart w:id="7252" w:name="_Toc122700184"/>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del>
    </w:p>
    <w:p w14:paraId="6E727272" w14:textId="65C597FF" w:rsidR="00D9034C" w:rsidRPr="00863667" w:rsidDel="00B553BE" w:rsidRDefault="00D9034C" w:rsidP="00D85019">
      <w:pPr>
        <w:pStyle w:val="Question"/>
        <w:numPr>
          <w:ilvl w:val="0"/>
          <w:numId w:val="24"/>
        </w:numPr>
        <w:tabs>
          <w:tab w:val="left" w:pos="630"/>
          <w:tab w:val="left" w:pos="1080"/>
        </w:tabs>
        <w:spacing w:before="100" w:line="400" w:lineRule="exact"/>
        <w:ind w:left="0" w:firstLine="720"/>
        <w:rPr>
          <w:del w:id="7253" w:author="An Tran, ACA (BUV)" w:date="2024-09-12T22:22:00Z" w16du:dateUtc="2024-09-12T15:22:00Z"/>
          <w:rFonts w:cs="Arial"/>
          <w:szCs w:val="22"/>
          <w:rPrChange w:id="7254" w:author="An Tran, ACA (BUV)" w:date="2024-09-13T17:29:00Z" w16du:dateUtc="2024-09-13T10:29:00Z">
            <w:rPr>
              <w:del w:id="7255" w:author="An Tran, ACA (BUV)" w:date="2024-09-12T22:22:00Z" w16du:dateUtc="2024-09-12T15:22:00Z"/>
              <w:rFonts w:cs="Arial"/>
              <w:szCs w:val="22"/>
              <w:lang w:val="vi-VN"/>
            </w:rPr>
          </w:rPrChange>
        </w:rPr>
      </w:pPr>
      <w:del w:id="7256" w:author="An Tran, ACA (BUV)" w:date="2024-09-12T22:22:00Z" w16du:dateUtc="2024-09-12T15:22:00Z">
        <w:r w:rsidRPr="00863667" w:rsidDel="00B553BE">
          <w:rPr>
            <w:rFonts w:cs="Arial"/>
            <w:szCs w:val="22"/>
            <w:rPrChange w:id="7257" w:author="An Tran, ACA (BUV)" w:date="2024-09-13T17:29:00Z" w16du:dateUtc="2024-09-13T10:29:00Z">
              <w:rPr>
                <w:rFonts w:cs="Arial"/>
                <w:szCs w:val="22"/>
                <w:lang w:val="vi-VN"/>
              </w:rPr>
            </w:rPrChange>
          </w:rPr>
          <w:delText xml:space="preserve">When can I collect students’ official transcript and degree certificate? / </w:delText>
        </w:r>
        <w:r w:rsidRPr="00863667" w:rsidDel="00B553BE">
          <w:rPr>
            <w:rFonts w:cs="Arial"/>
            <w:szCs w:val="22"/>
            <w:rPrChange w:id="7258" w:author="An Tran, ACA (BUV)" w:date="2024-09-13T17:29:00Z" w16du:dateUtc="2024-09-13T10:29:00Z">
              <w:rPr>
                <w:rFonts w:cs="Arial"/>
                <w:i/>
                <w:iCs/>
                <w:szCs w:val="22"/>
                <w:lang w:val="vi-VN"/>
              </w:rPr>
            </w:rPrChange>
          </w:rPr>
          <w:delText>Khi nào thì tôi nhận được bảng điểm chính thức và bằng tốt nghiệp của sinh viên?</w:delText>
        </w:r>
        <w:bookmarkStart w:id="7259" w:name="_Toc177143524"/>
        <w:bookmarkStart w:id="7260" w:name="_Toc177143879"/>
        <w:bookmarkEnd w:id="7251"/>
        <w:bookmarkEnd w:id="7252"/>
        <w:bookmarkEnd w:id="7259"/>
        <w:bookmarkEnd w:id="7260"/>
      </w:del>
    </w:p>
    <w:p w14:paraId="379D7AAC" w14:textId="488B6787" w:rsidR="00D9034C" w:rsidRPr="00863667" w:rsidDel="00B553BE" w:rsidRDefault="00D9034C" w:rsidP="003E1B62">
      <w:pPr>
        <w:pStyle w:val="ListParagraph"/>
        <w:tabs>
          <w:tab w:val="left" w:pos="630"/>
          <w:tab w:val="left" w:pos="720"/>
          <w:tab w:val="left" w:pos="1080"/>
        </w:tabs>
        <w:ind w:left="0"/>
        <w:contextualSpacing w:val="0"/>
        <w:rPr>
          <w:del w:id="7261" w:author="An Tran, ACA (BUV)" w:date="2024-09-12T22:22:00Z" w16du:dateUtc="2024-09-12T15:22:00Z"/>
          <w:rFonts w:ascii="iCiel Avenir LT Std 35 Light" w:hAnsi="iCiel Avenir LT Std 35 Light" w:cs="Arial"/>
          <w:b/>
          <w:sz w:val="22"/>
          <w:szCs w:val="22"/>
          <w:rPrChange w:id="7262" w:author="An Tran, ACA (BUV)" w:date="2024-09-13T17:29:00Z" w16du:dateUtc="2024-09-13T10:29:00Z">
            <w:rPr>
              <w:del w:id="7263" w:author="An Tran, ACA (BUV)" w:date="2024-09-12T22:22:00Z" w16du:dateUtc="2024-09-12T15:22:00Z"/>
              <w:rFonts w:ascii="iCiel Avenir LT Std 35 Light" w:hAnsi="iCiel Avenir LT Std 35 Light" w:cs="Arial"/>
              <w:b/>
              <w:bCs/>
              <w:sz w:val="22"/>
              <w:szCs w:val="22"/>
              <w:u w:val="single"/>
              <w:lang w:val="vi-VN"/>
            </w:rPr>
          </w:rPrChange>
        </w:rPr>
      </w:pPr>
      <w:del w:id="7264" w:author="An Tran, ACA (BUV)" w:date="2024-09-12T22:22:00Z" w16du:dateUtc="2024-09-12T15:22:00Z">
        <w:r w:rsidRPr="00863667" w:rsidDel="00B553BE">
          <w:rPr>
            <w:rFonts w:ascii="iCiel Avenir LT Std 35 Light" w:hAnsi="iCiel Avenir LT Std 35 Light" w:cs="Arial"/>
            <w:b/>
            <w:sz w:val="22"/>
            <w:szCs w:val="22"/>
            <w:rPrChange w:id="7265"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7266"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7267"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7268" w:name="_Toc177143525"/>
        <w:bookmarkStart w:id="7269" w:name="_Toc177143880"/>
        <w:bookmarkEnd w:id="7268"/>
        <w:bookmarkEnd w:id="7269"/>
      </w:del>
    </w:p>
    <w:p w14:paraId="2F77EAAF" w14:textId="0A39EE4D" w:rsidR="00D9034C" w:rsidRPr="00863667" w:rsidDel="00B553BE" w:rsidRDefault="00D9034C" w:rsidP="003E1B62">
      <w:pPr>
        <w:tabs>
          <w:tab w:val="left" w:pos="630"/>
          <w:tab w:val="left" w:pos="720"/>
          <w:tab w:val="left" w:pos="1080"/>
        </w:tabs>
        <w:ind w:firstLine="0"/>
        <w:rPr>
          <w:del w:id="7270" w:author="An Tran, ACA (BUV)" w:date="2024-09-12T22:22:00Z" w16du:dateUtc="2024-09-12T15:22:00Z"/>
          <w:rFonts w:ascii="iCiel Avenir LT Std 35 Light" w:hAnsi="iCiel Avenir LT Std 35 Light" w:cs="Arial"/>
          <w:sz w:val="22"/>
          <w:szCs w:val="22"/>
          <w:rPrChange w:id="7271" w:author="An Tran, ACA (BUV)" w:date="2024-09-13T17:29:00Z" w16du:dateUtc="2024-09-13T10:29:00Z">
            <w:rPr>
              <w:del w:id="7272" w:author="An Tran, ACA (BUV)" w:date="2024-09-12T22:22:00Z" w16du:dateUtc="2024-09-12T15:22:00Z"/>
              <w:rFonts w:ascii="iCiel Avenir LT Std 35 Light" w:hAnsi="iCiel Avenir LT Std 35 Light" w:cs="Arial"/>
              <w:sz w:val="22"/>
              <w:szCs w:val="22"/>
              <w:lang w:val="vi-VN"/>
            </w:rPr>
          </w:rPrChange>
        </w:rPr>
      </w:pPr>
      <w:del w:id="7273" w:author="An Tran, ACA (BUV)" w:date="2024-09-12T22:22:00Z" w16du:dateUtc="2024-09-12T15:22:00Z">
        <w:r w:rsidRPr="00863667" w:rsidDel="00B553BE">
          <w:rPr>
            <w:rFonts w:ascii="iCiel Avenir LT Std 35 Light" w:hAnsi="iCiel Avenir LT Std 35 Light" w:cs="Arial"/>
            <w:sz w:val="22"/>
            <w:szCs w:val="22"/>
            <w:rPrChange w:id="7274" w:author="An Tran, ACA (BUV)" w:date="2024-09-13T17:29:00Z" w16du:dateUtc="2024-09-13T10:29:00Z">
              <w:rPr>
                <w:rFonts w:ascii="iCiel Avenir LT Std 35 Light" w:hAnsi="iCiel Avenir LT Std 35 Light" w:cs="Arial"/>
                <w:sz w:val="22"/>
                <w:szCs w:val="22"/>
                <w:lang w:val="vi-VN"/>
              </w:rPr>
            </w:rPrChange>
          </w:rPr>
          <w:delText xml:space="preserve">There is a strict process for confirmation of a student’s grade and award which involves the External Examination Board. This Board normally takes place around 9 to 10 weeks after </w:delText>
        </w:r>
        <w:r w:rsidR="0037692E" w:rsidRPr="00863667" w:rsidDel="00B553BE">
          <w:rPr>
            <w:rFonts w:ascii="iCiel Avenir LT Std 35 Light" w:hAnsi="iCiel Avenir LT Std 35 Light" w:cs="Arial"/>
            <w:sz w:val="22"/>
            <w:szCs w:val="22"/>
            <w:rPrChange w:id="7275" w:author="An Tran, ACA (BUV)" w:date="2024-09-13T17:29:00Z" w16du:dateUtc="2024-09-13T10:29:00Z">
              <w:rPr>
                <w:rFonts w:ascii="iCiel Avenir LT Std 35 Light" w:hAnsi="iCiel Avenir LT Std 35 Light" w:cs="Arial"/>
                <w:sz w:val="22"/>
                <w:szCs w:val="22"/>
                <w:lang w:val="vi-VN"/>
              </w:rPr>
            </w:rPrChange>
          </w:rPr>
          <w:delText>a student’s</w:delText>
        </w:r>
        <w:r w:rsidRPr="00863667" w:rsidDel="00B553BE">
          <w:rPr>
            <w:rFonts w:ascii="iCiel Avenir LT Std 35 Light" w:hAnsi="iCiel Avenir LT Std 35 Light" w:cs="Arial"/>
            <w:sz w:val="22"/>
            <w:szCs w:val="22"/>
            <w:rPrChange w:id="7276" w:author="An Tran, ACA (BUV)" w:date="2024-09-13T17:29:00Z" w16du:dateUtc="2024-09-13T10:29:00Z">
              <w:rPr>
                <w:rFonts w:ascii="iCiel Avenir LT Std 35 Light" w:hAnsi="iCiel Avenir LT Std 35 Light" w:cs="Arial"/>
                <w:sz w:val="22"/>
                <w:szCs w:val="22"/>
                <w:lang w:val="vi-VN"/>
              </w:rPr>
            </w:rPrChange>
          </w:rPr>
          <w:delText xml:space="preserve"> final semester and is scheduled by Staffordshire University. After the two universities confirm student’s degree classification and make sure that all graduation conditions are met, Staffordshire University will proceed with Official Transcript and Certificate printing and delivery from UK to Vietnam. This process normally takes up to 6-8 weeks after the official results are available on the student portal. </w:delText>
        </w:r>
        <w:r w:rsidR="0037692E" w:rsidRPr="00863667" w:rsidDel="00B553BE">
          <w:rPr>
            <w:rFonts w:ascii="iCiel Avenir LT Std 35 Light" w:hAnsi="iCiel Avenir LT Std 35 Light" w:cs="Arial"/>
            <w:sz w:val="22"/>
            <w:szCs w:val="22"/>
            <w:rPrChange w:id="7277" w:author="An Tran, ACA (BUV)" w:date="2024-09-13T17:29:00Z" w16du:dateUtc="2024-09-13T10:29:00Z">
              <w:rPr>
                <w:rFonts w:ascii="iCiel Avenir LT Std 35 Light" w:hAnsi="iCiel Avenir LT Std 35 Light" w:cs="Arial"/>
                <w:sz w:val="22"/>
                <w:szCs w:val="22"/>
                <w:lang w:val="vi-VN"/>
              </w:rPr>
            </w:rPrChange>
          </w:rPr>
          <w:delText>We will</w:delText>
        </w:r>
        <w:r w:rsidRPr="00863667" w:rsidDel="00B553BE">
          <w:rPr>
            <w:rFonts w:ascii="iCiel Avenir LT Std 35 Light" w:hAnsi="iCiel Avenir LT Std 35 Light" w:cs="Arial"/>
            <w:sz w:val="22"/>
            <w:szCs w:val="22"/>
            <w:rPrChange w:id="7278" w:author="An Tran, ACA (BUV)" w:date="2024-09-13T17:29:00Z" w16du:dateUtc="2024-09-13T10:29:00Z">
              <w:rPr>
                <w:rFonts w:ascii="iCiel Avenir LT Std 35 Light" w:hAnsi="iCiel Avenir LT Std 35 Light" w:cs="Arial"/>
                <w:sz w:val="22"/>
                <w:szCs w:val="22"/>
                <w:lang w:val="vi-VN"/>
              </w:rPr>
            </w:rPrChange>
          </w:rPr>
          <w:delText xml:space="preserve"> inform students by email when the Official Transcript and Certificate are ready to pick up.</w:delText>
        </w:r>
        <w:bookmarkStart w:id="7279" w:name="_Toc177143526"/>
        <w:bookmarkStart w:id="7280" w:name="_Toc177143881"/>
        <w:bookmarkEnd w:id="7279"/>
        <w:bookmarkEnd w:id="7280"/>
      </w:del>
    </w:p>
    <w:p w14:paraId="693B01F3" w14:textId="59E3DBAF" w:rsidR="006E2F53" w:rsidRPr="00863667" w:rsidDel="00B553BE" w:rsidRDefault="00D9034C" w:rsidP="003E1B62">
      <w:pPr>
        <w:tabs>
          <w:tab w:val="left" w:pos="630"/>
          <w:tab w:val="left" w:pos="720"/>
          <w:tab w:val="left" w:pos="1080"/>
        </w:tabs>
        <w:ind w:firstLine="0"/>
        <w:rPr>
          <w:del w:id="7281" w:author="An Tran, ACA (BUV)" w:date="2024-09-12T22:22:00Z" w16du:dateUtc="2024-09-12T15:22:00Z"/>
          <w:rFonts w:ascii="iCiel Avenir LT Std 35 Light" w:hAnsi="iCiel Avenir LT Std 35 Light" w:cs="Arial"/>
          <w:sz w:val="22"/>
          <w:szCs w:val="22"/>
          <w:rPrChange w:id="7282" w:author="An Tran, ACA (BUV)" w:date="2024-09-13T17:29:00Z" w16du:dateUtc="2024-09-13T10:29:00Z">
            <w:rPr>
              <w:del w:id="7283" w:author="An Tran, ACA (BUV)" w:date="2024-09-12T22:22:00Z" w16du:dateUtc="2024-09-12T15:22:00Z"/>
              <w:rFonts w:ascii="iCiel Avenir LT Std 35 Light" w:hAnsi="iCiel Avenir LT Std 35 Light" w:cs="Arial"/>
              <w:i/>
              <w:iCs/>
              <w:sz w:val="22"/>
              <w:szCs w:val="22"/>
              <w:lang w:val="vi-VN"/>
            </w:rPr>
          </w:rPrChange>
        </w:rPr>
      </w:pPr>
      <w:del w:id="7284" w:author="An Tran, ACA (BUV)" w:date="2024-09-12T22:22:00Z" w16du:dateUtc="2024-09-12T15:22:00Z">
        <w:r w:rsidRPr="00863667" w:rsidDel="00B553BE">
          <w:rPr>
            <w:rFonts w:ascii="iCiel Avenir LT Std 35 Light" w:hAnsi="iCiel Avenir LT Std 35 Light" w:cs="Arial"/>
            <w:sz w:val="22"/>
            <w:szCs w:val="22"/>
            <w:rPrChange w:id="7285" w:author="An Tran, ACA (BUV)" w:date="2024-09-13T17:29:00Z" w16du:dateUtc="2024-09-13T10:29:00Z">
              <w:rPr>
                <w:rFonts w:ascii="iCiel Avenir LT Std 35 Light" w:hAnsi="iCiel Avenir LT Std 35 Light" w:cs="Arial"/>
                <w:i/>
                <w:iCs/>
                <w:sz w:val="22"/>
                <w:szCs w:val="22"/>
                <w:lang w:val="vi-VN"/>
              </w:rPr>
            </w:rPrChange>
          </w:rPr>
          <w:delText>Quy trình kiểm tra, xác nhận và in văn bằng, bảng điểm của sinh viên được quản lý nghiêm ngặt bởi Hội đồng Khảo thí. Hội đồng Khảo thí này thường diễn ra khoảng 9 đến 10 tuần sau kỳ học cuối của sinh viên và được tổ chức bởi Đại học Staffordshire. Sau khi hai trường thống nhất xếp loại tốt nghiệp của sinh viên, cũng như sinh viên đã đạt đủ các điều kiện tốt nghiệp, bằng tốt nghiệp và bảng điểm chính thức của sinh viên sẽ được in và chuyển phát từ Anh Quốc về Việt Nam. Quy trình này thường kéo dài khoảng 6-8 tuần kể từ ngày điểm chính thức được công bố. Nhà trường sẽ thông báo qua email ngay khi bảng điểm và bằng tốt nghiệp được chuyển đến BUV để sinh viên đến nhận.</w:delText>
        </w:r>
        <w:bookmarkStart w:id="7286" w:name="_Toc177143527"/>
        <w:bookmarkStart w:id="7287" w:name="_Toc177143882"/>
        <w:bookmarkEnd w:id="7286"/>
        <w:bookmarkEnd w:id="7287"/>
      </w:del>
    </w:p>
    <w:p w14:paraId="23C7E632" w14:textId="460AC9E6" w:rsidR="00D9034C" w:rsidRPr="00863667" w:rsidDel="00B553BE" w:rsidRDefault="00D9034C" w:rsidP="00D85019">
      <w:pPr>
        <w:pStyle w:val="Question"/>
        <w:numPr>
          <w:ilvl w:val="0"/>
          <w:numId w:val="24"/>
        </w:numPr>
        <w:tabs>
          <w:tab w:val="left" w:pos="630"/>
          <w:tab w:val="left" w:pos="1080"/>
        </w:tabs>
        <w:spacing w:before="100" w:line="400" w:lineRule="exact"/>
        <w:ind w:left="0" w:firstLine="720"/>
        <w:rPr>
          <w:del w:id="7288" w:author="An Tran, ACA (BUV)" w:date="2024-09-12T22:22:00Z" w16du:dateUtc="2024-09-12T15:22:00Z"/>
          <w:rFonts w:cs="Arial"/>
          <w:szCs w:val="22"/>
          <w:rPrChange w:id="7289" w:author="An Tran, ACA (BUV)" w:date="2024-09-13T17:29:00Z" w16du:dateUtc="2024-09-13T10:29:00Z">
            <w:rPr>
              <w:del w:id="7290" w:author="An Tran, ACA (BUV)" w:date="2024-09-12T22:22:00Z" w16du:dateUtc="2024-09-12T15:22:00Z"/>
              <w:rFonts w:cs="Arial"/>
              <w:bCs/>
              <w:szCs w:val="22"/>
              <w:lang w:val="vi-VN"/>
            </w:rPr>
          </w:rPrChange>
        </w:rPr>
      </w:pPr>
      <w:bookmarkStart w:id="7291" w:name="_Toc107734220"/>
      <w:bookmarkStart w:id="7292" w:name="_Toc107734434"/>
      <w:bookmarkStart w:id="7293" w:name="_Toc107734886"/>
      <w:bookmarkStart w:id="7294" w:name="_Toc107735108"/>
      <w:bookmarkStart w:id="7295" w:name="_Toc107735235"/>
      <w:bookmarkStart w:id="7296" w:name="_Toc107735340"/>
      <w:bookmarkStart w:id="7297" w:name="_Toc107735444"/>
      <w:bookmarkStart w:id="7298" w:name="_Toc107735547"/>
      <w:bookmarkStart w:id="7299" w:name="_Toc107735652"/>
      <w:bookmarkStart w:id="7300" w:name="_Toc107735756"/>
      <w:bookmarkStart w:id="7301" w:name="_Toc107735860"/>
      <w:bookmarkStart w:id="7302" w:name="_Toc107735964"/>
      <w:bookmarkStart w:id="7303" w:name="_Toc107736117"/>
      <w:bookmarkStart w:id="7304" w:name="_Toc107736264"/>
      <w:bookmarkStart w:id="7305" w:name="_Toc107736368"/>
      <w:bookmarkStart w:id="7306" w:name="_Toc107736590"/>
      <w:bookmarkStart w:id="7307" w:name="_Toc107736693"/>
      <w:bookmarkStart w:id="7308" w:name="_Toc107736796"/>
      <w:bookmarkStart w:id="7309" w:name="_Toc107736900"/>
      <w:bookmarkStart w:id="7310" w:name="_Toc107737752"/>
      <w:bookmarkStart w:id="7311" w:name="_Toc108099141"/>
      <w:bookmarkStart w:id="7312" w:name="_Toc113975556"/>
      <w:bookmarkStart w:id="7313" w:name="_Toc113976073"/>
      <w:bookmarkStart w:id="7314" w:name="_Toc114065603"/>
      <w:bookmarkStart w:id="7315" w:name="_Toc114065999"/>
      <w:bookmarkStart w:id="7316" w:name="_Toc113977107"/>
      <w:bookmarkStart w:id="7317" w:name="_Toc122700185"/>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del w:id="7318" w:author="An Tran, ACA (BUV)" w:date="2024-09-12T22:22:00Z" w16du:dateUtc="2024-09-12T15:22:00Z">
        <w:r w:rsidRPr="00863667" w:rsidDel="00B553BE">
          <w:rPr>
            <w:rFonts w:cs="Arial"/>
            <w:szCs w:val="22"/>
            <w:rPrChange w:id="7319" w:author="An Tran, ACA (BUV)" w:date="2024-09-13T17:29:00Z" w16du:dateUtc="2024-09-13T10:29:00Z">
              <w:rPr>
                <w:rFonts w:cs="Arial"/>
                <w:bCs/>
                <w:szCs w:val="22"/>
                <w:lang w:val="vi-VN"/>
              </w:rPr>
            </w:rPrChange>
          </w:rPr>
          <w:delText xml:space="preserve">Can Staffordshire University’s grading scale and GPA be converted to the 4.0 system in the US or Germany so students can apply to higher education institution in these countries? </w:delText>
        </w:r>
        <w:r w:rsidR="00F06962" w:rsidRPr="00863667" w:rsidDel="00B553BE">
          <w:rPr>
            <w:rFonts w:cs="Arial"/>
            <w:szCs w:val="22"/>
            <w:rPrChange w:id="7320" w:author="An Tran, ACA (BUV)" w:date="2024-09-13T17:29:00Z" w16du:dateUtc="2024-09-13T10:29:00Z">
              <w:rPr>
                <w:rFonts w:cs="Arial"/>
                <w:bCs/>
                <w:szCs w:val="22"/>
                <w:lang w:val="vi-VN"/>
              </w:rPr>
            </w:rPrChange>
          </w:rPr>
          <w:delText xml:space="preserve">/ </w:delText>
        </w:r>
        <w:r w:rsidR="00F06962" w:rsidRPr="00863667" w:rsidDel="00B553BE">
          <w:rPr>
            <w:rFonts w:cs="Arial"/>
            <w:szCs w:val="22"/>
            <w:rPrChange w:id="7321" w:author="An Tran, ACA (BUV)" w:date="2024-09-13T17:29:00Z" w16du:dateUtc="2024-09-13T10:29:00Z">
              <w:rPr>
                <w:rFonts w:cs="Arial"/>
                <w:bCs/>
                <w:i/>
                <w:iCs/>
                <w:szCs w:val="22"/>
                <w:lang w:val="vi-VN"/>
              </w:rPr>
            </w:rPrChange>
          </w:rPr>
          <w:delText>Liệu</w:delText>
        </w:r>
        <w:r w:rsidRPr="00863667" w:rsidDel="00B553BE">
          <w:rPr>
            <w:rFonts w:cs="Arial"/>
            <w:szCs w:val="22"/>
            <w:rPrChange w:id="7322" w:author="An Tran, ACA (BUV)" w:date="2024-09-13T17:29:00Z" w16du:dateUtc="2024-09-13T10:29:00Z">
              <w:rPr>
                <w:rFonts w:cs="Arial"/>
                <w:bCs/>
                <w:i/>
                <w:iCs/>
                <w:szCs w:val="22"/>
                <w:lang w:val="vi-VN"/>
              </w:rPr>
            </w:rPrChange>
          </w:rPr>
          <w:delText xml:space="preserve"> thang điểm và GPA của trường Đại học </w:delText>
        </w:r>
        <w:r w:rsidR="00A75226" w:rsidRPr="00863667" w:rsidDel="00B553BE">
          <w:rPr>
            <w:rFonts w:cs="Arial"/>
            <w:szCs w:val="22"/>
            <w:rPrChange w:id="7323" w:author="An Tran, ACA (BUV)" w:date="2024-09-13T17:29:00Z" w16du:dateUtc="2024-09-13T10:29:00Z">
              <w:rPr>
                <w:rFonts w:cs="Arial"/>
                <w:bCs/>
                <w:i/>
                <w:iCs/>
                <w:szCs w:val="22"/>
                <w:lang w:val="vi-VN"/>
              </w:rPr>
            </w:rPrChange>
          </w:rPr>
          <w:delText>Staffordshire có</w:delText>
        </w:r>
        <w:r w:rsidRPr="00863667" w:rsidDel="00B553BE">
          <w:rPr>
            <w:rFonts w:cs="Arial"/>
            <w:szCs w:val="22"/>
            <w:rPrChange w:id="7324" w:author="An Tran, ACA (BUV)" w:date="2024-09-13T17:29:00Z" w16du:dateUtc="2024-09-13T10:29:00Z">
              <w:rPr>
                <w:rFonts w:cs="Arial"/>
                <w:bCs/>
                <w:i/>
                <w:iCs/>
                <w:szCs w:val="22"/>
                <w:lang w:val="vi-VN"/>
              </w:rPr>
            </w:rPrChange>
          </w:rPr>
          <w:delText xml:space="preserve"> thể được chuyển đổi sang hệ thang điểm 4.0 ở Mỹ hay Đức để sinh viên có thể đăng ký học cao học tại các cở sở giáo dục ở những nước này?</w:delText>
        </w:r>
        <w:bookmarkStart w:id="7325" w:name="_Toc177143528"/>
        <w:bookmarkStart w:id="7326" w:name="_Toc177143883"/>
        <w:bookmarkEnd w:id="7316"/>
        <w:bookmarkEnd w:id="7317"/>
        <w:bookmarkEnd w:id="7325"/>
        <w:bookmarkEnd w:id="7326"/>
      </w:del>
    </w:p>
    <w:p w14:paraId="46D6DA8A" w14:textId="014B75B5" w:rsidR="00D9034C" w:rsidRPr="00863667" w:rsidDel="00B553BE" w:rsidRDefault="00D9034C" w:rsidP="003E1B62">
      <w:pPr>
        <w:pStyle w:val="ListParagraph"/>
        <w:tabs>
          <w:tab w:val="left" w:pos="630"/>
          <w:tab w:val="left" w:pos="720"/>
          <w:tab w:val="left" w:pos="1080"/>
        </w:tabs>
        <w:ind w:left="0"/>
        <w:contextualSpacing w:val="0"/>
        <w:rPr>
          <w:del w:id="7327" w:author="An Tran, ACA (BUV)" w:date="2024-09-12T22:22:00Z" w16du:dateUtc="2024-09-12T15:22:00Z"/>
          <w:rFonts w:ascii="iCiel Avenir LT Std 35 Light" w:hAnsi="iCiel Avenir LT Std 35 Light" w:cs="Arial"/>
          <w:b/>
          <w:sz w:val="22"/>
          <w:szCs w:val="22"/>
          <w:rPrChange w:id="7328" w:author="An Tran, ACA (BUV)" w:date="2024-09-13T17:29:00Z" w16du:dateUtc="2024-09-13T10:29:00Z">
            <w:rPr>
              <w:del w:id="7329" w:author="An Tran, ACA (BUV)" w:date="2024-09-12T22:22:00Z" w16du:dateUtc="2024-09-12T15:22:00Z"/>
              <w:rFonts w:ascii="iCiel Avenir LT Std 35 Light" w:hAnsi="iCiel Avenir LT Std 35 Light" w:cs="Arial"/>
              <w:b/>
              <w:bCs/>
              <w:sz w:val="22"/>
              <w:szCs w:val="22"/>
              <w:u w:val="single"/>
              <w:lang w:val="vi-VN"/>
            </w:rPr>
          </w:rPrChange>
        </w:rPr>
      </w:pPr>
      <w:del w:id="7330" w:author="An Tran, ACA (BUV)" w:date="2024-09-12T22:22:00Z" w16du:dateUtc="2024-09-12T15:22:00Z">
        <w:r w:rsidRPr="00863667" w:rsidDel="00B553BE">
          <w:rPr>
            <w:rFonts w:ascii="iCiel Avenir LT Std 35 Light" w:hAnsi="iCiel Avenir LT Std 35 Light" w:cs="Arial"/>
            <w:b/>
            <w:sz w:val="22"/>
            <w:szCs w:val="22"/>
            <w:rPrChange w:id="7331"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7332"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7333" w:author="An Tran, ACA (BUV)" w:date="2024-09-13T17:29:00Z" w16du:dateUtc="2024-09-13T10:29:00Z">
              <w:rPr>
                <w:rFonts w:ascii="iCiel Avenir LT Std 35 Light" w:hAnsi="iCiel Avenir LT Std 35 Light" w:cs="Arial"/>
                <w:b/>
                <w:bCs/>
                <w:sz w:val="22"/>
                <w:szCs w:val="22"/>
                <w:u w:val="single"/>
                <w:lang w:val="vi-VN"/>
              </w:rPr>
            </w:rPrChange>
          </w:rPr>
          <w:delText>:</w:delText>
        </w:r>
        <w:r w:rsidRPr="00863667" w:rsidDel="00B553BE">
          <w:rPr>
            <w:rFonts w:ascii="iCiel Avenir LT Std 35 Light" w:hAnsi="iCiel Avenir LT Std 35 Light" w:cs="Arial"/>
            <w:sz w:val="22"/>
            <w:szCs w:val="22"/>
            <w:rPrChange w:id="7334" w:author="An Tran, ACA (BUV)" w:date="2024-09-13T17:29:00Z" w16du:dateUtc="2024-09-13T10:29:00Z">
              <w:rPr>
                <w:rFonts w:ascii="iCiel Avenir LT Std 35 Light" w:hAnsi="iCiel Avenir LT Std 35 Light" w:cs="Arial"/>
                <w:sz w:val="22"/>
                <w:szCs w:val="22"/>
                <w:lang w:val="vi-VN"/>
              </w:rPr>
            </w:rPrChange>
          </w:rPr>
          <w:delText xml:space="preserve"> </w:delText>
        </w:r>
        <w:bookmarkStart w:id="7335" w:name="_Toc177143529"/>
        <w:bookmarkStart w:id="7336" w:name="_Toc177143884"/>
        <w:bookmarkEnd w:id="7335"/>
        <w:bookmarkEnd w:id="7336"/>
      </w:del>
    </w:p>
    <w:p w14:paraId="3B8AB9D3" w14:textId="2470EC99" w:rsidR="00D9034C" w:rsidRPr="00863667" w:rsidDel="00B553BE" w:rsidRDefault="00D9034C" w:rsidP="003E1B62">
      <w:pPr>
        <w:tabs>
          <w:tab w:val="left" w:pos="630"/>
          <w:tab w:val="left" w:pos="720"/>
          <w:tab w:val="left" w:pos="1080"/>
        </w:tabs>
        <w:ind w:firstLine="0"/>
        <w:rPr>
          <w:del w:id="7337" w:author="An Tran, ACA (BUV)" w:date="2024-09-12T22:22:00Z" w16du:dateUtc="2024-09-12T15:22:00Z"/>
          <w:rFonts w:ascii="iCiel Avenir LT Std 35 Light" w:hAnsi="iCiel Avenir LT Std 35 Light" w:cs="Arial"/>
          <w:sz w:val="22"/>
          <w:szCs w:val="22"/>
          <w:rPrChange w:id="7338" w:author="An Tran, ACA (BUV)" w:date="2024-09-13T17:29:00Z" w16du:dateUtc="2024-09-13T10:29:00Z">
            <w:rPr>
              <w:del w:id="7339" w:author="An Tran, ACA (BUV)" w:date="2024-09-12T22:22:00Z" w16du:dateUtc="2024-09-12T15:22:00Z"/>
              <w:rFonts w:ascii="iCiel Avenir LT Std 35 Light" w:hAnsi="iCiel Avenir LT Std 35 Light" w:cs="Arial"/>
              <w:sz w:val="22"/>
              <w:szCs w:val="22"/>
              <w:lang w:val="vi-VN"/>
            </w:rPr>
          </w:rPrChange>
        </w:rPr>
      </w:pPr>
      <w:del w:id="7340" w:author="An Tran, ACA (BUV)" w:date="2024-09-12T22:22:00Z" w16du:dateUtc="2024-09-12T15:22:00Z">
        <w:r w:rsidRPr="00863667" w:rsidDel="00B553BE">
          <w:rPr>
            <w:rFonts w:ascii="iCiel Avenir LT Std 35 Light" w:hAnsi="iCiel Avenir LT Std 35 Light" w:cs="Arial"/>
            <w:sz w:val="22"/>
            <w:szCs w:val="22"/>
            <w:rPrChange w:id="7341" w:author="An Tran, ACA (BUV)" w:date="2024-09-13T17:29:00Z" w16du:dateUtc="2024-09-13T10:29:00Z">
              <w:rPr>
                <w:rFonts w:ascii="iCiel Avenir LT Std 35 Light" w:hAnsi="iCiel Avenir LT Std 35 Light" w:cs="Arial"/>
                <w:sz w:val="22"/>
                <w:szCs w:val="22"/>
                <w:lang w:val="vi-VN"/>
              </w:rPr>
            </w:rPrChange>
          </w:rPr>
          <w:delText>Please kindly be informed that Staffordshire University does not have the conversion grade from UK Grading System to the 4.0 system or US and Germany grade system. However, we believe that the student can use your result to-date to apply for the student’s purpose as the UK education system is recognized worldwide.</w:delText>
        </w:r>
        <w:bookmarkStart w:id="7342" w:name="_Toc177143530"/>
        <w:bookmarkStart w:id="7343" w:name="_Toc177143885"/>
        <w:bookmarkEnd w:id="7342"/>
        <w:bookmarkEnd w:id="7343"/>
      </w:del>
    </w:p>
    <w:p w14:paraId="54079763" w14:textId="52BCF83D" w:rsidR="00D9034C" w:rsidRPr="00863667" w:rsidDel="00B553BE" w:rsidRDefault="00D9034C" w:rsidP="003E1B62">
      <w:pPr>
        <w:tabs>
          <w:tab w:val="left" w:pos="630"/>
          <w:tab w:val="left" w:pos="720"/>
          <w:tab w:val="left" w:pos="1080"/>
        </w:tabs>
        <w:ind w:firstLine="0"/>
        <w:rPr>
          <w:del w:id="7344" w:author="An Tran, ACA (BUV)" w:date="2024-09-12T22:22:00Z" w16du:dateUtc="2024-09-12T15:22:00Z"/>
          <w:rFonts w:ascii="iCiel Avenir LT Std 35 Light" w:hAnsi="iCiel Avenir LT Std 35 Light" w:cs="Arial"/>
          <w:sz w:val="22"/>
          <w:szCs w:val="22"/>
          <w:rPrChange w:id="7345" w:author="An Tran, ACA (BUV)" w:date="2024-09-13T17:29:00Z" w16du:dateUtc="2024-09-13T10:29:00Z">
            <w:rPr>
              <w:del w:id="7346" w:author="An Tran, ACA (BUV)" w:date="2024-09-12T22:22:00Z" w16du:dateUtc="2024-09-12T15:22:00Z"/>
              <w:rFonts w:ascii="iCiel Avenir LT Std 35 Light" w:hAnsi="iCiel Avenir LT Std 35 Light" w:cs="Arial"/>
              <w:sz w:val="22"/>
              <w:szCs w:val="22"/>
              <w:lang w:val="vi-VN"/>
            </w:rPr>
          </w:rPrChange>
        </w:rPr>
      </w:pPr>
      <w:del w:id="7347" w:author="An Tran, ACA (BUV)" w:date="2024-09-12T22:22:00Z" w16du:dateUtc="2024-09-12T15:22:00Z">
        <w:r w:rsidRPr="00863667" w:rsidDel="00B553BE">
          <w:rPr>
            <w:rFonts w:ascii="iCiel Avenir LT Std 35 Light" w:hAnsi="iCiel Avenir LT Std 35 Light" w:cs="Arial"/>
            <w:sz w:val="22"/>
            <w:szCs w:val="22"/>
            <w:rPrChange w:id="7348" w:author="An Tran, ACA (BUV)" w:date="2024-09-13T17:29:00Z" w16du:dateUtc="2024-09-13T10:29:00Z">
              <w:rPr>
                <w:rFonts w:ascii="iCiel Avenir LT Std 35 Light" w:hAnsi="iCiel Avenir LT Std 35 Light" w:cs="Arial"/>
                <w:sz w:val="22"/>
                <w:szCs w:val="22"/>
                <w:lang w:val="vi-VN"/>
              </w:rPr>
            </w:rPrChange>
          </w:rPr>
          <w:delText>Staffordshire University would advise the students to contact the international admissions department of the university that the student is applying for higher education to enquire specific entry requirements &amp; instructions.</w:delText>
        </w:r>
        <w:bookmarkStart w:id="7349" w:name="_Toc177143531"/>
        <w:bookmarkStart w:id="7350" w:name="_Toc177143886"/>
        <w:bookmarkEnd w:id="7349"/>
        <w:bookmarkEnd w:id="7350"/>
      </w:del>
    </w:p>
    <w:p w14:paraId="42479299" w14:textId="364EDA05" w:rsidR="00D9034C" w:rsidRPr="00863667" w:rsidDel="00B553BE" w:rsidRDefault="00D9034C" w:rsidP="003E1B62">
      <w:pPr>
        <w:tabs>
          <w:tab w:val="left" w:pos="630"/>
          <w:tab w:val="left" w:pos="720"/>
          <w:tab w:val="left" w:pos="1080"/>
        </w:tabs>
        <w:ind w:firstLine="0"/>
        <w:rPr>
          <w:del w:id="7351" w:author="An Tran, ACA (BUV)" w:date="2024-09-12T22:22:00Z" w16du:dateUtc="2024-09-12T15:22:00Z"/>
          <w:rFonts w:ascii="iCiel Avenir LT Std 35 Light" w:hAnsi="iCiel Avenir LT Std 35 Light" w:cs="Arial"/>
          <w:sz w:val="22"/>
          <w:szCs w:val="22"/>
          <w:rPrChange w:id="7352" w:author="An Tran, ACA (BUV)" w:date="2024-09-13T17:29:00Z" w16du:dateUtc="2024-09-13T10:29:00Z">
            <w:rPr>
              <w:del w:id="7353" w:author="An Tran, ACA (BUV)" w:date="2024-09-12T22:22:00Z" w16du:dateUtc="2024-09-12T15:22:00Z"/>
              <w:rFonts w:ascii="iCiel Avenir LT Std 35 Light" w:hAnsi="iCiel Avenir LT Std 35 Light" w:cs="Arial"/>
              <w:sz w:val="22"/>
              <w:szCs w:val="22"/>
              <w:lang w:val="vi-VN"/>
            </w:rPr>
          </w:rPrChange>
        </w:rPr>
      </w:pPr>
      <w:del w:id="7354" w:author="An Tran, ACA (BUV)" w:date="2024-09-12T22:22:00Z" w16du:dateUtc="2024-09-12T15:22:00Z">
        <w:r w:rsidRPr="00863667" w:rsidDel="00B553BE">
          <w:rPr>
            <w:rFonts w:ascii="iCiel Avenir LT Std 35 Light" w:hAnsi="iCiel Avenir LT Std 35 Light" w:cs="Arial"/>
            <w:sz w:val="22"/>
            <w:szCs w:val="22"/>
            <w:rPrChange w:id="7355" w:author="An Tran, ACA (BUV)" w:date="2024-09-13T17:29:00Z" w16du:dateUtc="2024-09-13T10:29:00Z">
              <w:rPr>
                <w:rFonts w:ascii="iCiel Avenir LT Std 35 Light" w:hAnsi="iCiel Avenir LT Std 35 Light" w:cs="Arial"/>
                <w:sz w:val="22"/>
                <w:szCs w:val="22"/>
                <w:lang w:val="vi-VN"/>
              </w:rPr>
            </w:rPrChange>
          </w:rPr>
          <w:delText>In addition, students can also refer to the link below for your reference.</w:delText>
        </w:r>
        <w:bookmarkStart w:id="7356" w:name="_Toc177143532"/>
        <w:bookmarkStart w:id="7357" w:name="_Toc177143887"/>
        <w:bookmarkEnd w:id="7356"/>
        <w:bookmarkEnd w:id="7357"/>
      </w:del>
    </w:p>
    <w:p w14:paraId="4ECFC50F" w14:textId="41860403" w:rsidR="00D9034C" w:rsidRPr="00863667" w:rsidDel="00B553BE" w:rsidRDefault="006033B6" w:rsidP="003E1B62">
      <w:pPr>
        <w:tabs>
          <w:tab w:val="left" w:pos="630"/>
          <w:tab w:val="left" w:pos="720"/>
          <w:tab w:val="left" w:pos="1080"/>
        </w:tabs>
        <w:rPr>
          <w:del w:id="7358" w:author="An Tran, ACA (BUV)" w:date="2024-09-12T22:22:00Z" w16du:dateUtc="2024-09-12T15:22:00Z"/>
          <w:rFonts w:ascii="iCiel Avenir LT Std 35 Light" w:hAnsi="iCiel Avenir LT Std 35 Light" w:cs="Arial"/>
          <w:sz w:val="22"/>
          <w:szCs w:val="22"/>
          <w:rPrChange w:id="7359" w:author="An Tran, ACA (BUV)" w:date="2024-09-13T17:29:00Z" w16du:dateUtc="2024-09-13T10:29:00Z">
            <w:rPr>
              <w:del w:id="7360" w:author="An Tran, ACA (BUV)" w:date="2024-09-12T22:22:00Z" w16du:dateUtc="2024-09-12T15:22:00Z"/>
              <w:rFonts w:ascii="iCiel Avenir LT Std 35 Light" w:hAnsi="iCiel Avenir LT Std 35 Light" w:cs="Arial"/>
              <w:sz w:val="22"/>
              <w:szCs w:val="22"/>
              <w:lang w:val="vi-VN"/>
            </w:rPr>
          </w:rPrChange>
        </w:rPr>
      </w:pPr>
      <w:del w:id="7361"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7362" w:author="An Tran, ACA (BUV)" w:date="2024-09-13T17:29:00Z" w16du:dateUtc="2024-09-13T10:29:00Z">
              <w:rPr/>
            </w:rPrChange>
          </w:rPr>
          <w:fldChar w:fldCharType="begin"/>
        </w:r>
        <w:r w:rsidRPr="00863667" w:rsidDel="00B553BE">
          <w:rPr>
            <w:rFonts w:ascii="iCiel Avenir LT Std 35 Light" w:hAnsi="iCiel Avenir LT Std 35 Light" w:cs="Arial"/>
            <w:szCs w:val="22"/>
          </w:rPr>
          <w:delInstrText>HYPERLINK "https://gpacalculator.net/grade-conversion/united-kingdom/"</w:delInstrText>
        </w:r>
        <w:r w:rsidRPr="00B8666B" w:rsidDel="00B553BE">
          <w:rPr>
            <w:rFonts w:ascii="iCiel Avenir LT Std 35 Light" w:hAnsi="iCiel Avenir LT Std 35 Light" w:cs="Arial"/>
            <w:color w:val="2F5496" w:themeColor="accent1" w:themeShade="BF"/>
            <w:sz w:val="22"/>
            <w:szCs w:val="22"/>
          </w:rPr>
        </w:r>
        <w:r w:rsidRPr="00863667" w:rsidDel="00B553BE">
          <w:rPr>
            <w:color w:val="2F5496" w:themeColor="accent1" w:themeShade="BF"/>
            <w:rPrChange w:id="7363"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D9034C" w:rsidRPr="00863667" w:rsidDel="00B553BE">
          <w:rPr>
            <w:color w:val="2F5496" w:themeColor="accent1" w:themeShade="BF"/>
            <w:rPrChange w:id="7364" w:author="An Tran, ACA (BUV)" w:date="2024-09-13T17:29:00Z" w16du:dateUtc="2024-09-13T10:29:00Z">
              <w:rPr>
                <w:rStyle w:val="Hyperlink"/>
                <w:rFonts w:ascii="iCiel Avenir LT Std 35 Light" w:hAnsi="iCiel Avenir LT Std 35 Light" w:cs="Arial"/>
                <w:sz w:val="22"/>
                <w:szCs w:val="22"/>
                <w:lang w:val="vi-VN"/>
              </w:rPr>
            </w:rPrChange>
          </w:rPr>
          <w:delText>https://gpacalculator.net/grade-conversion/united-kingdom/</w:delText>
        </w:r>
        <w:r w:rsidRPr="00863667" w:rsidDel="00B553BE">
          <w:rPr>
            <w:color w:val="2F5496" w:themeColor="accent1" w:themeShade="BF"/>
            <w:rPrChange w:id="7365"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00D9034C" w:rsidRPr="00863667" w:rsidDel="00B553BE">
          <w:rPr>
            <w:rFonts w:ascii="iCiel Avenir LT Std 35 Light" w:hAnsi="iCiel Avenir LT Std 35 Light" w:cs="Arial"/>
            <w:sz w:val="22"/>
            <w:szCs w:val="22"/>
            <w:rPrChange w:id="7366" w:author="An Tran, ACA (BUV)" w:date="2024-09-13T17:29:00Z" w16du:dateUtc="2024-09-13T10:29:00Z">
              <w:rPr>
                <w:rFonts w:ascii="iCiel Avenir LT Std 35 Light" w:hAnsi="iCiel Avenir LT Std 35 Light" w:cs="Arial"/>
                <w:sz w:val="22"/>
                <w:szCs w:val="22"/>
                <w:lang w:val="vi-VN"/>
              </w:rPr>
            </w:rPrChange>
          </w:rPr>
          <w:delText xml:space="preserve"> </w:delText>
        </w:r>
        <w:bookmarkStart w:id="7367" w:name="_Toc177143533"/>
        <w:bookmarkStart w:id="7368" w:name="_Toc177143888"/>
        <w:bookmarkEnd w:id="7367"/>
        <w:bookmarkEnd w:id="7368"/>
      </w:del>
    </w:p>
    <w:p w14:paraId="13C7A33F" w14:textId="0E705B7C" w:rsidR="00D9034C" w:rsidRPr="00863667" w:rsidDel="00B553BE" w:rsidRDefault="00D9034C" w:rsidP="003E1B62">
      <w:pPr>
        <w:tabs>
          <w:tab w:val="left" w:pos="630"/>
          <w:tab w:val="left" w:pos="720"/>
          <w:tab w:val="left" w:pos="1080"/>
        </w:tabs>
        <w:ind w:firstLine="0"/>
        <w:rPr>
          <w:del w:id="7369" w:author="An Tran, ACA (BUV)" w:date="2024-09-12T22:22:00Z" w16du:dateUtc="2024-09-12T15:22:00Z"/>
          <w:rFonts w:ascii="iCiel Avenir LT Std 35 Light" w:hAnsi="iCiel Avenir LT Std 35 Light" w:cs="Arial"/>
          <w:sz w:val="22"/>
          <w:szCs w:val="22"/>
          <w:rPrChange w:id="7370" w:author="An Tran, ACA (BUV)" w:date="2024-09-13T17:29:00Z" w16du:dateUtc="2024-09-13T10:29:00Z">
            <w:rPr>
              <w:del w:id="7371" w:author="An Tran, ACA (BUV)" w:date="2024-09-12T22:22:00Z" w16du:dateUtc="2024-09-12T15:22:00Z"/>
              <w:rFonts w:ascii="iCiel Avenir LT Std 35 Light" w:hAnsi="iCiel Avenir LT Std 35 Light" w:cs="Arial"/>
              <w:sz w:val="22"/>
              <w:szCs w:val="22"/>
              <w:lang w:val="vi-VN"/>
            </w:rPr>
          </w:rPrChange>
        </w:rPr>
      </w:pPr>
      <w:del w:id="7372" w:author="An Tran, ACA (BUV)" w:date="2024-09-12T22:22:00Z" w16du:dateUtc="2024-09-12T15:22:00Z">
        <w:r w:rsidRPr="00863667" w:rsidDel="00B553BE">
          <w:rPr>
            <w:rFonts w:ascii="iCiel Avenir LT Std 35 Light" w:hAnsi="iCiel Avenir LT Std 35 Light" w:cs="Arial"/>
            <w:sz w:val="22"/>
            <w:szCs w:val="22"/>
            <w:rPrChange w:id="7373" w:author="An Tran, ACA (BUV)" w:date="2024-09-13T17:29:00Z" w16du:dateUtc="2024-09-13T10:29:00Z">
              <w:rPr>
                <w:rFonts w:ascii="iCiel Avenir LT Std 35 Light" w:hAnsi="iCiel Avenir LT Std 35 Light" w:cs="Arial"/>
                <w:sz w:val="22"/>
                <w:szCs w:val="22"/>
                <w:lang w:val="vi-VN"/>
              </w:rPr>
            </w:rPrChange>
          </w:rPr>
          <w:delText xml:space="preserve">In case the student needs the reference letter for the higher education, please email to Student </w:delText>
        </w:r>
        <w:r w:rsidR="003E6043" w:rsidRPr="00863667" w:rsidDel="00B553BE">
          <w:rPr>
            <w:rFonts w:ascii="iCiel Avenir LT Std 35 Light" w:hAnsi="iCiel Avenir LT Std 35 Light" w:cs="Arial"/>
            <w:sz w:val="22"/>
            <w:szCs w:val="22"/>
            <w:rPrChange w:id="7374" w:author="An Tran, ACA (BUV)" w:date="2024-09-13T17:29:00Z" w16du:dateUtc="2024-09-13T10:29:00Z">
              <w:rPr>
                <w:rFonts w:ascii="iCiel Avenir LT Std 35 Light" w:hAnsi="iCiel Avenir LT Std 35 Light" w:cs="Arial"/>
                <w:sz w:val="22"/>
                <w:szCs w:val="22"/>
                <w:lang w:val="vi-VN"/>
              </w:rPr>
            </w:rPrChange>
          </w:rPr>
          <w:delText>Careers Services</w:delText>
        </w:r>
        <w:r w:rsidRPr="00863667" w:rsidDel="00B553BE">
          <w:rPr>
            <w:rFonts w:ascii="iCiel Avenir LT Std 35 Light" w:hAnsi="iCiel Avenir LT Std 35 Light" w:cs="Arial"/>
            <w:sz w:val="22"/>
            <w:szCs w:val="22"/>
            <w:rPrChange w:id="7375" w:author="An Tran, ACA (BUV)" w:date="2024-09-13T17:29:00Z" w16du:dateUtc="2024-09-13T10:29:00Z">
              <w:rPr>
                <w:rFonts w:ascii="iCiel Avenir LT Std 35 Light" w:hAnsi="iCiel Avenir LT Std 35 Light" w:cs="Arial"/>
                <w:sz w:val="22"/>
                <w:szCs w:val="22"/>
                <w:lang w:val="vi-VN"/>
              </w:rPr>
            </w:rPrChange>
          </w:rPr>
          <w:delText xml:space="preserve"> at</w:delText>
        </w:r>
        <w:r w:rsidR="003E6043" w:rsidRPr="00863667" w:rsidDel="00B553BE">
          <w:rPr>
            <w:rFonts w:ascii="iCiel Avenir LT Std 35 Light" w:hAnsi="iCiel Avenir LT Std 35 Light" w:cs="Arial"/>
            <w:sz w:val="22"/>
            <w:szCs w:val="22"/>
            <w:rPrChange w:id="7376" w:author="An Tran, ACA (BUV)" w:date="2024-09-13T17:29:00Z" w16du:dateUtc="2024-09-13T10:29:00Z">
              <w:rPr>
                <w:rFonts w:ascii="iCiel Avenir LT Std 35 Light" w:hAnsi="iCiel Avenir LT Std 35 Light" w:cs="Arial"/>
                <w:sz w:val="22"/>
                <w:szCs w:val="22"/>
                <w:lang w:val="vi-VN"/>
              </w:rPr>
            </w:rPrChange>
          </w:rPr>
          <w:delText xml:space="preserve"> </w:delText>
        </w:r>
        <w:r w:rsidR="006033B6" w:rsidRPr="00863667" w:rsidDel="00B553BE">
          <w:rPr>
            <w:rFonts w:ascii="iCiel Avenir LT Std 35 Light" w:hAnsi="iCiel Avenir LT Std 35 Light" w:cs="Arial"/>
            <w:color w:val="2F5496" w:themeColor="accent1" w:themeShade="BF"/>
            <w:sz w:val="22"/>
            <w:szCs w:val="22"/>
            <w:rPrChange w:id="7377"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"mailto:se-careers@buv.edu.vn"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378"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3E6043" w:rsidRPr="00863667" w:rsidDel="00B553BE">
          <w:rPr>
            <w:color w:val="2F5496" w:themeColor="accent1" w:themeShade="BF"/>
            <w:rPrChange w:id="7379" w:author="An Tran, ACA (BUV)" w:date="2024-09-13T17:29:00Z" w16du:dateUtc="2024-09-13T10:29:00Z">
              <w:rPr>
                <w:rStyle w:val="Hyperlink"/>
                <w:rFonts w:ascii="iCiel Avenir LT Std 35 Light" w:hAnsi="iCiel Avenir LT Std 35 Light" w:cs="Arial"/>
                <w:sz w:val="22"/>
                <w:szCs w:val="22"/>
                <w:lang w:val="vi-VN"/>
              </w:rPr>
            </w:rPrChange>
          </w:rPr>
          <w:delText>se-careers@buv.edu.vn</w:delText>
        </w:r>
        <w:r w:rsidR="006033B6" w:rsidRPr="00863667" w:rsidDel="00B553BE">
          <w:rPr>
            <w:color w:val="2F5496" w:themeColor="accent1" w:themeShade="BF"/>
            <w:rPrChange w:id="7380"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003E6043" w:rsidRPr="00863667" w:rsidDel="00B553BE">
          <w:rPr>
            <w:rFonts w:ascii="iCiel Avenir LT Std 35 Light" w:hAnsi="iCiel Avenir LT Std 35 Light" w:cs="Arial"/>
            <w:sz w:val="22"/>
            <w:szCs w:val="22"/>
            <w:rPrChange w:id="7381" w:author="An Tran, ACA (BUV)" w:date="2024-09-13T17:29:00Z" w16du:dateUtc="2024-09-13T10:29:00Z">
              <w:rPr>
                <w:rFonts w:ascii="iCiel Avenir LT Std 35 Light" w:hAnsi="iCiel Avenir LT Std 35 Light" w:cs="Arial"/>
                <w:sz w:val="22"/>
                <w:szCs w:val="22"/>
                <w:lang w:val="vi-VN"/>
              </w:rPr>
            </w:rPrChange>
          </w:rPr>
          <w:delText xml:space="preserve"> </w:delText>
        </w:r>
        <w:r w:rsidRPr="00863667" w:rsidDel="00B553BE">
          <w:rPr>
            <w:rFonts w:ascii="iCiel Avenir LT Std 35 Light" w:hAnsi="iCiel Avenir LT Std 35 Light" w:cs="Arial"/>
            <w:sz w:val="22"/>
            <w:szCs w:val="22"/>
            <w:rPrChange w:id="7382" w:author="An Tran, ACA (BUV)" w:date="2024-09-13T17:29:00Z" w16du:dateUtc="2024-09-13T10:29:00Z">
              <w:rPr>
                <w:rFonts w:ascii="iCiel Avenir LT Std 35 Light" w:hAnsi="iCiel Avenir LT Std 35 Light" w:cs="Arial"/>
                <w:sz w:val="22"/>
                <w:szCs w:val="22"/>
                <w:lang w:val="vi-VN"/>
              </w:rPr>
            </w:rPrChange>
          </w:rPr>
          <w:delText>for their support.</w:delText>
        </w:r>
        <w:bookmarkStart w:id="7383" w:name="_Toc177143534"/>
        <w:bookmarkStart w:id="7384" w:name="_Toc177143889"/>
        <w:bookmarkEnd w:id="7383"/>
        <w:bookmarkEnd w:id="7384"/>
      </w:del>
    </w:p>
    <w:p w14:paraId="6CCE76B5" w14:textId="7723DDB4" w:rsidR="00D9034C" w:rsidRPr="00863667" w:rsidDel="00B553BE" w:rsidRDefault="00D9034C" w:rsidP="003E1B62">
      <w:pPr>
        <w:ind w:firstLine="0"/>
        <w:rPr>
          <w:del w:id="7385" w:author="An Tran, ACA (BUV)" w:date="2024-09-12T22:22:00Z" w16du:dateUtc="2024-09-12T15:22:00Z"/>
          <w:rFonts w:ascii="iCiel Avenir LT Std 35 Light" w:hAnsi="iCiel Avenir LT Std 35 Light" w:cs="Arial"/>
          <w:sz w:val="22"/>
          <w:szCs w:val="22"/>
          <w:rPrChange w:id="7386" w:author="An Tran, ACA (BUV)" w:date="2024-09-13T17:29:00Z" w16du:dateUtc="2024-09-13T10:29:00Z">
            <w:rPr>
              <w:del w:id="7387" w:author="An Tran, ACA (BUV)" w:date="2024-09-12T22:22:00Z" w16du:dateUtc="2024-09-12T15:22:00Z"/>
              <w:rFonts w:ascii="iCiel Avenir LT Std 35 Light" w:hAnsi="iCiel Avenir LT Std 35 Light" w:cs="Arial"/>
              <w:i/>
              <w:iCs/>
              <w:sz w:val="22"/>
              <w:szCs w:val="22"/>
              <w:lang w:val="vi-VN"/>
            </w:rPr>
          </w:rPrChange>
        </w:rPr>
      </w:pPr>
      <w:del w:id="7388" w:author="An Tran, ACA (BUV)" w:date="2024-09-12T22:22:00Z" w16du:dateUtc="2024-09-12T15:22:00Z">
        <w:r w:rsidRPr="00863667" w:rsidDel="00B553BE">
          <w:rPr>
            <w:rFonts w:ascii="iCiel Avenir LT Std 35 Light" w:hAnsi="iCiel Avenir LT Std 35 Light" w:cs="Arial"/>
            <w:sz w:val="22"/>
            <w:szCs w:val="22"/>
            <w:rPrChange w:id="7389" w:author="An Tran, ACA (BUV)" w:date="2024-09-13T17:29:00Z" w16du:dateUtc="2024-09-13T10:29:00Z">
              <w:rPr>
                <w:rFonts w:ascii="iCiel Avenir LT Std 35 Light" w:hAnsi="iCiel Avenir LT Std 35 Light" w:cs="Arial"/>
                <w:i/>
                <w:iCs/>
                <w:sz w:val="22"/>
                <w:szCs w:val="22"/>
                <w:lang w:val="vi-VN"/>
              </w:rPr>
            </w:rPrChange>
          </w:rPr>
          <w:delText>Đại học Staffordshire không cung cấp điểm chuyển đổi từ hệ thang điểm Anh sang hệ thang điểm 4.0 hay hệ thang điểm của nước Mỹ hãy Đức. Tuy nhiên, chúng tôi tin rằng sinh viên có thể sử dụng kết quả gần nhất để để đăng ký các chương trình đào tạo theo ý muốn vì hệ thống giáo dục và thang điểm của Anh được công nhận trên toàn thế giới.</w:delText>
        </w:r>
        <w:r w:rsidR="009A1281" w:rsidRPr="00863667" w:rsidDel="00B553BE">
          <w:rPr>
            <w:rFonts w:ascii="iCiel Avenir LT Std 35 Light" w:hAnsi="iCiel Avenir LT Std 35 Light" w:cs="Arial"/>
            <w:sz w:val="22"/>
            <w:szCs w:val="22"/>
            <w:rPrChange w:id="7390"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Pr="00863667" w:rsidDel="00B553BE">
          <w:rPr>
            <w:rFonts w:ascii="iCiel Avenir LT Std 35 Light" w:hAnsi="iCiel Avenir LT Std 35 Light" w:cs="Arial"/>
            <w:sz w:val="22"/>
            <w:szCs w:val="22"/>
            <w:rPrChange w:id="7391" w:author="An Tran, ACA (BUV)" w:date="2024-09-13T17:29:00Z" w16du:dateUtc="2024-09-13T10:29:00Z">
              <w:rPr>
                <w:rFonts w:ascii="iCiel Avenir LT Std 35 Light" w:hAnsi="iCiel Avenir LT Std 35 Light" w:cs="Arial"/>
                <w:i/>
                <w:iCs/>
                <w:sz w:val="22"/>
                <w:szCs w:val="22"/>
                <w:lang w:val="vi-VN"/>
              </w:rPr>
            </w:rPrChange>
          </w:rPr>
          <w:delText>Đại học Staffordshire University khuyến khích sinh viên liên hệ với bộ phận tuyển sinh quốc tế của trường đại học mà sinh viên muốn đăng ký học cao học để nhận được yêu cầu và hướng dẫn tuyển sinh cụ thể.</w:delText>
        </w:r>
        <w:bookmarkStart w:id="7392" w:name="_Toc177143535"/>
        <w:bookmarkStart w:id="7393" w:name="_Toc177143890"/>
        <w:bookmarkEnd w:id="7392"/>
        <w:bookmarkEnd w:id="7393"/>
      </w:del>
    </w:p>
    <w:p w14:paraId="47AD0141" w14:textId="4D8F2E62" w:rsidR="00D9034C" w:rsidRPr="00863667" w:rsidDel="00B553BE" w:rsidRDefault="00D9034C" w:rsidP="003E1B62">
      <w:pPr>
        <w:tabs>
          <w:tab w:val="left" w:pos="630"/>
          <w:tab w:val="left" w:pos="720"/>
          <w:tab w:val="left" w:pos="1080"/>
        </w:tabs>
        <w:ind w:firstLine="0"/>
        <w:rPr>
          <w:del w:id="7394" w:author="An Tran, ACA (BUV)" w:date="2024-09-12T22:22:00Z" w16du:dateUtc="2024-09-12T15:22:00Z"/>
          <w:rFonts w:ascii="iCiel Avenir LT Std 35 Light" w:hAnsi="iCiel Avenir LT Std 35 Light" w:cs="Arial"/>
          <w:sz w:val="22"/>
          <w:szCs w:val="22"/>
          <w:rPrChange w:id="7395" w:author="An Tran, ACA (BUV)" w:date="2024-09-13T17:29:00Z" w16du:dateUtc="2024-09-13T10:29:00Z">
            <w:rPr>
              <w:del w:id="7396" w:author="An Tran, ACA (BUV)" w:date="2024-09-12T22:22:00Z" w16du:dateUtc="2024-09-12T15:22:00Z"/>
              <w:rFonts w:ascii="iCiel Avenir LT Std 35 Light" w:hAnsi="iCiel Avenir LT Std 35 Light" w:cs="Arial"/>
              <w:i/>
              <w:iCs/>
              <w:sz w:val="22"/>
              <w:szCs w:val="22"/>
              <w:lang w:val="vi-VN"/>
            </w:rPr>
          </w:rPrChange>
        </w:rPr>
      </w:pPr>
      <w:del w:id="7397" w:author="An Tran, ACA (BUV)" w:date="2024-09-12T22:22:00Z" w16du:dateUtc="2024-09-12T15:22:00Z">
        <w:r w:rsidRPr="00863667" w:rsidDel="00B553BE">
          <w:rPr>
            <w:rFonts w:ascii="iCiel Avenir LT Std 35 Light" w:hAnsi="iCiel Avenir LT Std 35 Light" w:cs="Arial"/>
            <w:sz w:val="22"/>
            <w:szCs w:val="22"/>
            <w:rPrChange w:id="7398" w:author="An Tran, ACA (BUV)" w:date="2024-09-13T17:29:00Z" w16du:dateUtc="2024-09-13T10:29:00Z">
              <w:rPr>
                <w:rFonts w:ascii="iCiel Avenir LT Std 35 Light" w:hAnsi="iCiel Avenir LT Std 35 Light" w:cs="Arial"/>
                <w:i/>
                <w:iCs/>
                <w:sz w:val="22"/>
                <w:szCs w:val="22"/>
                <w:lang w:val="vi-VN"/>
              </w:rPr>
            </w:rPrChange>
          </w:rPr>
          <w:delText>Ngoài ra, sinh viên cũng có thể tham khảo đường dưới đây về cách quy đổi:</w:delText>
        </w:r>
        <w:bookmarkStart w:id="7399" w:name="_Toc177143536"/>
        <w:bookmarkStart w:id="7400" w:name="_Toc177143891"/>
        <w:bookmarkEnd w:id="7399"/>
        <w:bookmarkEnd w:id="7400"/>
      </w:del>
    </w:p>
    <w:p w14:paraId="5315EC0F" w14:textId="7A7DFA1B" w:rsidR="00D9034C" w:rsidRPr="00863667" w:rsidDel="00B553BE" w:rsidRDefault="006033B6" w:rsidP="003E1B62">
      <w:pPr>
        <w:tabs>
          <w:tab w:val="left" w:pos="630"/>
          <w:tab w:val="left" w:pos="720"/>
          <w:tab w:val="left" w:pos="1080"/>
        </w:tabs>
        <w:rPr>
          <w:del w:id="7401" w:author="An Tran, ACA (BUV)" w:date="2024-09-12T22:22:00Z" w16du:dateUtc="2024-09-12T15:22:00Z"/>
          <w:rFonts w:ascii="iCiel Avenir LT Std 35 Light" w:hAnsi="iCiel Avenir LT Std 35 Light" w:cs="Arial"/>
          <w:sz w:val="22"/>
          <w:szCs w:val="22"/>
          <w:rPrChange w:id="7402" w:author="An Tran, ACA (BUV)" w:date="2024-09-13T17:29:00Z" w16du:dateUtc="2024-09-13T10:29:00Z">
            <w:rPr>
              <w:del w:id="7403" w:author="An Tran, ACA (BUV)" w:date="2024-09-12T22:22:00Z" w16du:dateUtc="2024-09-12T15:22:00Z"/>
              <w:rFonts w:ascii="iCiel Avenir LT Std 35 Light" w:hAnsi="iCiel Avenir LT Std 35 Light" w:cs="Arial"/>
              <w:i/>
              <w:iCs/>
              <w:sz w:val="22"/>
              <w:szCs w:val="22"/>
              <w:lang w:val="vi-VN"/>
            </w:rPr>
          </w:rPrChange>
        </w:rPr>
      </w:pPr>
      <w:del w:id="7404"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7405" w:author="An Tran, ACA (BUV)" w:date="2024-09-13T17:29:00Z" w16du:dateUtc="2024-09-13T10:29:00Z">
              <w:rPr/>
            </w:rPrChange>
          </w:rPr>
          <w:fldChar w:fldCharType="begin"/>
        </w:r>
        <w:r w:rsidRPr="00863667" w:rsidDel="00B553BE">
          <w:rPr>
            <w:rFonts w:ascii="iCiel Avenir LT Std 35 Light" w:hAnsi="iCiel Avenir LT Std 35 Light" w:cs="Arial"/>
            <w:szCs w:val="22"/>
          </w:rPr>
          <w:delInstrText>HYPERLINK "https://gpacalculator.net/grade-conversion/united-kingdom/"</w:delInstrText>
        </w:r>
        <w:r w:rsidRPr="00B8666B" w:rsidDel="00B553BE">
          <w:rPr>
            <w:rFonts w:ascii="iCiel Avenir LT Std 35 Light" w:hAnsi="iCiel Avenir LT Std 35 Light" w:cs="Arial"/>
            <w:color w:val="2F5496" w:themeColor="accent1" w:themeShade="BF"/>
            <w:sz w:val="22"/>
            <w:szCs w:val="22"/>
          </w:rPr>
        </w:r>
        <w:r w:rsidRPr="00863667" w:rsidDel="00B553BE">
          <w:rPr>
            <w:color w:val="2F5496" w:themeColor="accent1" w:themeShade="BF"/>
            <w:rPrChange w:id="7406"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00D9034C" w:rsidRPr="00863667" w:rsidDel="00B553BE">
          <w:rPr>
            <w:color w:val="2F5496" w:themeColor="accent1" w:themeShade="BF"/>
            <w:rPrChange w:id="7407" w:author="An Tran, ACA (BUV)" w:date="2024-09-13T17:29:00Z" w16du:dateUtc="2024-09-13T10:29:00Z">
              <w:rPr>
                <w:rStyle w:val="Hyperlink"/>
                <w:rFonts w:ascii="iCiel Avenir LT Std 35 Light" w:hAnsi="iCiel Avenir LT Std 35 Light" w:cs="Arial"/>
                <w:i/>
                <w:iCs/>
                <w:sz w:val="22"/>
                <w:szCs w:val="22"/>
                <w:lang w:val="vi-VN"/>
              </w:rPr>
            </w:rPrChange>
          </w:rPr>
          <w:delText>https://gpacalculator.net/grade-conversion/united-kingdom/</w:delText>
        </w:r>
        <w:r w:rsidRPr="00863667" w:rsidDel="00B553BE">
          <w:rPr>
            <w:color w:val="2F5496" w:themeColor="accent1" w:themeShade="BF"/>
            <w:rPrChange w:id="7408"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00D9034C" w:rsidRPr="00863667" w:rsidDel="00B553BE">
          <w:rPr>
            <w:rFonts w:ascii="iCiel Avenir LT Std 35 Light" w:hAnsi="iCiel Avenir LT Std 35 Light" w:cs="Arial"/>
            <w:sz w:val="22"/>
            <w:szCs w:val="22"/>
            <w:rPrChange w:id="7409" w:author="An Tran, ACA (BUV)" w:date="2024-09-13T17:29:00Z" w16du:dateUtc="2024-09-13T10:29:00Z">
              <w:rPr>
                <w:rFonts w:ascii="iCiel Avenir LT Std 35 Light" w:hAnsi="iCiel Avenir LT Std 35 Light" w:cs="Arial"/>
                <w:i/>
                <w:iCs/>
                <w:sz w:val="22"/>
                <w:szCs w:val="22"/>
                <w:lang w:val="vi-VN"/>
              </w:rPr>
            </w:rPrChange>
          </w:rPr>
          <w:delText xml:space="preserve"> </w:delText>
        </w:r>
        <w:bookmarkStart w:id="7410" w:name="_Toc177143537"/>
        <w:bookmarkStart w:id="7411" w:name="_Toc177143892"/>
        <w:bookmarkEnd w:id="7410"/>
        <w:bookmarkEnd w:id="7411"/>
      </w:del>
    </w:p>
    <w:p w14:paraId="0B0DE64D" w14:textId="77A0764D" w:rsidR="00D9034C" w:rsidRPr="00863667" w:rsidDel="00B553BE" w:rsidRDefault="00D9034C" w:rsidP="003E1B62">
      <w:pPr>
        <w:tabs>
          <w:tab w:val="left" w:pos="630"/>
          <w:tab w:val="left" w:pos="720"/>
          <w:tab w:val="left" w:pos="1080"/>
        </w:tabs>
        <w:ind w:firstLine="0"/>
        <w:rPr>
          <w:del w:id="7412" w:author="An Tran, ACA (BUV)" w:date="2024-09-12T22:22:00Z" w16du:dateUtc="2024-09-12T15:22:00Z"/>
          <w:rFonts w:ascii="iCiel Avenir LT Std 35 Light" w:hAnsi="iCiel Avenir LT Std 35 Light" w:cs="Arial"/>
          <w:sz w:val="22"/>
          <w:szCs w:val="22"/>
          <w:rPrChange w:id="7413" w:author="An Tran, ACA (BUV)" w:date="2024-09-13T17:29:00Z" w16du:dateUtc="2024-09-13T10:29:00Z">
            <w:rPr>
              <w:del w:id="7414" w:author="An Tran, ACA (BUV)" w:date="2024-09-12T22:22:00Z" w16du:dateUtc="2024-09-12T15:22:00Z"/>
              <w:rFonts w:ascii="iCiel Avenir LT Std 35 Light" w:hAnsi="iCiel Avenir LT Std 35 Light" w:cs="Arial"/>
              <w:i/>
              <w:iCs/>
              <w:sz w:val="22"/>
              <w:szCs w:val="22"/>
              <w:lang w:val="vi-VN"/>
            </w:rPr>
          </w:rPrChange>
        </w:rPr>
      </w:pPr>
      <w:del w:id="7415" w:author="An Tran, ACA (BUV)" w:date="2024-09-12T22:22:00Z" w16du:dateUtc="2024-09-12T15:22:00Z">
        <w:r w:rsidRPr="00863667" w:rsidDel="00B553BE">
          <w:rPr>
            <w:rFonts w:ascii="iCiel Avenir LT Std 35 Light" w:hAnsi="iCiel Avenir LT Std 35 Light" w:cs="Arial"/>
            <w:sz w:val="22"/>
            <w:szCs w:val="22"/>
            <w:rPrChange w:id="7416" w:author="An Tran, ACA (BUV)" w:date="2024-09-13T17:29:00Z" w16du:dateUtc="2024-09-13T10:29:00Z">
              <w:rPr>
                <w:rFonts w:ascii="iCiel Avenir LT Std 35 Light" w:hAnsi="iCiel Avenir LT Std 35 Light" w:cs="Arial"/>
                <w:i/>
                <w:iCs/>
                <w:sz w:val="22"/>
                <w:szCs w:val="22"/>
                <w:lang w:val="vi-VN"/>
              </w:rPr>
            </w:rPrChange>
          </w:rPr>
          <w:delText xml:space="preserve">Trong trường hợp cần thư giới thiệu để đăng ký học cao học, sinh viên vui lòng liên hệ với </w:delText>
        </w:r>
        <w:r w:rsidR="00F918B8" w:rsidRPr="00863667" w:rsidDel="00B553BE">
          <w:rPr>
            <w:rFonts w:ascii="iCiel Avenir LT Std 35 Light" w:hAnsi="iCiel Avenir LT Std 35 Light" w:cs="Arial"/>
            <w:sz w:val="22"/>
            <w:szCs w:val="22"/>
            <w:rPrChange w:id="7417" w:author="An Tran, ACA (BUV)" w:date="2024-09-13T17:29:00Z" w16du:dateUtc="2024-09-13T10:29:00Z">
              <w:rPr>
                <w:rFonts w:ascii="iCiel Avenir LT Std 35 Light" w:hAnsi="iCiel Avenir LT Std 35 Light" w:cs="Arial"/>
                <w:i/>
                <w:iCs/>
                <w:sz w:val="22"/>
                <w:szCs w:val="22"/>
                <w:lang w:val="vi-VN"/>
              </w:rPr>
            </w:rPrChange>
          </w:rPr>
          <w:delText xml:space="preserve">Bộ phận </w:delText>
        </w:r>
        <w:r w:rsidR="003E6043" w:rsidRPr="00863667" w:rsidDel="00B553BE">
          <w:rPr>
            <w:rFonts w:ascii="iCiel Avenir LT Std 35 Light" w:hAnsi="iCiel Avenir LT Std 35 Light" w:cs="Arial"/>
            <w:sz w:val="22"/>
            <w:szCs w:val="22"/>
            <w:rPrChange w:id="7418" w:author="An Tran, ACA (BUV)" w:date="2024-09-13T17:29:00Z" w16du:dateUtc="2024-09-13T10:29:00Z">
              <w:rPr>
                <w:rFonts w:ascii="iCiel Avenir LT Std 35 Light" w:hAnsi="iCiel Avenir LT Std 35 Light" w:cs="Arial"/>
                <w:i/>
                <w:iCs/>
                <w:sz w:val="22"/>
                <w:szCs w:val="22"/>
                <w:lang w:val="vi-VN"/>
              </w:rPr>
            </w:rPrChange>
          </w:rPr>
          <w:delText>Dịch vụ Hướng nghiệp</w:delText>
        </w:r>
        <w:r w:rsidR="00F918B8" w:rsidRPr="00863667" w:rsidDel="00B553BE">
          <w:rPr>
            <w:rFonts w:ascii="iCiel Avenir LT Std 35 Light" w:hAnsi="iCiel Avenir LT Std 35 Light" w:cs="Arial"/>
            <w:sz w:val="22"/>
            <w:szCs w:val="22"/>
            <w:rPrChange w:id="7419"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Pr="00863667" w:rsidDel="00B553BE">
          <w:rPr>
            <w:rFonts w:ascii="iCiel Avenir LT Std 35 Light" w:hAnsi="iCiel Avenir LT Std 35 Light" w:cs="Arial"/>
            <w:sz w:val="22"/>
            <w:szCs w:val="22"/>
            <w:rPrChange w:id="7420" w:author="An Tran, ACA (BUV)" w:date="2024-09-13T17:29:00Z" w16du:dateUtc="2024-09-13T10:29:00Z">
              <w:rPr>
                <w:rFonts w:ascii="iCiel Avenir LT Std 35 Light" w:hAnsi="iCiel Avenir LT Std 35 Light" w:cs="Arial"/>
                <w:i/>
                <w:iCs/>
                <w:sz w:val="22"/>
                <w:szCs w:val="22"/>
                <w:lang w:val="vi-VN"/>
              </w:rPr>
            </w:rPrChange>
          </w:rPr>
          <w:delText xml:space="preserve">qua email </w:delText>
        </w:r>
        <w:r w:rsidR="006033B6" w:rsidRPr="00863667" w:rsidDel="00B553BE">
          <w:rPr>
            <w:rFonts w:ascii="iCiel Avenir LT Std 35 Light" w:hAnsi="iCiel Avenir LT Std 35 Light" w:cs="Arial"/>
            <w:color w:val="2F5496" w:themeColor="accent1" w:themeShade="BF"/>
            <w:sz w:val="22"/>
            <w:szCs w:val="22"/>
            <w:rPrChange w:id="7421"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"mailto:se-careers@buv.edu.vn"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422"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003E6043" w:rsidRPr="00863667" w:rsidDel="00B553BE">
          <w:rPr>
            <w:color w:val="2F5496" w:themeColor="accent1" w:themeShade="BF"/>
            <w:rPrChange w:id="7423" w:author="An Tran, ACA (BUV)" w:date="2024-09-13T17:29:00Z" w16du:dateUtc="2024-09-13T10:29:00Z">
              <w:rPr>
                <w:rStyle w:val="Hyperlink"/>
                <w:rFonts w:ascii="iCiel Avenir LT Std 35 Light" w:hAnsi="iCiel Avenir LT Std 35 Light" w:cs="Arial"/>
                <w:i/>
                <w:iCs/>
                <w:sz w:val="22"/>
                <w:szCs w:val="22"/>
                <w:lang w:val="vi-VN"/>
              </w:rPr>
            </w:rPrChange>
          </w:rPr>
          <w:delText>se-careers@buv.edu.vn</w:delText>
        </w:r>
        <w:r w:rsidR="006033B6" w:rsidRPr="00863667" w:rsidDel="00B553BE">
          <w:rPr>
            <w:color w:val="2F5496" w:themeColor="accent1" w:themeShade="BF"/>
            <w:rPrChange w:id="7424"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003E6043" w:rsidRPr="00863667" w:rsidDel="00B553BE">
          <w:rPr>
            <w:rFonts w:ascii="iCiel Avenir LT Std 35 Light" w:hAnsi="iCiel Avenir LT Std 35 Light" w:cs="Arial"/>
            <w:sz w:val="22"/>
            <w:szCs w:val="22"/>
            <w:rPrChange w:id="7425"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Pr="00863667" w:rsidDel="00B553BE">
          <w:rPr>
            <w:rFonts w:ascii="iCiel Avenir LT Std 35 Light" w:hAnsi="iCiel Avenir LT Std 35 Light" w:cs="Arial"/>
            <w:sz w:val="22"/>
            <w:szCs w:val="22"/>
            <w:rPrChange w:id="7426" w:author="An Tran, ACA (BUV)" w:date="2024-09-13T17:29:00Z" w16du:dateUtc="2024-09-13T10:29:00Z">
              <w:rPr>
                <w:rFonts w:ascii="iCiel Avenir LT Std 35 Light" w:hAnsi="iCiel Avenir LT Std 35 Light" w:cs="Arial"/>
                <w:i/>
                <w:iCs/>
                <w:sz w:val="22"/>
                <w:szCs w:val="22"/>
                <w:lang w:val="vi-VN"/>
              </w:rPr>
            </w:rPrChange>
          </w:rPr>
          <w:delText>để được hỗ trợ.</w:delText>
        </w:r>
        <w:bookmarkStart w:id="7427" w:name="_Toc177143538"/>
        <w:bookmarkStart w:id="7428" w:name="_Toc177143893"/>
        <w:bookmarkEnd w:id="7427"/>
        <w:bookmarkEnd w:id="7428"/>
      </w:del>
    </w:p>
    <w:p w14:paraId="2F48CC33" w14:textId="72F09BD3" w:rsidR="00D9034C" w:rsidRPr="00863667" w:rsidDel="00B553BE" w:rsidRDefault="00D9034C" w:rsidP="00D85019">
      <w:pPr>
        <w:pStyle w:val="Question"/>
        <w:numPr>
          <w:ilvl w:val="0"/>
          <w:numId w:val="24"/>
        </w:numPr>
        <w:tabs>
          <w:tab w:val="left" w:pos="630"/>
          <w:tab w:val="left" w:pos="1080"/>
        </w:tabs>
        <w:spacing w:before="100" w:line="400" w:lineRule="exact"/>
        <w:ind w:left="0" w:firstLine="720"/>
        <w:rPr>
          <w:del w:id="7429" w:author="An Tran, ACA (BUV)" w:date="2024-09-12T22:22:00Z" w16du:dateUtc="2024-09-12T15:22:00Z"/>
          <w:rFonts w:cs="Arial"/>
          <w:szCs w:val="22"/>
          <w:rPrChange w:id="7430" w:author="An Tran, ACA (BUV)" w:date="2024-09-13T17:29:00Z" w16du:dateUtc="2024-09-13T10:29:00Z">
            <w:rPr>
              <w:del w:id="7431" w:author="An Tran, ACA (BUV)" w:date="2024-09-12T22:22:00Z" w16du:dateUtc="2024-09-12T15:22:00Z"/>
              <w:rFonts w:cs="Arial"/>
              <w:b w:val="0"/>
              <w:szCs w:val="22"/>
              <w:lang w:val="vi-VN"/>
            </w:rPr>
          </w:rPrChange>
        </w:rPr>
      </w:pPr>
      <w:bookmarkStart w:id="7432" w:name="_Toc107734222"/>
      <w:bookmarkStart w:id="7433" w:name="_Toc107734436"/>
      <w:bookmarkStart w:id="7434" w:name="_Toc107734888"/>
      <w:bookmarkStart w:id="7435" w:name="_Toc107735110"/>
      <w:bookmarkStart w:id="7436" w:name="_Toc107735237"/>
      <w:bookmarkStart w:id="7437" w:name="_Toc107735342"/>
      <w:bookmarkStart w:id="7438" w:name="_Toc107735446"/>
      <w:bookmarkStart w:id="7439" w:name="_Toc107735549"/>
      <w:bookmarkStart w:id="7440" w:name="_Toc107735654"/>
      <w:bookmarkStart w:id="7441" w:name="_Toc107735758"/>
      <w:bookmarkStart w:id="7442" w:name="_Toc107735862"/>
      <w:bookmarkStart w:id="7443" w:name="_Toc107735966"/>
      <w:bookmarkStart w:id="7444" w:name="_Toc107736119"/>
      <w:bookmarkStart w:id="7445" w:name="_Toc107736266"/>
      <w:bookmarkStart w:id="7446" w:name="_Toc107736370"/>
      <w:bookmarkStart w:id="7447" w:name="_Toc107736592"/>
      <w:bookmarkStart w:id="7448" w:name="_Toc107736695"/>
      <w:bookmarkStart w:id="7449" w:name="_Toc107736798"/>
      <w:bookmarkStart w:id="7450" w:name="_Toc107736902"/>
      <w:bookmarkStart w:id="7451" w:name="_Toc107737754"/>
      <w:bookmarkStart w:id="7452" w:name="_Toc108099143"/>
      <w:bookmarkStart w:id="7453" w:name="_Toc113975558"/>
      <w:bookmarkStart w:id="7454" w:name="_Toc113976075"/>
      <w:bookmarkStart w:id="7455" w:name="_Toc114065605"/>
      <w:bookmarkStart w:id="7456" w:name="_Toc114066001"/>
      <w:bookmarkStart w:id="7457" w:name="_Toc113977108"/>
      <w:bookmarkStart w:id="7458" w:name="_Toc122700186"/>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del w:id="7459" w:author="An Tran, ACA (BUV)" w:date="2024-09-12T22:22:00Z" w16du:dateUtc="2024-09-12T15:22:00Z">
        <w:r w:rsidRPr="00863667" w:rsidDel="00B553BE">
          <w:rPr>
            <w:rFonts w:cs="Arial"/>
            <w:szCs w:val="22"/>
            <w:rPrChange w:id="7460" w:author="An Tran, ACA (BUV)" w:date="2024-09-13T17:29:00Z" w16du:dateUtc="2024-09-13T10:29:00Z">
              <w:rPr>
                <w:rFonts w:cs="Arial"/>
                <w:szCs w:val="22"/>
                <w:lang w:val="vi-VN"/>
              </w:rPr>
            </w:rPrChange>
          </w:rPr>
          <w:delText>How can students have a copy or a re-issued version of the transcript/degree certificate?</w:delText>
        </w:r>
        <w:r w:rsidRPr="00863667" w:rsidDel="00B553BE">
          <w:rPr>
            <w:rFonts w:cs="Arial"/>
            <w:b w:val="0"/>
            <w:szCs w:val="22"/>
            <w:rPrChange w:id="7461" w:author="An Tran, ACA (BUV)" w:date="2024-09-13T17:29:00Z" w16du:dateUtc="2024-09-13T10:29:00Z">
              <w:rPr>
                <w:rFonts w:cs="Arial"/>
                <w:b w:val="0"/>
                <w:szCs w:val="22"/>
                <w:lang w:val="vi-VN"/>
              </w:rPr>
            </w:rPrChange>
          </w:rPr>
          <w:delText xml:space="preserve"> / </w:delText>
        </w:r>
        <w:r w:rsidRPr="00863667" w:rsidDel="00B553BE">
          <w:rPr>
            <w:rFonts w:cs="Arial"/>
            <w:szCs w:val="22"/>
            <w:rPrChange w:id="7462" w:author="An Tran, ACA (BUV)" w:date="2024-09-13T17:29:00Z" w16du:dateUtc="2024-09-13T10:29:00Z">
              <w:rPr>
                <w:rFonts w:cs="Arial"/>
                <w:i/>
                <w:iCs/>
                <w:szCs w:val="22"/>
                <w:lang w:val="vi-VN"/>
              </w:rPr>
            </w:rPrChange>
          </w:rPr>
          <w:delText>Làm thế nào để sinh viên có thể xin bản sao hoặc xin cấp lại bảng điểm chính thức hoặc bằng tốt nghiệp?</w:delText>
        </w:r>
        <w:bookmarkStart w:id="7463" w:name="_Toc177143539"/>
        <w:bookmarkStart w:id="7464" w:name="_Toc177143894"/>
        <w:bookmarkEnd w:id="7457"/>
        <w:bookmarkEnd w:id="7458"/>
        <w:bookmarkEnd w:id="7463"/>
        <w:bookmarkEnd w:id="7464"/>
      </w:del>
    </w:p>
    <w:p w14:paraId="16CE8B29" w14:textId="56713F59" w:rsidR="00D9034C" w:rsidRPr="00863667" w:rsidDel="00B553BE" w:rsidRDefault="00D9034C" w:rsidP="003E1B62">
      <w:pPr>
        <w:pStyle w:val="ListParagraph"/>
        <w:tabs>
          <w:tab w:val="left" w:pos="630"/>
          <w:tab w:val="left" w:pos="720"/>
          <w:tab w:val="left" w:pos="1080"/>
        </w:tabs>
        <w:ind w:left="0"/>
        <w:contextualSpacing w:val="0"/>
        <w:rPr>
          <w:del w:id="7465" w:author="An Tran, ACA (BUV)" w:date="2024-09-12T22:22:00Z" w16du:dateUtc="2024-09-12T15:22:00Z"/>
          <w:rFonts w:ascii="iCiel Avenir LT Std 35 Light" w:hAnsi="iCiel Avenir LT Std 35 Light" w:cs="Arial"/>
          <w:b/>
          <w:sz w:val="22"/>
          <w:szCs w:val="22"/>
          <w:rPrChange w:id="7466" w:author="An Tran, ACA (BUV)" w:date="2024-09-13T17:29:00Z" w16du:dateUtc="2024-09-13T10:29:00Z">
            <w:rPr>
              <w:del w:id="7467" w:author="An Tran, ACA (BUV)" w:date="2024-09-12T22:22:00Z" w16du:dateUtc="2024-09-12T15:22:00Z"/>
              <w:rFonts w:ascii="iCiel Avenir LT Std 35 Light" w:hAnsi="iCiel Avenir LT Std 35 Light" w:cs="Arial"/>
              <w:b/>
              <w:bCs/>
              <w:sz w:val="22"/>
              <w:szCs w:val="22"/>
              <w:u w:val="single"/>
              <w:lang w:val="vi-VN"/>
            </w:rPr>
          </w:rPrChange>
        </w:rPr>
      </w:pPr>
      <w:del w:id="7468" w:author="An Tran, ACA (BUV)" w:date="2024-09-12T22:22:00Z" w16du:dateUtc="2024-09-12T15:22:00Z">
        <w:r w:rsidRPr="00863667" w:rsidDel="00B553BE">
          <w:rPr>
            <w:rFonts w:ascii="iCiel Avenir LT Std 35 Light" w:hAnsi="iCiel Avenir LT Std 35 Light" w:cs="Arial"/>
            <w:b/>
            <w:sz w:val="22"/>
            <w:szCs w:val="22"/>
            <w:rPrChange w:id="7469"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7470"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7471"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7472" w:name="_Toc177143540"/>
        <w:bookmarkStart w:id="7473" w:name="_Toc177143895"/>
        <w:bookmarkEnd w:id="7472"/>
        <w:bookmarkEnd w:id="7473"/>
      </w:del>
    </w:p>
    <w:p w14:paraId="0CBD5414" w14:textId="0DE2D238" w:rsidR="00D9034C" w:rsidRPr="00863667" w:rsidDel="00B553BE" w:rsidRDefault="00D9034C" w:rsidP="003E1B62">
      <w:pPr>
        <w:tabs>
          <w:tab w:val="left" w:pos="630"/>
          <w:tab w:val="left" w:pos="720"/>
          <w:tab w:val="left" w:pos="1080"/>
        </w:tabs>
        <w:ind w:firstLine="0"/>
        <w:rPr>
          <w:del w:id="7474" w:author="An Tran, ACA (BUV)" w:date="2024-09-12T22:22:00Z" w16du:dateUtc="2024-09-12T15:22:00Z"/>
          <w:rFonts w:ascii="iCiel Avenir LT Std 35 Light" w:hAnsi="iCiel Avenir LT Std 35 Light" w:cs="Arial"/>
          <w:sz w:val="22"/>
          <w:szCs w:val="22"/>
          <w:rPrChange w:id="7475" w:author="An Tran, ACA (BUV)" w:date="2024-09-13T17:29:00Z" w16du:dateUtc="2024-09-13T10:29:00Z">
            <w:rPr>
              <w:del w:id="7476" w:author="An Tran, ACA (BUV)" w:date="2024-09-12T22:22:00Z" w16du:dateUtc="2024-09-12T15:22:00Z"/>
              <w:rFonts w:ascii="iCiel Avenir LT Std 35 Light" w:hAnsi="iCiel Avenir LT Std 35 Light" w:cs="Arial"/>
              <w:sz w:val="22"/>
              <w:szCs w:val="22"/>
              <w:lang w:val="vi-VN"/>
            </w:rPr>
          </w:rPrChange>
        </w:rPr>
      </w:pPr>
      <w:del w:id="7477" w:author="An Tran, ACA (BUV)" w:date="2024-09-12T22:22:00Z" w16du:dateUtc="2024-09-12T15:22:00Z">
        <w:r w:rsidRPr="00863667" w:rsidDel="00B553BE">
          <w:rPr>
            <w:rFonts w:ascii="iCiel Avenir LT Std 35 Light" w:hAnsi="iCiel Avenir LT Std 35 Light" w:cs="Arial"/>
            <w:sz w:val="22"/>
            <w:szCs w:val="22"/>
            <w:rPrChange w:id="7478" w:author="An Tran, ACA (BUV)" w:date="2024-09-13T17:29:00Z" w16du:dateUtc="2024-09-13T10:29:00Z">
              <w:rPr>
                <w:rFonts w:ascii="iCiel Avenir LT Std 35 Light" w:hAnsi="iCiel Avenir LT Std 35 Light" w:cs="Arial"/>
                <w:sz w:val="22"/>
                <w:szCs w:val="22"/>
                <w:lang w:val="vi-VN"/>
              </w:rPr>
            </w:rPrChange>
          </w:rPr>
          <w:delText xml:space="preserve">As Staffordshire University is the student’s awarding body, the process of issuing replacement or copy of degree certificate and/or transcript needs to follow standard procedure of the University. Please follow the instructions below: Please visit </w:delText>
        </w:r>
        <w:r w:rsidR="006033B6" w:rsidRPr="00863667" w:rsidDel="00B553BE">
          <w:rPr>
            <w:rFonts w:ascii="iCiel Avenir LT Std 35 Light" w:hAnsi="iCiel Avenir LT Std 35 Light" w:cs="Arial"/>
            <w:color w:val="2F5496" w:themeColor="accent1" w:themeShade="BF"/>
            <w:sz w:val="22"/>
            <w:szCs w:val="22"/>
            <w:rPrChange w:id="7479"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"https://www.staffs.ac.uk/alumni/certificates-transcripts"</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480"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B553BE">
          <w:rPr>
            <w:color w:val="2F5496" w:themeColor="accent1" w:themeShade="BF"/>
            <w:rPrChange w:id="7481" w:author="An Tran, ACA (BUV)" w:date="2024-09-13T17:29:00Z" w16du:dateUtc="2024-09-13T10:29:00Z">
              <w:rPr>
                <w:rStyle w:val="Hyperlink"/>
                <w:rFonts w:ascii="iCiel Avenir LT Std 35 Light" w:hAnsi="iCiel Avenir LT Std 35 Light" w:cs="Arial"/>
                <w:sz w:val="22"/>
                <w:szCs w:val="22"/>
                <w:lang w:val="vi-VN"/>
              </w:rPr>
            </w:rPrChange>
          </w:rPr>
          <w:delText>https://www.staffs.ac.uk/alumni/certificates-transcripts</w:delText>
        </w:r>
        <w:r w:rsidR="006033B6" w:rsidRPr="00863667" w:rsidDel="00B553BE">
          <w:rPr>
            <w:color w:val="2F5496" w:themeColor="accent1" w:themeShade="BF"/>
            <w:rPrChange w:id="7482"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Pr="00863667" w:rsidDel="00B553BE">
          <w:rPr>
            <w:rFonts w:ascii="iCiel Avenir LT Std 35 Light" w:hAnsi="iCiel Avenir LT Std 35 Light" w:cs="Arial"/>
            <w:sz w:val="22"/>
            <w:szCs w:val="22"/>
            <w:rPrChange w:id="7483" w:author="An Tran, ACA (BUV)" w:date="2024-09-13T17:29:00Z" w16du:dateUtc="2024-09-13T10:29:00Z">
              <w:rPr>
                <w:rFonts w:ascii="iCiel Avenir LT Std 35 Light" w:hAnsi="iCiel Avenir LT Std 35 Light" w:cs="Arial"/>
                <w:sz w:val="22"/>
                <w:szCs w:val="22"/>
                <w:lang w:val="vi-VN"/>
              </w:rPr>
            </w:rPrChange>
          </w:rPr>
          <w:delText xml:space="preserve">. Students will need to download a Replacement Certificate Request form and e-mail the completed form to </w:delText>
        </w:r>
        <w:r w:rsidR="006033B6" w:rsidRPr="00863667" w:rsidDel="00B553BE">
          <w:rPr>
            <w:rFonts w:ascii="iCiel Avenir LT Std 35 Light" w:hAnsi="iCiel Avenir LT Std 35 Light" w:cs="Arial"/>
            <w:color w:val="2F5496" w:themeColor="accent1" w:themeShade="BF"/>
            <w:sz w:val="22"/>
            <w:szCs w:val="22"/>
            <w:rPrChange w:id="7484"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"mailto:studenthub@staffs.ac.uk"</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485"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B553BE">
          <w:rPr>
            <w:color w:val="2F5496" w:themeColor="accent1" w:themeShade="BF"/>
            <w:rPrChange w:id="7486" w:author="An Tran, ACA (BUV)" w:date="2024-09-13T17:29:00Z" w16du:dateUtc="2024-09-13T10:29:00Z">
              <w:rPr>
                <w:rStyle w:val="Hyperlink"/>
                <w:rFonts w:ascii="iCiel Avenir LT Std 35 Light" w:hAnsi="iCiel Avenir LT Std 35 Light" w:cs="Arial"/>
                <w:sz w:val="22"/>
                <w:szCs w:val="22"/>
                <w:lang w:val="vi-VN"/>
              </w:rPr>
            </w:rPrChange>
          </w:rPr>
          <w:delText>studenthub@staffs.ac.uk</w:delText>
        </w:r>
        <w:r w:rsidR="006033B6" w:rsidRPr="00863667" w:rsidDel="00B553BE">
          <w:rPr>
            <w:color w:val="2F5496" w:themeColor="accent1" w:themeShade="BF"/>
            <w:rPrChange w:id="7487"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Pr="00863667" w:rsidDel="00B553BE">
          <w:rPr>
            <w:rFonts w:ascii="iCiel Avenir LT Std 35 Light" w:hAnsi="iCiel Avenir LT Std 35 Light" w:cs="Arial"/>
            <w:sz w:val="22"/>
            <w:szCs w:val="22"/>
            <w:rPrChange w:id="7488" w:author="An Tran, ACA (BUV)" w:date="2024-09-13T17:29:00Z" w16du:dateUtc="2024-09-13T10:29:00Z">
              <w:rPr>
                <w:rFonts w:ascii="iCiel Avenir LT Std 35 Light" w:hAnsi="iCiel Avenir LT Std 35 Light" w:cs="Arial"/>
                <w:sz w:val="22"/>
                <w:szCs w:val="22"/>
                <w:lang w:val="vi-VN"/>
              </w:rPr>
            </w:rPrChange>
          </w:rPr>
          <w:delText xml:space="preserve">, follow guideline on payment and submit required documents. It would take several weeks for Staffordshire University to process and inform </w:delText>
        </w:r>
        <w:r w:rsidR="00A75226" w:rsidRPr="00863667" w:rsidDel="00B553BE">
          <w:rPr>
            <w:rFonts w:ascii="iCiel Avenir LT Std 35 Light" w:hAnsi="iCiel Avenir LT Std 35 Light" w:cs="Arial"/>
            <w:sz w:val="22"/>
            <w:szCs w:val="22"/>
            <w:rPrChange w:id="7489" w:author="An Tran, ACA (BUV)" w:date="2024-09-13T17:29:00Z" w16du:dateUtc="2024-09-13T10:29:00Z">
              <w:rPr>
                <w:rFonts w:ascii="iCiel Avenir LT Std 35 Light" w:hAnsi="iCiel Avenir LT Std 35 Light" w:cs="Arial"/>
                <w:sz w:val="22"/>
                <w:szCs w:val="22"/>
                <w:lang w:val="vi-VN"/>
              </w:rPr>
            </w:rPrChange>
          </w:rPr>
          <w:delText>students</w:delText>
        </w:r>
        <w:r w:rsidRPr="00863667" w:rsidDel="00B553BE">
          <w:rPr>
            <w:rFonts w:ascii="iCiel Avenir LT Std 35 Light" w:hAnsi="iCiel Avenir LT Std 35 Light" w:cs="Arial"/>
            <w:sz w:val="22"/>
            <w:szCs w:val="22"/>
            <w:rPrChange w:id="7490" w:author="An Tran, ACA (BUV)" w:date="2024-09-13T17:29:00Z" w16du:dateUtc="2024-09-13T10:29:00Z">
              <w:rPr>
                <w:rFonts w:ascii="iCiel Avenir LT Std 35 Light" w:hAnsi="iCiel Avenir LT Std 35 Light" w:cs="Arial"/>
                <w:sz w:val="22"/>
                <w:szCs w:val="22"/>
                <w:lang w:val="vi-VN"/>
              </w:rPr>
            </w:rPrChange>
          </w:rPr>
          <w:delText xml:space="preserve"> with the result. Please also note that unexpected situations like a pandemic and subsequent lockdown may lead to significant delays.</w:delText>
        </w:r>
        <w:bookmarkStart w:id="7491" w:name="_Toc177143541"/>
        <w:bookmarkStart w:id="7492" w:name="_Toc177143896"/>
        <w:bookmarkEnd w:id="7491"/>
        <w:bookmarkEnd w:id="7492"/>
      </w:del>
    </w:p>
    <w:p w14:paraId="71CC752D" w14:textId="7FB03490" w:rsidR="002F4E9E" w:rsidRPr="00863667" w:rsidDel="00B553BE" w:rsidRDefault="00D9034C" w:rsidP="003E1B62">
      <w:pPr>
        <w:tabs>
          <w:tab w:val="left" w:pos="630"/>
          <w:tab w:val="left" w:pos="720"/>
          <w:tab w:val="left" w:pos="1080"/>
        </w:tabs>
        <w:ind w:firstLine="0"/>
        <w:rPr>
          <w:del w:id="7493" w:author="An Tran, ACA (BUV)" w:date="2024-09-12T22:22:00Z" w16du:dateUtc="2024-09-12T15:22:00Z"/>
          <w:rFonts w:ascii="iCiel Avenir LT Std 35 Light" w:hAnsi="iCiel Avenir LT Std 35 Light" w:cs="Arial"/>
          <w:sz w:val="22"/>
          <w:szCs w:val="22"/>
          <w:rPrChange w:id="7494" w:author="An Tran, ACA (BUV)" w:date="2024-09-13T17:29:00Z" w16du:dateUtc="2024-09-13T10:29:00Z">
            <w:rPr>
              <w:del w:id="7495" w:author="An Tran, ACA (BUV)" w:date="2024-09-12T22:22:00Z" w16du:dateUtc="2024-09-12T15:22:00Z"/>
              <w:rFonts w:ascii="iCiel Avenir LT Std 35 Light" w:hAnsi="iCiel Avenir LT Std 35 Light" w:cs="Arial"/>
              <w:i/>
              <w:iCs/>
              <w:sz w:val="22"/>
              <w:szCs w:val="22"/>
            </w:rPr>
          </w:rPrChange>
        </w:rPr>
      </w:pPr>
      <w:del w:id="7496" w:author="An Tran, ACA (BUV)" w:date="2024-09-12T22:22:00Z" w16du:dateUtc="2024-09-12T15:22:00Z">
        <w:r w:rsidRPr="00863667" w:rsidDel="00B553BE">
          <w:rPr>
            <w:rFonts w:ascii="iCiel Avenir LT Std 35 Light" w:hAnsi="iCiel Avenir LT Std 35 Light" w:cs="Arial"/>
            <w:sz w:val="22"/>
            <w:szCs w:val="22"/>
            <w:rPrChange w:id="7497" w:author="An Tran, ACA (BUV)" w:date="2024-09-13T17:29:00Z" w16du:dateUtc="2024-09-13T10:29:00Z">
              <w:rPr>
                <w:rFonts w:ascii="iCiel Avenir LT Std 35 Light" w:hAnsi="iCiel Avenir LT Std 35 Light" w:cs="Arial"/>
                <w:i/>
                <w:iCs/>
                <w:sz w:val="22"/>
                <w:szCs w:val="22"/>
                <w:lang w:val="vi-VN"/>
              </w:rPr>
            </w:rPrChange>
          </w:rPr>
          <w:delText xml:space="preserve">Do Đại học Staffordshire là đơn vị cấp bằng của sinh viên, quy trình cấp bản sao hoặc bản thay thế cho bảng điểm chính thức và bằng tốt nghiệp sẽ cần tuân thủ theo quy trình tiêu chuẩn của trường Staffordshire. Sinh viên sẽ cần làm theo hướng dẫn sau: Truy cập vào đường link </w:delText>
        </w:r>
        <w:r w:rsidR="006033B6" w:rsidRPr="00863667" w:rsidDel="00B553BE">
          <w:rPr>
            <w:rFonts w:ascii="iCiel Avenir LT Std 35 Light" w:hAnsi="iCiel Avenir LT Std 35 Light" w:cs="Arial"/>
            <w:color w:val="2F5496" w:themeColor="accent1" w:themeShade="BF"/>
            <w:sz w:val="22"/>
            <w:szCs w:val="22"/>
            <w:rPrChange w:id="7498"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"https://www.staffs.ac.uk/alumni/certificates-transcripts"</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499"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B553BE">
          <w:rPr>
            <w:color w:val="2F5496" w:themeColor="accent1" w:themeShade="BF"/>
            <w:rPrChange w:id="7500" w:author="An Tran, ACA (BUV)" w:date="2024-09-13T17:29:00Z" w16du:dateUtc="2024-09-13T10:29:00Z">
              <w:rPr>
                <w:rStyle w:val="Hyperlink"/>
                <w:rFonts w:ascii="iCiel Avenir LT Std 35 Light" w:hAnsi="iCiel Avenir LT Std 35 Light" w:cs="Arial"/>
                <w:i/>
                <w:iCs/>
                <w:sz w:val="22"/>
                <w:szCs w:val="22"/>
                <w:lang w:val="vi-VN"/>
              </w:rPr>
            </w:rPrChange>
          </w:rPr>
          <w:delText>https://www.staffs.ac.uk/alumni/certificates-transcripts</w:delText>
        </w:r>
        <w:r w:rsidR="006033B6" w:rsidRPr="00863667" w:rsidDel="00B553BE">
          <w:rPr>
            <w:color w:val="2F5496" w:themeColor="accent1" w:themeShade="BF"/>
            <w:rPrChange w:id="7501"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Pr="00863667" w:rsidDel="00B553BE">
          <w:rPr>
            <w:rFonts w:ascii="iCiel Avenir LT Std 35 Light" w:hAnsi="iCiel Avenir LT Std 35 Light" w:cs="Arial"/>
            <w:sz w:val="22"/>
            <w:szCs w:val="22"/>
            <w:rPrChange w:id="7502" w:author="An Tran, ACA (BUV)" w:date="2024-09-13T17:29:00Z" w16du:dateUtc="2024-09-13T10:29:00Z">
              <w:rPr>
                <w:rFonts w:ascii="iCiel Avenir LT Std 35 Light" w:hAnsi="iCiel Avenir LT Std 35 Light" w:cs="Arial"/>
                <w:i/>
                <w:iCs/>
                <w:sz w:val="22"/>
                <w:szCs w:val="22"/>
                <w:lang w:val="vi-VN"/>
              </w:rPr>
            </w:rPrChange>
          </w:rPr>
          <w:delText xml:space="preserve">. Sinh viên sẽ cần tải xuống mẫu Đơn yêu cầu cấp lại Bằng (Replacement Certificate Request form) và gửi email đến địa chỉ </w:delText>
        </w:r>
        <w:r w:rsidR="006033B6" w:rsidRPr="00863667" w:rsidDel="00B553BE">
          <w:rPr>
            <w:rFonts w:ascii="iCiel Avenir LT Std 35 Light" w:hAnsi="iCiel Avenir LT Std 35 Light" w:cs="Arial"/>
            <w:color w:val="2F5496" w:themeColor="accent1" w:themeShade="BF"/>
            <w:sz w:val="22"/>
            <w:szCs w:val="22"/>
            <w:rPrChange w:id="7503"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"mailto:studenthub@staffs.ac.uk"</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504"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B553BE">
          <w:rPr>
            <w:color w:val="2F5496" w:themeColor="accent1" w:themeShade="BF"/>
            <w:rPrChange w:id="7505" w:author="An Tran, ACA (BUV)" w:date="2024-09-13T17:29:00Z" w16du:dateUtc="2024-09-13T10:29:00Z">
              <w:rPr>
                <w:rStyle w:val="Hyperlink"/>
                <w:rFonts w:ascii="iCiel Avenir LT Std 35 Light" w:hAnsi="iCiel Avenir LT Std 35 Light" w:cs="Arial"/>
                <w:i/>
                <w:iCs/>
                <w:sz w:val="22"/>
                <w:szCs w:val="22"/>
                <w:lang w:val="vi-VN"/>
              </w:rPr>
            </w:rPrChange>
          </w:rPr>
          <w:delText>studenthub@staffs.ac.uk</w:delText>
        </w:r>
        <w:r w:rsidR="006033B6" w:rsidRPr="00863667" w:rsidDel="00B553BE">
          <w:rPr>
            <w:color w:val="2F5496" w:themeColor="accent1" w:themeShade="BF"/>
            <w:rPrChange w:id="7506"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Pr="00863667" w:rsidDel="00B553BE">
          <w:rPr>
            <w:rFonts w:ascii="iCiel Avenir LT Std 35 Light" w:hAnsi="iCiel Avenir LT Std 35 Light" w:cs="Arial"/>
            <w:sz w:val="22"/>
            <w:szCs w:val="22"/>
            <w:rPrChange w:id="7507" w:author="An Tran, ACA (BUV)" w:date="2024-09-13T17:29:00Z" w16du:dateUtc="2024-09-13T10:29:00Z">
              <w:rPr>
                <w:rFonts w:ascii="iCiel Avenir LT Std 35 Light" w:hAnsi="iCiel Avenir LT Std 35 Light" w:cs="Arial"/>
                <w:i/>
                <w:iCs/>
                <w:sz w:val="22"/>
                <w:szCs w:val="22"/>
                <w:lang w:val="vi-VN"/>
              </w:rPr>
            </w:rPrChange>
          </w:rPr>
          <w:delText xml:space="preserve"> để hoàn thành yêu cầu. Xin vui lòng làm theo hướng dẫn về phí cũng như nộp những giấy tờ được yêu cầu bởi trường Staffordshire. Sinh viên cũng nên lưu ý là các lý do như dịch bệnh có thể ảnh hưởng đáng kể đến quy trình và thời gian nhận được tài liệu của sinh viên.</w:delText>
        </w:r>
        <w:bookmarkStart w:id="7508" w:name="_Toc177143542"/>
        <w:bookmarkStart w:id="7509" w:name="_Toc177143897"/>
        <w:bookmarkEnd w:id="7508"/>
        <w:bookmarkEnd w:id="7509"/>
      </w:del>
    </w:p>
    <w:p w14:paraId="36C61646" w14:textId="684C4DC7" w:rsidR="00D9034C" w:rsidRPr="00863667" w:rsidDel="00B553BE" w:rsidRDefault="00D9034C" w:rsidP="00D85019">
      <w:pPr>
        <w:pStyle w:val="Question"/>
        <w:numPr>
          <w:ilvl w:val="0"/>
          <w:numId w:val="24"/>
        </w:numPr>
        <w:tabs>
          <w:tab w:val="left" w:pos="630"/>
          <w:tab w:val="left" w:pos="1080"/>
        </w:tabs>
        <w:spacing w:before="100" w:line="400" w:lineRule="exact"/>
        <w:ind w:left="0" w:firstLine="720"/>
        <w:rPr>
          <w:del w:id="7510" w:author="An Tran, ACA (BUV)" w:date="2024-09-12T22:22:00Z" w16du:dateUtc="2024-09-12T15:22:00Z"/>
          <w:rFonts w:cs="Arial"/>
          <w:szCs w:val="22"/>
          <w:rPrChange w:id="7511" w:author="An Tran, ACA (BUV)" w:date="2024-09-13T17:29:00Z" w16du:dateUtc="2024-09-13T10:29:00Z">
            <w:rPr>
              <w:del w:id="7512" w:author="An Tran, ACA (BUV)" w:date="2024-09-12T22:22:00Z" w16du:dateUtc="2024-09-12T15:22:00Z"/>
              <w:rFonts w:cs="Arial"/>
              <w:szCs w:val="22"/>
              <w:lang w:val="vi-VN"/>
            </w:rPr>
          </w:rPrChange>
        </w:rPr>
      </w:pPr>
      <w:bookmarkStart w:id="7513" w:name="_Toc107734224"/>
      <w:bookmarkStart w:id="7514" w:name="_Toc107734438"/>
      <w:bookmarkStart w:id="7515" w:name="_Toc107734890"/>
      <w:bookmarkStart w:id="7516" w:name="_Toc107735112"/>
      <w:bookmarkStart w:id="7517" w:name="_Toc107735239"/>
      <w:bookmarkStart w:id="7518" w:name="_Toc107735344"/>
      <w:bookmarkStart w:id="7519" w:name="_Toc107735448"/>
      <w:bookmarkStart w:id="7520" w:name="_Toc107735551"/>
      <w:bookmarkStart w:id="7521" w:name="_Toc107735656"/>
      <w:bookmarkStart w:id="7522" w:name="_Toc107735760"/>
      <w:bookmarkStart w:id="7523" w:name="_Toc107735864"/>
      <w:bookmarkStart w:id="7524" w:name="_Toc107735968"/>
      <w:bookmarkStart w:id="7525" w:name="_Toc107736121"/>
      <w:bookmarkStart w:id="7526" w:name="_Toc107736268"/>
      <w:bookmarkStart w:id="7527" w:name="_Toc107736372"/>
      <w:bookmarkStart w:id="7528" w:name="_Toc107736594"/>
      <w:bookmarkStart w:id="7529" w:name="_Toc107736697"/>
      <w:bookmarkStart w:id="7530" w:name="_Toc107736800"/>
      <w:bookmarkStart w:id="7531" w:name="_Toc107736904"/>
      <w:bookmarkStart w:id="7532" w:name="_Toc107737756"/>
      <w:bookmarkStart w:id="7533" w:name="_Toc108099145"/>
      <w:bookmarkStart w:id="7534" w:name="_Toc113975560"/>
      <w:bookmarkStart w:id="7535" w:name="_Toc113976077"/>
      <w:bookmarkStart w:id="7536" w:name="_Toc114065607"/>
      <w:bookmarkStart w:id="7537" w:name="_Toc114066003"/>
      <w:bookmarkStart w:id="7538" w:name="_Toc113977109"/>
      <w:bookmarkStart w:id="7539" w:name="_Toc122700187"/>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del w:id="7540" w:author="An Tran, ACA (BUV)" w:date="2024-09-12T22:22:00Z" w16du:dateUtc="2024-09-12T15:22:00Z">
        <w:r w:rsidRPr="00863667" w:rsidDel="00B553BE">
          <w:rPr>
            <w:rFonts w:cs="Arial"/>
            <w:szCs w:val="22"/>
            <w:rPrChange w:id="7541" w:author="An Tran, ACA (BUV)" w:date="2024-09-13T17:29:00Z" w16du:dateUtc="2024-09-13T10:29:00Z">
              <w:rPr>
                <w:rFonts w:cs="Arial"/>
                <w:szCs w:val="22"/>
                <w:lang w:val="vi-VN"/>
              </w:rPr>
            </w:rPrChange>
          </w:rPr>
          <w:delText xml:space="preserve">Can parents or siblings collect the certificate and transcript for </w:delText>
        </w:r>
        <w:r w:rsidR="00F06962" w:rsidRPr="00863667" w:rsidDel="00B553BE">
          <w:rPr>
            <w:rFonts w:cs="Arial"/>
            <w:szCs w:val="22"/>
            <w:rPrChange w:id="7542" w:author="An Tran, ACA (BUV)" w:date="2024-09-13T17:29:00Z" w16du:dateUtc="2024-09-13T10:29:00Z">
              <w:rPr>
                <w:rFonts w:cs="Arial"/>
                <w:szCs w:val="22"/>
                <w:lang w:val="vi-VN"/>
              </w:rPr>
            </w:rPrChange>
          </w:rPr>
          <w:delText>students</w:delText>
        </w:r>
        <w:r w:rsidRPr="00863667" w:rsidDel="00B553BE">
          <w:rPr>
            <w:rFonts w:cs="Arial"/>
            <w:szCs w:val="22"/>
            <w:rPrChange w:id="7543" w:author="An Tran, ACA (BUV)" w:date="2024-09-13T17:29:00Z" w16du:dateUtc="2024-09-13T10:29:00Z">
              <w:rPr>
                <w:rFonts w:cs="Arial"/>
                <w:szCs w:val="22"/>
                <w:lang w:val="vi-VN"/>
              </w:rPr>
            </w:rPrChange>
          </w:rPr>
          <w:delText>? Or can BUV send student’s original certificate and transcript via post?</w:delText>
        </w:r>
        <w:r w:rsidRPr="00863667" w:rsidDel="00B553BE">
          <w:rPr>
            <w:rFonts w:cs="Arial"/>
            <w:b w:val="0"/>
            <w:szCs w:val="22"/>
            <w:rPrChange w:id="7544" w:author="An Tran, ACA (BUV)" w:date="2024-09-13T17:29:00Z" w16du:dateUtc="2024-09-13T10:29:00Z">
              <w:rPr>
                <w:rFonts w:cs="Arial"/>
                <w:b w:val="0"/>
                <w:szCs w:val="22"/>
                <w:lang w:val="vi-VN"/>
              </w:rPr>
            </w:rPrChange>
          </w:rPr>
          <w:delText xml:space="preserve"> / </w:delText>
        </w:r>
        <w:r w:rsidRPr="00863667" w:rsidDel="00B553BE">
          <w:rPr>
            <w:rFonts w:cs="Arial"/>
            <w:szCs w:val="22"/>
            <w:rPrChange w:id="7545" w:author="An Tran, ACA (BUV)" w:date="2024-09-13T17:29:00Z" w16du:dateUtc="2024-09-13T10:29:00Z">
              <w:rPr>
                <w:rFonts w:cs="Arial"/>
                <w:i/>
                <w:iCs/>
                <w:szCs w:val="22"/>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bookmarkStart w:id="7546" w:name="_Toc177143543"/>
        <w:bookmarkStart w:id="7547" w:name="_Toc177143898"/>
        <w:bookmarkEnd w:id="7538"/>
        <w:bookmarkEnd w:id="7539"/>
        <w:bookmarkEnd w:id="7546"/>
        <w:bookmarkEnd w:id="7547"/>
      </w:del>
    </w:p>
    <w:p w14:paraId="68515F88" w14:textId="6FE2201F" w:rsidR="00D9034C" w:rsidRPr="00863667" w:rsidDel="00B553BE" w:rsidRDefault="00D9034C" w:rsidP="003E1B62">
      <w:pPr>
        <w:pStyle w:val="ListParagraph"/>
        <w:tabs>
          <w:tab w:val="left" w:pos="630"/>
          <w:tab w:val="left" w:pos="720"/>
          <w:tab w:val="left" w:pos="1080"/>
        </w:tabs>
        <w:ind w:left="0"/>
        <w:contextualSpacing w:val="0"/>
        <w:rPr>
          <w:del w:id="7548" w:author="An Tran, ACA (BUV)" w:date="2024-09-12T22:22:00Z" w16du:dateUtc="2024-09-12T15:22:00Z"/>
          <w:rFonts w:ascii="iCiel Avenir LT Std 35 Light" w:hAnsi="iCiel Avenir LT Std 35 Light" w:cs="Arial"/>
          <w:b/>
          <w:sz w:val="22"/>
          <w:szCs w:val="22"/>
          <w:rPrChange w:id="7549" w:author="An Tran, ACA (BUV)" w:date="2024-09-13T17:29:00Z" w16du:dateUtc="2024-09-13T10:29:00Z">
            <w:rPr>
              <w:del w:id="7550" w:author="An Tran, ACA (BUV)" w:date="2024-09-12T22:22:00Z" w16du:dateUtc="2024-09-12T15:22:00Z"/>
              <w:rFonts w:ascii="iCiel Avenir LT Std 35 Light" w:hAnsi="iCiel Avenir LT Std 35 Light" w:cs="Arial"/>
              <w:b/>
              <w:bCs/>
              <w:sz w:val="22"/>
              <w:szCs w:val="22"/>
              <w:u w:val="single"/>
              <w:lang w:val="vi-VN"/>
            </w:rPr>
          </w:rPrChange>
        </w:rPr>
      </w:pPr>
      <w:del w:id="7551" w:author="An Tran, ACA (BUV)" w:date="2024-09-12T22:22:00Z" w16du:dateUtc="2024-09-12T15:22:00Z">
        <w:r w:rsidRPr="00863667" w:rsidDel="00B553BE">
          <w:rPr>
            <w:rFonts w:ascii="iCiel Avenir LT Std 35 Light" w:hAnsi="iCiel Avenir LT Std 35 Light" w:cs="Arial"/>
            <w:b/>
            <w:sz w:val="22"/>
            <w:szCs w:val="22"/>
            <w:rPrChange w:id="7552"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7553"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7554"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7555" w:name="_Toc177143544"/>
        <w:bookmarkStart w:id="7556" w:name="_Toc177143899"/>
        <w:bookmarkEnd w:id="7555"/>
        <w:bookmarkEnd w:id="7556"/>
      </w:del>
    </w:p>
    <w:p w14:paraId="14CAD806" w14:textId="6CAA8A95" w:rsidR="00D9034C" w:rsidRPr="00863667" w:rsidDel="00B553BE" w:rsidRDefault="00D9034C" w:rsidP="003E1B62">
      <w:pPr>
        <w:tabs>
          <w:tab w:val="left" w:pos="630"/>
          <w:tab w:val="left" w:pos="720"/>
          <w:tab w:val="left" w:pos="1080"/>
        </w:tabs>
        <w:ind w:firstLine="0"/>
        <w:rPr>
          <w:del w:id="7557" w:author="An Tran, ACA (BUV)" w:date="2024-09-12T22:22:00Z" w16du:dateUtc="2024-09-12T15:22:00Z"/>
          <w:rFonts w:ascii="iCiel Avenir LT Std 35 Light" w:hAnsi="iCiel Avenir LT Std 35 Light" w:cs="Arial"/>
          <w:sz w:val="22"/>
          <w:szCs w:val="22"/>
          <w:rPrChange w:id="7558" w:author="An Tran, ACA (BUV)" w:date="2024-09-13T17:29:00Z" w16du:dateUtc="2024-09-13T10:29:00Z">
            <w:rPr>
              <w:del w:id="7559" w:author="An Tran, ACA (BUV)" w:date="2024-09-12T22:22:00Z" w16du:dateUtc="2024-09-12T15:22:00Z"/>
              <w:rFonts w:ascii="iCiel Avenir LT Std 35 Light" w:hAnsi="iCiel Avenir LT Std 35 Light" w:cs="Arial"/>
              <w:sz w:val="22"/>
              <w:szCs w:val="22"/>
              <w:lang w:val="vi-VN"/>
            </w:rPr>
          </w:rPrChange>
        </w:rPr>
      </w:pPr>
      <w:del w:id="7560" w:author="An Tran, ACA (BUV)" w:date="2024-09-12T22:22:00Z" w16du:dateUtc="2024-09-12T15:22:00Z">
        <w:r w:rsidRPr="00863667" w:rsidDel="00B553BE">
          <w:rPr>
            <w:rFonts w:ascii="iCiel Avenir LT Std 35 Light" w:hAnsi="iCiel Avenir LT Std 35 Light" w:cs="Arial"/>
            <w:sz w:val="22"/>
            <w:szCs w:val="22"/>
            <w:rPrChange w:id="7561" w:author="An Tran, ACA (BUV)" w:date="2024-09-13T17:29:00Z" w16du:dateUtc="2024-09-13T10:29:00Z">
              <w:rPr>
                <w:rFonts w:ascii="iCiel Avenir LT Std 35 Light" w:hAnsi="iCiel Avenir LT Std 35 Light" w:cs="Arial"/>
                <w:sz w:val="22"/>
                <w:szCs w:val="22"/>
                <w:lang w:val="vi-VN"/>
              </w:rPr>
            </w:rPrChange>
          </w:rPr>
          <w:delText xml:space="preserve">As degree certificates and transcripts are vitally important documents, it is advisable that </w:delText>
        </w:r>
        <w:r w:rsidR="00A75226" w:rsidRPr="00863667" w:rsidDel="00B553BE">
          <w:rPr>
            <w:rFonts w:ascii="iCiel Avenir LT Std 35 Light" w:hAnsi="iCiel Avenir LT Std 35 Light" w:cs="Arial"/>
            <w:sz w:val="22"/>
            <w:szCs w:val="22"/>
            <w:rPrChange w:id="7562" w:author="An Tran, ACA (BUV)" w:date="2024-09-13T17:29:00Z" w16du:dateUtc="2024-09-13T10:29:00Z">
              <w:rPr>
                <w:rFonts w:ascii="iCiel Avenir LT Std 35 Light" w:hAnsi="iCiel Avenir LT Std 35 Light" w:cs="Arial"/>
                <w:sz w:val="22"/>
                <w:szCs w:val="22"/>
                <w:lang w:val="vi-VN"/>
              </w:rPr>
            </w:rPrChange>
          </w:rPr>
          <w:delText>students</w:delText>
        </w:r>
        <w:r w:rsidRPr="00863667" w:rsidDel="00B553BE">
          <w:rPr>
            <w:rFonts w:ascii="iCiel Avenir LT Std 35 Light" w:hAnsi="iCiel Avenir LT Std 35 Light" w:cs="Arial"/>
            <w:sz w:val="22"/>
            <w:szCs w:val="22"/>
            <w:rPrChange w:id="7563" w:author="An Tran, ACA (BUV)" w:date="2024-09-13T17:29:00Z" w16du:dateUtc="2024-09-13T10:29:00Z">
              <w:rPr>
                <w:rFonts w:ascii="iCiel Avenir LT Std 35 Light" w:hAnsi="iCiel Avenir LT Std 35 Light" w:cs="Arial"/>
                <w:sz w:val="22"/>
                <w:szCs w:val="22"/>
                <w:lang w:val="vi-VN"/>
              </w:rPr>
            </w:rPrChange>
          </w:rPr>
          <w:delText xml:space="preserve"> should collect these documents in person. </w:delText>
        </w:r>
        <w:bookmarkStart w:id="7564" w:name="_Toc177143545"/>
        <w:bookmarkStart w:id="7565" w:name="_Toc177143900"/>
        <w:bookmarkEnd w:id="7564"/>
        <w:bookmarkEnd w:id="7565"/>
      </w:del>
    </w:p>
    <w:p w14:paraId="3217B9BA" w14:textId="7BFC5E5A" w:rsidR="00D9034C" w:rsidRPr="00863667" w:rsidDel="00B553BE" w:rsidRDefault="00D9034C" w:rsidP="003E1B62">
      <w:pPr>
        <w:pStyle w:val="ListParagraph"/>
        <w:tabs>
          <w:tab w:val="left" w:pos="630"/>
          <w:tab w:val="left" w:pos="720"/>
          <w:tab w:val="left" w:pos="1080"/>
        </w:tabs>
        <w:ind w:left="0" w:firstLine="0"/>
        <w:contextualSpacing w:val="0"/>
        <w:rPr>
          <w:del w:id="7566" w:author="An Tran, ACA (BUV)" w:date="2024-09-12T22:22:00Z" w16du:dateUtc="2024-09-12T15:22:00Z"/>
          <w:rFonts w:ascii="iCiel Avenir LT Std 35 Light" w:hAnsi="iCiel Avenir LT Std 35 Light" w:cs="Arial"/>
          <w:sz w:val="22"/>
          <w:szCs w:val="22"/>
        </w:rPr>
      </w:pPr>
      <w:del w:id="7567" w:author="An Tran, ACA (BUV)" w:date="2024-09-12T22:22:00Z" w16du:dateUtc="2024-09-12T15:22:00Z">
        <w:r w:rsidRPr="00863667" w:rsidDel="00B553BE">
          <w:rPr>
            <w:rFonts w:ascii="iCiel Avenir LT Std 35 Light" w:hAnsi="iCiel Avenir LT Std 35 Light" w:cs="Arial"/>
            <w:sz w:val="22"/>
            <w:szCs w:val="22"/>
            <w:rPrChange w:id="7568" w:author="An Tran, ACA (BUV)" w:date="2024-09-13T17:29:00Z" w16du:dateUtc="2024-09-13T10:29:00Z">
              <w:rPr>
                <w:rFonts w:ascii="iCiel Avenir LT Std 35 Light" w:hAnsi="iCiel Avenir LT Std 35 Light" w:cs="Arial"/>
                <w:sz w:val="22"/>
                <w:szCs w:val="22"/>
                <w:lang w:val="vi-VN"/>
              </w:rPr>
            </w:rPrChange>
          </w:rPr>
          <w:delText xml:space="preserve">In case the student would like to authorise a person to pick up on their behalf, students will need to write an </w:delText>
        </w:r>
        <w:r w:rsidR="009D3AB7" w:rsidRPr="00863667" w:rsidDel="00B553BE">
          <w:rPr>
            <w:rFonts w:ascii="iCiel Avenir LT Std 35 Light" w:hAnsi="iCiel Avenir LT Std 35 Light" w:cs="Arial"/>
            <w:sz w:val="22"/>
            <w:szCs w:val="22"/>
            <w:rPrChange w:id="7569" w:author="An Tran, ACA (BUV)" w:date="2024-09-13T17:29:00Z" w16du:dateUtc="2024-09-13T10:29:00Z">
              <w:rPr>
                <w:rFonts w:ascii="iCiel Avenir LT Std 35 Light" w:hAnsi="iCiel Avenir LT Std 35 Light" w:cs="Arial"/>
                <w:sz w:val="22"/>
                <w:szCs w:val="22"/>
                <w:lang w:val="vi-VN"/>
              </w:rPr>
            </w:rPrChange>
          </w:rPr>
          <w:delText>authorization</w:delText>
        </w:r>
        <w:r w:rsidRPr="00863667" w:rsidDel="00B553BE">
          <w:rPr>
            <w:rFonts w:ascii="iCiel Avenir LT Std 35 Light" w:hAnsi="iCiel Avenir LT Std 35 Light" w:cs="Arial"/>
            <w:sz w:val="22"/>
            <w:szCs w:val="22"/>
            <w:rPrChange w:id="7570" w:author="An Tran, ACA (BUV)" w:date="2024-09-13T17:29:00Z" w16du:dateUtc="2024-09-13T10:29:00Z">
              <w:rPr>
                <w:rFonts w:ascii="iCiel Avenir LT Std 35 Light" w:hAnsi="iCiel Avenir LT Std 35 Light" w:cs="Arial"/>
                <w:sz w:val="22"/>
                <w:szCs w:val="22"/>
                <w:lang w:val="vi-VN"/>
              </w:rPr>
            </w:rPrChange>
          </w:rPr>
          <w:delText xml:space="preserve"> letter, signed, scanned and sent to Central Academic Information Services (CAIS) team at </w:delText>
        </w:r>
        <w:r w:rsidR="006033B6" w:rsidRPr="00863667" w:rsidDel="00B553BE">
          <w:rPr>
            <w:rFonts w:ascii="iCiel Avenir LT Std 35 Light" w:hAnsi="iCiel Avenir LT Std 35 Light" w:cs="Arial"/>
            <w:color w:val="2F5496" w:themeColor="accent1" w:themeShade="BF"/>
            <w:sz w:val="22"/>
            <w:szCs w:val="22"/>
            <w:rPrChange w:id="7571"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572"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B553BE">
          <w:rPr>
            <w:color w:val="2F5496" w:themeColor="accent1" w:themeShade="BF"/>
            <w:rPrChange w:id="7573" w:author="An Tran, ACA (BUV)" w:date="2024-09-13T17:29:00Z" w16du:dateUtc="2024-09-13T10:29:00Z">
              <w:rPr>
                <w:rStyle w:val="Hyperlink"/>
                <w:rFonts w:ascii="iCiel Avenir LT Std 35 Light" w:hAnsi="iCiel Avenir LT Std 35 Light" w:cs="Arial"/>
                <w:sz w:val="22"/>
                <w:szCs w:val="22"/>
                <w:lang w:val="vi-VN"/>
              </w:rPr>
            </w:rPrChange>
          </w:rPr>
          <w:delText>cais@buv.edu.vn</w:delText>
        </w:r>
        <w:r w:rsidR="006033B6" w:rsidRPr="00863667" w:rsidDel="00B553BE">
          <w:rPr>
            <w:color w:val="2F5496" w:themeColor="accent1" w:themeShade="BF"/>
            <w:rPrChange w:id="7574"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Pr="00863667" w:rsidDel="00B553BE">
          <w:rPr>
            <w:rFonts w:ascii="iCiel Avenir LT Std 35 Light" w:hAnsi="iCiel Avenir LT Std 35 Light" w:cs="Arial"/>
            <w:sz w:val="22"/>
            <w:szCs w:val="22"/>
            <w:rPrChange w:id="7575" w:author="An Tran, ACA (BUV)" w:date="2024-09-13T17:29:00Z" w16du:dateUtc="2024-09-13T10:29:00Z">
              <w:rPr>
                <w:rFonts w:ascii="iCiel Avenir LT Std 35 Light" w:hAnsi="iCiel Avenir LT Std 35 Light" w:cs="Arial"/>
                <w:sz w:val="22"/>
                <w:szCs w:val="22"/>
                <w:lang w:val="vi-VN"/>
              </w:rPr>
            </w:rPrChange>
          </w:rPr>
          <w:delText xml:space="preserve"> with the authorised person’s full name, date of birth, Personal ID card/Passport or equivalent identification document number. Within 1 working day, the CAIS team will confirm this request. The authorised person then needs to present their identification document and sign on a receipt when collect the degree certificate and/or transcript. BUV will scan this receipt and send to student for confirmation.</w:delText>
        </w:r>
        <w:bookmarkStart w:id="7576" w:name="_Toc177143546"/>
        <w:bookmarkStart w:id="7577" w:name="_Toc177143901"/>
        <w:bookmarkEnd w:id="7576"/>
        <w:bookmarkEnd w:id="7577"/>
      </w:del>
    </w:p>
    <w:p w14:paraId="533CF095" w14:textId="20E1530C" w:rsidR="00D9034C" w:rsidRPr="00863667" w:rsidDel="00B553BE" w:rsidRDefault="00D9034C" w:rsidP="003E1B62">
      <w:pPr>
        <w:pStyle w:val="ListParagraph"/>
        <w:tabs>
          <w:tab w:val="left" w:pos="630"/>
          <w:tab w:val="left" w:pos="720"/>
          <w:tab w:val="left" w:pos="1080"/>
        </w:tabs>
        <w:ind w:left="0" w:firstLine="0"/>
        <w:contextualSpacing w:val="0"/>
        <w:rPr>
          <w:del w:id="7578" w:author="An Tran, ACA (BUV)" w:date="2024-09-12T22:22:00Z" w16du:dateUtc="2024-09-12T15:22:00Z"/>
          <w:rFonts w:ascii="iCiel Avenir LT Std 35 Light" w:hAnsi="iCiel Avenir LT Std 35 Light" w:cs="Arial"/>
          <w:sz w:val="22"/>
          <w:szCs w:val="22"/>
          <w:rPrChange w:id="7579" w:author="An Tran, ACA (BUV)" w:date="2024-09-13T17:29:00Z" w16du:dateUtc="2024-09-13T10:29:00Z">
            <w:rPr>
              <w:del w:id="7580" w:author="An Tran, ACA (BUV)" w:date="2024-09-12T22:22:00Z" w16du:dateUtc="2024-09-12T15:22:00Z"/>
              <w:rFonts w:ascii="iCiel Avenir LT Std 35 Light" w:hAnsi="iCiel Avenir LT Std 35 Light" w:cs="Arial"/>
              <w:sz w:val="22"/>
              <w:szCs w:val="22"/>
              <w:lang w:val="vi-VN"/>
            </w:rPr>
          </w:rPrChange>
        </w:rPr>
      </w:pPr>
      <w:del w:id="7581" w:author="An Tran, ACA (BUV)" w:date="2024-09-12T22:22:00Z" w16du:dateUtc="2024-09-12T15:22:00Z">
        <w:r w:rsidRPr="00863667" w:rsidDel="00B553BE">
          <w:rPr>
            <w:rFonts w:ascii="iCiel Avenir LT Std 35 Light" w:hAnsi="iCiel Avenir LT Std 35 Light" w:cs="Arial"/>
            <w:sz w:val="22"/>
            <w:szCs w:val="22"/>
            <w:rPrChange w:id="7582" w:author="An Tran, ACA (BUV)" w:date="2024-09-13T17:29:00Z" w16du:dateUtc="2024-09-13T10:29:00Z">
              <w:rPr>
                <w:rFonts w:ascii="iCiel Avenir LT Std 35 Light" w:hAnsi="iCiel Avenir LT Std 35 Light" w:cs="Arial"/>
                <w:sz w:val="22"/>
                <w:szCs w:val="22"/>
                <w:lang w:val="vi-VN"/>
              </w:rPr>
            </w:rPrChange>
          </w:rPr>
          <w:delText xml:space="preserve">In case students would like their degree certificate and transcript to be sent by post, students will need to write an email and send to </w:delText>
        </w:r>
        <w:r w:rsidR="00D901E6" w:rsidRPr="00863667" w:rsidDel="00B553BE">
          <w:rPr>
            <w:rFonts w:ascii="iCiel Avenir LT Std 35 Light" w:hAnsi="iCiel Avenir LT Std 35 Light" w:cs="Arial"/>
            <w:sz w:val="22"/>
            <w:szCs w:val="22"/>
            <w:rPrChange w:id="7583" w:author="An Tran, ACA (BUV)" w:date="2024-09-13T17:29:00Z" w16du:dateUtc="2024-09-13T10:29:00Z">
              <w:rPr>
                <w:rFonts w:ascii="iCiel Avenir LT Std 35 Light" w:hAnsi="iCiel Avenir LT Std 35 Light" w:cs="Arial"/>
                <w:sz w:val="22"/>
                <w:szCs w:val="22"/>
                <w:lang w:val="vi-VN"/>
              </w:rPr>
            </w:rPrChange>
          </w:rPr>
          <w:delText xml:space="preserve">Central Academic Information Services (CAIS) team at </w:delText>
        </w:r>
        <w:r w:rsidR="006033B6" w:rsidRPr="00863667" w:rsidDel="00B553BE">
          <w:rPr>
            <w:rFonts w:ascii="iCiel Avenir LT Std 35 Light" w:hAnsi="iCiel Avenir LT Std 35 Light" w:cs="Arial"/>
            <w:color w:val="2F5496" w:themeColor="accent1" w:themeShade="BF"/>
            <w:sz w:val="22"/>
            <w:szCs w:val="22"/>
            <w:rPrChange w:id="7584"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585"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D901E6" w:rsidRPr="00863667" w:rsidDel="00B553BE">
          <w:rPr>
            <w:color w:val="2F5496" w:themeColor="accent1" w:themeShade="BF"/>
            <w:rPrChange w:id="7586" w:author="An Tran, ACA (BUV)" w:date="2024-09-13T17:29:00Z" w16du:dateUtc="2024-09-13T10:29:00Z">
              <w:rPr>
                <w:rStyle w:val="Hyperlink"/>
                <w:rFonts w:ascii="iCiel Avenir LT Std 35 Light" w:hAnsi="iCiel Avenir LT Std 35 Light" w:cs="Arial"/>
                <w:sz w:val="22"/>
                <w:szCs w:val="22"/>
                <w:lang w:val="vi-VN"/>
              </w:rPr>
            </w:rPrChange>
          </w:rPr>
          <w:delText>cais@buv.edu.vn</w:delText>
        </w:r>
        <w:r w:rsidR="006033B6" w:rsidRPr="00863667" w:rsidDel="00B553BE">
          <w:rPr>
            <w:color w:val="2F5496" w:themeColor="accent1" w:themeShade="BF"/>
            <w:rPrChange w:id="7587"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Pr="00863667" w:rsidDel="00B553BE">
          <w:rPr>
            <w:rFonts w:ascii="iCiel Avenir LT Std 35 Light" w:hAnsi="iCiel Avenir LT Std 35 Light" w:cs="Arial"/>
            <w:sz w:val="22"/>
            <w:szCs w:val="22"/>
            <w:rPrChange w:id="7588" w:author="An Tran, ACA (BUV)" w:date="2024-09-13T17:29:00Z" w16du:dateUtc="2024-09-13T10:29:00Z">
              <w:rPr>
                <w:rFonts w:ascii="iCiel Avenir LT Std 35 Light" w:hAnsi="iCiel Avenir LT Std 35 Light" w:cs="Arial"/>
                <w:sz w:val="22"/>
                <w:szCs w:val="22"/>
                <w:lang w:val="vi-VN"/>
              </w:rPr>
            </w:rPrChange>
          </w:rPr>
          <w:delText xml:space="preserve">. Please note that BUV can only send degree </w:delText>
        </w:r>
        <w:r w:rsidR="00F06962" w:rsidRPr="00863667" w:rsidDel="00B553BE">
          <w:rPr>
            <w:rFonts w:ascii="iCiel Avenir LT Std 35 Light" w:hAnsi="iCiel Avenir LT Std 35 Light" w:cs="Arial"/>
            <w:sz w:val="22"/>
            <w:szCs w:val="22"/>
            <w:rPrChange w:id="7589" w:author="An Tran, ACA (BUV)" w:date="2024-09-13T17:29:00Z" w16du:dateUtc="2024-09-13T10:29:00Z">
              <w:rPr>
                <w:rFonts w:ascii="iCiel Avenir LT Std 35 Light" w:hAnsi="iCiel Avenir LT Std 35 Light" w:cs="Arial"/>
                <w:sz w:val="22"/>
                <w:szCs w:val="22"/>
                <w:lang w:val="vi-VN"/>
              </w:rPr>
            </w:rPrChange>
          </w:rPr>
          <w:delText>certificates</w:delText>
        </w:r>
        <w:r w:rsidRPr="00863667" w:rsidDel="00B553BE">
          <w:rPr>
            <w:rFonts w:ascii="iCiel Avenir LT Std 35 Light" w:hAnsi="iCiel Avenir LT Std 35 Light" w:cs="Arial"/>
            <w:sz w:val="22"/>
            <w:szCs w:val="22"/>
            <w:rPrChange w:id="7590" w:author="An Tran, ACA (BUV)" w:date="2024-09-13T17:29:00Z" w16du:dateUtc="2024-09-13T10:29:00Z">
              <w:rPr>
                <w:rFonts w:ascii="iCiel Avenir LT Std 35 Light" w:hAnsi="iCiel Avenir LT Std 35 Light" w:cs="Arial"/>
                <w:sz w:val="22"/>
                <w:szCs w:val="22"/>
                <w:lang w:val="vi-VN"/>
              </w:rPr>
            </w:rPrChange>
          </w:rPr>
          <w:delText xml:space="preserve"> and/or transcript to the registered address on the system. Within 1 working day, BUV will confirm the request and timeline for delivery. Students are requested to receive the documents in person as their signature will be required upon delivery. </w:delText>
        </w:r>
        <w:bookmarkStart w:id="7591" w:name="_Toc177143547"/>
        <w:bookmarkStart w:id="7592" w:name="_Toc177143902"/>
        <w:bookmarkEnd w:id="7591"/>
        <w:bookmarkEnd w:id="7592"/>
      </w:del>
    </w:p>
    <w:p w14:paraId="63E66010" w14:textId="31423179" w:rsidR="00D9034C" w:rsidRPr="00863667" w:rsidDel="00B553BE" w:rsidRDefault="00D9034C" w:rsidP="003E1B62">
      <w:pPr>
        <w:tabs>
          <w:tab w:val="left" w:pos="630"/>
          <w:tab w:val="left" w:pos="720"/>
          <w:tab w:val="left" w:pos="1080"/>
        </w:tabs>
        <w:ind w:firstLine="0"/>
        <w:rPr>
          <w:del w:id="7593" w:author="An Tran, ACA (BUV)" w:date="2024-09-12T22:22:00Z" w16du:dateUtc="2024-09-12T15:22:00Z"/>
          <w:rFonts w:ascii="iCiel Avenir LT Std 35 Light" w:hAnsi="iCiel Avenir LT Std 35 Light" w:cs="Arial"/>
          <w:sz w:val="22"/>
          <w:szCs w:val="22"/>
          <w:rPrChange w:id="7594" w:author="An Tran, ACA (BUV)" w:date="2024-09-13T17:29:00Z" w16du:dateUtc="2024-09-13T10:29:00Z">
            <w:rPr>
              <w:del w:id="7595" w:author="An Tran, ACA (BUV)" w:date="2024-09-12T22:22:00Z" w16du:dateUtc="2024-09-12T15:22:00Z"/>
              <w:rFonts w:ascii="iCiel Avenir LT Std 35 Light" w:hAnsi="iCiel Avenir LT Std 35 Light" w:cs="Arial"/>
              <w:i/>
              <w:iCs/>
              <w:sz w:val="22"/>
              <w:szCs w:val="22"/>
              <w:lang w:val="vi-VN"/>
            </w:rPr>
          </w:rPrChange>
        </w:rPr>
      </w:pPr>
      <w:del w:id="7596" w:author="An Tran, ACA (BUV)" w:date="2024-09-12T22:22:00Z" w16du:dateUtc="2024-09-12T15:22:00Z">
        <w:r w:rsidRPr="00863667" w:rsidDel="00B553BE">
          <w:rPr>
            <w:rFonts w:ascii="iCiel Avenir LT Std 35 Light" w:hAnsi="iCiel Avenir LT Std 35 Light" w:cs="Arial"/>
            <w:sz w:val="22"/>
            <w:szCs w:val="22"/>
            <w:rPrChange w:id="7597" w:author="An Tran, ACA (BUV)" w:date="2024-09-13T17:29:00Z" w16du:dateUtc="2024-09-13T10:29:00Z">
              <w:rPr>
                <w:rFonts w:ascii="iCiel Avenir LT Std 35 Light" w:hAnsi="iCiel Avenir LT Std 35 Light" w:cs="Arial"/>
                <w:i/>
                <w:iCs/>
                <w:sz w:val="22"/>
                <w:szCs w:val="22"/>
                <w:lang w:val="vi-VN"/>
              </w:rPr>
            </w:rPrChange>
          </w:rPr>
          <w:delText xml:space="preserve">Bằng tốt nghiệp và bảng điểm chính thức là những tài liệu cực kỳ quan trọng. Do đó, sinh viên được khuyên nên tự mình đến trường để nhận trực tiếp. </w:delText>
        </w:r>
        <w:bookmarkStart w:id="7598" w:name="_Toc177143548"/>
        <w:bookmarkStart w:id="7599" w:name="_Toc177143903"/>
        <w:bookmarkEnd w:id="7598"/>
        <w:bookmarkEnd w:id="7599"/>
      </w:del>
    </w:p>
    <w:p w14:paraId="18004126" w14:textId="2ED46F52" w:rsidR="00D9034C" w:rsidRPr="00863667" w:rsidDel="00B553BE" w:rsidRDefault="00D9034C" w:rsidP="003E1B62">
      <w:pPr>
        <w:pStyle w:val="ListParagraph"/>
        <w:tabs>
          <w:tab w:val="left" w:pos="630"/>
          <w:tab w:val="left" w:pos="720"/>
          <w:tab w:val="left" w:pos="1080"/>
        </w:tabs>
        <w:ind w:left="0" w:firstLine="0"/>
        <w:contextualSpacing w:val="0"/>
        <w:rPr>
          <w:del w:id="7600" w:author="An Tran, ACA (BUV)" w:date="2024-09-12T22:22:00Z" w16du:dateUtc="2024-09-12T15:22:00Z"/>
          <w:rFonts w:ascii="iCiel Avenir LT Std 35 Light" w:hAnsi="iCiel Avenir LT Std 35 Light" w:cs="Arial"/>
          <w:sz w:val="22"/>
          <w:szCs w:val="22"/>
          <w:rPrChange w:id="7601" w:author="An Tran, ACA (BUV)" w:date="2024-09-13T17:29:00Z" w16du:dateUtc="2024-09-13T10:29:00Z">
            <w:rPr>
              <w:del w:id="7602" w:author="An Tran, ACA (BUV)" w:date="2024-09-12T22:22:00Z" w16du:dateUtc="2024-09-12T15:22:00Z"/>
              <w:rFonts w:ascii="iCiel Avenir LT Std 35 Light" w:hAnsi="iCiel Avenir LT Std 35 Light" w:cs="Arial"/>
              <w:i/>
              <w:iCs/>
              <w:sz w:val="22"/>
              <w:szCs w:val="22"/>
              <w:lang w:val="vi-VN"/>
            </w:rPr>
          </w:rPrChange>
        </w:rPr>
      </w:pPr>
      <w:del w:id="7603" w:author="An Tran, ACA (BUV)" w:date="2024-09-12T22:22:00Z" w16du:dateUtc="2024-09-12T15:22:00Z">
        <w:r w:rsidRPr="00863667" w:rsidDel="00B553BE">
          <w:rPr>
            <w:rFonts w:ascii="iCiel Avenir LT Std 35 Light" w:hAnsi="iCiel Avenir LT Std 35 Light" w:cs="Arial"/>
            <w:sz w:val="22"/>
            <w:szCs w:val="22"/>
            <w:rPrChange w:id="7604" w:author="An Tran, ACA (BUV)" w:date="2024-09-13T17:29:00Z" w16du:dateUtc="2024-09-13T10:29:00Z">
              <w:rPr>
                <w:rFonts w:ascii="iCiel Avenir LT Std 35 Light" w:hAnsi="iCiel Avenir LT Std 35 Light" w:cs="Arial"/>
                <w:i/>
                <w:iCs/>
                <w:sz w:val="22"/>
                <w:szCs w:val="22"/>
                <w:lang w:val="vi-VN"/>
              </w:rPr>
            </w:rPrChange>
          </w:rPr>
          <w:delText xml:space="preserve">Nếu sinh viên muốn ủy quyền cho người đến nhận thay, sinh viên cần viết thư ủy quyền, ký, scan và gửi đến Trung tâm Dữ liệu Sinh viên (CAIS) tại địa chỉ </w:delText>
        </w:r>
        <w:r w:rsidR="006033B6" w:rsidRPr="00863667" w:rsidDel="00B553BE">
          <w:rPr>
            <w:rFonts w:ascii="iCiel Avenir LT Std 35 Light" w:hAnsi="iCiel Avenir LT Std 35 Light" w:cs="Arial"/>
            <w:color w:val="2F5496" w:themeColor="accent1" w:themeShade="BF"/>
            <w:sz w:val="22"/>
            <w:szCs w:val="22"/>
            <w:rPrChange w:id="7605"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606"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B553BE">
          <w:rPr>
            <w:color w:val="2F5496" w:themeColor="accent1" w:themeShade="BF"/>
            <w:rPrChange w:id="7607" w:author="An Tran, ACA (BUV)" w:date="2024-09-13T17:29:00Z" w16du:dateUtc="2024-09-13T10:29:00Z">
              <w:rPr>
                <w:rStyle w:val="Hyperlink"/>
                <w:rFonts w:ascii="iCiel Avenir LT Std 35 Light" w:hAnsi="iCiel Avenir LT Std 35 Light" w:cs="Arial"/>
                <w:i/>
                <w:iCs/>
                <w:sz w:val="22"/>
                <w:szCs w:val="22"/>
                <w:lang w:val="vi-VN"/>
              </w:rPr>
            </w:rPrChange>
          </w:rPr>
          <w:delText>cais@buv.edu.vn</w:delText>
        </w:r>
        <w:r w:rsidR="006033B6" w:rsidRPr="00863667" w:rsidDel="00B553BE">
          <w:rPr>
            <w:color w:val="2F5496" w:themeColor="accent1" w:themeShade="BF"/>
            <w:rPrChange w:id="7608"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006033B6" w:rsidRPr="00863667" w:rsidDel="00B553BE">
          <w:rPr>
            <w:rFonts w:ascii="iCiel Avenir LT Std 35 Light" w:hAnsi="iCiel Avenir LT Std 35 Light" w:cs="Arial"/>
            <w:color w:val="2F5496" w:themeColor="accent1" w:themeShade="BF"/>
            <w:szCs w:val="22"/>
            <w:rPrChange w:id="7609"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Cs w:val="22"/>
          </w:rPr>
        </w:r>
        <w:r w:rsidR="006033B6" w:rsidRPr="00863667" w:rsidDel="00B553BE">
          <w:rPr>
            <w:rFonts w:ascii="iCiel Avenir LT Std 35 Light" w:hAnsi="iCiel Avenir LT Std 35 Light" w:cs="Arial"/>
            <w:color w:val="2F5496" w:themeColor="accent1" w:themeShade="BF"/>
            <w:szCs w:val="22"/>
            <w:rPrChange w:id="7610" w:author="An Tran, ACA (BUV)" w:date="2024-09-13T17:29:00Z" w16du:dateUtc="2024-09-13T10:29:00Z">
              <w:rPr>
                <w:rStyle w:val="Hyperlink"/>
              </w:rPr>
            </w:rPrChange>
          </w:rPr>
          <w:fldChar w:fldCharType="separate"/>
        </w:r>
        <w:r w:rsidRPr="00863667" w:rsidDel="00B553BE">
          <w:rPr>
            <w:rFonts w:ascii="iCiel Avenir LT Std 35 Light" w:hAnsi="iCiel Avenir LT Std 35 Light" w:cs="Arial"/>
            <w:color w:val="2F5496" w:themeColor="accent1" w:themeShade="BF"/>
            <w:szCs w:val="22"/>
            <w:rPrChange w:id="7611" w:author="An Tran, ACA (BUV)" w:date="2024-09-13T17:29:00Z" w16du:dateUtc="2024-09-13T10:29:00Z">
              <w:rPr>
                <w:rStyle w:val="Hyperlink"/>
              </w:rPr>
            </w:rPrChange>
          </w:rPr>
          <w:delText>mailto:cais@buv.edu.vn</w:delText>
        </w:r>
        <w:r w:rsidR="006033B6" w:rsidRPr="00863667" w:rsidDel="00B553BE">
          <w:rPr>
            <w:rFonts w:ascii="iCiel Avenir LT Std 35 Light" w:hAnsi="iCiel Avenir LT Std 35 Light" w:cs="Arial"/>
            <w:color w:val="2F5496" w:themeColor="accent1" w:themeShade="BF"/>
            <w:szCs w:val="22"/>
            <w:rPrChange w:id="7612" w:author="An Tran, ACA (BUV)" w:date="2024-09-13T17:29:00Z" w16du:dateUtc="2024-09-13T10:29:00Z">
              <w:rPr>
                <w:rStyle w:val="Hyperlink"/>
              </w:rPr>
            </w:rPrChange>
          </w:rPr>
          <w:fldChar w:fldCharType="end"/>
        </w:r>
        <w:r w:rsidRPr="00863667" w:rsidDel="00B553BE">
          <w:rPr>
            <w:rFonts w:ascii="iCiel Avenir LT Std 35 Light" w:hAnsi="iCiel Avenir LT Std 35 Light" w:cs="Arial"/>
            <w:sz w:val="22"/>
            <w:szCs w:val="22"/>
            <w:rPrChange w:id="7613" w:author="An Tran, ACA (BUV)" w:date="2024-09-13T17:29:00Z" w16du:dateUtc="2024-09-13T10:29:00Z">
              <w:rPr>
                <w:rFonts w:ascii="iCiel Avenir LT Std 35 Light" w:hAnsi="iCiel Avenir LT Std 35 Light" w:cs="Arial"/>
                <w:i/>
                <w:iCs/>
                <w:sz w:val="22"/>
                <w:szCs w:val="22"/>
                <w:lang w:val="vi-VN"/>
              </w:rPr>
            </w:rPrChange>
          </w:rPr>
          <w:delText xml:space="preserve"> với tên đầy đủ của người được ủy quyền, ngày tháng năm sinh, số CCCD/Hộ chiếu hoặc giấy tờ tùy thân tương đương. Người được ủy quyền sẽ cần xuất trình giấy tờ tùy thân và ký vào giấy xác nhận khi đến lấy tài liệu cho sinh viên. Sau đó, BUV sẽ xác nhận tài liệu của sinh viên đã được giao cho người ủy quyền.</w:delText>
        </w:r>
        <w:bookmarkStart w:id="7614" w:name="_Toc177143549"/>
        <w:bookmarkStart w:id="7615" w:name="_Toc177143904"/>
        <w:bookmarkEnd w:id="7614"/>
        <w:bookmarkEnd w:id="7615"/>
      </w:del>
    </w:p>
    <w:p w14:paraId="5CD00188" w14:textId="26BF6A57" w:rsidR="00D9034C" w:rsidRPr="00863667" w:rsidDel="00B553BE" w:rsidRDefault="00D9034C" w:rsidP="003E1B62">
      <w:pPr>
        <w:pStyle w:val="ListParagraph"/>
        <w:tabs>
          <w:tab w:val="left" w:pos="630"/>
          <w:tab w:val="left" w:pos="720"/>
          <w:tab w:val="left" w:pos="1080"/>
        </w:tabs>
        <w:ind w:left="0" w:firstLine="0"/>
        <w:contextualSpacing w:val="0"/>
        <w:rPr>
          <w:del w:id="7616" w:author="An Tran, ACA (BUV)" w:date="2024-09-12T22:22:00Z" w16du:dateUtc="2024-09-12T15:22:00Z"/>
          <w:rFonts w:ascii="iCiel Avenir LT Std 35 Light" w:hAnsi="iCiel Avenir LT Std 35 Light" w:cs="Arial"/>
          <w:sz w:val="22"/>
          <w:szCs w:val="22"/>
          <w:rPrChange w:id="7617" w:author="An Tran, ACA (BUV)" w:date="2024-09-13T17:29:00Z" w16du:dateUtc="2024-09-13T10:29:00Z">
            <w:rPr>
              <w:del w:id="7618" w:author="An Tran, ACA (BUV)" w:date="2024-09-12T22:22:00Z" w16du:dateUtc="2024-09-12T15:22:00Z"/>
              <w:rFonts w:ascii="iCiel Avenir LT Std 35 Light" w:hAnsi="iCiel Avenir LT Std 35 Light" w:cs="Arial"/>
              <w:i/>
              <w:iCs/>
              <w:sz w:val="22"/>
              <w:szCs w:val="22"/>
              <w:lang w:val="vi-VN"/>
            </w:rPr>
          </w:rPrChange>
        </w:rPr>
      </w:pPr>
      <w:bookmarkStart w:id="7619" w:name="_Toc177143550"/>
      <w:bookmarkStart w:id="7620" w:name="_Toc177143905"/>
      <w:bookmarkEnd w:id="7619"/>
      <w:bookmarkEnd w:id="7620"/>
    </w:p>
    <w:p w14:paraId="235A0762" w14:textId="63D3D75F" w:rsidR="00C10C75" w:rsidRPr="00863667" w:rsidDel="00B553BE" w:rsidRDefault="00D9034C" w:rsidP="003E1B62">
      <w:pPr>
        <w:pStyle w:val="ListParagraph"/>
        <w:tabs>
          <w:tab w:val="left" w:pos="630"/>
          <w:tab w:val="left" w:pos="720"/>
          <w:tab w:val="left" w:pos="1080"/>
        </w:tabs>
        <w:ind w:left="0" w:firstLine="0"/>
        <w:contextualSpacing w:val="0"/>
        <w:rPr>
          <w:del w:id="7621" w:author="An Tran, ACA (BUV)" w:date="2024-09-12T22:22:00Z" w16du:dateUtc="2024-09-12T15:22:00Z"/>
          <w:rFonts w:ascii="iCiel Avenir LT Std 35 Light" w:hAnsi="iCiel Avenir LT Std 35 Light" w:cs="Arial"/>
          <w:sz w:val="22"/>
          <w:szCs w:val="22"/>
          <w:rPrChange w:id="7622" w:author="An Tran, ACA (BUV)" w:date="2024-09-13T17:29:00Z" w16du:dateUtc="2024-09-13T10:29:00Z">
            <w:rPr>
              <w:del w:id="7623" w:author="An Tran, ACA (BUV)" w:date="2024-09-12T22:22:00Z" w16du:dateUtc="2024-09-12T15:22:00Z"/>
              <w:rFonts w:ascii="iCiel Avenir LT Std 35 Light" w:hAnsi="iCiel Avenir LT Std 35 Light" w:cs="Arial"/>
              <w:i/>
              <w:iCs/>
              <w:sz w:val="22"/>
              <w:szCs w:val="22"/>
              <w:lang w:val="vi-VN"/>
            </w:rPr>
          </w:rPrChange>
        </w:rPr>
      </w:pPr>
      <w:del w:id="7624" w:author="An Tran, ACA (BUV)" w:date="2024-09-12T22:22:00Z" w16du:dateUtc="2024-09-12T15:22:00Z">
        <w:r w:rsidRPr="00863667" w:rsidDel="00B553BE">
          <w:rPr>
            <w:rFonts w:ascii="iCiel Avenir LT Std 35 Light" w:hAnsi="iCiel Avenir LT Std 35 Light" w:cs="Arial"/>
            <w:sz w:val="22"/>
            <w:szCs w:val="22"/>
            <w:rPrChange w:id="7625" w:author="An Tran, ACA (BUV)" w:date="2024-09-13T17:29:00Z" w16du:dateUtc="2024-09-13T10:29:00Z">
              <w:rPr>
                <w:rFonts w:ascii="iCiel Avenir LT Std 35 Light" w:hAnsi="iCiel Avenir LT Std 35 Light" w:cs="Arial"/>
                <w:i/>
                <w:iCs/>
                <w:sz w:val="22"/>
                <w:szCs w:val="22"/>
                <w:lang w:val="vi-VN"/>
              </w:rPr>
            </w:rPrChange>
          </w:rPr>
          <w:delText xml:space="preserve">Nếu sinh viên muốn nhận bằng tốt nghiệp và bảng điểm qua đường bưu điện, sinh viên sẽ cần viết email gửi đến </w:delText>
        </w:r>
        <w:r w:rsidR="00DC4FE7" w:rsidRPr="00863667" w:rsidDel="00B553BE">
          <w:rPr>
            <w:rFonts w:ascii="iCiel Avenir LT Std 35 Light" w:hAnsi="iCiel Avenir LT Std 35 Light" w:cs="Arial"/>
            <w:sz w:val="22"/>
            <w:szCs w:val="22"/>
            <w:rPrChange w:id="7626" w:author="An Tran, ACA (BUV)" w:date="2024-09-13T17:29:00Z" w16du:dateUtc="2024-09-13T10:29:00Z">
              <w:rPr>
                <w:rFonts w:ascii="iCiel Avenir LT Std 35 Light" w:hAnsi="iCiel Avenir LT Std 35 Light" w:cs="Arial"/>
                <w:i/>
                <w:iCs/>
                <w:sz w:val="22"/>
                <w:szCs w:val="22"/>
                <w:lang w:val="vi-VN"/>
              </w:rPr>
            </w:rPrChange>
          </w:rPr>
          <w:delText>Bộ phận</w:delText>
        </w:r>
        <w:r w:rsidRPr="00863667" w:rsidDel="00B553BE">
          <w:rPr>
            <w:rFonts w:ascii="iCiel Avenir LT Std 35 Light" w:hAnsi="iCiel Avenir LT Std 35 Light" w:cs="Arial"/>
            <w:sz w:val="22"/>
            <w:szCs w:val="22"/>
            <w:rPrChange w:id="7627"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005679CF" w:rsidRPr="00863667" w:rsidDel="00B553BE">
          <w:rPr>
            <w:rFonts w:ascii="iCiel Avenir LT Std 35 Light" w:hAnsi="iCiel Avenir LT Std 35 Light" w:cs="Arial"/>
            <w:sz w:val="22"/>
            <w:szCs w:val="22"/>
            <w:rPrChange w:id="7628" w:author="An Tran, ACA (BUV)" w:date="2024-09-13T17:29:00Z" w16du:dateUtc="2024-09-13T10:29:00Z">
              <w:rPr>
                <w:rFonts w:ascii="iCiel Avenir LT Std 35 Light" w:hAnsi="iCiel Avenir LT Std 35 Light" w:cs="Arial"/>
                <w:i/>
                <w:iCs/>
                <w:sz w:val="22"/>
                <w:szCs w:val="22"/>
                <w:lang w:val="vi-VN"/>
              </w:rPr>
            </w:rPrChange>
          </w:rPr>
          <w:delText xml:space="preserve">Trung tâm Dữ liệu Sinh viên tại </w:delText>
        </w:r>
        <w:r w:rsidR="006033B6" w:rsidRPr="00863667" w:rsidDel="00B553BE">
          <w:rPr>
            <w:rFonts w:ascii="iCiel Avenir LT Std 35 Light" w:hAnsi="iCiel Avenir LT Std 35 Light" w:cs="Arial"/>
            <w:color w:val="2F5496" w:themeColor="accent1" w:themeShade="BF"/>
            <w:sz w:val="22"/>
            <w:szCs w:val="22"/>
            <w:rPrChange w:id="7629"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"mailto:cais@buv.edu.vn"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7630"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005679CF" w:rsidRPr="00863667" w:rsidDel="00B553BE">
          <w:rPr>
            <w:color w:val="2F5496" w:themeColor="accent1" w:themeShade="BF"/>
            <w:rPrChange w:id="7631" w:author="An Tran, ACA (BUV)" w:date="2024-09-13T17:29:00Z" w16du:dateUtc="2024-09-13T10:29:00Z">
              <w:rPr>
                <w:rStyle w:val="Hyperlink"/>
                <w:rFonts w:ascii="iCiel Avenir LT Std 35 Light" w:hAnsi="iCiel Avenir LT Std 35 Light" w:cs="Arial"/>
                <w:i/>
                <w:iCs/>
                <w:sz w:val="22"/>
                <w:szCs w:val="22"/>
                <w:lang w:val="vi-VN"/>
              </w:rPr>
            </w:rPrChange>
          </w:rPr>
          <w:delText>cais@buv.edu.vn</w:delText>
        </w:r>
        <w:r w:rsidR="006033B6" w:rsidRPr="00863667" w:rsidDel="00B553BE">
          <w:rPr>
            <w:color w:val="2F5496" w:themeColor="accent1" w:themeShade="BF"/>
            <w:rPrChange w:id="7632"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005679CF" w:rsidRPr="00863667" w:rsidDel="00B553BE">
          <w:rPr>
            <w:rFonts w:ascii="iCiel Avenir LT Std 35 Light" w:hAnsi="iCiel Avenir LT Std 35 Light" w:cs="Arial"/>
            <w:sz w:val="22"/>
            <w:szCs w:val="22"/>
            <w:rPrChange w:id="7633"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Pr="00863667" w:rsidDel="00B553BE">
          <w:rPr>
            <w:rFonts w:ascii="iCiel Avenir LT Std 35 Light" w:hAnsi="iCiel Avenir LT Std 35 Light" w:cs="Arial"/>
            <w:sz w:val="22"/>
            <w:szCs w:val="22"/>
            <w:rPrChange w:id="7634" w:author="An Tran, ACA (BUV)" w:date="2024-09-13T17:29:00Z" w16du:dateUtc="2024-09-13T10:29:00Z">
              <w:rPr>
                <w:rFonts w:ascii="iCiel Avenir LT Std 35 Light" w:hAnsi="iCiel Avenir LT Std 35 Light" w:cs="Arial"/>
                <w:i/>
                <w:iCs/>
                <w:sz w:val="22"/>
                <w:szCs w:val="22"/>
                <w:lang w:val="vi-VN"/>
              </w:rPr>
            </w:rPrChange>
          </w:rPr>
          <w:delText>để trình bày yêu cầu. Xin lưu ý rằng BUV chỉ có thể gửi bằng tốt nghiệp và bảng điểm đến địa chỉ của sinh viên đã đăng ký trên hệ thống. Trong 1 ngày làm việc, BUV sẽ xác nhận yêu cầu của sinh viên qua email cùng với thời gian chuyển phát. Sinh viên sau đó sẽ cần sắp xếp thời gian để nhận tài liệu vì sinh viên sẽ được yêu cầu ký tên để nhận bưu kiện.</w:delText>
        </w:r>
        <w:bookmarkStart w:id="7635" w:name="_Toc177143551"/>
        <w:bookmarkStart w:id="7636" w:name="_Toc177143906"/>
        <w:bookmarkEnd w:id="7635"/>
        <w:bookmarkEnd w:id="7636"/>
      </w:del>
    </w:p>
    <w:p w14:paraId="6A911AE9" w14:textId="3F12E579" w:rsidR="00C10C75" w:rsidRPr="00863667" w:rsidDel="00B553BE" w:rsidRDefault="00C10C75" w:rsidP="00D85019">
      <w:pPr>
        <w:pStyle w:val="Question"/>
        <w:numPr>
          <w:ilvl w:val="0"/>
          <w:numId w:val="24"/>
        </w:numPr>
        <w:tabs>
          <w:tab w:val="left" w:pos="630"/>
          <w:tab w:val="left" w:pos="1080"/>
        </w:tabs>
        <w:spacing w:before="100" w:line="400" w:lineRule="exact"/>
        <w:ind w:left="0" w:firstLine="720"/>
        <w:rPr>
          <w:del w:id="7637" w:author="An Tran, ACA (BUV)" w:date="2024-09-12T22:22:00Z" w16du:dateUtc="2024-09-12T15:22:00Z"/>
          <w:rFonts w:cs="Arial"/>
          <w:szCs w:val="22"/>
          <w:rPrChange w:id="7638" w:author="An Tran, ACA (BUV)" w:date="2024-09-13T17:29:00Z" w16du:dateUtc="2024-09-13T10:29:00Z">
            <w:rPr>
              <w:del w:id="7639" w:author="An Tran, ACA (BUV)" w:date="2024-09-12T22:22:00Z" w16du:dateUtc="2024-09-12T15:22:00Z"/>
              <w:rFonts w:cs="Arial"/>
              <w:szCs w:val="22"/>
              <w:lang w:val="vi-VN"/>
            </w:rPr>
          </w:rPrChange>
        </w:rPr>
      </w:pPr>
      <w:del w:id="7640" w:author="An Tran, ACA (BUV)" w:date="2024-09-12T22:22:00Z" w16du:dateUtc="2024-09-12T15:22:00Z">
        <w:r w:rsidRPr="00863667" w:rsidDel="00B553BE">
          <w:rPr>
            <w:rFonts w:cs="Arial"/>
            <w:szCs w:val="22"/>
            <w:rPrChange w:id="7641" w:author="An Tran, ACA (BUV)" w:date="2024-09-13T17:29:00Z" w16du:dateUtc="2024-09-13T10:29:00Z">
              <w:rPr>
                <w:rFonts w:cs="Arial"/>
                <w:szCs w:val="22"/>
                <w:lang w:val="vi-VN"/>
              </w:rPr>
            </w:rPrChange>
          </w:rPr>
          <w:delText>Do the students need to re-submit the assessment if the student has Ex</w:delText>
        </w:r>
        <w:r w:rsidR="004C4B87" w:rsidRPr="00863667" w:rsidDel="00B553BE">
          <w:rPr>
            <w:rFonts w:cs="Arial"/>
            <w:szCs w:val="22"/>
            <w:rPrChange w:id="7642" w:author="An Tran, ACA (BUV)" w:date="2024-09-13T17:29:00Z" w16du:dateUtc="2024-09-13T10:29:00Z">
              <w:rPr>
                <w:rFonts w:cs="Arial"/>
                <w:szCs w:val="22"/>
                <w:lang w:val="vi-VN"/>
              </w:rPr>
            </w:rPrChange>
          </w:rPr>
          <w:delText>ceptional</w:delText>
        </w:r>
        <w:r w:rsidRPr="00863667" w:rsidDel="00B553BE">
          <w:rPr>
            <w:rFonts w:cs="Arial"/>
            <w:szCs w:val="22"/>
            <w:rPrChange w:id="7643" w:author="An Tran, ACA (BUV)" w:date="2024-09-13T17:29:00Z" w16du:dateUtc="2024-09-13T10:29:00Z">
              <w:rPr>
                <w:rFonts w:cs="Arial"/>
                <w:szCs w:val="22"/>
                <w:lang w:val="vi-VN"/>
              </w:rPr>
            </w:rPrChange>
          </w:rPr>
          <w:delText xml:space="preserve"> Circumstance Upheld? When? / </w:delText>
        </w:r>
        <w:r w:rsidRPr="00863667" w:rsidDel="00B553BE">
          <w:rPr>
            <w:rFonts w:cs="Arial"/>
            <w:szCs w:val="22"/>
            <w:rPrChange w:id="7644" w:author="An Tran, ACA (BUV)" w:date="2024-09-13T17:29:00Z" w16du:dateUtc="2024-09-13T10:29:00Z">
              <w:rPr>
                <w:rFonts w:cs="Arial"/>
                <w:i/>
                <w:iCs/>
                <w:szCs w:val="22"/>
                <w:lang w:val="vi-VN"/>
              </w:rPr>
            </w:rPrChange>
          </w:rPr>
          <w:delText>Sau khi đơn xin xét ngoại lệ của sinh viên được chấp thuận, sinh viên có phải nộp lại bài không và bao giờ nộp lại bài?</w:delText>
        </w:r>
        <w:bookmarkStart w:id="7645" w:name="_Toc177143552"/>
        <w:bookmarkStart w:id="7646" w:name="_Toc177143907"/>
        <w:bookmarkEnd w:id="7645"/>
        <w:bookmarkEnd w:id="7646"/>
      </w:del>
    </w:p>
    <w:p w14:paraId="5BC257E6" w14:textId="219CFFA0" w:rsidR="00C10C75" w:rsidRPr="00863667" w:rsidDel="00B553BE" w:rsidRDefault="00C10C75" w:rsidP="003E1B62">
      <w:pPr>
        <w:tabs>
          <w:tab w:val="left" w:pos="630"/>
          <w:tab w:val="left" w:pos="720"/>
          <w:tab w:val="left" w:pos="1080"/>
        </w:tabs>
        <w:rPr>
          <w:del w:id="7647" w:author="An Tran, ACA (BUV)" w:date="2024-09-12T22:22:00Z" w16du:dateUtc="2024-09-12T15:22:00Z"/>
          <w:rFonts w:ascii="iCiel Avenir LT Std 35 Light" w:hAnsi="iCiel Avenir LT Std 35 Light" w:cs="Arial"/>
          <w:sz w:val="22"/>
          <w:szCs w:val="22"/>
          <w:rPrChange w:id="7648" w:author="An Tran, ACA (BUV)" w:date="2024-09-13T17:29:00Z" w16du:dateUtc="2024-09-13T10:29:00Z">
            <w:rPr>
              <w:del w:id="7649" w:author="An Tran, ACA (BUV)" w:date="2024-09-12T22:22:00Z" w16du:dateUtc="2024-09-12T15:22:00Z"/>
              <w:rFonts w:ascii="iCiel Avenir LT Std 35 Light" w:hAnsi="iCiel Avenir LT Std 35 Light" w:cs="Arial"/>
              <w:sz w:val="22"/>
              <w:szCs w:val="22"/>
              <w:highlight w:val="yellow"/>
              <w:lang w:val="vi-VN"/>
            </w:rPr>
          </w:rPrChange>
        </w:rPr>
      </w:pPr>
      <w:del w:id="7650" w:author="An Tran, ACA (BUV)" w:date="2024-09-12T22:22:00Z" w16du:dateUtc="2024-09-12T15:22:00Z">
        <w:r w:rsidRPr="00863667" w:rsidDel="00B553BE">
          <w:rPr>
            <w:rFonts w:ascii="iCiel Avenir LT Std 35 Light" w:hAnsi="iCiel Avenir LT Std 35 Light" w:cs="Arial"/>
            <w:b/>
            <w:sz w:val="22"/>
            <w:szCs w:val="22"/>
            <w:rPrChange w:id="7651"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7652"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7653"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7654" w:name="_Toc177143553"/>
        <w:bookmarkStart w:id="7655" w:name="_Toc177143908"/>
        <w:bookmarkEnd w:id="7654"/>
        <w:bookmarkEnd w:id="7655"/>
      </w:del>
    </w:p>
    <w:p w14:paraId="36E079B3" w14:textId="621CA455" w:rsidR="00FB3E90" w:rsidRPr="00863667" w:rsidDel="003B7F64" w:rsidRDefault="00FB3E90">
      <w:pPr>
        <w:pStyle w:val="ListParagraph"/>
        <w:numPr>
          <w:ilvl w:val="0"/>
          <w:numId w:val="85"/>
        </w:numPr>
        <w:tabs>
          <w:tab w:val="left" w:pos="360"/>
          <w:tab w:val="left" w:pos="630"/>
          <w:tab w:val="left" w:pos="1080"/>
        </w:tabs>
        <w:ind w:left="360"/>
        <w:rPr>
          <w:del w:id="7656" w:author="An Tran, ACA (BUV)" w:date="2024-09-12T15:55:00Z" w16du:dateUtc="2024-09-12T08:55:00Z"/>
          <w:rFonts w:ascii="iCiel Avenir LT Std 35 Light" w:hAnsi="iCiel Avenir LT Std 35 Light" w:cs="Arial"/>
          <w:sz w:val="22"/>
          <w:szCs w:val="22"/>
          <w:rPrChange w:id="7657" w:author="An Tran, ACA (BUV)" w:date="2024-09-13T17:29:00Z" w16du:dateUtc="2024-09-13T10:29:00Z">
            <w:rPr>
              <w:del w:id="7658" w:author="An Tran, ACA (BUV)" w:date="2024-09-12T15:55:00Z" w16du:dateUtc="2024-09-12T08:55:00Z"/>
              <w:lang w:val="vi-VN"/>
            </w:rPr>
          </w:rPrChange>
        </w:rPr>
        <w:pPrChange w:id="7659" w:author="An Tran, ACA (BUV)" w:date="2024-09-12T15:58:00Z" w16du:dateUtc="2024-09-12T08:58:00Z">
          <w:pPr>
            <w:ind w:firstLine="0"/>
          </w:pPr>
        </w:pPrChange>
      </w:pPr>
      <w:del w:id="7660" w:author="An Tran, ACA (BUV)" w:date="2024-09-12T15:55:00Z" w16du:dateUtc="2024-09-12T08:55:00Z">
        <w:r w:rsidRPr="00863667" w:rsidDel="003B7F64">
          <w:rPr>
            <w:rFonts w:ascii="iCiel Avenir LT Std 35 Light" w:hAnsi="iCiel Avenir LT Std 35 Light" w:cs="Arial"/>
            <w:sz w:val="22"/>
            <w:szCs w:val="22"/>
            <w:rPrChange w:id="7661" w:author="An Tran, ACA (BUV)" w:date="2024-09-13T17:29:00Z" w16du:dateUtc="2024-09-13T10:29:00Z">
              <w:rPr>
                <w:lang w:val="vi-VN"/>
              </w:rPr>
            </w:rPrChange>
          </w:rPr>
          <w:delText xml:space="preserve">The students are advised to wait for the Exceptional Circumstance decision and the official results of the concerned semester. </w:delText>
        </w:r>
        <w:bookmarkStart w:id="7662" w:name="_Toc177143554"/>
        <w:bookmarkStart w:id="7663" w:name="_Toc177143909"/>
        <w:bookmarkEnd w:id="7662"/>
        <w:bookmarkEnd w:id="7663"/>
      </w:del>
    </w:p>
    <w:p w14:paraId="5CA98D69" w14:textId="61BECFE0" w:rsidR="00FB3E90" w:rsidRPr="00863667" w:rsidDel="003B7F64" w:rsidRDefault="00FB3E90">
      <w:pPr>
        <w:pStyle w:val="ListParagraph"/>
        <w:numPr>
          <w:ilvl w:val="0"/>
          <w:numId w:val="85"/>
        </w:numPr>
        <w:tabs>
          <w:tab w:val="left" w:pos="360"/>
          <w:tab w:val="left" w:pos="630"/>
          <w:tab w:val="left" w:pos="1080"/>
        </w:tabs>
        <w:ind w:left="360"/>
        <w:rPr>
          <w:del w:id="7664" w:author="An Tran, ACA (BUV)" w:date="2024-09-12T15:55:00Z" w16du:dateUtc="2024-09-12T08:55:00Z"/>
          <w:rFonts w:ascii="iCiel Avenir LT Std 35 Light" w:hAnsi="iCiel Avenir LT Std 35 Light" w:cs="Arial"/>
          <w:color w:val="2F5496" w:themeColor="accent1" w:themeShade="BF"/>
          <w:sz w:val="22"/>
          <w:szCs w:val="22"/>
          <w:lang w:eastAsia="ko-KR"/>
          <w:rPrChange w:id="7665" w:author="An Tran, ACA (BUV)" w:date="2024-09-13T17:29:00Z" w16du:dateUtc="2024-09-13T10:29:00Z">
            <w:rPr>
              <w:del w:id="7666" w:author="An Tran, ACA (BUV)" w:date="2024-09-12T15:55:00Z" w16du:dateUtc="2024-09-12T08:55:00Z"/>
              <w:color w:val="000000"/>
              <w:lang w:val="vi-VN"/>
            </w:rPr>
          </w:rPrChange>
        </w:rPr>
        <w:pPrChange w:id="7667" w:author="An Tran, ACA (BUV)" w:date="2024-09-12T15:58:00Z" w16du:dateUtc="2024-09-12T08:58:00Z">
          <w:pPr>
            <w:pStyle w:val="NormalWeb"/>
            <w:shd w:val="clear" w:color="auto" w:fill="FFFFFF"/>
            <w:spacing w:line="400" w:lineRule="exact"/>
            <w:jc w:val="both"/>
          </w:pPr>
        </w:pPrChange>
      </w:pPr>
      <w:del w:id="7668"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669" w:author="An Tran, ACA (BUV)" w:date="2024-09-13T17:29:00Z" w16du:dateUtc="2024-09-13T10:29:00Z">
              <w:rPr>
                <w:color w:val="000000"/>
                <w:lang w:val="vi-VN"/>
              </w:rPr>
            </w:rPrChange>
          </w:rPr>
          <w:delText>After the official results are released, if students do not attempt or did not get an average pass mark for the module and the Board decision is that the students are required to complete a referral, he/she would be given a deadline to submit a new assessment task for the failed components to complete the module. This is called a re-sit.</w:delText>
        </w:r>
        <w:bookmarkStart w:id="7670" w:name="_Toc177143555"/>
        <w:bookmarkStart w:id="7671" w:name="_Toc177143910"/>
        <w:bookmarkEnd w:id="7670"/>
        <w:bookmarkEnd w:id="7671"/>
      </w:del>
    </w:p>
    <w:p w14:paraId="6FA2D6A0" w14:textId="172FDB03" w:rsidR="00FB3E90" w:rsidRPr="00863667" w:rsidDel="003B7F64" w:rsidRDefault="00FB3E90">
      <w:pPr>
        <w:pStyle w:val="ListParagraph"/>
        <w:numPr>
          <w:ilvl w:val="0"/>
          <w:numId w:val="85"/>
        </w:numPr>
        <w:tabs>
          <w:tab w:val="left" w:pos="360"/>
          <w:tab w:val="left" w:pos="630"/>
          <w:tab w:val="left" w:pos="1080"/>
        </w:tabs>
        <w:ind w:left="360"/>
        <w:rPr>
          <w:del w:id="7672" w:author="An Tran, ACA (BUV)" w:date="2024-09-12T15:55:00Z" w16du:dateUtc="2024-09-12T08:55:00Z"/>
          <w:rFonts w:ascii="iCiel Avenir LT Std 35 Light" w:hAnsi="iCiel Avenir LT Std 35 Light" w:cs="Arial"/>
          <w:color w:val="2F5496" w:themeColor="accent1" w:themeShade="BF"/>
          <w:sz w:val="22"/>
          <w:szCs w:val="22"/>
          <w:lang w:eastAsia="ko-KR"/>
          <w:rPrChange w:id="7673" w:author="An Tran, ACA (BUV)" w:date="2024-09-13T17:29:00Z" w16du:dateUtc="2024-09-13T10:29:00Z">
            <w:rPr>
              <w:del w:id="7674" w:author="An Tran, ACA (BUV)" w:date="2024-09-12T15:55:00Z" w16du:dateUtc="2024-09-12T08:55:00Z"/>
              <w:color w:val="000000"/>
            </w:rPr>
          </w:rPrChange>
        </w:rPr>
        <w:pPrChange w:id="7675" w:author="An Tran, ACA (BUV)" w:date="2024-09-12T15:58:00Z" w16du:dateUtc="2024-09-12T08:58:00Z">
          <w:pPr>
            <w:pStyle w:val="NormalWeb"/>
            <w:shd w:val="clear" w:color="auto" w:fill="FFFFFF"/>
            <w:spacing w:line="400" w:lineRule="exact"/>
            <w:jc w:val="both"/>
          </w:pPr>
        </w:pPrChange>
      </w:pPr>
      <w:del w:id="7676"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677" w:author="An Tran, ACA (BUV)" w:date="2024-09-13T17:29:00Z" w16du:dateUtc="2024-09-13T10:29:00Z">
              <w:rPr>
                <w:color w:val="000000"/>
                <w:lang w:val="vi-VN"/>
              </w:rPr>
            </w:rPrChange>
          </w:rPr>
          <w:delText xml:space="preserve">If the student gets Exceptional Circumstance </w:delText>
        </w:r>
        <w:r w:rsidRPr="00863667" w:rsidDel="003B7F64">
          <w:rPr>
            <w:rFonts w:ascii="iCiel Avenir LT Std 35 Light" w:hAnsi="iCiel Avenir LT Std 35 Light" w:cs="Arial"/>
            <w:b/>
            <w:color w:val="2F5496" w:themeColor="accent1" w:themeShade="BF"/>
            <w:sz w:val="22"/>
            <w:szCs w:val="22"/>
            <w:lang w:eastAsia="ko-KR"/>
            <w:rPrChange w:id="7678" w:author="An Tran, ACA (BUV)" w:date="2024-09-13T17:29:00Z" w16du:dateUtc="2024-09-13T10:29:00Z">
              <w:rPr>
                <w:b/>
                <w:bCs/>
                <w:color w:val="000000"/>
                <w:lang w:val="vi-VN"/>
              </w:rPr>
            </w:rPrChange>
          </w:rPr>
          <w:delText>upheld</w:delText>
        </w:r>
        <w:r w:rsidRPr="00863667" w:rsidDel="003B7F64">
          <w:rPr>
            <w:rFonts w:ascii="iCiel Avenir LT Std 35 Light" w:hAnsi="iCiel Avenir LT Std 35 Light" w:cs="Arial"/>
            <w:color w:val="2F5496" w:themeColor="accent1" w:themeShade="BF"/>
            <w:sz w:val="22"/>
            <w:szCs w:val="22"/>
            <w:lang w:eastAsia="ko-KR"/>
            <w:rPrChange w:id="7679" w:author="An Tran, ACA (BUV)" w:date="2024-09-13T17:29:00Z" w16du:dateUtc="2024-09-13T10:29:00Z">
              <w:rPr>
                <w:color w:val="000000"/>
                <w:lang w:val="vi-VN"/>
              </w:rPr>
            </w:rPrChange>
          </w:rPr>
          <w:delText>, one of the following outcomes can be applied:</w:delText>
        </w:r>
        <w:bookmarkStart w:id="7680" w:name="_Toc177143556"/>
        <w:bookmarkStart w:id="7681" w:name="_Toc177143911"/>
        <w:bookmarkEnd w:id="7680"/>
        <w:bookmarkEnd w:id="7681"/>
      </w:del>
    </w:p>
    <w:p w14:paraId="55109E07" w14:textId="692A2094" w:rsidR="00FB3E90" w:rsidRPr="00863667" w:rsidDel="003B7F64" w:rsidRDefault="00FB3E90">
      <w:pPr>
        <w:pStyle w:val="ListParagraph"/>
        <w:numPr>
          <w:ilvl w:val="0"/>
          <w:numId w:val="85"/>
        </w:numPr>
        <w:tabs>
          <w:tab w:val="left" w:pos="360"/>
          <w:tab w:val="left" w:pos="630"/>
          <w:tab w:val="left" w:pos="1080"/>
        </w:tabs>
        <w:ind w:left="360"/>
        <w:rPr>
          <w:del w:id="7682" w:author="An Tran, ACA (BUV)" w:date="2024-09-12T15:55:00Z" w16du:dateUtc="2024-09-12T08:55:00Z"/>
          <w:rFonts w:ascii="iCiel Avenir LT Std 35 Light" w:hAnsi="iCiel Avenir LT Std 35 Light" w:cs="Arial"/>
          <w:color w:val="2F5496" w:themeColor="accent1" w:themeShade="BF"/>
          <w:sz w:val="22"/>
          <w:szCs w:val="22"/>
          <w:lang w:eastAsia="ko-KR"/>
          <w:rPrChange w:id="7683" w:author="An Tran, ACA (BUV)" w:date="2024-09-13T17:29:00Z" w16du:dateUtc="2024-09-13T10:29:00Z">
            <w:rPr>
              <w:del w:id="7684" w:author="An Tran, ACA (BUV)" w:date="2024-09-12T15:55:00Z" w16du:dateUtc="2024-09-12T08:55:00Z"/>
              <w:color w:val="000000"/>
            </w:rPr>
          </w:rPrChange>
        </w:rPr>
        <w:pPrChange w:id="7685" w:author="An Tran, ACA (BUV)" w:date="2024-09-12T15:58:00Z" w16du:dateUtc="2024-09-12T08:58:00Z">
          <w:pPr>
            <w:pStyle w:val="NormalWeb"/>
            <w:shd w:val="clear" w:color="auto" w:fill="FFFFFF"/>
            <w:spacing w:line="400" w:lineRule="exact"/>
            <w:jc w:val="both"/>
          </w:pPr>
        </w:pPrChange>
      </w:pPr>
      <w:del w:id="7686"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687" w:author="An Tran, ACA (BUV)" w:date="2024-09-13T17:29:00Z" w16du:dateUtc="2024-09-13T10:29:00Z">
              <w:rPr>
                <w:color w:val="000000"/>
              </w:rPr>
            </w:rPrChange>
          </w:rPr>
          <w:delText>For Upheld Exceptional Circumstances Claims:</w:delText>
        </w:r>
        <w:bookmarkStart w:id="7688" w:name="_Toc177143557"/>
        <w:bookmarkStart w:id="7689" w:name="_Toc177143912"/>
        <w:bookmarkEnd w:id="7688"/>
        <w:bookmarkEnd w:id="7689"/>
      </w:del>
    </w:p>
    <w:p w14:paraId="798B4D94" w14:textId="38A893CE" w:rsidR="00FB3E90" w:rsidRPr="00863667" w:rsidDel="003B7F64" w:rsidRDefault="00FB3E90">
      <w:pPr>
        <w:pStyle w:val="ListParagraph"/>
        <w:numPr>
          <w:ilvl w:val="0"/>
          <w:numId w:val="85"/>
        </w:numPr>
        <w:tabs>
          <w:tab w:val="left" w:pos="360"/>
          <w:tab w:val="left" w:pos="630"/>
          <w:tab w:val="left" w:pos="1080"/>
        </w:tabs>
        <w:ind w:left="360"/>
        <w:rPr>
          <w:del w:id="7690" w:author="An Tran, ACA (BUV)" w:date="2024-09-12T15:55:00Z" w16du:dateUtc="2024-09-12T08:55:00Z"/>
          <w:rFonts w:ascii="iCiel Avenir LT Std 35 Light" w:hAnsi="iCiel Avenir LT Std 35 Light" w:cs="Arial"/>
          <w:color w:val="2F5496" w:themeColor="accent1" w:themeShade="BF"/>
          <w:sz w:val="22"/>
          <w:szCs w:val="22"/>
          <w:lang w:eastAsia="ko-KR"/>
          <w:rPrChange w:id="7691" w:author="An Tran, ACA (BUV)" w:date="2024-09-13T17:29:00Z" w16du:dateUtc="2024-09-13T10:29:00Z">
            <w:rPr>
              <w:del w:id="7692" w:author="An Tran, ACA (BUV)" w:date="2024-09-12T15:55:00Z" w16du:dateUtc="2024-09-12T08:55:00Z"/>
              <w:color w:val="000000"/>
              <w:lang w:val="vi-VN"/>
            </w:rPr>
          </w:rPrChange>
        </w:rPr>
        <w:pPrChange w:id="7693" w:author="An Tran, ACA (BUV)" w:date="2024-09-12T15:58:00Z" w16du:dateUtc="2024-09-12T08:58:00Z">
          <w:pPr>
            <w:pStyle w:val="NormalWeb"/>
            <w:shd w:val="clear" w:color="auto" w:fill="FFFFFF"/>
            <w:spacing w:line="400" w:lineRule="exact"/>
            <w:ind w:left="1080"/>
          </w:pPr>
        </w:pPrChange>
      </w:pPr>
      <w:del w:id="7694"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695" w:author="An Tran, ACA (BUV)" w:date="2024-09-13T17:29:00Z" w16du:dateUtc="2024-09-13T10:29:00Z">
              <w:rPr>
                <w:color w:val="000000"/>
                <w:lang w:val="vi-VN"/>
              </w:rPr>
            </w:rPrChange>
          </w:rPr>
          <w:delTex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delText>
        </w:r>
        <w:bookmarkStart w:id="7696" w:name="_Toc177143558"/>
        <w:bookmarkStart w:id="7697" w:name="_Toc177143913"/>
        <w:bookmarkEnd w:id="7696"/>
        <w:bookmarkEnd w:id="7697"/>
      </w:del>
    </w:p>
    <w:p w14:paraId="702C1B34" w14:textId="13E7D0C8" w:rsidR="00FB3E90" w:rsidRPr="00863667" w:rsidDel="003B7F64" w:rsidRDefault="00FB3E90">
      <w:pPr>
        <w:pStyle w:val="ListParagraph"/>
        <w:numPr>
          <w:ilvl w:val="0"/>
          <w:numId w:val="85"/>
        </w:numPr>
        <w:tabs>
          <w:tab w:val="left" w:pos="360"/>
          <w:tab w:val="left" w:pos="630"/>
          <w:tab w:val="left" w:pos="1080"/>
        </w:tabs>
        <w:ind w:left="360"/>
        <w:rPr>
          <w:del w:id="7698" w:author="An Tran, ACA (BUV)" w:date="2024-09-12T15:55:00Z" w16du:dateUtc="2024-09-12T08:55:00Z"/>
          <w:rFonts w:ascii="iCiel Avenir LT Std 35 Light" w:hAnsi="iCiel Avenir LT Std 35 Light" w:cs="Arial"/>
          <w:sz w:val="22"/>
          <w:szCs w:val="22"/>
          <w:lang w:eastAsia="ko-KR"/>
          <w:rPrChange w:id="7699" w:author="An Tran, ACA (BUV)" w:date="2024-09-13T17:29:00Z" w16du:dateUtc="2024-09-13T10:29:00Z">
            <w:rPr>
              <w:del w:id="7700" w:author="An Tran, ACA (BUV)" w:date="2024-09-12T15:55:00Z" w16du:dateUtc="2024-09-12T08:55:00Z"/>
              <w:lang w:val="vi-VN"/>
            </w:rPr>
          </w:rPrChange>
        </w:rPr>
        <w:pPrChange w:id="7701" w:author="An Tran, ACA (BUV)" w:date="2024-09-12T15:58:00Z" w16du:dateUtc="2024-09-12T08:58:00Z">
          <w:pPr>
            <w:pStyle w:val="NormalWeb"/>
            <w:shd w:val="clear" w:color="auto" w:fill="FFFFFF"/>
            <w:spacing w:line="400" w:lineRule="exact"/>
            <w:ind w:left="1080"/>
          </w:pPr>
        </w:pPrChange>
      </w:pPr>
      <w:del w:id="7702" w:author="An Tran, ACA (BUV)" w:date="2024-09-12T15:55:00Z" w16du:dateUtc="2024-09-12T08:55:00Z">
        <w:r w:rsidRPr="00863667" w:rsidDel="003B7F64">
          <w:rPr>
            <w:rFonts w:ascii="iCiel Avenir LT Std 35 Light" w:hAnsi="iCiel Avenir LT Std 35 Light" w:cs="Arial"/>
            <w:sz w:val="22"/>
            <w:szCs w:val="22"/>
            <w:lang w:eastAsia="ko-KR"/>
            <w:rPrChange w:id="7703" w:author="An Tran, ACA (BUV)" w:date="2024-09-13T17:29:00Z" w16du:dateUtc="2024-09-13T10:29:00Z">
              <w:rPr>
                <w:lang w:val="vi-VN"/>
              </w:rPr>
            </w:rPrChange>
          </w:rPr>
          <w:delText xml:space="preserve">If you were unable to submit your work, or you have received a failed mark, you won’t be penalised if you are given another assessment opportunity. For example;  </w:delText>
        </w:r>
        <w:bookmarkStart w:id="7704" w:name="_Toc177143559"/>
        <w:bookmarkStart w:id="7705" w:name="_Toc177143914"/>
        <w:bookmarkEnd w:id="7704"/>
        <w:bookmarkEnd w:id="7705"/>
      </w:del>
    </w:p>
    <w:p w14:paraId="671C7E38" w14:textId="26548066" w:rsidR="00FB3E90" w:rsidRPr="00863667" w:rsidDel="003B7F64" w:rsidRDefault="00FB3E90">
      <w:pPr>
        <w:pStyle w:val="ListParagraph"/>
        <w:numPr>
          <w:ilvl w:val="0"/>
          <w:numId w:val="85"/>
        </w:numPr>
        <w:tabs>
          <w:tab w:val="left" w:pos="360"/>
          <w:tab w:val="left" w:pos="630"/>
          <w:tab w:val="left" w:pos="1080"/>
        </w:tabs>
        <w:ind w:left="360"/>
        <w:rPr>
          <w:del w:id="7706" w:author="An Tran, ACA (BUV)" w:date="2024-09-12T15:55:00Z" w16du:dateUtc="2024-09-12T08:55:00Z"/>
          <w:rFonts w:ascii="iCiel Avenir LT Std 35 Light" w:hAnsi="iCiel Avenir LT Std 35 Light" w:cs="Arial"/>
          <w:sz w:val="22"/>
          <w:szCs w:val="22"/>
          <w:lang w:eastAsia="ko-KR"/>
          <w:rPrChange w:id="7707" w:author="An Tran, ACA (BUV)" w:date="2024-09-13T17:29:00Z" w16du:dateUtc="2024-09-13T10:29:00Z">
            <w:rPr>
              <w:del w:id="7708" w:author="An Tran, ACA (BUV)" w:date="2024-09-12T15:55:00Z" w16du:dateUtc="2024-09-12T08:55:00Z"/>
              <w:lang w:val="vi-VN"/>
            </w:rPr>
          </w:rPrChange>
        </w:rPr>
        <w:pPrChange w:id="7709" w:author="An Tran, ACA (BUV)" w:date="2024-09-12T15:58:00Z" w16du:dateUtc="2024-09-12T08:58:00Z">
          <w:pPr>
            <w:pStyle w:val="NormalWeb"/>
            <w:shd w:val="clear" w:color="auto" w:fill="FFFFFF"/>
            <w:spacing w:line="400" w:lineRule="exact"/>
            <w:ind w:left="1080"/>
          </w:pPr>
        </w:pPrChange>
      </w:pPr>
      <w:del w:id="7710" w:author="An Tran, ACA (BUV)" w:date="2024-09-12T15:55:00Z" w16du:dateUtc="2024-09-12T08:55:00Z">
        <w:r w:rsidRPr="00863667" w:rsidDel="003B7F64">
          <w:rPr>
            <w:rFonts w:ascii="iCiel Avenir LT Std 35 Light" w:hAnsi="iCiel Avenir LT Std 35 Light" w:cs="Arial"/>
            <w:sz w:val="22"/>
            <w:szCs w:val="22"/>
            <w:lang w:eastAsia="ko-KR"/>
            <w:rPrChange w:id="7711" w:author="An Tran, ACA (BUV)" w:date="2024-09-13T17:29:00Z" w16du:dateUtc="2024-09-13T10:29:00Z">
              <w:rPr/>
            </w:rPrChange>
          </w:rPr>
          <w:delText>I</w:delText>
        </w:r>
        <w:r w:rsidRPr="00863667" w:rsidDel="003B7F64">
          <w:rPr>
            <w:rFonts w:ascii="iCiel Avenir LT Std 35 Light" w:hAnsi="iCiel Avenir LT Std 35 Light" w:cs="Arial"/>
            <w:sz w:val="22"/>
            <w:szCs w:val="22"/>
            <w:lang w:eastAsia="ko-KR"/>
            <w:rPrChange w:id="7712" w:author="An Tran, ACA (BUV)" w:date="2024-09-13T17:29:00Z" w16du:dateUtc="2024-09-13T10:29:00Z">
              <w:rPr>
                <w:lang w:val="vi-VN"/>
              </w:rPr>
            </w:rPrChange>
          </w:rPr>
          <w:delText xml:space="preserve">f you have ECs for your first assessment opportunity, and are given a resit opportunity, this would not be capped at the minimum pass mark.   </w:delText>
        </w:r>
        <w:bookmarkStart w:id="7713" w:name="_Toc177143560"/>
        <w:bookmarkStart w:id="7714" w:name="_Toc177143915"/>
        <w:bookmarkEnd w:id="7713"/>
        <w:bookmarkEnd w:id="7714"/>
      </w:del>
    </w:p>
    <w:p w14:paraId="4B230C93" w14:textId="16A61DEB" w:rsidR="00FB3E90" w:rsidRPr="00863667" w:rsidDel="003B7F64" w:rsidRDefault="00FB3E90">
      <w:pPr>
        <w:pStyle w:val="ListParagraph"/>
        <w:numPr>
          <w:ilvl w:val="0"/>
          <w:numId w:val="85"/>
        </w:numPr>
        <w:tabs>
          <w:tab w:val="left" w:pos="360"/>
          <w:tab w:val="left" w:pos="630"/>
          <w:tab w:val="left" w:pos="1080"/>
        </w:tabs>
        <w:ind w:left="360"/>
        <w:rPr>
          <w:del w:id="7715" w:author="An Tran, ACA (BUV)" w:date="2024-09-12T15:55:00Z" w16du:dateUtc="2024-09-12T08:55:00Z"/>
          <w:rFonts w:ascii="iCiel Avenir LT Std 35 Light" w:hAnsi="iCiel Avenir LT Std 35 Light" w:cs="Arial"/>
          <w:sz w:val="22"/>
          <w:szCs w:val="22"/>
          <w:lang w:eastAsia="ko-KR"/>
          <w:rPrChange w:id="7716" w:author="An Tran, ACA (BUV)" w:date="2024-09-13T17:29:00Z" w16du:dateUtc="2024-09-13T10:29:00Z">
            <w:rPr>
              <w:del w:id="7717" w:author="An Tran, ACA (BUV)" w:date="2024-09-12T15:55:00Z" w16du:dateUtc="2024-09-12T08:55:00Z"/>
              <w:lang w:val="vi-VN"/>
            </w:rPr>
          </w:rPrChange>
        </w:rPr>
        <w:pPrChange w:id="7718" w:author="An Tran, ACA (BUV)" w:date="2024-09-12T15:58:00Z" w16du:dateUtc="2024-09-12T08:58:00Z">
          <w:pPr>
            <w:pStyle w:val="NormalWeb"/>
            <w:shd w:val="clear" w:color="auto" w:fill="FFFFFF"/>
            <w:spacing w:line="400" w:lineRule="exact"/>
            <w:ind w:left="1080"/>
          </w:pPr>
        </w:pPrChange>
      </w:pPr>
      <w:del w:id="7719" w:author="An Tran, ACA (BUV)" w:date="2024-09-12T15:55:00Z" w16du:dateUtc="2024-09-12T08:55:00Z">
        <w:r w:rsidRPr="00863667" w:rsidDel="003B7F64">
          <w:rPr>
            <w:rFonts w:ascii="iCiel Avenir LT Std 35 Light" w:hAnsi="iCiel Avenir LT Std 35 Light" w:cs="Arial"/>
            <w:sz w:val="22"/>
            <w:szCs w:val="22"/>
            <w:lang w:eastAsia="ko-KR"/>
            <w:rPrChange w:id="7720" w:author="An Tran, ACA (BUV)" w:date="2024-09-13T17:29:00Z" w16du:dateUtc="2024-09-13T10:29:00Z">
              <w:rPr>
                <w:lang w:val="vi-VN"/>
              </w:rPr>
            </w:rPrChange>
          </w:rPr>
          <w:delTex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delText>
        </w:r>
        <w:bookmarkStart w:id="7721" w:name="_Toc177143561"/>
        <w:bookmarkStart w:id="7722" w:name="_Toc177143916"/>
        <w:bookmarkEnd w:id="7721"/>
        <w:bookmarkEnd w:id="7722"/>
      </w:del>
    </w:p>
    <w:p w14:paraId="1AA64244" w14:textId="2746BC15" w:rsidR="00FB3E90" w:rsidRPr="00863667" w:rsidDel="003B7F64" w:rsidRDefault="00FB3E90">
      <w:pPr>
        <w:pStyle w:val="ListParagraph"/>
        <w:numPr>
          <w:ilvl w:val="0"/>
          <w:numId w:val="85"/>
        </w:numPr>
        <w:tabs>
          <w:tab w:val="left" w:pos="360"/>
          <w:tab w:val="left" w:pos="630"/>
          <w:tab w:val="left" w:pos="1080"/>
        </w:tabs>
        <w:ind w:left="360"/>
        <w:rPr>
          <w:del w:id="7723" w:author="An Tran, ACA (BUV)" w:date="2024-09-12T15:55:00Z" w16du:dateUtc="2024-09-12T08:55:00Z"/>
          <w:rFonts w:ascii="iCiel Avenir LT Std 35 Light" w:hAnsi="iCiel Avenir LT Std 35 Light" w:cs="Arial"/>
          <w:sz w:val="22"/>
          <w:szCs w:val="22"/>
          <w:lang w:eastAsia="ko-KR"/>
          <w:rPrChange w:id="7724" w:author="An Tran, ACA (BUV)" w:date="2024-09-13T17:29:00Z" w16du:dateUtc="2024-09-13T10:29:00Z">
            <w:rPr>
              <w:del w:id="7725" w:author="An Tran, ACA (BUV)" w:date="2024-09-12T15:55:00Z" w16du:dateUtc="2024-09-12T08:55:00Z"/>
              <w:lang w:val="vi-VN"/>
            </w:rPr>
          </w:rPrChange>
        </w:rPr>
        <w:pPrChange w:id="7726" w:author="An Tran, ACA (BUV)" w:date="2024-09-12T15:58:00Z" w16du:dateUtc="2024-09-12T08:58:00Z">
          <w:pPr>
            <w:pStyle w:val="NormalWeb"/>
            <w:shd w:val="clear" w:color="auto" w:fill="FFFFFF"/>
            <w:spacing w:line="400" w:lineRule="exact"/>
            <w:ind w:left="1080"/>
          </w:pPr>
        </w:pPrChange>
      </w:pPr>
      <w:del w:id="7727" w:author="An Tran, ACA (BUV)" w:date="2024-09-12T15:55:00Z" w16du:dateUtc="2024-09-12T08:55:00Z">
        <w:r w:rsidRPr="00863667" w:rsidDel="003B7F64">
          <w:rPr>
            <w:rFonts w:ascii="iCiel Avenir LT Std 35 Light" w:hAnsi="iCiel Avenir LT Std 35 Light" w:cs="Arial"/>
            <w:sz w:val="22"/>
            <w:szCs w:val="22"/>
            <w:lang w:eastAsia="ko-KR"/>
            <w:rPrChange w:id="7728" w:author="An Tran, ACA (BUV)" w:date="2024-09-13T17:29:00Z" w16du:dateUtc="2024-09-13T10:29:00Z">
              <w:rPr>
                <w:lang w:val="vi-VN"/>
              </w:rPr>
            </w:rPrChange>
          </w:rPr>
          <w:delText xml:space="preserve">If you are given a third assessment opportunity and have ECs an Award Board will need to assess your profile and their decision will be released to you in your results profile.  </w:delText>
        </w:r>
        <w:bookmarkStart w:id="7729" w:name="_Toc177143562"/>
        <w:bookmarkStart w:id="7730" w:name="_Toc177143917"/>
        <w:bookmarkEnd w:id="7729"/>
        <w:bookmarkEnd w:id="7730"/>
      </w:del>
    </w:p>
    <w:p w14:paraId="7748DC87" w14:textId="220458F1" w:rsidR="00FB3E90" w:rsidRPr="00863667" w:rsidDel="003B7F64" w:rsidRDefault="00FB3E90">
      <w:pPr>
        <w:pStyle w:val="ListParagraph"/>
        <w:numPr>
          <w:ilvl w:val="0"/>
          <w:numId w:val="85"/>
        </w:numPr>
        <w:tabs>
          <w:tab w:val="left" w:pos="360"/>
          <w:tab w:val="left" w:pos="630"/>
          <w:tab w:val="left" w:pos="1080"/>
        </w:tabs>
        <w:ind w:left="360"/>
        <w:rPr>
          <w:del w:id="7731" w:author="An Tran, ACA (BUV)" w:date="2024-09-12T15:55:00Z" w16du:dateUtc="2024-09-12T08:55:00Z"/>
          <w:rFonts w:ascii="iCiel Avenir LT Std 35 Light" w:hAnsi="iCiel Avenir LT Std 35 Light" w:cs="Arial"/>
          <w:sz w:val="22"/>
          <w:szCs w:val="22"/>
          <w:lang w:eastAsia="ko-KR"/>
          <w:rPrChange w:id="7732" w:author="An Tran, ACA (BUV)" w:date="2024-09-13T17:29:00Z" w16du:dateUtc="2024-09-13T10:29:00Z">
            <w:rPr>
              <w:del w:id="7733" w:author="An Tran, ACA (BUV)" w:date="2024-09-12T15:55:00Z" w16du:dateUtc="2024-09-12T08:55:00Z"/>
              <w:lang w:val="vi-VN"/>
            </w:rPr>
          </w:rPrChange>
        </w:rPr>
        <w:pPrChange w:id="7734" w:author="An Tran, ACA (BUV)" w:date="2024-09-12T15:58:00Z" w16du:dateUtc="2024-09-12T08:58:00Z">
          <w:pPr>
            <w:pStyle w:val="NormalWeb"/>
            <w:shd w:val="clear" w:color="auto" w:fill="FFFFFF"/>
            <w:spacing w:line="400" w:lineRule="exact"/>
            <w:ind w:left="1080"/>
          </w:pPr>
        </w:pPrChange>
      </w:pPr>
      <w:del w:id="7735" w:author="An Tran, ACA (BUV)" w:date="2024-09-12T15:55:00Z" w16du:dateUtc="2024-09-12T08:55:00Z">
        <w:r w:rsidRPr="00863667" w:rsidDel="003B7F64">
          <w:rPr>
            <w:rFonts w:ascii="iCiel Avenir LT Std 35 Light" w:hAnsi="iCiel Avenir LT Std 35 Light" w:cs="Arial"/>
            <w:sz w:val="22"/>
            <w:szCs w:val="22"/>
            <w:lang w:eastAsia="ko-KR"/>
            <w:rPrChange w:id="7736" w:author="An Tran, ACA (BUV)" w:date="2024-09-13T17:29:00Z" w16du:dateUtc="2024-09-13T10:29:00Z">
              <w:rPr>
                <w:lang w:val="vi-VN"/>
              </w:rPr>
            </w:rPrChange>
          </w:rPr>
          <w:delText xml:space="preserve">The Award Board will not always be able to offer you a resubmission opportunity, for example, if the following apply.  </w:delText>
        </w:r>
        <w:bookmarkStart w:id="7737" w:name="_Toc177143563"/>
        <w:bookmarkStart w:id="7738" w:name="_Toc177143918"/>
        <w:bookmarkEnd w:id="7737"/>
        <w:bookmarkEnd w:id="7738"/>
      </w:del>
    </w:p>
    <w:p w14:paraId="41411F3A" w14:textId="5027C112" w:rsidR="00FB3E90" w:rsidRPr="00863667" w:rsidDel="003B7F64" w:rsidRDefault="00FB3E90">
      <w:pPr>
        <w:pStyle w:val="ListParagraph"/>
        <w:numPr>
          <w:ilvl w:val="0"/>
          <w:numId w:val="85"/>
        </w:numPr>
        <w:tabs>
          <w:tab w:val="left" w:pos="360"/>
          <w:tab w:val="left" w:pos="630"/>
          <w:tab w:val="left" w:pos="1080"/>
        </w:tabs>
        <w:ind w:left="360"/>
        <w:rPr>
          <w:del w:id="7739" w:author="An Tran, ACA (BUV)" w:date="2024-09-12T15:55:00Z" w16du:dateUtc="2024-09-12T08:55:00Z"/>
          <w:rFonts w:ascii="iCiel Avenir LT Std 35 Light" w:hAnsi="iCiel Avenir LT Std 35 Light" w:cs="Arial"/>
          <w:sz w:val="22"/>
          <w:szCs w:val="22"/>
          <w:lang w:eastAsia="ko-KR"/>
          <w:rPrChange w:id="7740" w:author="An Tran, ACA (BUV)" w:date="2024-09-13T17:29:00Z" w16du:dateUtc="2024-09-13T10:29:00Z">
            <w:rPr>
              <w:del w:id="7741" w:author="An Tran, ACA (BUV)" w:date="2024-09-12T15:55:00Z" w16du:dateUtc="2024-09-12T08:55:00Z"/>
              <w:lang w:val="vi-VN"/>
            </w:rPr>
          </w:rPrChange>
        </w:rPr>
        <w:pPrChange w:id="7742" w:author="An Tran, ACA (BUV)" w:date="2024-09-12T15:58:00Z" w16du:dateUtc="2024-09-12T08:58:00Z">
          <w:pPr>
            <w:pStyle w:val="NormalWeb"/>
            <w:shd w:val="clear" w:color="auto" w:fill="FFFFFF"/>
            <w:spacing w:line="400" w:lineRule="exact"/>
            <w:ind w:left="1080"/>
          </w:pPr>
        </w:pPrChange>
      </w:pPr>
      <w:del w:id="7743" w:author="An Tran, ACA (BUV)" w:date="2024-09-12T15:55:00Z" w16du:dateUtc="2024-09-12T08:55:00Z">
        <w:r w:rsidRPr="00863667" w:rsidDel="003B7F64">
          <w:rPr>
            <w:rFonts w:ascii="iCiel Avenir LT Std 35 Light" w:hAnsi="iCiel Avenir LT Std 35 Light" w:cs="Arial"/>
            <w:sz w:val="22"/>
            <w:szCs w:val="22"/>
            <w:lang w:eastAsia="ko-KR"/>
            <w:rPrChange w:id="7744" w:author="An Tran, ACA (BUV)" w:date="2024-09-13T17:29:00Z" w16du:dateUtc="2024-09-13T10:29:00Z">
              <w:rPr>
                <w:lang w:val="vi-VN"/>
              </w:rPr>
            </w:rPrChange>
          </w:rPr>
          <w:delText xml:space="preserve">The Award Board condones your failed assessment.  </w:delText>
        </w:r>
        <w:bookmarkStart w:id="7745" w:name="_Toc177143564"/>
        <w:bookmarkStart w:id="7746" w:name="_Toc177143919"/>
        <w:bookmarkEnd w:id="7745"/>
        <w:bookmarkEnd w:id="7746"/>
      </w:del>
    </w:p>
    <w:p w14:paraId="7A57DB65" w14:textId="09DA5645" w:rsidR="00FB3E90" w:rsidRPr="00863667" w:rsidDel="003B7F64" w:rsidRDefault="00FB3E90">
      <w:pPr>
        <w:pStyle w:val="ListParagraph"/>
        <w:numPr>
          <w:ilvl w:val="0"/>
          <w:numId w:val="85"/>
        </w:numPr>
        <w:tabs>
          <w:tab w:val="left" w:pos="360"/>
          <w:tab w:val="left" w:pos="630"/>
          <w:tab w:val="left" w:pos="1080"/>
        </w:tabs>
        <w:ind w:left="360"/>
        <w:rPr>
          <w:del w:id="7747" w:author="An Tran, ACA (BUV)" w:date="2024-09-12T15:55:00Z" w16du:dateUtc="2024-09-12T08:55:00Z"/>
          <w:rFonts w:ascii="iCiel Avenir LT Std 35 Light" w:hAnsi="iCiel Avenir LT Std 35 Light" w:cs="Arial"/>
          <w:sz w:val="22"/>
          <w:szCs w:val="22"/>
          <w:lang w:eastAsia="ko-KR"/>
          <w:rPrChange w:id="7748" w:author="An Tran, ACA (BUV)" w:date="2024-09-13T17:29:00Z" w16du:dateUtc="2024-09-13T10:29:00Z">
            <w:rPr>
              <w:del w:id="7749" w:author="An Tran, ACA (BUV)" w:date="2024-09-12T15:55:00Z" w16du:dateUtc="2024-09-12T08:55:00Z"/>
              <w:lang w:val="vi-VN"/>
            </w:rPr>
          </w:rPrChange>
        </w:rPr>
        <w:pPrChange w:id="7750" w:author="An Tran, ACA (BUV)" w:date="2024-09-12T15:58:00Z" w16du:dateUtc="2024-09-12T08:58:00Z">
          <w:pPr>
            <w:pStyle w:val="NormalWeb"/>
            <w:shd w:val="clear" w:color="auto" w:fill="FFFFFF"/>
            <w:spacing w:line="400" w:lineRule="exact"/>
            <w:ind w:left="1080"/>
          </w:pPr>
        </w:pPrChange>
      </w:pPr>
      <w:del w:id="7751" w:author="An Tran, ACA (BUV)" w:date="2024-09-12T15:55:00Z" w16du:dateUtc="2024-09-12T08:55:00Z">
        <w:r w:rsidRPr="00863667" w:rsidDel="003B7F64">
          <w:rPr>
            <w:rFonts w:ascii="iCiel Avenir LT Std 35 Light" w:hAnsi="iCiel Avenir LT Std 35 Light" w:cs="Arial"/>
            <w:sz w:val="22"/>
            <w:szCs w:val="22"/>
            <w:lang w:eastAsia="ko-KR"/>
            <w:rPrChange w:id="7752" w:author="An Tran, ACA (BUV)" w:date="2024-09-13T17:29:00Z" w16du:dateUtc="2024-09-13T10:29:00Z">
              <w:rPr>
                <w:lang w:val="vi-VN"/>
              </w:rPr>
            </w:rPrChange>
          </w:rPr>
          <w:delText xml:space="preserve">There are no resubmission opportunities remaining to you.  </w:delText>
        </w:r>
        <w:bookmarkStart w:id="7753" w:name="_Toc177143565"/>
        <w:bookmarkStart w:id="7754" w:name="_Toc177143920"/>
        <w:bookmarkEnd w:id="7753"/>
        <w:bookmarkEnd w:id="7754"/>
      </w:del>
    </w:p>
    <w:p w14:paraId="17889E0A" w14:textId="783233C8" w:rsidR="00FB3E90" w:rsidRPr="00863667" w:rsidDel="003B7F64" w:rsidRDefault="00FB3E90">
      <w:pPr>
        <w:pStyle w:val="ListParagraph"/>
        <w:numPr>
          <w:ilvl w:val="0"/>
          <w:numId w:val="85"/>
        </w:numPr>
        <w:tabs>
          <w:tab w:val="left" w:pos="360"/>
          <w:tab w:val="left" w:pos="630"/>
          <w:tab w:val="left" w:pos="1080"/>
        </w:tabs>
        <w:ind w:left="360"/>
        <w:rPr>
          <w:del w:id="7755" w:author="An Tran, ACA (BUV)" w:date="2024-09-12T15:55:00Z" w16du:dateUtc="2024-09-12T08:55:00Z"/>
          <w:rFonts w:ascii="iCiel Avenir LT Std 35 Light" w:hAnsi="iCiel Avenir LT Std 35 Light" w:cs="Arial"/>
          <w:sz w:val="22"/>
          <w:szCs w:val="22"/>
          <w:lang w:eastAsia="ko-KR"/>
          <w:rPrChange w:id="7756" w:author="An Tran, ACA (BUV)" w:date="2024-09-13T17:29:00Z" w16du:dateUtc="2024-09-13T10:29:00Z">
            <w:rPr>
              <w:del w:id="7757" w:author="An Tran, ACA (BUV)" w:date="2024-09-12T15:55:00Z" w16du:dateUtc="2024-09-12T08:55:00Z"/>
              <w:lang w:val="vi-VN"/>
            </w:rPr>
          </w:rPrChange>
        </w:rPr>
        <w:pPrChange w:id="7758" w:author="An Tran, ACA (BUV)" w:date="2024-09-12T15:58:00Z" w16du:dateUtc="2024-09-12T08:58:00Z">
          <w:pPr>
            <w:pStyle w:val="NormalWeb"/>
            <w:shd w:val="clear" w:color="auto" w:fill="FFFFFF"/>
            <w:spacing w:line="400" w:lineRule="exact"/>
            <w:ind w:left="1080"/>
          </w:pPr>
        </w:pPrChange>
      </w:pPr>
      <w:del w:id="7759" w:author="An Tran, ACA (BUV)" w:date="2024-09-12T15:55:00Z" w16du:dateUtc="2024-09-12T08:55:00Z">
        <w:r w:rsidRPr="00863667" w:rsidDel="003B7F64">
          <w:rPr>
            <w:rFonts w:ascii="iCiel Avenir LT Std 35 Light" w:hAnsi="iCiel Avenir LT Std 35 Light" w:cs="Arial"/>
            <w:sz w:val="22"/>
            <w:szCs w:val="22"/>
            <w:lang w:eastAsia="ko-KR"/>
            <w:rPrChange w:id="7760" w:author="An Tran, ACA (BUV)" w:date="2024-09-13T17:29:00Z" w16du:dateUtc="2024-09-13T10:29:00Z">
              <w:rPr>
                <w:lang w:val="vi-VN"/>
              </w:rPr>
            </w:rPrChange>
          </w:rPr>
          <w:delText xml:space="preserve">You have reached the end of your maximum registration period and have therefore run out of time to complete the course.  </w:delText>
        </w:r>
        <w:bookmarkStart w:id="7761" w:name="_Toc177143566"/>
        <w:bookmarkStart w:id="7762" w:name="_Toc177143921"/>
        <w:bookmarkEnd w:id="7761"/>
        <w:bookmarkEnd w:id="7762"/>
      </w:del>
    </w:p>
    <w:p w14:paraId="6F23B248" w14:textId="571827C1" w:rsidR="00FB3E90" w:rsidRPr="00863667" w:rsidDel="003B7F64" w:rsidRDefault="00FB3E90">
      <w:pPr>
        <w:pStyle w:val="ListParagraph"/>
        <w:numPr>
          <w:ilvl w:val="0"/>
          <w:numId w:val="85"/>
        </w:numPr>
        <w:tabs>
          <w:tab w:val="left" w:pos="360"/>
          <w:tab w:val="left" w:pos="630"/>
          <w:tab w:val="left" w:pos="1080"/>
        </w:tabs>
        <w:ind w:left="360"/>
        <w:rPr>
          <w:del w:id="7763" w:author="An Tran, ACA (BUV)" w:date="2024-09-12T15:55:00Z" w16du:dateUtc="2024-09-12T08:55:00Z"/>
          <w:rFonts w:ascii="iCiel Avenir LT Std 35 Light" w:hAnsi="iCiel Avenir LT Std 35 Light" w:cs="Arial"/>
          <w:color w:val="2F5496" w:themeColor="accent1" w:themeShade="BF"/>
          <w:sz w:val="22"/>
          <w:szCs w:val="22"/>
          <w:lang w:eastAsia="ko-KR"/>
          <w:rPrChange w:id="7764" w:author="An Tran, ACA (BUV)" w:date="2024-09-13T17:29:00Z" w16du:dateUtc="2024-09-13T10:29:00Z">
            <w:rPr>
              <w:del w:id="7765" w:author="An Tran, ACA (BUV)" w:date="2024-09-12T15:55:00Z" w16du:dateUtc="2024-09-12T08:55:00Z"/>
              <w:color w:val="000000"/>
            </w:rPr>
          </w:rPrChange>
        </w:rPr>
        <w:pPrChange w:id="7766" w:author="An Tran, ACA (BUV)" w:date="2024-09-12T15:58:00Z" w16du:dateUtc="2024-09-12T08:58:00Z">
          <w:pPr>
            <w:pStyle w:val="NormalWeb"/>
            <w:shd w:val="clear" w:color="auto" w:fill="FFFFFF"/>
            <w:spacing w:line="400" w:lineRule="exact"/>
            <w:ind w:left="1080"/>
            <w:jc w:val="both"/>
          </w:pPr>
        </w:pPrChange>
      </w:pPr>
      <w:del w:id="7767"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768" w:author="An Tran, ACA (BUV)" w:date="2024-09-13T17:29:00Z" w16du:dateUtc="2024-09-13T10:29:00Z">
              <w:rPr>
                <w:color w:val="000000"/>
              </w:rPr>
            </w:rPrChange>
          </w:rPr>
          <w:delText>In these types of circumstances, the Award Board will make a decision on your progression in line with the Academic Regulations, and this will be communicated to you in your results profile.</w:delText>
        </w:r>
        <w:bookmarkStart w:id="7769" w:name="_Toc177143567"/>
        <w:bookmarkStart w:id="7770" w:name="_Toc177143922"/>
        <w:bookmarkEnd w:id="7769"/>
        <w:bookmarkEnd w:id="7770"/>
      </w:del>
    </w:p>
    <w:p w14:paraId="477B6D64" w14:textId="5F93A9A3" w:rsidR="00FB3E90" w:rsidRPr="00863667" w:rsidDel="003B7F64" w:rsidRDefault="00FB3E90">
      <w:pPr>
        <w:pStyle w:val="ListParagraph"/>
        <w:numPr>
          <w:ilvl w:val="0"/>
          <w:numId w:val="85"/>
        </w:numPr>
        <w:tabs>
          <w:tab w:val="left" w:pos="360"/>
          <w:tab w:val="left" w:pos="630"/>
          <w:tab w:val="left" w:pos="1080"/>
        </w:tabs>
        <w:ind w:left="360"/>
        <w:rPr>
          <w:del w:id="7771" w:author="An Tran, ACA (BUV)" w:date="2024-09-12T15:55:00Z" w16du:dateUtc="2024-09-12T08:55:00Z"/>
          <w:rFonts w:ascii="iCiel Avenir LT Std 35 Light" w:hAnsi="iCiel Avenir LT Std 35 Light" w:cs="Arial"/>
          <w:color w:val="2F5496" w:themeColor="accent1" w:themeShade="BF"/>
          <w:sz w:val="22"/>
          <w:szCs w:val="22"/>
          <w:lang w:eastAsia="ko-KR"/>
          <w:rPrChange w:id="7772" w:author="An Tran, ACA (BUV)" w:date="2024-09-13T17:29:00Z" w16du:dateUtc="2024-09-13T10:29:00Z">
            <w:rPr>
              <w:del w:id="7773" w:author="An Tran, ACA (BUV)" w:date="2024-09-12T15:55:00Z" w16du:dateUtc="2024-09-12T08:55:00Z"/>
              <w:color w:val="000000"/>
            </w:rPr>
          </w:rPrChange>
        </w:rPr>
        <w:pPrChange w:id="7774" w:author="An Tran, ACA (BUV)" w:date="2024-09-12T15:58:00Z" w16du:dateUtc="2024-09-12T08:58:00Z">
          <w:pPr>
            <w:pStyle w:val="NormalWeb"/>
            <w:shd w:val="clear" w:color="auto" w:fill="FFFFFF"/>
            <w:spacing w:line="400" w:lineRule="exact"/>
            <w:jc w:val="both"/>
          </w:pPr>
        </w:pPrChange>
      </w:pPr>
      <w:del w:id="7775"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776" w:author="An Tran, ACA (BUV)" w:date="2024-09-13T17:29:00Z" w16du:dateUtc="2024-09-13T10:29:00Z">
              <w:rPr>
                <w:color w:val="000000"/>
              </w:rPr>
            </w:rPrChange>
          </w:rPr>
          <w:delText xml:space="preserve">Academic Decision Makers may decide </w:delText>
        </w:r>
        <w:r w:rsidRPr="00863667" w:rsidDel="003B7F64">
          <w:rPr>
            <w:rFonts w:ascii="iCiel Avenir LT Std 35 Light" w:hAnsi="iCiel Avenir LT Std 35 Light" w:cs="Arial"/>
            <w:b/>
            <w:color w:val="2F5496" w:themeColor="accent1" w:themeShade="BF"/>
            <w:sz w:val="22"/>
            <w:szCs w:val="22"/>
            <w:lang w:eastAsia="ko-KR"/>
            <w:rPrChange w:id="7777" w:author="An Tran, ACA (BUV)" w:date="2024-09-13T17:29:00Z" w16du:dateUtc="2024-09-13T10:29:00Z">
              <w:rPr>
                <w:b/>
                <w:bCs/>
                <w:color w:val="000000"/>
              </w:rPr>
            </w:rPrChange>
          </w:rPr>
          <w:delText>not to uphold</w:delText>
        </w:r>
        <w:r w:rsidRPr="00863667" w:rsidDel="003B7F64">
          <w:rPr>
            <w:rFonts w:ascii="iCiel Avenir LT Std 35 Light" w:hAnsi="iCiel Avenir LT Std 35 Light" w:cs="Arial"/>
            <w:color w:val="2F5496" w:themeColor="accent1" w:themeShade="BF"/>
            <w:sz w:val="22"/>
            <w:szCs w:val="22"/>
            <w:lang w:eastAsia="ko-KR"/>
            <w:rPrChange w:id="7778" w:author="An Tran, ACA (BUV)" w:date="2024-09-13T17:29:00Z" w16du:dateUtc="2024-09-13T10:29:00Z">
              <w:rPr>
                <w:color w:val="000000"/>
              </w:rPr>
            </w:rPrChange>
          </w:rPr>
          <w:delTex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delText>
        </w:r>
        <w:bookmarkStart w:id="7779" w:name="_Toc177143568"/>
        <w:bookmarkStart w:id="7780" w:name="_Toc177143923"/>
        <w:bookmarkEnd w:id="7779"/>
        <w:bookmarkEnd w:id="7780"/>
      </w:del>
    </w:p>
    <w:p w14:paraId="65206B45" w14:textId="2AD1CD78" w:rsidR="00FB3E90" w:rsidRPr="00863667" w:rsidDel="003B7F64" w:rsidRDefault="00FB3E90">
      <w:pPr>
        <w:pStyle w:val="ListParagraph"/>
        <w:numPr>
          <w:ilvl w:val="0"/>
          <w:numId w:val="85"/>
        </w:numPr>
        <w:tabs>
          <w:tab w:val="left" w:pos="360"/>
          <w:tab w:val="left" w:pos="630"/>
          <w:tab w:val="left" w:pos="1080"/>
        </w:tabs>
        <w:ind w:left="360"/>
        <w:rPr>
          <w:del w:id="7781" w:author="An Tran, ACA (BUV)" w:date="2024-09-12T15:55:00Z" w16du:dateUtc="2024-09-12T08:55:00Z"/>
          <w:rFonts w:ascii="iCiel Avenir LT Std 35 Light" w:hAnsi="iCiel Avenir LT Std 35 Light" w:cs="Arial"/>
          <w:color w:val="2F5496" w:themeColor="accent1" w:themeShade="BF"/>
          <w:sz w:val="22"/>
          <w:szCs w:val="22"/>
          <w:lang w:eastAsia="ko-KR"/>
          <w:rPrChange w:id="7782" w:author="An Tran, ACA (BUV)" w:date="2024-09-13T17:29:00Z" w16du:dateUtc="2024-09-13T10:29:00Z">
            <w:rPr>
              <w:del w:id="7783" w:author="An Tran, ACA (BUV)" w:date="2024-09-12T15:55:00Z" w16du:dateUtc="2024-09-12T08:55:00Z"/>
              <w:color w:val="000000"/>
            </w:rPr>
          </w:rPrChange>
        </w:rPr>
        <w:pPrChange w:id="7784" w:author="An Tran, ACA (BUV)" w:date="2024-09-12T15:58:00Z" w16du:dateUtc="2024-09-12T08:58:00Z">
          <w:pPr>
            <w:pStyle w:val="NormalWeb"/>
            <w:shd w:val="clear" w:color="auto" w:fill="FFFFFF"/>
            <w:spacing w:line="400" w:lineRule="exact"/>
            <w:jc w:val="both"/>
          </w:pPr>
        </w:pPrChange>
      </w:pPr>
      <w:del w:id="7785"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786" w:author="An Tran, ACA (BUV)" w:date="2024-09-13T17:29:00Z" w16du:dateUtc="2024-09-13T10:29:00Z">
              <w:rPr>
                <w:color w:val="000000"/>
                <w:lang w:val="vi-VN"/>
              </w:rPr>
            </w:rPrChange>
          </w:rPr>
          <w:delTex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delText>
        </w:r>
        <w:bookmarkStart w:id="7787" w:name="_Toc177143569"/>
        <w:bookmarkStart w:id="7788" w:name="_Toc177143924"/>
        <w:bookmarkEnd w:id="7787"/>
        <w:bookmarkEnd w:id="7788"/>
      </w:del>
    </w:p>
    <w:p w14:paraId="27C01D05" w14:textId="443E1898" w:rsidR="00FB3E90" w:rsidRPr="00863667" w:rsidDel="003B7F64" w:rsidRDefault="00FB3E90">
      <w:pPr>
        <w:pStyle w:val="ListParagraph"/>
        <w:numPr>
          <w:ilvl w:val="0"/>
          <w:numId w:val="85"/>
        </w:numPr>
        <w:tabs>
          <w:tab w:val="left" w:pos="360"/>
          <w:tab w:val="left" w:pos="630"/>
          <w:tab w:val="left" w:pos="1080"/>
        </w:tabs>
        <w:ind w:left="360"/>
        <w:rPr>
          <w:del w:id="7789" w:author="An Tran, ACA (BUV)" w:date="2024-09-12T15:55:00Z" w16du:dateUtc="2024-09-12T08:55:00Z"/>
          <w:rFonts w:ascii="iCiel Avenir LT Std 35 Light" w:hAnsi="iCiel Avenir LT Std 35 Light" w:cs="Arial"/>
          <w:color w:val="2F5496" w:themeColor="accent1" w:themeShade="BF"/>
          <w:sz w:val="22"/>
          <w:szCs w:val="22"/>
          <w:lang w:eastAsia="ko-KR"/>
          <w:rPrChange w:id="7790" w:author="An Tran, ACA (BUV)" w:date="2024-09-13T17:29:00Z" w16du:dateUtc="2024-09-13T10:29:00Z">
            <w:rPr>
              <w:del w:id="7791" w:author="An Tran, ACA (BUV)" w:date="2024-09-12T15:55:00Z" w16du:dateUtc="2024-09-12T08:55:00Z"/>
              <w:color w:val="000000"/>
              <w:lang w:val="vi-VN"/>
            </w:rPr>
          </w:rPrChange>
        </w:rPr>
        <w:pPrChange w:id="7792" w:author="An Tran, ACA (BUV)" w:date="2024-09-12T15:58:00Z" w16du:dateUtc="2024-09-12T08:58:00Z">
          <w:pPr>
            <w:pStyle w:val="NormalWeb"/>
            <w:shd w:val="clear" w:color="auto" w:fill="FFFFFF"/>
            <w:spacing w:line="400" w:lineRule="exact"/>
            <w:jc w:val="both"/>
          </w:pPr>
        </w:pPrChange>
      </w:pPr>
      <w:del w:id="7793"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794" w:author="An Tran, ACA (BUV)" w:date="2024-09-13T17:29:00Z" w16du:dateUtc="2024-09-13T10:29:00Z">
              <w:rPr>
                <w:color w:val="000000"/>
                <w:lang w:val="vi-VN"/>
              </w:rPr>
            </w:rPrChange>
          </w:rPr>
          <w:delText>Sinh viên cần chờ quyết định cho đơn xin xét ngoại lệ cũng như kết quả chính thức của học kỳ đó.</w:delText>
        </w:r>
        <w:bookmarkStart w:id="7795" w:name="_Toc177143570"/>
        <w:bookmarkStart w:id="7796" w:name="_Toc177143925"/>
        <w:bookmarkEnd w:id="7795"/>
        <w:bookmarkEnd w:id="7796"/>
      </w:del>
    </w:p>
    <w:p w14:paraId="10261253" w14:textId="13AA79C8" w:rsidR="00FB3E90" w:rsidRPr="00863667" w:rsidDel="003B7F64" w:rsidRDefault="00FB3E90">
      <w:pPr>
        <w:pStyle w:val="ListParagraph"/>
        <w:numPr>
          <w:ilvl w:val="0"/>
          <w:numId w:val="85"/>
        </w:numPr>
        <w:tabs>
          <w:tab w:val="left" w:pos="360"/>
          <w:tab w:val="left" w:pos="630"/>
          <w:tab w:val="left" w:pos="1080"/>
        </w:tabs>
        <w:ind w:left="360"/>
        <w:rPr>
          <w:del w:id="7797" w:author="An Tran, ACA (BUV)" w:date="2024-09-12T15:55:00Z" w16du:dateUtc="2024-09-12T08:55:00Z"/>
          <w:rFonts w:ascii="iCiel Avenir LT Std 35 Light" w:hAnsi="iCiel Avenir LT Std 35 Light" w:cs="Arial"/>
          <w:color w:val="2F5496" w:themeColor="accent1" w:themeShade="BF"/>
          <w:sz w:val="22"/>
          <w:szCs w:val="22"/>
          <w:lang w:eastAsia="ko-KR"/>
          <w:rPrChange w:id="7798" w:author="An Tran, ACA (BUV)" w:date="2024-09-13T17:29:00Z" w16du:dateUtc="2024-09-13T10:29:00Z">
            <w:rPr>
              <w:del w:id="7799" w:author="An Tran, ACA (BUV)" w:date="2024-09-12T15:55:00Z" w16du:dateUtc="2024-09-12T08:55:00Z"/>
              <w:color w:val="000000"/>
              <w:lang w:val="vi-VN"/>
            </w:rPr>
          </w:rPrChange>
        </w:rPr>
        <w:pPrChange w:id="7800" w:author="An Tran, ACA (BUV)" w:date="2024-09-12T15:58:00Z" w16du:dateUtc="2024-09-12T08:58:00Z">
          <w:pPr>
            <w:pStyle w:val="NormalWeb"/>
            <w:shd w:val="clear" w:color="auto" w:fill="FFFFFF"/>
            <w:spacing w:line="400" w:lineRule="exact"/>
            <w:jc w:val="both"/>
          </w:pPr>
        </w:pPrChange>
      </w:pPr>
      <w:del w:id="7801"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02" w:author="An Tran, ACA (BUV)" w:date="2024-09-13T17:29:00Z" w16du:dateUtc="2024-09-13T10:29:00Z">
              <w:rPr>
                <w:color w:val="000000"/>
                <w:lang w:val="vi-VN"/>
              </w:rPr>
            </w:rPrChange>
          </w:rPr>
          <w:delText>Sau khi kết quả chính thức của kỳ học được công bố, nếu sinh viên không đủ điểm qua môn học và quyết định từ Hội Đồng Khảo Thí là sinh viên cần hoàn thành bài thi lại, sinh viên sẽ được giao một đề khác cho học phần chưa đạt để hoàn thành môn học. Đây được gọi là thi lại.</w:delText>
        </w:r>
        <w:bookmarkStart w:id="7803" w:name="_Toc177143571"/>
        <w:bookmarkStart w:id="7804" w:name="_Toc177143926"/>
        <w:bookmarkEnd w:id="7803"/>
        <w:bookmarkEnd w:id="7804"/>
      </w:del>
    </w:p>
    <w:p w14:paraId="1F99B4E6" w14:textId="1422D33C" w:rsidR="00FB3E90" w:rsidRPr="00863667" w:rsidDel="003B7F64" w:rsidRDefault="00FB3E90">
      <w:pPr>
        <w:pStyle w:val="ListParagraph"/>
        <w:numPr>
          <w:ilvl w:val="0"/>
          <w:numId w:val="85"/>
        </w:numPr>
        <w:tabs>
          <w:tab w:val="left" w:pos="360"/>
          <w:tab w:val="left" w:pos="630"/>
          <w:tab w:val="left" w:pos="1080"/>
        </w:tabs>
        <w:ind w:left="360"/>
        <w:rPr>
          <w:del w:id="7805" w:author="An Tran, ACA (BUV)" w:date="2024-09-12T15:55:00Z" w16du:dateUtc="2024-09-12T08:55:00Z"/>
          <w:rFonts w:ascii="iCiel Avenir LT Std 35 Light" w:hAnsi="iCiel Avenir LT Std 35 Light" w:cs="Arial"/>
          <w:color w:val="2F5496" w:themeColor="accent1" w:themeShade="BF"/>
          <w:sz w:val="22"/>
          <w:szCs w:val="22"/>
          <w:lang w:eastAsia="ko-KR"/>
          <w:rPrChange w:id="7806" w:author="An Tran, ACA (BUV)" w:date="2024-09-13T17:29:00Z" w16du:dateUtc="2024-09-13T10:29:00Z">
            <w:rPr>
              <w:del w:id="7807" w:author="An Tran, ACA (BUV)" w:date="2024-09-12T15:55:00Z" w16du:dateUtc="2024-09-12T08:55:00Z"/>
              <w:color w:val="000000"/>
            </w:rPr>
          </w:rPrChange>
        </w:rPr>
        <w:pPrChange w:id="7808" w:author="An Tran, ACA (BUV)" w:date="2024-09-12T15:58:00Z" w16du:dateUtc="2024-09-12T08:58:00Z">
          <w:pPr>
            <w:pStyle w:val="NormalWeb"/>
            <w:shd w:val="clear" w:color="auto" w:fill="FFFFFF"/>
            <w:spacing w:line="400" w:lineRule="exact"/>
            <w:jc w:val="both"/>
          </w:pPr>
        </w:pPrChange>
      </w:pPr>
      <w:del w:id="7809"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10" w:author="An Tran, ACA (BUV)" w:date="2024-09-13T17:29:00Z" w16du:dateUtc="2024-09-13T10:29:00Z">
              <w:rPr>
                <w:color w:val="000000"/>
                <w:lang w:val="vi-VN"/>
              </w:rPr>
            </w:rPrChange>
          </w:rPr>
          <w:delText xml:space="preserve">Nếu đơn xin xét ngoại lệ của sinh viên được </w:delText>
        </w:r>
        <w:r w:rsidRPr="00863667" w:rsidDel="003B7F64">
          <w:rPr>
            <w:rFonts w:ascii="iCiel Avenir LT Std 35 Light" w:hAnsi="iCiel Avenir LT Std 35 Light" w:cs="Arial"/>
            <w:b/>
            <w:color w:val="2F5496" w:themeColor="accent1" w:themeShade="BF"/>
            <w:sz w:val="22"/>
            <w:szCs w:val="22"/>
            <w:lang w:eastAsia="ko-KR"/>
            <w:rPrChange w:id="7811" w:author="An Tran, ACA (BUV)" w:date="2024-09-13T17:29:00Z" w16du:dateUtc="2024-09-13T10:29:00Z">
              <w:rPr>
                <w:b/>
                <w:bCs/>
                <w:color w:val="000000"/>
                <w:lang w:val="vi-VN"/>
              </w:rPr>
            </w:rPrChange>
          </w:rPr>
          <w:delText>chấp thuận</w:delText>
        </w:r>
        <w:r w:rsidRPr="00863667" w:rsidDel="003B7F64">
          <w:rPr>
            <w:rFonts w:ascii="iCiel Avenir LT Std 35 Light" w:hAnsi="iCiel Avenir LT Std 35 Light" w:cs="Arial"/>
            <w:color w:val="2F5496" w:themeColor="accent1" w:themeShade="BF"/>
            <w:sz w:val="22"/>
            <w:szCs w:val="22"/>
            <w:lang w:eastAsia="ko-KR"/>
            <w:rPrChange w:id="7812" w:author="An Tran, ACA (BUV)" w:date="2024-09-13T17:29:00Z" w16du:dateUtc="2024-09-13T10:29:00Z">
              <w:rPr>
                <w:color w:val="000000"/>
                <w:lang w:val="vi-VN"/>
              </w:rPr>
            </w:rPrChange>
          </w:rPr>
          <w:delText xml:space="preserve">, </w:delText>
        </w:r>
        <w:r w:rsidRPr="00863667" w:rsidDel="003B7F64">
          <w:rPr>
            <w:rFonts w:ascii="iCiel Avenir LT Std 35 Light" w:hAnsi="iCiel Avenir LT Std 35 Light" w:cs="Arial"/>
            <w:color w:val="2F5496" w:themeColor="accent1" w:themeShade="BF"/>
            <w:sz w:val="22"/>
            <w:szCs w:val="22"/>
            <w:lang w:eastAsia="ko-KR"/>
            <w:rPrChange w:id="7813" w:author="An Tran, ACA (BUV)" w:date="2024-09-13T17:29:00Z" w16du:dateUtc="2024-09-13T10:29:00Z">
              <w:rPr>
                <w:color w:val="000000"/>
              </w:rPr>
            </w:rPrChange>
          </w:rPr>
          <w:delText>một trong các quyết định sau sẽ được áp dụng:</w:delText>
        </w:r>
        <w:bookmarkStart w:id="7814" w:name="_Toc177143572"/>
        <w:bookmarkStart w:id="7815" w:name="_Toc177143927"/>
        <w:bookmarkEnd w:id="7814"/>
        <w:bookmarkEnd w:id="7815"/>
      </w:del>
    </w:p>
    <w:p w14:paraId="66BD9E9D" w14:textId="2ACE360F" w:rsidR="00FB3E90" w:rsidRPr="00863667" w:rsidDel="003B7F64" w:rsidRDefault="00FB3E90">
      <w:pPr>
        <w:pStyle w:val="ListParagraph"/>
        <w:numPr>
          <w:ilvl w:val="0"/>
          <w:numId w:val="85"/>
        </w:numPr>
        <w:tabs>
          <w:tab w:val="left" w:pos="360"/>
          <w:tab w:val="left" w:pos="630"/>
          <w:tab w:val="left" w:pos="1080"/>
        </w:tabs>
        <w:ind w:left="360"/>
        <w:rPr>
          <w:del w:id="7816" w:author="An Tran, ACA (BUV)" w:date="2024-09-12T15:55:00Z" w16du:dateUtc="2024-09-12T08:55:00Z"/>
          <w:rFonts w:ascii="iCiel Avenir LT Std 35 Light" w:hAnsi="iCiel Avenir LT Std 35 Light" w:cs="Arial"/>
          <w:color w:val="2F5496" w:themeColor="accent1" w:themeShade="BF"/>
          <w:sz w:val="22"/>
          <w:szCs w:val="22"/>
          <w:lang w:eastAsia="ko-KR"/>
          <w:rPrChange w:id="7817" w:author="An Tran, ACA (BUV)" w:date="2024-09-13T17:29:00Z" w16du:dateUtc="2024-09-13T10:29:00Z">
            <w:rPr>
              <w:del w:id="7818" w:author="An Tran, ACA (BUV)" w:date="2024-09-12T15:55:00Z" w16du:dateUtc="2024-09-12T08:55:00Z"/>
              <w:color w:val="000000"/>
            </w:rPr>
          </w:rPrChange>
        </w:rPr>
        <w:pPrChange w:id="7819" w:author="An Tran, ACA (BUV)" w:date="2024-09-12T15:58:00Z" w16du:dateUtc="2024-09-12T08:58:00Z">
          <w:pPr>
            <w:pStyle w:val="NormalWeb"/>
            <w:shd w:val="clear" w:color="auto" w:fill="FFFFFF"/>
            <w:spacing w:line="400" w:lineRule="exact"/>
            <w:jc w:val="both"/>
          </w:pPr>
        </w:pPrChange>
      </w:pPr>
      <w:del w:id="7820"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21" w:author="An Tran, ACA (BUV)" w:date="2024-09-13T17:29:00Z" w16du:dateUtc="2024-09-13T10:29:00Z">
              <w:rPr>
                <w:color w:val="000000"/>
              </w:rPr>
            </w:rPrChange>
          </w:rPr>
          <w:delText xml:space="preserve">Nếu sinh viên đã nộp bài trong vòng một tuần sau hạn nộp, bài làm của sinh viên sẽ được coi là nộp đúng hạn và chấm điểm như bài nộp đúng hạn. Một </w:delText>
        </w:r>
        <w:r w:rsidRPr="00863667" w:rsidDel="003B7F64">
          <w:rPr>
            <w:rFonts w:ascii="iCiel Avenir LT Std 35 Light" w:hAnsi="iCiel Avenir LT Std 35 Light" w:cs="Arial"/>
            <w:color w:val="2F5496" w:themeColor="accent1" w:themeShade="BF"/>
            <w:sz w:val="22"/>
            <w:szCs w:val="22"/>
            <w:lang w:eastAsia="ko-KR"/>
            <w:rPrChange w:id="7822" w:author="An Tran, ACA (BUV)" w:date="2024-09-13T17:29:00Z" w16du:dateUtc="2024-09-13T10:29:00Z">
              <w:rPr>
                <w:color w:val="000000"/>
                <w:lang w:val="vi-VN"/>
              </w:rPr>
            </w:rPrChange>
          </w:rPr>
          <w:delText>đơn xin xét ngoại lệ của sinh viên được chấp thuận</w:delText>
        </w:r>
        <w:r w:rsidRPr="00863667" w:rsidDel="003B7F64">
          <w:rPr>
            <w:rFonts w:ascii="iCiel Avenir LT Std 35 Light" w:hAnsi="iCiel Avenir LT Std 35 Light" w:cs="Arial"/>
            <w:color w:val="2F5496" w:themeColor="accent1" w:themeShade="BF"/>
            <w:sz w:val="22"/>
            <w:szCs w:val="22"/>
            <w:lang w:eastAsia="ko-KR"/>
            <w:rPrChange w:id="7823" w:author="An Tran, ACA (BUV)" w:date="2024-09-13T17:29:00Z" w16du:dateUtc="2024-09-13T10:29:00Z">
              <w:rPr>
                <w:color w:val="000000"/>
              </w:rPr>
            </w:rPrChange>
          </w:rPr>
          <w:delText xml:space="preserve"> chỉ có thể gia hạn nộp bài thêm một tuần cho các bài đánh giá phù hợp. Ví dụ sinh viên không thể được gia hạn bài thi nếu như sinh viên không thể tham gia thi đúng thời gian.</w:delText>
        </w:r>
        <w:bookmarkStart w:id="7824" w:name="_Toc177143573"/>
        <w:bookmarkStart w:id="7825" w:name="_Toc177143928"/>
        <w:bookmarkEnd w:id="7824"/>
        <w:bookmarkEnd w:id="7825"/>
      </w:del>
    </w:p>
    <w:p w14:paraId="137ADCAE" w14:textId="4C44FAC7" w:rsidR="00FB3E90" w:rsidRPr="00863667" w:rsidDel="003B7F64" w:rsidRDefault="00FB3E90">
      <w:pPr>
        <w:pStyle w:val="ListParagraph"/>
        <w:numPr>
          <w:ilvl w:val="0"/>
          <w:numId w:val="85"/>
        </w:numPr>
        <w:tabs>
          <w:tab w:val="left" w:pos="360"/>
          <w:tab w:val="left" w:pos="630"/>
          <w:tab w:val="left" w:pos="1080"/>
        </w:tabs>
        <w:ind w:left="360"/>
        <w:rPr>
          <w:del w:id="7826" w:author="An Tran, ACA (BUV)" w:date="2024-09-12T15:55:00Z" w16du:dateUtc="2024-09-12T08:55:00Z"/>
          <w:rFonts w:ascii="iCiel Avenir LT Std 35 Light" w:hAnsi="iCiel Avenir LT Std 35 Light" w:cs="Arial"/>
          <w:color w:val="2F5496" w:themeColor="accent1" w:themeShade="BF"/>
          <w:sz w:val="22"/>
          <w:szCs w:val="22"/>
          <w:lang w:eastAsia="ko-KR"/>
          <w:rPrChange w:id="7827" w:author="An Tran, ACA (BUV)" w:date="2024-09-13T17:29:00Z" w16du:dateUtc="2024-09-13T10:29:00Z">
            <w:rPr>
              <w:del w:id="7828" w:author="An Tran, ACA (BUV)" w:date="2024-09-12T15:55:00Z" w16du:dateUtc="2024-09-12T08:55:00Z"/>
              <w:color w:val="000000"/>
            </w:rPr>
          </w:rPrChange>
        </w:rPr>
        <w:pPrChange w:id="7829" w:author="An Tran, ACA (BUV)" w:date="2024-09-12T15:58:00Z" w16du:dateUtc="2024-09-12T08:58:00Z">
          <w:pPr>
            <w:pStyle w:val="NormalWeb"/>
            <w:shd w:val="clear" w:color="auto" w:fill="FFFFFF"/>
            <w:spacing w:line="400" w:lineRule="exact"/>
            <w:jc w:val="both"/>
          </w:pPr>
        </w:pPrChange>
      </w:pPr>
      <w:del w:id="7830"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31" w:author="An Tran, ACA (BUV)" w:date="2024-09-13T17:29:00Z" w16du:dateUtc="2024-09-13T10:29:00Z">
              <w:rPr>
                <w:color w:val="000000"/>
              </w:rPr>
            </w:rPrChange>
          </w:rPr>
          <w:delText>Nếu sinh viên đã không nộp bài hoặc nộp bài và không đủ điểm đỗ bài đó, và được trao một cơ hội thi lại, thì kết quả bài thi lại sẽ không bị ảnh hưởng. Ví dụ:</w:delText>
        </w:r>
        <w:bookmarkStart w:id="7832" w:name="_Toc177143574"/>
        <w:bookmarkStart w:id="7833" w:name="_Toc177143929"/>
        <w:bookmarkEnd w:id="7832"/>
        <w:bookmarkEnd w:id="7833"/>
      </w:del>
    </w:p>
    <w:p w14:paraId="6B70CB69" w14:textId="00A66377" w:rsidR="00FB3E90" w:rsidRPr="00863667" w:rsidDel="003B7F64" w:rsidRDefault="00FB3E90">
      <w:pPr>
        <w:pStyle w:val="ListParagraph"/>
        <w:numPr>
          <w:ilvl w:val="0"/>
          <w:numId w:val="85"/>
        </w:numPr>
        <w:tabs>
          <w:tab w:val="left" w:pos="360"/>
          <w:tab w:val="left" w:pos="630"/>
          <w:tab w:val="left" w:pos="1080"/>
        </w:tabs>
        <w:ind w:left="360"/>
        <w:rPr>
          <w:del w:id="7834" w:author="An Tran, ACA (BUV)" w:date="2024-09-12T15:55:00Z" w16du:dateUtc="2024-09-12T08:55:00Z"/>
          <w:rFonts w:ascii="iCiel Avenir LT Std 35 Light" w:hAnsi="iCiel Avenir LT Std 35 Light" w:cs="Arial"/>
          <w:color w:val="2F5496" w:themeColor="accent1" w:themeShade="BF"/>
          <w:sz w:val="22"/>
          <w:szCs w:val="22"/>
          <w:lang w:eastAsia="ko-KR"/>
          <w:rPrChange w:id="7835" w:author="An Tran, ACA (BUV)" w:date="2024-09-13T17:29:00Z" w16du:dateUtc="2024-09-13T10:29:00Z">
            <w:rPr>
              <w:del w:id="7836" w:author="An Tran, ACA (BUV)" w:date="2024-09-12T15:55:00Z" w16du:dateUtc="2024-09-12T08:55:00Z"/>
              <w:color w:val="000000"/>
            </w:rPr>
          </w:rPrChange>
        </w:rPr>
        <w:pPrChange w:id="7837" w:author="An Tran, ACA (BUV)" w:date="2024-09-12T15:58:00Z" w16du:dateUtc="2024-09-12T08:58:00Z">
          <w:pPr>
            <w:pStyle w:val="NormalWeb"/>
            <w:shd w:val="clear" w:color="auto" w:fill="FFFFFF"/>
            <w:spacing w:line="400" w:lineRule="exact"/>
            <w:jc w:val="both"/>
          </w:pPr>
        </w:pPrChange>
      </w:pPr>
      <w:del w:id="7838"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39" w:author="An Tran, ACA (BUV)" w:date="2024-09-13T17:29:00Z" w16du:dateUtc="2024-09-13T10:29:00Z">
              <w:rPr>
                <w:color w:val="000000"/>
              </w:rPr>
            </w:rPrChange>
          </w:rPr>
          <w:delText xml:space="preserve">- Sinh viên có </w:delText>
        </w:r>
        <w:r w:rsidRPr="00863667" w:rsidDel="003B7F64">
          <w:rPr>
            <w:rFonts w:ascii="iCiel Avenir LT Std 35 Light" w:hAnsi="iCiel Avenir LT Std 35 Light" w:cs="Arial"/>
            <w:color w:val="2F5496" w:themeColor="accent1" w:themeShade="BF"/>
            <w:sz w:val="22"/>
            <w:szCs w:val="22"/>
            <w:lang w:eastAsia="ko-KR"/>
            <w:rPrChange w:id="7840" w:author="An Tran, ACA (BUV)" w:date="2024-09-13T17:29:00Z" w16du:dateUtc="2024-09-13T10:29:00Z">
              <w:rPr>
                <w:color w:val="000000"/>
                <w:lang w:val="vi-VN"/>
              </w:rPr>
            </w:rPrChange>
          </w:rPr>
          <w:delText xml:space="preserve">đơn xin xét ngoại lệ của sinh viên </w:delText>
        </w:r>
        <w:r w:rsidRPr="00863667" w:rsidDel="003B7F64">
          <w:rPr>
            <w:rFonts w:ascii="iCiel Avenir LT Std 35 Light" w:hAnsi="iCiel Avenir LT Std 35 Light" w:cs="Arial"/>
            <w:color w:val="2F5496" w:themeColor="accent1" w:themeShade="BF"/>
            <w:sz w:val="22"/>
            <w:szCs w:val="22"/>
            <w:lang w:eastAsia="ko-KR"/>
            <w:rPrChange w:id="7841" w:author="An Tran, ACA (BUV)" w:date="2024-09-13T17:29:00Z" w16du:dateUtc="2024-09-13T10:29:00Z">
              <w:rPr>
                <w:color w:val="000000"/>
              </w:rPr>
            </w:rPrChange>
          </w:rPr>
          <w:delText>cho lần thi đầu tiên, và được trao cơ hội thi lại, điểm bài đánh giá lại sẽ không bị quy về điểm đỗ.</w:delText>
        </w:r>
        <w:bookmarkStart w:id="7842" w:name="_Toc177143575"/>
        <w:bookmarkStart w:id="7843" w:name="_Toc177143930"/>
        <w:bookmarkEnd w:id="7842"/>
        <w:bookmarkEnd w:id="7843"/>
      </w:del>
    </w:p>
    <w:p w14:paraId="613870EE" w14:textId="542E6E91" w:rsidR="00FB3E90" w:rsidRPr="00863667" w:rsidDel="003B7F64" w:rsidRDefault="00FB3E90">
      <w:pPr>
        <w:pStyle w:val="ListParagraph"/>
        <w:numPr>
          <w:ilvl w:val="0"/>
          <w:numId w:val="85"/>
        </w:numPr>
        <w:tabs>
          <w:tab w:val="left" w:pos="360"/>
          <w:tab w:val="left" w:pos="630"/>
          <w:tab w:val="left" w:pos="1080"/>
        </w:tabs>
        <w:ind w:left="360"/>
        <w:rPr>
          <w:del w:id="7844" w:author="An Tran, ACA (BUV)" w:date="2024-09-12T15:55:00Z" w16du:dateUtc="2024-09-12T08:55:00Z"/>
          <w:rFonts w:ascii="iCiel Avenir LT Std 35 Light" w:hAnsi="iCiel Avenir LT Std 35 Light" w:cs="Arial"/>
          <w:color w:val="2F5496" w:themeColor="accent1" w:themeShade="BF"/>
          <w:sz w:val="22"/>
          <w:szCs w:val="22"/>
          <w:lang w:eastAsia="ko-KR"/>
          <w:rPrChange w:id="7845" w:author="An Tran, ACA (BUV)" w:date="2024-09-13T17:29:00Z" w16du:dateUtc="2024-09-13T10:29:00Z">
            <w:rPr>
              <w:del w:id="7846" w:author="An Tran, ACA (BUV)" w:date="2024-09-12T15:55:00Z" w16du:dateUtc="2024-09-12T08:55:00Z"/>
              <w:color w:val="000000"/>
            </w:rPr>
          </w:rPrChange>
        </w:rPr>
        <w:pPrChange w:id="7847" w:author="An Tran, ACA (BUV)" w:date="2024-09-12T15:58:00Z" w16du:dateUtc="2024-09-12T08:58:00Z">
          <w:pPr>
            <w:pStyle w:val="NormalWeb"/>
            <w:shd w:val="clear" w:color="auto" w:fill="FFFFFF"/>
            <w:spacing w:line="400" w:lineRule="exact"/>
            <w:jc w:val="both"/>
          </w:pPr>
        </w:pPrChange>
      </w:pPr>
      <w:del w:id="7848"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49" w:author="An Tran, ACA (BUV)" w:date="2024-09-13T17:29:00Z" w16du:dateUtc="2024-09-13T10:29:00Z">
              <w:rPr>
                <w:color w:val="000000"/>
              </w:rPr>
            </w:rPrChange>
          </w:rPr>
          <w:delText xml:space="preserve">- Sinh viên có </w:delText>
        </w:r>
        <w:r w:rsidRPr="00863667" w:rsidDel="003B7F64">
          <w:rPr>
            <w:rFonts w:ascii="iCiel Avenir LT Std 35 Light" w:hAnsi="iCiel Avenir LT Std 35 Light" w:cs="Arial"/>
            <w:color w:val="2F5496" w:themeColor="accent1" w:themeShade="BF"/>
            <w:sz w:val="22"/>
            <w:szCs w:val="22"/>
            <w:lang w:eastAsia="ko-KR"/>
            <w:rPrChange w:id="7850" w:author="An Tran, ACA (BUV)" w:date="2024-09-13T17:29:00Z" w16du:dateUtc="2024-09-13T10:29:00Z">
              <w:rPr>
                <w:color w:val="000000"/>
                <w:lang w:val="vi-VN"/>
              </w:rPr>
            </w:rPrChange>
          </w:rPr>
          <w:delText xml:space="preserve">đơn xin xét ngoại lệ của sinh viên </w:delText>
        </w:r>
        <w:r w:rsidRPr="00863667" w:rsidDel="003B7F64">
          <w:rPr>
            <w:rFonts w:ascii="iCiel Avenir LT Std 35 Light" w:hAnsi="iCiel Avenir LT Std 35 Light" w:cs="Arial"/>
            <w:color w:val="2F5496" w:themeColor="accent1" w:themeShade="BF"/>
            <w:sz w:val="22"/>
            <w:szCs w:val="22"/>
            <w:lang w:eastAsia="ko-KR"/>
            <w:rPrChange w:id="7851" w:author="An Tran, ACA (BUV)" w:date="2024-09-13T17:29:00Z" w16du:dateUtc="2024-09-13T10:29:00Z">
              <w:rPr>
                <w:color w:val="000000"/>
              </w:rPr>
            </w:rPrChange>
          </w:rPr>
          <w:delTex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delText>
        </w:r>
        <w:r w:rsidRPr="00863667" w:rsidDel="003B7F64">
          <w:rPr>
            <w:rFonts w:ascii="iCiel Avenir LT Std 35 Light" w:hAnsi="iCiel Avenir LT Std 35 Light" w:cs="Arial"/>
            <w:color w:val="2F5496" w:themeColor="accent1" w:themeShade="BF"/>
            <w:sz w:val="22"/>
            <w:szCs w:val="22"/>
            <w:lang w:eastAsia="ko-KR"/>
            <w:rPrChange w:id="7852" w:author="An Tran, ACA (BUV)" w:date="2024-09-13T17:29:00Z" w16du:dateUtc="2024-09-13T10:29:00Z">
              <w:rPr>
                <w:color w:val="000000"/>
                <w:lang w:val="vi-VN"/>
              </w:rPr>
            </w:rPrChange>
          </w:rPr>
          <w:delText>xin xét ngoại lệ của sinh viên</w:delText>
        </w:r>
        <w:r w:rsidRPr="00863667" w:rsidDel="003B7F64">
          <w:rPr>
            <w:rFonts w:ascii="iCiel Avenir LT Std 35 Light" w:hAnsi="iCiel Avenir LT Std 35 Light" w:cs="Arial"/>
            <w:color w:val="2F5496" w:themeColor="accent1" w:themeShade="BF"/>
            <w:sz w:val="22"/>
            <w:szCs w:val="22"/>
            <w:lang w:eastAsia="ko-KR"/>
            <w:rPrChange w:id="7853" w:author="An Tran, ACA (BUV)" w:date="2024-09-13T17:29:00Z" w16du:dateUtc="2024-09-13T10:29:00Z">
              <w:rPr>
                <w:color w:val="000000"/>
              </w:rPr>
            </w:rPrChange>
          </w:rPr>
          <w:delText xml:space="preserve"> cho lần nộp bài đánh giá  đầu tiên, thì điểm bài đánh giá lại sẽ được quy về điểm đỗ.</w:delText>
        </w:r>
        <w:bookmarkStart w:id="7854" w:name="_Toc177143576"/>
        <w:bookmarkStart w:id="7855" w:name="_Toc177143931"/>
        <w:bookmarkEnd w:id="7854"/>
        <w:bookmarkEnd w:id="7855"/>
      </w:del>
    </w:p>
    <w:p w14:paraId="4D5148FB" w14:textId="4D8BEA27" w:rsidR="00FB3E90" w:rsidRPr="00863667" w:rsidDel="003B7F64" w:rsidRDefault="00FB3E90">
      <w:pPr>
        <w:pStyle w:val="ListParagraph"/>
        <w:numPr>
          <w:ilvl w:val="0"/>
          <w:numId w:val="85"/>
        </w:numPr>
        <w:tabs>
          <w:tab w:val="left" w:pos="360"/>
          <w:tab w:val="left" w:pos="630"/>
          <w:tab w:val="left" w:pos="1080"/>
        </w:tabs>
        <w:ind w:left="360"/>
        <w:rPr>
          <w:del w:id="7856" w:author="An Tran, ACA (BUV)" w:date="2024-09-12T15:55:00Z" w16du:dateUtc="2024-09-12T08:55:00Z"/>
          <w:rFonts w:ascii="iCiel Avenir LT Std 35 Light" w:hAnsi="iCiel Avenir LT Std 35 Light" w:cs="Arial"/>
          <w:color w:val="2F5496" w:themeColor="accent1" w:themeShade="BF"/>
          <w:sz w:val="22"/>
          <w:szCs w:val="22"/>
          <w:lang w:eastAsia="ko-KR"/>
          <w:rPrChange w:id="7857" w:author="An Tran, ACA (BUV)" w:date="2024-09-13T17:29:00Z" w16du:dateUtc="2024-09-13T10:29:00Z">
            <w:rPr>
              <w:del w:id="7858" w:author="An Tran, ACA (BUV)" w:date="2024-09-12T15:55:00Z" w16du:dateUtc="2024-09-12T08:55:00Z"/>
              <w:color w:val="000000"/>
            </w:rPr>
          </w:rPrChange>
        </w:rPr>
        <w:pPrChange w:id="7859" w:author="An Tran, ACA (BUV)" w:date="2024-09-12T15:58:00Z" w16du:dateUtc="2024-09-12T08:58:00Z">
          <w:pPr>
            <w:pStyle w:val="NormalWeb"/>
            <w:shd w:val="clear" w:color="auto" w:fill="FFFFFF"/>
            <w:spacing w:line="400" w:lineRule="exact"/>
            <w:jc w:val="both"/>
          </w:pPr>
        </w:pPrChange>
      </w:pPr>
      <w:del w:id="7860"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61" w:author="An Tran, ACA (BUV)" w:date="2024-09-13T17:29:00Z" w16du:dateUtc="2024-09-13T10:29:00Z">
              <w:rPr>
                <w:color w:val="000000"/>
              </w:rPr>
            </w:rPrChange>
          </w:rPr>
          <w:delText xml:space="preserve">- Nếu sinh viên được trao cơ hội đánh giá lần thứ 3 và có </w:delText>
        </w:r>
        <w:r w:rsidRPr="00863667" w:rsidDel="003B7F64">
          <w:rPr>
            <w:rFonts w:ascii="iCiel Avenir LT Std 35 Light" w:hAnsi="iCiel Avenir LT Std 35 Light" w:cs="Arial"/>
            <w:color w:val="2F5496" w:themeColor="accent1" w:themeShade="BF"/>
            <w:sz w:val="22"/>
            <w:szCs w:val="22"/>
            <w:lang w:eastAsia="ko-KR"/>
            <w:rPrChange w:id="7862" w:author="An Tran, ACA (BUV)" w:date="2024-09-13T17:29:00Z" w16du:dateUtc="2024-09-13T10:29:00Z">
              <w:rPr>
                <w:color w:val="000000"/>
                <w:lang w:val="vi-VN"/>
              </w:rPr>
            </w:rPrChange>
          </w:rPr>
          <w:delText>đơn xin xét ngoại l</w:delText>
        </w:r>
        <w:r w:rsidRPr="00863667" w:rsidDel="003B7F64">
          <w:rPr>
            <w:rFonts w:ascii="iCiel Avenir LT Std 35 Light" w:hAnsi="iCiel Avenir LT Std 35 Light" w:cs="Arial"/>
            <w:color w:val="2F5496" w:themeColor="accent1" w:themeShade="BF"/>
            <w:sz w:val="22"/>
            <w:szCs w:val="22"/>
            <w:lang w:eastAsia="ko-KR"/>
            <w:rPrChange w:id="7863" w:author="An Tran, ACA (BUV)" w:date="2024-09-13T17:29:00Z" w16du:dateUtc="2024-09-13T10:29:00Z">
              <w:rPr>
                <w:color w:val="000000"/>
              </w:rPr>
            </w:rPrChange>
          </w:rPr>
          <w:delText>ệ, hội đồng khảo thí sẽ đánh giá kết quả học tập của sinh viên và quyết định của hội đồng sẽ được thể hiện trên bảng kết quả học tập của sinh viên.</w:delText>
        </w:r>
        <w:bookmarkStart w:id="7864" w:name="_Toc177143577"/>
        <w:bookmarkStart w:id="7865" w:name="_Toc177143932"/>
        <w:bookmarkEnd w:id="7864"/>
        <w:bookmarkEnd w:id="7865"/>
      </w:del>
    </w:p>
    <w:p w14:paraId="42699BF3" w14:textId="79C13AD6" w:rsidR="00FB3E90" w:rsidRPr="00863667" w:rsidDel="003B7F64" w:rsidRDefault="00FB3E90">
      <w:pPr>
        <w:pStyle w:val="ListParagraph"/>
        <w:numPr>
          <w:ilvl w:val="0"/>
          <w:numId w:val="85"/>
        </w:numPr>
        <w:tabs>
          <w:tab w:val="left" w:pos="360"/>
          <w:tab w:val="left" w:pos="630"/>
          <w:tab w:val="left" w:pos="1080"/>
        </w:tabs>
        <w:ind w:left="360"/>
        <w:rPr>
          <w:del w:id="7866" w:author="An Tran, ACA (BUV)" w:date="2024-09-12T15:55:00Z" w16du:dateUtc="2024-09-12T08:55:00Z"/>
          <w:rFonts w:ascii="iCiel Avenir LT Std 35 Light" w:hAnsi="iCiel Avenir LT Std 35 Light" w:cs="Arial"/>
          <w:color w:val="2F5496" w:themeColor="accent1" w:themeShade="BF"/>
          <w:sz w:val="22"/>
          <w:szCs w:val="22"/>
          <w:lang w:eastAsia="ko-KR"/>
          <w:rPrChange w:id="7867" w:author="An Tran, ACA (BUV)" w:date="2024-09-13T17:29:00Z" w16du:dateUtc="2024-09-13T10:29:00Z">
            <w:rPr>
              <w:del w:id="7868" w:author="An Tran, ACA (BUV)" w:date="2024-09-12T15:55:00Z" w16du:dateUtc="2024-09-12T08:55:00Z"/>
              <w:color w:val="000000"/>
            </w:rPr>
          </w:rPrChange>
        </w:rPr>
        <w:pPrChange w:id="7869" w:author="An Tran, ACA (BUV)" w:date="2024-09-12T15:58:00Z" w16du:dateUtc="2024-09-12T08:58:00Z">
          <w:pPr>
            <w:pStyle w:val="NormalWeb"/>
            <w:shd w:val="clear" w:color="auto" w:fill="FFFFFF"/>
            <w:spacing w:line="400" w:lineRule="exact"/>
            <w:jc w:val="both"/>
          </w:pPr>
        </w:pPrChange>
      </w:pPr>
      <w:del w:id="7870"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71" w:author="An Tran, ACA (BUV)" w:date="2024-09-13T17:29:00Z" w16du:dateUtc="2024-09-13T10:29:00Z">
              <w:rPr>
                <w:color w:val="000000"/>
              </w:rPr>
            </w:rPrChange>
          </w:rPr>
          <w:delText>Hội đồng khảo thí sẽ không thể trao cho sinh viên cơ hội đánh giá lại nếu:</w:delText>
        </w:r>
        <w:bookmarkStart w:id="7872" w:name="_Toc177143578"/>
        <w:bookmarkStart w:id="7873" w:name="_Toc177143933"/>
        <w:bookmarkEnd w:id="7872"/>
        <w:bookmarkEnd w:id="7873"/>
      </w:del>
    </w:p>
    <w:p w14:paraId="6890A027" w14:textId="334B1951" w:rsidR="00FB3E90" w:rsidRPr="00863667" w:rsidDel="003B7F64" w:rsidRDefault="00FB3E90">
      <w:pPr>
        <w:pStyle w:val="ListParagraph"/>
        <w:numPr>
          <w:ilvl w:val="0"/>
          <w:numId w:val="85"/>
        </w:numPr>
        <w:tabs>
          <w:tab w:val="left" w:pos="360"/>
          <w:tab w:val="left" w:pos="630"/>
          <w:tab w:val="left" w:pos="1080"/>
        </w:tabs>
        <w:ind w:left="360"/>
        <w:rPr>
          <w:del w:id="7874" w:author="An Tran, ACA (BUV)" w:date="2024-09-12T15:55:00Z" w16du:dateUtc="2024-09-12T08:55:00Z"/>
          <w:rFonts w:ascii="iCiel Avenir LT Std 35 Light" w:hAnsi="iCiel Avenir LT Std 35 Light" w:cs="Arial"/>
          <w:color w:val="2F5496" w:themeColor="accent1" w:themeShade="BF"/>
          <w:sz w:val="22"/>
          <w:szCs w:val="22"/>
          <w:lang w:eastAsia="ko-KR"/>
          <w:rPrChange w:id="7875" w:author="An Tran, ACA (BUV)" w:date="2024-09-13T17:29:00Z" w16du:dateUtc="2024-09-13T10:29:00Z">
            <w:rPr>
              <w:del w:id="7876" w:author="An Tran, ACA (BUV)" w:date="2024-09-12T15:55:00Z" w16du:dateUtc="2024-09-12T08:55:00Z"/>
              <w:color w:val="000000"/>
            </w:rPr>
          </w:rPrChange>
        </w:rPr>
        <w:pPrChange w:id="7877" w:author="An Tran, ACA (BUV)" w:date="2024-09-12T15:58:00Z" w16du:dateUtc="2024-09-12T08:58:00Z">
          <w:pPr>
            <w:pStyle w:val="NormalWeb"/>
            <w:shd w:val="clear" w:color="auto" w:fill="FFFFFF"/>
            <w:spacing w:line="400" w:lineRule="exact"/>
            <w:jc w:val="both"/>
          </w:pPr>
        </w:pPrChange>
      </w:pPr>
      <w:del w:id="7878"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79" w:author="An Tran, ACA (BUV)" w:date="2024-09-13T17:29:00Z" w16du:dateUtc="2024-09-13T10:29:00Z">
              <w:rPr>
                <w:color w:val="000000"/>
              </w:rPr>
            </w:rPrChange>
          </w:rPr>
          <w:delText>- Hội đồng khảo thí đã xét đỗ đặc cách cho bài đánh giá bị trượt của sinh viên.</w:delText>
        </w:r>
        <w:bookmarkStart w:id="7880" w:name="_Toc177143579"/>
        <w:bookmarkStart w:id="7881" w:name="_Toc177143934"/>
        <w:bookmarkEnd w:id="7880"/>
        <w:bookmarkEnd w:id="7881"/>
      </w:del>
    </w:p>
    <w:p w14:paraId="0F5CE112" w14:textId="070AAD8B" w:rsidR="00FB3E90" w:rsidRPr="00863667" w:rsidDel="003B7F64" w:rsidRDefault="00FB3E90">
      <w:pPr>
        <w:pStyle w:val="ListParagraph"/>
        <w:numPr>
          <w:ilvl w:val="0"/>
          <w:numId w:val="85"/>
        </w:numPr>
        <w:tabs>
          <w:tab w:val="left" w:pos="360"/>
          <w:tab w:val="left" w:pos="630"/>
          <w:tab w:val="left" w:pos="1080"/>
        </w:tabs>
        <w:ind w:left="360"/>
        <w:rPr>
          <w:del w:id="7882" w:author="An Tran, ACA (BUV)" w:date="2024-09-12T15:55:00Z" w16du:dateUtc="2024-09-12T08:55:00Z"/>
          <w:rFonts w:ascii="iCiel Avenir LT Std 35 Light" w:hAnsi="iCiel Avenir LT Std 35 Light" w:cs="Arial"/>
          <w:color w:val="2F5496" w:themeColor="accent1" w:themeShade="BF"/>
          <w:sz w:val="22"/>
          <w:szCs w:val="22"/>
          <w:lang w:eastAsia="ko-KR"/>
          <w:rPrChange w:id="7883" w:author="An Tran, ACA (BUV)" w:date="2024-09-13T17:29:00Z" w16du:dateUtc="2024-09-13T10:29:00Z">
            <w:rPr>
              <w:del w:id="7884" w:author="An Tran, ACA (BUV)" w:date="2024-09-12T15:55:00Z" w16du:dateUtc="2024-09-12T08:55:00Z"/>
              <w:color w:val="000000"/>
            </w:rPr>
          </w:rPrChange>
        </w:rPr>
        <w:pPrChange w:id="7885" w:author="An Tran, ACA (BUV)" w:date="2024-09-12T15:58:00Z" w16du:dateUtc="2024-09-12T08:58:00Z">
          <w:pPr>
            <w:pStyle w:val="NormalWeb"/>
            <w:shd w:val="clear" w:color="auto" w:fill="FFFFFF"/>
            <w:spacing w:line="400" w:lineRule="exact"/>
            <w:jc w:val="both"/>
          </w:pPr>
        </w:pPrChange>
      </w:pPr>
      <w:del w:id="7886"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87" w:author="An Tran, ACA (BUV)" w:date="2024-09-13T17:29:00Z" w16du:dateUtc="2024-09-13T10:29:00Z">
              <w:rPr>
                <w:color w:val="000000"/>
              </w:rPr>
            </w:rPrChange>
          </w:rPr>
          <w:delText>- Sinh viên không còn cơ hội làm bài đánh giá.</w:delText>
        </w:r>
        <w:bookmarkStart w:id="7888" w:name="_Toc177143580"/>
        <w:bookmarkStart w:id="7889" w:name="_Toc177143935"/>
        <w:bookmarkEnd w:id="7888"/>
        <w:bookmarkEnd w:id="7889"/>
      </w:del>
    </w:p>
    <w:p w14:paraId="79332E67" w14:textId="6C42E51A" w:rsidR="00FB3E90" w:rsidRPr="00863667" w:rsidDel="003B7F64" w:rsidRDefault="00FB3E90">
      <w:pPr>
        <w:pStyle w:val="ListParagraph"/>
        <w:numPr>
          <w:ilvl w:val="0"/>
          <w:numId w:val="85"/>
        </w:numPr>
        <w:tabs>
          <w:tab w:val="left" w:pos="360"/>
          <w:tab w:val="left" w:pos="630"/>
          <w:tab w:val="left" w:pos="1080"/>
        </w:tabs>
        <w:ind w:left="360"/>
        <w:rPr>
          <w:del w:id="7890" w:author="An Tran, ACA (BUV)" w:date="2024-09-12T15:55:00Z" w16du:dateUtc="2024-09-12T08:55:00Z"/>
          <w:rFonts w:ascii="iCiel Avenir LT Std 35 Light" w:hAnsi="iCiel Avenir LT Std 35 Light" w:cs="Arial"/>
          <w:color w:val="2F5496" w:themeColor="accent1" w:themeShade="BF"/>
          <w:sz w:val="22"/>
          <w:szCs w:val="22"/>
          <w:lang w:eastAsia="ko-KR"/>
          <w:rPrChange w:id="7891" w:author="An Tran, ACA (BUV)" w:date="2024-09-13T17:29:00Z" w16du:dateUtc="2024-09-13T10:29:00Z">
            <w:rPr>
              <w:del w:id="7892" w:author="An Tran, ACA (BUV)" w:date="2024-09-12T15:55:00Z" w16du:dateUtc="2024-09-12T08:55:00Z"/>
              <w:color w:val="000000"/>
            </w:rPr>
          </w:rPrChange>
        </w:rPr>
        <w:pPrChange w:id="7893" w:author="An Tran, ACA (BUV)" w:date="2024-09-12T15:58:00Z" w16du:dateUtc="2024-09-12T08:58:00Z">
          <w:pPr>
            <w:pStyle w:val="NormalWeb"/>
            <w:shd w:val="clear" w:color="auto" w:fill="FFFFFF"/>
            <w:spacing w:line="400" w:lineRule="exact"/>
            <w:jc w:val="both"/>
          </w:pPr>
        </w:pPrChange>
      </w:pPr>
      <w:del w:id="7894"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895" w:author="An Tran, ACA (BUV)" w:date="2024-09-13T17:29:00Z" w16du:dateUtc="2024-09-13T10:29:00Z">
              <w:rPr>
                <w:color w:val="000000"/>
              </w:rPr>
            </w:rPrChange>
          </w:rPr>
          <w:delText>- Thời gian học tập tối đa của sinh viên đã hết và như vậy sinh viên không còn thời gian để hoàn thành chương trình.</w:delText>
        </w:r>
        <w:bookmarkStart w:id="7896" w:name="_Toc177143581"/>
        <w:bookmarkStart w:id="7897" w:name="_Toc177143936"/>
        <w:bookmarkEnd w:id="7896"/>
        <w:bookmarkEnd w:id="7897"/>
      </w:del>
    </w:p>
    <w:p w14:paraId="3B880E78" w14:textId="58776875" w:rsidR="00FB3E90" w:rsidRPr="00863667" w:rsidDel="003B7F64" w:rsidRDefault="00FB3E90">
      <w:pPr>
        <w:pStyle w:val="ListParagraph"/>
        <w:numPr>
          <w:ilvl w:val="0"/>
          <w:numId w:val="85"/>
        </w:numPr>
        <w:tabs>
          <w:tab w:val="left" w:pos="360"/>
          <w:tab w:val="left" w:pos="630"/>
          <w:tab w:val="left" w:pos="1080"/>
        </w:tabs>
        <w:ind w:left="360"/>
        <w:rPr>
          <w:del w:id="7898" w:author="An Tran, ACA (BUV)" w:date="2024-09-12T15:55:00Z" w16du:dateUtc="2024-09-12T08:55:00Z"/>
          <w:rFonts w:ascii="iCiel Avenir LT Std 35 Light" w:hAnsi="iCiel Avenir LT Std 35 Light" w:cs="Arial"/>
          <w:color w:val="2F5496" w:themeColor="accent1" w:themeShade="BF"/>
          <w:sz w:val="22"/>
          <w:szCs w:val="22"/>
          <w:lang w:eastAsia="ko-KR"/>
          <w:rPrChange w:id="7899" w:author="An Tran, ACA (BUV)" w:date="2024-09-13T17:29:00Z" w16du:dateUtc="2024-09-13T10:29:00Z">
            <w:rPr>
              <w:del w:id="7900" w:author="An Tran, ACA (BUV)" w:date="2024-09-12T15:55:00Z" w16du:dateUtc="2024-09-12T08:55:00Z"/>
              <w:color w:val="000000"/>
            </w:rPr>
          </w:rPrChange>
        </w:rPr>
        <w:pPrChange w:id="7901" w:author="An Tran, ACA (BUV)" w:date="2024-09-12T15:58:00Z" w16du:dateUtc="2024-09-12T08:58:00Z">
          <w:pPr>
            <w:pStyle w:val="NormalWeb"/>
            <w:shd w:val="clear" w:color="auto" w:fill="FFFFFF"/>
            <w:spacing w:line="400" w:lineRule="exact"/>
            <w:jc w:val="both"/>
          </w:pPr>
        </w:pPrChange>
      </w:pPr>
      <w:del w:id="7902"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903" w:author="An Tran, ACA (BUV)" w:date="2024-09-13T17:29:00Z" w16du:dateUtc="2024-09-13T10:29:00Z">
              <w:rPr>
                <w:color w:val="000000"/>
              </w:rPr>
            </w:rPrChange>
          </w:rPr>
          <w:delText xml:space="preserve">Sẽ có một số lý do khiến cho đơn xin ngoại lệ của sinh viên có thể </w:delText>
        </w:r>
        <w:r w:rsidRPr="00863667" w:rsidDel="003B7F64">
          <w:rPr>
            <w:rFonts w:ascii="iCiel Avenir LT Std 35 Light" w:hAnsi="iCiel Avenir LT Std 35 Light" w:cs="Arial"/>
            <w:b/>
            <w:color w:val="2F5496" w:themeColor="accent1" w:themeShade="BF"/>
            <w:sz w:val="22"/>
            <w:szCs w:val="22"/>
            <w:lang w:eastAsia="ko-KR"/>
            <w:rPrChange w:id="7904" w:author="An Tran, ACA (BUV)" w:date="2024-09-13T17:29:00Z" w16du:dateUtc="2024-09-13T10:29:00Z">
              <w:rPr>
                <w:b/>
                <w:bCs/>
                <w:color w:val="000000"/>
              </w:rPr>
            </w:rPrChange>
          </w:rPr>
          <w:delText>không được chấp nhận</w:delText>
        </w:r>
        <w:r w:rsidRPr="00863667" w:rsidDel="003B7F64">
          <w:rPr>
            <w:rFonts w:ascii="iCiel Avenir LT Std 35 Light" w:hAnsi="iCiel Avenir LT Std 35 Light" w:cs="Arial"/>
            <w:color w:val="2F5496" w:themeColor="accent1" w:themeShade="BF"/>
            <w:sz w:val="22"/>
            <w:szCs w:val="22"/>
            <w:lang w:eastAsia="ko-KR"/>
            <w:rPrChange w:id="7905" w:author="An Tran, ACA (BUV)" w:date="2024-09-13T17:29:00Z" w16du:dateUtc="2024-09-13T10:29:00Z">
              <w:rPr>
                <w:color w:val="000000"/>
              </w:rPr>
            </w:rPrChange>
          </w:rPr>
          <w:delTex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delText>
        </w:r>
        <w:bookmarkStart w:id="7906" w:name="_Toc177143582"/>
        <w:bookmarkStart w:id="7907" w:name="_Toc177143937"/>
        <w:bookmarkEnd w:id="7906"/>
        <w:bookmarkEnd w:id="7907"/>
      </w:del>
    </w:p>
    <w:p w14:paraId="755DB0FA" w14:textId="49CA00B2" w:rsidR="00C10C75" w:rsidRPr="00863667" w:rsidDel="00B553BE" w:rsidRDefault="00FB3E90">
      <w:pPr>
        <w:pStyle w:val="ListParagraph"/>
        <w:numPr>
          <w:ilvl w:val="0"/>
          <w:numId w:val="85"/>
        </w:numPr>
        <w:tabs>
          <w:tab w:val="left" w:pos="360"/>
          <w:tab w:val="left" w:pos="630"/>
          <w:tab w:val="left" w:pos="1080"/>
        </w:tabs>
        <w:ind w:left="360"/>
        <w:rPr>
          <w:del w:id="7908" w:author="An Tran, ACA (BUV)" w:date="2024-09-12T22:22:00Z" w16du:dateUtc="2024-09-12T15:22:00Z"/>
          <w:rFonts w:ascii="iCiel Avenir LT Std 35 Light" w:hAnsi="iCiel Avenir LT Std 35 Light" w:cs="Arial"/>
          <w:color w:val="2F5496" w:themeColor="accent1" w:themeShade="BF"/>
          <w:sz w:val="22"/>
          <w:szCs w:val="22"/>
          <w:lang w:eastAsia="ko-KR"/>
          <w:rPrChange w:id="7909" w:author="An Tran, ACA (BUV)" w:date="2024-09-13T17:29:00Z" w16du:dateUtc="2024-09-13T10:29:00Z">
            <w:rPr>
              <w:del w:id="7910" w:author="An Tran, ACA (BUV)" w:date="2024-09-12T22:22:00Z" w16du:dateUtc="2024-09-12T15:22:00Z"/>
              <w:color w:val="000000"/>
              <w:lang w:val="vi-VN"/>
            </w:rPr>
          </w:rPrChange>
        </w:rPr>
        <w:pPrChange w:id="7911" w:author="An Tran, ACA (BUV)" w:date="2024-09-12T15:58:00Z" w16du:dateUtc="2024-09-12T08:58:00Z">
          <w:pPr>
            <w:pStyle w:val="NormalWeb"/>
            <w:shd w:val="clear" w:color="auto" w:fill="FFFFFF"/>
            <w:spacing w:line="400" w:lineRule="exact"/>
            <w:jc w:val="both"/>
          </w:pPr>
        </w:pPrChange>
      </w:pPr>
      <w:del w:id="7912" w:author="An Tran, ACA (BUV)" w:date="2024-09-12T15:55:00Z" w16du:dateUtc="2024-09-12T08:55:00Z">
        <w:r w:rsidRPr="00863667" w:rsidDel="003B7F64">
          <w:rPr>
            <w:rFonts w:ascii="iCiel Avenir LT Std 35 Light" w:hAnsi="iCiel Avenir LT Std 35 Light" w:cs="Arial"/>
            <w:color w:val="2F5496" w:themeColor="accent1" w:themeShade="BF"/>
            <w:sz w:val="22"/>
            <w:szCs w:val="22"/>
            <w:lang w:eastAsia="ko-KR"/>
            <w:rPrChange w:id="7913" w:author="An Tran, ACA (BUV)" w:date="2024-09-13T17:29:00Z" w16du:dateUtc="2024-09-13T10:29:00Z">
              <w:rPr>
                <w:color w:val="000000"/>
                <w:lang w:val="vi-VN"/>
              </w:rPr>
            </w:rPrChange>
          </w:rPr>
          <w:delText>Nếu sinh viên có trong danh sách thi lại, Trung tâm Dữ liệu Sinh viên sẽ gửi thông tin lịch và phí thi lại tới phụ huynh và sinh viên sau khi lịch thi lại được sắp xếp. Do đó, phụ huynh và sinh viên vui lòng kiểm tra hòm thư thường xuyên để nhận thông báo từ Nhà trường.</w:delText>
        </w:r>
      </w:del>
      <w:del w:id="7914" w:author="An Tran, ACA (BUV)" w:date="2024-09-12T22:22:00Z" w16du:dateUtc="2024-09-12T15:22:00Z">
        <w:r w:rsidR="00C10C75" w:rsidRPr="00863667" w:rsidDel="00B553BE">
          <w:rPr>
            <w:rFonts w:ascii="iCiel Avenir LT Std 35 Light" w:hAnsi="iCiel Avenir LT Std 35 Light" w:cs="Arial"/>
            <w:color w:val="2F5496" w:themeColor="accent1" w:themeShade="BF"/>
            <w:sz w:val="22"/>
            <w:szCs w:val="22"/>
            <w:lang w:eastAsia="ko-KR"/>
            <w:rPrChange w:id="7915" w:author="An Tran, ACA (BUV)" w:date="2024-09-13T17:29:00Z" w16du:dateUtc="2024-09-13T10:29:00Z">
              <w:rPr>
                <w:color w:val="000000"/>
                <w:lang w:val="vi-VN"/>
              </w:rPr>
            </w:rPrChange>
          </w:rPr>
          <w:delText xml:space="preserve"> </w:delText>
        </w:r>
        <w:bookmarkStart w:id="7916" w:name="_Toc177143583"/>
        <w:bookmarkStart w:id="7917" w:name="_Toc177143938"/>
        <w:bookmarkEnd w:id="7916"/>
        <w:bookmarkEnd w:id="7917"/>
      </w:del>
    </w:p>
    <w:p w14:paraId="265B5112" w14:textId="27F56CD1" w:rsidR="00C10C75" w:rsidRPr="00863667" w:rsidDel="00B553BE" w:rsidRDefault="00C10C75" w:rsidP="00D85019">
      <w:pPr>
        <w:pStyle w:val="Question"/>
        <w:numPr>
          <w:ilvl w:val="0"/>
          <w:numId w:val="24"/>
        </w:numPr>
        <w:tabs>
          <w:tab w:val="left" w:pos="630"/>
          <w:tab w:val="left" w:pos="1080"/>
        </w:tabs>
        <w:spacing w:before="100" w:line="400" w:lineRule="exact"/>
        <w:ind w:left="0" w:firstLine="720"/>
        <w:rPr>
          <w:del w:id="7918" w:author="An Tran, ACA (BUV)" w:date="2024-09-12T22:22:00Z" w16du:dateUtc="2024-09-12T15:22:00Z"/>
          <w:rFonts w:cs="Arial"/>
          <w:szCs w:val="22"/>
          <w:rPrChange w:id="7919" w:author="An Tran, ACA (BUV)" w:date="2024-09-13T17:29:00Z" w16du:dateUtc="2024-09-13T10:29:00Z">
            <w:rPr>
              <w:del w:id="7920" w:author="An Tran, ACA (BUV)" w:date="2024-09-12T22:22:00Z" w16du:dateUtc="2024-09-12T15:22:00Z"/>
              <w:rFonts w:cs="Arial"/>
              <w:i/>
              <w:iCs/>
              <w:szCs w:val="22"/>
              <w:lang w:val="vi-VN"/>
            </w:rPr>
          </w:rPrChange>
        </w:rPr>
      </w:pPr>
      <w:del w:id="7921" w:author="An Tran, ACA (BUV)" w:date="2024-09-12T22:22:00Z" w16du:dateUtc="2024-09-12T15:22:00Z">
        <w:r w:rsidRPr="00863667" w:rsidDel="00B553BE">
          <w:rPr>
            <w:rFonts w:cs="Arial"/>
            <w:szCs w:val="22"/>
            <w:rPrChange w:id="7922" w:author="An Tran, ACA (BUV)" w:date="2024-09-13T17:29:00Z" w16du:dateUtc="2024-09-13T10:29:00Z">
              <w:rPr>
                <w:rFonts w:cs="Arial"/>
                <w:szCs w:val="22"/>
                <w:lang w:val="vi-VN"/>
              </w:rPr>
            </w:rPrChange>
          </w:rPr>
          <w:delText xml:space="preserve">What does suffix “C” on the transcript means? Can the students ask for resit to improve the </w:delText>
        </w:r>
        <w:r w:rsidR="00F06962" w:rsidRPr="00863667" w:rsidDel="00B553BE">
          <w:rPr>
            <w:rFonts w:cs="Arial"/>
            <w:szCs w:val="22"/>
            <w:rPrChange w:id="7923" w:author="An Tran, ACA (BUV)" w:date="2024-09-13T17:29:00Z" w16du:dateUtc="2024-09-13T10:29:00Z">
              <w:rPr>
                <w:rFonts w:cs="Arial"/>
                <w:szCs w:val="22"/>
                <w:lang w:val="vi-VN"/>
              </w:rPr>
            </w:rPrChange>
          </w:rPr>
          <w:delText>grade? /</w:delText>
        </w:r>
        <w:r w:rsidRPr="00863667" w:rsidDel="00B553BE">
          <w:rPr>
            <w:rFonts w:cs="Arial"/>
            <w:szCs w:val="22"/>
            <w:rPrChange w:id="7924" w:author="An Tran, ACA (BUV)" w:date="2024-09-13T17:29:00Z" w16du:dateUtc="2024-09-13T10:29:00Z">
              <w:rPr>
                <w:rFonts w:cs="Arial"/>
                <w:szCs w:val="22"/>
                <w:lang w:val="vi-VN"/>
              </w:rPr>
            </w:rPrChange>
          </w:rPr>
          <w:delText xml:space="preserve"> </w:delText>
        </w:r>
        <w:r w:rsidRPr="00863667" w:rsidDel="00B553BE">
          <w:rPr>
            <w:rFonts w:cs="Arial"/>
            <w:szCs w:val="22"/>
            <w:rPrChange w:id="7925" w:author="An Tran, ACA (BUV)" w:date="2024-09-13T17:29:00Z" w16du:dateUtc="2024-09-13T10:29:00Z">
              <w:rPr>
                <w:rFonts w:cs="Arial"/>
                <w:i/>
                <w:iCs/>
                <w:szCs w:val="22"/>
                <w:lang w:val="vi-VN"/>
              </w:rPr>
            </w:rPrChange>
          </w:rPr>
          <w:delText>Ký hiệu “C” trong bảng điểm nghĩa là gì? Sinh viên có thể thi lại để cả thiện điểm không?</w:delText>
        </w:r>
        <w:bookmarkStart w:id="7926" w:name="_Toc177143584"/>
        <w:bookmarkStart w:id="7927" w:name="_Toc177143939"/>
        <w:bookmarkEnd w:id="7926"/>
        <w:bookmarkEnd w:id="7927"/>
      </w:del>
    </w:p>
    <w:p w14:paraId="1841E8E6" w14:textId="5FC87910" w:rsidR="00C10C75" w:rsidRPr="00863667" w:rsidDel="00B553BE" w:rsidRDefault="00C10C75" w:rsidP="003E1B62">
      <w:pPr>
        <w:tabs>
          <w:tab w:val="left" w:pos="630"/>
          <w:tab w:val="left" w:pos="720"/>
          <w:tab w:val="left" w:pos="1080"/>
        </w:tabs>
        <w:rPr>
          <w:del w:id="7928" w:author="An Tran, ACA (BUV)" w:date="2024-09-12T22:22:00Z" w16du:dateUtc="2024-09-12T15:22:00Z"/>
          <w:rFonts w:ascii="iCiel Avenir LT Std 35 Light" w:hAnsi="iCiel Avenir LT Std 35 Light" w:cs="Arial"/>
          <w:sz w:val="22"/>
          <w:szCs w:val="22"/>
          <w:rPrChange w:id="7929" w:author="An Tran, ACA (BUV)" w:date="2024-09-13T17:29:00Z" w16du:dateUtc="2024-09-13T10:29:00Z">
            <w:rPr>
              <w:del w:id="7930" w:author="An Tran, ACA (BUV)" w:date="2024-09-12T22:22:00Z" w16du:dateUtc="2024-09-12T15:22:00Z"/>
              <w:rFonts w:ascii="iCiel Avenir LT Std 35 Light" w:hAnsi="iCiel Avenir LT Std 35 Light" w:cs="Arial"/>
              <w:sz w:val="22"/>
              <w:szCs w:val="22"/>
              <w:highlight w:val="yellow"/>
              <w:lang w:val="vi-VN"/>
            </w:rPr>
          </w:rPrChange>
        </w:rPr>
      </w:pPr>
      <w:del w:id="7931" w:author="An Tran, ACA (BUV)" w:date="2024-09-12T22:22:00Z" w16du:dateUtc="2024-09-12T15:22:00Z">
        <w:r w:rsidRPr="00863667" w:rsidDel="00B553BE">
          <w:rPr>
            <w:rFonts w:ascii="iCiel Avenir LT Std 35 Light" w:hAnsi="iCiel Avenir LT Std 35 Light" w:cs="Arial"/>
            <w:b/>
            <w:sz w:val="22"/>
            <w:szCs w:val="22"/>
            <w:rPrChange w:id="7932"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7933"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7934"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7935" w:name="_Toc177143585"/>
        <w:bookmarkStart w:id="7936" w:name="_Toc177143940"/>
        <w:bookmarkEnd w:id="7935"/>
        <w:bookmarkEnd w:id="7936"/>
      </w:del>
    </w:p>
    <w:p w14:paraId="33906C5D" w14:textId="31D6A48C" w:rsidR="00C10C75" w:rsidRPr="00863667" w:rsidDel="00B553BE" w:rsidRDefault="00C10C75" w:rsidP="003E1B62">
      <w:pPr>
        <w:ind w:firstLine="0"/>
        <w:rPr>
          <w:del w:id="7937" w:author="An Tran, ACA (BUV)" w:date="2024-09-12T22:22:00Z" w16du:dateUtc="2024-09-12T15:22:00Z"/>
          <w:rFonts w:ascii="iCiel Avenir LT Std 35 Light" w:hAnsi="iCiel Avenir LT Std 35 Light" w:cs="Arial"/>
          <w:sz w:val="22"/>
          <w:szCs w:val="22"/>
          <w:rPrChange w:id="7938" w:author="An Tran, ACA (BUV)" w:date="2024-09-13T17:29:00Z" w16du:dateUtc="2024-09-13T10:29:00Z">
            <w:rPr>
              <w:del w:id="7939" w:author="An Tran, ACA (BUV)" w:date="2024-09-12T22:22:00Z" w16du:dateUtc="2024-09-12T15:22:00Z"/>
              <w:rFonts w:ascii="iCiel Avenir LT Std 35 Light" w:hAnsi="iCiel Avenir LT Std 35 Light"/>
              <w:sz w:val="22"/>
              <w:szCs w:val="22"/>
              <w:lang w:val="vi-VN"/>
            </w:rPr>
          </w:rPrChange>
        </w:rPr>
      </w:pPr>
      <w:del w:id="7940" w:author="An Tran, ACA (BUV)" w:date="2024-09-12T22:22:00Z" w16du:dateUtc="2024-09-12T15:22:00Z">
        <w:r w:rsidRPr="00863667" w:rsidDel="00B553BE">
          <w:rPr>
            <w:rFonts w:ascii="iCiel Avenir LT Std 35 Light" w:hAnsi="iCiel Avenir LT Std 35 Light" w:cs="Arial"/>
            <w:sz w:val="22"/>
            <w:szCs w:val="22"/>
            <w:rPrChange w:id="7941" w:author="An Tran, ACA (BUV)" w:date="2024-09-13T17:29:00Z" w16du:dateUtc="2024-09-13T10:29:00Z">
              <w:rPr>
                <w:rFonts w:ascii="iCiel Avenir LT Std 35 Light" w:hAnsi="iCiel Avenir LT Std 35 Light"/>
                <w:sz w:val="22"/>
                <w:szCs w:val="22"/>
                <w:lang w:val="vi-VN"/>
              </w:rPr>
            </w:rPrChange>
          </w:rPr>
          <w:delText xml:space="preserve">Suffix “C” means that the students are condoned for the module. Thus, the student passes the module without a referral required. </w:delText>
        </w:r>
        <w:bookmarkStart w:id="7942" w:name="_Toc177143586"/>
        <w:bookmarkStart w:id="7943" w:name="_Toc177143941"/>
        <w:bookmarkEnd w:id="7942"/>
        <w:bookmarkEnd w:id="7943"/>
      </w:del>
    </w:p>
    <w:p w14:paraId="4699F717" w14:textId="6C0C602B" w:rsidR="00C10C75" w:rsidRPr="00863667" w:rsidDel="00B553BE" w:rsidRDefault="00C10C75" w:rsidP="003E1B62">
      <w:pPr>
        <w:ind w:firstLine="0"/>
        <w:rPr>
          <w:del w:id="7944" w:author="An Tran, ACA (BUV)" w:date="2024-09-12T22:22:00Z" w16du:dateUtc="2024-09-12T15:22:00Z"/>
          <w:rFonts w:ascii="iCiel Avenir LT Std 35 Light" w:hAnsi="iCiel Avenir LT Std 35 Light" w:cs="Arial"/>
          <w:sz w:val="22"/>
          <w:szCs w:val="22"/>
          <w:rPrChange w:id="7945" w:author="An Tran, ACA (BUV)" w:date="2024-09-13T17:29:00Z" w16du:dateUtc="2024-09-13T10:29:00Z">
            <w:rPr>
              <w:del w:id="7946" w:author="An Tran, ACA (BUV)" w:date="2024-09-12T22:22:00Z" w16du:dateUtc="2024-09-12T15:22:00Z"/>
              <w:rFonts w:ascii="iCiel Avenir LT Std 35 Light" w:hAnsi="iCiel Avenir LT Std 35 Light"/>
              <w:sz w:val="22"/>
              <w:szCs w:val="22"/>
              <w:lang w:val="vi-VN"/>
            </w:rPr>
          </w:rPrChange>
        </w:rPr>
      </w:pPr>
      <w:del w:id="7947" w:author="An Tran, ACA (BUV)" w:date="2024-09-12T22:22:00Z" w16du:dateUtc="2024-09-12T15:22:00Z">
        <w:r w:rsidRPr="00863667" w:rsidDel="00B553BE">
          <w:rPr>
            <w:rFonts w:ascii="iCiel Avenir LT Std 35 Light" w:hAnsi="iCiel Avenir LT Std 35 Light" w:cs="Arial"/>
            <w:sz w:val="22"/>
            <w:szCs w:val="22"/>
            <w:rPrChange w:id="7948" w:author="An Tran, ACA (BUV)" w:date="2024-09-13T17:29:00Z" w16du:dateUtc="2024-09-13T10:29:00Z">
              <w:rPr>
                <w:rFonts w:ascii="iCiel Avenir LT Std 35 Light" w:hAnsi="iCiel Avenir LT Std 35 Light"/>
                <w:sz w:val="22"/>
                <w:szCs w:val="22"/>
                <w:lang w:val="vi-VN"/>
              </w:rPr>
            </w:rPrChange>
          </w:rPr>
          <w:delText xml:space="preserve">Resit/condone is not the option. The Examinations Board has carefully considered each case and given the decision whether the student needs to take the resit or being condoned.  After the final decision is made, it cannot be changed. Thus, the student should read and follow the Board decision presented in their academic results. </w:delText>
        </w:r>
        <w:bookmarkStart w:id="7949" w:name="_Toc177143587"/>
        <w:bookmarkStart w:id="7950" w:name="_Toc177143942"/>
        <w:bookmarkEnd w:id="7949"/>
        <w:bookmarkEnd w:id="7950"/>
      </w:del>
    </w:p>
    <w:p w14:paraId="0045E0FA" w14:textId="6B1E6E78" w:rsidR="008D0E1E" w:rsidRPr="00863667" w:rsidDel="00B553BE" w:rsidRDefault="00C10C75" w:rsidP="003E1B62">
      <w:pPr>
        <w:ind w:firstLine="0"/>
        <w:rPr>
          <w:del w:id="7951" w:author="An Tran, ACA (BUV)" w:date="2024-09-12T22:22:00Z" w16du:dateUtc="2024-09-12T15:22:00Z"/>
          <w:rFonts w:ascii="iCiel Avenir LT Std 35 Light" w:hAnsi="iCiel Avenir LT Std 35 Light" w:cs="Arial"/>
          <w:sz w:val="22"/>
          <w:szCs w:val="22"/>
          <w:rPrChange w:id="7952" w:author="An Tran, ACA (BUV)" w:date="2024-09-13T17:29:00Z" w16du:dateUtc="2024-09-13T10:29:00Z">
            <w:rPr>
              <w:del w:id="7953" w:author="An Tran, ACA (BUV)" w:date="2024-09-12T22:22:00Z" w16du:dateUtc="2024-09-12T15:22:00Z"/>
              <w:rFonts w:ascii="iCiel Avenir LT Std 35 Light" w:hAnsi="iCiel Avenir LT Std 35 Light"/>
              <w:i/>
              <w:iCs/>
              <w:sz w:val="22"/>
              <w:szCs w:val="22"/>
              <w:lang w:val="vi-VN"/>
            </w:rPr>
          </w:rPrChange>
        </w:rPr>
      </w:pPr>
      <w:del w:id="7954" w:author="An Tran, ACA (BUV)" w:date="2024-09-12T22:22:00Z" w16du:dateUtc="2024-09-12T15:22:00Z">
        <w:r w:rsidRPr="00863667" w:rsidDel="00B553BE">
          <w:rPr>
            <w:rFonts w:ascii="iCiel Avenir LT Std 35 Light" w:hAnsi="iCiel Avenir LT Std 35 Light" w:cs="Arial"/>
            <w:sz w:val="22"/>
            <w:szCs w:val="22"/>
            <w:rPrChange w:id="7955" w:author="An Tran, ACA (BUV)" w:date="2024-09-13T17:29:00Z" w16du:dateUtc="2024-09-13T10:29:00Z">
              <w:rPr>
                <w:rFonts w:ascii="iCiel Avenir LT Std 35 Light" w:hAnsi="iCiel Avenir LT Std 35 Light"/>
                <w:i/>
                <w:iCs/>
                <w:sz w:val="22"/>
                <w:szCs w:val="22"/>
                <w:lang w:val="vi-VN"/>
              </w:rPr>
            </w:rPrChange>
          </w:rPr>
          <w:delText xml:space="preserve">Ký hiệu “C” nghĩa là sinh viên được xét đỗ đặc cách cho môn học. Do đó, sinh viên đỗ môn học và không cần thi lại học phần chưa đạt. </w:delText>
        </w:r>
        <w:bookmarkStart w:id="7956" w:name="_Toc177143588"/>
        <w:bookmarkStart w:id="7957" w:name="_Toc177143943"/>
        <w:bookmarkEnd w:id="7956"/>
        <w:bookmarkEnd w:id="7957"/>
      </w:del>
    </w:p>
    <w:p w14:paraId="07322EA8" w14:textId="64E24F42" w:rsidR="008D0E1E" w:rsidRPr="00863667" w:rsidDel="00B553BE" w:rsidRDefault="00C10C75" w:rsidP="003E1B62">
      <w:pPr>
        <w:ind w:firstLine="0"/>
        <w:rPr>
          <w:del w:id="7958" w:author="An Tran, ACA (BUV)" w:date="2024-09-12T22:22:00Z" w16du:dateUtc="2024-09-12T15:22:00Z"/>
          <w:rFonts w:ascii="iCiel Avenir LT Std 35 Light" w:hAnsi="iCiel Avenir LT Std 35 Light" w:cs="Arial"/>
          <w:sz w:val="22"/>
          <w:szCs w:val="22"/>
          <w:rPrChange w:id="7959" w:author="An Tran, ACA (BUV)" w:date="2024-09-13T17:29:00Z" w16du:dateUtc="2024-09-13T10:29:00Z">
            <w:rPr>
              <w:del w:id="7960" w:author="An Tran, ACA (BUV)" w:date="2024-09-12T22:22:00Z" w16du:dateUtc="2024-09-12T15:22:00Z"/>
              <w:rFonts w:ascii="iCiel Avenir LT Std 35 Light" w:hAnsi="iCiel Avenir LT Std 35 Light"/>
              <w:i/>
              <w:iCs/>
              <w:sz w:val="22"/>
              <w:szCs w:val="22"/>
            </w:rPr>
          </w:rPrChange>
        </w:rPr>
      </w:pPr>
      <w:del w:id="7961" w:author="An Tran, ACA (BUV)" w:date="2024-09-12T22:22:00Z" w16du:dateUtc="2024-09-12T15:22:00Z">
        <w:r w:rsidRPr="00863667" w:rsidDel="00B553BE">
          <w:rPr>
            <w:rFonts w:ascii="iCiel Avenir LT Std 35 Light" w:hAnsi="iCiel Avenir LT Std 35 Light" w:cs="Arial"/>
            <w:sz w:val="22"/>
            <w:szCs w:val="22"/>
            <w:rPrChange w:id="7962" w:author="An Tran, ACA (BUV)" w:date="2024-09-13T17:29:00Z" w16du:dateUtc="2024-09-13T10:29:00Z">
              <w:rPr>
                <w:rFonts w:ascii="iCiel Avenir LT Std 35 Light" w:hAnsi="iCiel Avenir LT Std 35 Light"/>
                <w:i/>
                <w:iCs/>
                <w:sz w:val="22"/>
                <w:szCs w:val="22"/>
                <w:lang w:val="vi-VN"/>
              </w:rPr>
            </w:rPrChange>
          </w:rPr>
          <w:delText>Thi l</w:delText>
        </w:r>
        <w:r w:rsidRPr="00863667" w:rsidDel="00B553BE">
          <w:rPr>
            <w:rFonts w:ascii="iCiel Avenir LT Std 35 Light" w:hAnsi="iCiel Avenir LT Std 35 Light" w:cs="Arial"/>
            <w:sz w:val="22"/>
            <w:szCs w:val="22"/>
            <w:rPrChange w:id="7963"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7964" w:author="An Tran, ACA (BUV)" w:date="2024-09-13T17:29:00Z" w16du:dateUtc="2024-09-13T10:29:00Z">
              <w:rPr>
                <w:rFonts w:ascii="iCiel Avenir LT Std 35 Light" w:hAnsi="iCiel Avenir LT Std 35 Light"/>
                <w:i/>
                <w:iCs/>
                <w:sz w:val="22"/>
                <w:szCs w:val="22"/>
                <w:lang w:val="vi-VN"/>
              </w:rPr>
            </w:rPrChange>
          </w:rPr>
          <w:delText xml:space="preserve">i/ </w:delText>
        </w:r>
        <w:r w:rsidRPr="00863667" w:rsidDel="00B553BE">
          <w:rPr>
            <w:rFonts w:ascii="iCiel Avenir LT Std 35 Light" w:hAnsi="iCiel Avenir LT Std 35 Light" w:cs="Arial"/>
            <w:sz w:val="22"/>
            <w:szCs w:val="22"/>
            <w:rPrChange w:id="7965" w:author="An Tran, ACA (BUV)" w:date="2024-09-13T17:29:00Z" w16du:dateUtc="2024-09-13T10:29:00Z">
              <w:rPr>
                <w:rFonts w:ascii="iCiel Avenir LT Std 35 Light" w:hAnsi="iCiel Avenir LT Std 35 Light" w:cs="Calibri"/>
                <w:i/>
                <w:iCs/>
                <w:sz w:val="22"/>
                <w:szCs w:val="22"/>
                <w:lang w:val="vi-VN"/>
              </w:rPr>
            </w:rPrChange>
          </w:rPr>
          <w:delText>đượ</w:delText>
        </w:r>
        <w:r w:rsidRPr="00863667" w:rsidDel="00B553BE">
          <w:rPr>
            <w:rFonts w:ascii="iCiel Avenir LT Std 35 Light" w:hAnsi="iCiel Avenir LT Std 35 Light" w:cs="Arial"/>
            <w:sz w:val="22"/>
            <w:szCs w:val="22"/>
            <w:rPrChange w:id="7966" w:author="An Tran, ACA (BUV)" w:date="2024-09-13T17:29:00Z" w16du:dateUtc="2024-09-13T10:29:00Z">
              <w:rPr>
                <w:rFonts w:ascii="iCiel Avenir LT Std 35 Light" w:hAnsi="iCiel Avenir LT Std 35 Light"/>
                <w:i/>
                <w:iCs/>
                <w:sz w:val="22"/>
                <w:szCs w:val="22"/>
                <w:lang w:val="vi-VN"/>
              </w:rPr>
            </w:rPrChange>
          </w:rPr>
          <w:delText>c x</w:delText>
        </w:r>
        <w:r w:rsidRPr="00863667" w:rsidDel="00B553BE">
          <w:rPr>
            <w:rFonts w:ascii="iCiel Avenir LT Std 35 Light" w:hAnsi="iCiel Avenir LT Std 35 Light" w:cs="Arial"/>
            <w:sz w:val="22"/>
            <w:szCs w:val="22"/>
            <w:rPrChange w:id="7967" w:author="An Tran, ACA (BUV)" w:date="2024-09-13T17:29:00Z" w16du:dateUtc="2024-09-13T10:29:00Z">
              <w:rPr>
                <w:rFonts w:ascii="iCiel Avenir LT Std 35 Light" w:hAnsi="iCiel Avenir LT Std 35 Light" w:cs="Avenir LT Std 35 Light"/>
                <w:i/>
                <w:iCs/>
                <w:sz w:val="22"/>
                <w:szCs w:val="22"/>
                <w:lang w:val="vi-VN"/>
              </w:rPr>
            </w:rPrChange>
          </w:rPr>
          <w:delText>é</w:delText>
        </w:r>
        <w:r w:rsidRPr="00863667" w:rsidDel="00B553BE">
          <w:rPr>
            <w:rFonts w:ascii="iCiel Avenir LT Std 35 Light" w:hAnsi="iCiel Avenir LT Std 35 Light" w:cs="Arial"/>
            <w:sz w:val="22"/>
            <w:szCs w:val="22"/>
            <w:rPrChange w:id="7968" w:author="An Tran, ACA (BUV)" w:date="2024-09-13T17:29:00Z" w16du:dateUtc="2024-09-13T10:29:00Z">
              <w:rPr>
                <w:rFonts w:ascii="iCiel Avenir LT Std 35 Light" w:hAnsi="iCiel Avenir LT Std 35 Light"/>
                <w:i/>
                <w:iCs/>
                <w:sz w:val="22"/>
                <w:szCs w:val="22"/>
                <w:lang w:val="vi-VN"/>
              </w:rPr>
            </w:rPrChange>
          </w:rPr>
          <w:delText xml:space="preserve">t </w:delText>
        </w:r>
        <w:r w:rsidRPr="00863667" w:rsidDel="00B553BE">
          <w:rPr>
            <w:rFonts w:ascii="iCiel Avenir LT Std 35 Light" w:hAnsi="iCiel Avenir LT Std 35 Light" w:cs="Arial"/>
            <w:sz w:val="22"/>
            <w:szCs w:val="22"/>
            <w:rPrChange w:id="7969" w:author="An Tran, ACA (BUV)" w:date="2024-09-13T17:29:00Z" w16du:dateUtc="2024-09-13T10:29:00Z">
              <w:rPr>
                <w:rFonts w:ascii="iCiel Avenir LT Std 35 Light" w:hAnsi="iCiel Avenir LT Std 35 Light" w:cs="Calibri"/>
                <w:i/>
                <w:iCs/>
                <w:sz w:val="22"/>
                <w:szCs w:val="22"/>
                <w:lang w:val="vi-VN"/>
              </w:rPr>
            </w:rPrChange>
          </w:rPr>
          <w:delText>đỗ</w:delText>
        </w:r>
        <w:r w:rsidRPr="00863667" w:rsidDel="00B553BE">
          <w:rPr>
            <w:rFonts w:ascii="iCiel Avenir LT Std 35 Light" w:hAnsi="iCiel Avenir LT Std 35 Light" w:cs="Arial"/>
            <w:sz w:val="22"/>
            <w:szCs w:val="22"/>
            <w:rPrChange w:id="7970" w:author="An Tran, ACA (BUV)" w:date="2024-09-13T17:29:00Z" w16du:dateUtc="2024-09-13T10:29:00Z">
              <w:rPr>
                <w:rFonts w:ascii="iCiel Avenir LT Std 35 Light" w:hAnsi="iCiel Avenir LT Std 35 Light"/>
                <w:i/>
                <w:iCs/>
                <w:sz w:val="22"/>
                <w:szCs w:val="22"/>
                <w:lang w:val="vi-VN"/>
              </w:rPr>
            </w:rPrChange>
          </w:rPr>
          <w:delText xml:space="preserve"> </w:delText>
        </w:r>
        <w:r w:rsidRPr="00863667" w:rsidDel="00B553BE">
          <w:rPr>
            <w:rFonts w:ascii="iCiel Avenir LT Std 35 Light" w:hAnsi="iCiel Avenir LT Std 35 Light" w:cs="Arial"/>
            <w:sz w:val="22"/>
            <w:szCs w:val="22"/>
            <w:rPrChange w:id="7971" w:author="An Tran, ACA (BUV)" w:date="2024-09-13T17:29:00Z" w16du:dateUtc="2024-09-13T10:29:00Z">
              <w:rPr>
                <w:rFonts w:ascii="iCiel Avenir LT Std 35 Light" w:hAnsi="iCiel Avenir LT Std 35 Light" w:cs="Calibri"/>
                <w:i/>
                <w:iCs/>
                <w:sz w:val="22"/>
                <w:szCs w:val="22"/>
                <w:lang w:val="vi-VN"/>
              </w:rPr>
            </w:rPrChange>
          </w:rPr>
          <w:delText>đặ</w:delText>
        </w:r>
        <w:r w:rsidRPr="00863667" w:rsidDel="00B553BE">
          <w:rPr>
            <w:rFonts w:ascii="iCiel Avenir LT Std 35 Light" w:hAnsi="iCiel Avenir LT Std 35 Light" w:cs="Arial"/>
            <w:sz w:val="22"/>
            <w:szCs w:val="22"/>
            <w:rPrChange w:id="7972" w:author="An Tran, ACA (BUV)" w:date="2024-09-13T17:29:00Z" w16du:dateUtc="2024-09-13T10:29:00Z">
              <w:rPr>
                <w:rFonts w:ascii="iCiel Avenir LT Std 35 Light" w:hAnsi="iCiel Avenir LT Std 35 Light"/>
                <w:i/>
                <w:iCs/>
                <w:sz w:val="22"/>
                <w:szCs w:val="22"/>
                <w:lang w:val="vi-VN"/>
              </w:rPr>
            </w:rPrChange>
          </w:rPr>
          <w:delText>c c</w:delText>
        </w:r>
        <w:r w:rsidRPr="00863667" w:rsidDel="00B553BE">
          <w:rPr>
            <w:rFonts w:ascii="iCiel Avenir LT Std 35 Light" w:hAnsi="iCiel Avenir LT Std 35 Light" w:cs="Arial"/>
            <w:sz w:val="22"/>
            <w:szCs w:val="22"/>
            <w:rPrChange w:id="7973" w:author="An Tran, ACA (BUV)" w:date="2024-09-13T17:29:00Z" w16du:dateUtc="2024-09-13T10:29:00Z">
              <w:rPr>
                <w:rFonts w:ascii="iCiel Avenir LT Std 35 Light" w:hAnsi="iCiel Avenir LT Std 35 Light" w:cs="Avenir LT Std 35 Light"/>
                <w:i/>
                <w:iCs/>
                <w:sz w:val="22"/>
                <w:szCs w:val="22"/>
                <w:lang w:val="vi-VN"/>
              </w:rPr>
            </w:rPrChange>
          </w:rPr>
          <w:delText>á</w:delText>
        </w:r>
        <w:r w:rsidRPr="00863667" w:rsidDel="00B553BE">
          <w:rPr>
            <w:rFonts w:ascii="iCiel Avenir LT Std 35 Light" w:hAnsi="iCiel Avenir LT Std 35 Light" w:cs="Arial"/>
            <w:sz w:val="22"/>
            <w:szCs w:val="22"/>
            <w:rPrChange w:id="7974" w:author="An Tran, ACA (BUV)" w:date="2024-09-13T17:29:00Z" w16du:dateUtc="2024-09-13T10:29:00Z">
              <w:rPr>
                <w:rFonts w:ascii="iCiel Avenir LT Std 35 Light" w:hAnsi="iCiel Avenir LT Std 35 Light"/>
                <w:i/>
                <w:iCs/>
                <w:sz w:val="22"/>
                <w:szCs w:val="22"/>
                <w:lang w:val="vi-VN"/>
              </w:rPr>
            </w:rPrChange>
          </w:rPr>
          <w:delText>ch kh</w:delText>
        </w:r>
        <w:r w:rsidRPr="00863667" w:rsidDel="00B553BE">
          <w:rPr>
            <w:rFonts w:ascii="iCiel Avenir LT Std 35 Light" w:hAnsi="iCiel Avenir LT Std 35 Light" w:cs="Arial"/>
            <w:sz w:val="22"/>
            <w:szCs w:val="22"/>
            <w:rPrChange w:id="7975" w:author="An Tran, ACA (BUV)" w:date="2024-09-13T17:29:00Z" w16du:dateUtc="2024-09-13T10:29:00Z">
              <w:rPr>
                <w:rFonts w:ascii="iCiel Avenir LT Std 35 Light" w:hAnsi="iCiel Avenir LT Std 35 Light" w:cs="Avenir LT Std 35 Light"/>
                <w:i/>
                <w:iCs/>
                <w:sz w:val="22"/>
                <w:szCs w:val="22"/>
                <w:lang w:val="vi-VN"/>
              </w:rPr>
            </w:rPrChange>
          </w:rPr>
          <w:delText>ô</w:delText>
        </w:r>
        <w:r w:rsidRPr="00863667" w:rsidDel="00B553BE">
          <w:rPr>
            <w:rFonts w:ascii="iCiel Avenir LT Std 35 Light" w:hAnsi="iCiel Avenir LT Std 35 Light" w:cs="Arial"/>
            <w:sz w:val="22"/>
            <w:szCs w:val="22"/>
            <w:rPrChange w:id="7976" w:author="An Tran, ACA (BUV)" w:date="2024-09-13T17:29:00Z" w16du:dateUtc="2024-09-13T10:29:00Z">
              <w:rPr>
                <w:rFonts w:ascii="iCiel Avenir LT Std 35 Light" w:hAnsi="iCiel Avenir LT Std 35 Light"/>
                <w:i/>
                <w:iCs/>
                <w:sz w:val="22"/>
                <w:szCs w:val="22"/>
                <w:lang w:val="vi-VN"/>
              </w:rPr>
            </w:rPrChange>
          </w:rPr>
          <w:delText>ng ph</w:delText>
        </w:r>
        <w:r w:rsidRPr="00863667" w:rsidDel="00B553BE">
          <w:rPr>
            <w:rFonts w:ascii="iCiel Avenir LT Std 35 Light" w:hAnsi="iCiel Avenir LT Std 35 Light" w:cs="Arial"/>
            <w:sz w:val="22"/>
            <w:szCs w:val="22"/>
            <w:rPrChange w:id="7977" w:author="An Tran, ACA (BUV)" w:date="2024-09-13T17:29:00Z" w16du:dateUtc="2024-09-13T10:29:00Z">
              <w:rPr>
                <w:rFonts w:ascii="iCiel Avenir LT Std 35 Light" w:hAnsi="iCiel Avenir LT Std 35 Light" w:cs="Calibri"/>
                <w:i/>
                <w:iCs/>
                <w:sz w:val="22"/>
                <w:szCs w:val="22"/>
                <w:lang w:val="vi-VN"/>
              </w:rPr>
            </w:rPrChange>
          </w:rPr>
          <w:delText>ả</w:delText>
        </w:r>
        <w:r w:rsidRPr="00863667" w:rsidDel="00B553BE">
          <w:rPr>
            <w:rFonts w:ascii="iCiel Avenir LT Std 35 Light" w:hAnsi="iCiel Avenir LT Std 35 Light" w:cs="Arial"/>
            <w:sz w:val="22"/>
            <w:szCs w:val="22"/>
            <w:rPrChange w:id="7978" w:author="An Tran, ACA (BUV)" w:date="2024-09-13T17:29:00Z" w16du:dateUtc="2024-09-13T10:29:00Z">
              <w:rPr>
                <w:rFonts w:ascii="iCiel Avenir LT Std 35 Light" w:hAnsi="iCiel Avenir LT Std 35 Light"/>
                <w:i/>
                <w:iCs/>
                <w:sz w:val="22"/>
                <w:szCs w:val="22"/>
                <w:lang w:val="vi-VN"/>
              </w:rPr>
            </w:rPrChange>
          </w:rPr>
          <w:delText>i l</w:delText>
        </w:r>
        <w:r w:rsidRPr="00863667" w:rsidDel="00B553BE">
          <w:rPr>
            <w:rFonts w:ascii="iCiel Avenir LT Std 35 Light" w:hAnsi="iCiel Avenir LT Std 35 Light" w:cs="Arial"/>
            <w:sz w:val="22"/>
            <w:szCs w:val="22"/>
            <w:rPrChange w:id="7979" w:author="An Tran, ACA (BUV)" w:date="2024-09-13T17:29:00Z" w16du:dateUtc="2024-09-13T10:29:00Z">
              <w:rPr>
                <w:rFonts w:ascii="iCiel Avenir LT Std 35 Light" w:hAnsi="iCiel Avenir LT Std 35 Light" w:cs="Avenir LT Std 35 Light"/>
                <w:i/>
                <w:iCs/>
                <w:sz w:val="22"/>
                <w:szCs w:val="22"/>
                <w:lang w:val="vi-VN"/>
              </w:rPr>
            </w:rPrChange>
          </w:rPr>
          <w:delText>à</w:delText>
        </w:r>
        <w:r w:rsidRPr="00863667" w:rsidDel="00B553BE">
          <w:rPr>
            <w:rFonts w:ascii="iCiel Avenir LT Std 35 Light" w:hAnsi="iCiel Avenir LT Std 35 Light" w:cs="Arial"/>
            <w:sz w:val="22"/>
            <w:szCs w:val="22"/>
            <w:rPrChange w:id="7980" w:author="An Tran, ACA (BUV)" w:date="2024-09-13T17:29:00Z" w16du:dateUtc="2024-09-13T10:29:00Z">
              <w:rPr>
                <w:rFonts w:ascii="iCiel Avenir LT Std 35 Light" w:hAnsi="iCiel Avenir LT Std 35 Light"/>
                <w:i/>
                <w:iCs/>
                <w:sz w:val="22"/>
                <w:szCs w:val="22"/>
                <w:lang w:val="vi-VN"/>
              </w:rPr>
            </w:rPrChange>
          </w:rPr>
          <w:delText xml:space="preserve"> m</w:delText>
        </w:r>
        <w:r w:rsidRPr="00863667" w:rsidDel="00B553BE">
          <w:rPr>
            <w:rFonts w:ascii="iCiel Avenir LT Std 35 Light" w:hAnsi="iCiel Avenir LT Std 35 Light" w:cs="Arial"/>
            <w:sz w:val="22"/>
            <w:szCs w:val="22"/>
            <w:rPrChange w:id="7981" w:author="An Tran, ACA (BUV)" w:date="2024-09-13T17:29:00Z" w16du:dateUtc="2024-09-13T10:29:00Z">
              <w:rPr>
                <w:rFonts w:ascii="iCiel Avenir LT Std 35 Light" w:hAnsi="iCiel Avenir LT Std 35 Light" w:cs="Calibri"/>
                <w:i/>
                <w:iCs/>
                <w:sz w:val="22"/>
                <w:szCs w:val="22"/>
                <w:lang w:val="vi-VN"/>
              </w:rPr>
            </w:rPrChange>
          </w:rPr>
          <w:delText>ộ</w:delText>
        </w:r>
        <w:r w:rsidRPr="00863667" w:rsidDel="00B553BE">
          <w:rPr>
            <w:rFonts w:ascii="iCiel Avenir LT Std 35 Light" w:hAnsi="iCiel Avenir LT Std 35 Light" w:cs="Arial"/>
            <w:sz w:val="22"/>
            <w:szCs w:val="22"/>
            <w:rPrChange w:id="7982" w:author="An Tran, ACA (BUV)" w:date="2024-09-13T17:29:00Z" w16du:dateUtc="2024-09-13T10:29:00Z">
              <w:rPr>
                <w:rFonts w:ascii="iCiel Avenir LT Std 35 Light" w:hAnsi="iCiel Avenir LT Std 35 Light"/>
                <w:i/>
                <w:iCs/>
                <w:sz w:val="22"/>
                <w:szCs w:val="22"/>
                <w:lang w:val="vi-VN"/>
              </w:rPr>
            </w:rPrChange>
          </w:rPr>
          <w:delText>t l</w:delText>
        </w:r>
        <w:r w:rsidRPr="00863667" w:rsidDel="00B553BE">
          <w:rPr>
            <w:rFonts w:ascii="iCiel Avenir LT Std 35 Light" w:hAnsi="iCiel Avenir LT Std 35 Light" w:cs="Arial"/>
            <w:sz w:val="22"/>
            <w:szCs w:val="22"/>
            <w:rPrChange w:id="7983" w:author="An Tran, ACA (BUV)" w:date="2024-09-13T17:29:00Z" w16du:dateUtc="2024-09-13T10:29:00Z">
              <w:rPr>
                <w:rFonts w:ascii="iCiel Avenir LT Std 35 Light" w:hAnsi="iCiel Avenir LT Std 35 Light" w:cs="Calibri"/>
                <w:i/>
                <w:iCs/>
                <w:sz w:val="22"/>
                <w:szCs w:val="22"/>
                <w:lang w:val="vi-VN"/>
              </w:rPr>
            </w:rPrChange>
          </w:rPr>
          <w:delText>ự</w:delText>
        </w:r>
        <w:r w:rsidRPr="00863667" w:rsidDel="00B553BE">
          <w:rPr>
            <w:rFonts w:ascii="iCiel Avenir LT Std 35 Light" w:hAnsi="iCiel Avenir LT Std 35 Light" w:cs="Arial"/>
            <w:sz w:val="22"/>
            <w:szCs w:val="22"/>
            <w:rPrChange w:id="7984" w:author="An Tran, ACA (BUV)" w:date="2024-09-13T17:29:00Z" w16du:dateUtc="2024-09-13T10:29:00Z">
              <w:rPr>
                <w:rFonts w:ascii="iCiel Avenir LT Std 35 Light" w:hAnsi="iCiel Avenir LT Std 35 Light"/>
                <w:i/>
                <w:iCs/>
                <w:sz w:val="22"/>
                <w:szCs w:val="22"/>
                <w:lang w:val="vi-VN"/>
              </w:rPr>
            </w:rPrChange>
          </w:rPr>
          <w:delText>a ch</w:delText>
        </w:r>
        <w:r w:rsidRPr="00863667" w:rsidDel="00B553BE">
          <w:rPr>
            <w:rFonts w:ascii="iCiel Avenir LT Std 35 Light" w:hAnsi="iCiel Avenir LT Std 35 Light" w:cs="Arial"/>
            <w:sz w:val="22"/>
            <w:szCs w:val="22"/>
            <w:rPrChange w:id="7985" w:author="An Tran, ACA (BUV)" w:date="2024-09-13T17:29:00Z" w16du:dateUtc="2024-09-13T10:29:00Z">
              <w:rPr>
                <w:rFonts w:ascii="iCiel Avenir LT Std 35 Light" w:hAnsi="iCiel Avenir LT Std 35 Light" w:cs="Calibri"/>
                <w:i/>
                <w:iCs/>
                <w:sz w:val="22"/>
                <w:szCs w:val="22"/>
                <w:lang w:val="vi-VN"/>
              </w:rPr>
            </w:rPrChange>
          </w:rPr>
          <w:delText>ọ</w:delText>
        </w:r>
        <w:r w:rsidRPr="00863667" w:rsidDel="00B553BE">
          <w:rPr>
            <w:rFonts w:ascii="iCiel Avenir LT Std 35 Light" w:hAnsi="iCiel Avenir LT Std 35 Light" w:cs="Arial"/>
            <w:sz w:val="22"/>
            <w:szCs w:val="22"/>
            <w:rPrChange w:id="7986" w:author="An Tran, ACA (BUV)" w:date="2024-09-13T17:29:00Z" w16du:dateUtc="2024-09-13T10:29:00Z">
              <w:rPr>
                <w:rFonts w:ascii="iCiel Avenir LT Std 35 Light" w:hAnsi="iCiel Avenir LT Std 35 Light"/>
                <w:i/>
                <w:iCs/>
                <w:sz w:val="22"/>
                <w:szCs w:val="22"/>
                <w:lang w:val="vi-VN"/>
              </w:rPr>
            </w:rPrChange>
          </w:rPr>
          <w:delText>n. H</w:delText>
        </w:r>
        <w:r w:rsidRPr="00863667" w:rsidDel="00B553BE">
          <w:rPr>
            <w:rFonts w:ascii="iCiel Avenir LT Std 35 Light" w:hAnsi="iCiel Avenir LT Std 35 Light" w:cs="Arial"/>
            <w:sz w:val="22"/>
            <w:szCs w:val="22"/>
            <w:rPrChange w:id="7987" w:author="An Tran, ACA (BUV)" w:date="2024-09-13T17:29:00Z" w16du:dateUtc="2024-09-13T10:29:00Z">
              <w:rPr>
                <w:rFonts w:ascii="iCiel Avenir LT Std 35 Light" w:hAnsi="iCiel Avenir LT Std 35 Light" w:cs="Calibri"/>
                <w:i/>
                <w:iCs/>
                <w:sz w:val="22"/>
                <w:szCs w:val="22"/>
                <w:lang w:val="vi-VN"/>
              </w:rPr>
            </w:rPrChange>
          </w:rPr>
          <w:delText>ộ</w:delText>
        </w:r>
        <w:r w:rsidRPr="00863667" w:rsidDel="00B553BE">
          <w:rPr>
            <w:rFonts w:ascii="iCiel Avenir LT Std 35 Light" w:hAnsi="iCiel Avenir LT Std 35 Light" w:cs="Arial"/>
            <w:sz w:val="22"/>
            <w:szCs w:val="22"/>
            <w:rPrChange w:id="7988" w:author="An Tran, ACA (BUV)" w:date="2024-09-13T17:29:00Z" w16du:dateUtc="2024-09-13T10:29:00Z">
              <w:rPr>
                <w:rFonts w:ascii="iCiel Avenir LT Std 35 Light" w:hAnsi="iCiel Avenir LT Std 35 Light"/>
                <w:i/>
                <w:iCs/>
                <w:sz w:val="22"/>
                <w:szCs w:val="22"/>
                <w:lang w:val="vi-VN"/>
              </w:rPr>
            </w:rPrChange>
          </w:rPr>
          <w:delText xml:space="preserve">i </w:delText>
        </w:r>
        <w:r w:rsidRPr="00863667" w:rsidDel="00B553BE">
          <w:rPr>
            <w:rFonts w:ascii="iCiel Avenir LT Std 35 Light" w:hAnsi="iCiel Avenir LT Std 35 Light" w:cs="Arial"/>
            <w:sz w:val="22"/>
            <w:szCs w:val="22"/>
            <w:rPrChange w:id="7989" w:author="An Tran, ACA (BUV)" w:date="2024-09-13T17:29:00Z" w16du:dateUtc="2024-09-13T10:29:00Z">
              <w:rPr>
                <w:rFonts w:ascii="iCiel Avenir LT Std 35 Light" w:hAnsi="iCiel Avenir LT Std 35 Light" w:cs="Calibri"/>
                <w:i/>
                <w:iCs/>
                <w:sz w:val="22"/>
                <w:szCs w:val="22"/>
                <w:lang w:val="vi-VN"/>
              </w:rPr>
            </w:rPrChange>
          </w:rPr>
          <w:delText>Đồ</w:delText>
        </w:r>
        <w:r w:rsidRPr="00863667" w:rsidDel="00B553BE">
          <w:rPr>
            <w:rFonts w:ascii="iCiel Avenir LT Std 35 Light" w:hAnsi="iCiel Avenir LT Std 35 Light" w:cs="Arial"/>
            <w:sz w:val="22"/>
            <w:szCs w:val="22"/>
            <w:rPrChange w:id="7990" w:author="An Tran, ACA (BUV)" w:date="2024-09-13T17:29:00Z" w16du:dateUtc="2024-09-13T10:29:00Z">
              <w:rPr>
                <w:rFonts w:ascii="iCiel Avenir LT Std 35 Light" w:hAnsi="iCiel Avenir LT Std 35 Light"/>
                <w:i/>
                <w:iCs/>
                <w:sz w:val="22"/>
                <w:szCs w:val="22"/>
                <w:lang w:val="vi-VN"/>
              </w:rPr>
            </w:rPrChange>
          </w:rPr>
          <w:delText>ng Kh</w:delText>
        </w:r>
        <w:r w:rsidRPr="00863667" w:rsidDel="00B553BE">
          <w:rPr>
            <w:rFonts w:ascii="iCiel Avenir LT Std 35 Light" w:hAnsi="iCiel Avenir LT Std 35 Light" w:cs="Arial"/>
            <w:sz w:val="22"/>
            <w:szCs w:val="22"/>
            <w:rPrChange w:id="7991" w:author="An Tran, ACA (BUV)" w:date="2024-09-13T17:29:00Z" w16du:dateUtc="2024-09-13T10:29:00Z">
              <w:rPr>
                <w:rFonts w:ascii="iCiel Avenir LT Std 35 Light" w:hAnsi="iCiel Avenir LT Std 35 Light" w:cs="Calibri"/>
                <w:i/>
                <w:iCs/>
                <w:sz w:val="22"/>
                <w:szCs w:val="22"/>
                <w:lang w:val="vi-VN"/>
              </w:rPr>
            </w:rPrChange>
          </w:rPr>
          <w:delText>ả</w:delText>
        </w:r>
        <w:r w:rsidRPr="00863667" w:rsidDel="00B553BE">
          <w:rPr>
            <w:rFonts w:ascii="iCiel Avenir LT Std 35 Light" w:hAnsi="iCiel Avenir LT Std 35 Light" w:cs="Arial"/>
            <w:sz w:val="22"/>
            <w:szCs w:val="22"/>
            <w:rPrChange w:id="7992" w:author="An Tran, ACA (BUV)" w:date="2024-09-13T17:29:00Z" w16du:dateUtc="2024-09-13T10:29:00Z">
              <w:rPr>
                <w:rFonts w:ascii="iCiel Avenir LT Std 35 Light" w:hAnsi="iCiel Avenir LT Std 35 Light"/>
                <w:i/>
                <w:iCs/>
                <w:sz w:val="22"/>
                <w:szCs w:val="22"/>
                <w:lang w:val="vi-VN"/>
              </w:rPr>
            </w:rPrChange>
          </w:rPr>
          <w:delText>o Th</w:delText>
        </w:r>
        <w:r w:rsidRPr="00863667" w:rsidDel="00B553BE">
          <w:rPr>
            <w:rFonts w:ascii="iCiel Avenir LT Std 35 Light" w:hAnsi="iCiel Avenir LT Std 35 Light" w:cs="Arial"/>
            <w:sz w:val="22"/>
            <w:szCs w:val="22"/>
            <w:rPrChange w:id="7993" w:author="An Tran, ACA (BUV)" w:date="2024-09-13T17:29:00Z" w16du:dateUtc="2024-09-13T10:29:00Z">
              <w:rPr>
                <w:rFonts w:ascii="iCiel Avenir LT Std 35 Light" w:hAnsi="iCiel Avenir LT Std 35 Light" w:cs="Avenir LT Std 35 Light"/>
                <w:i/>
                <w:iCs/>
                <w:sz w:val="22"/>
                <w:szCs w:val="22"/>
                <w:lang w:val="vi-VN"/>
              </w:rPr>
            </w:rPrChange>
          </w:rPr>
          <w:delText>í</w:delText>
        </w:r>
        <w:r w:rsidRPr="00863667" w:rsidDel="00B553BE">
          <w:rPr>
            <w:rFonts w:ascii="iCiel Avenir LT Std 35 Light" w:hAnsi="iCiel Avenir LT Std 35 Light" w:cs="Arial"/>
            <w:sz w:val="22"/>
            <w:szCs w:val="22"/>
            <w:rPrChange w:id="7994" w:author="An Tran, ACA (BUV)" w:date="2024-09-13T17:29:00Z" w16du:dateUtc="2024-09-13T10:29:00Z">
              <w:rPr>
                <w:rFonts w:ascii="iCiel Avenir LT Std 35 Light" w:hAnsi="iCiel Avenir LT Std 35 Light"/>
                <w:i/>
                <w:iCs/>
                <w:sz w:val="22"/>
                <w:szCs w:val="22"/>
                <w:lang w:val="vi-VN"/>
              </w:rPr>
            </w:rPrChange>
          </w:rPr>
          <w:delText xml:space="preserve"> </w:delText>
        </w:r>
        <w:r w:rsidRPr="00863667" w:rsidDel="00B553BE">
          <w:rPr>
            <w:rFonts w:ascii="iCiel Avenir LT Std 35 Light" w:hAnsi="iCiel Avenir LT Std 35 Light" w:cs="Arial"/>
            <w:sz w:val="22"/>
            <w:szCs w:val="22"/>
            <w:rPrChange w:id="7995" w:author="An Tran, ACA (BUV)" w:date="2024-09-13T17:29:00Z" w16du:dateUtc="2024-09-13T10:29:00Z">
              <w:rPr>
                <w:rFonts w:ascii="iCiel Avenir LT Std 35 Light" w:hAnsi="iCiel Avenir LT Std 35 Light" w:cs="Calibri"/>
                <w:i/>
                <w:iCs/>
                <w:sz w:val="22"/>
                <w:szCs w:val="22"/>
                <w:lang w:val="vi-VN"/>
              </w:rPr>
            </w:rPrChange>
          </w:rPr>
          <w:delText>đ</w:delText>
        </w:r>
        <w:r w:rsidRPr="00863667" w:rsidDel="00B553BE">
          <w:rPr>
            <w:rFonts w:ascii="iCiel Avenir LT Std 35 Light" w:hAnsi="iCiel Avenir LT Std 35 Light" w:cs="Arial"/>
            <w:sz w:val="22"/>
            <w:szCs w:val="22"/>
            <w:rPrChange w:id="7996" w:author="An Tran, ACA (BUV)" w:date="2024-09-13T17:29:00Z" w16du:dateUtc="2024-09-13T10:29:00Z">
              <w:rPr>
                <w:rFonts w:ascii="iCiel Avenir LT Std 35 Light" w:hAnsi="iCiel Avenir LT Std 35 Light" w:cs="Avenir LT Std 35 Light"/>
                <w:i/>
                <w:iCs/>
                <w:sz w:val="22"/>
                <w:szCs w:val="22"/>
                <w:lang w:val="vi-VN"/>
              </w:rPr>
            </w:rPrChange>
          </w:rPr>
          <w:delText>ã</w:delText>
        </w:r>
        <w:r w:rsidRPr="00863667" w:rsidDel="00B553BE">
          <w:rPr>
            <w:rFonts w:ascii="iCiel Avenir LT Std 35 Light" w:hAnsi="iCiel Avenir LT Std 35 Light" w:cs="Arial"/>
            <w:sz w:val="22"/>
            <w:szCs w:val="22"/>
            <w:rPrChange w:id="7997" w:author="An Tran, ACA (BUV)" w:date="2024-09-13T17:29:00Z" w16du:dateUtc="2024-09-13T10:29:00Z">
              <w:rPr>
                <w:rFonts w:ascii="iCiel Avenir LT Std 35 Light" w:hAnsi="iCiel Avenir LT Std 35 Light"/>
                <w:i/>
                <w:iCs/>
                <w:sz w:val="22"/>
                <w:szCs w:val="22"/>
                <w:lang w:val="vi-VN"/>
              </w:rPr>
            </w:rPrChange>
          </w:rPr>
          <w:delText xml:space="preserve"> xem x</w:delText>
        </w:r>
        <w:r w:rsidRPr="00863667" w:rsidDel="00B553BE">
          <w:rPr>
            <w:rFonts w:ascii="iCiel Avenir LT Std 35 Light" w:hAnsi="iCiel Avenir LT Std 35 Light" w:cs="Arial"/>
            <w:sz w:val="22"/>
            <w:szCs w:val="22"/>
            <w:rPrChange w:id="7998" w:author="An Tran, ACA (BUV)" w:date="2024-09-13T17:29:00Z" w16du:dateUtc="2024-09-13T10:29:00Z">
              <w:rPr>
                <w:rFonts w:ascii="iCiel Avenir LT Std 35 Light" w:hAnsi="iCiel Avenir LT Std 35 Light" w:cs="Avenir LT Std 35 Light"/>
                <w:i/>
                <w:iCs/>
                <w:sz w:val="22"/>
                <w:szCs w:val="22"/>
                <w:lang w:val="vi-VN"/>
              </w:rPr>
            </w:rPrChange>
          </w:rPr>
          <w:delText>é</w:delText>
        </w:r>
        <w:r w:rsidRPr="00863667" w:rsidDel="00B553BE">
          <w:rPr>
            <w:rFonts w:ascii="iCiel Avenir LT Std 35 Light" w:hAnsi="iCiel Avenir LT Std 35 Light" w:cs="Arial"/>
            <w:sz w:val="22"/>
            <w:szCs w:val="22"/>
            <w:rPrChange w:id="7999" w:author="An Tran, ACA (BUV)" w:date="2024-09-13T17:29:00Z" w16du:dateUtc="2024-09-13T10:29:00Z">
              <w:rPr>
                <w:rFonts w:ascii="iCiel Avenir LT Std 35 Light" w:hAnsi="iCiel Avenir LT Std 35 Light"/>
                <w:i/>
                <w:iCs/>
                <w:sz w:val="22"/>
                <w:szCs w:val="22"/>
                <w:lang w:val="vi-VN"/>
              </w:rPr>
            </w:rPrChange>
          </w:rPr>
          <w:delText>t k</w:delText>
        </w:r>
        <w:r w:rsidRPr="00863667" w:rsidDel="00B553BE">
          <w:rPr>
            <w:rFonts w:ascii="iCiel Avenir LT Std 35 Light" w:hAnsi="iCiel Avenir LT Std 35 Light" w:cs="Arial"/>
            <w:sz w:val="22"/>
            <w:szCs w:val="22"/>
            <w:rPrChange w:id="8000" w:author="An Tran, ACA (BUV)" w:date="2024-09-13T17:29:00Z" w16du:dateUtc="2024-09-13T10:29:00Z">
              <w:rPr>
                <w:rFonts w:ascii="iCiel Avenir LT Std 35 Light" w:hAnsi="iCiel Avenir LT Std 35 Light" w:cs="Calibri"/>
                <w:i/>
                <w:iCs/>
                <w:sz w:val="22"/>
                <w:szCs w:val="22"/>
                <w:lang w:val="vi-VN"/>
              </w:rPr>
            </w:rPrChange>
          </w:rPr>
          <w:delText>ỹ</w:delText>
        </w:r>
        <w:r w:rsidRPr="00863667" w:rsidDel="00B553BE">
          <w:rPr>
            <w:rFonts w:ascii="iCiel Avenir LT Std 35 Light" w:hAnsi="iCiel Avenir LT Std 35 Light" w:cs="Arial"/>
            <w:sz w:val="22"/>
            <w:szCs w:val="22"/>
            <w:rPrChange w:id="8001" w:author="An Tran, ACA (BUV)" w:date="2024-09-13T17:29:00Z" w16du:dateUtc="2024-09-13T10:29:00Z">
              <w:rPr>
                <w:rFonts w:ascii="iCiel Avenir LT Std 35 Light" w:hAnsi="iCiel Avenir LT Std 35 Light"/>
                <w:i/>
                <w:iCs/>
                <w:sz w:val="22"/>
                <w:szCs w:val="22"/>
                <w:lang w:val="vi-VN"/>
              </w:rPr>
            </w:rPrChange>
          </w:rPr>
          <w:delText xml:space="preserve"> l</w:delText>
        </w:r>
        <w:r w:rsidRPr="00863667" w:rsidDel="00B553BE">
          <w:rPr>
            <w:rFonts w:ascii="iCiel Avenir LT Std 35 Light" w:hAnsi="iCiel Avenir LT Std 35 Light" w:cs="Arial"/>
            <w:sz w:val="22"/>
            <w:szCs w:val="22"/>
            <w:rPrChange w:id="8002" w:author="An Tran, ACA (BUV)" w:date="2024-09-13T17:29:00Z" w16du:dateUtc="2024-09-13T10:29:00Z">
              <w:rPr>
                <w:rFonts w:ascii="iCiel Avenir LT Std 35 Light" w:hAnsi="iCiel Avenir LT Std 35 Light" w:cs="Calibri"/>
                <w:i/>
                <w:iCs/>
                <w:sz w:val="22"/>
                <w:szCs w:val="22"/>
                <w:lang w:val="vi-VN"/>
              </w:rPr>
            </w:rPrChange>
          </w:rPr>
          <w:delText>ưỡ</w:delText>
        </w:r>
        <w:r w:rsidRPr="00863667" w:rsidDel="00B553BE">
          <w:rPr>
            <w:rFonts w:ascii="iCiel Avenir LT Std 35 Light" w:hAnsi="iCiel Avenir LT Std 35 Light" w:cs="Arial"/>
            <w:sz w:val="22"/>
            <w:szCs w:val="22"/>
            <w:rPrChange w:id="8003" w:author="An Tran, ACA (BUV)" w:date="2024-09-13T17:29:00Z" w16du:dateUtc="2024-09-13T10:29:00Z">
              <w:rPr>
                <w:rFonts w:ascii="iCiel Avenir LT Std 35 Light" w:hAnsi="iCiel Avenir LT Std 35 Light"/>
                <w:i/>
                <w:iCs/>
                <w:sz w:val="22"/>
                <w:szCs w:val="22"/>
                <w:lang w:val="vi-VN"/>
              </w:rPr>
            </w:rPrChange>
          </w:rPr>
          <w:delText>ng t</w:delText>
        </w:r>
        <w:r w:rsidRPr="00863667" w:rsidDel="00B553BE">
          <w:rPr>
            <w:rFonts w:ascii="iCiel Avenir LT Std 35 Light" w:hAnsi="iCiel Avenir LT Std 35 Light" w:cs="Arial"/>
            <w:sz w:val="22"/>
            <w:szCs w:val="22"/>
            <w:rPrChange w:id="8004" w:author="An Tran, ACA (BUV)" w:date="2024-09-13T17:29:00Z" w16du:dateUtc="2024-09-13T10:29:00Z">
              <w:rPr>
                <w:rFonts w:ascii="iCiel Avenir LT Std 35 Light" w:hAnsi="iCiel Avenir LT Std 35 Light" w:cs="Calibri"/>
                <w:i/>
                <w:iCs/>
                <w:sz w:val="22"/>
                <w:szCs w:val="22"/>
                <w:lang w:val="vi-VN"/>
              </w:rPr>
            </w:rPrChange>
          </w:rPr>
          <w:delText>ừ</w:delText>
        </w:r>
        <w:r w:rsidRPr="00863667" w:rsidDel="00B553BE">
          <w:rPr>
            <w:rFonts w:ascii="iCiel Avenir LT Std 35 Light" w:hAnsi="iCiel Avenir LT Std 35 Light" w:cs="Arial"/>
            <w:sz w:val="22"/>
            <w:szCs w:val="22"/>
            <w:rPrChange w:id="8005" w:author="An Tran, ACA (BUV)" w:date="2024-09-13T17:29:00Z" w16du:dateUtc="2024-09-13T10:29:00Z">
              <w:rPr>
                <w:rFonts w:ascii="iCiel Avenir LT Std 35 Light" w:hAnsi="iCiel Avenir LT Std 35 Light"/>
                <w:i/>
                <w:iCs/>
                <w:sz w:val="22"/>
                <w:szCs w:val="22"/>
                <w:lang w:val="vi-VN"/>
              </w:rPr>
            </w:rPrChange>
          </w:rPr>
          <w:delText>ng tr</w:delText>
        </w:r>
        <w:r w:rsidRPr="00863667" w:rsidDel="00B553BE">
          <w:rPr>
            <w:rFonts w:ascii="iCiel Avenir LT Std 35 Light" w:hAnsi="iCiel Avenir LT Std 35 Light" w:cs="Arial"/>
            <w:sz w:val="22"/>
            <w:szCs w:val="22"/>
            <w:rPrChange w:id="8006" w:author="An Tran, ACA (BUV)" w:date="2024-09-13T17:29:00Z" w16du:dateUtc="2024-09-13T10:29:00Z">
              <w:rPr>
                <w:rFonts w:ascii="iCiel Avenir LT Std 35 Light" w:hAnsi="iCiel Avenir LT Std 35 Light" w:cs="Calibri"/>
                <w:i/>
                <w:iCs/>
                <w:sz w:val="22"/>
                <w:szCs w:val="22"/>
                <w:lang w:val="vi-VN"/>
              </w:rPr>
            </w:rPrChange>
          </w:rPr>
          <w:delText>ườ</w:delText>
        </w:r>
        <w:r w:rsidRPr="00863667" w:rsidDel="00B553BE">
          <w:rPr>
            <w:rFonts w:ascii="iCiel Avenir LT Std 35 Light" w:hAnsi="iCiel Avenir LT Std 35 Light" w:cs="Arial"/>
            <w:sz w:val="22"/>
            <w:szCs w:val="22"/>
            <w:rPrChange w:id="8007" w:author="An Tran, ACA (BUV)" w:date="2024-09-13T17:29:00Z" w16du:dateUtc="2024-09-13T10:29:00Z">
              <w:rPr>
                <w:rFonts w:ascii="iCiel Avenir LT Std 35 Light" w:hAnsi="iCiel Avenir LT Std 35 Light"/>
                <w:i/>
                <w:iCs/>
                <w:sz w:val="22"/>
                <w:szCs w:val="22"/>
                <w:lang w:val="vi-VN"/>
              </w:rPr>
            </w:rPrChange>
          </w:rPr>
          <w:delText>ng h</w:delText>
        </w:r>
        <w:r w:rsidRPr="00863667" w:rsidDel="00B553BE">
          <w:rPr>
            <w:rFonts w:ascii="iCiel Avenir LT Std 35 Light" w:hAnsi="iCiel Avenir LT Std 35 Light" w:cs="Arial"/>
            <w:sz w:val="22"/>
            <w:szCs w:val="22"/>
            <w:rPrChange w:id="8008" w:author="An Tran, ACA (BUV)" w:date="2024-09-13T17:29:00Z" w16du:dateUtc="2024-09-13T10:29:00Z">
              <w:rPr>
                <w:rFonts w:ascii="iCiel Avenir LT Std 35 Light" w:hAnsi="iCiel Avenir LT Std 35 Light" w:cs="Calibri"/>
                <w:i/>
                <w:iCs/>
                <w:sz w:val="22"/>
                <w:szCs w:val="22"/>
                <w:lang w:val="vi-VN"/>
              </w:rPr>
            </w:rPrChange>
          </w:rPr>
          <w:delText>ợ</w:delText>
        </w:r>
        <w:r w:rsidRPr="00863667" w:rsidDel="00B553BE">
          <w:rPr>
            <w:rFonts w:ascii="iCiel Avenir LT Std 35 Light" w:hAnsi="iCiel Avenir LT Std 35 Light" w:cs="Arial"/>
            <w:sz w:val="22"/>
            <w:szCs w:val="22"/>
            <w:rPrChange w:id="8009" w:author="An Tran, ACA (BUV)" w:date="2024-09-13T17:29:00Z" w16du:dateUtc="2024-09-13T10:29:00Z">
              <w:rPr>
                <w:rFonts w:ascii="iCiel Avenir LT Std 35 Light" w:hAnsi="iCiel Avenir LT Std 35 Light"/>
                <w:i/>
                <w:iCs/>
                <w:sz w:val="22"/>
                <w:szCs w:val="22"/>
                <w:lang w:val="vi-VN"/>
              </w:rPr>
            </w:rPrChange>
          </w:rPr>
          <w:delText>p v</w:delText>
        </w:r>
        <w:r w:rsidRPr="00863667" w:rsidDel="00B553BE">
          <w:rPr>
            <w:rFonts w:ascii="iCiel Avenir LT Std 35 Light" w:hAnsi="iCiel Avenir LT Std 35 Light" w:cs="Arial"/>
            <w:sz w:val="22"/>
            <w:szCs w:val="22"/>
            <w:rPrChange w:id="8010" w:author="An Tran, ACA (BUV)" w:date="2024-09-13T17:29:00Z" w16du:dateUtc="2024-09-13T10:29:00Z">
              <w:rPr>
                <w:rFonts w:ascii="iCiel Avenir LT Std 35 Light" w:hAnsi="iCiel Avenir LT Std 35 Light" w:cs="Avenir LT Std 35 Light"/>
                <w:i/>
                <w:iCs/>
                <w:sz w:val="22"/>
                <w:szCs w:val="22"/>
                <w:lang w:val="vi-VN"/>
              </w:rPr>
            </w:rPrChange>
          </w:rPr>
          <w:delText>à</w:delText>
        </w:r>
        <w:r w:rsidRPr="00863667" w:rsidDel="00B553BE">
          <w:rPr>
            <w:rFonts w:ascii="iCiel Avenir LT Std 35 Light" w:hAnsi="iCiel Avenir LT Std 35 Light" w:cs="Arial"/>
            <w:sz w:val="22"/>
            <w:szCs w:val="22"/>
            <w:rPrChange w:id="8011" w:author="An Tran, ACA (BUV)" w:date="2024-09-13T17:29:00Z" w16du:dateUtc="2024-09-13T10:29:00Z">
              <w:rPr>
                <w:rFonts w:ascii="iCiel Avenir LT Std 35 Light" w:hAnsi="iCiel Avenir LT Std 35 Light"/>
                <w:i/>
                <w:iCs/>
                <w:sz w:val="22"/>
                <w:szCs w:val="22"/>
                <w:lang w:val="vi-VN"/>
              </w:rPr>
            </w:rPrChange>
          </w:rPr>
          <w:delText xml:space="preserve"> </w:delText>
        </w:r>
        <w:r w:rsidRPr="00863667" w:rsidDel="00B553BE">
          <w:rPr>
            <w:rFonts w:ascii="iCiel Avenir LT Std 35 Light" w:hAnsi="iCiel Avenir LT Std 35 Light" w:cs="Arial"/>
            <w:sz w:val="22"/>
            <w:szCs w:val="22"/>
            <w:rPrChange w:id="8012" w:author="An Tran, ACA (BUV)" w:date="2024-09-13T17:29:00Z" w16du:dateUtc="2024-09-13T10:29:00Z">
              <w:rPr>
                <w:rFonts w:ascii="iCiel Avenir LT Std 35 Light" w:hAnsi="iCiel Avenir LT Std 35 Light" w:cs="Calibri"/>
                <w:i/>
                <w:iCs/>
                <w:sz w:val="22"/>
                <w:szCs w:val="22"/>
                <w:lang w:val="vi-VN"/>
              </w:rPr>
            </w:rPrChange>
          </w:rPr>
          <w:delText>đư</w:delText>
        </w:r>
        <w:r w:rsidRPr="00863667" w:rsidDel="00B553BE">
          <w:rPr>
            <w:rFonts w:ascii="iCiel Avenir LT Std 35 Light" w:hAnsi="iCiel Avenir LT Std 35 Light" w:cs="Arial"/>
            <w:sz w:val="22"/>
            <w:szCs w:val="22"/>
            <w:rPrChange w:id="8013" w:author="An Tran, ACA (BUV)" w:date="2024-09-13T17:29:00Z" w16du:dateUtc="2024-09-13T10:29:00Z">
              <w:rPr>
                <w:rFonts w:ascii="iCiel Avenir LT Std 35 Light" w:hAnsi="iCiel Avenir LT Std 35 Light"/>
                <w:i/>
                <w:iCs/>
                <w:sz w:val="22"/>
                <w:szCs w:val="22"/>
                <w:lang w:val="vi-VN"/>
              </w:rPr>
            </w:rPrChange>
          </w:rPr>
          <w:delText>a ra quy</w:delText>
        </w:r>
        <w:r w:rsidRPr="00863667" w:rsidDel="00B553BE">
          <w:rPr>
            <w:rFonts w:ascii="iCiel Avenir LT Std 35 Light" w:hAnsi="iCiel Avenir LT Std 35 Light" w:cs="Arial"/>
            <w:sz w:val="22"/>
            <w:szCs w:val="22"/>
            <w:rPrChange w:id="8014" w:author="An Tran, ACA (BUV)" w:date="2024-09-13T17:29:00Z" w16du:dateUtc="2024-09-13T10:29:00Z">
              <w:rPr>
                <w:rFonts w:ascii="iCiel Avenir LT Std 35 Light" w:hAnsi="iCiel Avenir LT Std 35 Light" w:cs="Calibri"/>
                <w:i/>
                <w:iCs/>
                <w:sz w:val="22"/>
                <w:szCs w:val="22"/>
                <w:lang w:val="vi-VN"/>
              </w:rPr>
            </w:rPrChange>
          </w:rPr>
          <w:delText>ế</w:delText>
        </w:r>
        <w:r w:rsidRPr="00863667" w:rsidDel="00B553BE">
          <w:rPr>
            <w:rFonts w:ascii="iCiel Avenir LT Std 35 Light" w:hAnsi="iCiel Avenir LT Std 35 Light" w:cs="Arial"/>
            <w:sz w:val="22"/>
            <w:szCs w:val="22"/>
            <w:rPrChange w:id="8015" w:author="An Tran, ACA (BUV)" w:date="2024-09-13T17:29:00Z" w16du:dateUtc="2024-09-13T10:29:00Z">
              <w:rPr>
                <w:rFonts w:ascii="iCiel Avenir LT Std 35 Light" w:hAnsi="iCiel Avenir LT Std 35 Light"/>
                <w:i/>
                <w:iCs/>
                <w:sz w:val="22"/>
                <w:szCs w:val="22"/>
                <w:lang w:val="vi-VN"/>
              </w:rPr>
            </w:rPrChange>
          </w:rPr>
          <w:delText xml:space="preserve">t </w:delText>
        </w:r>
        <w:r w:rsidRPr="00863667" w:rsidDel="00B553BE">
          <w:rPr>
            <w:rFonts w:ascii="iCiel Avenir LT Std 35 Light" w:hAnsi="iCiel Avenir LT Std 35 Light" w:cs="Arial"/>
            <w:sz w:val="22"/>
            <w:szCs w:val="22"/>
            <w:rPrChange w:id="8016" w:author="An Tran, ACA (BUV)" w:date="2024-09-13T17:29:00Z" w16du:dateUtc="2024-09-13T10:29:00Z">
              <w:rPr>
                <w:rFonts w:ascii="iCiel Avenir LT Std 35 Light" w:hAnsi="iCiel Avenir LT Std 35 Light" w:cs="Calibri"/>
                <w:i/>
                <w:iCs/>
                <w:sz w:val="22"/>
                <w:szCs w:val="22"/>
                <w:lang w:val="vi-VN"/>
              </w:rPr>
            </w:rPrChange>
          </w:rPr>
          <w:delText>đị</w:delText>
        </w:r>
        <w:r w:rsidRPr="00863667" w:rsidDel="00B553BE">
          <w:rPr>
            <w:rFonts w:ascii="iCiel Avenir LT Std 35 Light" w:hAnsi="iCiel Avenir LT Std 35 Light" w:cs="Arial"/>
            <w:sz w:val="22"/>
            <w:szCs w:val="22"/>
            <w:rPrChange w:id="8017" w:author="An Tran, ACA (BUV)" w:date="2024-09-13T17:29:00Z" w16du:dateUtc="2024-09-13T10:29:00Z">
              <w:rPr>
                <w:rFonts w:ascii="iCiel Avenir LT Std 35 Light" w:hAnsi="iCiel Avenir LT Std 35 Light"/>
                <w:i/>
                <w:iCs/>
                <w:sz w:val="22"/>
                <w:szCs w:val="22"/>
                <w:lang w:val="vi-VN"/>
              </w:rPr>
            </w:rPrChange>
          </w:rPr>
          <w:delText>nh sinh vi</w:delText>
        </w:r>
        <w:r w:rsidRPr="00863667" w:rsidDel="00B553BE">
          <w:rPr>
            <w:rFonts w:ascii="iCiel Avenir LT Std 35 Light" w:hAnsi="iCiel Avenir LT Std 35 Light" w:cs="Arial"/>
            <w:sz w:val="22"/>
            <w:szCs w:val="22"/>
            <w:rPrChange w:id="8018" w:author="An Tran, ACA (BUV)" w:date="2024-09-13T17:29:00Z" w16du:dateUtc="2024-09-13T10:29:00Z">
              <w:rPr>
                <w:rFonts w:ascii="iCiel Avenir LT Std 35 Light" w:hAnsi="iCiel Avenir LT Std 35 Light" w:cs="Avenir LT Std 35 Light"/>
                <w:i/>
                <w:iCs/>
                <w:sz w:val="22"/>
                <w:szCs w:val="22"/>
                <w:lang w:val="vi-VN"/>
              </w:rPr>
            </w:rPrChange>
          </w:rPr>
          <w:delText>ê</w:delText>
        </w:r>
        <w:r w:rsidRPr="00863667" w:rsidDel="00B553BE">
          <w:rPr>
            <w:rFonts w:ascii="iCiel Avenir LT Std 35 Light" w:hAnsi="iCiel Avenir LT Std 35 Light" w:cs="Arial"/>
            <w:sz w:val="22"/>
            <w:szCs w:val="22"/>
            <w:rPrChange w:id="8019" w:author="An Tran, ACA (BUV)" w:date="2024-09-13T17:29:00Z" w16du:dateUtc="2024-09-13T10:29:00Z">
              <w:rPr>
                <w:rFonts w:ascii="iCiel Avenir LT Std 35 Light" w:hAnsi="iCiel Avenir LT Std 35 Light"/>
                <w:i/>
                <w:iCs/>
                <w:sz w:val="22"/>
                <w:szCs w:val="22"/>
                <w:lang w:val="vi-VN"/>
              </w:rPr>
            </w:rPrChange>
          </w:rPr>
          <w:delText>n c</w:delText>
        </w:r>
        <w:r w:rsidRPr="00863667" w:rsidDel="00B553BE">
          <w:rPr>
            <w:rFonts w:ascii="iCiel Avenir LT Std 35 Light" w:hAnsi="iCiel Avenir LT Std 35 Light" w:cs="Arial"/>
            <w:sz w:val="22"/>
            <w:szCs w:val="22"/>
            <w:rPrChange w:id="8020" w:author="An Tran, ACA (BUV)" w:date="2024-09-13T17:29:00Z" w16du:dateUtc="2024-09-13T10:29:00Z">
              <w:rPr>
                <w:rFonts w:ascii="iCiel Avenir LT Std 35 Light" w:hAnsi="iCiel Avenir LT Std 35 Light" w:cs="Calibri"/>
                <w:i/>
                <w:iCs/>
                <w:sz w:val="22"/>
                <w:szCs w:val="22"/>
                <w:lang w:val="vi-VN"/>
              </w:rPr>
            </w:rPrChange>
          </w:rPr>
          <w:delText>ầ</w:delText>
        </w:r>
        <w:r w:rsidRPr="00863667" w:rsidDel="00B553BE">
          <w:rPr>
            <w:rFonts w:ascii="iCiel Avenir LT Std 35 Light" w:hAnsi="iCiel Avenir LT Std 35 Light" w:cs="Arial"/>
            <w:sz w:val="22"/>
            <w:szCs w:val="22"/>
            <w:rPrChange w:id="8021" w:author="An Tran, ACA (BUV)" w:date="2024-09-13T17:29:00Z" w16du:dateUtc="2024-09-13T10:29:00Z">
              <w:rPr>
                <w:rFonts w:ascii="iCiel Avenir LT Std 35 Light" w:hAnsi="iCiel Avenir LT Std 35 Light"/>
                <w:i/>
                <w:iCs/>
                <w:sz w:val="22"/>
                <w:szCs w:val="22"/>
                <w:lang w:val="vi-VN"/>
              </w:rPr>
            </w:rPrChange>
          </w:rPr>
          <w:delText>n thi l</w:delText>
        </w:r>
        <w:r w:rsidRPr="00863667" w:rsidDel="00B553BE">
          <w:rPr>
            <w:rFonts w:ascii="iCiel Avenir LT Std 35 Light" w:hAnsi="iCiel Avenir LT Std 35 Light" w:cs="Arial"/>
            <w:sz w:val="22"/>
            <w:szCs w:val="22"/>
            <w:rPrChange w:id="8022" w:author="An Tran, ACA (BUV)" w:date="2024-09-13T17:29:00Z" w16du:dateUtc="2024-09-13T10:29:00Z">
              <w:rPr>
                <w:rFonts w:ascii="iCiel Avenir LT Std 35 Light" w:hAnsi="iCiel Avenir LT Std 35 Light" w:cs="Calibri"/>
                <w:i/>
                <w:iCs/>
                <w:sz w:val="22"/>
                <w:szCs w:val="22"/>
                <w:lang w:val="vi-VN"/>
              </w:rPr>
            </w:rPrChange>
          </w:rPr>
          <w:delText>ạ</w:delText>
        </w:r>
        <w:r w:rsidRPr="00863667" w:rsidDel="00B553BE">
          <w:rPr>
            <w:rFonts w:ascii="iCiel Avenir LT Std 35 Light" w:hAnsi="iCiel Avenir LT Std 35 Light" w:cs="Arial"/>
            <w:sz w:val="22"/>
            <w:szCs w:val="22"/>
            <w:rPrChange w:id="8023" w:author="An Tran, ACA (BUV)" w:date="2024-09-13T17:29:00Z" w16du:dateUtc="2024-09-13T10:29:00Z">
              <w:rPr>
                <w:rFonts w:ascii="iCiel Avenir LT Std 35 Light" w:hAnsi="iCiel Avenir LT Std 35 Light"/>
                <w:i/>
                <w:iCs/>
                <w:sz w:val="22"/>
                <w:szCs w:val="22"/>
                <w:lang w:val="vi-VN"/>
              </w:rPr>
            </w:rPrChange>
          </w:rPr>
          <w:delText xml:space="preserve">i hay </w:delText>
        </w:r>
        <w:r w:rsidRPr="00863667" w:rsidDel="00B553BE">
          <w:rPr>
            <w:rFonts w:ascii="iCiel Avenir LT Std 35 Light" w:hAnsi="iCiel Avenir LT Std 35 Light" w:cs="Arial"/>
            <w:sz w:val="22"/>
            <w:szCs w:val="22"/>
            <w:rPrChange w:id="8024" w:author="An Tran, ACA (BUV)" w:date="2024-09-13T17:29:00Z" w16du:dateUtc="2024-09-13T10:29:00Z">
              <w:rPr>
                <w:rFonts w:ascii="iCiel Avenir LT Std 35 Light" w:hAnsi="iCiel Avenir LT Std 35 Light" w:cs="Calibri"/>
                <w:i/>
                <w:iCs/>
                <w:sz w:val="22"/>
                <w:szCs w:val="22"/>
                <w:lang w:val="vi-VN"/>
              </w:rPr>
            </w:rPrChange>
          </w:rPr>
          <w:delText>đượ</w:delText>
        </w:r>
        <w:r w:rsidRPr="00863667" w:rsidDel="00B553BE">
          <w:rPr>
            <w:rFonts w:ascii="iCiel Avenir LT Std 35 Light" w:hAnsi="iCiel Avenir LT Std 35 Light" w:cs="Arial"/>
            <w:sz w:val="22"/>
            <w:szCs w:val="22"/>
            <w:rPrChange w:id="8025" w:author="An Tran, ACA (BUV)" w:date="2024-09-13T17:29:00Z" w16du:dateUtc="2024-09-13T10:29:00Z">
              <w:rPr>
                <w:rFonts w:ascii="iCiel Avenir LT Std 35 Light" w:hAnsi="iCiel Avenir LT Std 35 Light"/>
                <w:i/>
                <w:iCs/>
                <w:sz w:val="22"/>
                <w:szCs w:val="22"/>
                <w:lang w:val="vi-VN"/>
              </w:rPr>
            </w:rPrChange>
          </w:rPr>
          <w:delText>c x</w:delText>
        </w:r>
        <w:r w:rsidRPr="00863667" w:rsidDel="00B553BE">
          <w:rPr>
            <w:rFonts w:ascii="iCiel Avenir LT Std 35 Light" w:hAnsi="iCiel Avenir LT Std 35 Light" w:cs="Arial"/>
            <w:sz w:val="22"/>
            <w:szCs w:val="22"/>
            <w:rPrChange w:id="8026" w:author="An Tran, ACA (BUV)" w:date="2024-09-13T17:29:00Z" w16du:dateUtc="2024-09-13T10:29:00Z">
              <w:rPr>
                <w:rFonts w:ascii="iCiel Avenir LT Std 35 Light" w:hAnsi="iCiel Avenir LT Std 35 Light" w:cs="Avenir LT Std 35 Light"/>
                <w:i/>
                <w:iCs/>
                <w:sz w:val="22"/>
                <w:szCs w:val="22"/>
                <w:lang w:val="vi-VN"/>
              </w:rPr>
            </w:rPrChange>
          </w:rPr>
          <w:delText>é</w:delText>
        </w:r>
        <w:r w:rsidRPr="00863667" w:rsidDel="00B553BE">
          <w:rPr>
            <w:rFonts w:ascii="iCiel Avenir LT Std 35 Light" w:hAnsi="iCiel Avenir LT Std 35 Light" w:cs="Arial"/>
            <w:sz w:val="22"/>
            <w:szCs w:val="22"/>
            <w:rPrChange w:id="8027" w:author="An Tran, ACA (BUV)" w:date="2024-09-13T17:29:00Z" w16du:dateUtc="2024-09-13T10:29:00Z">
              <w:rPr>
                <w:rFonts w:ascii="iCiel Avenir LT Std 35 Light" w:hAnsi="iCiel Avenir LT Std 35 Light"/>
                <w:i/>
                <w:iCs/>
                <w:sz w:val="22"/>
                <w:szCs w:val="22"/>
                <w:lang w:val="vi-VN"/>
              </w:rPr>
            </w:rPrChange>
          </w:rPr>
          <w:delText xml:space="preserve">t </w:delText>
        </w:r>
        <w:r w:rsidRPr="00863667" w:rsidDel="00B553BE">
          <w:rPr>
            <w:rFonts w:ascii="iCiel Avenir LT Std 35 Light" w:hAnsi="iCiel Avenir LT Std 35 Light" w:cs="Arial"/>
            <w:sz w:val="22"/>
            <w:szCs w:val="22"/>
            <w:rPrChange w:id="8028" w:author="An Tran, ACA (BUV)" w:date="2024-09-13T17:29:00Z" w16du:dateUtc="2024-09-13T10:29:00Z">
              <w:rPr>
                <w:rFonts w:ascii="iCiel Avenir LT Std 35 Light" w:hAnsi="iCiel Avenir LT Std 35 Light" w:cs="Calibri"/>
                <w:i/>
                <w:iCs/>
                <w:sz w:val="22"/>
                <w:szCs w:val="22"/>
                <w:lang w:val="vi-VN"/>
              </w:rPr>
            </w:rPrChange>
          </w:rPr>
          <w:delText>đỗ</w:delText>
        </w:r>
        <w:r w:rsidRPr="00863667" w:rsidDel="00B553BE">
          <w:rPr>
            <w:rFonts w:ascii="iCiel Avenir LT Std 35 Light" w:hAnsi="iCiel Avenir LT Std 35 Light" w:cs="Arial"/>
            <w:sz w:val="22"/>
            <w:szCs w:val="22"/>
            <w:rPrChange w:id="8029" w:author="An Tran, ACA (BUV)" w:date="2024-09-13T17:29:00Z" w16du:dateUtc="2024-09-13T10:29:00Z">
              <w:rPr>
                <w:rFonts w:ascii="iCiel Avenir LT Std 35 Light" w:hAnsi="iCiel Avenir LT Std 35 Light"/>
                <w:i/>
                <w:iCs/>
                <w:sz w:val="22"/>
                <w:szCs w:val="22"/>
                <w:lang w:val="vi-VN"/>
              </w:rPr>
            </w:rPrChange>
          </w:rPr>
          <w:delText xml:space="preserve"> </w:delText>
        </w:r>
        <w:r w:rsidRPr="00863667" w:rsidDel="00B553BE">
          <w:rPr>
            <w:rFonts w:ascii="iCiel Avenir LT Std 35 Light" w:hAnsi="iCiel Avenir LT Std 35 Light" w:cs="Arial"/>
            <w:sz w:val="22"/>
            <w:szCs w:val="22"/>
            <w:rPrChange w:id="8030" w:author="An Tran, ACA (BUV)" w:date="2024-09-13T17:29:00Z" w16du:dateUtc="2024-09-13T10:29:00Z">
              <w:rPr>
                <w:rFonts w:ascii="iCiel Avenir LT Std 35 Light" w:hAnsi="iCiel Avenir LT Std 35 Light" w:cs="Calibri"/>
                <w:i/>
                <w:iCs/>
                <w:sz w:val="22"/>
                <w:szCs w:val="22"/>
                <w:lang w:val="vi-VN"/>
              </w:rPr>
            </w:rPrChange>
          </w:rPr>
          <w:delText>đặ</w:delText>
        </w:r>
        <w:r w:rsidRPr="00863667" w:rsidDel="00B553BE">
          <w:rPr>
            <w:rFonts w:ascii="iCiel Avenir LT Std 35 Light" w:hAnsi="iCiel Avenir LT Std 35 Light" w:cs="Arial"/>
            <w:sz w:val="22"/>
            <w:szCs w:val="22"/>
            <w:rPrChange w:id="8031" w:author="An Tran, ACA (BUV)" w:date="2024-09-13T17:29:00Z" w16du:dateUtc="2024-09-13T10:29:00Z">
              <w:rPr>
                <w:rFonts w:ascii="iCiel Avenir LT Std 35 Light" w:hAnsi="iCiel Avenir LT Std 35 Light"/>
                <w:i/>
                <w:iCs/>
                <w:sz w:val="22"/>
                <w:szCs w:val="22"/>
                <w:lang w:val="vi-VN"/>
              </w:rPr>
            </w:rPrChange>
          </w:rPr>
          <w:delText>c c</w:delText>
        </w:r>
        <w:r w:rsidRPr="00863667" w:rsidDel="00B553BE">
          <w:rPr>
            <w:rFonts w:ascii="iCiel Avenir LT Std 35 Light" w:hAnsi="iCiel Avenir LT Std 35 Light" w:cs="Arial"/>
            <w:sz w:val="22"/>
            <w:szCs w:val="22"/>
            <w:rPrChange w:id="8032" w:author="An Tran, ACA (BUV)" w:date="2024-09-13T17:29:00Z" w16du:dateUtc="2024-09-13T10:29:00Z">
              <w:rPr>
                <w:rFonts w:ascii="iCiel Avenir LT Std 35 Light" w:hAnsi="iCiel Avenir LT Std 35 Light" w:cs="Avenir LT Std 35 Light"/>
                <w:i/>
                <w:iCs/>
                <w:sz w:val="22"/>
                <w:szCs w:val="22"/>
                <w:lang w:val="vi-VN"/>
              </w:rPr>
            </w:rPrChange>
          </w:rPr>
          <w:delText>á</w:delText>
        </w:r>
        <w:r w:rsidRPr="00863667" w:rsidDel="00B553BE">
          <w:rPr>
            <w:rFonts w:ascii="iCiel Avenir LT Std 35 Light" w:hAnsi="iCiel Avenir LT Std 35 Light" w:cs="Arial"/>
            <w:sz w:val="22"/>
            <w:szCs w:val="22"/>
            <w:rPrChange w:id="8033" w:author="An Tran, ACA (BUV)" w:date="2024-09-13T17:29:00Z" w16du:dateUtc="2024-09-13T10:29:00Z">
              <w:rPr>
                <w:rFonts w:ascii="iCiel Avenir LT Std 35 Light" w:hAnsi="iCiel Avenir LT Std 35 Light"/>
                <w:i/>
                <w:iCs/>
                <w:sz w:val="22"/>
                <w:szCs w:val="22"/>
                <w:lang w:val="vi-VN"/>
              </w:rPr>
            </w:rPrChange>
          </w:rPr>
          <w:delText>ch. S</w:delText>
        </w:r>
        <w:r w:rsidRPr="00863667" w:rsidDel="00B553BE">
          <w:rPr>
            <w:rFonts w:ascii="iCiel Avenir LT Std 35 Light" w:hAnsi="iCiel Avenir LT Std 35 Light" w:cs="Arial"/>
            <w:sz w:val="22"/>
            <w:szCs w:val="22"/>
            <w:rPrChange w:id="8034" w:author="An Tran, ACA (BUV)" w:date="2024-09-13T17:29:00Z" w16du:dateUtc="2024-09-13T10:29:00Z">
              <w:rPr>
                <w:rFonts w:ascii="iCiel Avenir LT Std 35 Light" w:hAnsi="iCiel Avenir LT Std 35 Light" w:cs="Calibri"/>
                <w:i/>
                <w:iCs/>
                <w:sz w:val="22"/>
                <w:szCs w:val="22"/>
                <w:lang w:val="vi-VN"/>
              </w:rPr>
            </w:rPrChange>
          </w:rPr>
          <w:delText>ẽ</w:delText>
        </w:r>
        <w:r w:rsidRPr="00863667" w:rsidDel="00B553BE">
          <w:rPr>
            <w:rFonts w:ascii="iCiel Avenir LT Std 35 Light" w:hAnsi="iCiel Avenir LT Std 35 Light" w:cs="Arial"/>
            <w:sz w:val="22"/>
            <w:szCs w:val="22"/>
            <w:rPrChange w:id="8035" w:author="An Tran, ACA (BUV)" w:date="2024-09-13T17:29:00Z" w16du:dateUtc="2024-09-13T10:29:00Z">
              <w:rPr>
                <w:rFonts w:ascii="iCiel Avenir LT Std 35 Light" w:hAnsi="iCiel Avenir LT Std 35 Light"/>
                <w:i/>
                <w:iCs/>
                <w:sz w:val="22"/>
                <w:szCs w:val="22"/>
                <w:lang w:val="vi-VN"/>
              </w:rPr>
            </w:rPrChange>
          </w:rPr>
          <w:delText xml:space="preserve"> kh</w:delText>
        </w:r>
        <w:r w:rsidRPr="00863667" w:rsidDel="00B553BE">
          <w:rPr>
            <w:rFonts w:ascii="iCiel Avenir LT Std 35 Light" w:hAnsi="iCiel Avenir LT Std 35 Light" w:cs="Arial"/>
            <w:sz w:val="22"/>
            <w:szCs w:val="22"/>
            <w:rPrChange w:id="8036" w:author="An Tran, ACA (BUV)" w:date="2024-09-13T17:29:00Z" w16du:dateUtc="2024-09-13T10:29:00Z">
              <w:rPr>
                <w:rFonts w:ascii="iCiel Avenir LT Std 35 Light" w:hAnsi="iCiel Avenir LT Std 35 Light" w:cs="Avenir LT Std 35 Light"/>
                <w:i/>
                <w:iCs/>
                <w:sz w:val="22"/>
                <w:szCs w:val="22"/>
                <w:lang w:val="vi-VN"/>
              </w:rPr>
            </w:rPrChange>
          </w:rPr>
          <w:delText>ô</w:delText>
        </w:r>
        <w:r w:rsidRPr="00863667" w:rsidDel="00B553BE">
          <w:rPr>
            <w:rFonts w:ascii="iCiel Avenir LT Std 35 Light" w:hAnsi="iCiel Avenir LT Std 35 Light" w:cs="Arial"/>
            <w:sz w:val="22"/>
            <w:szCs w:val="22"/>
            <w:rPrChange w:id="8037" w:author="An Tran, ACA (BUV)" w:date="2024-09-13T17:29:00Z" w16du:dateUtc="2024-09-13T10:29:00Z">
              <w:rPr>
                <w:rFonts w:ascii="iCiel Avenir LT Std 35 Light" w:hAnsi="iCiel Avenir LT Std 35 Light"/>
                <w:i/>
                <w:iCs/>
                <w:sz w:val="22"/>
                <w:szCs w:val="22"/>
                <w:lang w:val="vi-VN"/>
              </w:rPr>
            </w:rPrChange>
          </w:rPr>
          <w:delText>ng th</w:delText>
        </w:r>
        <w:r w:rsidRPr="00863667" w:rsidDel="00B553BE">
          <w:rPr>
            <w:rFonts w:ascii="iCiel Avenir LT Std 35 Light" w:hAnsi="iCiel Avenir LT Std 35 Light" w:cs="Arial"/>
            <w:sz w:val="22"/>
            <w:szCs w:val="22"/>
            <w:rPrChange w:id="8038" w:author="An Tran, ACA (BUV)" w:date="2024-09-13T17:29:00Z" w16du:dateUtc="2024-09-13T10:29:00Z">
              <w:rPr>
                <w:rFonts w:ascii="iCiel Avenir LT Std 35 Light" w:hAnsi="iCiel Avenir LT Std 35 Light" w:cs="Calibri"/>
                <w:i/>
                <w:iCs/>
                <w:sz w:val="22"/>
                <w:szCs w:val="22"/>
                <w:lang w:val="vi-VN"/>
              </w:rPr>
            </w:rPrChange>
          </w:rPr>
          <w:delText>ể</w:delText>
        </w:r>
        <w:r w:rsidRPr="00863667" w:rsidDel="00B553BE">
          <w:rPr>
            <w:rFonts w:ascii="iCiel Avenir LT Std 35 Light" w:hAnsi="iCiel Avenir LT Std 35 Light" w:cs="Arial"/>
            <w:sz w:val="22"/>
            <w:szCs w:val="22"/>
            <w:rPrChange w:id="8039" w:author="An Tran, ACA (BUV)" w:date="2024-09-13T17:29:00Z" w16du:dateUtc="2024-09-13T10:29:00Z">
              <w:rPr>
                <w:rFonts w:ascii="iCiel Avenir LT Std 35 Light" w:hAnsi="iCiel Avenir LT Std 35 Light"/>
                <w:i/>
                <w:iCs/>
                <w:sz w:val="22"/>
                <w:szCs w:val="22"/>
                <w:lang w:val="vi-VN"/>
              </w:rPr>
            </w:rPrChange>
          </w:rPr>
          <w:delText xml:space="preserve"> thay </w:delText>
        </w:r>
        <w:r w:rsidRPr="00863667" w:rsidDel="00B553BE">
          <w:rPr>
            <w:rFonts w:ascii="iCiel Avenir LT Std 35 Light" w:hAnsi="iCiel Avenir LT Std 35 Light" w:cs="Arial"/>
            <w:sz w:val="22"/>
            <w:szCs w:val="22"/>
            <w:rPrChange w:id="8040" w:author="An Tran, ACA (BUV)" w:date="2024-09-13T17:29:00Z" w16du:dateUtc="2024-09-13T10:29:00Z">
              <w:rPr>
                <w:rFonts w:ascii="iCiel Avenir LT Std 35 Light" w:hAnsi="iCiel Avenir LT Std 35 Light" w:cs="Calibri"/>
                <w:i/>
                <w:iCs/>
                <w:sz w:val="22"/>
                <w:szCs w:val="22"/>
                <w:lang w:val="vi-VN"/>
              </w:rPr>
            </w:rPrChange>
          </w:rPr>
          <w:delText>đổ</w:delText>
        </w:r>
        <w:r w:rsidRPr="00863667" w:rsidDel="00B553BE">
          <w:rPr>
            <w:rFonts w:ascii="iCiel Avenir LT Std 35 Light" w:hAnsi="iCiel Avenir LT Std 35 Light" w:cs="Arial"/>
            <w:sz w:val="22"/>
            <w:szCs w:val="22"/>
            <w:rPrChange w:id="8041" w:author="An Tran, ACA (BUV)" w:date="2024-09-13T17:29:00Z" w16du:dateUtc="2024-09-13T10:29:00Z">
              <w:rPr>
                <w:rFonts w:ascii="iCiel Avenir LT Std 35 Light" w:hAnsi="iCiel Avenir LT Std 35 Light"/>
                <w:i/>
                <w:iCs/>
                <w:sz w:val="22"/>
                <w:szCs w:val="22"/>
                <w:lang w:val="vi-VN"/>
              </w:rPr>
            </w:rPrChange>
          </w:rPr>
          <w:delText>i quy</w:delText>
        </w:r>
        <w:r w:rsidRPr="00863667" w:rsidDel="00B553BE">
          <w:rPr>
            <w:rFonts w:ascii="iCiel Avenir LT Std 35 Light" w:hAnsi="iCiel Avenir LT Std 35 Light" w:cs="Arial"/>
            <w:sz w:val="22"/>
            <w:szCs w:val="22"/>
            <w:rPrChange w:id="8042" w:author="An Tran, ACA (BUV)" w:date="2024-09-13T17:29:00Z" w16du:dateUtc="2024-09-13T10:29:00Z">
              <w:rPr>
                <w:rFonts w:ascii="iCiel Avenir LT Std 35 Light" w:hAnsi="iCiel Avenir LT Std 35 Light" w:cs="Calibri"/>
                <w:i/>
                <w:iCs/>
                <w:sz w:val="22"/>
                <w:szCs w:val="22"/>
                <w:lang w:val="vi-VN"/>
              </w:rPr>
            </w:rPrChange>
          </w:rPr>
          <w:delText>ế</w:delText>
        </w:r>
        <w:r w:rsidRPr="00863667" w:rsidDel="00B553BE">
          <w:rPr>
            <w:rFonts w:ascii="iCiel Avenir LT Std 35 Light" w:hAnsi="iCiel Avenir LT Std 35 Light" w:cs="Arial"/>
            <w:sz w:val="22"/>
            <w:szCs w:val="22"/>
            <w:rPrChange w:id="8043" w:author="An Tran, ACA (BUV)" w:date="2024-09-13T17:29:00Z" w16du:dateUtc="2024-09-13T10:29:00Z">
              <w:rPr>
                <w:rFonts w:ascii="iCiel Avenir LT Std 35 Light" w:hAnsi="iCiel Avenir LT Std 35 Light"/>
                <w:i/>
                <w:iCs/>
                <w:sz w:val="22"/>
                <w:szCs w:val="22"/>
                <w:lang w:val="vi-VN"/>
              </w:rPr>
            </w:rPrChange>
          </w:rPr>
          <w:delText xml:space="preserve">t </w:delText>
        </w:r>
        <w:r w:rsidRPr="00863667" w:rsidDel="00B553BE">
          <w:rPr>
            <w:rFonts w:ascii="iCiel Avenir LT Std 35 Light" w:hAnsi="iCiel Avenir LT Std 35 Light" w:cs="Arial"/>
            <w:sz w:val="22"/>
            <w:szCs w:val="22"/>
            <w:rPrChange w:id="8044" w:author="An Tran, ACA (BUV)" w:date="2024-09-13T17:29:00Z" w16du:dateUtc="2024-09-13T10:29:00Z">
              <w:rPr>
                <w:rFonts w:ascii="iCiel Avenir LT Std 35 Light" w:hAnsi="iCiel Avenir LT Std 35 Light" w:cs="Calibri"/>
                <w:i/>
                <w:iCs/>
                <w:sz w:val="22"/>
                <w:szCs w:val="22"/>
                <w:lang w:val="vi-VN"/>
              </w:rPr>
            </w:rPrChange>
          </w:rPr>
          <w:delText>đị</w:delText>
        </w:r>
        <w:r w:rsidRPr="00863667" w:rsidDel="00B553BE">
          <w:rPr>
            <w:rFonts w:ascii="iCiel Avenir LT Std 35 Light" w:hAnsi="iCiel Avenir LT Std 35 Light" w:cs="Arial"/>
            <w:sz w:val="22"/>
            <w:szCs w:val="22"/>
            <w:rPrChange w:id="8045" w:author="An Tran, ACA (BUV)" w:date="2024-09-13T17:29:00Z" w16du:dateUtc="2024-09-13T10:29:00Z">
              <w:rPr>
                <w:rFonts w:ascii="iCiel Avenir LT Std 35 Light" w:hAnsi="iCiel Avenir LT Std 35 Light"/>
                <w:i/>
                <w:iCs/>
                <w:sz w:val="22"/>
                <w:szCs w:val="22"/>
                <w:lang w:val="vi-VN"/>
              </w:rPr>
            </w:rPrChange>
          </w:rPr>
          <w:delText>nh cu</w:delText>
        </w:r>
        <w:r w:rsidRPr="00863667" w:rsidDel="00B553BE">
          <w:rPr>
            <w:rFonts w:ascii="iCiel Avenir LT Std 35 Light" w:hAnsi="iCiel Avenir LT Std 35 Light" w:cs="Arial"/>
            <w:sz w:val="22"/>
            <w:szCs w:val="22"/>
            <w:rPrChange w:id="8046" w:author="An Tran, ACA (BUV)" w:date="2024-09-13T17:29:00Z" w16du:dateUtc="2024-09-13T10:29:00Z">
              <w:rPr>
                <w:rFonts w:ascii="iCiel Avenir LT Std 35 Light" w:hAnsi="iCiel Avenir LT Std 35 Light" w:cs="Calibri"/>
                <w:i/>
                <w:iCs/>
                <w:sz w:val="22"/>
                <w:szCs w:val="22"/>
                <w:lang w:val="vi-VN"/>
              </w:rPr>
            </w:rPrChange>
          </w:rPr>
          <w:delText>ố</w:delText>
        </w:r>
        <w:r w:rsidRPr="00863667" w:rsidDel="00B553BE">
          <w:rPr>
            <w:rFonts w:ascii="iCiel Avenir LT Std 35 Light" w:hAnsi="iCiel Avenir LT Std 35 Light" w:cs="Arial"/>
            <w:sz w:val="22"/>
            <w:szCs w:val="22"/>
            <w:rPrChange w:id="8047" w:author="An Tran, ACA (BUV)" w:date="2024-09-13T17:29:00Z" w16du:dateUtc="2024-09-13T10:29:00Z">
              <w:rPr>
                <w:rFonts w:ascii="iCiel Avenir LT Std 35 Light" w:hAnsi="iCiel Avenir LT Std 35 Light"/>
                <w:i/>
                <w:iCs/>
                <w:sz w:val="22"/>
                <w:szCs w:val="22"/>
                <w:lang w:val="vi-VN"/>
              </w:rPr>
            </w:rPrChange>
          </w:rPr>
          <w:delText>i c</w:delText>
        </w:r>
        <w:r w:rsidRPr="00863667" w:rsidDel="00B553BE">
          <w:rPr>
            <w:rFonts w:ascii="iCiel Avenir LT Std 35 Light" w:hAnsi="iCiel Avenir LT Std 35 Light" w:cs="Arial"/>
            <w:sz w:val="22"/>
            <w:szCs w:val="22"/>
            <w:rPrChange w:id="8048" w:author="An Tran, ACA (BUV)" w:date="2024-09-13T17:29:00Z" w16du:dateUtc="2024-09-13T10:29:00Z">
              <w:rPr>
                <w:rFonts w:ascii="iCiel Avenir LT Std 35 Light" w:hAnsi="iCiel Avenir LT Std 35 Light" w:cs="Avenir LT Std 35 Light"/>
                <w:i/>
                <w:iCs/>
                <w:sz w:val="22"/>
                <w:szCs w:val="22"/>
                <w:lang w:val="vi-VN"/>
              </w:rPr>
            </w:rPrChange>
          </w:rPr>
          <w:delText>ù</w:delText>
        </w:r>
        <w:r w:rsidRPr="00863667" w:rsidDel="00B553BE">
          <w:rPr>
            <w:rFonts w:ascii="iCiel Avenir LT Std 35 Light" w:hAnsi="iCiel Avenir LT Std 35 Light" w:cs="Arial"/>
            <w:sz w:val="22"/>
            <w:szCs w:val="22"/>
            <w:rPrChange w:id="8049" w:author="An Tran, ACA (BUV)" w:date="2024-09-13T17:29:00Z" w16du:dateUtc="2024-09-13T10:29:00Z">
              <w:rPr>
                <w:rFonts w:ascii="iCiel Avenir LT Std 35 Light" w:hAnsi="iCiel Avenir LT Std 35 Light"/>
                <w:i/>
                <w:iCs/>
                <w:sz w:val="22"/>
                <w:szCs w:val="22"/>
                <w:lang w:val="vi-VN"/>
              </w:rPr>
            </w:rPrChange>
          </w:rPr>
          <w:delText>ng c</w:delText>
        </w:r>
        <w:r w:rsidRPr="00863667" w:rsidDel="00B553BE">
          <w:rPr>
            <w:rFonts w:ascii="iCiel Avenir LT Std 35 Light" w:hAnsi="iCiel Avenir LT Std 35 Light" w:cs="Arial"/>
            <w:sz w:val="22"/>
            <w:szCs w:val="22"/>
            <w:rPrChange w:id="8050" w:author="An Tran, ACA (BUV)" w:date="2024-09-13T17:29:00Z" w16du:dateUtc="2024-09-13T10:29:00Z">
              <w:rPr>
                <w:rFonts w:ascii="iCiel Avenir LT Std 35 Light" w:hAnsi="iCiel Avenir LT Std 35 Light" w:cs="Calibri"/>
                <w:i/>
                <w:iCs/>
                <w:sz w:val="22"/>
                <w:szCs w:val="22"/>
                <w:lang w:val="vi-VN"/>
              </w:rPr>
            </w:rPrChange>
          </w:rPr>
          <w:delText>ủ</w:delText>
        </w:r>
        <w:r w:rsidRPr="00863667" w:rsidDel="00B553BE">
          <w:rPr>
            <w:rFonts w:ascii="iCiel Avenir LT Std 35 Light" w:hAnsi="iCiel Avenir LT Std 35 Light" w:cs="Arial"/>
            <w:sz w:val="22"/>
            <w:szCs w:val="22"/>
            <w:rPrChange w:id="8051" w:author="An Tran, ACA (BUV)" w:date="2024-09-13T17:29:00Z" w16du:dateUtc="2024-09-13T10:29:00Z">
              <w:rPr>
                <w:rFonts w:ascii="iCiel Avenir LT Std 35 Light" w:hAnsi="iCiel Avenir LT Std 35 Light"/>
                <w:i/>
                <w:iCs/>
                <w:sz w:val="22"/>
                <w:szCs w:val="22"/>
                <w:lang w:val="vi-VN"/>
              </w:rPr>
            </w:rPrChange>
          </w:rPr>
          <w:delText>a H</w:delText>
        </w:r>
        <w:r w:rsidRPr="00863667" w:rsidDel="00B553BE">
          <w:rPr>
            <w:rFonts w:ascii="iCiel Avenir LT Std 35 Light" w:hAnsi="iCiel Avenir LT Std 35 Light" w:cs="Arial"/>
            <w:sz w:val="22"/>
            <w:szCs w:val="22"/>
            <w:rPrChange w:id="8052" w:author="An Tran, ACA (BUV)" w:date="2024-09-13T17:29:00Z" w16du:dateUtc="2024-09-13T10:29:00Z">
              <w:rPr>
                <w:rFonts w:ascii="iCiel Avenir LT Std 35 Light" w:hAnsi="iCiel Avenir LT Std 35 Light" w:cs="Calibri"/>
                <w:i/>
                <w:iCs/>
                <w:sz w:val="22"/>
                <w:szCs w:val="22"/>
                <w:lang w:val="vi-VN"/>
              </w:rPr>
            </w:rPrChange>
          </w:rPr>
          <w:delText>ộ</w:delText>
        </w:r>
        <w:r w:rsidRPr="00863667" w:rsidDel="00B553BE">
          <w:rPr>
            <w:rFonts w:ascii="iCiel Avenir LT Std 35 Light" w:hAnsi="iCiel Avenir LT Std 35 Light" w:cs="Arial"/>
            <w:sz w:val="22"/>
            <w:szCs w:val="22"/>
            <w:rPrChange w:id="8053" w:author="An Tran, ACA (BUV)" w:date="2024-09-13T17:29:00Z" w16du:dateUtc="2024-09-13T10:29:00Z">
              <w:rPr>
                <w:rFonts w:ascii="iCiel Avenir LT Std 35 Light" w:hAnsi="iCiel Avenir LT Std 35 Light"/>
                <w:i/>
                <w:iCs/>
                <w:sz w:val="22"/>
                <w:szCs w:val="22"/>
                <w:lang w:val="vi-VN"/>
              </w:rPr>
            </w:rPrChange>
          </w:rPr>
          <w:delText xml:space="preserve">i </w:delText>
        </w:r>
        <w:r w:rsidRPr="00863667" w:rsidDel="00B553BE">
          <w:rPr>
            <w:rFonts w:ascii="iCiel Avenir LT Std 35 Light" w:hAnsi="iCiel Avenir LT Std 35 Light" w:cs="Arial"/>
            <w:sz w:val="22"/>
            <w:szCs w:val="22"/>
            <w:rPrChange w:id="8054" w:author="An Tran, ACA (BUV)" w:date="2024-09-13T17:29:00Z" w16du:dateUtc="2024-09-13T10:29:00Z">
              <w:rPr>
                <w:rFonts w:ascii="iCiel Avenir LT Std 35 Light" w:hAnsi="iCiel Avenir LT Std 35 Light" w:cs="Calibri"/>
                <w:i/>
                <w:iCs/>
                <w:sz w:val="22"/>
                <w:szCs w:val="22"/>
                <w:lang w:val="vi-VN"/>
              </w:rPr>
            </w:rPrChange>
          </w:rPr>
          <w:delText>Đồ</w:delText>
        </w:r>
        <w:r w:rsidRPr="00863667" w:rsidDel="00B553BE">
          <w:rPr>
            <w:rFonts w:ascii="iCiel Avenir LT Std 35 Light" w:hAnsi="iCiel Avenir LT Std 35 Light" w:cs="Arial"/>
            <w:sz w:val="22"/>
            <w:szCs w:val="22"/>
            <w:rPrChange w:id="8055" w:author="An Tran, ACA (BUV)" w:date="2024-09-13T17:29:00Z" w16du:dateUtc="2024-09-13T10:29:00Z">
              <w:rPr>
                <w:rFonts w:ascii="iCiel Avenir LT Std 35 Light" w:hAnsi="iCiel Avenir LT Std 35 Light"/>
                <w:i/>
                <w:iCs/>
                <w:sz w:val="22"/>
                <w:szCs w:val="22"/>
                <w:lang w:val="vi-VN"/>
              </w:rPr>
            </w:rPrChange>
          </w:rPr>
          <w:delText>ng Kh</w:delText>
        </w:r>
        <w:r w:rsidRPr="00863667" w:rsidDel="00B553BE">
          <w:rPr>
            <w:rFonts w:ascii="iCiel Avenir LT Std 35 Light" w:hAnsi="iCiel Avenir LT Std 35 Light" w:cs="Arial"/>
            <w:sz w:val="22"/>
            <w:szCs w:val="22"/>
            <w:rPrChange w:id="8056" w:author="An Tran, ACA (BUV)" w:date="2024-09-13T17:29:00Z" w16du:dateUtc="2024-09-13T10:29:00Z">
              <w:rPr>
                <w:rFonts w:ascii="iCiel Avenir LT Std 35 Light" w:hAnsi="iCiel Avenir LT Std 35 Light" w:cs="Calibri"/>
                <w:i/>
                <w:iCs/>
                <w:sz w:val="22"/>
                <w:szCs w:val="22"/>
                <w:lang w:val="vi-VN"/>
              </w:rPr>
            </w:rPrChange>
          </w:rPr>
          <w:delText>ả</w:delText>
        </w:r>
        <w:r w:rsidRPr="00863667" w:rsidDel="00B553BE">
          <w:rPr>
            <w:rFonts w:ascii="iCiel Avenir LT Std 35 Light" w:hAnsi="iCiel Avenir LT Std 35 Light" w:cs="Arial"/>
            <w:sz w:val="22"/>
            <w:szCs w:val="22"/>
            <w:rPrChange w:id="8057" w:author="An Tran, ACA (BUV)" w:date="2024-09-13T17:29:00Z" w16du:dateUtc="2024-09-13T10:29:00Z">
              <w:rPr>
                <w:rFonts w:ascii="iCiel Avenir LT Std 35 Light" w:hAnsi="iCiel Avenir LT Std 35 Light"/>
                <w:i/>
                <w:iCs/>
                <w:sz w:val="22"/>
                <w:szCs w:val="22"/>
                <w:lang w:val="vi-VN"/>
              </w:rPr>
            </w:rPrChange>
          </w:rPr>
          <w:delText>o Th</w:delText>
        </w:r>
        <w:r w:rsidRPr="00863667" w:rsidDel="00B553BE">
          <w:rPr>
            <w:rFonts w:ascii="iCiel Avenir LT Std 35 Light" w:hAnsi="iCiel Avenir LT Std 35 Light" w:cs="Arial"/>
            <w:sz w:val="22"/>
            <w:szCs w:val="22"/>
            <w:rPrChange w:id="8058" w:author="An Tran, ACA (BUV)" w:date="2024-09-13T17:29:00Z" w16du:dateUtc="2024-09-13T10:29:00Z">
              <w:rPr>
                <w:rFonts w:ascii="iCiel Avenir LT Std 35 Light" w:hAnsi="iCiel Avenir LT Std 35 Light" w:cs="Avenir LT Std 35 Light"/>
                <w:i/>
                <w:iCs/>
                <w:sz w:val="22"/>
                <w:szCs w:val="22"/>
                <w:lang w:val="vi-VN"/>
              </w:rPr>
            </w:rPrChange>
          </w:rPr>
          <w:delText>í</w:delText>
        </w:r>
        <w:r w:rsidRPr="00863667" w:rsidDel="00B553BE">
          <w:rPr>
            <w:rFonts w:ascii="iCiel Avenir LT Std 35 Light" w:hAnsi="iCiel Avenir LT Std 35 Light" w:cs="Arial"/>
            <w:sz w:val="22"/>
            <w:szCs w:val="22"/>
            <w:rPrChange w:id="8059" w:author="An Tran, ACA (BUV)" w:date="2024-09-13T17:29:00Z" w16du:dateUtc="2024-09-13T10:29:00Z">
              <w:rPr>
                <w:rFonts w:ascii="iCiel Avenir LT Std 35 Light" w:hAnsi="iCiel Avenir LT Std 35 Light"/>
                <w:i/>
                <w:iCs/>
                <w:sz w:val="22"/>
                <w:szCs w:val="22"/>
                <w:lang w:val="vi-VN"/>
              </w:rPr>
            </w:rPrChange>
          </w:rPr>
          <w:delText xml:space="preserve">. Do </w:delText>
        </w:r>
        <w:r w:rsidRPr="00863667" w:rsidDel="00B553BE">
          <w:rPr>
            <w:rFonts w:ascii="iCiel Avenir LT Std 35 Light" w:hAnsi="iCiel Avenir LT Std 35 Light" w:cs="Arial"/>
            <w:sz w:val="22"/>
            <w:szCs w:val="22"/>
            <w:rPrChange w:id="8060" w:author="An Tran, ACA (BUV)" w:date="2024-09-13T17:29:00Z" w16du:dateUtc="2024-09-13T10:29:00Z">
              <w:rPr>
                <w:rFonts w:ascii="iCiel Avenir LT Std 35 Light" w:hAnsi="iCiel Avenir LT Std 35 Light" w:cs="Calibri"/>
                <w:i/>
                <w:iCs/>
                <w:sz w:val="22"/>
                <w:szCs w:val="22"/>
                <w:lang w:val="vi-VN"/>
              </w:rPr>
            </w:rPrChange>
          </w:rPr>
          <w:delText>đ</w:delText>
        </w:r>
        <w:r w:rsidRPr="00863667" w:rsidDel="00B553BE">
          <w:rPr>
            <w:rFonts w:ascii="iCiel Avenir LT Std 35 Light" w:hAnsi="iCiel Avenir LT Std 35 Light" w:cs="Arial"/>
            <w:sz w:val="22"/>
            <w:szCs w:val="22"/>
            <w:rPrChange w:id="8061" w:author="An Tran, ACA (BUV)" w:date="2024-09-13T17:29:00Z" w16du:dateUtc="2024-09-13T10:29:00Z">
              <w:rPr>
                <w:rFonts w:ascii="iCiel Avenir LT Std 35 Light" w:hAnsi="iCiel Avenir LT Std 35 Light" w:cs="Avenir LT Std 35 Light"/>
                <w:i/>
                <w:iCs/>
                <w:sz w:val="22"/>
                <w:szCs w:val="22"/>
                <w:lang w:val="vi-VN"/>
              </w:rPr>
            </w:rPrChange>
          </w:rPr>
          <w:delText>ó</w:delText>
        </w:r>
        <w:r w:rsidRPr="00863667" w:rsidDel="00B553BE">
          <w:rPr>
            <w:rFonts w:ascii="iCiel Avenir LT Std 35 Light" w:hAnsi="iCiel Avenir LT Std 35 Light" w:cs="Arial"/>
            <w:sz w:val="22"/>
            <w:szCs w:val="22"/>
            <w:rPrChange w:id="8062" w:author="An Tran, ACA (BUV)" w:date="2024-09-13T17:29:00Z" w16du:dateUtc="2024-09-13T10:29:00Z">
              <w:rPr>
                <w:rFonts w:ascii="iCiel Avenir LT Std 35 Light" w:hAnsi="iCiel Avenir LT Std 35 Light"/>
                <w:i/>
                <w:iCs/>
                <w:sz w:val="22"/>
                <w:szCs w:val="22"/>
                <w:lang w:val="vi-VN"/>
              </w:rPr>
            </w:rPrChange>
          </w:rPr>
          <w:delText>, sinh vi</w:delText>
        </w:r>
        <w:r w:rsidRPr="00863667" w:rsidDel="00B553BE">
          <w:rPr>
            <w:rFonts w:ascii="iCiel Avenir LT Std 35 Light" w:hAnsi="iCiel Avenir LT Std 35 Light" w:cs="Arial"/>
            <w:sz w:val="22"/>
            <w:szCs w:val="22"/>
            <w:rPrChange w:id="8063" w:author="An Tran, ACA (BUV)" w:date="2024-09-13T17:29:00Z" w16du:dateUtc="2024-09-13T10:29:00Z">
              <w:rPr>
                <w:rFonts w:ascii="iCiel Avenir LT Std 35 Light" w:hAnsi="iCiel Avenir LT Std 35 Light" w:cs="Avenir LT Std 35 Light"/>
                <w:i/>
                <w:iCs/>
                <w:sz w:val="22"/>
                <w:szCs w:val="22"/>
                <w:lang w:val="vi-VN"/>
              </w:rPr>
            </w:rPrChange>
          </w:rPr>
          <w:delText>ê</w:delText>
        </w:r>
        <w:r w:rsidRPr="00863667" w:rsidDel="00B553BE">
          <w:rPr>
            <w:rFonts w:ascii="iCiel Avenir LT Std 35 Light" w:hAnsi="iCiel Avenir LT Std 35 Light" w:cs="Arial"/>
            <w:sz w:val="22"/>
            <w:szCs w:val="22"/>
            <w:rPrChange w:id="8064" w:author="An Tran, ACA (BUV)" w:date="2024-09-13T17:29:00Z" w16du:dateUtc="2024-09-13T10:29:00Z">
              <w:rPr>
                <w:rFonts w:ascii="iCiel Avenir LT Std 35 Light" w:hAnsi="iCiel Avenir LT Std 35 Light"/>
                <w:i/>
                <w:iCs/>
                <w:sz w:val="22"/>
                <w:szCs w:val="22"/>
                <w:lang w:val="vi-VN"/>
              </w:rPr>
            </w:rPrChange>
          </w:rPr>
          <w:delText>n c</w:delText>
        </w:r>
        <w:r w:rsidRPr="00863667" w:rsidDel="00B553BE">
          <w:rPr>
            <w:rFonts w:ascii="iCiel Avenir LT Std 35 Light" w:hAnsi="iCiel Avenir LT Std 35 Light" w:cs="Arial"/>
            <w:sz w:val="22"/>
            <w:szCs w:val="22"/>
            <w:rPrChange w:id="8065" w:author="An Tran, ACA (BUV)" w:date="2024-09-13T17:29:00Z" w16du:dateUtc="2024-09-13T10:29:00Z">
              <w:rPr>
                <w:rFonts w:ascii="iCiel Avenir LT Std 35 Light" w:hAnsi="iCiel Avenir LT Std 35 Light" w:cs="Calibri"/>
                <w:i/>
                <w:iCs/>
                <w:sz w:val="22"/>
                <w:szCs w:val="22"/>
                <w:lang w:val="vi-VN"/>
              </w:rPr>
            </w:rPrChange>
          </w:rPr>
          <w:delText>ầ</w:delText>
        </w:r>
        <w:r w:rsidRPr="00863667" w:rsidDel="00B553BE">
          <w:rPr>
            <w:rFonts w:ascii="iCiel Avenir LT Std 35 Light" w:hAnsi="iCiel Avenir LT Std 35 Light" w:cs="Arial"/>
            <w:sz w:val="22"/>
            <w:szCs w:val="22"/>
            <w:rPrChange w:id="8066" w:author="An Tran, ACA (BUV)" w:date="2024-09-13T17:29:00Z" w16du:dateUtc="2024-09-13T10:29:00Z">
              <w:rPr>
                <w:rFonts w:ascii="iCiel Avenir LT Std 35 Light" w:hAnsi="iCiel Avenir LT Std 35 Light"/>
                <w:i/>
                <w:iCs/>
                <w:sz w:val="22"/>
                <w:szCs w:val="22"/>
                <w:lang w:val="vi-VN"/>
              </w:rPr>
            </w:rPrChange>
          </w:rPr>
          <w:delText xml:space="preserve">n </w:delText>
        </w:r>
        <w:r w:rsidRPr="00863667" w:rsidDel="00B553BE">
          <w:rPr>
            <w:rFonts w:ascii="iCiel Avenir LT Std 35 Light" w:hAnsi="iCiel Avenir LT Std 35 Light" w:cs="Arial"/>
            <w:sz w:val="22"/>
            <w:szCs w:val="22"/>
            <w:rPrChange w:id="8067" w:author="An Tran, ACA (BUV)" w:date="2024-09-13T17:29:00Z" w16du:dateUtc="2024-09-13T10:29:00Z">
              <w:rPr>
                <w:rFonts w:ascii="iCiel Avenir LT Std 35 Light" w:hAnsi="iCiel Avenir LT Std 35 Light" w:cs="Calibri"/>
                <w:i/>
                <w:iCs/>
                <w:sz w:val="22"/>
                <w:szCs w:val="22"/>
                <w:lang w:val="vi-VN"/>
              </w:rPr>
            </w:rPrChange>
          </w:rPr>
          <w:delText>đọ</w:delText>
        </w:r>
        <w:r w:rsidRPr="00863667" w:rsidDel="00B553BE">
          <w:rPr>
            <w:rFonts w:ascii="iCiel Avenir LT Std 35 Light" w:hAnsi="iCiel Avenir LT Std 35 Light" w:cs="Arial"/>
            <w:sz w:val="22"/>
            <w:szCs w:val="22"/>
            <w:rPrChange w:id="8068" w:author="An Tran, ACA (BUV)" w:date="2024-09-13T17:29:00Z" w16du:dateUtc="2024-09-13T10:29:00Z">
              <w:rPr>
                <w:rFonts w:ascii="iCiel Avenir LT Std 35 Light" w:hAnsi="iCiel Avenir LT Std 35 Light"/>
                <w:i/>
                <w:iCs/>
                <w:sz w:val="22"/>
                <w:szCs w:val="22"/>
                <w:lang w:val="vi-VN"/>
              </w:rPr>
            </w:rPrChange>
          </w:rPr>
          <w:delText>c v</w:delText>
        </w:r>
        <w:r w:rsidRPr="00863667" w:rsidDel="00B553BE">
          <w:rPr>
            <w:rFonts w:ascii="iCiel Avenir LT Std 35 Light" w:hAnsi="iCiel Avenir LT Std 35 Light" w:cs="Arial"/>
            <w:sz w:val="22"/>
            <w:szCs w:val="22"/>
            <w:rPrChange w:id="8069" w:author="An Tran, ACA (BUV)" w:date="2024-09-13T17:29:00Z" w16du:dateUtc="2024-09-13T10:29:00Z">
              <w:rPr>
                <w:rFonts w:ascii="iCiel Avenir LT Std 35 Light" w:hAnsi="iCiel Avenir LT Std 35 Light" w:cs="Avenir LT Std 35 Light"/>
                <w:i/>
                <w:iCs/>
                <w:sz w:val="22"/>
                <w:szCs w:val="22"/>
                <w:lang w:val="vi-VN"/>
              </w:rPr>
            </w:rPrChange>
          </w:rPr>
          <w:delText>à</w:delText>
        </w:r>
        <w:r w:rsidRPr="00863667" w:rsidDel="00B553BE">
          <w:rPr>
            <w:rFonts w:ascii="iCiel Avenir LT Std 35 Light" w:hAnsi="iCiel Avenir LT Std 35 Light" w:cs="Arial"/>
            <w:sz w:val="22"/>
            <w:szCs w:val="22"/>
            <w:rPrChange w:id="8070" w:author="An Tran, ACA (BUV)" w:date="2024-09-13T17:29:00Z" w16du:dateUtc="2024-09-13T10:29:00Z">
              <w:rPr>
                <w:rFonts w:ascii="iCiel Avenir LT Std 35 Light" w:hAnsi="iCiel Avenir LT Std 35 Light"/>
                <w:i/>
                <w:iCs/>
                <w:sz w:val="22"/>
                <w:szCs w:val="22"/>
                <w:lang w:val="vi-VN"/>
              </w:rPr>
            </w:rPrChange>
          </w:rPr>
          <w:delText xml:space="preserve"> theo quy</w:delText>
        </w:r>
        <w:r w:rsidRPr="00863667" w:rsidDel="00B553BE">
          <w:rPr>
            <w:rFonts w:ascii="iCiel Avenir LT Std 35 Light" w:hAnsi="iCiel Avenir LT Std 35 Light" w:cs="Arial"/>
            <w:sz w:val="22"/>
            <w:szCs w:val="22"/>
            <w:rPrChange w:id="8071" w:author="An Tran, ACA (BUV)" w:date="2024-09-13T17:29:00Z" w16du:dateUtc="2024-09-13T10:29:00Z">
              <w:rPr>
                <w:rFonts w:ascii="iCiel Avenir LT Std 35 Light" w:hAnsi="iCiel Avenir LT Std 35 Light" w:cs="Calibri"/>
                <w:i/>
                <w:iCs/>
                <w:sz w:val="22"/>
                <w:szCs w:val="22"/>
                <w:lang w:val="vi-VN"/>
              </w:rPr>
            </w:rPrChange>
          </w:rPr>
          <w:delText>ế</w:delText>
        </w:r>
        <w:r w:rsidRPr="00863667" w:rsidDel="00B553BE">
          <w:rPr>
            <w:rFonts w:ascii="iCiel Avenir LT Std 35 Light" w:hAnsi="iCiel Avenir LT Std 35 Light" w:cs="Arial"/>
            <w:sz w:val="22"/>
            <w:szCs w:val="22"/>
            <w:rPrChange w:id="8072" w:author="An Tran, ACA (BUV)" w:date="2024-09-13T17:29:00Z" w16du:dateUtc="2024-09-13T10:29:00Z">
              <w:rPr>
                <w:rFonts w:ascii="iCiel Avenir LT Std 35 Light" w:hAnsi="iCiel Avenir LT Std 35 Light"/>
                <w:i/>
                <w:iCs/>
                <w:sz w:val="22"/>
                <w:szCs w:val="22"/>
                <w:lang w:val="vi-VN"/>
              </w:rPr>
            </w:rPrChange>
          </w:rPr>
          <w:delText xml:space="preserve">t </w:delText>
        </w:r>
        <w:r w:rsidRPr="00863667" w:rsidDel="00B553BE">
          <w:rPr>
            <w:rFonts w:ascii="iCiel Avenir LT Std 35 Light" w:hAnsi="iCiel Avenir LT Std 35 Light" w:cs="Arial"/>
            <w:sz w:val="22"/>
            <w:szCs w:val="22"/>
            <w:rPrChange w:id="8073" w:author="An Tran, ACA (BUV)" w:date="2024-09-13T17:29:00Z" w16du:dateUtc="2024-09-13T10:29:00Z">
              <w:rPr>
                <w:rFonts w:ascii="iCiel Avenir LT Std 35 Light" w:hAnsi="iCiel Avenir LT Std 35 Light" w:cs="Calibri"/>
                <w:i/>
                <w:iCs/>
                <w:sz w:val="22"/>
                <w:szCs w:val="22"/>
                <w:lang w:val="vi-VN"/>
              </w:rPr>
            </w:rPrChange>
          </w:rPr>
          <w:delText>đị</w:delText>
        </w:r>
        <w:r w:rsidRPr="00863667" w:rsidDel="00B553BE">
          <w:rPr>
            <w:rFonts w:ascii="iCiel Avenir LT Std 35 Light" w:hAnsi="iCiel Avenir LT Std 35 Light" w:cs="Arial"/>
            <w:sz w:val="22"/>
            <w:szCs w:val="22"/>
            <w:rPrChange w:id="8074" w:author="An Tran, ACA (BUV)" w:date="2024-09-13T17:29:00Z" w16du:dateUtc="2024-09-13T10:29:00Z">
              <w:rPr>
                <w:rFonts w:ascii="iCiel Avenir LT Std 35 Light" w:hAnsi="iCiel Avenir LT Std 35 Light"/>
                <w:i/>
                <w:iCs/>
                <w:sz w:val="22"/>
                <w:szCs w:val="22"/>
                <w:lang w:val="vi-VN"/>
              </w:rPr>
            </w:rPrChange>
          </w:rPr>
          <w:delText>nh c</w:delText>
        </w:r>
        <w:r w:rsidRPr="00863667" w:rsidDel="00B553BE">
          <w:rPr>
            <w:rFonts w:ascii="iCiel Avenir LT Std 35 Light" w:hAnsi="iCiel Avenir LT Std 35 Light" w:cs="Arial"/>
            <w:sz w:val="22"/>
            <w:szCs w:val="22"/>
            <w:rPrChange w:id="8075" w:author="An Tran, ACA (BUV)" w:date="2024-09-13T17:29:00Z" w16du:dateUtc="2024-09-13T10:29:00Z">
              <w:rPr>
                <w:rFonts w:ascii="iCiel Avenir LT Std 35 Light" w:hAnsi="iCiel Avenir LT Std 35 Light" w:cs="Calibri"/>
                <w:i/>
                <w:iCs/>
                <w:sz w:val="22"/>
                <w:szCs w:val="22"/>
                <w:lang w:val="vi-VN"/>
              </w:rPr>
            </w:rPrChange>
          </w:rPr>
          <w:delText>ủ</w:delText>
        </w:r>
        <w:r w:rsidRPr="00863667" w:rsidDel="00B553BE">
          <w:rPr>
            <w:rFonts w:ascii="iCiel Avenir LT Std 35 Light" w:hAnsi="iCiel Avenir LT Std 35 Light" w:cs="Arial"/>
            <w:sz w:val="22"/>
            <w:szCs w:val="22"/>
            <w:rPrChange w:id="8076" w:author="An Tran, ACA (BUV)" w:date="2024-09-13T17:29:00Z" w16du:dateUtc="2024-09-13T10:29:00Z">
              <w:rPr>
                <w:rFonts w:ascii="iCiel Avenir LT Std 35 Light" w:hAnsi="iCiel Avenir LT Std 35 Light"/>
                <w:i/>
                <w:iCs/>
                <w:sz w:val="22"/>
                <w:szCs w:val="22"/>
                <w:lang w:val="vi-VN"/>
              </w:rPr>
            </w:rPrChange>
          </w:rPr>
          <w:delText>a H</w:delText>
        </w:r>
        <w:r w:rsidRPr="00863667" w:rsidDel="00B553BE">
          <w:rPr>
            <w:rFonts w:ascii="iCiel Avenir LT Std 35 Light" w:hAnsi="iCiel Avenir LT Std 35 Light" w:cs="Arial"/>
            <w:sz w:val="22"/>
            <w:szCs w:val="22"/>
            <w:rPrChange w:id="8077" w:author="An Tran, ACA (BUV)" w:date="2024-09-13T17:29:00Z" w16du:dateUtc="2024-09-13T10:29:00Z">
              <w:rPr>
                <w:rFonts w:ascii="iCiel Avenir LT Std 35 Light" w:hAnsi="iCiel Avenir LT Std 35 Light" w:cs="Calibri"/>
                <w:i/>
                <w:iCs/>
                <w:sz w:val="22"/>
                <w:szCs w:val="22"/>
                <w:lang w:val="vi-VN"/>
              </w:rPr>
            </w:rPrChange>
          </w:rPr>
          <w:delText>ộ</w:delText>
        </w:r>
        <w:r w:rsidRPr="00863667" w:rsidDel="00B553BE">
          <w:rPr>
            <w:rFonts w:ascii="iCiel Avenir LT Std 35 Light" w:hAnsi="iCiel Avenir LT Std 35 Light" w:cs="Arial"/>
            <w:sz w:val="22"/>
            <w:szCs w:val="22"/>
            <w:rPrChange w:id="8078" w:author="An Tran, ACA (BUV)" w:date="2024-09-13T17:29:00Z" w16du:dateUtc="2024-09-13T10:29:00Z">
              <w:rPr>
                <w:rFonts w:ascii="iCiel Avenir LT Std 35 Light" w:hAnsi="iCiel Avenir LT Std 35 Light"/>
                <w:i/>
                <w:iCs/>
                <w:sz w:val="22"/>
                <w:szCs w:val="22"/>
                <w:lang w:val="vi-VN"/>
              </w:rPr>
            </w:rPrChange>
          </w:rPr>
          <w:delText xml:space="preserve">i </w:delText>
        </w:r>
        <w:r w:rsidRPr="00863667" w:rsidDel="00B553BE">
          <w:rPr>
            <w:rFonts w:ascii="iCiel Avenir LT Std 35 Light" w:hAnsi="iCiel Avenir LT Std 35 Light" w:cs="Arial"/>
            <w:sz w:val="22"/>
            <w:szCs w:val="22"/>
            <w:rPrChange w:id="8079" w:author="An Tran, ACA (BUV)" w:date="2024-09-13T17:29:00Z" w16du:dateUtc="2024-09-13T10:29:00Z">
              <w:rPr>
                <w:rFonts w:ascii="iCiel Avenir LT Std 35 Light" w:hAnsi="iCiel Avenir LT Std 35 Light" w:cs="Calibri"/>
                <w:i/>
                <w:iCs/>
                <w:sz w:val="22"/>
                <w:szCs w:val="22"/>
                <w:lang w:val="vi-VN"/>
              </w:rPr>
            </w:rPrChange>
          </w:rPr>
          <w:delText>Đồ</w:delText>
        </w:r>
        <w:r w:rsidRPr="00863667" w:rsidDel="00B553BE">
          <w:rPr>
            <w:rFonts w:ascii="iCiel Avenir LT Std 35 Light" w:hAnsi="iCiel Avenir LT Std 35 Light" w:cs="Arial"/>
            <w:sz w:val="22"/>
            <w:szCs w:val="22"/>
            <w:rPrChange w:id="8080" w:author="An Tran, ACA (BUV)" w:date="2024-09-13T17:29:00Z" w16du:dateUtc="2024-09-13T10:29:00Z">
              <w:rPr>
                <w:rFonts w:ascii="iCiel Avenir LT Std 35 Light" w:hAnsi="iCiel Avenir LT Std 35 Light"/>
                <w:i/>
                <w:iCs/>
                <w:sz w:val="22"/>
                <w:szCs w:val="22"/>
                <w:lang w:val="vi-VN"/>
              </w:rPr>
            </w:rPrChange>
          </w:rPr>
          <w:delText>ng Kh</w:delText>
        </w:r>
        <w:r w:rsidRPr="00863667" w:rsidDel="00B553BE">
          <w:rPr>
            <w:rFonts w:ascii="iCiel Avenir LT Std 35 Light" w:hAnsi="iCiel Avenir LT Std 35 Light" w:cs="Arial"/>
            <w:sz w:val="22"/>
            <w:szCs w:val="22"/>
            <w:rPrChange w:id="8081" w:author="An Tran, ACA (BUV)" w:date="2024-09-13T17:29:00Z" w16du:dateUtc="2024-09-13T10:29:00Z">
              <w:rPr>
                <w:rFonts w:ascii="iCiel Avenir LT Std 35 Light" w:hAnsi="iCiel Avenir LT Std 35 Light" w:cs="Calibri"/>
                <w:i/>
                <w:iCs/>
                <w:sz w:val="22"/>
                <w:szCs w:val="22"/>
                <w:lang w:val="vi-VN"/>
              </w:rPr>
            </w:rPrChange>
          </w:rPr>
          <w:delText>ả</w:delText>
        </w:r>
        <w:r w:rsidRPr="00863667" w:rsidDel="00B553BE">
          <w:rPr>
            <w:rFonts w:ascii="iCiel Avenir LT Std 35 Light" w:hAnsi="iCiel Avenir LT Std 35 Light" w:cs="Arial"/>
            <w:sz w:val="22"/>
            <w:szCs w:val="22"/>
            <w:rPrChange w:id="8082" w:author="An Tran, ACA (BUV)" w:date="2024-09-13T17:29:00Z" w16du:dateUtc="2024-09-13T10:29:00Z">
              <w:rPr>
                <w:rFonts w:ascii="iCiel Avenir LT Std 35 Light" w:hAnsi="iCiel Avenir LT Std 35 Light"/>
                <w:i/>
                <w:iCs/>
                <w:sz w:val="22"/>
                <w:szCs w:val="22"/>
                <w:lang w:val="vi-VN"/>
              </w:rPr>
            </w:rPrChange>
          </w:rPr>
          <w:delText>o Th</w:delText>
        </w:r>
        <w:r w:rsidRPr="00863667" w:rsidDel="00B553BE">
          <w:rPr>
            <w:rFonts w:ascii="iCiel Avenir LT Std 35 Light" w:hAnsi="iCiel Avenir LT Std 35 Light" w:cs="Arial"/>
            <w:sz w:val="22"/>
            <w:szCs w:val="22"/>
            <w:rPrChange w:id="8083" w:author="An Tran, ACA (BUV)" w:date="2024-09-13T17:29:00Z" w16du:dateUtc="2024-09-13T10:29:00Z">
              <w:rPr>
                <w:rFonts w:ascii="iCiel Avenir LT Std 35 Light" w:hAnsi="iCiel Avenir LT Std 35 Light" w:cs="Avenir LT Std 35 Light"/>
                <w:i/>
                <w:iCs/>
                <w:sz w:val="22"/>
                <w:szCs w:val="22"/>
                <w:lang w:val="vi-VN"/>
              </w:rPr>
            </w:rPrChange>
          </w:rPr>
          <w:delText>í</w:delText>
        </w:r>
        <w:r w:rsidRPr="00863667" w:rsidDel="00B553BE">
          <w:rPr>
            <w:rFonts w:ascii="iCiel Avenir LT Std 35 Light" w:hAnsi="iCiel Avenir LT Std 35 Light" w:cs="Arial"/>
            <w:sz w:val="22"/>
            <w:szCs w:val="22"/>
            <w:rPrChange w:id="8084" w:author="An Tran, ACA (BUV)" w:date="2024-09-13T17:29:00Z" w16du:dateUtc="2024-09-13T10:29:00Z">
              <w:rPr>
                <w:rFonts w:ascii="iCiel Avenir LT Std 35 Light" w:hAnsi="iCiel Avenir LT Std 35 Light"/>
                <w:i/>
                <w:iCs/>
                <w:sz w:val="22"/>
                <w:szCs w:val="22"/>
                <w:lang w:val="vi-VN"/>
              </w:rPr>
            </w:rPrChange>
          </w:rPr>
          <w:delText xml:space="preserve"> </w:delText>
        </w:r>
        <w:r w:rsidRPr="00863667" w:rsidDel="00B553BE">
          <w:rPr>
            <w:rFonts w:ascii="iCiel Avenir LT Std 35 Light" w:hAnsi="iCiel Avenir LT Std 35 Light" w:cs="Arial"/>
            <w:sz w:val="22"/>
            <w:szCs w:val="22"/>
            <w:rPrChange w:id="8085" w:author="An Tran, ACA (BUV)" w:date="2024-09-13T17:29:00Z" w16du:dateUtc="2024-09-13T10:29:00Z">
              <w:rPr>
                <w:rFonts w:ascii="iCiel Avenir LT Std 35 Light" w:hAnsi="iCiel Avenir LT Std 35 Light" w:cs="Calibri"/>
                <w:i/>
                <w:iCs/>
                <w:sz w:val="22"/>
                <w:szCs w:val="22"/>
                <w:lang w:val="vi-VN"/>
              </w:rPr>
            </w:rPrChange>
          </w:rPr>
          <w:delText>đượ</w:delText>
        </w:r>
        <w:r w:rsidRPr="00863667" w:rsidDel="00B553BE">
          <w:rPr>
            <w:rFonts w:ascii="iCiel Avenir LT Std 35 Light" w:hAnsi="iCiel Avenir LT Std 35 Light" w:cs="Arial"/>
            <w:sz w:val="22"/>
            <w:szCs w:val="22"/>
            <w:rPrChange w:id="8086" w:author="An Tran, ACA (BUV)" w:date="2024-09-13T17:29:00Z" w16du:dateUtc="2024-09-13T10:29:00Z">
              <w:rPr>
                <w:rFonts w:ascii="iCiel Avenir LT Std 35 Light" w:hAnsi="iCiel Avenir LT Std 35 Light"/>
                <w:i/>
                <w:iCs/>
                <w:sz w:val="22"/>
                <w:szCs w:val="22"/>
                <w:lang w:val="vi-VN"/>
              </w:rPr>
            </w:rPrChange>
          </w:rPr>
          <w:delText>c th</w:delText>
        </w:r>
        <w:r w:rsidRPr="00863667" w:rsidDel="00B553BE">
          <w:rPr>
            <w:rFonts w:ascii="iCiel Avenir LT Std 35 Light" w:hAnsi="iCiel Avenir LT Std 35 Light" w:cs="Arial"/>
            <w:sz w:val="22"/>
            <w:szCs w:val="22"/>
            <w:rPrChange w:id="8087" w:author="An Tran, ACA (BUV)" w:date="2024-09-13T17:29:00Z" w16du:dateUtc="2024-09-13T10:29:00Z">
              <w:rPr>
                <w:rFonts w:ascii="iCiel Avenir LT Std 35 Light" w:hAnsi="iCiel Avenir LT Std 35 Light" w:cs="Calibri"/>
                <w:i/>
                <w:iCs/>
                <w:sz w:val="22"/>
                <w:szCs w:val="22"/>
                <w:lang w:val="vi-VN"/>
              </w:rPr>
            </w:rPrChange>
          </w:rPr>
          <w:delText>ể</w:delText>
        </w:r>
        <w:r w:rsidRPr="00863667" w:rsidDel="00B553BE">
          <w:rPr>
            <w:rFonts w:ascii="iCiel Avenir LT Std 35 Light" w:hAnsi="iCiel Avenir LT Std 35 Light" w:cs="Arial"/>
            <w:sz w:val="22"/>
            <w:szCs w:val="22"/>
            <w:rPrChange w:id="8088" w:author="An Tran, ACA (BUV)" w:date="2024-09-13T17:29:00Z" w16du:dateUtc="2024-09-13T10:29:00Z">
              <w:rPr>
                <w:rFonts w:ascii="iCiel Avenir LT Std 35 Light" w:hAnsi="iCiel Avenir LT Std 35 Light"/>
                <w:i/>
                <w:iCs/>
                <w:sz w:val="22"/>
                <w:szCs w:val="22"/>
                <w:lang w:val="vi-VN"/>
              </w:rPr>
            </w:rPrChange>
          </w:rPr>
          <w:delText xml:space="preserve"> hi</w:delText>
        </w:r>
        <w:r w:rsidRPr="00863667" w:rsidDel="00B553BE">
          <w:rPr>
            <w:rFonts w:ascii="iCiel Avenir LT Std 35 Light" w:hAnsi="iCiel Avenir LT Std 35 Light" w:cs="Arial"/>
            <w:sz w:val="22"/>
            <w:szCs w:val="22"/>
            <w:rPrChange w:id="8089" w:author="An Tran, ACA (BUV)" w:date="2024-09-13T17:29:00Z" w16du:dateUtc="2024-09-13T10:29:00Z">
              <w:rPr>
                <w:rFonts w:ascii="iCiel Avenir LT Std 35 Light" w:hAnsi="iCiel Avenir LT Std 35 Light" w:cs="Calibri"/>
                <w:i/>
                <w:iCs/>
                <w:sz w:val="22"/>
                <w:szCs w:val="22"/>
                <w:lang w:val="vi-VN"/>
              </w:rPr>
            </w:rPrChange>
          </w:rPr>
          <w:delText>ệ</w:delText>
        </w:r>
        <w:r w:rsidRPr="00863667" w:rsidDel="00B553BE">
          <w:rPr>
            <w:rFonts w:ascii="iCiel Avenir LT Std 35 Light" w:hAnsi="iCiel Avenir LT Std 35 Light" w:cs="Arial"/>
            <w:sz w:val="22"/>
            <w:szCs w:val="22"/>
            <w:rPrChange w:id="8090" w:author="An Tran, ACA (BUV)" w:date="2024-09-13T17:29:00Z" w16du:dateUtc="2024-09-13T10:29:00Z">
              <w:rPr>
                <w:rFonts w:ascii="iCiel Avenir LT Std 35 Light" w:hAnsi="iCiel Avenir LT Std 35 Light"/>
                <w:i/>
                <w:iCs/>
                <w:sz w:val="22"/>
                <w:szCs w:val="22"/>
                <w:lang w:val="vi-VN"/>
              </w:rPr>
            </w:rPrChange>
          </w:rPr>
          <w:delText>n tr</w:delText>
        </w:r>
        <w:r w:rsidRPr="00863667" w:rsidDel="00B553BE">
          <w:rPr>
            <w:rFonts w:ascii="iCiel Avenir LT Std 35 Light" w:hAnsi="iCiel Avenir LT Std 35 Light" w:cs="Arial"/>
            <w:sz w:val="22"/>
            <w:szCs w:val="22"/>
            <w:rPrChange w:id="8091" w:author="An Tran, ACA (BUV)" w:date="2024-09-13T17:29:00Z" w16du:dateUtc="2024-09-13T10:29:00Z">
              <w:rPr>
                <w:rFonts w:ascii="iCiel Avenir LT Std 35 Light" w:hAnsi="iCiel Avenir LT Std 35 Light" w:cs="Avenir LT Std 35 Light"/>
                <w:i/>
                <w:iCs/>
                <w:sz w:val="22"/>
                <w:szCs w:val="22"/>
                <w:lang w:val="vi-VN"/>
              </w:rPr>
            </w:rPrChange>
          </w:rPr>
          <w:delText>ê</w:delText>
        </w:r>
        <w:r w:rsidRPr="00863667" w:rsidDel="00B553BE">
          <w:rPr>
            <w:rFonts w:ascii="iCiel Avenir LT Std 35 Light" w:hAnsi="iCiel Avenir LT Std 35 Light" w:cs="Arial"/>
            <w:sz w:val="22"/>
            <w:szCs w:val="22"/>
            <w:rPrChange w:id="8092" w:author="An Tran, ACA (BUV)" w:date="2024-09-13T17:29:00Z" w16du:dateUtc="2024-09-13T10:29:00Z">
              <w:rPr>
                <w:rFonts w:ascii="iCiel Avenir LT Std 35 Light" w:hAnsi="iCiel Avenir LT Std 35 Light"/>
                <w:i/>
                <w:iCs/>
                <w:sz w:val="22"/>
                <w:szCs w:val="22"/>
                <w:lang w:val="vi-VN"/>
              </w:rPr>
            </w:rPrChange>
          </w:rPr>
          <w:delText>n b</w:delText>
        </w:r>
        <w:r w:rsidRPr="00863667" w:rsidDel="00B553BE">
          <w:rPr>
            <w:rFonts w:ascii="iCiel Avenir LT Std 35 Light" w:hAnsi="iCiel Avenir LT Std 35 Light" w:cs="Arial"/>
            <w:sz w:val="22"/>
            <w:szCs w:val="22"/>
            <w:rPrChange w:id="8093" w:author="An Tran, ACA (BUV)" w:date="2024-09-13T17:29:00Z" w16du:dateUtc="2024-09-13T10:29:00Z">
              <w:rPr>
                <w:rFonts w:ascii="iCiel Avenir LT Std 35 Light" w:hAnsi="iCiel Avenir LT Std 35 Light" w:cs="Calibri"/>
                <w:i/>
                <w:iCs/>
                <w:sz w:val="22"/>
                <w:szCs w:val="22"/>
                <w:lang w:val="vi-VN"/>
              </w:rPr>
            </w:rPrChange>
          </w:rPr>
          <w:delText>ả</w:delText>
        </w:r>
        <w:r w:rsidRPr="00863667" w:rsidDel="00B553BE">
          <w:rPr>
            <w:rFonts w:ascii="iCiel Avenir LT Std 35 Light" w:hAnsi="iCiel Avenir LT Std 35 Light" w:cs="Arial"/>
            <w:sz w:val="22"/>
            <w:szCs w:val="22"/>
            <w:rPrChange w:id="8094" w:author="An Tran, ACA (BUV)" w:date="2024-09-13T17:29:00Z" w16du:dateUtc="2024-09-13T10:29:00Z">
              <w:rPr>
                <w:rFonts w:ascii="iCiel Avenir LT Std 35 Light" w:hAnsi="iCiel Avenir LT Std 35 Light"/>
                <w:i/>
                <w:iCs/>
                <w:sz w:val="22"/>
                <w:szCs w:val="22"/>
                <w:lang w:val="vi-VN"/>
              </w:rPr>
            </w:rPrChange>
          </w:rPr>
          <w:delText xml:space="preserve">ng </w:delText>
        </w:r>
        <w:r w:rsidRPr="00863667" w:rsidDel="00B553BE">
          <w:rPr>
            <w:rFonts w:ascii="iCiel Avenir LT Std 35 Light" w:hAnsi="iCiel Avenir LT Std 35 Light" w:cs="Arial"/>
            <w:sz w:val="22"/>
            <w:szCs w:val="22"/>
            <w:rPrChange w:id="8095" w:author="An Tran, ACA (BUV)" w:date="2024-09-13T17:29:00Z" w16du:dateUtc="2024-09-13T10:29:00Z">
              <w:rPr>
                <w:rFonts w:ascii="iCiel Avenir LT Std 35 Light" w:hAnsi="iCiel Avenir LT Std 35 Light" w:cs="Calibri"/>
                <w:i/>
                <w:iCs/>
                <w:sz w:val="22"/>
                <w:szCs w:val="22"/>
                <w:lang w:val="vi-VN"/>
              </w:rPr>
            </w:rPrChange>
          </w:rPr>
          <w:delText>đ</w:delText>
        </w:r>
        <w:r w:rsidRPr="00863667" w:rsidDel="00B553BE">
          <w:rPr>
            <w:rFonts w:ascii="iCiel Avenir LT Std 35 Light" w:hAnsi="iCiel Avenir LT Std 35 Light" w:cs="Arial"/>
            <w:sz w:val="22"/>
            <w:szCs w:val="22"/>
            <w:rPrChange w:id="8096" w:author="An Tran, ACA (BUV)" w:date="2024-09-13T17:29:00Z" w16du:dateUtc="2024-09-13T10:29:00Z">
              <w:rPr>
                <w:rFonts w:ascii="iCiel Avenir LT Std 35 Light" w:hAnsi="iCiel Avenir LT Std 35 Light"/>
                <w:i/>
                <w:iCs/>
                <w:sz w:val="22"/>
                <w:szCs w:val="22"/>
                <w:lang w:val="vi-VN"/>
              </w:rPr>
            </w:rPrChange>
          </w:rPr>
          <w:delText>i</w:delText>
        </w:r>
        <w:r w:rsidRPr="00863667" w:rsidDel="00B553BE">
          <w:rPr>
            <w:rFonts w:ascii="iCiel Avenir LT Std 35 Light" w:hAnsi="iCiel Avenir LT Std 35 Light" w:cs="Arial"/>
            <w:sz w:val="22"/>
            <w:szCs w:val="22"/>
            <w:rPrChange w:id="8097" w:author="An Tran, ACA (BUV)" w:date="2024-09-13T17:29:00Z" w16du:dateUtc="2024-09-13T10:29:00Z">
              <w:rPr>
                <w:rFonts w:ascii="iCiel Avenir LT Std 35 Light" w:hAnsi="iCiel Avenir LT Std 35 Light" w:cs="Calibri"/>
                <w:i/>
                <w:iCs/>
                <w:sz w:val="22"/>
                <w:szCs w:val="22"/>
                <w:lang w:val="vi-VN"/>
              </w:rPr>
            </w:rPrChange>
          </w:rPr>
          <w:delText>ể</w:delText>
        </w:r>
        <w:r w:rsidRPr="00863667" w:rsidDel="00B553BE">
          <w:rPr>
            <w:rFonts w:ascii="iCiel Avenir LT Std 35 Light" w:hAnsi="iCiel Avenir LT Std 35 Light" w:cs="Arial"/>
            <w:sz w:val="22"/>
            <w:szCs w:val="22"/>
            <w:rPrChange w:id="8098" w:author="An Tran, ACA (BUV)" w:date="2024-09-13T17:29:00Z" w16du:dateUtc="2024-09-13T10:29:00Z">
              <w:rPr>
                <w:rFonts w:ascii="iCiel Avenir LT Std 35 Light" w:hAnsi="iCiel Avenir LT Std 35 Light"/>
                <w:i/>
                <w:iCs/>
                <w:sz w:val="22"/>
                <w:szCs w:val="22"/>
                <w:lang w:val="vi-VN"/>
              </w:rPr>
            </w:rPrChange>
          </w:rPr>
          <w:delText xml:space="preserve">m. </w:delText>
        </w:r>
        <w:bookmarkStart w:id="8099" w:name="_Toc177143589"/>
        <w:bookmarkStart w:id="8100" w:name="_Toc177143944"/>
        <w:bookmarkEnd w:id="8099"/>
        <w:bookmarkEnd w:id="8100"/>
      </w:del>
    </w:p>
    <w:p w14:paraId="2E9F9064" w14:textId="6AB42D03" w:rsidR="00C10C75" w:rsidRPr="00863667" w:rsidDel="00B553BE" w:rsidRDefault="00C10C75" w:rsidP="00D85019">
      <w:pPr>
        <w:pStyle w:val="Question"/>
        <w:numPr>
          <w:ilvl w:val="0"/>
          <w:numId w:val="24"/>
        </w:numPr>
        <w:tabs>
          <w:tab w:val="left" w:pos="630"/>
          <w:tab w:val="left" w:pos="1080"/>
        </w:tabs>
        <w:spacing w:before="100" w:line="400" w:lineRule="exact"/>
        <w:ind w:left="0" w:firstLine="720"/>
        <w:rPr>
          <w:del w:id="8101" w:author="An Tran, ACA (BUV)" w:date="2024-09-12T22:22:00Z" w16du:dateUtc="2024-09-12T15:22:00Z"/>
          <w:rFonts w:cs="Arial"/>
          <w:szCs w:val="22"/>
          <w:rPrChange w:id="8102" w:author="An Tran, ACA (BUV)" w:date="2024-09-13T17:29:00Z" w16du:dateUtc="2024-09-13T10:29:00Z">
            <w:rPr>
              <w:del w:id="8103" w:author="An Tran, ACA (BUV)" w:date="2024-09-12T22:22:00Z" w16du:dateUtc="2024-09-12T15:22:00Z"/>
              <w:rFonts w:cs="Arial"/>
              <w:i/>
              <w:iCs/>
              <w:szCs w:val="22"/>
              <w:lang w:val="vi-VN"/>
            </w:rPr>
          </w:rPrChange>
        </w:rPr>
      </w:pPr>
      <w:del w:id="8104" w:author="An Tran, ACA (BUV)" w:date="2024-09-12T22:22:00Z" w16du:dateUtc="2024-09-12T15:22:00Z">
        <w:r w:rsidRPr="00863667" w:rsidDel="00B553BE">
          <w:rPr>
            <w:rFonts w:cs="Arial"/>
            <w:szCs w:val="22"/>
            <w:rPrChange w:id="8105" w:author="An Tran, ACA (BUV)" w:date="2024-09-13T17:29:00Z" w16du:dateUtc="2024-09-13T10:29:00Z">
              <w:rPr>
                <w:rFonts w:cs="Arial"/>
                <w:szCs w:val="22"/>
                <w:lang w:val="vi-VN"/>
              </w:rPr>
            </w:rPrChange>
          </w:rPr>
          <w:delText xml:space="preserve">Can the student take the resit instead of restudying? </w:delText>
        </w:r>
        <w:r w:rsidR="006A4A65" w:rsidRPr="00863667" w:rsidDel="00B553BE">
          <w:rPr>
            <w:rFonts w:cs="Arial"/>
            <w:szCs w:val="22"/>
            <w:rPrChange w:id="8106" w:author="An Tran, ACA (BUV)" w:date="2024-09-13T17:29:00Z" w16du:dateUtc="2024-09-13T10:29:00Z">
              <w:rPr>
                <w:rFonts w:cs="Arial"/>
                <w:szCs w:val="22"/>
                <w:lang w:val="vi-VN"/>
              </w:rPr>
            </w:rPrChange>
          </w:rPr>
          <w:delText xml:space="preserve">/ </w:delText>
        </w:r>
        <w:r w:rsidRPr="00863667" w:rsidDel="00B553BE">
          <w:rPr>
            <w:rFonts w:cs="Arial"/>
            <w:szCs w:val="22"/>
            <w:rPrChange w:id="8107" w:author="An Tran, ACA (BUV)" w:date="2024-09-13T17:29:00Z" w16du:dateUtc="2024-09-13T10:29:00Z">
              <w:rPr>
                <w:rFonts w:cs="Arial"/>
                <w:i/>
                <w:iCs/>
                <w:szCs w:val="22"/>
                <w:lang w:val="vi-VN"/>
              </w:rPr>
            </w:rPrChange>
          </w:rPr>
          <w:delText xml:space="preserve">Sinh viên có thể thi lại thay vì học lại không? </w:delText>
        </w:r>
        <w:bookmarkStart w:id="8108" w:name="_Toc177143590"/>
        <w:bookmarkStart w:id="8109" w:name="_Toc177143945"/>
        <w:bookmarkEnd w:id="8108"/>
        <w:bookmarkEnd w:id="8109"/>
      </w:del>
    </w:p>
    <w:p w14:paraId="3A7310BD" w14:textId="13299855" w:rsidR="00C10C75" w:rsidRPr="00863667" w:rsidDel="00B553BE" w:rsidRDefault="00C10C75" w:rsidP="003E1B62">
      <w:pPr>
        <w:tabs>
          <w:tab w:val="left" w:pos="630"/>
          <w:tab w:val="left" w:pos="720"/>
          <w:tab w:val="left" w:pos="1080"/>
        </w:tabs>
        <w:rPr>
          <w:del w:id="8110" w:author="An Tran, ACA (BUV)" w:date="2024-09-12T22:22:00Z" w16du:dateUtc="2024-09-12T15:22:00Z"/>
          <w:rFonts w:ascii="iCiel Avenir LT Std 35 Light" w:hAnsi="iCiel Avenir LT Std 35 Light" w:cs="Arial"/>
          <w:sz w:val="22"/>
          <w:szCs w:val="22"/>
          <w:rPrChange w:id="8111" w:author="An Tran, ACA (BUV)" w:date="2024-09-13T17:29:00Z" w16du:dateUtc="2024-09-13T10:29:00Z">
            <w:rPr>
              <w:del w:id="8112" w:author="An Tran, ACA (BUV)" w:date="2024-09-12T22:22:00Z" w16du:dateUtc="2024-09-12T15:22:00Z"/>
              <w:rFonts w:ascii="iCiel Avenir LT Std 35 Light" w:hAnsi="iCiel Avenir LT Std 35 Light" w:cs="Arial"/>
              <w:sz w:val="22"/>
              <w:szCs w:val="22"/>
              <w:highlight w:val="yellow"/>
              <w:lang w:val="vi-VN"/>
            </w:rPr>
          </w:rPrChange>
        </w:rPr>
      </w:pPr>
      <w:del w:id="8113" w:author="An Tran, ACA (BUV)" w:date="2024-09-12T22:22:00Z" w16du:dateUtc="2024-09-12T15:22:00Z">
        <w:r w:rsidRPr="00863667" w:rsidDel="00B553BE">
          <w:rPr>
            <w:rFonts w:ascii="iCiel Avenir LT Std 35 Light" w:hAnsi="iCiel Avenir LT Std 35 Light" w:cs="Arial"/>
            <w:b/>
            <w:sz w:val="22"/>
            <w:szCs w:val="22"/>
            <w:rPrChange w:id="8114"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115"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116"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117" w:name="_Toc177143591"/>
        <w:bookmarkStart w:id="8118" w:name="_Toc177143946"/>
        <w:bookmarkEnd w:id="8117"/>
        <w:bookmarkEnd w:id="8118"/>
      </w:del>
    </w:p>
    <w:p w14:paraId="6B55F647" w14:textId="61EEABF0" w:rsidR="00C10C75" w:rsidRPr="00863667" w:rsidDel="00B553BE" w:rsidRDefault="00C10C75" w:rsidP="003E1B62">
      <w:pPr>
        <w:ind w:firstLine="0"/>
        <w:rPr>
          <w:del w:id="8119" w:author="An Tran, ACA (BUV)" w:date="2024-09-12T22:22:00Z" w16du:dateUtc="2024-09-12T15:22:00Z"/>
          <w:rFonts w:ascii="iCiel Avenir LT Std 35 Light" w:hAnsi="iCiel Avenir LT Std 35 Light" w:cs="Arial"/>
          <w:sz w:val="22"/>
          <w:szCs w:val="22"/>
          <w:rPrChange w:id="8120" w:author="An Tran, ACA (BUV)" w:date="2024-09-13T17:29:00Z" w16du:dateUtc="2024-09-13T10:29:00Z">
            <w:rPr>
              <w:del w:id="8121" w:author="An Tran, ACA (BUV)" w:date="2024-09-12T22:22:00Z" w16du:dateUtc="2024-09-12T15:22:00Z"/>
              <w:rFonts w:ascii="iCiel Avenir LT Std 35 Light" w:hAnsi="iCiel Avenir LT Std 35 Light"/>
              <w:sz w:val="22"/>
              <w:szCs w:val="22"/>
              <w:lang w:val="vi-VN"/>
            </w:rPr>
          </w:rPrChange>
        </w:rPr>
      </w:pPr>
      <w:del w:id="8122" w:author="An Tran, ACA (BUV)" w:date="2024-09-12T22:22:00Z" w16du:dateUtc="2024-09-12T15:22:00Z">
        <w:r w:rsidRPr="00863667" w:rsidDel="00B553BE">
          <w:rPr>
            <w:rFonts w:ascii="iCiel Avenir LT Std 35 Light" w:hAnsi="iCiel Avenir LT Std 35 Light" w:cs="Arial"/>
            <w:sz w:val="22"/>
            <w:szCs w:val="22"/>
            <w:rPrChange w:id="8123" w:author="An Tran, ACA (BUV)" w:date="2024-09-13T17:29:00Z" w16du:dateUtc="2024-09-13T10:29:00Z">
              <w:rPr>
                <w:rFonts w:ascii="iCiel Avenir LT Std 35 Light" w:hAnsi="iCiel Avenir LT Std 35 Light" w:cstheme="minorBidi"/>
                <w:sz w:val="22"/>
                <w:szCs w:val="22"/>
                <w:lang w:val="vi-VN"/>
              </w:rPr>
            </w:rPrChange>
          </w:rPr>
          <w:delText xml:space="preserve">Resit/restudy is not an option. The Examinations Board has carefully considered each case and given the decision </w:delText>
        </w:r>
        <w:r w:rsidRPr="00863667" w:rsidDel="00B553BE">
          <w:rPr>
            <w:rFonts w:ascii="iCiel Avenir LT Std 35 Light" w:hAnsi="iCiel Avenir LT Std 35 Light" w:cs="Arial"/>
            <w:sz w:val="22"/>
            <w:szCs w:val="22"/>
            <w:rPrChange w:id="8124" w:author="An Tran, ACA (BUV)" w:date="2024-09-13T17:29:00Z" w16du:dateUtc="2024-09-13T10:29:00Z">
              <w:rPr>
                <w:rFonts w:ascii="iCiel Avenir LT Std 35 Light" w:hAnsi="iCiel Avenir LT Std 35 Light" w:cs="Calibri"/>
                <w:sz w:val="22"/>
                <w:szCs w:val="22"/>
                <w:lang w:val="vi-VN"/>
              </w:rPr>
            </w:rPrChange>
          </w:rPr>
          <w:delText xml:space="preserve">whether the student needs to restudy or resit to complete the module. After the final decision is made, it cannot be changed. </w:delText>
        </w:r>
        <w:r w:rsidRPr="00863667" w:rsidDel="00B553BE">
          <w:rPr>
            <w:rFonts w:ascii="iCiel Avenir LT Std 35 Light" w:hAnsi="iCiel Avenir LT Std 35 Light" w:cs="Arial"/>
            <w:sz w:val="22"/>
            <w:szCs w:val="22"/>
            <w:rPrChange w:id="8125" w:author="An Tran, ACA (BUV)" w:date="2024-09-13T17:29:00Z" w16du:dateUtc="2024-09-13T10:29:00Z">
              <w:rPr>
                <w:rFonts w:ascii="iCiel Avenir LT Std 35 Light" w:hAnsi="iCiel Avenir LT Std 35 Light"/>
                <w:sz w:val="22"/>
                <w:szCs w:val="22"/>
                <w:lang w:val="vi-VN"/>
              </w:rPr>
            </w:rPrChange>
          </w:rPr>
          <w:delText>Thus, the student should read and follow the Board decision presented in their academic results.</w:delText>
        </w:r>
        <w:bookmarkStart w:id="8126" w:name="_Toc177143592"/>
        <w:bookmarkStart w:id="8127" w:name="_Toc177143947"/>
        <w:bookmarkEnd w:id="8126"/>
        <w:bookmarkEnd w:id="8127"/>
      </w:del>
    </w:p>
    <w:p w14:paraId="5BD5F6E8" w14:textId="6B7B2B4B" w:rsidR="00C10C75" w:rsidRPr="00863667" w:rsidDel="00B553BE" w:rsidRDefault="00C10C75" w:rsidP="003E1B62">
      <w:pPr>
        <w:ind w:firstLine="0"/>
        <w:rPr>
          <w:del w:id="8128" w:author="An Tran, ACA (BUV)" w:date="2024-09-12T22:22:00Z" w16du:dateUtc="2024-09-12T15:22:00Z"/>
          <w:rFonts w:ascii="iCiel Avenir LT Std 35 Light" w:hAnsi="iCiel Avenir LT Std 35 Light" w:cs="Arial"/>
          <w:sz w:val="22"/>
          <w:szCs w:val="22"/>
          <w:rPrChange w:id="8129" w:author="An Tran, ACA (BUV)" w:date="2024-09-13T17:29:00Z" w16du:dateUtc="2024-09-13T10:29:00Z">
            <w:rPr>
              <w:del w:id="8130" w:author="An Tran, ACA (BUV)" w:date="2024-09-12T22:22:00Z" w16du:dateUtc="2024-09-12T15:22:00Z"/>
              <w:rFonts w:ascii="iCiel Avenir LT Std 35 Light" w:hAnsi="iCiel Avenir LT Std 35 Light"/>
              <w:i/>
              <w:iCs/>
              <w:sz w:val="22"/>
              <w:szCs w:val="22"/>
              <w:lang w:val="vi-VN"/>
            </w:rPr>
          </w:rPrChange>
        </w:rPr>
      </w:pPr>
      <w:del w:id="8131" w:author="An Tran, ACA (BUV)" w:date="2024-09-12T22:22:00Z" w16du:dateUtc="2024-09-12T15:22:00Z">
        <w:r w:rsidRPr="00863667" w:rsidDel="00B553BE">
          <w:rPr>
            <w:rFonts w:ascii="iCiel Avenir LT Std 35 Light" w:hAnsi="iCiel Avenir LT Std 35 Light" w:cs="Arial"/>
            <w:sz w:val="22"/>
            <w:szCs w:val="22"/>
            <w:rPrChange w:id="8132" w:author="An Tran, ACA (BUV)" w:date="2024-09-13T17:29:00Z" w16du:dateUtc="2024-09-13T10:29:00Z">
              <w:rPr>
                <w:rFonts w:ascii="iCiel Avenir LT Std 35 Light" w:hAnsi="iCiel Avenir LT Std 35 Light"/>
                <w:i/>
                <w:iCs/>
                <w:sz w:val="22"/>
                <w:szCs w:val="22"/>
                <w:lang w:val="vi-VN"/>
              </w:rPr>
            </w:rPrChange>
          </w:rPr>
          <w:delText xml:space="preserve">Thi lại/ học lại không phải là một lựa chọn. Hội Đồng Khảo Thí đã xem xét kỹ lưỡng từng trường hợp và đưa ra quyết định sinh viên cần học lại hay thi lại để hoàn thành môn học. Sẽ không thể thay đổi quyết định cuối cùng của Hội Đồng Khảo Thí. Do đó, sinh viên cần đọc và thực hiện theo quyết định của Hội Đồng Khảo Thí được nêu trong bảng điểm. </w:delText>
        </w:r>
        <w:bookmarkStart w:id="8133" w:name="_Toc177143593"/>
        <w:bookmarkStart w:id="8134" w:name="_Toc177143948"/>
        <w:bookmarkEnd w:id="8133"/>
        <w:bookmarkEnd w:id="8134"/>
      </w:del>
    </w:p>
    <w:p w14:paraId="3A6DF886" w14:textId="2949BB96" w:rsidR="00C10C75" w:rsidRPr="00863667" w:rsidDel="00B553BE" w:rsidRDefault="00C10C75" w:rsidP="00D85019">
      <w:pPr>
        <w:pStyle w:val="Question"/>
        <w:numPr>
          <w:ilvl w:val="0"/>
          <w:numId w:val="24"/>
        </w:numPr>
        <w:tabs>
          <w:tab w:val="left" w:pos="630"/>
          <w:tab w:val="left" w:pos="1080"/>
        </w:tabs>
        <w:spacing w:before="100" w:line="400" w:lineRule="exact"/>
        <w:ind w:left="0" w:firstLine="720"/>
        <w:rPr>
          <w:del w:id="8135" w:author="An Tran, ACA (BUV)" w:date="2024-09-12T22:22:00Z" w16du:dateUtc="2024-09-12T15:22:00Z"/>
          <w:rFonts w:cs="Arial"/>
          <w:szCs w:val="22"/>
          <w:rPrChange w:id="8136" w:author="An Tran, ACA (BUV)" w:date="2024-09-13T17:29:00Z" w16du:dateUtc="2024-09-13T10:29:00Z">
            <w:rPr>
              <w:del w:id="8137" w:author="An Tran, ACA (BUV)" w:date="2024-09-12T22:22:00Z" w16du:dateUtc="2024-09-12T15:22:00Z"/>
              <w:rFonts w:cs="Arial"/>
              <w:szCs w:val="22"/>
              <w:lang w:val="vi-VN"/>
            </w:rPr>
          </w:rPrChange>
        </w:rPr>
      </w:pPr>
      <w:del w:id="8138" w:author="An Tran, ACA (BUV)" w:date="2024-09-12T22:22:00Z" w16du:dateUtc="2024-09-12T15:22:00Z">
        <w:r w:rsidRPr="00863667" w:rsidDel="00B553BE">
          <w:rPr>
            <w:rFonts w:cs="Arial"/>
            <w:szCs w:val="22"/>
            <w:rPrChange w:id="8139" w:author="An Tran, ACA (BUV)" w:date="2024-09-13T17:29:00Z" w16du:dateUtc="2024-09-13T10:29:00Z">
              <w:rPr>
                <w:rFonts w:cs="Arial"/>
                <w:szCs w:val="22"/>
                <w:lang w:val="vi-VN"/>
              </w:rPr>
            </w:rPrChange>
          </w:rPr>
          <w:delText xml:space="preserve">Why the grades are only available around 10 weeks after the final examinations? Why do the students who failed 45 credits in a year cannot attend first 2 – 3 weeks of the new </w:delText>
        </w:r>
        <w:r w:rsidR="00F06962" w:rsidRPr="00863667" w:rsidDel="00B553BE">
          <w:rPr>
            <w:rFonts w:cs="Arial"/>
            <w:szCs w:val="22"/>
            <w:rPrChange w:id="8140" w:author="An Tran, ACA (BUV)" w:date="2024-09-13T17:29:00Z" w16du:dateUtc="2024-09-13T10:29:00Z">
              <w:rPr>
                <w:rFonts w:cs="Arial"/>
                <w:szCs w:val="22"/>
                <w:lang w:val="vi-VN"/>
              </w:rPr>
            </w:rPrChange>
          </w:rPr>
          <w:delText>semester? /</w:delText>
        </w:r>
        <w:r w:rsidRPr="00863667" w:rsidDel="00B553BE">
          <w:rPr>
            <w:rFonts w:cs="Arial"/>
            <w:szCs w:val="22"/>
            <w:rPrChange w:id="8141" w:author="An Tran, ACA (BUV)" w:date="2024-09-13T17:29:00Z" w16du:dateUtc="2024-09-13T10:29:00Z">
              <w:rPr>
                <w:rFonts w:cs="Arial"/>
                <w:szCs w:val="22"/>
                <w:lang w:val="vi-VN"/>
              </w:rPr>
            </w:rPrChange>
          </w:rPr>
          <w:delText xml:space="preserve"> </w:delText>
        </w:r>
        <w:r w:rsidRPr="00863667" w:rsidDel="00B553BE">
          <w:rPr>
            <w:rFonts w:cs="Arial"/>
            <w:szCs w:val="22"/>
            <w:rPrChange w:id="8142" w:author="An Tran, ACA (BUV)" w:date="2024-09-13T17:29:00Z" w16du:dateUtc="2024-09-13T10:29:00Z">
              <w:rPr>
                <w:rFonts w:cs="Arial"/>
                <w:i/>
                <w:iCs/>
                <w:szCs w:val="22"/>
                <w:lang w:val="vi-VN"/>
              </w:rPr>
            </w:rPrChange>
          </w:rPr>
          <w:delText>Tại sao điểm của sinh viên có khoảng 10 tuần sau đợt thi cuối kỳ của sinh viên và sinh viên đang nợ từ 45 tín chỉ của 1 năm không được tham gia 2 - 3 tuần đầu tiên của kỳ học mới?</w:delText>
        </w:r>
        <w:bookmarkStart w:id="8143" w:name="_Toc177143594"/>
        <w:bookmarkStart w:id="8144" w:name="_Toc177143949"/>
        <w:bookmarkEnd w:id="8143"/>
        <w:bookmarkEnd w:id="8144"/>
      </w:del>
    </w:p>
    <w:p w14:paraId="27E40925" w14:textId="678217DF" w:rsidR="00C10C75" w:rsidRPr="00863667" w:rsidDel="00B553BE" w:rsidRDefault="00C10C75" w:rsidP="003E1B62">
      <w:pPr>
        <w:tabs>
          <w:tab w:val="left" w:pos="630"/>
          <w:tab w:val="left" w:pos="720"/>
          <w:tab w:val="left" w:pos="1080"/>
        </w:tabs>
        <w:rPr>
          <w:del w:id="8145" w:author="An Tran, ACA (BUV)" w:date="2024-09-12T22:22:00Z" w16du:dateUtc="2024-09-12T15:22:00Z"/>
          <w:rFonts w:ascii="iCiel Avenir LT Std 35 Light" w:hAnsi="iCiel Avenir LT Std 35 Light" w:cs="Arial"/>
          <w:b/>
          <w:sz w:val="22"/>
          <w:szCs w:val="22"/>
          <w:rPrChange w:id="8146" w:author="An Tran, ACA (BUV)" w:date="2024-09-13T17:29:00Z" w16du:dateUtc="2024-09-13T10:29:00Z">
            <w:rPr>
              <w:del w:id="8147" w:author="An Tran, ACA (BUV)" w:date="2024-09-12T22:22:00Z" w16du:dateUtc="2024-09-12T15:22:00Z"/>
              <w:rFonts w:ascii="iCiel Avenir LT Std 35 Light" w:hAnsi="iCiel Avenir LT Std 35 Light" w:cs="Arial"/>
              <w:b/>
              <w:bCs/>
              <w:sz w:val="22"/>
              <w:szCs w:val="22"/>
              <w:u w:val="single"/>
              <w:lang w:val="vi-VN"/>
            </w:rPr>
          </w:rPrChange>
        </w:rPr>
      </w:pPr>
      <w:del w:id="8148" w:author="An Tran, ACA (BUV)" w:date="2024-09-12T22:22:00Z" w16du:dateUtc="2024-09-12T15:22:00Z">
        <w:r w:rsidRPr="00863667" w:rsidDel="00B553BE">
          <w:rPr>
            <w:rFonts w:ascii="iCiel Avenir LT Std 35 Light" w:hAnsi="iCiel Avenir LT Std 35 Light" w:cs="Arial"/>
            <w:b/>
            <w:sz w:val="22"/>
            <w:szCs w:val="22"/>
            <w:rPrChange w:id="8149"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150"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151"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152" w:name="_Toc177143595"/>
        <w:bookmarkStart w:id="8153" w:name="_Toc177143950"/>
        <w:bookmarkEnd w:id="8152"/>
        <w:bookmarkEnd w:id="8153"/>
      </w:del>
    </w:p>
    <w:p w14:paraId="09A20BDC" w14:textId="54FC1FCB" w:rsidR="00544101" w:rsidRPr="00863667" w:rsidDel="00B553BE" w:rsidRDefault="00544101" w:rsidP="003E1B62">
      <w:pPr>
        <w:ind w:firstLine="0"/>
        <w:rPr>
          <w:del w:id="8154" w:author="An Tran, ACA (BUV)" w:date="2024-09-12T22:22:00Z" w16du:dateUtc="2024-09-12T15:22:00Z"/>
          <w:rFonts w:ascii="iCiel Avenir LT Std 35 Light" w:hAnsi="iCiel Avenir LT Std 35 Light" w:cs="Arial"/>
          <w:sz w:val="22"/>
          <w:szCs w:val="22"/>
          <w:rPrChange w:id="8155" w:author="An Tran, ACA (BUV)" w:date="2024-09-13T17:29:00Z" w16du:dateUtc="2024-09-13T10:29:00Z">
            <w:rPr>
              <w:del w:id="8156" w:author="An Tran, ACA (BUV)" w:date="2024-09-12T22:22:00Z" w16du:dateUtc="2024-09-12T15:22:00Z"/>
              <w:rFonts w:ascii="iCiel Avenir LT Std 35 Light" w:hAnsi="iCiel Avenir LT Std 35 Light"/>
              <w:sz w:val="22"/>
              <w:szCs w:val="22"/>
              <w:lang w:val="vi-VN"/>
            </w:rPr>
          </w:rPrChange>
        </w:rPr>
      </w:pPr>
      <w:del w:id="8157" w:author="An Tran, ACA (BUV)" w:date="2024-09-12T22:22:00Z" w16du:dateUtc="2024-09-12T15:22:00Z">
        <w:r w:rsidRPr="00863667" w:rsidDel="00B553BE">
          <w:rPr>
            <w:rFonts w:ascii="iCiel Avenir LT Std 35 Light" w:hAnsi="iCiel Avenir LT Std 35 Light" w:cs="Arial"/>
            <w:sz w:val="22"/>
            <w:szCs w:val="22"/>
            <w:rPrChange w:id="8158" w:author="An Tran, ACA (BUV)" w:date="2024-09-13T17:29:00Z" w16du:dateUtc="2024-09-13T10:29:00Z">
              <w:rPr>
                <w:rFonts w:ascii="iCiel Avenir LT Std 35 Light" w:hAnsi="iCiel Avenir LT Std 35 Light"/>
                <w:sz w:val="22"/>
                <w:szCs w:val="22"/>
                <w:lang w:val="vi-VN"/>
              </w:rPr>
            </w:rPrChange>
          </w:rPr>
          <w:delText>BUV and Staffordshire University have grading and quality control processes to ensure that students’ assessments are graded accurately and fairly and this takes time. The Examinations Board date is given by Staffordshire University, normally scheduled in around 9 – 10 weeks after the final examination. After the Examinations Board approves the mark, they will be officially released in the student portal.</w:delText>
        </w:r>
        <w:bookmarkStart w:id="8159" w:name="_Toc177143596"/>
        <w:bookmarkStart w:id="8160" w:name="_Toc177143951"/>
        <w:bookmarkEnd w:id="8159"/>
        <w:bookmarkEnd w:id="8160"/>
      </w:del>
    </w:p>
    <w:p w14:paraId="28ADA109" w14:textId="45631538" w:rsidR="00544101" w:rsidRPr="00863667" w:rsidDel="00B553BE" w:rsidRDefault="00544101" w:rsidP="003E1B62">
      <w:pPr>
        <w:ind w:firstLine="0"/>
        <w:rPr>
          <w:del w:id="8161" w:author="An Tran, ACA (BUV)" w:date="2024-09-12T22:22:00Z" w16du:dateUtc="2024-09-12T15:22:00Z"/>
          <w:rFonts w:ascii="iCiel Avenir LT Std 35 Light" w:hAnsi="iCiel Avenir LT Std 35 Light" w:cs="Arial"/>
          <w:sz w:val="22"/>
          <w:szCs w:val="22"/>
          <w:rPrChange w:id="8162" w:author="An Tran, ACA (BUV)" w:date="2024-09-13T17:29:00Z" w16du:dateUtc="2024-09-13T10:29:00Z">
            <w:rPr>
              <w:del w:id="8163" w:author="An Tran, ACA (BUV)" w:date="2024-09-12T22:22:00Z" w16du:dateUtc="2024-09-12T15:22:00Z"/>
              <w:rFonts w:ascii="iCiel Avenir LT Std 35 Light" w:hAnsi="iCiel Avenir LT Std 35 Light"/>
              <w:sz w:val="22"/>
              <w:szCs w:val="22"/>
              <w:lang w:val="vi-VN"/>
            </w:rPr>
          </w:rPrChange>
        </w:rPr>
      </w:pPr>
      <w:del w:id="8164" w:author="An Tran, ACA (BUV)" w:date="2024-09-12T22:22:00Z" w16du:dateUtc="2024-09-12T15:22:00Z">
        <w:r w:rsidRPr="00863667" w:rsidDel="00B553BE">
          <w:rPr>
            <w:rFonts w:ascii="iCiel Avenir LT Std 35 Light" w:hAnsi="iCiel Avenir LT Std 35 Light" w:cs="Arial"/>
            <w:sz w:val="22"/>
            <w:szCs w:val="22"/>
            <w:rPrChange w:id="8165" w:author="An Tran, ACA (BUV)" w:date="2024-09-13T17:29:00Z" w16du:dateUtc="2024-09-13T10:29:00Z">
              <w:rPr>
                <w:rFonts w:ascii="iCiel Avenir LT Std 35 Light" w:hAnsi="iCiel Avenir LT Std 35 Light"/>
                <w:sz w:val="22"/>
                <w:szCs w:val="22"/>
                <w:lang w:val="vi-VN"/>
              </w:rPr>
            </w:rPrChange>
          </w:rPr>
          <w:delText>Students who fail 45 credits a year cannot proceed to the next level until a decision is made by the Examinations Board. At the same time, the student will follow the Board decision to take resit assessments to recover those missing credits. The resit results will then be considered in the resit Examination Board, and we will update parents regarding the student’s status as soon as the resit results are available. Students who are in “can’t proceed” status and waiting for resit results are not allowed to attend classes in the first 2 - 3 weeks of the new semester</w:delText>
        </w:r>
        <w:r w:rsidR="00763AB1" w:rsidRPr="00863667" w:rsidDel="00B553BE">
          <w:rPr>
            <w:rFonts w:ascii="iCiel Avenir LT Std 35 Light" w:hAnsi="iCiel Avenir LT Std 35 Light" w:cs="Arial"/>
            <w:sz w:val="22"/>
            <w:szCs w:val="22"/>
            <w:rPrChange w:id="8166" w:author="An Tran, ACA (BUV)" w:date="2024-09-13T17:29:00Z" w16du:dateUtc="2024-09-13T10:29:00Z">
              <w:rPr>
                <w:rFonts w:ascii="iCiel Avenir LT Std 35 Light" w:hAnsi="iCiel Avenir LT Std 35 Light"/>
                <w:sz w:val="22"/>
                <w:szCs w:val="22"/>
                <w:lang w:val="vi-VN"/>
              </w:rPr>
            </w:rPrChange>
          </w:rPr>
          <w:delText xml:space="preserve">. </w:delText>
        </w:r>
        <w:r w:rsidRPr="00863667" w:rsidDel="00B553BE">
          <w:rPr>
            <w:rFonts w:ascii="iCiel Avenir LT Std 35 Light" w:hAnsi="iCiel Avenir LT Std 35 Light" w:cs="Arial"/>
            <w:sz w:val="22"/>
            <w:szCs w:val="22"/>
            <w:rPrChange w:id="8167" w:author="An Tran, ACA (BUV)" w:date="2024-09-13T17:29:00Z" w16du:dateUtc="2024-09-13T10:29:00Z">
              <w:rPr>
                <w:rFonts w:ascii="iCiel Avenir LT Std 35 Light" w:hAnsi="iCiel Avenir LT Std 35 Light"/>
                <w:sz w:val="22"/>
                <w:szCs w:val="22"/>
                <w:lang w:val="vi-VN"/>
              </w:rPr>
            </w:rPrChange>
          </w:rPr>
          <w:delText>This is directed by the Staffordshire University examinations and progression board who are the degree awarding authority for the student’s degree. If a student does not pass the resit, the Examination Board may require the student to restudy the module, which means that the student will have to pay the restudy fee and extend the duration of the degree. It is strongly advised that parents encourage students to study sufficiently to pass their assessments on the first sit and, if required, the resit assessments too.</w:delText>
        </w:r>
        <w:bookmarkStart w:id="8168" w:name="_Toc177143597"/>
        <w:bookmarkStart w:id="8169" w:name="_Toc177143952"/>
        <w:bookmarkEnd w:id="8168"/>
        <w:bookmarkEnd w:id="8169"/>
      </w:del>
    </w:p>
    <w:p w14:paraId="28078CE5" w14:textId="6493E805" w:rsidR="00544101" w:rsidRPr="00863667" w:rsidDel="00B553BE" w:rsidRDefault="00544101" w:rsidP="003E1B62">
      <w:pPr>
        <w:ind w:firstLine="0"/>
        <w:rPr>
          <w:del w:id="8170" w:author="An Tran, ACA (BUV)" w:date="2024-09-12T22:22:00Z" w16du:dateUtc="2024-09-12T15:22:00Z"/>
          <w:rFonts w:ascii="iCiel Avenir LT Std 35 Light" w:hAnsi="iCiel Avenir LT Std 35 Light" w:cs="Arial"/>
          <w:color w:val="2F5496" w:themeColor="accent1" w:themeShade="BF"/>
          <w:sz w:val="22"/>
          <w:szCs w:val="22"/>
          <w:rPrChange w:id="8171" w:author="An Tran, ACA (BUV)" w:date="2024-09-13T17:29:00Z" w16du:dateUtc="2024-09-13T10:29:00Z">
            <w:rPr>
              <w:del w:id="8172" w:author="An Tran, ACA (BUV)" w:date="2024-09-12T22:22:00Z" w16du:dateUtc="2024-09-12T15:22:00Z"/>
              <w:rFonts w:ascii="iCiel Avenir LT Std 35 Light" w:hAnsi="iCiel Avenir LT Std 35 Light"/>
              <w:color w:val="000000"/>
              <w:sz w:val="22"/>
              <w:szCs w:val="22"/>
              <w:lang w:val="vi-VN"/>
            </w:rPr>
          </w:rPrChange>
        </w:rPr>
      </w:pPr>
      <w:del w:id="8173"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8174" w:author="An Tran, ACA (BUV)" w:date="2024-09-13T17:29:00Z" w16du:dateUtc="2024-09-13T10:29:00Z">
              <w:rPr>
                <w:rFonts w:ascii="iCiel Avenir LT Std 35 Light" w:hAnsi="iCiel Avenir LT Std 35 Light"/>
                <w:color w:val="000000"/>
                <w:sz w:val="22"/>
                <w:szCs w:val="22"/>
                <w:lang w:val="vi-VN"/>
              </w:rPr>
            </w:rPrChange>
          </w:rPr>
          <w:delText>However, under certain circumstances the student may provisionally attend class until  the results of their resit attempts are known, if:</w:delText>
        </w:r>
        <w:bookmarkStart w:id="8175" w:name="_Toc177143598"/>
        <w:bookmarkStart w:id="8176" w:name="_Toc177143953"/>
        <w:bookmarkEnd w:id="8175"/>
        <w:bookmarkEnd w:id="8176"/>
      </w:del>
    </w:p>
    <w:p w14:paraId="44B4F0A0" w14:textId="53CF5D81" w:rsidR="00544101" w:rsidRPr="00863667" w:rsidDel="00B553BE" w:rsidRDefault="00544101" w:rsidP="003E1B62">
      <w:pPr>
        <w:pStyle w:val="paragraph"/>
        <w:numPr>
          <w:ilvl w:val="0"/>
          <w:numId w:val="2"/>
        </w:numPr>
        <w:tabs>
          <w:tab w:val="left" w:pos="630"/>
          <w:tab w:val="left" w:pos="720"/>
          <w:tab w:val="left" w:pos="1080"/>
        </w:tabs>
        <w:ind w:left="360" w:firstLine="360"/>
        <w:rPr>
          <w:del w:id="8177" w:author="An Tran, ACA (BUV)" w:date="2024-09-12T22:22:00Z" w16du:dateUtc="2024-09-12T15:22:00Z"/>
          <w:rFonts w:ascii="iCiel Avenir LT Std 35 Light" w:hAnsi="iCiel Avenir LT Std 35 Light" w:cs="Arial"/>
          <w:sz w:val="22"/>
          <w:szCs w:val="22"/>
          <w:rPrChange w:id="8178" w:author="An Tran, ACA (BUV)" w:date="2024-09-13T17:29:00Z" w16du:dateUtc="2024-09-13T10:29:00Z">
            <w:rPr>
              <w:del w:id="8179" w:author="An Tran, ACA (BUV)" w:date="2024-09-12T22:22:00Z" w16du:dateUtc="2024-09-12T15:22:00Z"/>
              <w:rFonts w:ascii="iCiel Avenir LT Std 35 Light" w:hAnsi="iCiel Avenir LT Std 35 Light" w:cs="Arial"/>
              <w:sz w:val="22"/>
              <w:szCs w:val="22"/>
              <w:lang w:val="vi-VN"/>
            </w:rPr>
          </w:rPrChange>
        </w:rPr>
      </w:pPr>
      <w:del w:id="8180" w:author="An Tran, ACA (BUV)" w:date="2024-09-12T22:22:00Z" w16du:dateUtc="2024-09-12T15:22:00Z">
        <w:r w:rsidRPr="00863667" w:rsidDel="00B553BE">
          <w:rPr>
            <w:rFonts w:ascii="iCiel Avenir LT Std 35 Light" w:hAnsi="iCiel Avenir LT Std 35 Light" w:cs="Arial"/>
            <w:sz w:val="22"/>
            <w:szCs w:val="22"/>
            <w:rPrChange w:id="8181" w:author="An Tran, ACA (BUV)" w:date="2024-09-13T17:29:00Z" w16du:dateUtc="2024-09-13T10:29:00Z">
              <w:rPr>
                <w:rFonts w:ascii="iCiel Avenir LT Std 35 Light" w:hAnsi="iCiel Avenir LT Std 35 Light" w:cs="Arial"/>
                <w:sz w:val="22"/>
                <w:szCs w:val="22"/>
                <w:lang w:val="vi-VN"/>
              </w:rPr>
            </w:rPrChange>
          </w:rPr>
          <w:delText>The student</w:delText>
        </w:r>
        <w:r w:rsidR="000910B2" w:rsidRPr="00863667" w:rsidDel="00B553BE">
          <w:rPr>
            <w:rFonts w:ascii="iCiel Avenir LT Std 35 Light" w:hAnsi="iCiel Avenir LT Std 35 Light" w:cs="Arial"/>
            <w:sz w:val="22"/>
            <w:szCs w:val="22"/>
            <w:rPrChange w:id="8182" w:author="An Tran, ACA (BUV)" w:date="2024-09-13T17:29:00Z" w16du:dateUtc="2024-09-13T10:29:00Z">
              <w:rPr>
                <w:rFonts w:ascii="iCiel Avenir LT Std 35 Light" w:hAnsi="iCiel Avenir LT Std 35 Light" w:cs="Arial"/>
                <w:sz w:val="22"/>
                <w:szCs w:val="22"/>
                <w:lang w:val="vi-VN"/>
              </w:rPr>
            </w:rPrChange>
          </w:rPr>
          <w:delText xml:space="preserve">’s </w:delText>
        </w:r>
        <w:r w:rsidRPr="00863667" w:rsidDel="00B553BE">
          <w:rPr>
            <w:rFonts w:ascii="iCiel Avenir LT Std 35 Light" w:hAnsi="iCiel Avenir LT Std 35 Light" w:cs="Arial"/>
            <w:sz w:val="22"/>
            <w:szCs w:val="22"/>
            <w:rPrChange w:id="8183" w:author="An Tran, ACA (BUV)" w:date="2024-09-13T17:29:00Z" w16du:dateUtc="2024-09-13T10:29:00Z">
              <w:rPr>
                <w:rFonts w:ascii="iCiel Avenir LT Std 35 Light" w:hAnsi="iCiel Avenir LT Std 35 Light" w:cs="Arial"/>
                <w:sz w:val="22"/>
                <w:szCs w:val="22"/>
                <w:lang w:val="vi-VN"/>
              </w:rPr>
            </w:rPrChange>
          </w:rPr>
          <w:delText>submission resit deadline is before the start of the relevant semester.</w:delText>
        </w:r>
        <w:bookmarkStart w:id="8184" w:name="_Toc177143599"/>
        <w:bookmarkStart w:id="8185" w:name="_Toc177143954"/>
        <w:bookmarkEnd w:id="8184"/>
        <w:bookmarkEnd w:id="8185"/>
      </w:del>
    </w:p>
    <w:p w14:paraId="6C80163E" w14:textId="4E4E1833" w:rsidR="00544101" w:rsidRPr="00863667" w:rsidDel="00B553BE" w:rsidRDefault="00544101" w:rsidP="003E1B62">
      <w:pPr>
        <w:pStyle w:val="paragraph"/>
        <w:numPr>
          <w:ilvl w:val="0"/>
          <w:numId w:val="2"/>
        </w:numPr>
        <w:tabs>
          <w:tab w:val="left" w:pos="630"/>
          <w:tab w:val="left" w:pos="720"/>
          <w:tab w:val="left" w:pos="1080"/>
        </w:tabs>
        <w:ind w:left="360" w:firstLine="360"/>
        <w:rPr>
          <w:del w:id="8186" w:author="An Tran, ACA (BUV)" w:date="2024-09-12T22:22:00Z" w16du:dateUtc="2024-09-12T15:22:00Z"/>
          <w:rFonts w:ascii="iCiel Avenir LT Std 35 Light" w:hAnsi="iCiel Avenir LT Std 35 Light" w:cs="Arial"/>
          <w:sz w:val="22"/>
          <w:szCs w:val="22"/>
          <w:rPrChange w:id="8187" w:author="An Tran, ACA (BUV)" w:date="2024-09-13T17:29:00Z" w16du:dateUtc="2024-09-13T10:29:00Z">
            <w:rPr>
              <w:del w:id="8188" w:author="An Tran, ACA (BUV)" w:date="2024-09-12T22:22:00Z" w16du:dateUtc="2024-09-12T15:22:00Z"/>
              <w:rFonts w:ascii="iCiel Avenir LT Std 35 Light" w:hAnsi="iCiel Avenir LT Std 35 Light" w:cs="Arial"/>
              <w:sz w:val="22"/>
              <w:szCs w:val="22"/>
              <w:lang w:val="vi-VN"/>
            </w:rPr>
          </w:rPrChange>
        </w:rPr>
      </w:pPr>
      <w:del w:id="8189" w:author="An Tran, ACA (BUV)" w:date="2024-09-12T22:22:00Z" w16du:dateUtc="2024-09-12T15:22:00Z">
        <w:r w:rsidRPr="00863667" w:rsidDel="00B553BE">
          <w:rPr>
            <w:rFonts w:ascii="iCiel Avenir LT Std 35 Light" w:hAnsi="iCiel Avenir LT Std 35 Light" w:cs="Arial"/>
            <w:sz w:val="22"/>
            <w:szCs w:val="22"/>
            <w:rPrChange w:id="8190" w:author="An Tran, ACA (BUV)" w:date="2024-09-13T17:29:00Z" w16du:dateUtc="2024-09-13T10:29:00Z">
              <w:rPr>
                <w:rFonts w:ascii="iCiel Avenir LT Std 35 Light" w:hAnsi="iCiel Avenir LT Std 35 Light" w:cs="Arial"/>
                <w:sz w:val="22"/>
                <w:szCs w:val="22"/>
                <w:lang w:val="vi-VN"/>
              </w:rPr>
            </w:rPrChange>
          </w:rPr>
          <w:delText>Students submit sufficient resit attempts so that if the submissions achieve a passing grade</w:delText>
        </w:r>
        <w:r w:rsidR="00433AE6" w:rsidRPr="00863667" w:rsidDel="00B553BE">
          <w:rPr>
            <w:rFonts w:ascii="iCiel Avenir LT Std 35 Light" w:hAnsi="iCiel Avenir LT Std 35 Light" w:cs="Arial"/>
            <w:sz w:val="22"/>
            <w:szCs w:val="22"/>
            <w:rPrChange w:id="8191" w:author="An Tran, ACA (BUV)" w:date="2024-09-13T17:29:00Z" w16du:dateUtc="2024-09-13T10:29:00Z">
              <w:rPr>
                <w:rFonts w:ascii="iCiel Avenir LT Std 35 Light" w:hAnsi="iCiel Avenir LT Std 35 Light" w:cs="Arial"/>
                <w:sz w:val="22"/>
                <w:szCs w:val="22"/>
                <w:lang w:val="vi-VN"/>
              </w:rPr>
            </w:rPrChange>
          </w:rPr>
          <w:delText xml:space="preserve">, </w:delText>
        </w:r>
        <w:r w:rsidRPr="00863667" w:rsidDel="00B553BE">
          <w:rPr>
            <w:rFonts w:ascii="iCiel Avenir LT Std 35 Light" w:hAnsi="iCiel Avenir LT Std 35 Light" w:cs="Arial"/>
            <w:sz w:val="22"/>
            <w:szCs w:val="22"/>
            <w:rPrChange w:id="8192" w:author="An Tran, ACA (BUV)" w:date="2024-09-13T17:29:00Z" w16du:dateUtc="2024-09-13T10:29:00Z">
              <w:rPr>
                <w:rFonts w:ascii="iCiel Avenir LT Std 35 Light" w:hAnsi="iCiel Avenir LT Std 35 Light" w:cs="Arial"/>
                <w:sz w:val="22"/>
                <w:szCs w:val="22"/>
                <w:lang w:val="vi-VN"/>
              </w:rPr>
            </w:rPrChange>
          </w:rPr>
          <w:delText xml:space="preserve"> they will gain enough credits to be allowed to progress under the regulations. </w:delText>
        </w:r>
        <w:bookmarkStart w:id="8193" w:name="_Toc177143600"/>
        <w:bookmarkStart w:id="8194" w:name="_Toc177143955"/>
        <w:bookmarkEnd w:id="8193"/>
        <w:bookmarkEnd w:id="8194"/>
      </w:del>
    </w:p>
    <w:p w14:paraId="08E24CDA" w14:textId="069D0D95" w:rsidR="00544101" w:rsidRPr="00863667" w:rsidDel="00B553BE" w:rsidRDefault="00544101" w:rsidP="003E1B62">
      <w:pPr>
        <w:pStyle w:val="paragraph"/>
        <w:numPr>
          <w:ilvl w:val="0"/>
          <w:numId w:val="2"/>
        </w:numPr>
        <w:tabs>
          <w:tab w:val="left" w:pos="630"/>
          <w:tab w:val="left" w:pos="720"/>
          <w:tab w:val="left" w:pos="1080"/>
        </w:tabs>
        <w:ind w:left="360" w:firstLine="360"/>
        <w:rPr>
          <w:del w:id="8195" w:author="An Tran, ACA (BUV)" w:date="2024-09-12T22:22:00Z" w16du:dateUtc="2024-09-12T15:22:00Z"/>
          <w:rFonts w:ascii="iCiel Avenir LT Std 35 Light" w:hAnsi="iCiel Avenir LT Std 35 Light" w:cs="Arial"/>
          <w:sz w:val="22"/>
          <w:szCs w:val="22"/>
          <w:rPrChange w:id="8196" w:author="An Tran, ACA (BUV)" w:date="2024-09-13T17:29:00Z" w16du:dateUtc="2024-09-13T10:29:00Z">
            <w:rPr>
              <w:del w:id="8197" w:author="An Tran, ACA (BUV)" w:date="2024-09-12T22:22:00Z" w16du:dateUtc="2024-09-12T15:22:00Z"/>
              <w:rFonts w:ascii="iCiel Avenir LT Std 35 Light" w:hAnsi="iCiel Avenir LT Std 35 Light" w:cs="Arial"/>
              <w:sz w:val="22"/>
              <w:szCs w:val="22"/>
              <w:lang w:val="vi-VN"/>
            </w:rPr>
          </w:rPrChange>
        </w:rPr>
      </w:pPr>
      <w:del w:id="8198" w:author="An Tran, ACA (BUV)" w:date="2024-09-12T22:22:00Z" w16du:dateUtc="2024-09-12T15:22:00Z">
        <w:r w:rsidRPr="00863667" w:rsidDel="00B553BE">
          <w:rPr>
            <w:rFonts w:ascii="iCiel Avenir LT Std 35 Light" w:hAnsi="iCiel Avenir LT Std 35 Light" w:cs="Arial"/>
            <w:sz w:val="22"/>
            <w:szCs w:val="22"/>
            <w:rPrChange w:id="8199" w:author="An Tran, ACA (BUV)" w:date="2024-09-13T17:29:00Z" w16du:dateUtc="2024-09-13T10:29:00Z">
              <w:rPr>
                <w:rFonts w:ascii="iCiel Avenir LT Std 35 Light" w:hAnsi="iCiel Avenir LT Std 35 Light" w:cs="Arial"/>
                <w:sz w:val="22"/>
                <w:szCs w:val="22"/>
                <w:lang w:val="vi-VN"/>
              </w:rPr>
            </w:rPrChange>
          </w:rPr>
          <w:delText>The resit attempts are submitted before the resit submission deadline (in other words they are not late submissions).</w:delText>
        </w:r>
        <w:bookmarkStart w:id="8200" w:name="_Toc177143601"/>
        <w:bookmarkStart w:id="8201" w:name="_Toc177143956"/>
        <w:bookmarkEnd w:id="8200"/>
        <w:bookmarkEnd w:id="8201"/>
      </w:del>
    </w:p>
    <w:p w14:paraId="6CAAF247" w14:textId="572EA3A5" w:rsidR="00544101" w:rsidRPr="00863667" w:rsidDel="00B553BE" w:rsidRDefault="00544101" w:rsidP="003E1B62">
      <w:pPr>
        <w:pStyle w:val="paragraph"/>
        <w:numPr>
          <w:ilvl w:val="0"/>
          <w:numId w:val="2"/>
        </w:numPr>
        <w:tabs>
          <w:tab w:val="left" w:pos="630"/>
          <w:tab w:val="left" w:pos="720"/>
          <w:tab w:val="left" w:pos="1080"/>
        </w:tabs>
        <w:ind w:left="360" w:firstLine="360"/>
        <w:rPr>
          <w:del w:id="8202" w:author="An Tran, ACA (BUV)" w:date="2024-09-12T22:22:00Z" w16du:dateUtc="2024-09-12T15:22:00Z"/>
          <w:rFonts w:ascii="iCiel Avenir LT Std 35 Light" w:hAnsi="iCiel Avenir LT Std 35 Light" w:cs="Arial"/>
          <w:sz w:val="22"/>
          <w:szCs w:val="22"/>
          <w:rPrChange w:id="8203" w:author="An Tran, ACA (BUV)" w:date="2024-09-13T17:29:00Z" w16du:dateUtc="2024-09-13T10:29:00Z">
            <w:rPr>
              <w:del w:id="8204" w:author="An Tran, ACA (BUV)" w:date="2024-09-12T22:22:00Z" w16du:dateUtc="2024-09-12T15:22:00Z"/>
              <w:rFonts w:ascii="iCiel Avenir LT Std 35 Light" w:hAnsi="iCiel Avenir LT Std 35 Light" w:cs="Arial"/>
              <w:sz w:val="22"/>
              <w:szCs w:val="22"/>
              <w:lang w:val="vi-VN"/>
            </w:rPr>
          </w:rPrChange>
        </w:rPr>
      </w:pPr>
      <w:del w:id="8205" w:author="An Tran, ACA (BUV)" w:date="2024-09-12T22:22:00Z" w16du:dateUtc="2024-09-12T15:22:00Z">
        <w:r w:rsidRPr="00863667" w:rsidDel="00B553BE">
          <w:rPr>
            <w:rFonts w:ascii="iCiel Avenir LT Std 35 Light" w:hAnsi="iCiel Avenir LT Std 35 Light" w:cs="Arial"/>
            <w:sz w:val="22"/>
            <w:szCs w:val="22"/>
            <w:rPrChange w:id="8206" w:author="An Tran, ACA (BUV)" w:date="2024-09-13T17:29:00Z" w16du:dateUtc="2024-09-13T10:29:00Z">
              <w:rPr>
                <w:rFonts w:ascii="iCiel Avenir LT Std 35 Light" w:hAnsi="iCiel Avenir LT Std 35 Light" w:cs="Arial"/>
                <w:sz w:val="22"/>
                <w:szCs w:val="22"/>
                <w:lang w:val="vi-VN"/>
              </w:rPr>
            </w:rPrChange>
          </w:rPr>
          <w:delText>The resit attempts have substance (for example</w:delText>
        </w:r>
        <w:r w:rsidR="00433AE6" w:rsidRPr="00863667" w:rsidDel="00B553BE">
          <w:rPr>
            <w:rFonts w:ascii="iCiel Avenir LT Std 35 Light" w:hAnsi="iCiel Avenir LT Std 35 Light" w:cs="Arial"/>
            <w:sz w:val="22"/>
            <w:szCs w:val="22"/>
            <w:rPrChange w:id="8207" w:author="An Tran, ACA (BUV)" w:date="2024-09-13T17:29:00Z" w16du:dateUtc="2024-09-13T10:29:00Z">
              <w:rPr>
                <w:rFonts w:ascii="iCiel Avenir LT Std 35 Light" w:hAnsi="iCiel Avenir LT Std 35 Light" w:cs="Arial"/>
                <w:sz w:val="22"/>
                <w:szCs w:val="22"/>
                <w:lang w:val="vi-VN"/>
              </w:rPr>
            </w:rPrChange>
          </w:rPr>
          <w:delText>:</w:delText>
        </w:r>
        <w:r w:rsidRPr="00863667" w:rsidDel="00B553BE">
          <w:rPr>
            <w:rFonts w:ascii="iCiel Avenir LT Std 35 Light" w:hAnsi="iCiel Avenir LT Std 35 Light" w:cs="Arial"/>
            <w:sz w:val="22"/>
            <w:szCs w:val="22"/>
            <w:rPrChange w:id="8208" w:author="An Tran, ACA (BUV)" w:date="2024-09-13T17:29:00Z" w16du:dateUtc="2024-09-13T10:29:00Z">
              <w:rPr>
                <w:rFonts w:ascii="iCiel Avenir LT Std 35 Light" w:hAnsi="iCiel Avenir LT Std 35 Light" w:cs="Arial"/>
                <w:sz w:val="22"/>
                <w:szCs w:val="22"/>
                <w:lang w:val="vi-VN"/>
              </w:rPr>
            </w:rPrChange>
          </w:rPr>
          <w:delText xml:space="preserve"> they are not blank document submissions).</w:delText>
        </w:r>
        <w:bookmarkStart w:id="8209" w:name="_Toc177143602"/>
        <w:bookmarkStart w:id="8210" w:name="_Toc177143957"/>
        <w:bookmarkEnd w:id="8209"/>
        <w:bookmarkEnd w:id="8210"/>
      </w:del>
    </w:p>
    <w:p w14:paraId="751D78A3" w14:textId="0E31A417" w:rsidR="00544101" w:rsidRPr="00863667" w:rsidDel="00B553BE" w:rsidRDefault="00544101" w:rsidP="003E1B62">
      <w:pPr>
        <w:pStyle w:val="paragraph"/>
        <w:numPr>
          <w:ilvl w:val="0"/>
          <w:numId w:val="2"/>
        </w:numPr>
        <w:tabs>
          <w:tab w:val="left" w:pos="630"/>
          <w:tab w:val="left" w:pos="720"/>
          <w:tab w:val="left" w:pos="1080"/>
        </w:tabs>
        <w:ind w:left="360" w:firstLine="360"/>
        <w:rPr>
          <w:del w:id="8211" w:author="An Tran, ACA (BUV)" w:date="2024-09-12T22:22:00Z" w16du:dateUtc="2024-09-12T15:22:00Z"/>
          <w:rFonts w:ascii="iCiel Avenir LT Std 35 Light" w:hAnsi="iCiel Avenir LT Std 35 Light" w:cs="Arial"/>
          <w:sz w:val="22"/>
          <w:szCs w:val="22"/>
          <w:rPrChange w:id="8212" w:author="An Tran, ACA (BUV)" w:date="2024-09-13T17:29:00Z" w16du:dateUtc="2024-09-13T10:29:00Z">
            <w:rPr>
              <w:del w:id="8213" w:author="An Tran, ACA (BUV)" w:date="2024-09-12T22:22:00Z" w16du:dateUtc="2024-09-12T15:22:00Z"/>
              <w:rFonts w:ascii="iCiel Avenir LT Std 35 Light" w:hAnsi="iCiel Avenir LT Std 35 Light" w:cs="Arial"/>
              <w:sz w:val="22"/>
              <w:szCs w:val="22"/>
              <w:lang w:val="vi-VN"/>
            </w:rPr>
          </w:rPrChange>
        </w:rPr>
      </w:pPr>
      <w:del w:id="8214" w:author="An Tran, ACA (BUV)" w:date="2024-09-12T22:22:00Z" w16du:dateUtc="2024-09-12T15:22:00Z">
        <w:r w:rsidRPr="00863667" w:rsidDel="00B553BE">
          <w:rPr>
            <w:rFonts w:ascii="iCiel Avenir LT Std 35 Light" w:hAnsi="iCiel Avenir LT Std 35 Light" w:cs="Arial"/>
            <w:sz w:val="22"/>
            <w:szCs w:val="22"/>
            <w:rPrChange w:id="8215" w:author="An Tran, ACA (BUV)" w:date="2024-09-13T17:29:00Z" w16du:dateUtc="2024-09-13T10:29:00Z">
              <w:rPr>
                <w:rFonts w:ascii="iCiel Avenir LT Std 35 Light" w:hAnsi="iCiel Avenir LT Std 35 Light" w:cs="Arial"/>
                <w:sz w:val="22"/>
                <w:szCs w:val="22"/>
                <w:lang w:val="vi-VN"/>
              </w:rPr>
            </w:rPrChange>
          </w:rPr>
          <w:delText>The resit examination board is held in approximately week three of the semester.  Based on the results achieved by the student in their resit submissions</w:delText>
        </w:r>
        <w:r w:rsidR="00433AE6" w:rsidRPr="00863667" w:rsidDel="00B553BE">
          <w:rPr>
            <w:rFonts w:ascii="iCiel Avenir LT Std 35 Light" w:hAnsi="iCiel Avenir LT Std 35 Light" w:cs="Arial"/>
            <w:sz w:val="22"/>
            <w:szCs w:val="22"/>
            <w:rPrChange w:id="8216" w:author="An Tran, ACA (BUV)" w:date="2024-09-13T17:29:00Z" w16du:dateUtc="2024-09-13T10:29:00Z">
              <w:rPr>
                <w:rFonts w:ascii="iCiel Avenir LT Std 35 Light" w:hAnsi="iCiel Avenir LT Std 35 Light" w:cs="Arial"/>
                <w:sz w:val="22"/>
                <w:szCs w:val="22"/>
                <w:lang w:val="vi-VN"/>
              </w:rPr>
            </w:rPrChange>
          </w:rPr>
          <w:delText>,</w:delText>
        </w:r>
        <w:r w:rsidRPr="00863667" w:rsidDel="00B553BE">
          <w:rPr>
            <w:rFonts w:ascii="iCiel Avenir LT Std 35 Light" w:hAnsi="iCiel Avenir LT Std 35 Light" w:cs="Arial"/>
            <w:sz w:val="22"/>
            <w:szCs w:val="22"/>
            <w:rPrChange w:id="8217" w:author="An Tran, ACA (BUV)" w:date="2024-09-13T17:29:00Z" w16du:dateUtc="2024-09-13T10:29:00Z">
              <w:rPr>
                <w:rFonts w:ascii="iCiel Avenir LT Std 35 Light" w:hAnsi="iCiel Avenir LT Std 35 Light" w:cs="Arial"/>
                <w:sz w:val="22"/>
                <w:szCs w:val="22"/>
                <w:lang w:val="vi-VN"/>
              </w:rPr>
            </w:rPrChange>
          </w:rPr>
          <w:delText xml:space="preserve"> the examination board will determine if the student should continue with their current cohort or are still in </w:delText>
        </w:r>
        <w:r w:rsidR="00433AE6" w:rsidRPr="00863667" w:rsidDel="00B553BE">
          <w:rPr>
            <w:rFonts w:ascii="iCiel Avenir LT Std 35 Light" w:hAnsi="iCiel Avenir LT Std 35 Light" w:cs="Arial"/>
            <w:sz w:val="22"/>
            <w:szCs w:val="22"/>
            <w:rPrChange w:id="8218" w:author="An Tran, ACA (BUV)" w:date="2024-09-13T17:29:00Z" w16du:dateUtc="2024-09-13T10:29:00Z">
              <w:rPr>
                <w:rFonts w:ascii="iCiel Avenir LT Std 35 Light" w:hAnsi="iCiel Avenir LT Std 35 Light" w:cs="Arial"/>
                <w:sz w:val="22"/>
                <w:szCs w:val="22"/>
                <w:lang w:val="vi-VN"/>
              </w:rPr>
            </w:rPrChange>
          </w:rPr>
          <w:delText>the</w:delText>
        </w:r>
        <w:r w:rsidRPr="00863667" w:rsidDel="00B553BE">
          <w:rPr>
            <w:rFonts w:ascii="iCiel Avenir LT Std 35 Light" w:hAnsi="iCiel Avenir LT Std 35 Light" w:cs="Arial"/>
            <w:sz w:val="22"/>
            <w:szCs w:val="22"/>
            <w:rPrChange w:id="8219" w:author="An Tran, ACA (BUV)" w:date="2024-09-13T17:29:00Z" w16du:dateUtc="2024-09-13T10:29:00Z">
              <w:rPr>
                <w:rFonts w:ascii="iCiel Avenir LT Std 35 Light" w:hAnsi="iCiel Avenir LT Std 35 Light" w:cs="Arial"/>
                <w:sz w:val="22"/>
                <w:szCs w:val="22"/>
                <w:lang w:val="vi-VN"/>
              </w:rPr>
            </w:rPrChange>
          </w:rPr>
          <w:delText xml:space="preserve"> </w:delText>
        </w:r>
        <w:r w:rsidR="00433AE6" w:rsidRPr="00863667" w:rsidDel="00B553BE">
          <w:rPr>
            <w:rFonts w:ascii="iCiel Avenir LT Std 35 Light" w:hAnsi="iCiel Avenir LT Std 35 Light" w:cs="Arial"/>
            <w:sz w:val="22"/>
            <w:szCs w:val="22"/>
            <w:rPrChange w:id="8220" w:author="An Tran, ACA (BUV)" w:date="2024-09-13T17:29:00Z" w16du:dateUtc="2024-09-13T10:29:00Z">
              <w:rPr>
                <w:rFonts w:ascii="iCiel Avenir LT Std 35 Light" w:hAnsi="iCiel Avenir LT Std 35 Light" w:cs="Arial"/>
                <w:sz w:val="22"/>
                <w:szCs w:val="22"/>
                <w:lang w:val="vi-VN"/>
              </w:rPr>
            </w:rPrChange>
          </w:rPr>
          <w:delText>“</w:delText>
        </w:r>
        <w:r w:rsidRPr="00863667" w:rsidDel="00B553BE">
          <w:rPr>
            <w:rFonts w:ascii="iCiel Avenir LT Std 35 Light" w:hAnsi="iCiel Avenir LT Std 35 Light" w:cs="Arial"/>
            <w:sz w:val="22"/>
            <w:szCs w:val="22"/>
            <w:rPrChange w:id="8221" w:author="An Tran, ACA (BUV)" w:date="2024-09-13T17:29:00Z" w16du:dateUtc="2024-09-13T10:29:00Z">
              <w:rPr>
                <w:rFonts w:ascii="iCiel Avenir LT Std 35 Light" w:hAnsi="iCiel Avenir LT Std 35 Light" w:cs="Arial"/>
                <w:sz w:val="22"/>
                <w:szCs w:val="22"/>
                <w:lang w:val="vi-VN"/>
              </w:rPr>
            </w:rPrChange>
          </w:rPr>
          <w:delText>cannot proceed</w:delText>
        </w:r>
        <w:r w:rsidR="00433AE6" w:rsidRPr="00863667" w:rsidDel="00B553BE">
          <w:rPr>
            <w:rFonts w:ascii="iCiel Avenir LT Std 35 Light" w:hAnsi="iCiel Avenir LT Std 35 Light" w:cs="Arial"/>
            <w:sz w:val="22"/>
            <w:szCs w:val="22"/>
            <w:rPrChange w:id="8222" w:author="An Tran, ACA (BUV)" w:date="2024-09-13T17:29:00Z" w16du:dateUtc="2024-09-13T10:29:00Z">
              <w:rPr>
                <w:rFonts w:ascii="iCiel Avenir LT Std 35 Light" w:hAnsi="iCiel Avenir LT Std 35 Light" w:cs="Arial"/>
                <w:sz w:val="22"/>
                <w:szCs w:val="22"/>
                <w:lang w:val="vi-VN"/>
              </w:rPr>
            </w:rPrChange>
          </w:rPr>
          <w:delText>”</w:delText>
        </w:r>
        <w:r w:rsidRPr="00863667" w:rsidDel="00B553BE">
          <w:rPr>
            <w:rFonts w:ascii="iCiel Avenir LT Std 35 Light" w:hAnsi="iCiel Avenir LT Std 35 Light" w:cs="Arial"/>
            <w:sz w:val="22"/>
            <w:szCs w:val="22"/>
            <w:rPrChange w:id="8223" w:author="An Tran, ACA (BUV)" w:date="2024-09-13T17:29:00Z" w16du:dateUtc="2024-09-13T10:29:00Z">
              <w:rPr>
                <w:rFonts w:ascii="iCiel Avenir LT Std 35 Light" w:hAnsi="iCiel Avenir LT Std 35 Light" w:cs="Arial"/>
                <w:sz w:val="22"/>
                <w:szCs w:val="22"/>
                <w:lang w:val="vi-VN"/>
              </w:rPr>
            </w:rPrChange>
          </w:rPr>
          <w:delText xml:space="preserve"> status and will have to leave their current cohort.  The examination board, acting in the student’s best academic interest, will direct how the student who are still in a </w:delText>
        </w:r>
        <w:r w:rsidR="00433AE6" w:rsidRPr="00863667" w:rsidDel="00B553BE">
          <w:rPr>
            <w:rFonts w:ascii="iCiel Avenir LT Std 35 Light" w:hAnsi="iCiel Avenir LT Std 35 Light" w:cs="Arial"/>
            <w:sz w:val="22"/>
            <w:szCs w:val="22"/>
            <w:rPrChange w:id="8224" w:author="An Tran, ACA (BUV)" w:date="2024-09-13T17:29:00Z" w16du:dateUtc="2024-09-13T10:29:00Z">
              <w:rPr>
                <w:rFonts w:ascii="iCiel Avenir LT Std 35 Light" w:hAnsi="iCiel Avenir LT Std 35 Light" w:cs="Arial"/>
                <w:sz w:val="22"/>
                <w:szCs w:val="22"/>
                <w:lang w:val="vi-VN"/>
              </w:rPr>
            </w:rPrChange>
          </w:rPr>
          <w:delText>“</w:delText>
        </w:r>
        <w:r w:rsidRPr="00863667" w:rsidDel="00B553BE">
          <w:rPr>
            <w:rFonts w:ascii="iCiel Avenir LT Std 35 Light" w:hAnsi="iCiel Avenir LT Std 35 Light" w:cs="Arial"/>
            <w:sz w:val="22"/>
            <w:szCs w:val="22"/>
            <w:rPrChange w:id="8225" w:author="An Tran, ACA (BUV)" w:date="2024-09-13T17:29:00Z" w16du:dateUtc="2024-09-13T10:29:00Z">
              <w:rPr>
                <w:rFonts w:ascii="iCiel Avenir LT Std 35 Light" w:hAnsi="iCiel Avenir LT Std 35 Light" w:cs="Arial"/>
                <w:sz w:val="22"/>
                <w:szCs w:val="22"/>
                <w:lang w:val="vi-VN"/>
              </w:rPr>
            </w:rPrChange>
          </w:rPr>
          <w:delText>cannot proceed</w:delText>
        </w:r>
        <w:r w:rsidR="00433AE6" w:rsidRPr="00863667" w:rsidDel="00B553BE">
          <w:rPr>
            <w:rFonts w:ascii="iCiel Avenir LT Std 35 Light" w:hAnsi="iCiel Avenir LT Std 35 Light" w:cs="Arial"/>
            <w:sz w:val="22"/>
            <w:szCs w:val="22"/>
            <w:rPrChange w:id="8226" w:author="An Tran, ACA (BUV)" w:date="2024-09-13T17:29:00Z" w16du:dateUtc="2024-09-13T10:29:00Z">
              <w:rPr>
                <w:rFonts w:ascii="iCiel Avenir LT Std 35 Light" w:hAnsi="iCiel Avenir LT Std 35 Light" w:cs="Arial"/>
                <w:sz w:val="22"/>
                <w:szCs w:val="22"/>
                <w:lang w:val="vi-VN"/>
              </w:rPr>
            </w:rPrChange>
          </w:rPr>
          <w:delText>"</w:delText>
        </w:r>
        <w:r w:rsidRPr="00863667" w:rsidDel="00B553BE">
          <w:rPr>
            <w:rFonts w:ascii="iCiel Avenir LT Std 35 Light" w:hAnsi="iCiel Avenir LT Std 35 Light" w:cs="Arial"/>
            <w:sz w:val="22"/>
            <w:szCs w:val="22"/>
            <w:rPrChange w:id="8227" w:author="An Tran, ACA (BUV)" w:date="2024-09-13T17:29:00Z" w16du:dateUtc="2024-09-13T10:29:00Z">
              <w:rPr>
                <w:rFonts w:ascii="iCiel Avenir LT Std 35 Light" w:hAnsi="iCiel Avenir LT Std 35 Light" w:cs="Arial"/>
                <w:sz w:val="22"/>
                <w:szCs w:val="22"/>
                <w:lang w:val="vi-VN"/>
              </w:rPr>
            </w:rPrChange>
          </w:rPr>
          <w:delText xml:space="preserve"> status should continue with their studies. </w:delText>
        </w:r>
        <w:bookmarkStart w:id="8228" w:name="_Toc177143603"/>
        <w:bookmarkStart w:id="8229" w:name="_Toc177143958"/>
        <w:bookmarkEnd w:id="8228"/>
        <w:bookmarkEnd w:id="8229"/>
      </w:del>
    </w:p>
    <w:p w14:paraId="06AA0652" w14:textId="7EA9BA1F" w:rsidR="00544101" w:rsidRPr="00863667" w:rsidDel="00B553BE" w:rsidRDefault="00544101" w:rsidP="003E1B62">
      <w:pPr>
        <w:ind w:firstLine="0"/>
        <w:rPr>
          <w:del w:id="8230" w:author="An Tran, ACA (BUV)" w:date="2024-09-12T22:22:00Z" w16du:dateUtc="2024-09-12T15:22:00Z"/>
          <w:rFonts w:ascii="iCiel Avenir LT Std 35 Light" w:hAnsi="iCiel Avenir LT Std 35 Light" w:cs="Arial"/>
          <w:sz w:val="22"/>
          <w:szCs w:val="22"/>
          <w:rPrChange w:id="8231" w:author="An Tran, ACA (BUV)" w:date="2024-09-13T17:29:00Z" w16du:dateUtc="2024-09-13T10:29:00Z">
            <w:rPr>
              <w:del w:id="8232" w:author="An Tran, ACA (BUV)" w:date="2024-09-12T22:22:00Z" w16du:dateUtc="2024-09-12T15:22:00Z"/>
              <w:rFonts w:ascii="iCiel Avenir LT Std 35 Light" w:hAnsi="iCiel Avenir LT Std 35 Light"/>
              <w:i/>
              <w:iCs/>
              <w:sz w:val="22"/>
              <w:szCs w:val="22"/>
              <w:lang w:val="vi-VN"/>
            </w:rPr>
          </w:rPrChange>
        </w:rPr>
      </w:pPr>
      <w:del w:id="8233" w:author="An Tran, ACA (BUV)" w:date="2024-09-12T22:22:00Z" w16du:dateUtc="2024-09-12T15:22:00Z">
        <w:r w:rsidRPr="00863667" w:rsidDel="00B553BE">
          <w:rPr>
            <w:rFonts w:ascii="iCiel Avenir LT Std 35 Light" w:hAnsi="iCiel Avenir LT Std 35 Light" w:cs="Arial"/>
            <w:sz w:val="22"/>
            <w:szCs w:val="22"/>
            <w:rPrChange w:id="8234" w:author="An Tran, ACA (BUV)" w:date="2024-09-13T17:29:00Z" w16du:dateUtc="2024-09-13T10:29:00Z">
              <w:rPr>
                <w:rFonts w:ascii="iCiel Avenir LT Std 35 Light" w:hAnsi="iCiel Avenir LT Std 35 Light"/>
                <w:i/>
                <w:iCs/>
                <w:sz w:val="22"/>
                <w:szCs w:val="22"/>
                <w:lang w:val="vi-VN"/>
              </w:rPr>
            </w:rPrChange>
          </w:rPr>
          <w:delText xml:space="preserve">BUV và Đại học Staffordshire có quy trình chấm điểm và kiểm soát chất lượng nghiêm ngặt để đảm bảo rằng các bài đánh giá của sinh viên được chấm chính xác và công bằng và quy trình này này cần được thực hiện trong một khoảng thời gian nhất định. Lịch họp của Hội Đồng Khảo Thí về điểm được đưa ra bởi Đại học Staffordshire, thường được tổ chức khoảng 9 – 10 tuần sau đợt thi cuối kỳ của sinh viên. Sau khi điểm được Hội Đồng Khảo Thí thông qua sẽ được chính thức công bố trên cổng thông tin sinh viên. </w:delText>
        </w:r>
        <w:bookmarkStart w:id="8235" w:name="_Toc177143604"/>
        <w:bookmarkStart w:id="8236" w:name="_Toc177143959"/>
        <w:bookmarkEnd w:id="8235"/>
        <w:bookmarkEnd w:id="8236"/>
      </w:del>
    </w:p>
    <w:p w14:paraId="43C12A11" w14:textId="24B6F1CB" w:rsidR="00544101" w:rsidRPr="00863667" w:rsidDel="00B553BE" w:rsidRDefault="00544101" w:rsidP="003E1B62">
      <w:pPr>
        <w:ind w:firstLine="0"/>
        <w:rPr>
          <w:del w:id="8237" w:author="An Tran, ACA (BUV)" w:date="2024-09-12T22:22:00Z" w16du:dateUtc="2024-09-12T15:22:00Z"/>
          <w:rFonts w:ascii="iCiel Avenir LT Std 35 Light" w:hAnsi="iCiel Avenir LT Std 35 Light" w:cs="Arial"/>
          <w:sz w:val="22"/>
          <w:szCs w:val="22"/>
          <w:rPrChange w:id="8238" w:author="An Tran, ACA (BUV)" w:date="2024-09-13T17:29:00Z" w16du:dateUtc="2024-09-13T10:29:00Z">
            <w:rPr>
              <w:del w:id="8239" w:author="An Tran, ACA (BUV)" w:date="2024-09-12T22:22:00Z" w16du:dateUtc="2024-09-12T15:22:00Z"/>
              <w:rFonts w:ascii="iCiel Avenir LT Std 35 Light" w:hAnsi="iCiel Avenir LT Std 35 Light"/>
              <w:i/>
              <w:iCs/>
              <w:sz w:val="22"/>
              <w:szCs w:val="22"/>
              <w:lang w:val="vi-VN"/>
            </w:rPr>
          </w:rPrChange>
        </w:rPr>
      </w:pPr>
      <w:del w:id="8240" w:author="An Tran, ACA (BUV)" w:date="2024-09-12T22:22:00Z" w16du:dateUtc="2024-09-12T15:22:00Z">
        <w:r w:rsidRPr="00863667" w:rsidDel="00B553BE">
          <w:rPr>
            <w:rFonts w:ascii="iCiel Avenir LT Std 35 Light" w:hAnsi="iCiel Avenir LT Std 35 Light" w:cs="Arial"/>
            <w:sz w:val="22"/>
            <w:szCs w:val="22"/>
            <w:rPrChange w:id="8241" w:author="An Tran, ACA (BUV)" w:date="2024-09-13T17:29:00Z" w16du:dateUtc="2024-09-13T10:29:00Z">
              <w:rPr>
                <w:rFonts w:ascii="iCiel Avenir LT Std 35 Light" w:hAnsi="iCiel Avenir LT Std 35 Light"/>
                <w:i/>
                <w:iCs/>
                <w:sz w:val="22"/>
                <w:szCs w:val="22"/>
                <w:lang w:val="vi-VN"/>
              </w:rPr>
            </w:rPrChange>
          </w:rPr>
          <w:delText xml:space="preserve">Sinh viên đang nợ từ 45 tín chỉ trở lên của 1 năm học sẽ không được học tiếp lên năm tiếp theo cho đến khi có quyết định từ Hội Đồng Khảo Thí. Đồng thời, sinh viên đã được sắp xếp thi lại theo quyết định của Hội đồng Khảo thí, theo phương án tối ưu để sinh viên có thể thi các môn hiện đang còn nợ và không ảnh hưởng đến tiến trình lên lớp của sinh viên. Kết quả của các bài thi lại sẽ được Hội đồng Khảo thí xem xét và thông báo đến sinh viên và phụ huynh ngay sau khi thống nhất. Sinh viên đang ở trong tình trạng “Không được lên lớp” và đang chờ kết quả thi lại sẽ không được tham gia học tập trong 2 - 3 tuần đầu tiên theo thời khóa biểu của kỳ học mới. </w:delText>
        </w:r>
        <w:r w:rsidR="006D61D4" w:rsidRPr="00863667" w:rsidDel="00B553BE">
          <w:rPr>
            <w:rFonts w:ascii="iCiel Avenir LT Std 35 Light" w:hAnsi="iCiel Avenir LT Std 35 Light" w:cs="Arial"/>
            <w:sz w:val="22"/>
            <w:szCs w:val="22"/>
            <w:rPrChange w:id="8242" w:author="An Tran, ACA (BUV)" w:date="2024-09-13T17:29:00Z" w16du:dateUtc="2024-09-13T10:29:00Z">
              <w:rPr>
                <w:rFonts w:ascii="iCiel Avenir LT Std 35 Light" w:hAnsi="iCiel Avenir LT Std 35 Light"/>
                <w:i/>
                <w:iCs/>
                <w:sz w:val="22"/>
                <w:szCs w:val="22"/>
                <w:lang w:val="vi-VN"/>
              </w:rPr>
            </w:rPrChange>
          </w:rPr>
          <w:delText xml:space="preserve">Việc này được chỉ đạo bởi Hội đồng Khảo thí của Đại học Staffordshire </w:delText>
        </w:r>
        <w:r w:rsidR="00A8258F" w:rsidRPr="00863667" w:rsidDel="00B553BE">
          <w:rPr>
            <w:rFonts w:ascii="iCiel Avenir LT Std 35 Light" w:hAnsi="iCiel Avenir LT Std 35 Light" w:cs="Arial"/>
            <w:sz w:val="22"/>
            <w:szCs w:val="22"/>
            <w:rPrChange w:id="8243" w:author="An Tran, ACA (BUV)" w:date="2024-09-13T17:29:00Z" w16du:dateUtc="2024-09-13T10:29:00Z">
              <w:rPr>
                <w:rFonts w:ascii="iCiel Avenir LT Std 35 Light" w:hAnsi="iCiel Avenir LT Std 35 Light"/>
                <w:i/>
                <w:iCs/>
                <w:sz w:val="22"/>
                <w:szCs w:val="22"/>
                <w:lang w:val="vi-VN"/>
              </w:rPr>
            </w:rPrChange>
          </w:rPr>
          <w:delText xml:space="preserve">- </w:delText>
        </w:r>
        <w:r w:rsidR="006D61D4" w:rsidRPr="00863667" w:rsidDel="00B553BE">
          <w:rPr>
            <w:rFonts w:ascii="iCiel Avenir LT Std 35 Light" w:hAnsi="iCiel Avenir LT Std 35 Light" w:cs="Arial"/>
            <w:sz w:val="22"/>
            <w:szCs w:val="22"/>
            <w:rPrChange w:id="8244" w:author="An Tran, ACA (BUV)" w:date="2024-09-13T17:29:00Z" w16du:dateUtc="2024-09-13T10:29:00Z">
              <w:rPr>
                <w:rFonts w:ascii="iCiel Avenir LT Std 35 Light" w:hAnsi="iCiel Avenir LT Std 35 Light"/>
                <w:i/>
                <w:iCs/>
                <w:sz w:val="22"/>
                <w:szCs w:val="22"/>
                <w:lang w:val="vi-VN"/>
              </w:rPr>
            </w:rPrChange>
          </w:rPr>
          <w:delText xml:space="preserve">đơn vị cấp bằng cho sinh viên. </w:delText>
        </w:r>
        <w:r w:rsidRPr="00863667" w:rsidDel="00B553BE">
          <w:rPr>
            <w:rFonts w:ascii="iCiel Avenir LT Std 35 Light" w:hAnsi="iCiel Avenir LT Std 35 Light" w:cs="Arial"/>
            <w:sz w:val="22"/>
            <w:szCs w:val="22"/>
            <w:rPrChange w:id="8245" w:author="An Tran, ACA (BUV)" w:date="2024-09-13T17:29:00Z" w16du:dateUtc="2024-09-13T10:29:00Z">
              <w:rPr>
                <w:rFonts w:ascii="iCiel Avenir LT Std 35 Light" w:hAnsi="iCiel Avenir LT Std 35 Light"/>
                <w:i/>
                <w:iCs/>
                <w:sz w:val="22"/>
                <w:szCs w:val="22"/>
                <w:lang w:val="vi-VN"/>
              </w:rPr>
            </w:rPrChange>
          </w:rPr>
          <w:delText xml:space="preserve">Nếu sinh viên không vượt qua các môn thi lại, Hội Đồng Khảo Thí có thể yêu cầu sinh viên học lại, điều này có nghĩa sinh viên sẽ phải đóng phí học lại và điều này sẽ kéo dài thời gian học tập của sinh viên. Trong tương lai, sinh viên cần cố gắng hơn để vượt qua các bài đánh giá để đảm bảo việc lên lớp của mình. Quý phụ huynh động viên nhắc nhở con em mình cần cố gắng hơn để vượt qua các bài đánh giá từ lần nộp bài thứ nhất và, đồng thời, các bài thi lại (nếu có). </w:delText>
        </w:r>
        <w:bookmarkStart w:id="8246" w:name="_Toc177143605"/>
        <w:bookmarkStart w:id="8247" w:name="_Toc177143960"/>
        <w:bookmarkEnd w:id="8246"/>
        <w:bookmarkEnd w:id="8247"/>
      </w:del>
    </w:p>
    <w:p w14:paraId="6477A371" w14:textId="17F75E2F" w:rsidR="00544101" w:rsidRPr="00863667" w:rsidDel="00B553BE" w:rsidRDefault="00544101" w:rsidP="003E1B62">
      <w:pPr>
        <w:ind w:firstLine="0"/>
        <w:rPr>
          <w:del w:id="8248" w:author="An Tran, ACA (BUV)" w:date="2024-09-12T22:22:00Z" w16du:dateUtc="2024-09-12T15:22:00Z"/>
          <w:rFonts w:ascii="iCiel Avenir LT Std 35 Light" w:hAnsi="iCiel Avenir LT Std 35 Light" w:cs="Arial"/>
          <w:color w:val="2F5496" w:themeColor="accent1" w:themeShade="BF"/>
          <w:sz w:val="22"/>
          <w:szCs w:val="22"/>
          <w:rPrChange w:id="8249" w:author="An Tran, ACA (BUV)" w:date="2024-09-13T17:29:00Z" w16du:dateUtc="2024-09-13T10:29:00Z">
            <w:rPr>
              <w:del w:id="8250" w:author="An Tran, ACA (BUV)" w:date="2024-09-12T22:22:00Z" w16du:dateUtc="2024-09-12T15:22:00Z"/>
              <w:rFonts w:ascii="iCiel Avenir LT Std 35 Light" w:hAnsi="iCiel Avenir LT Std 35 Light"/>
              <w:i/>
              <w:iCs/>
              <w:color w:val="000000"/>
              <w:sz w:val="22"/>
              <w:szCs w:val="22"/>
              <w:lang w:val="vi-VN"/>
            </w:rPr>
          </w:rPrChange>
        </w:rPr>
      </w:pPr>
      <w:del w:id="8251"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8252" w:author="An Tran, ACA (BUV)" w:date="2024-09-13T17:29:00Z" w16du:dateUtc="2024-09-13T10:29:00Z">
              <w:rPr>
                <w:rFonts w:ascii="iCiel Avenir LT Std 35 Light" w:hAnsi="iCiel Avenir LT Std 35 Light"/>
                <w:i/>
                <w:iCs/>
                <w:color w:val="000000"/>
                <w:sz w:val="22"/>
                <w:szCs w:val="22"/>
                <w:lang w:val="vi-VN"/>
              </w:rPr>
            </w:rPrChange>
          </w:rPr>
          <w:delText>Tuy nhiên, trong một số trường hợp nhất định, sinh viên có thể dự thính lớp học hiện tại cho đến khi biết kết quả của lần thi lại, nếu:</w:delText>
        </w:r>
        <w:bookmarkStart w:id="8253" w:name="_Toc177143606"/>
        <w:bookmarkStart w:id="8254" w:name="_Toc177143961"/>
        <w:bookmarkEnd w:id="8253"/>
        <w:bookmarkEnd w:id="8254"/>
      </w:del>
    </w:p>
    <w:p w14:paraId="5CC61B03" w14:textId="76DB1BF5" w:rsidR="00544101" w:rsidRPr="00863667" w:rsidDel="00B553BE" w:rsidRDefault="00544101" w:rsidP="003E1B62">
      <w:pPr>
        <w:pStyle w:val="paragraph"/>
        <w:numPr>
          <w:ilvl w:val="0"/>
          <w:numId w:val="2"/>
        </w:numPr>
        <w:tabs>
          <w:tab w:val="left" w:pos="630"/>
          <w:tab w:val="left" w:pos="720"/>
          <w:tab w:val="left" w:pos="1080"/>
        </w:tabs>
        <w:ind w:left="360" w:firstLine="360"/>
        <w:rPr>
          <w:del w:id="8255" w:author="An Tran, ACA (BUV)" w:date="2024-09-12T22:22:00Z" w16du:dateUtc="2024-09-12T15:22:00Z"/>
          <w:rFonts w:ascii="iCiel Avenir LT Std 35 Light" w:hAnsi="iCiel Avenir LT Std 35 Light" w:cs="Arial"/>
          <w:sz w:val="22"/>
          <w:szCs w:val="22"/>
          <w:rPrChange w:id="8256" w:author="An Tran, ACA (BUV)" w:date="2024-09-13T17:29:00Z" w16du:dateUtc="2024-09-13T10:29:00Z">
            <w:rPr>
              <w:del w:id="8257" w:author="An Tran, ACA (BUV)" w:date="2024-09-12T22:22:00Z" w16du:dateUtc="2024-09-12T15:22:00Z"/>
              <w:rFonts w:ascii="iCiel Avenir LT Std 35 Light" w:hAnsi="iCiel Avenir LT Std 35 Light" w:cs="Arial"/>
              <w:i/>
              <w:iCs/>
              <w:sz w:val="22"/>
              <w:szCs w:val="22"/>
              <w:lang w:val="vi-VN"/>
            </w:rPr>
          </w:rPrChange>
        </w:rPr>
      </w:pPr>
      <w:del w:id="8258" w:author="An Tran, ACA (BUV)" w:date="2024-09-12T22:22:00Z" w16du:dateUtc="2024-09-12T15:22:00Z">
        <w:r w:rsidRPr="00863667" w:rsidDel="00B553BE">
          <w:rPr>
            <w:rFonts w:ascii="iCiel Avenir LT Std 35 Light" w:hAnsi="iCiel Avenir LT Std 35 Light" w:cs="Arial"/>
            <w:sz w:val="22"/>
            <w:szCs w:val="22"/>
            <w:rPrChange w:id="8259" w:author="An Tran, ACA (BUV)" w:date="2024-09-13T17:29:00Z" w16du:dateUtc="2024-09-13T10:29:00Z">
              <w:rPr>
                <w:rFonts w:ascii="iCiel Avenir LT Std 35 Light" w:hAnsi="iCiel Avenir LT Std 35 Light" w:cs="Arial"/>
                <w:i/>
                <w:iCs/>
                <w:sz w:val="22"/>
                <w:szCs w:val="22"/>
                <w:lang w:val="vi-VN"/>
              </w:rPr>
            </w:rPrChange>
          </w:rPr>
          <w:delText xml:space="preserve"> Thời hạn nộp bài thi lại của sinh viên là trước khi bắt đầu học kỳ mới.</w:delText>
        </w:r>
        <w:bookmarkStart w:id="8260" w:name="_Toc177143607"/>
        <w:bookmarkStart w:id="8261" w:name="_Toc177143962"/>
        <w:bookmarkEnd w:id="8260"/>
        <w:bookmarkEnd w:id="8261"/>
      </w:del>
    </w:p>
    <w:p w14:paraId="370730AF" w14:textId="1362DDC0" w:rsidR="00544101" w:rsidRPr="00863667" w:rsidDel="00B553BE" w:rsidRDefault="00544101" w:rsidP="003E1B62">
      <w:pPr>
        <w:pStyle w:val="paragraph"/>
        <w:numPr>
          <w:ilvl w:val="0"/>
          <w:numId w:val="2"/>
        </w:numPr>
        <w:tabs>
          <w:tab w:val="left" w:pos="630"/>
          <w:tab w:val="left" w:pos="720"/>
          <w:tab w:val="left" w:pos="1080"/>
        </w:tabs>
        <w:ind w:left="360" w:firstLine="360"/>
        <w:rPr>
          <w:del w:id="8262" w:author="An Tran, ACA (BUV)" w:date="2024-09-12T22:22:00Z" w16du:dateUtc="2024-09-12T15:22:00Z"/>
          <w:rFonts w:ascii="iCiel Avenir LT Std 35 Light" w:hAnsi="iCiel Avenir LT Std 35 Light" w:cs="Arial"/>
          <w:sz w:val="22"/>
          <w:szCs w:val="22"/>
          <w:rPrChange w:id="8263" w:author="An Tran, ACA (BUV)" w:date="2024-09-13T17:29:00Z" w16du:dateUtc="2024-09-13T10:29:00Z">
            <w:rPr>
              <w:del w:id="8264" w:author="An Tran, ACA (BUV)" w:date="2024-09-12T22:22:00Z" w16du:dateUtc="2024-09-12T15:22:00Z"/>
              <w:rFonts w:ascii="iCiel Avenir LT Std 35 Light" w:hAnsi="iCiel Avenir LT Std 35 Light" w:cs="Arial"/>
              <w:i/>
              <w:iCs/>
              <w:sz w:val="22"/>
              <w:szCs w:val="22"/>
              <w:lang w:val="vi-VN"/>
            </w:rPr>
          </w:rPrChange>
        </w:rPr>
      </w:pPr>
      <w:del w:id="8265" w:author="An Tran, ACA (BUV)" w:date="2024-09-12T22:22:00Z" w16du:dateUtc="2024-09-12T15:22:00Z">
        <w:r w:rsidRPr="00863667" w:rsidDel="00B553BE">
          <w:rPr>
            <w:rFonts w:ascii="iCiel Avenir LT Std 35 Light" w:hAnsi="iCiel Avenir LT Std 35 Light" w:cs="Arial"/>
            <w:sz w:val="22"/>
            <w:szCs w:val="22"/>
            <w:rPrChange w:id="8266" w:author="An Tran, ACA (BUV)" w:date="2024-09-13T17:29:00Z" w16du:dateUtc="2024-09-13T10:29:00Z">
              <w:rPr>
                <w:rFonts w:ascii="iCiel Avenir LT Std 35 Light" w:hAnsi="iCiel Avenir LT Std 35 Light" w:cs="Arial"/>
                <w:i/>
                <w:iCs/>
                <w:sz w:val="22"/>
                <w:szCs w:val="22"/>
                <w:lang w:val="vi-VN"/>
              </w:rPr>
            </w:rPrChange>
          </w:rPr>
          <w:delText xml:space="preserve"> Sinh viên đã nộp đầy đủ các bài thi lại theo yêu cầu để nếu các bài thi lại đó đạt điểm đỗ, sinh viên sẽ đạt đủ số tín chỉ để được phép học tiếp theo quy định.</w:delText>
        </w:r>
        <w:bookmarkStart w:id="8267" w:name="_Toc177143608"/>
        <w:bookmarkStart w:id="8268" w:name="_Toc177143963"/>
        <w:bookmarkEnd w:id="8267"/>
        <w:bookmarkEnd w:id="8268"/>
      </w:del>
    </w:p>
    <w:p w14:paraId="29E38750" w14:textId="3BD6465F" w:rsidR="00544101" w:rsidRPr="00863667" w:rsidDel="00B553BE" w:rsidRDefault="00544101" w:rsidP="003E1B62">
      <w:pPr>
        <w:pStyle w:val="paragraph"/>
        <w:numPr>
          <w:ilvl w:val="0"/>
          <w:numId w:val="2"/>
        </w:numPr>
        <w:tabs>
          <w:tab w:val="left" w:pos="630"/>
          <w:tab w:val="left" w:pos="720"/>
          <w:tab w:val="left" w:pos="1080"/>
        </w:tabs>
        <w:ind w:left="360" w:firstLine="360"/>
        <w:rPr>
          <w:del w:id="8269" w:author="An Tran, ACA (BUV)" w:date="2024-09-12T22:22:00Z" w16du:dateUtc="2024-09-12T15:22:00Z"/>
          <w:rFonts w:ascii="iCiel Avenir LT Std 35 Light" w:hAnsi="iCiel Avenir LT Std 35 Light" w:cs="Arial"/>
          <w:sz w:val="22"/>
          <w:szCs w:val="22"/>
          <w:rPrChange w:id="8270" w:author="An Tran, ACA (BUV)" w:date="2024-09-13T17:29:00Z" w16du:dateUtc="2024-09-13T10:29:00Z">
            <w:rPr>
              <w:del w:id="8271" w:author="An Tran, ACA (BUV)" w:date="2024-09-12T22:22:00Z" w16du:dateUtc="2024-09-12T15:22:00Z"/>
              <w:rFonts w:ascii="iCiel Avenir LT Std 35 Light" w:hAnsi="iCiel Avenir LT Std 35 Light" w:cs="Arial"/>
              <w:i/>
              <w:iCs/>
              <w:sz w:val="22"/>
              <w:szCs w:val="22"/>
              <w:lang w:val="vi-VN"/>
            </w:rPr>
          </w:rPrChange>
        </w:rPr>
      </w:pPr>
      <w:del w:id="8272" w:author="An Tran, ACA (BUV)" w:date="2024-09-12T22:22:00Z" w16du:dateUtc="2024-09-12T15:22:00Z">
        <w:r w:rsidRPr="00863667" w:rsidDel="00B553BE">
          <w:rPr>
            <w:rFonts w:ascii="iCiel Avenir LT Std 35 Light" w:hAnsi="iCiel Avenir LT Std 35 Light" w:cs="Arial"/>
            <w:sz w:val="22"/>
            <w:szCs w:val="22"/>
            <w:rPrChange w:id="8273" w:author="An Tran, ACA (BUV)" w:date="2024-09-13T17:29:00Z" w16du:dateUtc="2024-09-13T10:29:00Z">
              <w:rPr>
                <w:rFonts w:ascii="iCiel Avenir LT Std 35 Light" w:hAnsi="iCiel Avenir LT Std 35 Light" w:cs="Arial"/>
                <w:i/>
                <w:iCs/>
                <w:sz w:val="22"/>
                <w:szCs w:val="22"/>
                <w:lang w:val="vi-VN"/>
              </w:rPr>
            </w:rPrChange>
          </w:rPr>
          <w:delText>Sinh viên phải nộp các bài thi lại trước thời hạn nộp bài (nói cách khác là bài thi lại không được nộp muộn).</w:delText>
        </w:r>
        <w:bookmarkStart w:id="8274" w:name="_Toc177143609"/>
        <w:bookmarkStart w:id="8275" w:name="_Toc177143964"/>
        <w:bookmarkEnd w:id="8274"/>
        <w:bookmarkEnd w:id="8275"/>
      </w:del>
    </w:p>
    <w:p w14:paraId="18CAC475" w14:textId="5CB389CF" w:rsidR="00544101" w:rsidRPr="00863667" w:rsidDel="00B553BE" w:rsidRDefault="00544101" w:rsidP="003E1B62">
      <w:pPr>
        <w:pStyle w:val="paragraph"/>
        <w:numPr>
          <w:ilvl w:val="0"/>
          <w:numId w:val="2"/>
        </w:numPr>
        <w:tabs>
          <w:tab w:val="left" w:pos="630"/>
          <w:tab w:val="left" w:pos="720"/>
          <w:tab w:val="left" w:pos="1080"/>
        </w:tabs>
        <w:ind w:left="360" w:firstLine="360"/>
        <w:rPr>
          <w:del w:id="8276" w:author="An Tran, ACA (BUV)" w:date="2024-09-12T22:22:00Z" w16du:dateUtc="2024-09-12T15:22:00Z"/>
          <w:rFonts w:ascii="iCiel Avenir LT Std 35 Light" w:hAnsi="iCiel Avenir LT Std 35 Light" w:cs="Arial"/>
          <w:sz w:val="22"/>
          <w:szCs w:val="22"/>
          <w:rPrChange w:id="8277" w:author="An Tran, ACA (BUV)" w:date="2024-09-13T17:29:00Z" w16du:dateUtc="2024-09-13T10:29:00Z">
            <w:rPr>
              <w:del w:id="8278" w:author="An Tran, ACA (BUV)" w:date="2024-09-12T22:22:00Z" w16du:dateUtc="2024-09-12T15:22:00Z"/>
              <w:rFonts w:ascii="iCiel Avenir LT Std 35 Light" w:hAnsi="iCiel Avenir LT Std 35 Light" w:cs="Arial"/>
              <w:i/>
              <w:iCs/>
              <w:sz w:val="22"/>
              <w:szCs w:val="22"/>
              <w:lang w:val="vi-VN"/>
            </w:rPr>
          </w:rPrChange>
        </w:rPr>
      </w:pPr>
      <w:del w:id="8279" w:author="An Tran, ACA (BUV)" w:date="2024-09-12T22:22:00Z" w16du:dateUtc="2024-09-12T15:22:00Z">
        <w:r w:rsidRPr="00863667" w:rsidDel="00B553BE">
          <w:rPr>
            <w:rFonts w:ascii="iCiel Avenir LT Std 35 Light" w:hAnsi="iCiel Avenir LT Std 35 Light" w:cs="Arial"/>
            <w:sz w:val="22"/>
            <w:szCs w:val="22"/>
            <w:rPrChange w:id="8280" w:author="An Tran, ACA (BUV)" w:date="2024-09-13T17:29:00Z" w16du:dateUtc="2024-09-13T10:29:00Z">
              <w:rPr>
                <w:rFonts w:ascii="iCiel Avenir LT Std 35 Light" w:hAnsi="iCiel Avenir LT Std 35 Light" w:cs="Arial"/>
                <w:i/>
                <w:iCs/>
                <w:sz w:val="22"/>
                <w:szCs w:val="22"/>
                <w:lang w:val="vi-VN"/>
              </w:rPr>
            </w:rPrChange>
          </w:rPr>
          <w:delText>Các bài thi lại được nộp phải có nội dung (ví dụ: bài luận không nộp giấy trắng).</w:delText>
        </w:r>
        <w:bookmarkStart w:id="8281" w:name="_Toc177143610"/>
        <w:bookmarkStart w:id="8282" w:name="_Toc177143965"/>
        <w:bookmarkEnd w:id="8281"/>
        <w:bookmarkEnd w:id="8282"/>
      </w:del>
    </w:p>
    <w:p w14:paraId="118B69C8" w14:textId="4E9C6CAF" w:rsidR="00544101" w:rsidRPr="00863667" w:rsidDel="00B553BE" w:rsidRDefault="00544101" w:rsidP="691BD53B">
      <w:pPr>
        <w:pStyle w:val="paragraph"/>
        <w:numPr>
          <w:ilvl w:val="0"/>
          <w:numId w:val="2"/>
        </w:numPr>
        <w:tabs>
          <w:tab w:val="left" w:pos="630"/>
          <w:tab w:val="left" w:pos="720"/>
          <w:tab w:val="left" w:pos="1080"/>
        </w:tabs>
        <w:ind w:left="360" w:firstLine="360"/>
        <w:rPr>
          <w:del w:id="8283" w:author="An Tran, ACA (BUV)" w:date="2024-09-12T22:22:00Z" w16du:dateUtc="2024-09-12T15:22:00Z"/>
          <w:rFonts w:ascii="iCiel Avenir LT Std 35 Light" w:hAnsi="iCiel Avenir LT Std 35 Light" w:cs="Arial"/>
          <w:sz w:val="22"/>
          <w:szCs w:val="22"/>
          <w:rPrChange w:id="8284" w:author="An Tran, ACA (BUV)" w:date="2024-09-13T17:29:00Z" w16du:dateUtc="2024-09-13T10:29:00Z">
            <w:rPr>
              <w:del w:id="8285" w:author="An Tran, ACA (BUV)" w:date="2024-09-12T22:22:00Z" w16du:dateUtc="2024-09-12T15:22:00Z"/>
              <w:rFonts w:ascii="iCiel Avenir LT Std 35 Light" w:hAnsi="iCiel Avenir LT Std 35 Light" w:cs="Arial"/>
              <w:i/>
              <w:iCs/>
              <w:sz w:val="22"/>
              <w:szCs w:val="22"/>
            </w:rPr>
          </w:rPrChange>
        </w:rPr>
      </w:pPr>
      <w:del w:id="8286" w:author="An Tran, ACA (BUV)" w:date="2024-09-12T22:22:00Z" w16du:dateUtc="2024-09-12T15:22:00Z">
        <w:r w:rsidRPr="00863667" w:rsidDel="00B553BE">
          <w:rPr>
            <w:rFonts w:ascii="iCiel Avenir LT Std 35 Light" w:hAnsi="iCiel Avenir LT Std 35 Light" w:cs="Arial"/>
            <w:sz w:val="22"/>
            <w:szCs w:val="22"/>
            <w:rPrChange w:id="8287" w:author="An Tran, ACA (BUV)" w:date="2024-09-13T17:29:00Z" w16du:dateUtc="2024-09-13T10:29:00Z">
              <w:rPr>
                <w:rFonts w:ascii="iCiel Avenir LT Std 35 Light" w:hAnsi="iCiel Avenir LT Std 35 Light" w:cs="Arial"/>
                <w:i/>
                <w:iCs/>
                <w:sz w:val="22"/>
                <w:szCs w:val="22"/>
              </w:rPr>
            </w:rPrChange>
          </w:rPr>
          <w:delText xml:space="preserve">Hội đồng Khảo thí sẽ được tổ chức vào khoảng tuần thứ ba của học kỳ. Dựa trên kết quả mà học sinh đạt được khi nộp bài thi lại, hội đồng Khảo thí sẽ xác định xem học sinh có được tiếp tục học với lớp hiện tại hay vẫn ở trạng thái </w:delText>
        </w:r>
        <w:r w:rsidR="00433AE6" w:rsidRPr="00863667" w:rsidDel="00B553BE">
          <w:rPr>
            <w:rFonts w:ascii="iCiel Avenir LT Std 35 Light" w:hAnsi="iCiel Avenir LT Std 35 Light" w:cs="Arial"/>
            <w:sz w:val="22"/>
            <w:szCs w:val="22"/>
            <w:rPrChange w:id="8288" w:author="An Tran, ACA (BUV)" w:date="2024-09-13T17:29:00Z" w16du:dateUtc="2024-09-13T10:29:00Z">
              <w:rPr>
                <w:rFonts w:ascii="iCiel Avenir LT Std 35 Light" w:hAnsi="iCiel Avenir LT Std 35 Light" w:cs="Arial"/>
                <w:i/>
                <w:iCs/>
                <w:sz w:val="22"/>
                <w:szCs w:val="22"/>
              </w:rPr>
            </w:rPrChange>
          </w:rPr>
          <w:delText>“K</w:delText>
        </w:r>
        <w:r w:rsidRPr="00863667" w:rsidDel="00B553BE">
          <w:rPr>
            <w:rFonts w:ascii="iCiel Avenir LT Std 35 Light" w:hAnsi="iCiel Avenir LT Std 35 Light" w:cs="Arial"/>
            <w:sz w:val="22"/>
            <w:szCs w:val="22"/>
            <w:rPrChange w:id="8289" w:author="An Tran, ACA (BUV)" w:date="2024-09-13T17:29:00Z" w16du:dateUtc="2024-09-13T10:29:00Z">
              <w:rPr>
                <w:rFonts w:ascii="iCiel Avenir LT Std 35 Light" w:hAnsi="iCiel Avenir LT Std 35 Light" w:cs="Arial"/>
                <w:i/>
                <w:iCs/>
                <w:sz w:val="22"/>
                <w:szCs w:val="22"/>
              </w:rPr>
            </w:rPrChange>
          </w:rPr>
          <w:delText>hông được lên lớp</w:delText>
        </w:r>
        <w:r w:rsidR="00433AE6" w:rsidRPr="00863667" w:rsidDel="00B553BE">
          <w:rPr>
            <w:rFonts w:ascii="iCiel Avenir LT Std 35 Light" w:hAnsi="iCiel Avenir LT Std 35 Light" w:cs="Arial"/>
            <w:sz w:val="22"/>
            <w:szCs w:val="22"/>
            <w:rPrChange w:id="8290" w:author="An Tran, ACA (BUV)" w:date="2024-09-13T17:29:00Z" w16du:dateUtc="2024-09-13T10:29:00Z">
              <w:rPr>
                <w:rFonts w:ascii="iCiel Avenir LT Std 35 Light" w:hAnsi="iCiel Avenir LT Std 35 Light" w:cs="Arial"/>
                <w:i/>
                <w:iCs/>
                <w:sz w:val="22"/>
                <w:szCs w:val="22"/>
              </w:rPr>
            </w:rPrChange>
          </w:rPr>
          <w:delText>”</w:delText>
        </w:r>
        <w:r w:rsidRPr="00863667" w:rsidDel="00B553BE">
          <w:rPr>
            <w:rFonts w:ascii="iCiel Avenir LT Std 35 Light" w:hAnsi="iCiel Avenir LT Std 35 Light" w:cs="Arial"/>
            <w:sz w:val="22"/>
            <w:szCs w:val="22"/>
            <w:rPrChange w:id="8291" w:author="An Tran, ACA (BUV)" w:date="2024-09-13T17:29:00Z" w16du:dateUtc="2024-09-13T10:29:00Z">
              <w:rPr>
                <w:rFonts w:ascii="iCiel Avenir LT Std 35 Light" w:hAnsi="iCiel Avenir LT Std 35 Light" w:cs="Arial"/>
                <w:i/>
                <w:iCs/>
                <w:sz w:val="22"/>
                <w:szCs w:val="22"/>
              </w:rPr>
            </w:rPrChange>
          </w:rPr>
          <w:delText xml:space="preserve"> và sẽ phải rời khỏi lớp hiện tại. Hội đồng Khảo thí, căn cứ trên nguyên tắc lợi ích học tập tốt nhất của sinh viên, sẽ đưa ra kế hoạch học tập cho giai đoạn tiếp theo đối với các sinh viên trong trạng thái </w:delText>
        </w:r>
        <w:r w:rsidR="00433AE6" w:rsidRPr="00863667" w:rsidDel="00B553BE">
          <w:rPr>
            <w:rFonts w:ascii="iCiel Avenir LT Std 35 Light" w:hAnsi="iCiel Avenir LT Std 35 Light" w:cs="Arial"/>
            <w:sz w:val="22"/>
            <w:szCs w:val="22"/>
            <w:rPrChange w:id="8292" w:author="An Tran, ACA (BUV)" w:date="2024-09-13T17:29:00Z" w16du:dateUtc="2024-09-13T10:29:00Z">
              <w:rPr>
                <w:rFonts w:ascii="iCiel Avenir LT Std 35 Light" w:hAnsi="iCiel Avenir LT Std 35 Light" w:cs="Arial"/>
                <w:i/>
                <w:iCs/>
                <w:sz w:val="22"/>
                <w:szCs w:val="22"/>
              </w:rPr>
            </w:rPrChange>
          </w:rPr>
          <w:delText>“K</w:delText>
        </w:r>
        <w:r w:rsidRPr="00863667" w:rsidDel="00B553BE">
          <w:rPr>
            <w:rFonts w:ascii="iCiel Avenir LT Std 35 Light" w:hAnsi="iCiel Avenir LT Std 35 Light" w:cs="Arial"/>
            <w:sz w:val="22"/>
            <w:szCs w:val="22"/>
            <w:rPrChange w:id="8293" w:author="An Tran, ACA (BUV)" w:date="2024-09-13T17:29:00Z" w16du:dateUtc="2024-09-13T10:29:00Z">
              <w:rPr>
                <w:rFonts w:ascii="iCiel Avenir LT Std 35 Light" w:hAnsi="iCiel Avenir LT Std 35 Light" w:cs="Arial"/>
                <w:i/>
                <w:iCs/>
                <w:sz w:val="22"/>
                <w:szCs w:val="22"/>
              </w:rPr>
            </w:rPrChange>
          </w:rPr>
          <w:delText>hông được lên lớp</w:delText>
        </w:r>
        <w:r w:rsidR="00433AE6" w:rsidRPr="00863667" w:rsidDel="00B553BE">
          <w:rPr>
            <w:rFonts w:ascii="iCiel Avenir LT Std 35 Light" w:hAnsi="iCiel Avenir LT Std 35 Light" w:cs="Arial"/>
            <w:sz w:val="22"/>
            <w:szCs w:val="22"/>
            <w:rPrChange w:id="8294" w:author="An Tran, ACA (BUV)" w:date="2024-09-13T17:29:00Z" w16du:dateUtc="2024-09-13T10:29:00Z">
              <w:rPr>
                <w:rFonts w:ascii="iCiel Avenir LT Std 35 Light" w:hAnsi="iCiel Avenir LT Std 35 Light" w:cs="Arial"/>
                <w:i/>
                <w:iCs/>
                <w:sz w:val="22"/>
                <w:szCs w:val="22"/>
              </w:rPr>
            </w:rPrChange>
          </w:rPr>
          <w:delText>”</w:delText>
        </w:r>
        <w:r w:rsidRPr="00863667" w:rsidDel="00B553BE">
          <w:rPr>
            <w:rFonts w:ascii="iCiel Avenir LT Std 35 Light" w:hAnsi="iCiel Avenir LT Std 35 Light" w:cs="Arial"/>
            <w:sz w:val="22"/>
            <w:szCs w:val="22"/>
            <w:rPrChange w:id="8295" w:author="An Tran, ACA (BUV)" w:date="2024-09-13T17:29:00Z" w16du:dateUtc="2024-09-13T10:29:00Z">
              <w:rPr>
                <w:rFonts w:ascii="iCiel Avenir LT Std 35 Light" w:hAnsi="iCiel Avenir LT Std 35 Light" w:cs="Arial"/>
                <w:i/>
                <w:iCs/>
                <w:sz w:val="22"/>
                <w:szCs w:val="22"/>
              </w:rPr>
            </w:rPrChange>
          </w:rPr>
          <w:delText>.</w:delText>
        </w:r>
        <w:bookmarkStart w:id="8296" w:name="_Toc177143611"/>
        <w:bookmarkStart w:id="8297" w:name="_Toc177143966"/>
        <w:bookmarkEnd w:id="8296"/>
        <w:bookmarkEnd w:id="8297"/>
      </w:del>
    </w:p>
    <w:p w14:paraId="59A0CFDC" w14:textId="6DFB01F8" w:rsidR="00C10C75" w:rsidRPr="00863667" w:rsidDel="00B553BE" w:rsidRDefault="00AA14EC" w:rsidP="00D85019">
      <w:pPr>
        <w:pStyle w:val="Question"/>
        <w:numPr>
          <w:ilvl w:val="0"/>
          <w:numId w:val="24"/>
        </w:numPr>
        <w:tabs>
          <w:tab w:val="left" w:pos="630"/>
          <w:tab w:val="left" w:pos="1080"/>
        </w:tabs>
        <w:spacing w:before="100" w:line="400" w:lineRule="exact"/>
        <w:ind w:left="0" w:firstLine="720"/>
        <w:rPr>
          <w:del w:id="8298" w:author="An Tran, ACA (BUV)" w:date="2024-09-12T22:22:00Z" w16du:dateUtc="2024-09-12T15:22:00Z"/>
          <w:rFonts w:cs="Arial"/>
          <w:szCs w:val="22"/>
          <w:rPrChange w:id="8299" w:author="An Tran, ACA (BUV)" w:date="2024-09-13T17:29:00Z" w16du:dateUtc="2024-09-13T10:29:00Z">
            <w:rPr>
              <w:del w:id="8300" w:author="An Tran, ACA (BUV)" w:date="2024-09-12T22:22:00Z" w16du:dateUtc="2024-09-12T15:22:00Z"/>
              <w:rFonts w:cs="Arial"/>
              <w:i/>
              <w:iCs/>
              <w:szCs w:val="22"/>
              <w:lang w:val="vi-VN"/>
            </w:rPr>
          </w:rPrChange>
        </w:rPr>
      </w:pPr>
      <w:bookmarkStart w:id="8301" w:name="_Toc149053862"/>
      <w:bookmarkStart w:id="8302" w:name="_Toc149054122"/>
      <w:bookmarkStart w:id="8303" w:name="_Toc149835270"/>
      <w:bookmarkStart w:id="8304" w:name="_Toc149053863"/>
      <w:bookmarkStart w:id="8305" w:name="_Toc149054123"/>
      <w:bookmarkStart w:id="8306" w:name="_Toc149835271"/>
      <w:bookmarkStart w:id="8307" w:name="_Toc149053864"/>
      <w:bookmarkStart w:id="8308" w:name="_Toc149054124"/>
      <w:bookmarkStart w:id="8309" w:name="_Toc149835272"/>
      <w:bookmarkStart w:id="8310" w:name="_Toc149053865"/>
      <w:bookmarkStart w:id="8311" w:name="_Toc149054125"/>
      <w:bookmarkStart w:id="8312" w:name="_Toc149835273"/>
      <w:bookmarkStart w:id="8313" w:name="_Toc141433213"/>
      <w:bookmarkEnd w:id="8301"/>
      <w:bookmarkEnd w:id="8302"/>
      <w:bookmarkEnd w:id="8303"/>
      <w:bookmarkEnd w:id="8304"/>
      <w:bookmarkEnd w:id="8305"/>
      <w:bookmarkEnd w:id="8306"/>
      <w:bookmarkEnd w:id="8307"/>
      <w:bookmarkEnd w:id="8308"/>
      <w:bookmarkEnd w:id="8309"/>
      <w:bookmarkEnd w:id="8310"/>
      <w:bookmarkEnd w:id="8311"/>
      <w:bookmarkEnd w:id="8312"/>
      <w:del w:id="8314" w:author="An Tran, ACA (BUV)" w:date="2024-09-12T22:22:00Z" w16du:dateUtc="2024-09-12T15:22:00Z">
        <w:r w:rsidRPr="00863667" w:rsidDel="00B553BE">
          <w:rPr>
            <w:rFonts w:cs="Arial"/>
            <w:szCs w:val="22"/>
          </w:rPr>
          <w:delText xml:space="preserve">What are the differences in the rights/priorities of </w:delText>
        </w:r>
        <w:r w:rsidRPr="00863667" w:rsidDel="00B553BE">
          <w:rPr>
            <w:rFonts w:cs="Arial"/>
            <w:szCs w:val="22"/>
            <w:rPrChange w:id="8315" w:author="An Tran, ACA (BUV)" w:date="2024-09-13T17:29:00Z" w16du:dateUtc="2024-09-13T10:29:00Z">
              <w:rPr>
                <w:rFonts w:cs="Arial"/>
                <w:szCs w:val="22"/>
                <w:lang w:val="vi-VN"/>
              </w:rPr>
            </w:rPrChange>
          </w:rPr>
          <w:delText>top students and Dean award</w:delText>
        </w:r>
        <w:r w:rsidRPr="00863667" w:rsidDel="00B553BE">
          <w:rPr>
            <w:rFonts w:cs="Arial"/>
            <w:szCs w:val="22"/>
          </w:rPr>
          <w:delText xml:space="preserve"> students compared to the other students? / </w:delText>
        </w:r>
        <w:r w:rsidRPr="00863667" w:rsidDel="00B553BE">
          <w:rPr>
            <w:rFonts w:cs="Arial"/>
            <w:szCs w:val="22"/>
            <w:rPrChange w:id="8316" w:author="An Tran, ACA (BUV)" w:date="2024-09-13T17:29:00Z" w16du:dateUtc="2024-09-13T10:29:00Z">
              <w:rPr>
                <w:rFonts w:cs="Arial"/>
                <w:i/>
                <w:iCs/>
                <w:szCs w:val="22"/>
              </w:rPr>
            </w:rPrChange>
          </w:rPr>
          <w:delText>Sự khác biệt về quyền/ưu tiên của học sinh giỏi so với các học sinh khác là gì?</w:delText>
        </w:r>
        <w:bookmarkStart w:id="8317" w:name="_Toc177143612"/>
        <w:bookmarkStart w:id="8318" w:name="_Toc177143967"/>
        <w:bookmarkEnd w:id="8313"/>
        <w:bookmarkEnd w:id="8317"/>
        <w:bookmarkEnd w:id="8318"/>
      </w:del>
    </w:p>
    <w:p w14:paraId="095300A5" w14:textId="51CB8605" w:rsidR="00C10C75" w:rsidRPr="00863667" w:rsidDel="00B553BE" w:rsidRDefault="00C10C75" w:rsidP="003E1B62">
      <w:pPr>
        <w:tabs>
          <w:tab w:val="left" w:pos="630"/>
          <w:tab w:val="left" w:pos="720"/>
          <w:tab w:val="left" w:pos="1080"/>
        </w:tabs>
        <w:rPr>
          <w:del w:id="8319" w:author="An Tran, ACA (BUV)" w:date="2024-09-12T22:22:00Z" w16du:dateUtc="2024-09-12T15:22:00Z"/>
          <w:rFonts w:ascii="iCiel Avenir LT Std 35 Light" w:hAnsi="iCiel Avenir LT Std 35 Light" w:cs="Arial"/>
          <w:sz w:val="22"/>
          <w:szCs w:val="22"/>
          <w:rPrChange w:id="8320" w:author="An Tran, ACA (BUV)" w:date="2024-09-13T17:29:00Z" w16du:dateUtc="2024-09-13T10:29:00Z">
            <w:rPr>
              <w:del w:id="8321" w:author="An Tran, ACA (BUV)" w:date="2024-09-12T22:22:00Z" w16du:dateUtc="2024-09-12T15:22:00Z"/>
              <w:rFonts w:ascii="iCiel Avenir LT Std 35 Light" w:hAnsi="iCiel Avenir LT Std 35 Light" w:cs="Arial"/>
              <w:sz w:val="22"/>
              <w:szCs w:val="22"/>
              <w:highlight w:val="yellow"/>
              <w:lang w:val="vi-VN"/>
            </w:rPr>
          </w:rPrChange>
        </w:rPr>
      </w:pPr>
      <w:del w:id="8322" w:author="An Tran, ACA (BUV)" w:date="2024-09-12T22:22:00Z" w16du:dateUtc="2024-09-12T15:22:00Z">
        <w:r w:rsidRPr="00863667" w:rsidDel="00B553BE">
          <w:rPr>
            <w:rFonts w:ascii="iCiel Avenir LT Std 35 Light" w:hAnsi="iCiel Avenir LT Std 35 Light" w:cs="Arial"/>
            <w:b/>
            <w:sz w:val="22"/>
            <w:szCs w:val="22"/>
            <w:rPrChange w:id="8323"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324"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325"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326" w:name="_Toc177143613"/>
        <w:bookmarkStart w:id="8327" w:name="_Toc177143968"/>
        <w:bookmarkEnd w:id="8326"/>
        <w:bookmarkEnd w:id="8327"/>
      </w:del>
    </w:p>
    <w:p w14:paraId="7DA073FE" w14:textId="16315153" w:rsidR="00AA14EC" w:rsidRPr="00863667" w:rsidDel="00B553BE" w:rsidRDefault="00AA14EC" w:rsidP="00AA14EC">
      <w:pPr>
        <w:shd w:val="clear" w:color="auto" w:fill="FFFFFF" w:themeFill="background1"/>
        <w:ind w:firstLine="0"/>
        <w:rPr>
          <w:del w:id="8328" w:author="An Tran, ACA (BUV)" w:date="2024-09-12T22:22:00Z" w16du:dateUtc="2024-09-12T15:22:00Z"/>
          <w:rFonts w:ascii="iCiel Avenir LT Std 35 Light" w:hAnsi="iCiel Avenir LT Std 35 Light" w:cs="Arial"/>
          <w:sz w:val="22"/>
          <w:szCs w:val="22"/>
        </w:rPr>
      </w:pPr>
      <w:del w:id="8329" w:author="An Tran, ACA (BUV)" w:date="2024-09-12T22:22:00Z" w16du:dateUtc="2024-09-12T15:22:00Z">
        <w:r w:rsidRPr="00863667" w:rsidDel="00B553BE">
          <w:rPr>
            <w:rFonts w:ascii="iCiel Avenir LT Std 35 Light" w:hAnsi="iCiel Avenir LT Std 35 Light" w:cs="Arial"/>
            <w:sz w:val="22"/>
            <w:szCs w:val="22"/>
          </w:rPr>
          <w:delText xml:space="preserve">The </w:delText>
        </w:r>
        <w:r w:rsidRPr="00863667" w:rsidDel="00B553BE">
          <w:rPr>
            <w:rFonts w:ascii="iCiel Avenir LT Std 35 Light" w:hAnsi="iCiel Avenir LT Std 35 Light" w:cs="Arial"/>
            <w:sz w:val="22"/>
            <w:szCs w:val="22"/>
            <w:rPrChange w:id="8330" w:author="An Tran, ACA (BUV)" w:date="2024-09-13T17:29:00Z" w16du:dateUtc="2024-09-13T10:29:00Z">
              <w:rPr>
                <w:rFonts w:ascii="iCiel Avenir LT Std 35 Light" w:hAnsi="iCiel Avenir LT Std 35 Light"/>
                <w:sz w:val="22"/>
                <w:szCs w:val="22"/>
                <w:lang w:val="vi-VN"/>
              </w:rPr>
            </w:rPrChange>
          </w:rPr>
          <w:delText>Top student</w:delText>
        </w:r>
        <w:r w:rsidRPr="00863667" w:rsidDel="00B553BE">
          <w:rPr>
            <w:rFonts w:ascii="iCiel Avenir LT Std 35 Light" w:hAnsi="iCiel Avenir LT Std 35 Light" w:cs="Arial"/>
            <w:sz w:val="22"/>
            <w:szCs w:val="22"/>
          </w:rPr>
          <w:delText xml:space="preserve"> award</w:delText>
        </w:r>
        <w:r w:rsidRPr="00863667" w:rsidDel="00B553BE">
          <w:rPr>
            <w:rFonts w:ascii="iCiel Avenir LT Std 35 Light" w:hAnsi="iCiel Avenir LT Std 35 Light" w:cs="Arial"/>
            <w:sz w:val="22"/>
            <w:szCs w:val="22"/>
            <w:rPrChange w:id="8331" w:author="An Tran, ACA (BUV)" w:date="2024-09-13T17:29:00Z" w16du:dateUtc="2024-09-13T10:29:00Z">
              <w:rPr>
                <w:rFonts w:ascii="iCiel Avenir LT Std 35 Light" w:hAnsi="iCiel Avenir LT Std 35 Light"/>
                <w:sz w:val="22"/>
                <w:szCs w:val="22"/>
                <w:lang w:val="vi-VN"/>
              </w:rPr>
            </w:rPrChange>
          </w:rPr>
          <w:delText xml:space="preserve"> and Dean award</w:delText>
        </w:r>
        <w:r w:rsidRPr="00863667" w:rsidDel="00B553BE">
          <w:rPr>
            <w:rFonts w:ascii="iCiel Avenir LT Std 35 Light" w:hAnsi="iCiel Avenir LT Std 35 Light" w:cs="Arial"/>
            <w:sz w:val="22"/>
            <w:szCs w:val="22"/>
          </w:rPr>
          <w:delText xml:space="preserve"> </w:delText>
        </w:r>
        <w:r w:rsidRPr="00863667" w:rsidDel="00B553BE">
          <w:rPr>
            <w:rFonts w:ascii="iCiel Avenir LT Std 35 Light" w:hAnsi="iCiel Avenir LT Std 35 Light" w:cs="Arial"/>
            <w:sz w:val="22"/>
            <w:szCs w:val="22"/>
            <w:rPrChange w:id="8332" w:author="An Tran, ACA (BUV)" w:date="2024-09-13T17:29:00Z" w16du:dateUtc="2024-09-13T10:29:00Z">
              <w:rPr>
                <w:rFonts w:ascii="iCiel Avenir LT Std 35 Light" w:hAnsi="iCiel Avenir LT Std 35 Light"/>
                <w:sz w:val="22"/>
                <w:szCs w:val="22"/>
                <w:lang w:val="vi-VN"/>
              </w:rPr>
            </w:rPrChange>
          </w:rPr>
          <w:delText>are</w:delText>
        </w:r>
        <w:r w:rsidRPr="00863667" w:rsidDel="00B553BE">
          <w:rPr>
            <w:rFonts w:ascii="iCiel Avenir LT Std 35 Light" w:hAnsi="iCiel Avenir LT Std 35 Light" w:cs="Arial"/>
            <w:sz w:val="22"/>
            <w:szCs w:val="22"/>
          </w:rPr>
          <w:delText xml:space="preserve"> to recognize excellent academic achievement at BUV, not to provide an extrinsic reward for students.  The University hopes that students wish to study hard for their own benefit, to optimize their achievement in qualifications and to enhance their future further study or employment. In addition to the </w:delText>
        </w:r>
        <w:r w:rsidRPr="00863667" w:rsidDel="00B553BE">
          <w:rPr>
            <w:rFonts w:ascii="iCiel Avenir LT Std 35 Light" w:hAnsi="iCiel Avenir LT Std 35 Light" w:cs="Arial"/>
            <w:sz w:val="22"/>
            <w:szCs w:val="22"/>
            <w:rPrChange w:id="8333" w:author="An Tran, ACA (BUV)" w:date="2024-09-13T17:29:00Z" w16du:dateUtc="2024-09-13T10:29:00Z">
              <w:rPr>
                <w:rFonts w:ascii="iCiel Avenir LT Std 35 Light" w:hAnsi="iCiel Avenir LT Std 35 Light"/>
                <w:sz w:val="22"/>
                <w:szCs w:val="22"/>
                <w:lang w:val="vi-VN"/>
              </w:rPr>
            </w:rPrChange>
          </w:rPr>
          <w:delText>Top student award and Dean</w:delText>
        </w:r>
        <w:r w:rsidRPr="00863667" w:rsidDel="00B553BE">
          <w:rPr>
            <w:rFonts w:ascii="iCiel Avenir LT Std 35 Light" w:hAnsi="iCiel Avenir LT Std 35 Light" w:cs="Arial"/>
            <w:sz w:val="22"/>
            <w:szCs w:val="22"/>
          </w:rPr>
          <w:delText xml:space="preserve"> award, there is also the opportunity to qualify for the BUV </w:delText>
        </w:r>
        <w:r w:rsidRPr="00863667" w:rsidDel="00B553BE">
          <w:rPr>
            <w:rFonts w:ascii="iCiel Avenir LT Std 35 Light" w:hAnsi="iCiel Avenir LT Std 35 Light" w:cs="Arial"/>
            <w:sz w:val="22"/>
            <w:szCs w:val="22"/>
            <w:rPrChange w:id="8334" w:author="An Tran, ACA (BUV)" w:date="2024-09-13T17:29:00Z" w16du:dateUtc="2024-09-13T10:29:00Z">
              <w:rPr>
                <w:rFonts w:ascii="iCiel Avenir LT Std 35 Light" w:hAnsi="iCiel Avenir LT Std 35 Light"/>
                <w:sz w:val="22"/>
                <w:szCs w:val="22"/>
                <w:lang w:val="vi-VN"/>
              </w:rPr>
            </w:rPrChange>
          </w:rPr>
          <w:delText>mobility scholarship</w:delText>
        </w:r>
        <w:r w:rsidRPr="00863667" w:rsidDel="00B553BE">
          <w:rPr>
            <w:rFonts w:ascii="iCiel Avenir LT Std 35 Light" w:hAnsi="iCiel Avenir LT Std 35 Light" w:cs="Arial"/>
            <w:sz w:val="22"/>
            <w:szCs w:val="22"/>
          </w:rPr>
          <w:delText xml:space="preserve"> which is to recognize the top 2 students of each academic year.</w:delText>
        </w:r>
        <w:bookmarkStart w:id="8335" w:name="_Toc177143614"/>
        <w:bookmarkStart w:id="8336" w:name="_Toc177143969"/>
        <w:bookmarkEnd w:id="8335"/>
        <w:bookmarkEnd w:id="8336"/>
      </w:del>
    </w:p>
    <w:p w14:paraId="0F8EC4F9" w14:textId="75D6E5CF" w:rsidR="00AA14EC" w:rsidRPr="00863667" w:rsidDel="00B553BE" w:rsidRDefault="00AA14EC" w:rsidP="00AA14EC">
      <w:pPr>
        <w:shd w:val="clear" w:color="auto" w:fill="FFFFFF" w:themeFill="background1"/>
        <w:ind w:firstLine="0"/>
        <w:rPr>
          <w:del w:id="8337" w:author="An Tran, ACA (BUV)" w:date="2024-09-12T22:22:00Z" w16du:dateUtc="2024-09-12T15:22:00Z"/>
          <w:rFonts w:ascii="iCiel Avenir LT Std 35 Light" w:hAnsi="iCiel Avenir LT Std 35 Light" w:cs="Arial"/>
          <w:sz w:val="22"/>
          <w:szCs w:val="22"/>
        </w:rPr>
      </w:pPr>
      <w:del w:id="8338" w:author="An Tran, ACA (BUV)" w:date="2024-09-12T22:22:00Z" w16du:dateUtc="2024-09-12T15:22:00Z">
        <w:r w:rsidRPr="00863667" w:rsidDel="00B553BE">
          <w:rPr>
            <w:rFonts w:ascii="iCiel Avenir LT Std 35 Light" w:hAnsi="iCiel Avenir LT Std 35 Light" w:cs="Arial"/>
            <w:sz w:val="22"/>
            <w:szCs w:val="22"/>
          </w:rPr>
          <w:delText>This is a matter for the students to decide and to set their own targets for achievement. The classification of the degree, the transcript, evidence of specific academic achievements and a record of extra-curricular activities are often valued by potential employers and serve to differentiate students in applications for employment and for continuing higher education.</w:delText>
        </w:r>
        <w:bookmarkStart w:id="8339" w:name="_Toc177143615"/>
        <w:bookmarkStart w:id="8340" w:name="_Toc177143970"/>
        <w:bookmarkEnd w:id="8339"/>
        <w:bookmarkEnd w:id="8340"/>
      </w:del>
    </w:p>
    <w:p w14:paraId="732734EF" w14:textId="77F5B768" w:rsidR="00AA14EC" w:rsidRPr="00863667" w:rsidDel="00B553BE" w:rsidRDefault="00AA14EC" w:rsidP="00AA14EC">
      <w:pPr>
        <w:shd w:val="clear" w:color="auto" w:fill="FFFFFF" w:themeFill="background1"/>
        <w:ind w:firstLine="0"/>
        <w:rPr>
          <w:del w:id="8341" w:author="An Tran, ACA (BUV)" w:date="2024-09-12T22:22:00Z" w16du:dateUtc="2024-09-12T15:22:00Z"/>
          <w:rFonts w:ascii="iCiel Avenir LT Std 35 Light" w:hAnsi="iCiel Avenir LT Std 35 Light" w:cs="Arial"/>
          <w:sz w:val="22"/>
          <w:szCs w:val="22"/>
          <w:rPrChange w:id="8342" w:author="An Tran, ACA (BUV)" w:date="2024-09-13T17:29:00Z" w16du:dateUtc="2024-09-13T10:29:00Z">
            <w:rPr>
              <w:del w:id="8343" w:author="An Tran, ACA (BUV)" w:date="2024-09-12T22:22:00Z" w16du:dateUtc="2024-09-12T15:22:00Z"/>
              <w:rFonts w:ascii="iCiel Avenir LT Std 35 Light" w:hAnsi="iCiel Avenir LT Std 35 Light"/>
              <w:i/>
              <w:iCs/>
              <w:sz w:val="22"/>
              <w:szCs w:val="22"/>
            </w:rPr>
          </w:rPrChange>
        </w:rPr>
      </w:pPr>
      <w:del w:id="8344" w:author="An Tran, ACA (BUV)" w:date="2024-09-12T22:22:00Z" w16du:dateUtc="2024-09-12T15:22:00Z">
        <w:r w:rsidRPr="00863667" w:rsidDel="00B553BE">
          <w:rPr>
            <w:rFonts w:ascii="iCiel Avenir LT Std 35 Light" w:hAnsi="iCiel Avenir LT Std 35 Light" w:cs="Arial"/>
            <w:sz w:val="22"/>
            <w:szCs w:val="22"/>
            <w:rPrChange w:id="8345" w:author="An Tran, ACA (BUV)" w:date="2024-09-13T17:29:00Z" w16du:dateUtc="2024-09-13T10:29:00Z">
              <w:rPr>
                <w:rFonts w:ascii="iCiel Avenir LT Std 35 Light" w:hAnsi="iCiel Avenir LT Std 35 Light"/>
                <w:i/>
                <w:iCs/>
                <w:sz w:val="22"/>
                <w:szCs w:val="22"/>
              </w:rPr>
            </w:rPrChange>
          </w:rPr>
          <w:delText xml:space="preserve">Chứng nhận thành tích học tập xuất sắc – </w:delText>
        </w:r>
        <w:r w:rsidRPr="00863667" w:rsidDel="00B553BE">
          <w:rPr>
            <w:rFonts w:ascii="iCiel Avenir LT Std 35 Light" w:hAnsi="iCiel Avenir LT Std 35 Light" w:cs="Arial"/>
            <w:sz w:val="22"/>
            <w:szCs w:val="22"/>
            <w:rPrChange w:id="8346" w:author="An Tran, ACA (BUV)" w:date="2024-09-13T17:29:00Z" w16du:dateUtc="2024-09-13T10:29:00Z">
              <w:rPr>
                <w:rFonts w:ascii="iCiel Avenir LT Std 35 Light" w:hAnsi="iCiel Avenir LT Std 35 Light"/>
                <w:i/>
                <w:iCs/>
                <w:sz w:val="22"/>
                <w:szCs w:val="22"/>
                <w:lang w:val="vi-VN"/>
              </w:rPr>
            </w:rPrChange>
          </w:rPr>
          <w:delText>Top student và Dean award</w:delText>
        </w:r>
        <w:r w:rsidRPr="00863667" w:rsidDel="00B553BE">
          <w:rPr>
            <w:rFonts w:ascii="iCiel Avenir LT Std 35 Light" w:hAnsi="iCiel Avenir LT Std 35 Light" w:cs="Arial"/>
            <w:sz w:val="22"/>
            <w:szCs w:val="22"/>
            <w:rPrChange w:id="8347" w:author="An Tran, ACA (BUV)" w:date="2024-09-13T17:29:00Z" w16du:dateUtc="2024-09-13T10:29:00Z">
              <w:rPr>
                <w:rFonts w:ascii="iCiel Avenir LT Std 35 Light" w:hAnsi="iCiel Avenir LT Std 35 Light"/>
                <w:i/>
                <w:iCs/>
                <w:sz w:val="22"/>
                <w:szCs w:val="22"/>
              </w:rPr>
            </w:rPrChange>
          </w:rPr>
          <w:delText xml:space="preserve"> nhằm ghi nhận thành tích học tập xuất sắc tại BUV, không với mục đích trao tặng phần thưởng cho sinh viên. Nhà trường hy vọng rằng các sinh viên mong muốn học tập chăm chỉ vì lợi ích của chính mình, để tối ưu hóa thành tích bằng cấp sau này và nâng cao trình độ học vấn hoặc việc làm trong tương lai. Ngoài chứng nhận thành tích học tập xuất sắc, sinh viên đủ điều kiện còn có cơ hội </w:delText>
        </w:r>
        <w:r w:rsidRPr="00863667" w:rsidDel="00B553BE">
          <w:rPr>
            <w:rFonts w:ascii="iCiel Avenir LT Std 35 Light" w:hAnsi="iCiel Avenir LT Std 35 Light" w:cs="Arial"/>
            <w:sz w:val="22"/>
            <w:szCs w:val="22"/>
            <w:rPrChange w:id="8348" w:author="An Tran, ACA (BUV)" w:date="2024-09-13T17:29:00Z" w16du:dateUtc="2024-09-13T10:29:00Z">
              <w:rPr>
                <w:rFonts w:ascii="iCiel Avenir LT Std 35 Light" w:hAnsi="iCiel Avenir LT Std 35 Light"/>
                <w:i/>
                <w:iCs/>
                <w:sz w:val="22"/>
                <w:szCs w:val="22"/>
                <w:lang w:val="vi-VN"/>
              </w:rPr>
            </w:rPrChange>
          </w:rPr>
          <w:delText xml:space="preserve">nhận được học bổng của chương trình học / trải nghiệm quốc tế </w:delText>
        </w:r>
        <w:r w:rsidRPr="00863667" w:rsidDel="00B553BE">
          <w:rPr>
            <w:rFonts w:ascii="iCiel Avenir LT Std 35 Light" w:hAnsi="iCiel Avenir LT Std 35 Light" w:cs="Arial"/>
            <w:sz w:val="22"/>
            <w:szCs w:val="22"/>
            <w:rPrChange w:id="8349" w:author="An Tran, ACA (BUV)" w:date="2024-09-13T17:29:00Z" w16du:dateUtc="2024-09-13T10:29:00Z">
              <w:rPr>
                <w:rFonts w:ascii="iCiel Avenir LT Std 35 Light" w:hAnsi="iCiel Avenir LT Std 35 Light"/>
                <w:i/>
                <w:iCs/>
                <w:sz w:val="22"/>
                <w:szCs w:val="22"/>
              </w:rPr>
            </w:rPrChange>
          </w:rPr>
          <w:delText>nhằm công nhận 2 sinh viên xuất sắc nhất của mỗi năm học.</w:delText>
        </w:r>
        <w:bookmarkStart w:id="8350" w:name="_Toc177143616"/>
        <w:bookmarkStart w:id="8351" w:name="_Toc177143971"/>
        <w:bookmarkEnd w:id="8350"/>
        <w:bookmarkEnd w:id="8351"/>
      </w:del>
    </w:p>
    <w:p w14:paraId="79576199" w14:textId="541F00D7" w:rsidR="00C10C75" w:rsidRPr="00863667" w:rsidDel="00B553BE" w:rsidRDefault="00AA14EC" w:rsidP="00AA14EC">
      <w:pPr>
        <w:shd w:val="clear" w:color="auto" w:fill="FFFFFF" w:themeFill="background1"/>
        <w:ind w:firstLine="0"/>
        <w:rPr>
          <w:del w:id="8352" w:author="An Tran, ACA (BUV)" w:date="2024-09-12T22:22:00Z" w16du:dateUtc="2024-09-12T15:22:00Z"/>
          <w:rFonts w:ascii="iCiel Avenir LT Std 35 Light" w:hAnsi="iCiel Avenir LT Std 35 Light" w:cs="Arial"/>
          <w:sz w:val="22"/>
          <w:szCs w:val="22"/>
          <w:rPrChange w:id="8353" w:author="An Tran, ACA (BUV)" w:date="2024-09-13T17:29:00Z" w16du:dateUtc="2024-09-13T10:29:00Z">
            <w:rPr>
              <w:del w:id="8354" w:author="An Tran, ACA (BUV)" w:date="2024-09-12T22:22:00Z" w16du:dateUtc="2024-09-12T15:22:00Z"/>
              <w:rFonts w:ascii="iCiel Avenir LT Std 35 Light" w:hAnsi="iCiel Avenir LT Std 35 Light"/>
              <w:i/>
              <w:iCs/>
              <w:sz w:val="22"/>
              <w:szCs w:val="22"/>
              <w:lang w:val="vi-VN"/>
            </w:rPr>
          </w:rPrChange>
        </w:rPr>
      </w:pPr>
      <w:del w:id="8355" w:author="An Tran, ACA (BUV)" w:date="2024-09-12T22:22:00Z" w16du:dateUtc="2024-09-12T15:22:00Z">
        <w:r w:rsidRPr="00863667" w:rsidDel="00B553BE">
          <w:rPr>
            <w:rFonts w:ascii="iCiel Avenir LT Std 35 Light" w:hAnsi="iCiel Avenir LT Std 35 Light" w:cs="Arial"/>
            <w:sz w:val="22"/>
            <w:szCs w:val="22"/>
            <w:rPrChange w:id="8356" w:author="An Tran, ACA (BUV)" w:date="2024-09-13T17:29:00Z" w16du:dateUtc="2024-09-13T10:29:00Z">
              <w:rPr>
                <w:rFonts w:ascii="iCiel Avenir LT Std 35 Light" w:hAnsi="iCiel Avenir LT Std 35 Light"/>
                <w:i/>
                <w:iCs/>
                <w:sz w:val="22"/>
                <w:szCs w:val="22"/>
              </w:rPr>
            </w:rPrChange>
          </w:rPr>
          <w:delText>Đây là mục tiêu để sinh viên quyết định và đặt ra các mục tiêu của riêng mình để đạt được thành tích. Việc xếp loại bằng cấp, bảng điểm, bằng chứng về thành tích học tập cụ thể và thành tích hoạt động ngoại khóa thường được các nhà tuyển dụng tiềm năng đánh giá cao và phục vụ để lựa chọn sinh viên trong đơn xin việc và học sau đại học.</w:delText>
        </w:r>
        <w:bookmarkStart w:id="8357" w:name="_Toc177143617"/>
        <w:bookmarkStart w:id="8358" w:name="_Toc177143972"/>
        <w:bookmarkEnd w:id="8357"/>
        <w:bookmarkEnd w:id="8358"/>
      </w:del>
    </w:p>
    <w:p w14:paraId="284831AE" w14:textId="56B05498" w:rsidR="00C10C75" w:rsidRPr="00863667" w:rsidDel="00B553BE" w:rsidRDefault="009D3AB7" w:rsidP="00D85019">
      <w:pPr>
        <w:pStyle w:val="Question"/>
        <w:numPr>
          <w:ilvl w:val="0"/>
          <w:numId w:val="24"/>
        </w:numPr>
        <w:tabs>
          <w:tab w:val="left" w:pos="630"/>
          <w:tab w:val="left" w:pos="1080"/>
        </w:tabs>
        <w:spacing w:before="100" w:line="400" w:lineRule="exact"/>
        <w:ind w:left="0" w:firstLine="720"/>
        <w:rPr>
          <w:del w:id="8359" w:author="An Tran, ACA (BUV)" w:date="2024-09-12T22:22:00Z" w16du:dateUtc="2024-09-12T15:22:00Z"/>
          <w:rFonts w:cs="Arial"/>
          <w:szCs w:val="22"/>
          <w:rPrChange w:id="8360" w:author="An Tran, ACA (BUV)" w:date="2024-09-13T17:29:00Z" w16du:dateUtc="2024-09-13T10:29:00Z">
            <w:rPr>
              <w:del w:id="8361" w:author="An Tran, ACA (BUV)" w:date="2024-09-12T22:22:00Z" w16du:dateUtc="2024-09-12T15:22:00Z"/>
              <w:rFonts w:cs="Arial"/>
              <w:i/>
              <w:iCs/>
              <w:szCs w:val="22"/>
              <w:lang w:val="vi-VN"/>
            </w:rPr>
          </w:rPrChange>
        </w:rPr>
      </w:pPr>
      <w:del w:id="8362" w:author="An Tran, ACA (BUV)" w:date="2024-09-12T22:22:00Z" w16du:dateUtc="2024-09-12T15:22:00Z">
        <w:r w:rsidRPr="00863667" w:rsidDel="00B553BE">
          <w:rPr>
            <w:rFonts w:cs="Arial"/>
            <w:szCs w:val="22"/>
            <w:rPrChange w:id="8363" w:author="An Tran, ACA (BUV)" w:date="2024-09-13T17:29:00Z" w16du:dateUtc="2024-09-13T10:29:00Z">
              <w:rPr>
                <w:rFonts w:cs="Arial"/>
                <w:szCs w:val="22"/>
                <w:lang w:val="vi-VN"/>
              </w:rPr>
            </w:rPrChange>
          </w:rPr>
          <w:delText>When will</w:delText>
        </w:r>
        <w:r w:rsidR="00C10C75" w:rsidRPr="00863667" w:rsidDel="00B553BE">
          <w:rPr>
            <w:rFonts w:cs="Arial"/>
            <w:szCs w:val="22"/>
            <w:rPrChange w:id="8364" w:author="An Tran, ACA (BUV)" w:date="2024-09-13T17:29:00Z" w16du:dateUtc="2024-09-13T10:29:00Z">
              <w:rPr>
                <w:rFonts w:cs="Arial"/>
                <w:szCs w:val="22"/>
                <w:lang w:val="vi-VN"/>
              </w:rPr>
            </w:rPrChange>
          </w:rPr>
          <w:delText xml:space="preserve"> the continuing students/ progression students resit if they fail the module? </w:delText>
        </w:r>
        <w:r w:rsidR="00D85D73" w:rsidRPr="00863667" w:rsidDel="00B553BE">
          <w:rPr>
            <w:rFonts w:cs="Arial"/>
            <w:szCs w:val="22"/>
            <w:rPrChange w:id="8365" w:author="An Tran, ACA (BUV)" w:date="2024-09-13T17:29:00Z" w16du:dateUtc="2024-09-13T10:29:00Z">
              <w:rPr>
                <w:rFonts w:cs="Arial"/>
                <w:szCs w:val="22"/>
                <w:lang w:val="vi-VN"/>
              </w:rPr>
            </w:rPrChange>
          </w:rPr>
          <w:delText xml:space="preserve">/ </w:delText>
        </w:r>
        <w:r w:rsidR="00C10C75" w:rsidRPr="00863667" w:rsidDel="00B553BE">
          <w:rPr>
            <w:rFonts w:cs="Arial"/>
            <w:szCs w:val="22"/>
            <w:rPrChange w:id="8366" w:author="An Tran, ACA (BUV)" w:date="2024-09-13T17:29:00Z" w16du:dateUtc="2024-09-13T10:29:00Z">
              <w:rPr>
                <w:rFonts w:cs="Arial"/>
                <w:i/>
                <w:iCs/>
                <w:szCs w:val="22"/>
                <w:lang w:val="vi-VN"/>
              </w:rPr>
            </w:rPrChange>
          </w:rPr>
          <w:delText>Khi nào thì sinh viên thi lại nếu trượt môn học?</w:delText>
        </w:r>
        <w:bookmarkStart w:id="8367" w:name="_Toc177143618"/>
        <w:bookmarkStart w:id="8368" w:name="_Toc177143973"/>
        <w:bookmarkEnd w:id="8367"/>
        <w:bookmarkEnd w:id="8368"/>
      </w:del>
    </w:p>
    <w:p w14:paraId="74A6A6DE" w14:textId="4EF353C9" w:rsidR="00C10C75" w:rsidRPr="00863667" w:rsidDel="00B553BE" w:rsidRDefault="00C10C75" w:rsidP="003E1B62">
      <w:pPr>
        <w:tabs>
          <w:tab w:val="left" w:pos="630"/>
          <w:tab w:val="left" w:pos="720"/>
          <w:tab w:val="left" w:pos="1080"/>
        </w:tabs>
        <w:rPr>
          <w:del w:id="8369" w:author="An Tran, ACA (BUV)" w:date="2024-09-12T22:22:00Z" w16du:dateUtc="2024-09-12T15:22:00Z"/>
          <w:rFonts w:ascii="iCiel Avenir LT Std 35 Light" w:hAnsi="iCiel Avenir LT Std 35 Light" w:cs="Arial"/>
          <w:sz w:val="22"/>
          <w:szCs w:val="22"/>
          <w:rPrChange w:id="8370" w:author="An Tran, ACA (BUV)" w:date="2024-09-13T17:29:00Z" w16du:dateUtc="2024-09-13T10:29:00Z">
            <w:rPr>
              <w:del w:id="8371" w:author="An Tran, ACA (BUV)" w:date="2024-09-12T22:22:00Z" w16du:dateUtc="2024-09-12T15:22:00Z"/>
              <w:rFonts w:ascii="iCiel Avenir LT Std 35 Light" w:hAnsi="iCiel Avenir LT Std 35 Light" w:cs="Arial"/>
              <w:sz w:val="22"/>
              <w:szCs w:val="22"/>
              <w:highlight w:val="yellow"/>
              <w:lang w:val="vi-VN"/>
            </w:rPr>
          </w:rPrChange>
        </w:rPr>
      </w:pPr>
      <w:del w:id="8372" w:author="An Tran, ACA (BUV)" w:date="2024-09-12T22:22:00Z" w16du:dateUtc="2024-09-12T15:22:00Z">
        <w:r w:rsidRPr="00863667" w:rsidDel="00B553BE">
          <w:rPr>
            <w:rFonts w:ascii="iCiel Avenir LT Std 35 Light" w:hAnsi="iCiel Avenir LT Std 35 Light" w:cs="Arial"/>
            <w:b/>
            <w:sz w:val="22"/>
            <w:szCs w:val="22"/>
            <w:rPrChange w:id="8373"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374"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375"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376" w:name="_Toc177143619"/>
        <w:bookmarkStart w:id="8377" w:name="_Toc177143974"/>
        <w:bookmarkEnd w:id="8376"/>
        <w:bookmarkEnd w:id="8377"/>
      </w:del>
    </w:p>
    <w:p w14:paraId="385C7781" w14:textId="45195BF6" w:rsidR="00C10C75" w:rsidRPr="00863667" w:rsidDel="00B553BE" w:rsidRDefault="00C10C75" w:rsidP="003E1B62">
      <w:pPr>
        <w:ind w:firstLine="0"/>
        <w:rPr>
          <w:del w:id="8378" w:author="An Tran, ACA (BUV)" w:date="2024-09-12T22:22:00Z" w16du:dateUtc="2024-09-12T15:22:00Z"/>
          <w:rFonts w:ascii="iCiel Avenir LT Std 35 Light" w:hAnsi="iCiel Avenir LT Std 35 Light" w:cs="Arial"/>
          <w:sz w:val="22"/>
          <w:szCs w:val="22"/>
          <w:rPrChange w:id="8379" w:author="An Tran, ACA (BUV)" w:date="2024-09-13T17:29:00Z" w16du:dateUtc="2024-09-13T10:29:00Z">
            <w:rPr>
              <w:del w:id="8380" w:author="An Tran, ACA (BUV)" w:date="2024-09-12T22:22:00Z" w16du:dateUtc="2024-09-12T15:22:00Z"/>
              <w:rFonts w:ascii="iCiel Avenir LT Std 35 Light" w:hAnsi="iCiel Avenir LT Std 35 Light"/>
              <w:sz w:val="22"/>
              <w:szCs w:val="22"/>
              <w:lang w:val="vi-VN"/>
            </w:rPr>
          </w:rPrChange>
        </w:rPr>
      </w:pPr>
      <w:del w:id="8381" w:author="An Tran, ACA (BUV)" w:date="2024-09-12T22:22:00Z" w16du:dateUtc="2024-09-12T15:22:00Z">
        <w:r w:rsidRPr="00863667" w:rsidDel="00B553BE">
          <w:rPr>
            <w:rFonts w:ascii="iCiel Avenir LT Std 35 Light" w:hAnsi="iCiel Avenir LT Std 35 Light" w:cs="Arial"/>
            <w:sz w:val="22"/>
            <w:szCs w:val="22"/>
            <w:rPrChange w:id="8382" w:author="An Tran, ACA (BUV)" w:date="2024-09-13T17:29:00Z" w16du:dateUtc="2024-09-13T10:29:00Z">
              <w:rPr>
                <w:rFonts w:ascii="iCiel Avenir LT Std 35 Light" w:hAnsi="iCiel Avenir LT Std 35 Light"/>
                <w:sz w:val="22"/>
                <w:szCs w:val="22"/>
                <w:lang w:val="vi-VN"/>
              </w:rPr>
            </w:rPrChange>
          </w:rPr>
          <w:delText xml:space="preserve">For the students who finish semester 1, the resit schedule shall be arranged in around 4 – 6 first weeks of the next semester. For the students who finish semester 2, the resit schedule shall be arranged in around 1-2 weeks after the official results are released on the student portal. The information of resit fee and resit letter will be sent to both parents and students via registered email at BUV when the resit schedules are set up. Therefore, parents and students are encouraged to check email frequently to receive notification from the University. </w:delText>
        </w:r>
        <w:bookmarkStart w:id="8383" w:name="_Toc177143620"/>
        <w:bookmarkStart w:id="8384" w:name="_Toc177143975"/>
        <w:bookmarkEnd w:id="8383"/>
        <w:bookmarkEnd w:id="8384"/>
      </w:del>
    </w:p>
    <w:p w14:paraId="4D0DFE11" w14:textId="45A97A6A" w:rsidR="00C10C75" w:rsidRPr="00863667" w:rsidDel="00B553BE" w:rsidRDefault="00C10C75" w:rsidP="003E1B62">
      <w:pPr>
        <w:ind w:firstLine="0"/>
        <w:rPr>
          <w:del w:id="8385" w:author="An Tran, ACA (BUV)" w:date="2024-09-12T22:22:00Z" w16du:dateUtc="2024-09-12T15:22:00Z"/>
          <w:rFonts w:ascii="iCiel Avenir LT Std 35 Light" w:hAnsi="iCiel Avenir LT Std 35 Light" w:cs="Arial"/>
          <w:sz w:val="22"/>
          <w:szCs w:val="22"/>
          <w:rPrChange w:id="8386" w:author="An Tran, ACA (BUV)" w:date="2024-09-13T17:29:00Z" w16du:dateUtc="2024-09-13T10:29:00Z">
            <w:rPr>
              <w:del w:id="8387" w:author="An Tran, ACA (BUV)" w:date="2024-09-12T22:22:00Z" w16du:dateUtc="2024-09-12T15:22:00Z"/>
              <w:rFonts w:ascii="iCiel Avenir LT Std 35 Light" w:hAnsi="iCiel Avenir LT Std 35 Light" w:cs="Calibri"/>
              <w:i/>
              <w:iCs/>
              <w:sz w:val="22"/>
              <w:szCs w:val="22"/>
              <w:lang w:val="vi-VN"/>
            </w:rPr>
          </w:rPrChange>
        </w:rPr>
      </w:pPr>
      <w:del w:id="8388"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8389" w:author="An Tran, ACA (BUV)" w:date="2024-09-13T17:29:00Z" w16du:dateUtc="2024-09-13T10:29:00Z">
              <w:rPr>
                <w:rFonts w:ascii="iCiel Avenir LT Std 35 Light" w:hAnsi="iCiel Avenir LT Std 35 Light"/>
                <w:i/>
                <w:iCs/>
                <w:color w:val="000000"/>
                <w:sz w:val="22"/>
                <w:szCs w:val="22"/>
                <w:lang w:val="vi-VN"/>
              </w:rPr>
            </w:rPrChange>
          </w:rPr>
          <w:delText>Đối với sinh viên vừa kết thúc học kỳ 1 của năm học, kỳ thi lại sẽ được tổ chức trong khoảng 4 - 6 tuần</w:delText>
        </w:r>
        <w:r w:rsidRPr="00863667" w:rsidDel="00B553BE">
          <w:rPr>
            <w:rFonts w:ascii="iCiel Avenir LT Std 35 Light" w:hAnsi="iCiel Avenir LT Std 35 Light" w:cs="Arial"/>
            <w:sz w:val="22"/>
            <w:szCs w:val="22"/>
            <w:rPrChange w:id="8390" w:author="An Tran, ACA (BUV)" w:date="2024-09-13T17:29:00Z" w16du:dateUtc="2024-09-13T10:29:00Z">
              <w:rPr>
                <w:rFonts w:ascii="iCiel Avenir LT Std 35 Light" w:hAnsi="iCiel Avenir LT Std 35 Light"/>
                <w:i/>
                <w:iCs/>
                <w:sz w:val="22"/>
                <w:szCs w:val="22"/>
                <w:lang w:val="vi-VN"/>
              </w:rPr>
            </w:rPrChange>
          </w:rPr>
          <w:delText> </w:delText>
        </w:r>
        <w:r w:rsidRPr="00863667" w:rsidDel="00B553BE">
          <w:rPr>
            <w:rFonts w:ascii="iCiel Avenir LT Std 35 Light" w:hAnsi="iCiel Avenir LT Std 35 Light" w:cs="Arial"/>
            <w:color w:val="2F5496" w:themeColor="accent1" w:themeShade="BF"/>
            <w:sz w:val="22"/>
            <w:szCs w:val="22"/>
            <w:rPrChange w:id="8391" w:author="An Tran, ACA (BUV)" w:date="2024-09-13T17:29:00Z" w16du:dateUtc="2024-09-13T10:29:00Z">
              <w:rPr>
                <w:rFonts w:ascii="iCiel Avenir LT Std 35 Light" w:hAnsi="iCiel Avenir LT Std 35 Light"/>
                <w:i/>
                <w:iCs/>
                <w:color w:val="000000"/>
                <w:sz w:val="22"/>
                <w:szCs w:val="22"/>
                <w:lang w:val="vi-VN"/>
              </w:rPr>
            </w:rPrChange>
          </w:rPr>
          <w:delText>đầu tiên của học kỳ</w:delText>
        </w:r>
        <w:r w:rsidRPr="00863667" w:rsidDel="00B553BE">
          <w:rPr>
            <w:rFonts w:ascii="iCiel Avenir LT Std 35 Light" w:hAnsi="iCiel Avenir LT Std 35 Light" w:cs="Arial"/>
            <w:sz w:val="22"/>
            <w:szCs w:val="22"/>
            <w:rPrChange w:id="8392" w:author="An Tran, ACA (BUV)" w:date="2024-09-13T17:29:00Z" w16du:dateUtc="2024-09-13T10:29:00Z">
              <w:rPr>
                <w:rFonts w:ascii="iCiel Avenir LT Std 35 Light" w:hAnsi="iCiel Avenir LT Std 35 Light"/>
                <w:i/>
                <w:iCs/>
                <w:sz w:val="22"/>
                <w:szCs w:val="22"/>
                <w:lang w:val="vi-VN"/>
              </w:rPr>
            </w:rPrChange>
          </w:rPr>
          <w:delText> </w:delText>
        </w:r>
        <w:r w:rsidRPr="00863667" w:rsidDel="00B553BE">
          <w:rPr>
            <w:rFonts w:ascii="iCiel Avenir LT Std 35 Light" w:hAnsi="iCiel Avenir LT Std 35 Light" w:cs="Arial"/>
            <w:color w:val="2F5496" w:themeColor="accent1" w:themeShade="BF"/>
            <w:sz w:val="22"/>
            <w:szCs w:val="22"/>
            <w:rPrChange w:id="8393" w:author="An Tran, ACA (BUV)" w:date="2024-09-13T17:29:00Z" w16du:dateUtc="2024-09-13T10:29:00Z">
              <w:rPr>
                <w:rFonts w:ascii="iCiel Avenir LT Std 35 Light" w:hAnsi="iCiel Avenir LT Std 35 Light"/>
                <w:i/>
                <w:iCs/>
                <w:color w:val="000000"/>
                <w:sz w:val="22"/>
                <w:szCs w:val="22"/>
                <w:lang w:val="vi-VN"/>
              </w:rPr>
            </w:rPrChange>
          </w:rPr>
          <w:delText>tiếp theo.</w:delText>
        </w:r>
        <w:r w:rsidRPr="00863667" w:rsidDel="00B553BE">
          <w:rPr>
            <w:rFonts w:ascii="iCiel Avenir LT Std 35 Light" w:hAnsi="iCiel Avenir LT Std 35 Light" w:cs="Arial"/>
            <w:sz w:val="22"/>
            <w:szCs w:val="22"/>
            <w:rPrChange w:id="8394" w:author="An Tran, ACA (BUV)" w:date="2024-09-13T17:29:00Z" w16du:dateUtc="2024-09-13T10:29:00Z">
              <w:rPr>
                <w:rFonts w:ascii="iCiel Avenir LT Std 35 Light" w:hAnsi="iCiel Avenir LT Std 35 Light"/>
                <w:i/>
                <w:iCs/>
                <w:sz w:val="22"/>
                <w:szCs w:val="22"/>
                <w:lang w:val="vi-VN"/>
              </w:rPr>
            </w:rPrChange>
          </w:rPr>
          <w:delText xml:space="preserve"> Đ</w:delText>
        </w:r>
        <w:r w:rsidRPr="00863667" w:rsidDel="00B553BE">
          <w:rPr>
            <w:rFonts w:ascii="iCiel Avenir LT Std 35 Light" w:hAnsi="iCiel Avenir LT Std 35 Light" w:cs="Arial"/>
            <w:sz w:val="22"/>
            <w:szCs w:val="22"/>
            <w:rPrChange w:id="8395" w:author="An Tran, ACA (BUV)" w:date="2024-09-13T17:29:00Z" w16du:dateUtc="2024-09-13T10:29:00Z">
              <w:rPr>
                <w:rFonts w:ascii="iCiel Avenir LT Std 35 Light" w:hAnsi="iCiel Avenir LT Std 35 Light" w:cs="Calibri"/>
                <w:i/>
                <w:iCs/>
                <w:sz w:val="22"/>
                <w:szCs w:val="22"/>
                <w:lang w:val="vi-VN"/>
              </w:rPr>
            </w:rPrChange>
          </w:rPr>
          <w:delText>ối với sinh viên vừa kết thúc học kỳ 2 của năm học, kỳ thi lại được tổ chức khoảng 1 – 2 tuần sau khi điểm chính thức được công bố trên cổng thông tin sinh viên. Thông tin lịch và phí thi lại sẽ được gửi tới phụ huynh và sinh viên qua email ngay khi lịch thi lại được sắp xếp. Do đó, để nắm được chính xác thời hạn nộp bài, ngày thi, phí thi lại, quý phụ huynh và sinh viên vui lòng kiểm tra email thường xuyên để cập nhật thông tin mới nhất.</w:delText>
        </w:r>
        <w:bookmarkStart w:id="8396" w:name="_Toc177143621"/>
        <w:bookmarkStart w:id="8397" w:name="_Toc177143976"/>
        <w:bookmarkEnd w:id="8396"/>
        <w:bookmarkEnd w:id="8397"/>
      </w:del>
    </w:p>
    <w:p w14:paraId="47D70CD1" w14:textId="17DACF05" w:rsidR="00044AB2" w:rsidRPr="00863667" w:rsidDel="00B553BE" w:rsidRDefault="00044AB2" w:rsidP="00D85019">
      <w:pPr>
        <w:pStyle w:val="Question"/>
        <w:numPr>
          <w:ilvl w:val="0"/>
          <w:numId w:val="24"/>
        </w:numPr>
        <w:tabs>
          <w:tab w:val="left" w:pos="630"/>
          <w:tab w:val="left" w:pos="1080"/>
        </w:tabs>
        <w:spacing w:before="100" w:line="400" w:lineRule="exact"/>
        <w:ind w:left="0" w:firstLine="720"/>
        <w:rPr>
          <w:del w:id="8398" w:author="An Tran, ACA (BUV)" w:date="2024-09-12T22:22:00Z" w16du:dateUtc="2024-09-12T15:22:00Z"/>
          <w:rFonts w:cs="Arial"/>
          <w:szCs w:val="22"/>
          <w:rPrChange w:id="8399" w:author="An Tran, ACA (BUV)" w:date="2024-09-13T17:29:00Z" w16du:dateUtc="2024-09-13T10:29:00Z">
            <w:rPr>
              <w:del w:id="8400" w:author="An Tran, ACA (BUV)" w:date="2024-09-12T22:22:00Z" w16du:dateUtc="2024-09-12T15:22:00Z"/>
              <w:rFonts w:cs="Arial"/>
              <w:i/>
              <w:iCs/>
              <w:szCs w:val="22"/>
              <w:lang w:val="vi-VN"/>
            </w:rPr>
          </w:rPrChange>
        </w:rPr>
      </w:pPr>
      <w:bookmarkStart w:id="8401" w:name="_Hlk140921021"/>
      <w:del w:id="8402" w:author="An Tran, ACA (BUV)" w:date="2024-09-12T22:22:00Z" w16du:dateUtc="2024-09-12T15:22:00Z">
        <w:r w:rsidRPr="00863667" w:rsidDel="00B553BE">
          <w:rPr>
            <w:rFonts w:cs="Arial"/>
            <w:szCs w:val="22"/>
            <w:rPrChange w:id="8403" w:author="An Tran, ACA (BUV)" w:date="2024-09-13T17:29:00Z" w16du:dateUtc="2024-09-13T10:29:00Z">
              <w:rPr>
                <w:rFonts w:cs="Arial"/>
                <w:szCs w:val="22"/>
                <w:lang w:val="vi-VN"/>
              </w:rPr>
            </w:rPrChange>
          </w:rPr>
          <w:delText xml:space="preserve">What is the late submission regulation at the University?/ </w:delText>
        </w:r>
        <w:bookmarkStart w:id="8404" w:name="_Hlk139988298"/>
        <w:r w:rsidRPr="00863667" w:rsidDel="00B553BE">
          <w:rPr>
            <w:rFonts w:cs="Arial"/>
            <w:szCs w:val="22"/>
            <w:rPrChange w:id="8405" w:author="An Tran, ACA (BUV)" w:date="2024-09-13T17:29:00Z" w16du:dateUtc="2024-09-13T10:29:00Z">
              <w:rPr>
                <w:rFonts w:cs="Arial"/>
                <w:i/>
                <w:iCs/>
                <w:szCs w:val="22"/>
                <w:lang w:val="vi-VN"/>
              </w:rPr>
            </w:rPrChange>
          </w:rPr>
          <w:delText>Quy định nộp bài muộn ở Trường là gì?</w:delText>
        </w:r>
        <w:bookmarkStart w:id="8406" w:name="_Toc177143622"/>
        <w:bookmarkStart w:id="8407" w:name="_Toc177143977"/>
        <w:bookmarkEnd w:id="8406"/>
        <w:bookmarkEnd w:id="8407"/>
      </w:del>
    </w:p>
    <w:p w14:paraId="20137868" w14:textId="4B08FA04" w:rsidR="00044AB2" w:rsidRPr="00863667" w:rsidDel="00B553BE" w:rsidRDefault="00044AB2" w:rsidP="003E1B62">
      <w:pPr>
        <w:tabs>
          <w:tab w:val="left" w:pos="630"/>
          <w:tab w:val="left" w:pos="720"/>
          <w:tab w:val="left" w:pos="1080"/>
        </w:tabs>
        <w:rPr>
          <w:del w:id="8408" w:author="An Tran, ACA (BUV)" w:date="2024-09-12T22:22:00Z" w16du:dateUtc="2024-09-12T15:22:00Z"/>
          <w:rFonts w:ascii="iCiel Avenir LT Std 35 Light" w:hAnsi="iCiel Avenir LT Std 35 Light" w:cs="Arial"/>
          <w:b/>
          <w:sz w:val="22"/>
          <w:szCs w:val="22"/>
          <w:rPrChange w:id="8409" w:author="An Tran, ACA (BUV)" w:date="2024-09-13T17:29:00Z" w16du:dateUtc="2024-09-13T10:29:00Z">
            <w:rPr>
              <w:del w:id="8410" w:author="An Tran, ACA (BUV)" w:date="2024-09-12T22:22:00Z" w16du:dateUtc="2024-09-12T15:22:00Z"/>
              <w:rFonts w:ascii="iCiel Avenir LT Std 35 Light" w:hAnsi="iCiel Avenir LT Std 35 Light" w:cs="Arial"/>
              <w:b/>
              <w:bCs/>
              <w:sz w:val="22"/>
              <w:szCs w:val="22"/>
              <w:u w:val="single"/>
              <w:lang w:val="vi-VN"/>
            </w:rPr>
          </w:rPrChange>
        </w:rPr>
      </w:pPr>
      <w:del w:id="8411" w:author="An Tran, ACA (BUV)" w:date="2024-09-12T22:22:00Z" w16du:dateUtc="2024-09-12T15:22:00Z">
        <w:r w:rsidRPr="00863667" w:rsidDel="00B553BE">
          <w:rPr>
            <w:rFonts w:ascii="iCiel Avenir LT Std 35 Light" w:hAnsi="iCiel Avenir LT Std 35 Light" w:cs="Arial"/>
            <w:b/>
            <w:sz w:val="22"/>
            <w:szCs w:val="22"/>
            <w:rPrChange w:id="8412"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413"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414"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415" w:name="_Toc177143623"/>
        <w:bookmarkStart w:id="8416" w:name="_Toc177143978"/>
        <w:bookmarkEnd w:id="8415"/>
        <w:bookmarkEnd w:id="8416"/>
      </w:del>
    </w:p>
    <w:bookmarkEnd w:id="8404"/>
    <w:p w14:paraId="00252E4C" w14:textId="3B8DA914" w:rsidR="0092348D" w:rsidRPr="00863667" w:rsidDel="00B553BE" w:rsidRDefault="00044AB2" w:rsidP="003E1B62">
      <w:pPr>
        <w:pStyle w:val="paragraph"/>
        <w:tabs>
          <w:tab w:val="left" w:pos="630"/>
          <w:tab w:val="left" w:pos="720"/>
          <w:tab w:val="left" w:pos="1080"/>
          <w:tab w:val="left" w:pos="3690"/>
        </w:tabs>
        <w:ind w:firstLine="0"/>
        <w:textAlignment w:val="baseline"/>
        <w:rPr>
          <w:del w:id="8417" w:author="An Tran, ACA (BUV)" w:date="2024-09-12T22:22:00Z" w16du:dateUtc="2024-09-12T15:22:00Z"/>
          <w:rFonts w:ascii="iCiel Avenir LT Std 35 Light" w:hAnsi="iCiel Avenir LT Std 35 Light" w:cs="Arial"/>
          <w:sz w:val="22"/>
          <w:szCs w:val="22"/>
        </w:rPr>
      </w:pPr>
      <w:del w:id="8418" w:author="An Tran, ACA (BUV)" w:date="2024-09-12T22:22:00Z" w16du:dateUtc="2024-09-12T15:22:00Z">
        <w:r w:rsidRPr="00863667" w:rsidDel="00B553BE">
          <w:rPr>
            <w:rFonts w:ascii="iCiel Avenir LT Std 35 Light" w:hAnsi="iCiel Avenir LT Std 35 Light" w:cs="Arial"/>
            <w:sz w:val="22"/>
            <w:szCs w:val="22"/>
            <w:rPrChange w:id="8419" w:author="An Tran, ACA (BUV)" w:date="2024-09-13T17:29:00Z" w16du:dateUtc="2024-09-13T10:29:00Z">
              <w:rPr>
                <w:rFonts w:ascii="iCiel Avenir LT Std 35 Light" w:hAnsi="iCiel Avenir LT Std 35 Light" w:cs="Arial"/>
                <w:sz w:val="22"/>
                <w:szCs w:val="22"/>
                <w:lang w:val="vi-VN"/>
              </w:rPr>
            </w:rPrChange>
          </w:rPr>
          <w:delText>The students have 1 week for late submission if it is your 1</w:delText>
        </w:r>
        <w:r w:rsidR="00491E43" w:rsidRPr="00863667" w:rsidDel="00B553BE">
          <w:rPr>
            <w:rFonts w:ascii="iCiel Avenir LT Std 35 Light" w:hAnsi="iCiel Avenir LT Std 35 Light" w:cs="Arial"/>
            <w:sz w:val="22"/>
            <w:szCs w:val="22"/>
            <w:rPrChange w:id="8420" w:author="An Tran, ACA (BUV)" w:date="2024-09-13T17:29:00Z" w16du:dateUtc="2024-09-13T10:29:00Z">
              <w:rPr>
                <w:rFonts w:ascii="iCiel Avenir LT Std 35 Light" w:hAnsi="iCiel Avenir LT Std 35 Light" w:cs="Arial"/>
                <w:sz w:val="22"/>
                <w:szCs w:val="22"/>
                <w:vertAlign w:val="superscript"/>
                <w:lang w:val="vi-VN"/>
              </w:rPr>
            </w:rPrChange>
          </w:rPr>
          <w:delText>st</w:delText>
        </w:r>
        <w:r w:rsidR="00491E43" w:rsidRPr="00863667" w:rsidDel="00B553BE">
          <w:rPr>
            <w:rFonts w:ascii="iCiel Avenir LT Std 35 Light" w:hAnsi="iCiel Avenir LT Std 35 Light" w:cs="Arial"/>
            <w:sz w:val="22"/>
            <w:szCs w:val="22"/>
            <w:rPrChange w:id="8421" w:author="An Tran, ACA (BUV)" w:date="2024-09-13T17:29:00Z" w16du:dateUtc="2024-09-13T10:29:00Z">
              <w:rPr>
                <w:rFonts w:ascii="iCiel Avenir LT Std 35 Light" w:hAnsi="iCiel Avenir LT Std 35 Light" w:cs="Arial"/>
                <w:sz w:val="22"/>
                <w:szCs w:val="22"/>
                <w:lang w:val="vi-VN"/>
              </w:rPr>
            </w:rPrChange>
          </w:rPr>
          <w:delText xml:space="preserve"> </w:delText>
        </w:r>
        <w:r w:rsidRPr="00863667" w:rsidDel="00B553BE">
          <w:rPr>
            <w:rFonts w:ascii="iCiel Avenir LT Std 35 Light" w:hAnsi="iCiel Avenir LT Std 35 Light" w:cs="Arial"/>
            <w:sz w:val="22"/>
            <w:szCs w:val="22"/>
            <w:rPrChange w:id="8422" w:author="An Tran, ACA (BUV)" w:date="2024-09-13T17:29:00Z" w16du:dateUtc="2024-09-13T10:29:00Z">
              <w:rPr>
                <w:rFonts w:ascii="iCiel Avenir LT Std 35 Light" w:hAnsi="iCiel Avenir LT Std 35 Light" w:cs="Arial"/>
                <w:sz w:val="22"/>
                <w:szCs w:val="22"/>
                <w:lang w:val="vi-VN"/>
              </w:rPr>
            </w:rPrChange>
          </w:rPr>
          <w:delText>attempt</w:delText>
        </w:r>
        <w:r w:rsidR="00BA0924" w:rsidRPr="00863667" w:rsidDel="00B553BE">
          <w:rPr>
            <w:rFonts w:ascii="iCiel Avenir LT Std 35 Light" w:hAnsi="iCiel Avenir LT Std 35 Light" w:cs="Arial"/>
            <w:sz w:val="22"/>
            <w:szCs w:val="22"/>
            <w:rPrChange w:id="8423" w:author="An Tran, ACA (BUV)" w:date="2024-09-13T17:29:00Z" w16du:dateUtc="2024-09-13T10:29:00Z">
              <w:rPr>
                <w:rFonts w:ascii="iCiel Avenir LT Std 35 Light" w:hAnsi="iCiel Avenir LT Std 35 Light" w:cs="Arial"/>
                <w:sz w:val="22"/>
                <w:szCs w:val="22"/>
                <w:lang w:val="vi-VN"/>
              </w:rPr>
            </w:rPrChange>
          </w:rPr>
          <w:delText>.</w:delText>
        </w:r>
        <w:bookmarkStart w:id="8424" w:name="_Toc177143624"/>
        <w:bookmarkStart w:id="8425" w:name="_Toc177143979"/>
        <w:bookmarkEnd w:id="8424"/>
        <w:bookmarkEnd w:id="8425"/>
      </w:del>
    </w:p>
    <w:p w14:paraId="22EAB897" w14:textId="3A2F7629" w:rsidR="00BA0924" w:rsidRPr="00863667" w:rsidDel="00B553BE" w:rsidRDefault="00044AB2" w:rsidP="003E1B62">
      <w:pPr>
        <w:pStyle w:val="paragraph"/>
        <w:tabs>
          <w:tab w:val="left" w:pos="630"/>
          <w:tab w:val="left" w:pos="720"/>
          <w:tab w:val="left" w:pos="1080"/>
          <w:tab w:val="left" w:pos="3690"/>
        </w:tabs>
        <w:ind w:firstLine="0"/>
        <w:textAlignment w:val="baseline"/>
        <w:rPr>
          <w:del w:id="8426" w:author="An Tran, ACA (BUV)" w:date="2024-09-12T22:22:00Z" w16du:dateUtc="2024-09-12T15:22:00Z"/>
          <w:rFonts w:ascii="iCiel Avenir LT Std 35 Light" w:hAnsi="iCiel Avenir LT Std 35 Light" w:cs="Arial"/>
          <w:b/>
          <w:sz w:val="22"/>
          <w:szCs w:val="22"/>
          <w:rPrChange w:id="8427" w:author="An Tran, ACA (BUV)" w:date="2024-09-13T17:29:00Z" w16du:dateUtc="2024-09-13T10:29:00Z">
            <w:rPr>
              <w:del w:id="8428" w:author="An Tran, ACA (BUV)" w:date="2024-09-12T22:22:00Z" w16du:dateUtc="2024-09-12T15:22:00Z"/>
              <w:rFonts w:ascii="iCiel Avenir LT Std 35 Light" w:hAnsi="iCiel Avenir LT Std 35 Light" w:cs="Arial"/>
              <w:b/>
              <w:bCs/>
              <w:sz w:val="22"/>
              <w:szCs w:val="22"/>
              <w:lang w:val="vi-VN"/>
            </w:rPr>
          </w:rPrChange>
        </w:rPr>
      </w:pPr>
      <w:del w:id="8429" w:author="An Tran, ACA (BUV)" w:date="2024-09-12T22:22:00Z" w16du:dateUtc="2024-09-12T15:22:00Z">
        <w:r w:rsidRPr="00863667" w:rsidDel="00B553BE">
          <w:rPr>
            <w:rFonts w:ascii="iCiel Avenir LT Std 35 Light" w:hAnsi="iCiel Avenir LT Std 35 Light" w:cs="Arial"/>
            <w:b/>
            <w:sz w:val="22"/>
            <w:szCs w:val="22"/>
            <w:rPrChange w:id="8430" w:author="An Tran, ACA (BUV)" w:date="2024-09-13T17:29:00Z" w16du:dateUtc="2024-09-13T10:29:00Z">
              <w:rPr>
                <w:rFonts w:ascii="iCiel Avenir LT Std 35 Light" w:hAnsi="iCiel Avenir LT Std 35 Light" w:cs="Arial"/>
                <w:b/>
                <w:bCs/>
                <w:sz w:val="22"/>
                <w:szCs w:val="22"/>
                <w:lang w:val="vi-VN"/>
              </w:rPr>
            </w:rPrChange>
          </w:rPr>
          <w:delText>Warning - Penalty for Late submission: </w:delText>
        </w:r>
        <w:bookmarkStart w:id="8431" w:name="_Toc177143625"/>
        <w:bookmarkStart w:id="8432" w:name="_Toc177143980"/>
        <w:bookmarkEnd w:id="8431"/>
        <w:bookmarkEnd w:id="8432"/>
      </w:del>
    </w:p>
    <w:p w14:paraId="3520AA2F" w14:textId="05B4CF04" w:rsidR="00BA0924" w:rsidRPr="00863667" w:rsidDel="00B553BE" w:rsidRDefault="00044AB2" w:rsidP="00D85019">
      <w:pPr>
        <w:pStyle w:val="paragraph"/>
        <w:numPr>
          <w:ilvl w:val="0"/>
          <w:numId w:val="25"/>
        </w:numPr>
        <w:tabs>
          <w:tab w:val="left" w:pos="630"/>
          <w:tab w:val="left" w:pos="3690"/>
        </w:tabs>
        <w:textAlignment w:val="baseline"/>
        <w:rPr>
          <w:del w:id="8433" w:author="An Tran, ACA (BUV)" w:date="2024-09-12T22:22:00Z" w16du:dateUtc="2024-09-12T15:22:00Z"/>
          <w:rFonts w:ascii="iCiel Avenir LT Std 35 Light" w:hAnsi="iCiel Avenir LT Std 35 Light" w:cs="Arial"/>
          <w:sz w:val="22"/>
          <w:szCs w:val="22"/>
          <w:rPrChange w:id="8434" w:author="An Tran, ACA (BUV)" w:date="2024-09-13T17:29:00Z" w16du:dateUtc="2024-09-13T10:29:00Z">
            <w:rPr>
              <w:del w:id="8435" w:author="An Tran, ACA (BUV)" w:date="2024-09-12T22:22:00Z" w16du:dateUtc="2024-09-12T15:22:00Z"/>
              <w:rFonts w:ascii="iCiel Avenir LT Std 35 Light" w:hAnsi="iCiel Avenir LT Std 35 Light" w:cs="Arial"/>
              <w:sz w:val="22"/>
              <w:szCs w:val="22"/>
              <w:lang w:val="vi-VN"/>
            </w:rPr>
          </w:rPrChange>
        </w:rPr>
      </w:pPr>
      <w:del w:id="8436" w:author="An Tran, ACA (BUV)" w:date="2024-09-12T22:22:00Z" w16du:dateUtc="2024-09-12T15:22:00Z">
        <w:r w:rsidRPr="00863667" w:rsidDel="00B553BE">
          <w:rPr>
            <w:rFonts w:ascii="iCiel Avenir LT Std 35 Light" w:hAnsi="iCiel Avenir LT Std 35 Light" w:cs="Arial"/>
            <w:sz w:val="22"/>
            <w:szCs w:val="22"/>
            <w:rPrChange w:id="8437" w:author="An Tran, ACA (BUV)" w:date="2024-09-13T17:29:00Z" w16du:dateUtc="2024-09-13T10:29:00Z">
              <w:rPr>
                <w:rFonts w:ascii="iCiel Avenir LT Std 35 Light" w:hAnsi="iCiel Avenir LT Std 35 Light"/>
                <w:sz w:val="22"/>
                <w:szCs w:val="22"/>
                <w:lang w:val="vi-VN"/>
              </w:rPr>
            </w:rPrChange>
          </w:rPr>
          <w:delText xml:space="preserve">For MBA: </w:delText>
        </w:r>
        <w:bookmarkStart w:id="8438" w:name="_Toc177143626"/>
        <w:bookmarkStart w:id="8439" w:name="_Toc177143981"/>
        <w:bookmarkEnd w:id="8438"/>
        <w:bookmarkEnd w:id="8439"/>
      </w:del>
    </w:p>
    <w:p w14:paraId="713C390B" w14:textId="1EEB58CB" w:rsidR="00BA0924" w:rsidRPr="00863667" w:rsidDel="00B553BE" w:rsidRDefault="00BA0924" w:rsidP="003E1B62">
      <w:pPr>
        <w:pStyle w:val="paragraph"/>
        <w:tabs>
          <w:tab w:val="left" w:pos="630"/>
          <w:tab w:val="left" w:pos="720"/>
          <w:tab w:val="left" w:pos="1080"/>
          <w:tab w:val="left" w:pos="3690"/>
        </w:tabs>
        <w:ind w:left="360" w:firstLine="432"/>
        <w:textAlignment w:val="baseline"/>
        <w:rPr>
          <w:del w:id="8440" w:author="An Tran, ACA (BUV)" w:date="2024-09-12T22:22:00Z" w16du:dateUtc="2024-09-12T15:22:00Z"/>
          <w:rFonts w:ascii="iCiel Avenir LT Std 35 Light" w:hAnsi="iCiel Avenir LT Std 35 Light" w:cs="Arial"/>
          <w:sz w:val="22"/>
          <w:szCs w:val="22"/>
          <w:rPrChange w:id="8441" w:author="An Tran, ACA (BUV)" w:date="2024-09-13T17:29:00Z" w16du:dateUtc="2024-09-13T10:29:00Z">
            <w:rPr>
              <w:del w:id="8442" w:author="An Tran, ACA (BUV)" w:date="2024-09-12T22:22:00Z" w16du:dateUtc="2024-09-12T15:22:00Z"/>
              <w:rFonts w:ascii="iCiel Avenir LT Std 35 Light" w:hAnsi="iCiel Avenir LT Std 35 Light"/>
              <w:sz w:val="22"/>
              <w:szCs w:val="22"/>
              <w:lang w:val="vi-VN"/>
            </w:rPr>
          </w:rPrChange>
        </w:rPr>
      </w:pPr>
      <w:del w:id="8443" w:author="An Tran, ACA (BUV)" w:date="2024-09-12T22:22:00Z" w16du:dateUtc="2024-09-12T15:22:00Z">
        <w:r w:rsidRPr="00863667" w:rsidDel="00B553BE">
          <w:rPr>
            <w:rFonts w:ascii="iCiel Avenir LT Std 35 Light" w:hAnsi="iCiel Avenir LT Std 35 Light" w:cs="Arial"/>
            <w:sz w:val="22"/>
            <w:szCs w:val="22"/>
            <w:rPrChange w:id="8444" w:author="An Tran, ACA (BUV)" w:date="2024-09-13T17:29:00Z" w16du:dateUtc="2024-09-13T10:29:00Z">
              <w:rPr>
                <w:rFonts w:ascii="iCiel Avenir LT Std 35 Light" w:hAnsi="iCiel Avenir LT Std 35 Light"/>
                <w:sz w:val="22"/>
                <w:szCs w:val="22"/>
                <w:lang w:val="vi-VN"/>
              </w:rPr>
            </w:rPrChange>
          </w:rPr>
          <w:delText xml:space="preserve">+ 50 or higher: </w:delText>
        </w:r>
        <w:r w:rsidR="00044AB2" w:rsidRPr="00863667" w:rsidDel="00B553BE">
          <w:rPr>
            <w:rFonts w:ascii="iCiel Avenir LT Std 35 Light" w:hAnsi="iCiel Avenir LT Std 35 Light" w:cs="Arial"/>
            <w:sz w:val="22"/>
            <w:szCs w:val="22"/>
            <w:rPrChange w:id="8445" w:author="An Tran, ACA (BUV)" w:date="2024-09-13T17:29:00Z" w16du:dateUtc="2024-09-13T10:29:00Z">
              <w:rPr>
                <w:rFonts w:ascii="iCiel Avenir LT Std 35 Light" w:hAnsi="iCiel Avenir LT Std 35 Light"/>
                <w:sz w:val="22"/>
                <w:szCs w:val="22"/>
                <w:lang w:val="vi-VN"/>
              </w:rPr>
            </w:rPrChange>
          </w:rPr>
          <w:delText>The grade is capped at the passing mark of 50.</w:delText>
        </w:r>
        <w:bookmarkStart w:id="8446" w:name="_Toc177143627"/>
        <w:bookmarkStart w:id="8447" w:name="_Toc177143982"/>
        <w:bookmarkEnd w:id="8446"/>
        <w:bookmarkEnd w:id="8447"/>
      </w:del>
    </w:p>
    <w:p w14:paraId="787901A2" w14:textId="2320F4D4" w:rsidR="00044AB2" w:rsidRPr="00863667" w:rsidDel="00B553BE" w:rsidRDefault="00BA0924" w:rsidP="003E1B62">
      <w:pPr>
        <w:pStyle w:val="paragraph"/>
        <w:tabs>
          <w:tab w:val="left" w:pos="630"/>
          <w:tab w:val="left" w:pos="720"/>
          <w:tab w:val="left" w:pos="1080"/>
          <w:tab w:val="left" w:pos="3690"/>
        </w:tabs>
        <w:ind w:left="360" w:firstLine="432"/>
        <w:textAlignment w:val="baseline"/>
        <w:rPr>
          <w:del w:id="8448" w:author="An Tran, ACA (BUV)" w:date="2024-09-12T22:22:00Z" w16du:dateUtc="2024-09-12T15:22:00Z"/>
          <w:rFonts w:ascii="iCiel Avenir LT Std 35 Light" w:hAnsi="iCiel Avenir LT Std 35 Light" w:cs="Arial"/>
          <w:sz w:val="22"/>
          <w:szCs w:val="22"/>
          <w:rPrChange w:id="8449" w:author="An Tran, ACA (BUV)" w:date="2024-09-13T17:29:00Z" w16du:dateUtc="2024-09-13T10:29:00Z">
            <w:rPr>
              <w:del w:id="8450" w:author="An Tran, ACA (BUV)" w:date="2024-09-12T22:22:00Z" w16du:dateUtc="2024-09-12T15:22:00Z"/>
              <w:rFonts w:ascii="iCiel Avenir LT Std 35 Light" w:hAnsi="iCiel Avenir LT Std 35 Light"/>
              <w:sz w:val="22"/>
              <w:szCs w:val="22"/>
              <w:lang w:val="vi-VN"/>
            </w:rPr>
          </w:rPrChange>
        </w:rPr>
      </w:pPr>
      <w:del w:id="8451" w:author="An Tran, ACA (BUV)" w:date="2024-09-12T22:22:00Z" w16du:dateUtc="2024-09-12T15:22:00Z">
        <w:r w:rsidRPr="00863667" w:rsidDel="00B553BE">
          <w:rPr>
            <w:rFonts w:ascii="iCiel Avenir LT Std 35 Light" w:hAnsi="iCiel Avenir LT Std 35 Light" w:cs="Arial"/>
            <w:sz w:val="22"/>
            <w:szCs w:val="22"/>
            <w:rPrChange w:id="8452" w:author="An Tran, ACA (BUV)" w:date="2024-09-13T17:29:00Z" w16du:dateUtc="2024-09-13T10:29:00Z">
              <w:rPr>
                <w:rFonts w:ascii="iCiel Avenir LT Std 35 Light" w:hAnsi="iCiel Avenir LT Std 35 Light"/>
                <w:sz w:val="22"/>
                <w:szCs w:val="22"/>
                <w:lang w:val="vi-VN"/>
              </w:rPr>
            </w:rPrChange>
          </w:rPr>
          <w:delText xml:space="preserve">+ </w:delText>
        </w:r>
        <w:r w:rsidR="00044AB2" w:rsidRPr="00863667" w:rsidDel="00B553BE">
          <w:rPr>
            <w:rFonts w:ascii="iCiel Avenir LT Std 35 Light" w:hAnsi="iCiel Avenir LT Std 35 Light" w:cs="Arial"/>
            <w:sz w:val="22"/>
            <w:szCs w:val="22"/>
            <w:rPrChange w:id="8453" w:author="An Tran, ACA (BUV)" w:date="2024-09-13T17:29:00Z" w16du:dateUtc="2024-09-13T10:29:00Z">
              <w:rPr>
                <w:rFonts w:ascii="iCiel Avenir LT Std 35 Light" w:hAnsi="iCiel Avenir LT Std 35 Light"/>
                <w:sz w:val="22"/>
                <w:szCs w:val="22"/>
                <w:lang w:val="vi-VN"/>
              </w:rPr>
            </w:rPrChange>
          </w:rPr>
          <w:delText xml:space="preserve">Under 50: The grade is capped at 1 and the overall mark is capped at 19. </w:delText>
        </w:r>
        <w:bookmarkStart w:id="8454" w:name="_Toc177143628"/>
        <w:bookmarkStart w:id="8455" w:name="_Toc177143983"/>
        <w:bookmarkEnd w:id="8454"/>
        <w:bookmarkEnd w:id="8455"/>
      </w:del>
    </w:p>
    <w:p w14:paraId="3AFD6E27" w14:textId="425D348B" w:rsidR="0092348D" w:rsidRPr="00863667" w:rsidDel="00B553BE" w:rsidRDefault="0092348D" w:rsidP="003E1B62">
      <w:pPr>
        <w:pStyle w:val="paragraph"/>
        <w:tabs>
          <w:tab w:val="left" w:pos="630"/>
          <w:tab w:val="left" w:pos="720"/>
          <w:tab w:val="left" w:pos="1080"/>
          <w:tab w:val="left" w:pos="3690"/>
        </w:tabs>
        <w:ind w:left="360" w:firstLine="0"/>
        <w:textAlignment w:val="baseline"/>
        <w:rPr>
          <w:del w:id="8456" w:author="An Tran, ACA (BUV)" w:date="2024-09-12T22:22:00Z" w16du:dateUtc="2024-09-12T15:22:00Z"/>
          <w:rFonts w:ascii="iCiel Avenir LT Std 35 Light" w:hAnsi="iCiel Avenir LT Std 35 Light" w:cs="Arial"/>
          <w:b/>
          <w:sz w:val="22"/>
          <w:szCs w:val="22"/>
          <w:rPrChange w:id="8457" w:author="An Tran, ACA (BUV)" w:date="2024-09-13T17:29:00Z" w16du:dateUtc="2024-09-13T10:29:00Z">
            <w:rPr>
              <w:del w:id="8458" w:author="An Tran, ACA (BUV)" w:date="2024-09-12T22:22:00Z" w16du:dateUtc="2024-09-12T15:22:00Z"/>
              <w:rFonts w:ascii="iCiel Avenir LT Std 35 Light" w:hAnsi="iCiel Avenir LT Std 35 Light" w:cs="Arial"/>
              <w:b/>
              <w:bCs/>
              <w:sz w:val="22"/>
              <w:szCs w:val="22"/>
              <w:lang w:val="vi-VN"/>
            </w:rPr>
          </w:rPrChange>
        </w:rPr>
      </w:pPr>
      <w:bookmarkStart w:id="8459" w:name="_Toc177143629"/>
      <w:bookmarkStart w:id="8460" w:name="_Toc177143984"/>
      <w:bookmarkEnd w:id="8459"/>
      <w:bookmarkEnd w:id="8460"/>
    </w:p>
    <w:p w14:paraId="5540AAB9" w14:textId="66CBCB26" w:rsidR="00044AB2" w:rsidRPr="00863667" w:rsidDel="00B553BE" w:rsidRDefault="00044AB2" w:rsidP="00D85019">
      <w:pPr>
        <w:pStyle w:val="paragraph"/>
        <w:numPr>
          <w:ilvl w:val="0"/>
          <w:numId w:val="25"/>
        </w:numPr>
        <w:tabs>
          <w:tab w:val="left" w:pos="630"/>
          <w:tab w:val="left" w:pos="720"/>
          <w:tab w:val="left" w:pos="1080"/>
          <w:tab w:val="left" w:pos="3690"/>
        </w:tabs>
        <w:textAlignment w:val="baseline"/>
        <w:rPr>
          <w:del w:id="8461" w:author="An Tran, ACA (BUV)" w:date="2024-09-12T22:22:00Z" w16du:dateUtc="2024-09-12T15:22:00Z"/>
          <w:rFonts w:ascii="iCiel Avenir LT Std 35 Light" w:hAnsi="iCiel Avenir LT Std 35 Light" w:cs="Arial"/>
          <w:sz w:val="22"/>
          <w:szCs w:val="22"/>
          <w:rPrChange w:id="8462" w:author="An Tran, ACA (BUV)" w:date="2024-09-13T17:29:00Z" w16du:dateUtc="2024-09-13T10:29:00Z">
            <w:rPr>
              <w:del w:id="8463" w:author="An Tran, ACA (BUV)" w:date="2024-09-12T22:22:00Z" w16du:dateUtc="2024-09-12T15:22:00Z"/>
              <w:rFonts w:ascii="iCiel Avenir LT Std 35 Light" w:hAnsi="iCiel Avenir LT Std 35 Light"/>
              <w:sz w:val="22"/>
              <w:szCs w:val="22"/>
              <w:lang w:val="vi-VN"/>
            </w:rPr>
          </w:rPrChange>
        </w:rPr>
      </w:pPr>
      <w:del w:id="8464" w:author="An Tran, ACA (BUV)" w:date="2024-09-12T22:22:00Z" w16du:dateUtc="2024-09-12T15:22:00Z">
        <w:r w:rsidRPr="00863667" w:rsidDel="00B553BE">
          <w:rPr>
            <w:rFonts w:ascii="iCiel Avenir LT Std 35 Light" w:hAnsi="iCiel Avenir LT Std 35 Light" w:cs="Arial"/>
            <w:sz w:val="22"/>
            <w:szCs w:val="22"/>
            <w:rPrChange w:id="8465" w:author="An Tran, ACA (BUV)" w:date="2024-09-13T17:29:00Z" w16du:dateUtc="2024-09-13T10:29:00Z">
              <w:rPr>
                <w:rFonts w:ascii="iCiel Avenir LT Std 35 Light" w:hAnsi="iCiel Avenir LT Std 35 Light"/>
                <w:sz w:val="22"/>
                <w:szCs w:val="22"/>
                <w:lang w:val="vi-VN"/>
              </w:rPr>
            </w:rPrChange>
          </w:rPr>
          <w:delText>For Undergraduate</w:delText>
        </w:r>
        <w:r w:rsidR="00BA0924" w:rsidRPr="00863667" w:rsidDel="00B553BE">
          <w:rPr>
            <w:rFonts w:ascii="iCiel Avenir LT Std 35 Light" w:hAnsi="iCiel Avenir LT Std 35 Light" w:cs="Arial"/>
            <w:sz w:val="22"/>
            <w:szCs w:val="22"/>
            <w:rPrChange w:id="8466" w:author="An Tran, ACA (BUV)" w:date="2024-09-13T17:29:00Z" w16du:dateUtc="2024-09-13T10:29:00Z">
              <w:rPr>
                <w:rFonts w:ascii="iCiel Avenir LT Std 35 Light" w:hAnsi="iCiel Avenir LT Std 35 Light"/>
                <w:sz w:val="22"/>
                <w:szCs w:val="22"/>
                <w:lang w:val="vi-VN"/>
              </w:rPr>
            </w:rPrChange>
          </w:rPr>
          <w:delText>:</w:delText>
        </w:r>
        <w:bookmarkStart w:id="8467" w:name="_Toc177143630"/>
        <w:bookmarkStart w:id="8468" w:name="_Toc177143985"/>
        <w:bookmarkEnd w:id="8467"/>
        <w:bookmarkEnd w:id="8468"/>
      </w:del>
    </w:p>
    <w:p w14:paraId="2CE25340" w14:textId="13063A10" w:rsidR="00044AB2" w:rsidRPr="00863667" w:rsidDel="00B553BE" w:rsidRDefault="00044AB2" w:rsidP="003E1B62">
      <w:pPr>
        <w:pStyle w:val="paragraph"/>
        <w:tabs>
          <w:tab w:val="left" w:pos="630"/>
          <w:tab w:val="left" w:pos="720"/>
          <w:tab w:val="left" w:pos="1080"/>
          <w:tab w:val="left" w:pos="3690"/>
        </w:tabs>
        <w:ind w:left="360" w:firstLine="432"/>
        <w:textAlignment w:val="baseline"/>
        <w:rPr>
          <w:del w:id="8469" w:author="An Tran, ACA (BUV)" w:date="2024-09-12T22:22:00Z" w16du:dateUtc="2024-09-12T15:22:00Z"/>
          <w:rFonts w:ascii="iCiel Avenir LT Std 35 Light" w:hAnsi="iCiel Avenir LT Std 35 Light" w:cs="Arial"/>
          <w:sz w:val="22"/>
          <w:szCs w:val="22"/>
          <w:rPrChange w:id="8470" w:author="An Tran, ACA (BUV)" w:date="2024-09-13T17:29:00Z" w16du:dateUtc="2024-09-13T10:29:00Z">
            <w:rPr>
              <w:del w:id="8471" w:author="An Tran, ACA (BUV)" w:date="2024-09-12T22:22:00Z" w16du:dateUtc="2024-09-12T15:22:00Z"/>
              <w:rFonts w:ascii="iCiel Avenir LT Std 35 Light" w:hAnsi="iCiel Avenir LT Std 35 Light"/>
              <w:sz w:val="22"/>
              <w:szCs w:val="22"/>
              <w:lang w:val="vi-VN"/>
            </w:rPr>
          </w:rPrChange>
        </w:rPr>
      </w:pPr>
      <w:del w:id="8472" w:author="An Tran, ACA (BUV)" w:date="2024-09-12T22:22:00Z" w16du:dateUtc="2024-09-12T15:22:00Z">
        <w:r w:rsidRPr="00863667" w:rsidDel="00B553BE">
          <w:rPr>
            <w:rFonts w:ascii="iCiel Avenir LT Std 35 Light" w:hAnsi="iCiel Avenir LT Std 35 Light" w:cs="Arial"/>
            <w:sz w:val="22"/>
            <w:szCs w:val="22"/>
            <w:rPrChange w:id="8473" w:author="An Tran, ACA (BUV)" w:date="2024-09-13T17:29:00Z" w16du:dateUtc="2024-09-13T10:29:00Z">
              <w:rPr>
                <w:rFonts w:ascii="iCiel Avenir LT Std 35 Light" w:hAnsi="iCiel Avenir LT Std 35 Light"/>
                <w:sz w:val="22"/>
                <w:szCs w:val="22"/>
                <w:lang w:val="vi-VN"/>
              </w:rPr>
            </w:rPrChange>
          </w:rPr>
          <w:delText>+</w:delText>
        </w:r>
        <w:r w:rsidR="00BA0924" w:rsidRPr="00863667" w:rsidDel="00B553BE">
          <w:rPr>
            <w:rFonts w:ascii="iCiel Avenir LT Std 35 Light" w:hAnsi="iCiel Avenir LT Std 35 Light" w:cs="Arial"/>
            <w:sz w:val="22"/>
            <w:szCs w:val="22"/>
            <w:rPrChange w:id="8474" w:author="An Tran, ACA (BUV)" w:date="2024-09-13T17:29:00Z" w16du:dateUtc="2024-09-13T10:29:00Z">
              <w:rPr>
                <w:rFonts w:ascii="iCiel Avenir LT Std 35 Light" w:hAnsi="iCiel Avenir LT Std 35 Light"/>
                <w:sz w:val="22"/>
                <w:szCs w:val="22"/>
                <w:lang w:val="vi-VN"/>
              </w:rPr>
            </w:rPrChange>
          </w:rPr>
          <w:delText xml:space="preserve"> </w:delText>
        </w:r>
        <w:r w:rsidRPr="00863667" w:rsidDel="00B553BE">
          <w:rPr>
            <w:rFonts w:ascii="iCiel Avenir LT Std 35 Light" w:hAnsi="iCiel Avenir LT Std 35 Light" w:cs="Arial"/>
            <w:sz w:val="22"/>
            <w:szCs w:val="22"/>
            <w:rPrChange w:id="8475" w:author="An Tran, ACA (BUV)" w:date="2024-09-13T17:29:00Z" w16du:dateUtc="2024-09-13T10:29:00Z">
              <w:rPr>
                <w:rFonts w:ascii="iCiel Avenir LT Std 35 Light" w:hAnsi="iCiel Avenir LT Std 35 Light"/>
                <w:sz w:val="22"/>
                <w:szCs w:val="22"/>
                <w:lang w:val="vi-VN"/>
              </w:rPr>
            </w:rPrChange>
          </w:rPr>
          <w:delText xml:space="preserve">40 or higher: The grade is capped at the passing mark of 40. </w:delText>
        </w:r>
        <w:bookmarkStart w:id="8476" w:name="_Toc177143631"/>
        <w:bookmarkStart w:id="8477" w:name="_Toc177143986"/>
        <w:bookmarkEnd w:id="8476"/>
        <w:bookmarkEnd w:id="8477"/>
      </w:del>
    </w:p>
    <w:p w14:paraId="69D1861C" w14:textId="1B122F91" w:rsidR="0092348D" w:rsidRPr="00863667" w:rsidDel="00B553BE" w:rsidRDefault="00BA0924" w:rsidP="00AA14EC">
      <w:pPr>
        <w:pStyle w:val="paragraph"/>
        <w:tabs>
          <w:tab w:val="left" w:pos="630"/>
          <w:tab w:val="left" w:pos="720"/>
          <w:tab w:val="left" w:pos="1080"/>
          <w:tab w:val="left" w:pos="3690"/>
        </w:tabs>
        <w:ind w:left="360" w:firstLine="432"/>
        <w:textAlignment w:val="baseline"/>
        <w:rPr>
          <w:del w:id="8478" w:author="An Tran, ACA (BUV)" w:date="2024-09-12T22:22:00Z" w16du:dateUtc="2024-09-12T15:22:00Z"/>
          <w:rFonts w:ascii="iCiel Avenir LT Std 35 Light" w:hAnsi="iCiel Avenir LT Std 35 Light" w:cs="Arial"/>
          <w:sz w:val="22"/>
          <w:szCs w:val="22"/>
        </w:rPr>
      </w:pPr>
      <w:del w:id="8479" w:author="An Tran, ACA (BUV)" w:date="2024-09-12T22:22:00Z" w16du:dateUtc="2024-09-12T15:22:00Z">
        <w:r w:rsidRPr="00863667" w:rsidDel="00B553BE">
          <w:rPr>
            <w:rFonts w:ascii="iCiel Avenir LT Std 35 Light" w:hAnsi="iCiel Avenir LT Std 35 Light" w:cs="Arial"/>
            <w:sz w:val="22"/>
            <w:szCs w:val="22"/>
            <w:rPrChange w:id="8480" w:author="An Tran, ACA (BUV)" w:date="2024-09-13T17:29:00Z" w16du:dateUtc="2024-09-13T10:29:00Z">
              <w:rPr>
                <w:rFonts w:ascii="iCiel Avenir LT Std 35 Light" w:hAnsi="iCiel Avenir LT Std 35 Light"/>
                <w:sz w:val="22"/>
                <w:szCs w:val="22"/>
                <w:lang w:val="vi-VN"/>
              </w:rPr>
            </w:rPrChange>
          </w:rPr>
          <w:delText>+</w:delText>
        </w:r>
        <w:r w:rsidR="00044AB2" w:rsidRPr="00863667" w:rsidDel="00B553BE">
          <w:rPr>
            <w:rFonts w:ascii="iCiel Avenir LT Std 35 Light" w:hAnsi="iCiel Avenir LT Std 35 Light" w:cs="Arial"/>
            <w:sz w:val="22"/>
            <w:szCs w:val="22"/>
            <w:rPrChange w:id="8481" w:author="An Tran, ACA (BUV)" w:date="2024-09-13T17:29:00Z" w16du:dateUtc="2024-09-13T10:29:00Z">
              <w:rPr>
                <w:rFonts w:ascii="iCiel Avenir LT Std 35 Light" w:hAnsi="iCiel Avenir LT Std 35 Light"/>
                <w:sz w:val="22"/>
                <w:szCs w:val="22"/>
                <w:lang w:val="vi-VN"/>
              </w:rPr>
            </w:rPrChange>
          </w:rPr>
          <w:delText xml:space="preserve"> Under 40: The grade is capped at 1 and the overall mark is capped at 19.</w:delText>
        </w:r>
        <w:bookmarkStart w:id="8482" w:name="_Toc177143632"/>
        <w:bookmarkStart w:id="8483" w:name="_Toc177143987"/>
        <w:bookmarkEnd w:id="8482"/>
        <w:bookmarkEnd w:id="8483"/>
      </w:del>
    </w:p>
    <w:p w14:paraId="037C3A36" w14:textId="521084C5" w:rsidR="0092348D" w:rsidRPr="00863667" w:rsidDel="00B553BE" w:rsidRDefault="00044AB2" w:rsidP="003E1B62">
      <w:pPr>
        <w:pStyle w:val="paragraph"/>
        <w:tabs>
          <w:tab w:val="left" w:pos="630"/>
          <w:tab w:val="left" w:pos="720"/>
          <w:tab w:val="left" w:pos="1080"/>
          <w:tab w:val="left" w:pos="3690"/>
        </w:tabs>
        <w:ind w:firstLine="0"/>
        <w:textAlignment w:val="baseline"/>
        <w:rPr>
          <w:del w:id="8484" w:author="An Tran, ACA (BUV)" w:date="2024-09-12T22:22:00Z" w16du:dateUtc="2024-09-12T15:22:00Z"/>
          <w:rFonts w:ascii="iCiel Avenir LT Std 35 Light" w:hAnsi="iCiel Avenir LT Std 35 Light" w:cs="Arial"/>
          <w:sz w:val="22"/>
          <w:szCs w:val="22"/>
        </w:rPr>
      </w:pPr>
      <w:del w:id="8485" w:author="An Tran, ACA (BUV)" w:date="2024-09-12T22:22:00Z" w16du:dateUtc="2024-09-12T15:22:00Z">
        <w:r w:rsidRPr="00863667" w:rsidDel="00B553BE">
          <w:rPr>
            <w:rFonts w:ascii="iCiel Avenir LT Std 35 Light" w:hAnsi="iCiel Avenir LT Std 35 Light" w:cs="Arial"/>
            <w:sz w:val="22"/>
            <w:szCs w:val="22"/>
            <w:rPrChange w:id="8486" w:author="An Tran, ACA (BUV)" w:date="2024-09-13T17:29:00Z" w16du:dateUtc="2024-09-13T10:29:00Z">
              <w:rPr>
                <w:rFonts w:ascii="iCiel Avenir LT Std 35 Light" w:hAnsi="iCiel Avenir LT Std 35 Light" w:cs="Arial"/>
                <w:sz w:val="22"/>
                <w:szCs w:val="22"/>
                <w:lang w:val="vi-VN"/>
              </w:rPr>
            </w:rPrChange>
          </w:rPr>
          <w:delText>Late submissions are not accepted for resit submissions. </w:delText>
        </w:r>
        <w:bookmarkStart w:id="8487" w:name="_Toc177143633"/>
        <w:bookmarkStart w:id="8488" w:name="_Toc177143988"/>
        <w:bookmarkStart w:id="8489" w:name="_Hlk139988145"/>
        <w:bookmarkEnd w:id="8487"/>
        <w:bookmarkEnd w:id="8488"/>
      </w:del>
    </w:p>
    <w:p w14:paraId="446C86F4" w14:textId="6888E670" w:rsidR="005A03F2" w:rsidRPr="00863667" w:rsidDel="00B553BE" w:rsidRDefault="00044AB2" w:rsidP="003E1B62">
      <w:pPr>
        <w:pStyle w:val="paragraph"/>
        <w:tabs>
          <w:tab w:val="left" w:pos="630"/>
          <w:tab w:val="left" w:pos="720"/>
          <w:tab w:val="left" w:pos="1080"/>
          <w:tab w:val="left" w:pos="3690"/>
        </w:tabs>
        <w:ind w:firstLine="0"/>
        <w:textAlignment w:val="baseline"/>
        <w:rPr>
          <w:del w:id="8490" w:author="An Tran, ACA (BUV)" w:date="2024-09-12T22:22:00Z" w16du:dateUtc="2024-09-12T15:22:00Z"/>
          <w:rFonts w:ascii="iCiel Avenir LT Std 35 Light" w:hAnsi="iCiel Avenir LT Std 35 Light" w:cs="Arial"/>
          <w:sz w:val="22"/>
          <w:szCs w:val="22"/>
          <w:rPrChange w:id="8491" w:author="An Tran, ACA (BUV)" w:date="2024-09-13T17:29:00Z" w16du:dateUtc="2024-09-13T10:29:00Z">
            <w:rPr>
              <w:del w:id="8492" w:author="An Tran, ACA (BUV)" w:date="2024-09-12T22:22:00Z" w16du:dateUtc="2024-09-12T15:22:00Z"/>
              <w:rFonts w:ascii="iCiel Avenir LT Std 35 Light" w:hAnsi="iCiel Avenir LT Std 35 Light"/>
              <w:i/>
              <w:iCs/>
              <w:sz w:val="22"/>
              <w:szCs w:val="22"/>
            </w:rPr>
          </w:rPrChange>
        </w:rPr>
      </w:pPr>
      <w:del w:id="8493" w:author="An Tran, ACA (BUV)" w:date="2024-09-12T22:22:00Z" w16du:dateUtc="2024-09-12T15:22:00Z">
        <w:r w:rsidRPr="00863667" w:rsidDel="00B553BE">
          <w:rPr>
            <w:rFonts w:ascii="iCiel Avenir LT Std 35 Light" w:hAnsi="iCiel Avenir LT Std 35 Light" w:cs="Arial"/>
            <w:sz w:val="22"/>
            <w:szCs w:val="22"/>
            <w:rPrChange w:id="8494" w:author="An Tran, ACA (BUV)" w:date="2024-09-13T17:29:00Z" w16du:dateUtc="2024-09-13T10:29:00Z">
              <w:rPr>
                <w:rFonts w:ascii="iCiel Avenir LT Std 35 Light" w:hAnsi="iCiel Avenir LT Std 35 Light"/>
                <w:i/>
                <w:iCs/>
                <w:sz w:val="22"/>
                <w:szCs w:val="22"/>
                <w:lang w:val="vi-VN"/>
              </w:rPr>
            </w:rPrChange>
          </w:rPr>
          <w:delText>Sinh viên có 1 tuần để nộp bài muộn nếu đó là lần nộp bài đầu tiên của sinh viên</w:delText>
        </w:r>
        <w:r w:rsidR="00BA0924" w:rsidRPr="00863667" w:rsidDel="00B553BE">
          <w:rPr>
            <w:rFonts w:ascii="iCiel Avenir LT Std 35 Light" w:hAnsi="iCiel Avenir LT Std 35 Light" w:cs="Arial"/>
            <w:sz w:val="22"/>
            <w:szCs w:val="22"/>
            <w:rPrChange w:id="8495" w:author="An Tran, ACA (BUV)" w:date="2024-09-13T17:29:00Z" w16du:dateUtc="2024-09-13T10:29:00Z">
              <w:rPr>
                <w:rFonts w:ascii="iCiel Avenir LT Std 35 Light" w:hAnsi="iCiel Avenir LT Std 35 Light"/>
                <w:i/>
                <w:iCs/>
                <w:sz w:val="22"/>
                <w:szCs w:val="22"/>
                <w:lang w:val="vi-VN"/>
              </w:rPr>
            </w:rPrChange>
          </w:rPr>
          <w:delText>.</w:delText>
        </w:r>
        <w:bookmarkStart w:id="8496" w:name="_Toc177143634"/>
        <w:bookmarkStart w:id="8497" w:name="_Toc177143989"/>
        <w:bookmarkEnd w:id="8496"/>
        <w:bookmarkEnd w:id="8497"/>
      </w:del>
    </w:p>
    <w:p w14:paraId="7DBF6C22" w14:textId="203D5787" w:rsidR="00044AB2" w:rsidRPr="00863667" w:rsidDel="00B553BE" w:rsidRDefault="00044AB2" w:rsidP="003E1B62">
      <w:pPr>
        <w:pStyle w:val="paragraph"/>
        <w:tabs>
          <w:tab w:val="left" w:pos="630"/>
          <w:tab w:val="left" w:pos="720"/>
          <w:tab w:val="left" w:pos="1080"/>
          <w:tab w:val="left" w:pos="3690"/>
        </w:tabs>
        <w:ind w:firstLine="0"/>
        <w:textAlignment w:val="baseline"/>
        <w:rPr>
          <w:del w:id="8498" w:author="An Tran, ACA (BUV)" w:date="2024-09-12T22:22:00Z" w16du:dateUtc="2024-09-12T15:22:00Z"/>
          <w:rFonts w:ascii="iCiel Avenir LT Std 35 Light" w:hAnsi="iCiel Avenir LT Std 35 Light" w:cs="Arial"/>
          <w:b/>
          <w:sz w:val="22"/>
          <w:szCs w:val="22"/>
          <w:rPrChange w:id="8499" w:author="An Tran, ACA (BUV)" w:date="2024-09-13T17:29:00Z" w16du:dateUtc="2024-09-13T10:29:00Z">
            <w:rPr>
              <w:del w:id="8500" w:author="An Tran, ACA (BUV)" w:date="2024-09-12T22:22:00Z" w16du:dateUtc="2024-09-12T15:22:00Z"/>
              <w:rFonts w:ascii="iCiel Avenir LT Std 35 Light" w:hAnsi="iCiel Avenir LT Std 35 Light" w:cs="Arial"/>
              <w:b/>
              <w:bCs/>
              <w:i/>
              <w:iCs/>
              <w:sz w:val="22"/>
              <w:szCs w:val="22"/>
              <w:lang w:val="vi-VN"/>
            </w:rPr>
          </w:rPrChange>
        </w:rPr>
      </w:pPr>
      <w:del w:id="8501" w:author="An Tran, ACA (BUV)" w:date="2024-09-12T22:22:00Z" w16du:dateUtc="2024-09-12T15:22:00Z">
        <w:r w:rsidRPr="00863667" w:rsidDel="00B553BE">
          <w:rPr>
            <w:rFonts w:ascii="iCiel Avenir LT Std 35 Light" w:hAnsi="iCiel Avenir LT Std 35 Light" w:cs="Arial"/>
            <w:b/>
            <w:sz w:val="22"/>
            <w:szCs w:val="22"/>
            <w:rPrChange w:id="8502" w:author="An Tran, ACA (BUV)" w:date="2024-09-13T17:29:00Z" w16du:dateUtc="2024-09-13T10:29:00Z">
              <w:rPr>
                <w:rFonts w:ascii="iCiel Avenir LT Std 35 Light" w:hAnsi="iCiel Avenir LT Std 35 Light"/>
                <w:b/>
                <w:bCs/>
                <w:i/>
                <w:iCs/>
                <w:sz w:val="22"/>
                <w:szCs w:val="22"/>
                <w:lang w:val="vi-VN"/>
              </w:rPr>
            </w:rPrChange>
          </w:rPr>
          <w:delText>Cảnh cáo – Hình phạt nộp bài muộn:</w:delText>
        </w:r>
        <w:bookmarkStart w:id="8503" w:name="_Toc177143635"/>
        <w:bookmarkStart w:id="8504" w:name="_Toc177143990"/>
        <w:bookmarkEnd w:id="8503"/>
        <w:bookmarkEnd w:id="8504"/>
      </w:del>
    </w:p>
    <w:p w14:paraId="33A4498A" w14:textId="6A115466" w:rsidR="00044AB2" w:rsidRPr="00863667" w:rsidDel="00B553BE" w:rsidRDefault="00044AB2" w:rsidP="00D85019">
      <w:pPr>
        <w:pStyle w:val="paragraph"/>
        <w:numPr>
          <w:ilvl w:val="0"/>
          <w:numId w:val="25"/>
        </w:numPr>
        <w:tabs>
          <w:tab w:val="left" w:pos="630"/>
          <w:tab w:val="left" w:pos="720"/>
          <w:tab w:val="left" w:pos="3690"/>
        </w:tabs>
        <w:textAlignment w:val="baseline"/>
        <w:rPr>
          <w:del w:id="8505" w:author="An Tran, ACA (BUV)" w:date="2024-09-12T22:22:00Z" w16du:dateUtc="2024-09-12T15:22:00Z"/>
          <w:rFonts w:ascii="iCiel Avenir LT Std 35 Light" w:hAnsi="iCiel Avenir LT Std 35 Light" w:cs="Arial"/>
          <w:sz w:val="22"/>
          <w:szCs w:val="22"/>
          <w:rPrChange w:id="8506" w:author="An Tran, ACA (BUV)" w:date="2024-09-13T17:29:00Z" w16du:dateUtc="2024-09-13T10:29:00Z">
            <w:rPr>
              <w:del w:id="8507" w:author="An Tran, ACA (BUV)" w:date="2024-09-12T22:22:00Z" w16du:dateUtc="2024-09-12T15:22:00Z"/>
              <w:rFonts w:ascii="iCiel Avenir LT Std 35 Light" w:hAnsi="iCiel Avenir LT Std 35 Light"/>
              <w:i/>
              <w:iCs/>
              <w:sz w:val="22"/>
              <w:szCs w:val="22"/>
              <w:lang w:val="vi-VN"/>
            </w:rPr>
          </w:rPrChange>
        </w:rPr>
      </w:pPr>
      <w:del w:id="8508" w:author="An Tran, ACA (BUV)" w:date="2024-09-12T22:22:00Z" w16du:dateUtc="2024-09-12T15:22:00Z">
        <w:r w:rsidRPr="00863667" w:rsidDel="00B553BE">
          <w:rPr>
            <w:rFonts w:ascii="iCiel Avenir LT Std 35 Light" w:hAnsi="iCiel Avenir LT Std 35 Light" w:cs="Arial"/>
            <w:sz w:val="22"/>
            <w:szCs w:val="22"/>
            <w:rPrChange w:id="8509" w:author="An Tran, ACA (BUV)" w:date="2024-09-13T17:29:00Z" w16du:dateUtc="2024-09-13T10:29:00Z">
              <w:rPr>
                <w:rFonts w:ascii="iCiel Avenir LT Std 35 Light" w:hAnsi="iCiel Avenir LT Std 35 Light"/>
                <w:i/>
                <w:iCs/>
                <w:sz w:val="22"/>
                <w:szCs w:val="22"/>
                <w:lang w:val="vi-VN"/>
              </w:rPr>
            </w:rPrChange>
          </w:rPr>
          <w:delText>Đối với sinh viên MBA:</w:delText>
        </w:r>
        <w:bookmarkStart w:id="8510" w:name="_Toc177143636"/>
        <w:bookmarkStart w:id="8511" w:name="_Toc177143991"/>
        <w:bookmarkEnd w:id="8510"/>
        <w:bookmarkEnd w:id="8511"/>
      </w:del>
    </w:p>
    <w:p w14:paraId="40A61045" w14:textId="62C171F4" w:rsidR="00044AB2" w:rsidRPr="00863667" w:rsidDel="00B553BE" w:rsidRDefault="00044AB2" w:rsidP="003E1B62">
      <w:pPr>
        <w:pStyle w:val="paragraph"/>
        <w:tabs>
          <w:tab w:val="left" w:pos="630"/>
          <w:tab w:val="left" w:pos="720"/>
          <w:tab w:val="left" w:pos="1080"/>
          <w:tab w:val="left" w:pos="3690"/>
        </w:tabs>
        <w:ind w:left="360" w:firstLine="432"/>
        <w:textAlignment w:val="baseline"/>
        <w:rPr>
          <w:del w:id="8512" w:author="An Tran, ACA (BUV)" w:date="2024-09-12T22:22:00Z" w16du:dateUtc="2024-09-12T15:22:00Z"/>
          <w:rFonts w:ascii="iCiel Avenir LT Std 35 Light" w:hAnsi="iCiel Avenir LT Std 35 Light" w:cs="Arial"/>
          <w:sz w:val="22"/>
          <w:szCs w:val="22"/>
          <w:rPrChange w:id="8513" w:author="An Tran, ACA (BUV)" w:date="2024-09-13T17:29:00Z" w16du:dateUtc="2024-09-13T10:29:00Z">
            <w:rPr>
              <w:del w:id="8514" w:author="An Tran, ACA (BUV)" w:date="2024-09-12T22:22:00Z" w16du:dateUtc="2024-09-12T15:22:00Z"/>
              <w:rFonts w:ascii="iCiel Avenir LT Std 35 Light" w:hAnsi="iCiel Avenir LT Std 35 Light"/>
              <w:i/>
              <w:iCs/>
              <w:sz w:val="22"/>
              <w:szCs w:val="22"/>
              <w:lang w:val="vi-VN"/>
            </w:rPr>
          </w:rPrChange>
        </w:rPr>
      </w:pPr>
      <w:del w:id="8515" w:author="An Tran, ACA (BUV)" w:date="2024-09-12T22:22:00Z" w16du:dateUtc="2024-09-12T15:22:00Z">
        <w:r w:rsidRPr="00863667" w:rsidDel="00B553BE">
          <w:rPr>
            <w:rFonts w:ascii="iCiel Avenir LT Std 35 Light" w:hAnsi="iCiel Avenir LT Std 35 Light" w:cs="Arial"/>
            <w:sz w:val="22"/>
            <w:szCs w:val="22"/>
            <w:rPrChange w:id="8516" w:author="An Tran, ACA (BUV)" w:date="2024-09-13T17:29:00Z" w16du:dateUtc="2024-09-13T10:29:00Z">
              <w:rPr>
                <w:rFonts w:ascii="iCiel Avenir LT Std 35 Light" w:hAnsi="iCiel Avenir LT Std 35 Light"/>
                <w:i/>
                <w:iCs/>
                <w:sz w:val="22"/>
                <w:szCs w:val="22"/>
                <w:lang w:val="vi-VN"/>
              </w:rPr>
            </w:rPrChange>
          </w:rPr>
          <w:delText>+ Sinh viên đạt 50 điểm trở lên: Điểm học phần nộp muộn bị quy về 50 điểm</w:delText>
        </w:r>
        <w:bookmarkStart w:id="8517" w:name="_Toc177143637"/>
        <w:bookmarkStart w:id="8518" w:name="_Toc177143992"/>
        <w:bookmarkEnd w:id="8517"/>
        <w:bookmarkEnd w:id="8518"/>
      </w:del>
    </w:p>
    <w:p w14:paraId="757F2FF3" w14:textId="7CEC4688" w:rsidR="0092348D" w:rsidRPr="00863667" w:rsidDel="00B553BE" w:rsidRDefault="00044AB2" w:rsidP="00AA14EC">
      <w:pPr>
        <w:pStyle w:val="paragraph"/>
        <w:tabs>
          <w:tab w:val="left" w:pos="630"/>
          <w:tab w:val="left" w:pos="720"/>
          <w:tab w:val="left" w:pos="1080"/>
          <w:tab w:val="left" w:pos="3690"/>
        </w:tabs>
        <w:ind w:left="360" w:firstLine="432"/>
        <w:textAlignment w:val="baseline"/>
        <w:rPr>
          <w:del w:id="8519" w:author="An Tran, ACA (BUV)" w:date="2024-09-12T22:22:00Z" w16du:dateUtc="2024-09-12T15:22:00Z"/>
          <w:rFonts w:ascii="iCiel Avenir LT Std 35 Light" w:hAnsi="iCiel Avenir LT Std 35 Light" w:cs="Arial"/>
          <w:sz w:val="22"/>
          <w:szCs w:val="22"/>
          <w:rPrChange w:id="8520" w:author="An Tran, ACA (BUV)" w:date="2024-09-13T17:29:00Z" w16du:dateUtc="2024-09-13T10:29:00Z">
            <w:rPr>
              <w:del w:id="8521" w:author="An Tran, ACA (BUV)" w:date="2024-09-12T22:22:00Z" w16du:dateUtc="2024-09-12T15:22:00Z"/>
              <w:rFonts w:ascii="iCiel Avenir LT Std 35 Light" w:hAnsi="iCiel Avenir LT Std 35 Light"/>
              <w:i/>
              <w:iCs/>
              <w:sz w:val="22"/>
              <w:szCs w:val="22"/>
            </w:rPr>
          </w:rPrChange>
        </w:rPr>
      </w:pPr>
      <w:del w:id="8522" w:author="An Tran, ACA (BUV)" w:date="2024-09-12T22:22:00Z" w16du:dateUtc="2024-09-12T15:22:00Z">
        <w:r w:rsidRPr="00863667" w:rsidDel="00B553BE">
          <w:rPr>
            <w:rFonts w:ascii="iCiel Avenir LT Std 35 Light" w:hAnsi="iCiel Avenir LT Std 35 Light" w:cs="Arial"/>
            <w:sz w:val="22"/>
            <w:szCs w:val="22"/>
            <w:rPrChange w:id="8523" w:author="An Tran, ACA (BUV)" w:date="2024-09-13T17:29:00Z" w16du:dateUtc="2024-09-13T10:29:00Z">
              <w:rPr>
                <w:rFonts w:ascii="iCiel Avenir LT Std 35 Light" w:hAnsi="iCiel Avenir LT Std 35 Light"/>
                <w:i/>
                <w:iCs/>
                <w:sz w:val="22"/>
                <w:szCs w:val="22"/>
                <w:lang w:val="vi-VN"/>
              </w:rPr>
            </w:rPrChange>
          </w:rPr>
          <w:delText xml:space="preserve">+ Sinh viên đạt điểm dưới 50: Điểm học phần nộp muộn quy về 1 điểm và điểm tổng môn học quy về 19 điểm.  </w:delText>
        </w:r>
        <w:bookmarkStart w:id="8524" w:name="_Toc177143638"/>
        <w:bookmarkStart w:id="8525" w:name="_Toc177143993"/>
        <w:bookmarkEnd w:id="8524"/>
        <w:bookmarkEnd w:id="8525"/>
      </w:del>
    </w:p>
    <w:p w14:paraId="2EA9C491" w14:textId="281819CD" w:rsidR="00044AB2" w:rsidRPr="00863667" w:rsidDel="00B553BE" w:rsidRDefault="00044AB2" w:rsidP="00D85019">
      <w:pPr>
        <w:pStyle w:val="paragraph"/>
        <w:numPr>
          <w:ilvl w:val="0"/>
          <w:numId w:val="25"/>
        </w:numPr>
        <w:tabs>
          <w:tab w:val="left" w:pos="630"/>
          <w:tab w:val="left" w:pos="720"/>
          <w:tab w:val="left" w:pos="3690"/>
        </w:tabs>
        <w:textAlignment w:val="baseline"/>
        <w:rPr>
          <w:del w:id="8526" w:author="An Tran, ACA (BUV)" w:date="2024-09-12T22:22:00Z" w16du:dateUtc="2024-09-12T15:22:00Z"/>
          <w:rFonts w:ascii="iCiel Avenir LT Std 35 Light" w:hAnsi="iCiel Avenir LT Std 35 Light" w:cs="Arial"/>
          <w:sz w:val="22"/>
          <w:szCs w:val="22"/>
          <w:rPrChange w:id="8527" w:author="An Tran, ACA (BUV)" w:date="2024-09-13T17:29:00Z" w16du:dateUtc="2024-09-13T10:29:00Z">
            <w:rPr>
              <w:del w:id="8528" w:author="An Tran, ACA (BUV)" w:date="2024-09-12T22:22:00Z" w16du:dateUtc="2024-09-12T15:22:00Z"/>
              <w:rFonts w:ascii="iCiel Avenir LT Std 35 Light" w:hAnsi="iCiel Avenir LT Std 35 Light"/>
              <w:i/>
              <w:iCs/>
              <w:sz w:val="22"/>
              <w:szCs w:val="22"/>
              <w:lang w:val="vi-VN"/>
            </w:rPr>
          </w:rPrChange>
        </w:rPr>
      </w:pPr>
      <w:del w:id="8529" w:author="An Tran, ACA (BUV)" w:date="2024-09-12T22:22:00Z" w16du:dateUtc="2024-09-12T15:22:00Z">
        <w:r w:rsidRPr="00863667" w:rsidDel="00B553BE">
          <w:rPr>
            <w:rFonts w:ascii="iCiel Avenir LT Std 35 Light" w:hAnsi="iCiel Avenir LT Std 35 Light" w:cs="Arial"/>
            <w:sz w:val="22"/>
            <w:szCs w:val="22"/>
            <w:rPrChange w:id="8530" w:author="An Tran, ACA (BUV)" w:date="2024-09-13T17:29:00Z" w16du:dateUtc="2024-09-13T10:29:00Z">
              <w:rPr>
                <w:rFonts w:ascii="iCiel Avenir LT Std 35 Light" w:hAnsi="iCiel Avenir LT Std 35 Light"/>
                <w:i/>
                <w:iCs/>
                <w:sz w:val="22"/>
                <w:szCs w:val="22"/>
                <w:lang w:val="vi-VN"/>
              </w:rPr>
            </w:rPrChange>
          </w:rPr>
          <w:delText>Đối với sinh viên đại học:</w:delText>
        </w:r>
        <w:bookmarkStart w:id="8531" w:name="_Toc177143639"/>
        <w:bookmarkStart w:id="8532" w:name="_Toc177143994"/>
        <w:bookmarkEnd w:id="8531"/>
        <w:bookmarkEnd w:id="8532"/>
      </w:del>
    </w:p>
    <w:p w14:paraId="41E6CD63" w14:textId="5978CD98" w:rsidR="00044AB2" w:rsidRPr="00863667" w:rsidDel="00B553BE" w:rsidRDefault="00044AB2" w:rsidP="003E1B62">
      <w:pPr>
        <w:pStyle w:val="paragraph"/>
        <w:tabs>
          <w:tab w:val="left" w:pos="630"/>
          <w:tab w:val="left" w:pos="720"/>
          <w:tab w:val="left" w:pos="1080"/>
          <w:tab w:val="left" w:pos="3690"/>
        </w:tabs>
        <w:ind w:left="360" w:firstLine="432"/>
        <w:textAlignment w:val="baseline"/>
        <w:rPr>
          <w:del w:id="8533" w:author="An Tran, ACA (BUV)" w:date="2024-09-12T22:22:00Z" w16du:dateUtc="2024-09-12T15:22:00Z"/>
          <w:rFonts w:ascii="iCiel Avenir LT Std 35 Light" w:hAnsi="iCiel Avenir LT Std 35 Light" w:cs="Arial"/>
          <w:sz w:val="22"/>
          <w:szCs w:val="22"/>
          <w:rPrChange w:id="8534" w:author="An Tran, ACA (BUV)" w:date="2024-09-13T17:29:00Z" w16du:dateUtc="2024-09-13T10:29:00Z">
            <w:rPr>
              <w:del w:id="8535" w:author="An Tran, ACA (BUV)" w:date="2024-09-12T22:22:00Z" w16du:dateUtc="2024-09-12T15:22:00Z"/>
              <w:rFonts w:ascii="iCiel Avenir LT Std 35 Light" w:hAnsi="iCiel Avenir LT Std 35 Light"/>
              <w:i/>
              <w:iCs/>
              <w:sz w:val="22"/>
              <w:szCs w:val="22"/>
              <w:lang w:val="vi-VN"/>
            </w:rPr>
          </w:rPrChange>
        </w:rPr>
      </w:pPr>
      <w:del w:id="8536" w:author="An Tran, ACA (BUV)" w:date="2024-09-12T22:22:00Z" w16du:dateUtc="2024-09-12T15:22:00Z">
        <w:r w:rsidRPr="00863667" w:rsidDel="00B553BE">
          <w:rPr>
            <w:rFonts w:ascii="iCiel Avenir LT Std 35 Light" w:hAnsi="iCiel Avenir LT Std 35 Light" w:cs="Arial"/>
            <w:sz w:val="22"/>
            <w:szCs w:val="22"/>
            <w:rPrChange w:id="8537" w:author="An Tran, ACA (BUV)" w:date="2024-09-13T17:29:00Z" w16du:dateUtc="2024-09-13T10:29:00Z">
              <w:rPr>
                <w:rFonts w:ascii="iCiel Avenir LT Std 35 Light" w:hAnsi="iCiel Avenir LT Std 35 Light"/>
                <w:i/>
                <w:iCs/>
                <w:sz w:val="22"/>
                <w:szCs w:val="22"/>
                <w:lang w:val="vi-VN"/>
              </w:rPr>
            </w:rPrChange>
          </w:rPr>
          <w:delText>+ Sinh viên đạt 40 điểm trở lên: Điểm học phần nộp muộn bị quy về 40 điểm</w:delText>
        </w:r>
        <w:bookmarkStart w:id="8538" w:name="_Toc177143640"/>
        <w:bookmarkStart w:id="8539" w:name="_Toc177143995"/>
        <w:bookmarkEnd w:id="8538"/>
        <w:bookmarkEnd w:id="8539"/>
      </w:del>
    </w:p>
    <w:p w14:paraId="4E621938" w14:textId="23775EDB" w:rsidR="00044AB2" w:rsidRPr="00863667" w:rsidDel="00B553BE" w:rsidRDefault="00044AB2" w:rsidP="003E1B62">
      <w:pPr>
        <w:pStyle w:val="paragraph"/>
        <w:tabs>
          <w:tab w:val="left" w:pos="630"/>
          <w:tab w:val="left" w:pos="720"/>
          <w:tab w:val="left" w:pos="1080"/>
          <w:tab w:val="left" w:pos="3690"/>
        </w:tabs>
        <w:ind w:left="360" w:firstLine="432"/>
        <w:textAlignment w:val="baseline"/>
        <w:rPr>
          <w:del w:id="8540" w:author="An Tran, ACA (BUV)" w:date="2024-09-12T22:22:00Z" w16du:dateUtc="2024-09-12T15:22:00Z"/>
          <w:rFonts w:ascii="iCiel Avenir LT Std 35 Light" w:hAnsi="iCiel Avenir LT Std 35 Light" w:cs="Arial"/>
          <w:sz w:val="22"/>
          <w:szCs w:val="22"/>
          <w:rPrChange w:id="8541" w:author="An Tran, ACA (BUV)" w:date="2024-09-13T17:29:00Z" w16du:dateUtc="2024-09-13T10:29:00Z">
            <w:rPr>
              <w:del w:id="8542" w:author="An Tran, ACA (BUV)" w:date="2024-09-12T22:22:00Z" w16du:dateUtc="2024-09-12T15:22:00Z"/>
              <w:rFonts w:ascii="iCiel Avenir LT Std 35 Light" w:hAnsi="iCiel Avenir LT Std 35 Light"/>
              <w:i/>
              <w:iCs/>
              <w:sz w:val="22"/>
              <w:szCs w:val="22"/>
              <w:lang w:val="vi-VN"/>
            </w:rPr>
          </w:rPrChange>
        </w:rPr>
      </w:pPr>
      <w:del w:id="8543" w:author="An Tran, ACA (BUV)" w:date="2024-09-12T22:22:00Z" w16du:dateUtc="2024-09-12T15:22:00Z">
        <w:r w:rsidRPr="00863667" w:rsidDel="00B553BE">
          <w:rPr>
            <w:rFonts w:ascii="iCiel Avenir LT Std 35 Light" w:hAnsi="iCiel Avenir LT Std 35 Light" w:cs="Arial"/>
            <w:sz w:val="22"/>
            <w:szCs w:val="22"/>
            <w:rPrChange w:id="8544" w:author="An Tran, ACA (BUV)" w:date="2024-09-13T17:29:00Z" w16du:dateUtc="2024-09-13T10:29:00Z">
              <w:rPr>
                <w:rFonts w:ascii="iCiel Avenir LT Std 35 Light" w:hAnsi="iCiel Avenir LT Std 35 Light"/>
                <w:i/>
                <w:iCs/>
                <w:sz w:val="22"/>
                <w:szCs w:val="22"/>
                <w:lang w:val="vi-VN"/>
              </w:rPr>
            </w:rPrChange>
          </w:rPr>
          <w:delText xml:space="preserve">+ Sinh viên đạt điểm dưới 40: Điểm học phần nộp muộn quy về 1 điểm và điểm tổng môn học quy về 19 điểm.  </w:delText>
        </w:r>
        <w:bookmarkStart w:id="8545" w:name="_Toc177143641"/>
        <w:bookmarkStart w:id="8546" w:name="_Toc177143996"/>
        <w:bookmarkEnd w:id="8545"/>
        <w:bookmarkEnd w:id="8546"/>
      </w:del>
    </w:p>
    <w:p w14:paraId="246E5369" w14:textId="5A00CC95" w:rsidR="00044AB2" w:rsidRPr="00863667" w:rsidDel="00B553BE" w:rsidRDefault="00044AB2" w:rsidP="003E1B62">
      <w:pPr>
        <w:ind w:firstLine="0"/>
        <w:rPr>
          <w:del w:id="8547" w:author="An Tran, ACA (BUV)" w:date="2024-09-12T22:22:00Z" w16du:dateUtc="2024-09-12T15:22:00Z"/>
          <w:rFonts w:ascii="iCiel Avenir LT Std 35 Light" w:hAnsi="iCiel Avenir LT Std 35 Light" w:cs="Arial"/>
          <w:sz w:val="22"/>
          <w:szCs w:val="22"/>
          <w:rPrChange w:id="8548" w:author="An Tran, ACA (BUV)" w:date="2024-09-13T17:29:00Z" w16du:dateUtc="2024-09-13T10:29:00Z">
            <w:rPr>
              <w:del w:id="8549" w:author="An Tran, ACA (BUV)" w:date="2024-09-12T22:22:00Z" w16du:dateUtc="2024-09-12T15:22:00Z"/>
              <w:rFonts w:ascii="iCiel Avenir LT Std 35 Light" w:hAnsi="iCiel Avenir LT Std 35 Light"/>
              <w:i/>
              <w:iCs/>
              <w:sz w:val="22"/>
              <w:szCs w:val="22"/>
              <w:lang w:val="vi-VN"/>
            </w:rPr>
          </w:rPrChange>
        </w:rPr>
      </w:pPr>
      <w:del w:id="8550" w:author="An Tran, ACA (BUV)" w:date="2024-09-12T22:22:00Z" w16du:dateUtc="2024-09-12T15:22:00Z">
        <w:r w:rsidRPr="00863667" w:rsidDel="00B553BE">
          <w:rPr>
            <w:rFonts w:ascii="iCiel Avenir LT Std 35 Light" w:hAnsi="iCiel Avenir LT Std 35 Light" w:cs="Arial"/>
            <w:sz w:val="22"/>
            <w:szCs w:val="22"/>
            <w:rPrChange w:id="8551" w:author="An Tran, ACA (BUV)" w:date="2024-09-13T17:29:00Z" w16du:dateUtc="2024-09-13T10:29:00Z">
              <w:rPr>
                <w:rFonts w:ascii="iCiel Avenir LT Std 35 Light" w:hAnsi="iCiel Avenir LT Std 35 Light"/>
                <w:i/>
                <w:iCs/>
                <w:sz w:val="22"/>
                <w:szCs w:val="22"/>
                <w:lang w:val="vi-VN"/>
              </w:rPr>
            </w:rPrChange>
          </w:rPr>
          <w:delText xml:space="preserve">Sinh viên không được nộp bài muộn cho lần thi lại. </w:delText>
        </w:r>
        <w:bookmarkStart w:id="8552" w:name="_Toc177143642"/>
        <w:bookmarkStart w:id="8553" w:name="_Toc177143997"/>
        <w:bookmarkEnd w:id="8552"/>
        <w:bookmarkEnd w:id="8553"/>
      </w:del>
    </w:p>
    <w:bookmarkEnd w:id="8401"/>
    <w:bookmarkEnd w:id="8489"/>
    <w:p w14:paraId="3782A35C" w14:textId="079F0D1B" w:rsidR="00044AB2" w:rsidRPr="00863667" w:rsidDel="00B553BE" w:rsidRDefault="00044AB2" w:rsidP="00D85019">
      <w:pPr>
        <w:pStyle w:val="Question"/>
        <w:numPr>
          <w:ilvl w:val="0"/>
          <w:numId w:val="24"/>
        </w:numPr>
        <w:tabs>
          <w:tab w:val="left" w:pos="630"/>
          <w:tab w:val="left" w:pos="1080"/>
        </w:tabs>
        <w:spacing w:before="100" w:line="400" w:lineRule="exact"/>
        <w:ind w:left="0" w:firstLine="720"/>
        <w:rPr>
          <w:del w:id="8554" w:author="An Tran, ACA (BUV)" w:date="2024-09-12T22:22:00Z" w16du:dateUtc="2024-09-12T15:22:00Z"/>
          <w:rFonts w:cs="Arial"/>
          <w:szCs w:val="22"/>
          <w:rPrChange w:id="8555" w:author="An Tran, ACA (BUV)" w:date="2024-09-13T17:29:00Z" w16du:dateUtc="2024-09-13T10:29:00Z">
            <w:rPr>
              <w:del w:id="8556" w:author="An Tran, ACA (BUV)" w:date="2024-09-12T22:22:00Z" w16du:dateUtc="2024-09-12T15:22:00Z"/>
              <w:rFonts w:cs="Arial"/>
              <w:i/>
              <w:iCs/>
              <w:szCs w:val="22"/>
              <w:lang w:val="vi-VN"/>
            </w:rPr>
          </w:rPrChange>
        </w:rPr>
      </w:pPr>
      <w:del w:id="8557" w:author="An Tran, ACA (BUV)" w:date="2024-09-12T22:22:00Z" w16du:dateUtc="2024-09-12T15:22:00Z">
        <w:r w:rsidRPr="00863667" w:rsidDel="00B553BE">
          <w:rPr>
            <w:rFonts w:cs="Arial"/>
            <w:szCs w:val="22"/>
            <w:rPrChange w:id="8558" w:author="An Tran, ACA (BUV)" w:date="2024-09-13T17:29:00Z" w16du:dateUtc="2024-09-13T10:29:00Z">
              <w:rPr>
                <w:rFonts w:cs="Arial"/>
                <w:szCs w:val="22"/>
                <w:lang w:val="vi-VN"/>
              </w:rPr>
            </w:rPrChange>
          </w:rPr>
          <w:delText xml:space="preserve">Does the University provide information of graduation ranking? / </w:delText>
        </w:r>
        <w:bookmarkStart w:id="8559" w:name="_Hlk139988201"/>
        <w:r w:rsidRPr="00863667" w:rsidDel="00B553BE">
          <w:rPr>
            <w:rFonts w:cs="Arial"/>
            <w:szCs w:val="22"/>
            <w:rPrChange w:id="8560" w:author="An Tran, ACA (BUV)" w:date="2024-09-13T17:29:00Z" w16du:dateUtc="2024-09-13T10:29:00Z">
              <w:rPr>
                <w:rFonts w:cs="Arial"/>
                <w:i/>
                <w:iCs/>
                <w:szCs w:val="22"/>
                <w:lang w:val="vi-VN"/>
              </w:rPr>
            </w:rPrChange>
          </w:rPr>
          <w:delText>Trường có cung cấp thông tin xếp hạng điểm tốt nghiệp của sinh viên không?</w:delText>
        </w:r>
        <w:bookmarkStart w:id="8561" w:name="_Toc177143643"/>
        <w:bookmarkStart w:id="8562" w:name="_Toc177143998"/>
        <w:bookmarkEnd w:id="8559"/>
        <w:bookmarkEnd w:id="8561"/>
        <w:bookmarkEnd w:id="8562"/>
      </w:del>
    </w:p>
    <w:p w14:paraId="29C1CD73" w14:textId="23D3F961" w:rsidR="00044AB2" w:rsidRPr="00863667" w:rsidDel="00B553BE" w:rsidRDefault="00044AB2" w:rsidP="003E1B62">
      <w:pPr>
        <w:tabs>
          <w:tab w:val="left" w:pos="630"/>
          <w:tab w:val="left" w:pos="720"/>
          <w:tab w:val="left" w:pos="1080"/>
        </w:tabs>
        <w:rPr>
          <w:del w:id="8563" w:author="An Tran, ACA (BUV)" w:date="2024-09-12T22:22:00Z" w16du:dateUtc="2024-09-12T15:22:00Z"/>
          <w:rFonts w:ascii="iCiel Avenir LT Std 35 Light" w:hAnsi="iCiel Avenir LT Std 35 Light" w:cs="Arial"/>
          <w:sz w:val="22"/>
          <w:szCs w:val="22"/>
          <w:rPrChange w:id="8564" w:author="An Tran, ACA (BUV)" w:date="2024-09-13T17:29:00Z" w16du:dateUtc="2024-09-13T10:29:00Z">
            <w:rPr>
              <w:del w:id="8565" w:author="An Tran, ACA (BUV)" w:date="2024-09-12T22:22:00Z" w16du:dateUtc="2024-09-12T15:22:00Z"/>
              <w:rFonts w:ascii="iCiel Avenir LT Std 35 Light" w:hAnsi="iCiel Avenir LT Std 35 Light" w:cs="Arial"/>
              <w:sz w:val="22"/>
              <w:szCs w:val="22"/>
              <w:lang w:val="vi-VN"/>
            </w:rPr>
          </w:rPrChange>
        </w:rPr>
      </w:pPr>
      <w:del w:id="8566" w:author="An Tran, ACA (BUV)" w:date="2024-09-12T22:22:00Z" w16du:dateUtc="2024-09-12T15:22:00Z">
        <w:r w:rsidRPr="00863667" w:rsidDel="00B553BE">
          <w:rPr>
            <w:rFonts w:ascii="iCiel Avenir LT Std 35 Light" w:hAnsi="iCiel Avenir LT Std 35 Light" w:cs="Arial"/>
            <w:b/>
            <w:sz w:val="22"/>
            <w:szCs w:val="22"/>
            <w:rPrChange w:id="8567"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568"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569"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570" w:name="_Toc177143644"/>
        <w:bookmarkStart w:id="8571" w:name="_Toc177143999"/>
        <w:bookmarkEnd w:id="8570"/>
        <w:bookmarkEnd w:id="8571"/>
      </w:del>
    </w:p>
    <w:p w14:paraId="0AF38421" w14:textId="01E014CD" w:rsidR="00044AB2" w:rsidRPr="00863667" w:rsidDel="00B553BE" w:rsidRDefault="00044AB2" w:rsidP="003E1B62">
      <w:pPr>
        <w:tabs>
          <w:tab w:val="left" w:pos="630"/>
          <w:tab w:val="left" w:pos="720"/>
          <w:tab w:val="left" w:pos="1080"/>
        </w:tabs>
        <w:ind w:firstLine="0"/>
        <w:rPr>
          <w:del w:id="8572" w:author="An Tran, ACA (BUV)" w:date="2024-09-12T22:22:00Z" w16du:dateUtc="2024-09-12T15:22:00Z"/>
          <w:rFonts w:ascii="iCiel Avenir LT Std 35 Light" w:hAnsi="iCiel Avenir LT Std 35 Light" w:cs="Arial"/>
          <w:sz w:val="22"/>
          <w:szCs w:val="22"/>
          <w:rPrChange w:id="8573" w:author="An Tran, ACA (BUV)" w:date="2024-09-13T17:29:00Z" w16du:dateUtc="2024-09-13T10:29:00Z">
            <w:rPr>
              <w:del w:id="8574" w:author="An Tran, ACA (BUV)" w:date="2024-09-12T22:22:00Z" w16du:dateUtc="2024-09-12T15:22:00Z"/>
              <w:rFonts w:ascii="iCiel Avenir LT Std 35 Light" w:hAnsi="iCiel Avenir LT Std 35 Light" w:cs="Arial"/>
              <w:sz w:val="22"/>
              <w:szCs w:val="22"/>
              <w:lang w:val="vi-VN"/>
            </w:rPr>
          </w:rPrChange>
        </w:rPr>
      </w:pPr>
      <w:del w:id="8575" w:author="An Tran, ACA (BUV)" w:date="2024-09-12T22:22:00Z" w16du:dateUtc="2024-09-12T15:22:00Z">
        <w:r w:rsidRPr="00863667" w:rsidDel="00B553BE">
          <w:rPr>
            <w:rFonts w:ascii="iCiel Avenir LT Std 35 Light" w:hAnsi="iCiel Avenir LT Std 35 Light" w:cs="Arial"/>
            <w:sz w:val="22"/>
            <w:szCs w:val="22"/>
            <w:rPrChange w:id="8576" w:author="An Tran, ACA (BUV)" w:date="2024-09-13T17:29:00Z" w16du:dateUtc="2024-09-13T10:29:00Z">
              <w:rPr>
                <w:rFonts w:ascii="iCiel Avenir LT Std 35 Light" w:hAnsi="iCiel Avenir LT Std 35 Light" w:cs="Arial"/>
                <w:sz w:val="22"/>
                <w:szCs w:val="22"/>
                <w:lang w:val="vi-VN"/>
              </w:rPr>
            </w:rPrChange>
          </w:rPr>
          <w:delText xml:space="preserve">Staffordshire University doesn't have the graduated GPA ranking, so if the student needs the reference letter for the higher education, please email to </w:delText>
        </w:r>
        <w:r w:rsidR="00594AA9" w:rsidRPr="00863667" w:rsidDel="00B553BE">
          <w:rPr>
            <w:rFonts w:ascii="iCiel Avenir LT Std 35 Light" w:hAnsi="iCiel Avenir LT Std 35 Light" w:cs="Arial"/>
            <w:sz w:val="22"/>
            <w:szCs w:val="22"/>
            <w:rPrChange w:id="8577" w:author="An Tran, ACA (BUV)" w:date="2024-09-13T17:29:00Z" w16du:dateUtc="2024-09-13T10:29:00Z">
              <w:rPr>
                <w:rFonts w:ascii="iCiel Avenir LT Std 35 Light" w:hAnsi="iCiel Avenir LT Std 35 Light" w:cs="Arial"/>
                <w:sz w:val="22"/>
                <w:szCs w:val="22"/>
                <w:lang w:val="vi-VN"/>
              </w:rPr>
            </w:rPrChange>
          </w:rPr>
          <w:delText>BUV Careers Services Team</w:delText>
        </w:r>
        <w:r w:rsidRPr="00863667" w:rsidDel="00B553BE">
          <w:rPr>
            <w:rFonts w:ascii="iCiel Avenir LT Std 35 Light" w:hAnsi="iCiel Avenir LT Std 35 Light" w:cs="Arial"/>
            <w:sz w:val="22"/>
            <w:szCs w:val="22"/>
            <w:rPrChange w:id="8578" w:author="An Tran, ACA (BUV)" w:date="2024-09-13T17:29:00Z" w16du:dateUtc="2024-09-13T10:29:00Z">
              <w:rPr>
                <w:rFonts w:ascii="iCiel Avenir LT Std 35 Light" w:hAnsi="iCiel Avenir LT Std 35 Light" w:cs="Arial"/>
                <w:sz w:val="22"/>
                <w:szCs w:val="22"/>
                <w:lang w:val="vi-VN"/>
              </w:rPr>
            </w:rPrChange>
          </w:rPr>
          <w:delText xml:space="preserve"> at </w:delText>
        </w:r>
        <w:r w:rsidR="006033B6" w:rsidRPr="00863667" w:rsidDel="00B553BE">
          <w:rPr>
            <w:rFonts w:ascii="iCiel Avenir LT Std 35 Light" w:hAnsi="iCiel Avenir LT Std 35 Light" w:cs="Arial"/>
            <w:color w:val="2F5496" w:themeColor="accent1" w:themeShade="BF"/>
            <w:sz w:val="22"/>
            <w:szCs w:val="22"/>
            <w:rPrChange w:id="8579"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"mailto:SE-careers@buv.edu.vn"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8580" w:author="An Tran, ACA (BUV)" w:date="2024-09-13T17:29:00Z" w16du:dateUtc="2024-09-13T10:29:00Z">
              <w:rPr>
                <w:rStyle w:val="Hyperlink"/>
                <w:rFonts w:ascii="iCiel Avenir LT Std 35 Light" w:hAnsi="iCiel Avenir LT Std 35 Light" w:cs="Arial"/>
                <w:sz w:val="22"/>
                <w:szCs w:val="22"/>
              </w:rPr>
            </w:rPrChange>
          </w:rPr>
          <w:fldChar w:fldCharType="separate"/>
        </w:r>
        <w:r w:rsidR="00613DA1" w:rsidRPr="00863667" w:rsidDel="00B553BE">
          <w:rPr>
            <w:color w:val="2F5496" w:themeColor="accent1" w:themeShade="BF"/>
            <w:rPrChange w:id="8581" w:author="An Tran, ACA (BUV)" w:date="2024-09-13T17:29:00Z" w16du:dateUtc="2024-09-13T10:29:00Z">
              <w:rPr>
                <w:rStyle w:val="Hyperlink"/>
                <w:rFonts w:ascii="iCiel Avenir LT Std 35 Light" w:hAnsi="iCiel Avenir LT Std 35 Light" w:cs="Arial"/>
                <w:sz w:val="22"/>
                <w:szCs w:val="22"/>
              </w:rPr>
            </w:rPrChange>
          </w:rPr>
          <w:delText>SE-careers@buv.edu.vn</w:delText>
        </w:r>
        <w:r w:rsidR="006033B6" w:rsidRPr="00863667" w:rsidDel="00B553BE">
          <w:rPr>
            <w:color w:val="2F5496" w:themeColor="accent1" w:themeShade="BF"/>
            <w:rPrChange w:id="8582" w:author="An Tran, ACA (BUV)" w:date="2024-09-13T17:29:00Z" w16du:dateUtc="2024-09-13T10:29:00Z">
              <w:rPr>
                <w:rStyle w:val="Hyperlink"/>
                <w:rFonts w:ascii="iCiel Avenir LT Std 35 Light" w:hAnsi="iCiel Avenir LT Std 35 Light" w:cs="Arial"/>
                <w:sz w:val="22"/>
                <w:szCs w:val="22"/>
              </w:rPr>
            </w:rPrChange>
          </w:rPr>
          <w:fldChar w:fldCharType="end"/>
        </w:r>
        <w:r w:rsidR="004B3429" w:rsidRPr="00863667" w:rsidDel="00B553BE">
          <w:rPr>
            <w:rFonts w:ascii="iCiel Avenir LT Std 35 Light" w:hAnsi="iCiel Avenir LT Std 35 Light" w:cs="Arial"/>
            <w:sz w:val="22"/>
            <w:szCs w:val="22"/>
            <w:rPrChange w:id="8583" w:author="An Tran, ACA (BUV)" w:date="2024-09-13T17:29:00Z" w16du:dateUtc="2024-09-13T10:29:00Z">
              <w:rPr>
                <w:rFonts w:ascii="iCiel Avenir LT Std 35 Light" w:hAnsi="iCiel Avenir LT Std 35 Light" w:cs="Arial"/>
                <w:sz w:val="22"/>
                <w:szCs w:val="22"/>
                <w:lang w:val="vi-VN"/>
              </w:rPr>
            </w:rPrChange>
          </w:rPr>
          <w:delText xml:space="preserve"> f</w:delText>
        </w:r>
        <w:r w:rsidRPr="00863667" w:rsidDel="00B553BE">
          <w:rPr>
            <w:rFonts w:ascii="iCiel Avenir LT Std 35 Light" w:hAnsi="iCiel Avenir LT Std 35 Light" w:cs="Arial"/>
            <w:sz w:val="22"/>
            <w:szCs w:val="22"/>
            <w:rPrChange w:id="8584" w:author="An Tran, ACA (BUV)" w:date="2024-09-13T17:29:00Z" w16du:dateUtc="2024-09-13T10:29:00Z">
              <w:rPr>
                <w:rFonts w:ascii="iCiel Avenir LT Std 35 Light" w:hAnsi="iCiel Avenir LT Std 35 Light" w:cs="Arial"/>
                <w:sz w:val="22"/>
                <w:szCs w:val="22"/>
                <w:lang w:val="vi-VN"/>
              </w:rPr>
            </w:rPrChange>
          </w:rPr>
          <w:delText>or their support.</w:delText>
        </w:r>
        <w:bookmarkStart w:id="8585" w:name="_Toc177143645"/>
        <w:bookmarkStart w:id="8586" w:name="_Toc177144000"/>
        <w:bookmarkEnd w:id="8585"/>
        <w:bookmarkEnd w:id="8586"/>
      </w:del>
    </w:p>
    <w:p w14:paraId="3B20A72D" w14:textId="21927B47" w:rsidR="00044AB2" w:rsidRPr="00863667" w:rsidDel="00B553BE" w:rsidRDefault="00044AB2" w:rsidP="003E1B62">
      <w:pPr>
        <w:tabs>
          <w:tab w:val="left" w:pos="630"/>
          <w:tab w:val="left" w:pos="720"/>
          <w:tab w:val="left" w:pos="1080"/>
        </w:tabs>
        <w:ind w:firstLine="0"/>
        <w:rPr>
          <w:del w:id="8587" w:author="An Tran, ACA (BUV)" w:date="2024-09-12T22:22:00Z" w16du:dateUtc="2024-09-12T15:22:00Z"/>
          <w:rFonts w:ascii="iCiel Avenir LT Std 35 Light" w:hAnsi="iCiel Avenir LT Std 35 Light" w:cs="Arial"/>
          <w:sz w:val="22"/>
          <w:szCs w:val="22"/>
          <w:rPrChange w:id="8588" w:author="An Tran, ACA (BUV)" w:date="2024-09-13T17:29:00Z" w16du:dateUtc="2024-09-13T10:29:00Z">
            <w:rPr>
              <w:del w:id="8589" w:author="An Tran, ACA (BUV)" w:date="2024-09-12T22:22:00Z" w16du:dateUtc="2024-09-12T15:22:00Z"/>
              <w:rFonts w:ascii="iCiel Avenir LT Std 35 Light" w:hAnsi="iCiel Avenir LT Std 35 Light" w:cs="Arial"/>
              <w:i/>
              <w:iCs/>
              <w:sz w:val="22"/>
              <w:szCs w:val="22"/>
              <w:lang w:val="vi-VN"/>
            </w:rPr>
          </w:rPrChange>
        </w:rPr>
      </w:pPr>
      <w:del w:id="8590" w:author="An Tran, ACA (BUV)" w:date="2024-09-12T22:22:00Z" w16du:dateUtc="2024-09-12T15:22:00Z">
        <w:r w:rsidRPr="00863667" w:rsidDel="00B553BE">
          <w:rPr>
            <w:rFonts w:ascii="iCiel Avenir LT Std 35 Light" w:hAnsi="iCiel Avenir LT Std 35 Light" w:cs="Arial"/>
            <w:color w:val="2F5496" w:themeColor="accent1" w:themeShade="BF"/>
            <w:sz w:val="22"/>
            <w:szCs w:val="22"/>
            <w:rPrChange w:id="8591" w:author="An Tran, ACA (BUV)" w:date="2024-09-13T17:29:00Z" w16du:dateUtc="2024-09-13T10:29:00Z">
              <w:rPr>
                <w:rFonts w:ascii="iCiel Avenir LT Std 35 Light" w:hAnsi="iCiel Avenir LT Std 35 Light" w:cs="Calibri"/>
                <w:i/>
                <w:iCs/>
                <w:color w:val="000000"/>
                <w:sz w:val="22"/>
                <w:szCs w:val="22"/>
                <w:lang w:val="vi-VN"/>
              </w:rPr>
            </w:rPrChange>
          </w:rPr>
          <w:delText xml:space="preserve">Trường Đại học Staffordshire không xếp hạng điểm tốt nghiệp của sinh viên, do đó nếu sinh viên cần </w:delText>
        </w:r>
        <w:r w:rsidRPr="00863667" w:rsidDel="00B553BE">
          <w:rPr>
            <w:rFonts w:ascii="iCiel Avenir LT Std 35 Light" w:hAnsi="iCiel Avenir LT Std 35 Light" w:cs="Arial"/>
            <w:sz w:val="22"/>
            <w:szCs w:val="22"/>
            <w:rPrChange w:id="8592" w:author="An Tran, ACA (BUV)" w:date="2024-09-13T17:29:00Z" w16du:dateUtc="2024-09-13T10:29:00Z">
              <w:rPr>
                <w:rFonts w:ascii="iCiel Avenir LT Std 35 Light" w:hAnsi="iCiel Avenir LT Std 35 Light" w:cs="Arial"/>
                <w:i/>
                <w:iCs/>
                <w:sz w:val="22"/>
                <w:szCs w:val="22"/>
                <w:lang w:val="vi-VN"/>
              </w:rPr>
            </w:rPrChange>
          </w:rPr>
          <w:delText xml:space="preserve">thư giới thiệu để đăng ký học cao học, sinh viên vui lòng liên hệ với Bộ phận Dịch vụ Hướng nghiệp qua email </w:delText>
        </w:r>
        <w:r w:rsidR="006033B6" w:rsidRPr="00863667" w:rsidDel="00B553BE">
          <w:rPr>
            <w:rFonts w:ascii="iCiel Avenir LT Std 35 Light" w:hAnsi="iCiel Avenir LT Std 35 Light" w:cs="Arial"/>
            <w:color w:val="2F5496" w:themeColor="accent1" w:themeShade="BF"/>
            <w:sz w:val="22"/>
            <w:szCs w:val="22"/>
            <w:rPrChange w:id="8593" w:author="An Tran, ACA (BUV)" w:date="2024-09-13T17:29:00Z" w16du:dateUtc="2024-09-13T10:29:00Z">
              <w:rPr/>
            </w:rPrChange>
          </w:rPr>
          <w:fldChar w:fldCharType="begin"/>
        </w:r>
        <w:r w:rsidR="006033B6" w:rsidRPr="00863667" w:rsidDel="00B553BE">
          <w:rPr>
            <w:rFonts w:ascii="iCiel Avenir LT Std 35 Light" w:hAnsi="iCiel Avenir LT Std 35 Light" w:cs="Arial"/>
            <w:szCs w:val="22"/>
          </w:rPr>
          <w:delInstrText>HYPERLINK "mailto:SE-careers@buv.edu.vn"</w:delInstrText>
        </w:r>
        <w:r w:rsidR="006033B6" w:rsidRPr="00B8666B" w:rsidDel="00B553BE">
          <w:rPr>
            <w:rFonts w:ascii="iCiel Avenir LT Std 35 Light" w:hAnsi="iCiel Avenir LT Std 35 Light" w:cs="Arial"/>
            <w:color w:val="2F5496" w:themeColor="accent1" w:themeShade="BF"/>
            <w:sz w:val="22"/>
            <w:szCs w:val="22"/>
          </w:rPr>
        </w:r>
        <w:r w:rsidR="006033B6" w:rsidRPr="00863667" w:rsidDel="00B553BE">
          <w:rPr>
            <w:color w:val="2F5496" w:themeColor="accent1" w:themeShade="BF"/>
            <w:rPrChange w:id="8594"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00613DA1" w:rsidRPr="00863667" w:rsidDel="00B553BE">
          <w:rPr>
            <w:color w:val="2F5496" w:themeColor="accent1" w:themeShade="BF"/>
            <w:rPrChange w:id="8595" w:author="An Tran, ACA (BUV)" w:date="2024-09-13T17:29:00Z" w16du:dateUtc="2024-09-13T10:29:00Z">
              <w:rPr>
                <w:rStyle w:val="Hyperlink"/>
                <w:rFonts w:ascii="iCiel Avenir LT Std 35 Light" w:hAnsi="iCiel Avenir LT Std 35 Light" w:cs="Arial"/>
                <w:i/>
                <w:iCs/>
                <w:sz w:val="22"/>
                <w:szCs w:val="22"/>
              </w:rPr>
            </w:rPrChange>
          </w:rPr>
          <w:delText>SE-careers@buv.edu.vn</w:delText>
        </w:r>
        <w:r w:rsidR="006033B6" w:rsidRPr="00863667" w:rsidDel="00B553BE">
          <w:rPr>
            <w:color w:val="2F5496" w:themeColor="accent1" w:themeShade="BF"/>
            <w:rPrChange w:id="8596" w:author="An Tran, ACA (BUV)" w:date="2024-09-13T17:29:00Z" w16du:dateUtc="2024-09-13T10:29:00Z">
              <w:rPr>
                <w:rStyle w:val="Hyperlink"/>
                <w:rFonts w:ascii="iCiel Avenir LT Std 35 Light" w:hAnsi="iCiel Avenir LT Std 35 Light" w:cs="Arial"/>
                <w:i/>
                <w:iCs/>
                <w:sz w:val="22"/>
                <w:szCs w:val="22"/>
              </w:rPr>
            </w:rPrChange>
          </w:rPr>
          <w:fldChar w:fldCharType="end"/>
        </w:r>
        <w:r w:rsidR="00354F84" w:rsidRPr="00863667" w:rsidDel="00B553BE">
          <w:rPr>
            <w:rFonts w:ascii="iCiel Avenir LT Std 35 Light" w:hAnsi="iCiel Avenir LT Std 35 Light" w:cs="Arial"/>
            <w:sz w:val="22"/>
            <w:szCs w:val="22"/>
            <w:rPrChange w:id="8597"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Pr="00863667" w:rsidDel="00B553BE">
          <w:rPr>
            <w:rFonts w:ascii="iCiel Avenir LT Std 35 Light" w:hAnsi="iCiel Avenir LT Std 35 Light" w:cs="Arial"/>
            <w:sz w:val="22"/>
            <w:szCs w:val="22"/>
            <w:rPrChange w:id="8598" w:author="An Tran, ACA (BUV)" w:date="2024-09-13T17:29:00Z" w16du:dateUtc="2024-09-13T10:29:00Z">
              <w:rPr>
                <w:rFonts w:ascii="iCiel Avenir LT Std 35 Light" w:hAnsi="iCiel Avenir LT Std 35 Light" w:cs="Arial"/>
                <w:i/>
                <w:iCs/>
                <w:sz w:val="22"/>
                <w:szCs w:val="22"/>
                <w:lang w:val="vi-VN"/>
              </w:rPr>
            </w:rPrChange>
          </w:rPr>
          <w:delText>để được hỗ trợ.</w:delText>
        </w:r>
        <w:bookmarkStart w:id="8599" w:name="_Toc177143646"/>
        <w:bookmarkStart w:id="8600" w:name="_Toc177144001"/>
        <w:bookmarkEnd w:id="8599"/>
        <w:bookmarkEnd w:id="8600"/>
      </w:del>
    </w:p>
    <w:p w14:paraId="6EBA443C" w14:textId="52C0E96B" w:rsidR="00044AB2" w:rsidRPr="00863667" w:rsidDel="00B553BE" w:rsidRDefault="00176912" w:rsidP="00D85019">
      <w:pPr>
        <w:pStyle w:val="Question"/>
        <w:numPr>
          <w:ilvl w:val="0"/>
          <w:numId w:val="24"/>
        </w:numPr>
        <w:tabs>
          <w:tab w:val="left" w:pos="630"/>
          <w:tab w:val="left" w:pos="1080"/>
        </w:tabs>
        <w:spacing w:before="100" w:line="400" w:lineRule="exact"/>
        <w:ind w:left="0" w:firstLine="720"/>
        <w:rPr>
          <w:del w:id="8601" w:author="An Tran, ACA (BUV)" w:date="2024-09-12T22:22:00Z" w16du:dateUtc="2024-09-12T15:22:00Z"/>
          <w:rFonts w:cs="Arial"/>
          <w:szCs w:val="22"/>
          <w:rPrChange w:id="8602" w:author="An Tran, ACA (BUV)" w:date="2024-09-13T17:29:00Z" w16du:dateUtc="2024-09-13T10:29:00Z">
            <w:rPr>
              <w:del w:id="8603" w:author="An Tran, ACA (BUV)" w:date="2024-09-12T22:22:00Z" w16du:dateUtc="2024-09-12T15:22:00Z"/>
              <w:rFonts w:cs="Arial"/>
              <w:i/>
              <w:iCs/>
              <w:szCs w:val="22"/>
              <w:lang w:val="vi-VN"/>
            </w:rPr>
          </w:rPrChange>
        </w:rPr>
      </w:pPr>
      <w:del w:id="8604" w:author="An Tran, ACA (BUV)" w:date="2024-09-12T22:22:00Z" w16du:dateUtc="2024-09-12T15:22:00Z">
        <w:r w:rsidRPr="00863667" w:rsidDel="00B553BE">
          <w:rPr>
            <w:rFonts w:cs="Arial"/>
            <w:szCs w:val="22"/>
            <w:rPrChange w:id="8605" w:author="An Tran, ACA (BUV)" w:date="2024-09-13T17:29:00Z" w16du:dateUtc="2024-09-13T10:29:00Z">
              <w:rPr>
                <w:rFonts w:cs="Arial"/>
                <w:szCs w:val="22"/>
                <w:lang w:val="vi-VN"/>
              </w:rPr>
            </w:rPrChange>
          </w:rPr>
          <w:delText>What are the criteria for BUV Mobility Merit Scholarship Award? / Tiêu chí được đề cử phần thưởng  chương trình học/trải nghiệm quốc tế do BUV tài trợ là gì?</w:delText>
        </w:r>
        <w:bookmarkStart w:id="8606" w:name="_Toc177143647"/>
        <w:bookmarkStart w:id="8607" w:name="_Toc177144002"/>
        <w:bookmarkEnd w:id="8606"/>
        <w:bookmarkEnd w:id="8607"/>
      </w:del>
    </w:p>
    <w:p w14:paraId="7AD8984C" w14:textId="37A642E5" w:rsidR="00044AB2" w:rsidRPr="00863667" w:rsidDel="00B553BE" w:rsidRDefault="00044AB2" w:rsidP="003E1B62">
      <w:pPr>
        <w:tabs>
          <w:tab w:val="left" w:pos="630"/>
          <w:tab w:val="left" w:pos="720"/>
          <w:tab w:val="left" w:pos="1080"/>
        </w:tabs>
        <w:rPr>
          <w:del w:id="8608" w:author="An Tran, ACA (BUV)" w:date="2024-09-12T22:22:00Z" w16du:dateUtc="2024-09-12T15:22:00Z"/>
          <w:rFonts w:ascii="iCiel Avenir LT Std 35 Light" w:hAnsi="iCiel Avenir LT Std 35 Light" w:cs="Arial"/>
          <w:sz w:val="22"/>
          <w:szCs w:val="22"/>
          <w:rPrChange w:id="8609" w:author="An Tran, ACA (BUV)" w:date="2024-09-13T17:29:00Z" w16du:dateUtc="2024-09-13T10:29:00Z">
            <w:rPr>
              <w:del w:id="8610" w:author="An Tran, ACA (BUV)" w:date="2024-09-12T22:22:00Z" w16du:dateUtc="2024-09-12T15:22:00Z"/>
              <w:rFonts w:ascii="iCiel Avenir LT Std 35 Light" w:hAnsi="iCiel Avenir LT Std 35 Light" w:cs="Arial"/>
              <w:sz w:val="22"/>
              <w:szCs w:val="22"/>
              <w:lang w:val="vi-VN"/>
            </w:rPr>
          </w:rPrChange>
        </w:rPr>
      </w:pPr>
      <w:del w:id="8611" w:author="An Tran, ACA (BUV)" w:date="2024-09-12T22:22:00Z" w16du:dateUtc="2024-09-12T15:22:00Z">
        <w:r w:rsidRPr="00863667" w:rsidDel="00B553BE">
          <w:rPr>
            <w:rFonts w:ascii="iCiel Avenir LT Std 35 Light" w:hAnsi="iCiel Avenir LT Std 35 Light" w:cs="Arial"/>
            <w:b/>
            <w:sz w:val="22"/>
            <w:szCs w:val="22"/>
            <w:rPrChange w:id="8612"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613"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614"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615" w:name="_Toc177143648"/>
        <w:bookmarkStart w:id="8616" w:name="_Toc177144003"/>
        <w:bookmarkEnd w:id="8615"/>
        <w:bookmarkEnd w:id="8616"/>
      </w:del>
    </w:p>
    <w:p w14:paraId="140EBC0B" w14:textId="5420DF46" w:rsidR="00176912" w:rsidRPr="00863667" w:rsidDel="00F07309" w:rsidRDefault="00176912" w:rsidP="00F07309">
      <w:pPr>
        <w:tabs>
          <w:tab w:val="left" w:pos="630"/>
          <w:tab w:val="left" w:pos="720"/>
          <w:tab w:val="left" w:pos="1080"/>
        </w:tabs>
        <w:ind w:firstLine="0"/>
        <w:rPr>
          <w:del w:id="8617" w:author="An Tran, ACA (BUV)" w:date="2024-09-12T15:52:00Z" w16du:dateUtc="2024-09-12T08:52:00Z"/>
          <w:rFonts w:ascii="iCiel Avenir LT Std 35 Light" w:hAnsi="iCiel Avenir LT Std 35 Light" w:cs="Arial"/>
          <w:sz w:val="22"/>
          <w:szCs w:val="22"/>
        </w:rPr>
      </w:pPr>
      <w:del w:id="8618" w:author="An Tran, ACA (BUV)" w:date="2024-09-12T15:52:00Z" w16du:dateUtc="2024-09-12T08:52:00Z">
        <w:r w:rsidRPr="00863667" w:rsidDel="00F07309">
          <w:rPr>
            <w:rFonts w:ascii="iCiel Avenir LT Std 35 Light" w:hAnsi="iCiel Avenir LT Std 35 Light" w:cs="Arial"/>
            <w:sz w:val="22"/>
            <w:szCs w:val="22"/>
            <w:rPrChange w:id="8619" w:author="An Tran, ACA (BUV)" w:date="2024-09-13T17:29:00Z" w16du:dateUtc="2024-09-13T10:29:00Z">
              <w:rPr>
                <w:rFonts w:ascii="iCiel Avenir LT Std 35 Light" w:hAnsi="iCiel Avenir LT Std 35 Light"/>
                <w:sz w:val="22"/>
                <w:szCs w:val="22"/>
                <w:lang w:val="vi-VN"/>
              </w:rPr>
            </w:rPrChange>
          </w:rPr>
          <w:delText xml:space="preserve">The number of nominees and awardees within Staffordshire University programmes to gain a  sponsored mobility programme award in the UK is 02 students per year. </w:delText>
        </w:r>
        <w:bookmarkStart w:id="8620" w:name="_Toc177143649"/>
        <w:bookmarkStart w:id="8621" w:name="_Toc177144004"/>
        <w:bookmarkEnd w:id="8620"/>
        <w:bookmarkEnd w:id="8621"/>
      </w:del>
    </w:p>
    <w:p w14:paraId="1450BBE1" w14:textId="7DB05D9A" w:rsidR="00176912" w:rsidRPr="00863667" w:rsidDel="00F07309" w:rsidRDefault="00176912" w:rsidP="003E1B62">
      <w:pPr>
        <w:tabs>
          <w:tab w:val="left" w:pos="630"/>
          <w:tab w:val="left" w:pos="720"/>
          <w:tab w:val="left" w:pos="1080"/>
        </w:tabs>
        <w:ind w:firstLine="0"/>
        <w:rPr>
          <w:del w:id="8622" w:author="An Tran, ACA (BUV)" w:date="2024-09-12T15:52:00Z" w16du:dateUtc="2024-09-12T08:52:00Z"/>
          <w:rFonts w:ascii="iCiel Avenir LT Std 35 Light" w:hAnsi="iCiel Avenir LT Std 35 Light" w:cs="Arial"/>
          <w:sz w:val="22"/>
          <w:szCs w:val="22"/>
          <w:rPrChange w:id="8623" w:author="An Tran, ACA (BUV)" w:date="2024-09-13T17:29:00Z" w16du:dateUtc="2024-09-13T10:29:00Z">
            <w:rPr>
              <w:del w:id="8624" w:author="An Tran, ACA (BUV)" w:date="2024-09-12T15:52:00Z" w16du:dateUtc="2024-09-12T08:52:00Z"/>
              <w:rFonts w:ascii="iCiel Avenir LT Std 35 Light" w:hAnsi="iCiel Avenir LT Std 35 Light"/>
              <w:sz w:val="22"/>
              <w:szCs w:val="22"/>
              <w:lang w:val="vi-VN"/>
            </w:rPr>
          </w:rPrChange>
        </w:rPr>
      </w:pPr>
      <w:del w:id="8625" w:author="An Tran, ACA (BUV)" w:date="2024-09-12T15:52:00Z" w16du:dateUtc="2024-09-12T08:52:00Z">
        <w:r w:rsidRPr="00863667" w:rsidDel="00F07309">
          <w:rPr>
            <w:rFonts w:ascii="iCiel Avenir LT Std 35 Light" w:hAnsi="iCiel Avenir LT Std 35 Light" w:cs="Arial"/>
            <w:sz w:val="22"/>
            <w:szCs w:val="22"/>
            <w:rPrChange w:id="8626" w:author="An Tran, ACA (BUV)" w:date="2024-09-13T17:29:00Z" w16du:dateUtc="2024-09-13T10:29:00Z">
              <w:rPr>
                <w:rFonts w:ascii="iCiel Avenir LT Std 35 Light" w:hAnsi="iCiel Avenir LT Std 35 Light"/>
                <w:sz w:val="22"/>
                <w:szCs w:val="22"/>
                <w:lang w:val="vi-VN"/>
              </w:rPr>
            </w:rPrChange>
          </w:rPr>
          <w:delText xml:space="preserve">To achieve the award, the students must fulfill the following criteria: </w:delText>
        </w:r>
        <w:bookmarkStart w:id="8627" w:name="_Toc177143650"/>
        <w:bookmarkStart w:id="8628" w:name="_Toc177144005"/>
        <w:bookmarkEnd w:id="8627"/>
        <w:bookmarkEnd w:id="8628"/>
      </w:del>
    </w:p>
    <w:p w14:paraId="164D5284" w14:textId="185097AD" w:rsidR="00626E93" w:rsidRPr="00863667" w:rsidDel="00F07309" w:rsidRDefault="00626E93" w:rsidP="00626E93">
      <w:pPr>
        <w:pStyle w:val="ListParagraph"/>
        <w:numPr>
          <w:ilvl w:val="0"/>
          <w:numId w:val="15"/>
        </w:numPr>
        <w:tabs>
          <w:tab w:val="left" w:pos="630"/>
          <w:tab w:val="left" w:pos="720"/>
          <w:tab w:val="left" w:pos="1080"/>
        </w:tabs>
        <w:spacing w:before="0" w:beforeAutospacing="0"/>
        <w:ind w:left="360" w:firstLine="360"/>
        <w:rPr>
          <w:del w:id="8629" w:author="An Tran, ACA (BUV)" w:date="2024-09-12T15:52:00Z" w16du:dateUtc="2024-09-12T08:52:00Z"/>
          <w:rFonts w:ascii="iCiel Avenir LT Std 35 Light" w:hAnsi="iCiel Avenir LT Std 35 Light" w:cs="Arial"/>
          <w:sz w:val="22"/>
          <w:szCs w:val="22"/>
          <w:rPrChange w:id="8630" w:author="An Tran, ACA (BUV)" w:date="2024-09-13T17:29:00Z" w16du:dateUtc="2024-09-13T10:29:00Z">
            <w:rPr>
              <w:del w:id="8631" w:author="An Tran, ACA (BUV)" w:date="2024-09-12T15:52:00Z" w16du:dateUtc="2024-09-12T08:52:00Z"/>
              <w:rFonts w:ascii="iCiel Avenir LT Std 35 Light" w:hAnsi="iCiel Avenir LT Std 35 Light" w:cs="Arial"/>
              <w:sz w:val="22"/>
              <w:szCs w:val="22"/>
              <w:lang w:val="vi-VN"/>
            </w:rPr>
          </w:rPrChange>
        </w:rPr>
      </w:pPr>
      <w:del w:id="8632" w:author="An Tran, ACA (BUV)" w:date="2024-09-12T15:52:00Z" w16du:dateUtc="2024-09-12T08:52:00Z">
        <w:r w:rsidRPr="00863667" w:rsidDel="00F07309">
          <w:rPr>
            <w:rFonts w:ascii="iCiel Avenir LT Std 35 Light" w:hAnsi="iCiel Avenir LT Std 35 Light" w:cs="Arial"/>
            <w:sz w:val="22"/>
            <w:szCs w:val="22"/>
            <w:rPrChange w:id="8633" w:author="An Tran, ACA (BUV)" w:date="2024-09-13T17:29:00Z" w16du:dateUtc="2024-09-13T10:29:00Z">
              <w:rPr>
                <w:rFonts w:ascii="iCiel Avenir LT Std 35 Light" w:hAnsi="iCiel Avenir LT Std 35 Light" w:cs="Arial"/>
                <w:sz w:val="22"/>
                <w:szCs w:val="22"/>
                <w:lang w:val="vi-VN"/>
              </w:rPr>
            </w:rPrChange>
          </w:rPr>
          <w:delText>The nominees and awardees must be current and active students in BUV;</w:delText>
        </w:r>
        <w:bookmarkStart w:id="8634" w:name="_Toc177143651"/>
        <w:bookmarkStart w:id="8635" w:name="_Toc177144006"/>
        <w:bookmarkEnd w:id="8634"/>
        <w:bookmarkEnd w:id="8635"/>
      </w:del>
    </w:p>
    <w:p w14:paraId="2F635670" w14:textId="14B1EDD3" w:rsidR="00626E93" w:rsidRPr="00863667" w:rsidDel="00F07309" w:rsidRDefault="00626E93" w:rsidP="00626E93">
      <w:pPr>
        <w:pStyle w:val="ListParagraph"/>
        <w:numPr>
          <w:ilvl w:val="0"/>
          <w:numId w:val="15"/>
        </w:numPr>
        <w:tabs>
          <w:tab w:val="left" w:pos="630"/>
          <w:tab w:val="left" w:pos="720"/>
          <w:tab w:val="left" w:pos="1080"/>
        </w:tabs>
        <w:spacing w:before="0" w:beforeAutospacing="0"/>
        <w:ind w:left="360" w:firstLine="360"/>
        <w:rPr>
          <w:del w:id="8636" w:author="An Tran, ACA (BUV)" w:date="2024-09-12T15:52:00Z" w16du:dateUtc="2024-09-12T08:52:00Z"/>
          <w:rFonts w:ascii="iCiel Avenir LT Std 35 Light" w:hAnsi="iCiel Avenir LT Std 35 Light" w:cs="Arial"/>
          <w:sz w:val="22"/>
          <w:szCs w:val="22"/>
          <w:rPrChange w:id="8637" w:author="An Tran, ACA (BUV)" w:date="2024-09-13T17:29:00Z" w16du:dateUtc="2024-09-13T10:29:00Z">
            <w:rPr>
              <w:del w:id="8638" w:author="An Tran, ACA (BUV)" w:date="2024-09-12T15:52:00Z" w16du:dateUtc="2024-09-12T08:52:00Z"/>
              <w:rFonts w:ascii="iCiel Avenir LT Std 35 Light" w:hAnsi="iCiel Avenir LT Std 35 Light" w:cs="Arial"/>
              <w:sz w:val="22"/>
              <w:szCs w:val="22"/>
              <w:lang w:val="vi-VN"/>
            </w:rPr>
          </w:rPrChange>
        </w:rPr>
      </w:pPr>
      <w:del w:id="8639" w:author="An Tran, ACA (BUV)" w:date="2024-09-12T15:52:00Z" w16du:dateUtc="2024-09-12T08:52:00Z">
        <w:r w:rsidRPr="00863667" w:rsidDel="00F07309">
          <w:rPr>
            <w:rFonts w:ascii="iCiel Avenir LT Std 35 Light" w:hAnsi="iCiel Avenir LT Std 35 Light" w:cs="Arial"/>
            <w:sz w:val="22"/>
            <w:szCs w:val="22"/>
            <w:rPrChange w:id="8640" w:author="An Tran, ACA (BUV)" w:date="2024-09-13T17:29:00Z" w16du:dateUtc="2024-09-13T10:29:00Z">
              <w:rPr>
                <w:rFonts w:ascii="iCiel Avenir LT Std 35 Light" w:hAnsi="iCiel Avenir LT Std 35 Light" w:cs="Arial"/>
                <w:sz w:val="22"/>
                <w:szCs w:val="22"/>
                <w:lang w:val="vi-VN"/>
              </w:rPr>
            </w:rPrChange>
          </w:rPr>
          <w:delText xml:space="preserve">The nominees and awardees must be in Year </w:delText>
        </w:r>
        <w:r w:rsidRPr="00863667" w:rsidDel="00F07309">
          <w:rPr>
            <w:rFonts w:ascii="iCiel Avenir LT Std 35 Light" w:hAnsi="iCiel Avenir LT Std 35 Light" w:cs="Arial"/>
            <w:sz w:val="22"/>
            <w:szCs w:val="22"/>
          </w:rPr>
          <w:delText>2</w:delText>
        </w:r>
        <w:r w:rsidRPr="00863667" w:rsidDel="00F07309">
          <w:rPr>
            <w:rFonts w:ascii="iCiel Avenir LT Std 35 Light" w:hAnsi="iCiel Avenir LT Std 35 Light" w:cs="Arial"/>
            <w:sz w:val="22"/>
            <w:szCs w:val="22"/>
            <w:rPrChange w:id="8641" w:author="An Tran, ACA (BUV)" w:date="2024-09-13T17:29:00Z" w16du:dateUtc="2024-09-13T10:29:00Z">
              <w:rPr>
                <w:rFonts w:ascii="iCiel Avenir LT Std 35 Light" w:hAnsi="iCiel Avenir LT Std 35 Light" w:cs="Arial"/>
                <w:sz w:val="22"/>
                <w:szCs w:val="22"/>
                <w:lang w:val="vi-VN"/>
              </w:rPr>
            </w:rPrChange>
          </w:rPr>
          <w:delText xml:space="preserve"> Semester 1 or Year 2 Semester 2 or Year 3 Semester 1 at the time of selection.</w:delText>
        </w:r>
        <w:bookmarkStart w:id="8642" w:name="_Toc177143652"/>
        <w:bookmarkStart w:id="8643" w:name="_Toc177144007"/>
        <w:bookmarkEnd w:id="8642"/>
        <w:bookmarkEnd w:id="8643"/>
      </w:del>
    </w:p>
    <w:p w14:paraId="10F7E147" w14:textId="0F06DECE" w:rsidR="00626E93" w:rsidRPr="00863667" w:rsidDel="00F07309" w:rsidRDefault="00626E93" w:rsidP="00626E93">
      <w:pPr>
        <w:pStyle w:val="ListParagraph"/>
        <w:numPr>
          <w:ilvl w:val="0"/>
          <w:numId w:val="15"/>
        </w:numPr>
        <w:tabs>
          <w:tab w:val="left" w:pos="630"/>
          <w:tab w:val="left" w:pos="720"/>
          <w:tab w:val="left" w:pos="1080"/>
        </w:tabs>
        <w:ind w:left="360" w:firstLine="360"/>
        <w:rPr>
          <w:del w:id="8644" w:author="An Tran, ACA (BUV)" w:date="2024-09-12T15:52:00Z" w16du:dateUtc="2024-09-12T08:52:00Z"/>
          <w:rFonts w:ascii="iCiel Avenir LT Std 35 Light" w:hAnsi="iCiel Avenir LT Std 35 Light" w:cs="Arial"/>
          <w:sz w:val="22"/>
          <w:szCs w:val="22"/>
          <w:rPrChange w:id="8645" w:author="An Tran, ACA (BUV)" w:date="2024-09-13T17:29:00Z" w16du:dateUtc="2024-09-13T10:29:00Z">
            <w:rPr>
              <w:del w:id="8646" w:author="An Tran, ACA (BUV)" w:date="2024-09-12T15:52:00Z" w16du:dateUtc="2024-09-12T08:52:00Z"/>
              <w:rFonts w:ascii="iCiel Avenir LT Std 35 Light" w:hAnsi="iCiel Avenir LT Std 35 Light" w:cs="Arial"/>
              <w:sz w:val="22"/>
              <w:szCs w:val="22"/>
              <w:lang w:val="vi-VN"/>
            </w:rPr>
          </w:rPrChange>
        </w:rPr>
      </w:pPr>
      <w:del w:id="8647" w:author="An Tran, ACA (BUV)" w:date="2024-09-12T15:52:00Z" w16du:dateUtc="2024-09-12T08:52:00Z">
        <w:r w:rsidRPr="00863667" w:rsidDel="00F07309">
          <w:rPr>
            <w:rFonts w:ascii="iCiel Avenir LT Std 35 Light" w:hAnsi="iCiel Avenir LT Std 35 Light" w:cs="Arial"/>
            <w:sz w:val="22"/>
            <w:szCs w:val="22"/>
            <w:rPrChange w:id="8648" w:author="An Tran, ACA (BUV)" w:date="2024-09-13T17:29:00Z" w16du:dateUtc="2024-09-13T10:29:00Z">
              <w:rPr>
                <w:rFonts w:ascii="iCiel Avenir LT Std 35 Light" w:hAnsi="iCiel Avenir LT Std 35 Light" w:cs="Arial"/>
                <w:sz w:val="22"/>
                <w:szCs w:val="22"/>
                <w:lang w:val="vi-VN"/>
              </w:rPr>
            </w:rPrChange>
          </w:rPr>
          <w:delText xml:space="preserve">The 02 nominees and awardees must have the highest </w:delText>
        </w:r>
        <w:r w:rsidRPr="00863667" w:rsidDel="00F07309">
          <w:rPr>
            <w:rFonts w:ascii="iCiel Avenir LT Std 35 Light" w:hAnsi="iCiel Avenir LT Std 35 Light" w:cs="Arial"/>
            <w:sz w:val="22"/>
            <w:szCs w:val="22"/>
          </w:rPr>
          <w:delText>cohort's</w:delText>
        </w:r>
        <w:r w:rsidRPr="00863667" w:rsidDel="00F07309">
          <w:rPr>
            <w:rFonts w:ascii="iCiel Avenir LT Std 35 Light" w:hAnsi="iCiel Avenir LT Std 35 Light" w:cs="Arial"/>
            <w:sz w:val="22"/>
            <w:szCs w:val="22"/>
            <w:rPrChange w:id="8649" w:author="An Tran, ACA (BUV)" w:date="2024-09-13T17:29:00Z" w16du:dateUtc="2024-09-13T10:29:00Z">
              <w:rPr>
                <w:rFonts w:ascii="iCiel Avenir LT Std 35 Light" w:hAnsi="iCiel Avenir LT Std 35 Light" w:cs="Arial"/>
                <w:sz w:val="22"/>
                <w:szCs w:val="22"/>
                <w:lang w:val="vi-VN"/>
              </w:rPr>
            </w:rPrChange>
          </w:rPr>
          <w:delText xml:space="preserve"> average scores of the previous academic year</w:delText>
        </w:r>
        <w:r w:rsidRPr="00863667" w:rsidDel="00F07309">
          <w:rPr>
            <w:rFonts w:ascii="iCiel Avenir LT Std 35 Light" w:hAnsi="iCiel Avenir LT Std 35 Light" w:cs="Arial"/>
            <w:sz w:val="22"/>
            <w:szCs w:val="22"/>
          </w:rPr>
          <w:delText>;</w:delText>
        </w:r>
        <w:bookmarkStart w:id="8650" w:name="_Toc177143653"/>
        <w:bookmarkStart w:id="8651" w:name="_Toc177144008"/>
        <w:bookmarkEnd w:id="8650"/>
        <w:bookmarkEnd w:id="8651"/>
      </w:del>
    </w:p>
    <w:p w14:paraId="108A2B6D" w14:textId="745B8A48" w:rsidR="00626E93" w:rsidRPr="00863667" w:rsidDel="00F07309" w:rsidRDefault="00626E93" w:rsidP="00626E93">
      <w:pPr>
        <w:pStyle w:val="ListParagraph"/>
        <w:numPr>
          <w:ilvl w:val="0"/>
          <w:numId w:val="15"/>
        </w:numPr>
        <w:tabs>
          <w:tab w:val="left" w:pos="630"/>
          <w:tab w:val="left" w:pos="720"/>
          <w:tab w:val="left" w:pos="1080"/>
        </w:tabs>
        <w:spacing w:line="400" w:lineRule="atLeast"/>
        <w:ind w:left="360" w:firstLine="360"/>
        <w:rPr>
          <w:del w:id="8652" w:author="An Tran, ACA (BUV)" w:date="2024-09-12T15:52:00Z" w16du:dateUtc="2024-09-12T08:52:00Z"/>
          <w:rFonts w:ascii="iCiel Avenir LT Std 35 Light" w:hAnsi="iCiel Avenir LT Std 35 Light" w:cs="Arial"/>
          <w:sz w:val="22"/>
          <w:szCs w:val="22"/>
          <w:rPrChange w:id="8653" w:author="An Tran, ACA (BUV)" w:date="2024-09-13T17:29:00Z" w16du:dateUtc="2024-09-13T10:29:00Z">
            <w:rPr>
              <w:del w:id="8654" w:author="An Tran, ACA (BUV)" w:date="2024-09-12T15:52:00Z" w16du:dateUtc="2024-09-12T08:52:00Z"/>
              <w:rFonts w:ascii="iCiel Avenir LT Std 35 Light" w:hAnsi="iCiel Avenir LT Std 35 Light" w:cs="Arial"/>
              <w:sz w:val="22"/>
              <w:szCs w:val="22"/>
              <w:lang w:val="vi-VN"/>
            </w:rPr>
          </w:rPrChange>
        </w:rPr>
      </w:pPr>
      <w:del w:id="8655" w:author="An Tran, ACA (BUV)" w:date="2024-09-12T15:52:00Z" w16du:dateUtc="2024-09-12T08:52:00Z">
        <w:r w:rsidRPr="00863667" w:rsidDel="00F07309">
          <w:rPr>
            <w:rFonts w:ascii="iCiel Avenir LT Std 35 Light" w:hAnsi="iCiel Avenir LT Std 35 Light" w:cs="Arial"/>
            <w:sz w:val="22"/>
            <w:szCs w:val="22"/>
            <w:rPrChange w:id="8656" w:author="An Tran, ACA (BUV)" w:date="2024-09-13T17:29:00Z" w16du:dateUtc="2024-09-13T10:29:00Z">
              <w:rPr>
                <w:rFonts w:ascii="iCiel Avenir LT Std 35 Light" w:hAnsi="iCiel Avenir LT Std 35 Light" w:cs="Arial"/>
                <w:sz w:val="22"/>
                <w:szCs w:val="22"/>
                <w:lang w:val="vi-VN"/>
              </w:rPr>
            </w:rPrChange>
          </w:rPr>
          <w:delText xml:space="preserve">The 02 nominees and awardees have no Academic Misconduct and no violation of BUV Student Code of Conduct that led to disciplinary decision of temporary suspension or higher. </w:delText>
        </w:r>
        <w:bookmarkStart w:id="8657" w:name="_Toc177143654"/>
        <w:bookmarkStart w:id="8658" w:name="_Toc177144009"/>
        <w:bookmarkEnd w:id="8657"/>
        <w:bookmarkEnd w:id="8658"/>
      </w:del>
    </w:p>
    <w:p w14:paraId="3674F966" w14:textId="47139AAC" w:rsidR="00626E93" w:rsidRPr="00863667" w:rsidDel="00F07309" w:rsidRDefault="00626E93" w:rsidP="00626E93">
      <w:pPr>
        <w:spacing w:after="0" w:afterAutospacing="0" w:line="400" w:lineRule="atLeast"/>
        <w:rPr>
          <w:del w:id="8659" w:author="An Tran, ACA (BUV)" w:date="2024-09-12T15:52:00Z" w16du:dateUtc="2024-09-12T08:52:00Z"/>
          <w:rFonts w:ascii="iCiel Avenir LT Std 35 Light" w:hAnsi="iCiel Avenir LT Std 35 Light" w:cs="Arial"/>
          <w:sz w:val="22"/>
          <w:szCs w:val="22"/>
          <w:rPrChange w:id="8660" w:author="An Tran, ACA (BUV)" w:date="2024-09-13T17:29:00Z" w16du:dateUtc="2024-09-13T10:29:00Z">
            <w:rPr>
              <w:del w:id="8661" w:author="An Tran, ACA (BUV)" w:date="2024-09-12T15:52:00Z" w16du:dateUtc="2024-09-12T08:52:00Z"/>
              <w:rFonts w:ascii="iCiel Avenir LT Std 35 Light" w:hAnsi="iCiel Avenir LT Std 35 Light" w:cs="Calibri"/>
              <w:i/>
              <w:iCs/>
              <w:sz w:val="22"/>
              <w:szCs w:val="22"/>
            </w:rPr>
          </w:rPrChange>
        </w:rPr>
      </w:pPr>
      <w:del w:id="8662" w:author="An Tran, ACA (BUV)" w:date="2024-09-12T15:52:00Z" w16du:dateUtc="2024-09-12T08:52:00Z">
        <w:r w:rsidRPr="00863667" w:rsidDel="00F07309">
          <w:rPr>
            <w:rFonts w:ascii="iCiel Avenir LT Std 35 Light" w:hAnsi="iCiel Avenir LT Std 35 Light" w:cs="Arial"/>
            <w:sz w:val="22"/>
            <w:szCs w:val="22"/>
            <w:rPrChange w:id="8663" w:author="An Tran, ACA (BUV)" w:date="2024-09-13T17:29:00Z" w16du:dateUtc="2024-09-13T10:29:00Z">
              <w:rPr>
                <w:rFonts w:ascii="iCiel Avenir LT Std 35 Light" w:hAnsi="iCiel Avenir LT Std 35 Light"/>
                <w:i/>
                <w:iCs/>
                <w:sz w:val="22"/>
                <w:szCs w:val="22"/>
                <w:lang w:val="vi-VN"/>
              </w:rPr>
            </w:rPrChange>
          </w:rPr>
          <w:delText>S</w:delText>
        </w:r>
        <w:r w:rsidRPr="00863667" w:rsidDel="00F07309">
          <w:rPr>
            <w:rFonts w:ascii="iCiel Avenir LT Std 35 Light" w:hAnsi="iCiel Avenir LT Std 35 Light" w:cs="Arial"/>
            <w:sz w:val="22"/>
            <w:szCs w:val="22"/>
            <w:rPrChange w:id="8664" w:author="An Tran, ACA (BUV)" w:date="2024-09-13T17:29:00Z" w16du:dateUtc="2024-09-13T10:29:00Z">
              <w:rPr>
                <w:rFonts w:ascii="iCiel Avenir LT Std 35 Light" w:hAnsi="iCiel Avenir LT Std 35 Light" w:cs="Calibri"/>
                <w:i/>
                <w:iCs/>
                <w:sz w:val="22"/>
                <w:szCs w:val="22"/>
                <w:lang w:val="vi-VN"/>
              </w:rPr>
            </w:rPrChange>
          </w:rPr>
          <w:delText xml:space="preserve">ố lượng sinh viên chương trình </w:delText>
        </w:r>
        <w:r w:rsidRPr="00863667" w:rsidDel="00F07309">
          <w:rPr>
            <w:rFonts w:ascii="iCiel Avenir LT Std 35 Light" w:hAnsi="iCiel Avenir LT Std 35 Light" w:cs="Arial"/>
            <w:sz w:val="22"/>
            <w:szCs w:val="22"/>
            <w:rPrChange w:id="8665" w:author="An Tran, ACA (BUV)" w:date="2024-09-13T17:29:00Z" w16du:dateUtc="2024-09-13T10:29:00Z">
              <w:rPr>
                <w:rFonts w:ascii="iCiel Avenir LT Std 35 Light" w:hAnsi="iCiel Avenir LT Std 35 Light" w:cs="Calibri"/>
                <w:i/>
                <w:iCs/>
                <w:sz w:val="22"/>
                <w:szCs w:val="22"/>
              </w:rPr>
            </w:rPrChange>
          </w:rPr>
          <w:delText xml:space="preserve">học do </w:delText>
        </w:r>
        <w:r w:rsidRPr="00863667" w:rsidDel="00F07309">
          <w:rPr>
            <w:rFonts w:ascii="iCiel Avenir LT Std 35 Light" w:hAnsi="iCiel Avenir LT Std 35 Light" w:cs="Arial"/>
            <w:sz w:val="22"/>
            <w:szCs w:val="22"/>
            <w:rPrChange w:id="8666" w:author="An Tran, ACA (BUV)" w:date="2024-09-13T17:29:00Z" w16du:dateUtc="2024-09-13T10:29:00Z">
              <w:rPr>
                <w:rFonts w:ascii="iCiel Avenir LT Std 35 Light" w:hAnsi="iCiel Avenir LT Std 35 Light" w:cs="Calibri"/>
                <w:i/>
                <w:iCs/>
                <w:sz w:val="22"/>
                <w:szCs w:val="22"/>
                <w:lang w:val="vi-VN"/>
              </w:rPr>
            </w:rPrChange>
          </w:rPr>
          <w:delText>SU</w:delText>
        </w:r>
        <w:r w:rsidRPr="00863667" w:rsidDel="00F07309">
          <w:rPr>
            <w:rFonts w:ascii="iCiel Avenir LT Std 35 Light" w:hAnsi="iCiel Avenir LT Std 35 Light" w:cs="Arial"/>
            <w:sz w:val="22"/>
            <w:szCs w:val="22"/>
            <w:rPrChange w:id="8667" w:author="An Tran, ACA (BUV)" w:date="2024-09-13T17:29:00Z" w16du:dateUtc="2024-09-13T10:29:00Z">
              <w:rPr>
                <w:rFonts w:ascii="iCiel Avenir LT Std 35 Light" w:hAnsi="iCiel Avenir LT Std 35 Light" w:cs="Calibri"/>
                <w:i/>
                <w:iCs/>
                <w:sz w:val="22"/>
                <w:szCs w:val="22"/>
              </w:rPr>
            </w:rPrChange>
          </w:rPr>
          <w:delText xml:space="preserve"> cấp bằng</w:delText>
        </w:r>
        <w:r w:rsidRPr="00863667" w:rsidDel="00F07309">
          <w:rPr>
            <w:rFonts w:ascii="iCiel Avenir LT Std 35 Light" w:hAnsi="iCiel Avenir LT Std 35 Light" w:cs="Arial"/>
            <w:sz w:val="22"/>
            <w:szCs w:val="22"/>
            <w:rPrChange w:id="8668" w:author="An Tran, ACA (BUV)" w:date="2024-09-13T17:29:00Z" w16du:dateUtc="2024-09-13T10:29:00Z">
              <w:rPr>
                <w:rFonts w:ascii="iCiel Avenir LT Std 35 Light" w:hAnsi="iCiel Avenir LT Std 35 Light" w:cs="Calibri"/>
                <w:i/>
                <w:iCs/>
                <w:sz w:val="22"/>
                <w:szCs w:val="22"/>
                <w:lang w:val="vi-VN"/>
              </w:rPr>
            </w:rPrChange>
          </w:rPr>
          <w:delText xml:space="preserve"> được đề cử phần thưởng </w:delText>
        </w:r>
        <w:r w:rsidRPr="00863667" w:rsidDel="00F07309">
          <w:rPr>
            <w:rFonts w:ascii="iCiel Avenir LT Std 35 Light" w:hAnsi="iCiel Avenir LT Std 35 Light" w:cs="Arial"/>
            <w:sz w:val="22"/>
            <w:szCs w:val="22"/>
            <w:rPrChange w:id="8669" w:author="An Tran, ACA (BUV)" w:date="2024-09-13T17:29:00Z" w16du:dateUtc="2024-09-13T10:29:00Z">
              <w:rPr>
                <w:rFonts w:ascii="iCiel Avenir LT Std 35 Light" w:hAnsi="iCiel Avenir LT Std 35 Light" w:cs="Calibri"/>
                <w:i/>
                <w:iCs/>
                <w:sz w:val="22"/>
                <w:szCs w:val="22"/>
              </w:rPr>
            </w:rPrChange>
          </w:rPr>
          <w:delText>tham gia một chương trình học/trải nghiệm ở nước ngoài</w:delText>
        </w:r>
        <w:r w:rsidRPr="00863667" w:rsidDel="00F07309">
          <w:rPr>
            <w:rFonts w:ascii="iCiel Avenir LT Std 35 Light" w:hAnsi="iCiel Avenir LT Std 35 Light" w:cs="Arial"/>
            <w:sz w:val="22"/>
            <w:szCs w:val="22"/>
            <w:rPrChange w:id="8670" w:author="An Tran, ACA (BUV)" w:date="2024-09-13T17:29:00Z" w16du:dateUtc="2024-09-13T10:29:00Z">
              <w:rPr>
                <w:rFonts w:ascii="iCiel Avenir LT Std 35 Light" w:hAnsi="iCiel Avenir LT Std 35 Light" w:cs="Calibri"/>
                <w:i/>
                <w:iCs/>
                <w:sz w:val="22"/>
                <w:szCs w:val="22"/>
                <w:lang w:val="vi-VN"/>
              </w:rPr>
            </w:rPrChange>
          </w:rPr>
          <w:delText xml:space="preserve"> </w:delText>
        </w:r>
        <w:r w:rsidRPr="00863667" w:rsidDel="00F07309">
          <w:rPr>
            <w:rFonts w:ascii="iCiel Avenir LT Std 35 Light" w:hAnsi="iCiel Avenir LT Std 35 Light" w:cs="Arial"/>
            <w:sz w:val="22"/>
            <w:szCs w:val="22"/>
            <w:rPrChange w:id="8671" w:author="An Tran, ACA (BUV)" w:date="2024-09-13T17:29:00Z" w16du:dateUtc="2024-09-13T10:29:00Z">
              <w:rPr>
                <w:rFonts w:ascii="iCiel Avenir LT Std 35 Light" w:hAnsi="iCiel Avenir LT Std 35 Light" w:cs="Calibri"/>
                <w:i/>
                <w:iCs/>
                <w:sz w:val="22"/>
                <w:szCs w:val="22"/>
              </w:rPr>
            </w:rPrChange>
          </w:rPr>
          <w:delText>do BUV tài trợ</w:delText>
        </w:r>
        <w:r w:rsidRPr="00863667" w:rsidDel="00F07309">
          <w:rPr>
            <w:rFonts w:ascii="iCiel Avenir LT Std 35 Light" w:hAnsi="iCiel Avenir LT Std 35 Light" w:cs="Arial"/>
            <w:sz w:val="22"/>
            <w:szCs w:val="22"/>
            <w:rPrChange w:id="8672" w:author="An Tran, ACA (BUV)" w:date="2024-09-13T17:29:00Z" w16du:dateUtc="2024-09-13T10:29:00Z">
              <w:rPr>
                <w:rFonts w:ascii="iCiel Avenir LT Std 35 Light" w:hAnsi="iCiel Avenir LT Std 35 Light" w:cs="Calibri"/>
                <w:i/>
                <w:iCs/>
                <w:sz w:val="22"/>
                <w:szCs w:val="22"/>
                <w:lang w:val="vi-VN"/>
              </w:rPr>
            </w:rPrChange>
          </w:rPr>
          <w:delText xml:space="preserve"> là 02 sinh viên mỗi năm</w:delText>
        </w:r>
        <w:r w:rsidRPr="00863667" w:rsidDel="00F07309">
          <w:rPr>
            <w:rFonts w:ascii="iCiel Avenir LT Std 35 Light" w:hAnsi="iCiel Avenir LT Std 35 Light" w:cs="Arial"/>
            <w:sz w:val="22"/>
            <w:szCs w:val="22"/>
            <w:rPrChange w:id="8673" w:author="An Tran, ACA (BUV)" w:date="2024-09-13T17:29:00Z" w16du:dateUtc="2024-09-13T10:29:00Z">
              <w:rPr>
                <w:rFonts w:ascii="iCiel Avenir LT Std 35 Light" w:hAnsi="iCiel Avenir LT Std 35 Light" w:cs="Calibri"/>
                <w:i/>
                <w:iCs/>
                <w:sz w:val="22"/>
                <w:szCs w:val="22"/>
              </w:rPr>
            </w:rPrChange>
          </w:rPr>
          <w:delText>.</w:delText>
        </w:r>
        <w:bookmarkStart w:id="8674" w:name="_Toc177143655"/>
        <w:bookmarkStart w:id="8675" w:name="_Toc177144010"/>
        <w:bookmarkEnd w:id="8674"/>
        <w:bookmarkEnd w:id="8675"/>
      </w:del>
    </w:p>
    <w:p w14:paraId="6A5B8FCF" w14:textId="0A84C306" w:rsidR="00626E93" w:rsidRPr="00863667" w:rsidDel="00F07309" w:rsidRDefault="00626E93" w:rsidP="00626E93">
      <w:pPr>
        <w:spacing w:before="0" w:beforeAutospacing="0" w:after="0" w:afterAutospacing="0"/>
        <w:rPr>
          <w:del w:id="8676" w:author="An Tran, ACA (BUV)" w:date="2024-09-12T15:52:00Z" w16du:dateUtc="2024-09-12T08:52:00Z"/>
          <w:rFonts w:ascii="iCiel Avenir LT Std 35 Light" w:hAnsi="iCiel Avenir LT Std 35 Light" w:cs="Arial"/>
          <w:sz w:val="22"/>
          <w:szCs w:val="22"/>
          <w:rPrChange w:id="8677" w:author="An Tran, ACA (BUV)" w:date="2024-09-13T17:29:00Z" w16du:dateUtc="2024-09-13T10:29:00Z">
            <w:rPr>
              <w:del w:id="8678" w:author="An Tran, ACA (BUV)" w:date="2024-09-12T15:52:00Z" w16du:dateUtc="2024-09-12T08:52:00Z"/>
              <w:rFonts w:ascii="iCiel Avenir LT Std 35 Light" w:hAnsi="iCiel Avenir LT Std 35 Light" w:cs="Calibri"/>
              <w:i/>
              <w:iCs/>
              <w:sz w:val="22"/>
              <w:szCs w:val="22"/>
              <w:lang w:val="vi-VN"/>
            </w:rPr>
          </w:rPrChange>
        </w:rPr>
      </w:pPr>
      <w:del w:id="8679" w:author="An Tran, ACA (BUV)" w:date="2024-09-12T15:52:00Z" w16du:dateUtc="2024-09-12T08:52:00Z">
        <w:r w:rsidRPr="00863667" w:rsidDel="00F07309">
          <w:rPr>
            <w:rFonts w:ascii="iCiel Avenir LT Std 35 Light" w:hAnsi="iCiel Avenir LT Std 35 Light" w:cs="Arial"/>
            <w:sz w:val="22"/>
            <w:szCs w:val="22"/>
            <w:rPrChange w:id="8680" w:author="An Tran, ACA (BUV)" w:date="2024-09-13T17:29:00Z" w16du:dateUtc="2024-09-13T10:29:00Z">
              <w:rPr>
                <w:rFonts w:ascii="iCiel Avenir LT Std 35 Light" w:hAnsi="iCiel Avenir LT Std 35 Light" w:cs="Calibri"/>
                <w:i/>
                <w:iCs/>
                <w:sz w:val="22"/>
                <w:szCs w:val="22"/>
                <w:lang w:val="vi-VN"/>
              </w:rPr>
            </w:rPrChange>
          </w:rPr>
          <w:delText xml:space="preserve">Để đạt được phần thưởng </w:delText>
        </w:r>
        <w:r w:rsidRPr="00863667" w:rsidDel="00F07309">
          <w:rPr>
            <w:rFonts w:ascii="iCiel Avenir LT Std 35 Light" w:hAnsi="iCiel Avenir LT Std 35 Light" w:cs="Arial"/>
            <w:sz w:val="22"/>
            <w:szCs w:val="22"/>
            <w:rPrChange w:id="8681" w:author="An Tran, ACA (BUV)" w:date="2024-09-13T17:29:00Z" w16du:dateUtc="2024-09-13T10:29:00Z">
              <w:rPr>
                <w:rFonts w:ascii="iCiel Avenir LT Std 35 Light" w:hAnsi="iCiel Avenir LT Std 35 Light" w:cs="Calibri"/>
                <w:i/>
                <w:iCs/>
                <w:sz w:val="22"/>
                <w:szCs w:val="22"/>
              </w:rPr>
            </w:rPrChange>
          </w:rPr>
          <w:delText>này</w:delText>
        </w:r>
        <w:r w:rsidRPr="00863667" w:rsidDel="00F07309">
          <w:rPr>
            <w:rFonts w:ascii="iCiel Avenir LT Std 35 Light" w:hAnsi="iCiel Avenir LT Std 35 Light" w:cs="Arial"/>
            <w:sz w:val="22"/>
            <w:szCs w:val="22"/>
            <w:rPrChange w:id="8682" w:author="An Tran, ACA (BUV)" w:date="2024-09-13T17:29:00Z" w16du:dateUtc="2024-09-13T10:29:00Z">
              <w:rPr>
                <w:rFonts w:ascii="iCiel Avenir LT Std 35 Light" w:hAnsi="iCiel Avenir LT Std 35 Light" w:cs="Calibri"/>
                <w:i/>
                <w:iCs/>
                <w:sz w:val="22"/>
                <w:szCs w:val="22"/>
                <w:lang w:val="vi-VN"/>
              </w:rPr>
            </w:rPrChange>
          </w:rPr>
          <w:delText>, sinh viên phải đáp ứng các tiêu chí sau:</w:delText>
        </w:r>
        <w:bookmarkStart w:id="8683" w:name="_Toc177143656"/>
        <w:bookmarkStart w:id="8684" w:name="_Toc177144011"/>
        <w:bookmarkEnd w:id="8683"/>
        <w:bookmarkEnd w:id="8684"/>
      </w:del>
    </w:p>
    <w:p w14:paraId="55A8ED89" w14:textId="3E45F3DE" w:rsidR="00626E93" w:rsidRPr="00863667" w:rsidDel="00F07309"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8685" w:author="An Tran, ACA (BUV)" w:date="2024-09-12T15:52:00Z" w16du:dateUtc="2024-09-12T08:52:00Z"/>
          <w:rFonts w:ascii="iCiel Avenir LT Std 35 Light" w:hAnsi="iCiel Avenir LT Std 35 Light" w:cs="Arial"/>
          <w:sz w:val="22"/>
          <w:szCs w:val="22"/>
          <w:rPrChange w:id="8686" w:author="An Tran, ACA (BUV)" w:date="2024-09-13T17:29:00Z" w16du:dateUtc="2024-09-13T10:29:00Z">
            <w:rPr>
              <w:del w:id="8687" w:author="An Tran, ACA (BUV)" w:date="2024-09-12T15:52:00Z" w16du:dateUtc="2024-09-12T08:52:00Z"/>
              <w:rFonts w:ascii="iCiel Avenir LT Std 35 Light" w:hAnsi="iCiel Avenir LT Std 35 Light" w:cs="Arial"/>
              <w:i/>
              <w:iCs/>
              <w:sz w:val="22"/>
              <w:szCs w:val="22"/>
              <w:lang w:val="vi-VN"/>
            </w:rPr>
          </w:rPrChange>
        </w:rPr>
      </w:pPr>
      <w:del w:id="8688" w:author="An Tran, ACA (BUV)" w:date="2024-09-12T15:52:00Z" w16du:dateUtc="2024-09-12T08:52:00Z">
        <w:r w:rsidRPr="00863667" w:rsidDel="00F07309">
          <w:rPr>
            <w:rFonts w:ascii="iCiel Avenir LT Std 35 Light" w:hAnsi="iCiel Avenir LT Std 35 Light" w:cs="Arial"/>
            <w:sz w:val="22"/>
            <w:szCs w:val="22"/>
            <w:rPrChange w:id="8689" w:author="An Tran, ACA (BUV)" w:date="2024-09-13T17:29:00Z" w16du:dateUtc="2024-09-13T10:29:00Z">
              <w:rPr>
                <w:rFonts w:ascii="iCiel Avenir LT Std 35 Light" w:hAnsi="iCiel Avenir LT Std 35 Light" w:cs="Arial"/>
                <w:i/>
                <w:iCs/>
                <w:sz w:val="22"/>
                <w:szCs w:val="22"/>
                <w:lang w:val="vi-VN"/>
              </w:rPr>
            </w:rPrChange>
          </w:rPr>
          <w:delText xml:space="preserve">02 sinh viên được đề cử phải </w:delText>
        </w:r>
        <w:r w:rsidRPr="00863667" w:rsidDel="00F07309">
          <w:rPr>
            <w:rFonts w:ascii="iCiel Avenir LT Std 35 Light" w:hAnsi="iCiel Avenir LT Std 35 Light" w:cs="Arial"/>
            <w:sz w:val="22"/>
            <w:szCs w:val="22"/>
            <w:rPrChange w:id="8690" w:author="An Tran, ACA (BUV)" w:date="2024-09-13T17:29:00Z" w16du:dateUtc="2024-09-13T10:29:00Z">
              <w:rPr>
                <w:rFonts w:ascii="iCiel Avenir LT Std 35 Light" w:hAnsi="iCiel Avenir LT Std 35 Light" w:cs="Arial"/>
                <w:i/>
                <w:iCs/>
                <w:sz w:val="22"/>
                <w:szCs w:val="22"/>
              </w:rPr>
            </w:rPrChange>
          </w:rPr>
          <w:delText>là sinh viên hiện đang tiếp tục chương trình học tại BUV;</w:delText>
        </w:r>
        <w:bookmarkStart w:id="8691" w:name="_Toc177143657"/>
        <w:bookmarkStart w:id="8692" w:name="_Toc177144012"/>
        <w:bookmarkEnd w:id="8691"/>
        <w:bookmarkEnd w:id="8692"/>
      </w:del>
    </w:p>
    <w:p w14:paraId="4CAD8BD7" w14:textId="0D28F357" w:rsidR="00626E93" w:rsidRPr="00863667" w:rsidDel="00F07309"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8693" w:author="An Tran, ACA (BUV)" w:date="2024-09-12T15:52:00Z" w16du:dateUtc="2024-09-12T08:52:00Z"/>
          <w:rFonts w:ascii="iCiel Avenir LT Std 35 Light" w:hAnsi="iCiel Avenir LT Std 35 Light" w:cs="Arial"/>
          <w:sz w:val="22"/>
          <w:szCs w:val="22"/>
          <w:rPrChange w:id="8694" w:author="An Tran, ACA (BUV)" w:date="2024-09-13T17:29:00Z" w16du:dateUtc="2024-09-13T10:29:00Z">
            <w:rPr>
              <w:del w:id="8695" w:author="An Tran, ACA (BUV)" w:date="2024-09-12T15:52:00Z" w16du:dateUtc="2024-09-12T08:52:00Z"/>
              <w:rFonts w:ascii="iCiel Avenir LT Std 35 Light" w:hAnsi="iCiel Avenir LT Std 35 Light" w:cs="Arial"/>
              <w:i/>
              <w:iCs/>
              <w:sz w:val="22"/>
              <w:szCs w:val="22"/>
              <w:lang w:val="vi-VN"/>
            </w:rPr>
          </w:rPrChange>
        </w:rPr>
      </w:pPr>
      <w:del w:id="8696" w:author="An Tran, ACA (BUV)" w:date="2024-09-12T15:52:00Z" w16du:dateUtc="2024-09-12T08:52:00Z">
        <w:r w:rsidRPr="00863667" w:rsidDel="00F07309">
          <w:rPr>
            <w:rFonts w:ascii="iCiel Avenir LT Std 35 Light" w:hAnsi="iCiel Avenir LT Std 35 Light" w:cs="Arial"/>
            <w:sz w:val="22"/>
            <w:szCs w:val="22"/>
            <w:rPrChange w:id="8697" w:author="An Tran, ACA (BUV)" w:date="2024-09-13T17:29:00Z" w16du:dateUtc="2024-09-13T10:29:00Z">
              <w:rPr>
                <w:rFonts w:ascii="iCiel Avenir LT Std 35 Light" w:hAnsi="iCiel Avenir LT Std 35 Light" w:cs="Arial"/>
                <w:i/>
                <w:iCs/>
                <w:sz w:val="22"/>
                <w:szCs w:val="22"/>
                <w:lang w:val="vi-VN"/>
              </w:rPr>
            </w:rPrChange>
          </w:rPr>
          <w:delText>02 sinh viên được đề cử phải đang học năm 2 học kỳ 1 hoặc năm 2 học kỳ 2 hoặc năm 3 học kỳ 1 tại thời điểm lựa chọn</w:delText>
        </w:r>
        <w:r w:rsidRPr="00863667" w:rsidDel="00F07309">
          <w:rPr>
            <w:rFonts w:ascii="iCiel Avenir LT Std 35 Light" w:hAnsi="iCiel Avenir LT Std 35 Light" w:cs="Arial"/>
            <w:sz w:val="22"/>
            <w:szCs w:val="22"/>
            <w:rPrChange w:id="8698" w:author="An Tran, ACA (BUV)" w:date="2024-09-13T17:29:00Z" w16du:dateUtc="2024-09-13T10:29:00Z">
              <w:rPr>
                <w:rFonts w:ascii="iCiel Avenir LT Std 35 Light" w:hAnsi="iCiel Avenir LT Std 35 Light" w:cs="Arial"/>
                <w:i/>
                <w:iCs/>
                <w:sz w:val="22"/>
                <w:szCs w:val="22"/>
              </w:rPr>
            </w:rPrChange>
          </w:rPr>
          <w:delText>;</w:delText>
        </w:r>
        <w:bookmarkStart w:id="8699" w:name="_Toc177143658"/>
        <w:bookmarkStart w:id="8700" w:name="_Toc177144013"/>
        <w:bookmarkEnd w:id="8699"/>
        <w:bookmarkEnd w:id="8700"/>
      </w:del>
    </w:p>
    <w:p w14:paraId="38DAA699" w14:textId="399FDCC4" w:rsidR="00626E93" w:rsidRPr="00863667" w:rsidDel="00F07309" w:rsidRDefault="00626E93" w:rsidP="00626E93">
      <w:pPr>
        <w:pStyle w:val="ListParagraph"/>
        <w:numPr>
          <w:ilvl w:val="0"/>
          <w:numId w:val="15"/>
        </w:numPr>
        <w:tabs>
          <w:tab w:val="left" w:pos="630"/>
          <w:tab w:val="left" w:pos="720"/>
          <w:tab w:val="left" w:pos="1080"/>
        </w:tabs>
        <w:ind w:left="360" w:firstLine="360"/>
        <w:rPr>
          <w:del w:id="8701" w:author="An Tran, ACA (BUV)" w:date="2024-09-12T15:52:00Z" w16du:dateUtc="2024-09-12T08:52:00Z"/>
          <w:rFonts w:ascii="iCiel Avenir LT Std 35 Light" w:hAnsi="iCiel Avenir LT Std 35 Light" w:cs="Arial"/>
          <w:sz w:val="22"/>
          <w:szCs w:val="22"/>
          <w:rPrChange w:id="8702" w:author="An Tran, ACA (BUV)" w:date="2024-09-13T17:29:00Z" w16du:dateUtc="2024-09-13T10:29:00Z">
            <w:rPr>
              <w:del w:id="8703" w:author="An Tran, ACA (BUV)" w:date="2024-09-12T15:52:00Z" w16du:dateUtc="2024-09-12T08:52:00Z"/>
              <w:rFonts w:ascii="iCiel Avenir LT Std 35 Light" w:hAnsi="iCiel Avenir LT Std 35 Light" w:cs="Arial"/>
              <w:i/>
              <w:iCs/>
              <w:sz w:val="22"/>
              <w:szCs w:val="22"/>
              <w:lang w:val="vi-VN"/>
            </w:rPr>
          </w:rPrChange>
        </w:rPr>
      </w:pPr>
      <w:del w:id="8704" w:author="An Tran, ACA (BUV)" w:date="2024-09-12T15:52:00Z" w16du:dateUtc="2024-09-12T08:52:00Z">
        <w:r w:rsidRPr="00863667" w:rsidDel="00F07309">
          <w:rPr>
            <w:rFonts w:ascii="iCiel Avenir LT Std 35 Light" w:hAnsi="iCiel Avenir LT Std 35 Light" w:cs="Arial"/>
            <w:sz w:val="22"/>
            <w:szCs w:val="22"/>
            <w:rPrChange w:id="8705" w:author="An Tran, ACA (BUV)" w:date="2024-09-13T17:29:00Z" w16du:dateUtc="2024-09-13T10:29:00Z">
              <w:rPr>
                <w:rFonts w:ascii="iCiel Avenir LT Std 35 Light" w:hAnsi="iCiel Avenir LT Std 35 Light" w:cs="Arial"/>
                <w:i/>
                <w:iCs/>
                <w:sz w:val="22"/>
                <w:szCs w:val="22"/>
                <w:lang w:val="vi-VN"/>
              </w:rPr>
            </w:rPrChange>
          </w:rPr>
          <w:delText xml:space="preserve">02 sinh viên được đề cử phải có điểm trung bình cao nhất của năm học trước (nghĩa là 02 sinh viên đạt phần thưởng phải là những sinh viên có điểm trung bình cao nhất trong danh sách chứng nhận thành tích học tập xuất sắc – Top students và Dean award của năm học trước). </w:delText>
        </w:r>
        <w:bookmarkStart w:id="8706" w:name="_Toc177143659"/>
        <w:bookmarkStart w:id="8707" w:name="_Toc177144014"/>
        <w:bookmarkEnd w:id="8706"/>
        <w:bookmarkEnd w:id="8707"/>
      </w:del>
    </w:p>
    <w:p w14:paraId="37362036" w14:textId="1E1E8D08" w:rsidR="00626E93" w:rsidRPr="00863667" w:rsidDel="00B553BE" w:rsidRDefault="00626E93" w:rsidP="00626E93">
      <w:pPr>
        <w:pStyle w:val="ListParagraph"/>
        <w:numPr>
          <w:ilvl w:val="0"/>
          <w:numId w:val="15"/>
        </w:numPr>
        <w:tabs>
          <w:tab w:val="left" w:pos="630"/>
          <w:tab w:val="left" w:pos="720"/>
          <w:tab w:val="left" w:pos="1080"/>
        </w:tabs>
        <w:ind w:left="360" w:firstLine="360"/>
        <w:rPr>
          <w:del w:id="8708" w:author="An Tran, ACA (BUV)" w:date="2024-09-12T22:22:00Z" w16du:dateUtc="2024-09-12T15:22:00Z"/>
          <w:rFonts w:ascii="iCiel Avenir LT Std 35 Light" w:hAnsi="iCiel Avenir LT Std 35 Light" w:cs="Arial"/>
          <w:sz w:val="22"/>
          <w:szCs w:val="22"/>
          <w:rPrChange w:id="8709" w:author="An Tran, ACA (BUV)" w:date="2024-09-13T17:29:00Z" w16du:dateUtc="2024-09-13T10:29:00Z">
            <w:rPr>
              <w:del w:id="8710" w:author="An Tran, ACA (BUV)" w:date="2024-09-12T22:22:00Z" w16du:dateUtc="2024-09-12T15:22:00Z"/>
              <w:rFonts w:ascii="iCiel Avenir LT Std 35 Light" w:hAnsi="iCiel Avenir LT Std 35 Light" w:cs="Arial"/>
              <w:i/>
              <w:iCs/>
              <w:sz w:val="22"/>
              <w:szCs w:val="22"/>
            </w:rPr>
          </w:rPrChange>
        </w:rPr>
      </w:pPr>
      <w:del w:id="8711" w:author="An Tran, ACA (BUV)" w:date="2024-09-12T15:52:00Z" w16du:dateUtc="2024-09-12T08:52:00Z">
        <w:r w:rsidRPr="00863667" w:rsidDel="00F07309">
          <w:rPr>
            <w:rFonts w:ascii="iCiel Avenir LT Std 35 Light" w:hAnsi="iCiel Avenir LT Std 35 Light" w:cs="Arial"/>
            <w:sz w:val="22"/>
            <w:szCs w:val="22"/>
            <w:rPrChange w:id="8712" w:author="An Tran, ACA (BUV)" w:date="2024-09-13T17:29:00Z" w16du:dateUtc="2024-09-13T10:29:00Z">
              <w:rPr>
                <w:rFonts w:ascii="iCiel Avenir LT Std 35 Light" w:hAnsi="iCiel Avenir LT Std 35 Light" w:cs="Arial"/>
                <w:i/>
                <w:iCs/>
                <w:sz w:val="22"/>
                <w:szCs w:val="22"/>
                <w:lang w:val="vi-VN"/>
              </w:rPr>
            </w:rPrChange>
          </w:rPr>
          <w:delText>02 sinh viên được đề cử không có vi phạm học thuật hoặc kỷ luật dẫn đến quyết định đình chỉ học tạm thời hoặc kỷ luật mức độ cao hơn.</w:delText>
        </w:r>
      </w:del>
      <w:del w:id="8713" w:author="An Tran, ACA (BUV)" w:date="2024-09-12T22:22:00Z" w16du:dateUtc="2024-09-12T15:22:00Z">
        <w:r w:rsidRPr="00863667" w:rsidDel="00B553BE">
          <w:rPr>
            <w:rFonts w:ascii="iCiel Avenir LT Std 35 Light" w:hAnsi="iCiel Avenir LT Std 35 Light" w:cs="Arial"/>
            <w:sz w:val="22"/>
            <w:szCs w:val="22"/>
            <w:rPrChange w:id="8714" w:author="An Tran, ACA (BUV)" w:date="2024-09-13T17:29:00Z" w16du:dateUtc="2024-09-13T10:29:00Z">
              <w:rPr>
                <w:rFonts w:ascii="iCiel Avenir LT Std 35 Light" w:hAnsi="iCiel Avenir LT Std 35 Light" w:cs="Arial"/>
                <w:i/>
                <w:iCs/>
                <w:sz w:val="22"/>
                <w:szCs w:val="22"/>
                <w:lang w:val="vi-VN"/>
              </w:rPr>
            </w:rPrChange>
          </w:rPr>
          <w:delText xml:space="preserve"> </w:delText>
        </w:r>
        <w:bookmarkStart w:id="8715" w:name="_Toc177143660"/>
        <w:bookmarkStart w:id="8716" w:name="_Toc177144015"/>
        <w:bookmarkEnd w:id="8715"/>
        <w:bookmarkEnd w:id="8716"/>
      </w:del>
    </w:p>
    <w:p w14:paraId="13CD5C80" w14:textId="0D35FBDE" w:rsidR="00D9034C" w:rsidRPr="00863667" w:rsidDel="00B553BE" w:rsidRDefault="00D9034C" w:rsidP="00D85019">
      <w:pPr>
        <w:pStyle w:val="Question"/>
        <w:numPr>
          <w:ilvl w:val="0"/>
          <w:numId w:val="24"/>
        </w:numPr>
        <w:tabs>
          <w:tab w:val="left" w:pos="630"/>
          <w:tab w:val="left" w:pos="1080"/>
        </w:tabs>
        <w:spacing w:before="100" w:line="400" w:lineRule="exact"/>
        <w:ind w:left="0" w:firstLine="720"/>
        <w:rPr>
          <w:del w:id="8717" w:author="An Tran, ACA (BUV)" w:date="2024-09-12T22:22:00Z" w16du:dateUtc="2024-09-12T15:22:00Z"/>
          <w:rFonts w:cs="Arial"/>
          <w:szCs w:val="22"/>
          <w:rPrChange w:id="8718" w:author="An Tran, ACA (BUV)" w:date="2024-09-13T17:29:00Z" w16du:dateUtc="2024-09-13T10:29:00Z">
            <w:rPr>
              <w:del w:id="8719" w:author="An Tran, ACA (BUV)" w:date="2024-09-12T22:22:00Z" w16du:dateUtc="2024-09-12T15:22:00Z"/>
              <w:rFonts w:cs="Arial"/>
              <w:szCs w:val="22"/>
              <w:lang w:val="vi-VN"/>
            </w:rPr>
          </w:rPrChange>
        </w:rPr>
      </w:pPr>
      <w:bookmarkStart w:id="8720" w:name="_Toc107734226"/>
      <w:bookmarkStart w:id="8721" w:name="_Toc107734440"/>
      <w:bookmarkStart w:id="8722" w:name="_Toc107734892"/>
      <w:bookmarkStart w:id="8723" w:name="_Toc107735114"/>
      <w:bookmarkStart w:id="8724" w:name="_Toc107735241"/>
      <w:bookmarkStart w:id="8725" w:name="_Toc107735346"/>
      <w:bookmarkStart w:id="8726" w:name="_Toc107735450"/>
      <w:bookmarkStart w:id="8727" w:name="_Toc107735553"/>
      <w:bookmarkStart w:id="8728" w:name="_Toc107735658"/>
      <w:bookmarkStart w:id="8729" w:name="_Toc107735762"/>
      <w:bookmarkStart w:id="8730" w:name="_Toc107735866"/>
      <w:bookmarkStart w:id="8731" w:name="_Toc107735970"/>
      <w:bookmarkStart w:id="8732" w:name="_Toc107736123"/>
      <w:bookmarkStart w:id="8733" w:name="_Toc107736270"/>
      <w:bookmarkStart w:id="8734" w:name="_Toc107736374"/>
      <w:bookmarkStart w:id="8735" w:name="_Toc107736596"/>
      <w:bookmarkStart w:id="8736" w:name="_Toc107736699"/>
      <w:bookmarkStart w:id="8737" w:name="_Toc107736802"/>
      <w:bookmarkStart w:id="8738" w:name="_Toc107736906"/>
      <w:bookmarkStart w:id="8739" w:name="_Toc107737758"/>
      <w:bookmarkStart w:id="8740" w:name="_Toc108099147"/>
      <w:bookmarkStart w:id="8741" w:name="_Toc113975562"/>
      <w:bookmarkStart w:id="8742" w:name="_Toc113976079"/>
      <w:bookmarkStart w:id="8743" w:name="_Toc114065609"/>
      <w:bookmarkStart w:id="8744" w:name="_Toc114066005"/>
      <w:bookmarkStart w:id="8745" w:name="_Toc113977110"/>
      <w:bookmarkStart w:id="8746" w:name="_Toc122700188"/>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del w:id="8747" w:author="An Tran, ACA (BUV)" w:date="2024-09-12T22:22:00Z" w16du:dateUtc="2024-09-12T15:22:00Z">
        <w:r w:rsidRPr="00863667" w:rsidDel="00B553BE">
          <w:rPr>
            <w:rFonts w:cs="Arial"/>
            <w:szCs w:val="22"/>
            <w:rPrChange w:id="8748" w:author="An Tran, ACA (BUV)" w:date="2024-09-13T17:29:00Z" w16du:dateUtc="2024-09-13T10:29:00Z">
              <w:rPr>
                <w:rFonts w:cs="Arial"/>
                <w:szCs w:val="22"/>
                <w:lang w:val="vi-VN"/>
              </w:rPr>
            </w:rPrChange>
          </w:rPr>
          <w:delText xml:space="preserve">Can students receive the transcript and certificate for </w:delText>
        </w:r>
        <w:r w:rsidR="00F06962" w:rsidRPr="00863667" w:rsidDel="00B553BE">
          <w:rPr>
            <w:rFonts w:cs="Arial"/>
            <w:szCs w:val="22"/>
            <w:rPrChange w:id="8749" w:author="An Tran, ACA (BUV)" w:date="2024-09-13T17:29:00Z" w16du:dateUtc="2024-09-13T10:29:00Z">
              <w:rPr>
                <w:rFonts w:cs="Arial"/>
                <w:szCs w:val="22"/>
                <w:lang w:val="vi-VN"/>
              </w:rPr>
            </w:rPrChange>
          </w:rPr>
          <w:delText>the Pathway</w:delText>
        </w:r>
        <w:r w:rsidRPr="00863667" w:rsidDel="00B553BE">
          <w:rPr>
            <w:rFonts w:cs="Arial"/>
            <w:szCs w:val="22"/>
            <w:rPrChange w:id="8750" w:author="An Tran, ACA (BUV)" w:date="2024-09-13T17:29:00Z" w16du:dateUtc="2024-09-13T10:29:00Z">
              <w:rPr>
                <w:rFonts w:cs="Arial"/>
                <w:szCs w:val="22"/>
                <w:lang w:val="vi-VN"/>
              </w:rPr>
            </w:rPrChange>
          </w:rPr>
          <w:delText xml:space="preserve"> to Stafffordshire University programme?</w:delText>
        </w:r>
        <w:r w:rsidRPr="00863667" w:rsidDel="00B553BE">
          <w:rPr>
            <w:rFonts w:cs="Arial"/>
            <w:b w:val="0"/>
            <w:szCs w:val="22"/>
            <w:rPrChange w:id="8751" w:author="An Tran, ACA (BUV)" w:date="2024-09-13T17:29:00Z" w16du:dateUtc="2024-09-13T10:29:00Z">
              <w:rPr>
                <w:rFonts w:cs="Arial"/>
                <w:b w:val="0"/>
                <w:szCs w:val="22"/>
                <w:lang w:val="vi-VN"/>
              </w:rPr>
            </w:rPrChange>
          </w:rPr>
          <w:delText xml:space="preserve"> </w:delText>
        </w:r>
        <w:r w:rsidRPr="00863667" w:rsidDel="00B553BE">
          <w:rPr>
            <w:rFonts w:cs="Arial"/>
            <w:szCs w:val="22"/>
            <w:rPrChange w:id="8752" w:author="An Tran, ACA (BUV)" w:date="2024-09-13T17:29:00Z" w16du:dateUtc="2024-09-13T10:29:00Z">
              <w:rPr>
                <w:rFonts w:cs="Arial"/>
                <w:szCs w:val="22"/>
                <w:lang w:val="vi-VN"/>
              </w:rPr>
            </w:rPrChange>
          </w:rPr>
          <w:delText xml:space="preserve">/ </w:delText>
        </w:r>
        <w:r w:rsidRPr="00863667" w:rsidDel="00B553BE">
          <w:rPr>
            <w:rFonts w:cs="Arial"/>
            <w:szCs w:val="22"/>
            <w:rPrChange w:id="8753" w:author="An Tran, ACA (BUV)" w:date="2024-09-13T17:29:00Z" w16du:dateUtc="2024-09-13T10:29:00Z">
              <w:rPr>
                <w:rFonts w:cs="Arial"/>
                <w:i/>
                <w:iCs/>
                <w:szCs w:val="22"/>
                <w:lang w:val="vi-VN"/>
              </w:rPr>
            </w:rPrChange>
          </w:rPr>
          <w:delText>Liệu sinh viên có thể xin bảng điểm và chứng chỉ hoàn thành chương trình Dự bị Đại học Staffordshire không?</w:delText>
        </w:r>
        <w:bookmarkStart w:id="8754" w:name="_Toc177143661"/>
        <w:bookmarkStart w:id="8755" w:name="_Toc177144016"/>
        <w:bookmarkEnd w:id="8745"/>
        <w:bookmarkEnd w:id="8746"/>
        <w:bookmarkEnd w:id="8754"/>
        <w:bookmarkEnd w:id="8755"/>
      </w:del>
    </w:p>
    <w:p w14:paraId="486264FB" w14:textId="3E5C4FBE" w:rsidR="00D9034C" w:rsidRPr="00863667" w:rsidDel="00B553BE" w:rsidRDefault="00D9034C" w:rsidP="003E1B62">
      <w:pPr>
        <w:pStyle w:val="ListParagraph"/>
        <w:tabs>
          <w:tab w:val="left" w:pos="630"/>
          <w:tab w:val="left" w:pos="720"/>
          <w:tab w:val="left" w:pos="1080"/>
        </w:tabs>
        <w:ind w:left="0"/>
        <w:contextualSpacing w:val="0"/>
        <w:rPr>
          <w:del w:id="8756" w:author="An Tran, ACA (BUV)" w:date="2024-09-12T22:22:00Z" w16du:dateUtc="2024-09-12T15:22:00Z"/>
          <w:rFonts w:ascii="iCiel Avenir LT Std 35 Light" w:hAnsi="iCiel Avenir LT Std 35 Light" w:cs="Arial"/>
          <w:b/>
          <w:sz w:val="22"/>
          <w:szCs w:val="22"/>
          <w:rPrChange w:id="8757" w:author="An Tran, ACA (BUV)" w:date="2024-09-13T17:29:00Z" w16du:dateUtc="2024-09-13T10:29:00Z">
            <w:rPr>
              <w:del w:id="8758" w:author="An Tran, ACA (BUV)" w:date="2024-09-12T22:22:00Z" w16du:dateUtc="2024-09-12T15:22:00Z"/>
              <w:rFonts w:ascii="iCiel Avenir LT Std 35 Light" w:hAnsi="iCiel Avenir LT Std 35 Light" w:cs="Arial"/>
              <w:b/>
              <w:bCs/>
              <w:sz w:val="22"/>
              <w:szCs w:val="22"/>
              <w:u w:val="single"/>
              <w:lang w:val="vi-VN"/>
            </w:rPr>
          </w:rPrChange>
        </w:rPr>
      </w:pPr>
      <w:del w:id="8759" w:author="An Tran, ACA (BUV)" w:date="2024-09-12T22:22:00Z" w16du:dateUtc="2024-09-12T15:22:00Z">
        <w:r w:rsidRPr="00863667" w:rsidDel="00B553BE">
          <w:rPr>
            <w:rFonts w:ascii="iCiel Avenir LT Std 35 Light" w:hAnsi="iCiel Avenir LT Std 35 Light" w:cs="Arial"/>
            <w:b/>
            <w:sz w:val="22"/>
            <w:szCs w:val="22"/>
            <w:rPrChange w:id="8760"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761"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762"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763" w:name="_Toc177143662"/>
        <w:bookmarkStart w:id="8764" w:name="_Toc177144017"/>
        <w:bookmarkEnd w:id="8763"/>
        <w:bookmarkEnd w:id="8764"/>
      </w:del>
    </w:p>
    <w:p w14:paraId="01C8B9CB" w14:textId="7A953AB1" w:rsidR="00D9034C" w:rsidRPr="00863667" w:rsidDel="00B553BE" w:rsidRDefault="00D9034C" w:rsidP="003E1B62">
      <w:pPr>
        <w:tabs>
          <w:tab w:val="left" w:pos="630"/>
          <w:tab w:val="left" w:pos="720"/>
          <w:tab w:val="left" w:pos="1080"/>
        </w:tabs>
        <w:ind w:firstLine="0"/>
        <w:rPr>
          <w:del w:id="8765" w:author="An Tran, ACA (BUV)" w:date="2024-09-12T22:22:00Z" w16du:dateUtc="2024-09-12T15:22:00Z"/>
          <w:rFonts w:ascii="iCiel Avenir LT Std 35 Light" w:hAnsi="iCiel Avenir LT Std 35 Light" w:cs="Arial"/>
          <w:sz w:val="22"/>
          <w:szCs w:val="22"/>
          <w:rPrChange w:id="8766" w:author="An Tran, ACA (BUV)" w:date="2024-09-13T17:29:00Z" w16du:dateUtc="2024-09-13T10:29:00Z">
            <w:rPr>
              <w:del w:id="8767" w:author="An Tran, ACA (BUV)" w:date="2024-09-12T22:22:00Z" w16du:dateUtc="2024-09-12T15:22:00Z"/>
              <w:rFonts w:ascii="iCiel Avenir LT Std 35 Light" w:hAnsi="iCiel Avenir LT Std 35 Light" w:cs="Arial"/>
              <w:sz w:val="22"/>
              <w:szCs w:val="22"/>
              <w:lang w:val="vi-VN"/>
            </w:rPr>
          </w:rPrChange>
        </w:rPr>
      </w:pPr>
      <w:del w:id="8768" w:author="An Tran, ACA (BUV)" w:date="2024-09-12T22:22:00Z" w16du:dateUtc="2024-09-12T15:22:00Z">
        <w:r w:rsidRPr="00863667" w:rsidDel="00B553BE">
          <w:rPr>
            <w:rFonts w:ascii="iCiel Avenir LT Std 35 Light" w:hAnsi="iCiel Avenir LT Std 35 Light" w:cs="Arial"/>
            <w:sz w:val="22"/>
            <w:szCs w:val="22"/>
            <w:rPrChange w:id="8769" w:author="An Tran, ACA (BUV)" w:date="2024-09-13T17:29:00Z" w16du:dateUtc="2024-09-13T10:29:00Z">
              <w:rPr>
                <w:rFonts w:ascii="iCiel Avenir LT Std 35 Light" w:hAnsi="iCiel Avenir LT Std 35 Light" w:cs="Arial"/>
                <w:sz w:val="22"/>
                <w:szCs w:val="22"/>
                <w:lang w:val="vi-VN"/>
              </w:rPr>
            </w:rPrChange>
          </w:rPr>
          <w:delText>Pathway to Staffordshire University (PWSU) is a university preparation programme that is designed for students to improve study skills and have the essential foundation to study and be successful on a university degree. For this reason, the PWSU progra</w:delText>
        </w:r>
        <w:r w:rsidR="009D3AB7" w:rsidRPr="00863667" w:rsidDel="00B553BE">
          <w:rPr>
            <w:rFonts w:ascii="iCiel Avenir LT Std 35 Light" w:hAnsi="iCiel Avenir LT Std 35 Light" w:cs="Arial"/>
            <w:sz w:val="22"/>
            <w:szCs w:val="22"/>
            <w:rPrChange w:id="8770" w:author="An Tran, ACA (BUV)" w:date="2024-09-13T17:29:00Z" w16du:dateUtc="2024-09-13T10:29:00Z">
              <w:rPr>
                <w:rFonts w:ascii="iCiel Avenir LT Std 35 Light" w:hAnsi="iCiel Avenir LT Std 35 Light" w:cs="Arial"/>
                <w:sz w:val="22"/>
                <w:szCs w:val="22"/>
                <w:lang w:val="vi-VN"/>
              </w:rPr>
            </w:rPrChange>
          </w:rPr>
          <w:delText>m</w:delText>
        </w:r>
        <w:r w:rsidRPr="00863667" w:rsidDel="00B553BE">
          <w:rPr>
            <w:rFonts w:ascii="iCiel Avenir LT Std 35 Light" w:hAnsi="iCiel Avenir LT Std 35 Light" w:cs="Arial"/>
            <w:sz w:val="22"/>
            <w:szCs w:val="22"/>
            <w:rPrChange w:id="8771" w:author="An Tran, ACA (BUV)" w:date="2024-09-13T17:29:00Z" w16du:dateUtc="2024-09-13T10:29:00Z">
              <w:rPr>
                <w:rFonts w:ascii="iCiel Avenir LT Std 35 Light" w:hAnsi="iCiel Avenir LT Std 35 Light" w:cs="Arial"/>
                <w:sz w:val="22"/>
                <w:szCs w:val="22"/>
                <w:lang w:val="vi-VN"/>
              </w:rPr>
            </w:rPrChange>
          </w:rPr>
          <w:delText xml:space="preserve">me is considered as the part of the entry requirements and </w:delText>
        </w:r>
        <w:r w:rsidR="00AF4FD5" w:rsidRPr="00863667" w:rsidDel="00B553BE">
          <w:rPr>
            <w:rFonts w:ascii="iCiel Avenir LT Std 35 Light" w:hAnsi="iCiel Avenir LT Std 35 Light" w:cs="Arial"/>
            <w:sz w:val="22"/>
            <w:szCs w:val="22"/>
            <w:rPrChange w:id="8772" w:author="An Tran, ACA (BUV)" w:date="2024-09-13T17:29:00Z" w16du:dateUtc="2024-09-13T10:29:00Z">
              <w:rPr>
                <w:rFonts w:ascii="iCiel Avenir LT Std 35 Light" w:hAnsi="iCiel Avenir LT Std 35 Light" w:cs="Arial"/>
                <w:sz w:val="22"/>
                <w:szCs w:val="22"/>
                <w:lang w:val="vi-VN"/>
              </w:rPr>
            </w:rPrChange>
          </w:rPr>
          <w:delText>students are</w:delText>
        </w:r>
        <w:r w:rsidRPr="00863667" w:rsidDel="00B553BE">
          <w:rPr>
            <w:rFonts w:ascii="iCiel Avenir LT Std 35 Light" w:hAnsi="iCiel Avenir LT Std 35 Light" w:cs="Arial"/>
            <w:sz w:val="22"/>
            <w:szCs w:val="22"/>
            <w:rPrChange w:id="8773" w:author="An Tran, ACA (BUV)" w:date="2024-09-13T17:29:00Z" w16du:dateUtc="2024-09-13T10:29:00Z">
              <w:rPr>
                <w:rFonts w:ascii="iCiel Avenir LT Std 35 Light" w:hAnsi="iCiel Avenir LT Std 35 Light" w:cs="Arial"/>
                <w:sz w:val="22"/>
                <w:szCs w:val="22"/>
                <w:lang w:val="vi-VN"/>
              </w:rPr>
            </w:rPrChange>
          </w:rPr>
          <w:delText xml:space="preserve"> not </w:delText>
        </w:r>
        <w:r w:rsidR="00F06962" w:rsidRPr="00863667" w:rsidDel="00B553BE">
          <w:rPr>
            <w:rFonts w:ascii="iCiel Avenir LT Std 35 Light" w:hAnsi="iCiel Avenir LT Std 35 Light" w:cs="Arial"/>
            <w:sz w:val="22"/>
            <w:szCs w:val="22"/>
            <w:rPrChange w:id="8774" w:author="An Tran, ACA (BUV)" w:date="2024-09-13T17:29:00Z" w16du:dateUtc="2024-09-13T10:29:00Z">
              <w:rPr>
                <w:rFonts w:ascii="iCiel Avenir LT Std 35 Light" w:hAnsi="iCiel Avenir LT Std 35 Light" w:cs="Arial"/>
                <w:sz w:val="22"/>
                <w:szCs w:val="22"/>
                <w:lang w:val="vi-VN"/>
              </w:rPr>
            </w:rPrChange>
          </w:rPr>
          <w:delText>granted</w:delText>
        </w:r>
        <w:r w:rsidRPr="00863667" w:rsidDel="00B553BE">
          <w:rPr>
            <w:rFonts w:ascii="iCiel Avenir LT Std 35 Light" w:hAnsi="iCiel Avenir LT Std 35 Light" w:cs="Arial"/>
            <w:sz w:val="22"/>
            <w:szCs w:val="22"/>
            <w:rPrChange w:id="8775" w:author="An Tran, ACA (BUV)" w:date="2024-09-13T17:29:00Z" w16du:dateUtc="2024-09-13T10:29:00Z">
              <w:rPr>
                <w:rFonts w:ascii="iCiel Avenir LT Std 35 Light" w:hAnsi="iCiel Avenir LT Std 35 Light" w:cs="Arial"/>
                <w:sz w:val="22"/>
                <w:szCs w:val="22"/>
                <w:lang w:val="vi-VN"/>
              </w:rPr>
            </w:rPrChange>
          </w:rPr>
          <w:delText xml:space="preserve"> a certificate. BUV, however, can issue a transcript showing student’s PWSU grades at the end of the programme and will inform student to collect it when it’s available. Parents will also receive the results via email.</w:delText>
        </w:r>
        <w:bookmarkStart w:id="8776" w:name="_Toc177143663"/>
        <w:bookmarkStart w:id="8777" w:name="_Toc177144018"/>
        <w:bookmarkEnd w:id="8776"/>
        <w:bookmarkEnd w:id="8777"/>
      </w:del>
    </w:p>
    <w:p w14:paraId="64819561" w14:textId="3203F15A" w:rsidR="006E2F53" w:rsidRPr="00863667" w:rsidDel="00D4075A" w:rsidRDefault="00D9034C" w:rsidP="003E1B62">
      <w:pPr>
        <w:tabs>
          <w:tab w:val="left" w:pos="630"/>
          <w:tab w:val="left" w:pos="720"/>
          <w:tab w:val="left" w:pos="1080"/>
        </w:tabs>
        <w:ind w:firstLine="0"/>
        <w:rPr>
          <w:del w:id="8778" w:author="An Tran, ACA (BUV)" w:date="2024-09-13T17:19:00Z" w16du:dateUtc="2024-09-13T10:19:00Z"/>
          <w:rFonts w:ascii="iCiel Avenir LT Std 35 Light" w:hAnsi="iCiel Avenir LT Std 35 Light" w:cs="Arial"/>
          <w:sz w:val="22"/>
          <w:szCs w:val="22"/>
          <w:rPrChange w:id="8779" w:author="An Tran, ACA (BUV)" w:date="2024-09-13T17:29:00Z" w16du:dateUtc="2024-09-13T10:29:00Z">
            <w:rPr>
              <w:del w:id="8780" w:author="An Tran, ACA (BUV)" w:date="2024-09-13T17:19:00Z" w16du:dateUtc="2024-09-13T10:19:00Z"/>
              <w:rFonts w:ascii="iCiel Avenir LT Std 35 Light" w:hAnsi="iCiel Avenir LT Std 35 Light" w:cs="Arial"/>
              <w:i/>
              <w:iCs/>
              <w:sz w:val="22"/>
              <w:szCs w:val="22"/>
              <w:lang w:val="vi-VN"/>
            </w:rPr>
          </w:rPrChange>
        </w:rPr>
      </w:pPr>
      <w:del w:id="8781" w:author="An Tran, ACA (BUV)" w:date="2024-09-12T22:22:00Z" w16du:dateUtc="2024-09-12T15:22:00Z">
        <w:r w:rsidRPr="00863667" w:rsidDel="00B553BE">
          <w:rPr>
            <w:rFonts w:ascii="iCiel Avenir LT Std 35 Light" w:hAnsi="iCiel Avenir LT Std 35 Light" w:cs="Arial"/>
            <w:sz w:val="22"/>
            <w:szCs w:val="22"/>
            <w:rPrChange w:id="8782" w:author="An Tran, ACA (BUV)" w:date="2024-09-13T17:29:00Z" w16du:dateUtc="2024-09-13T10:29:00Z">
              <w:rPr>
                <w:rFonts w:ascii="iCiel Avenir LT Std 35 Light" w:hAnsi="iCiel Avenir LT Std 35 Light" w:cs="Arial"/>
                <w:i/>
                <w:iCs/>
                <w:sz w:val="22"/>
                <w:szCs w:val="22"/>
                <w:lang w:val="vi-VN"/>
              </w:rPr>
            </w:rPrChange>
          </w:rPr>
          <w:delText xml:space="preserve">Chương trình Dự bị Đại học Staffordshire (PWSU) là chương trình dự bị đại học được thiết kế giúp sinh viên cải thiện kỹ năng và xây dựng nền móng kiến thức cơ bản để thành công trong chương trình Đại học. Vì lý do này, chương trình PWSU được coi là một phần trong yêu cầu nhập học và sinh viên sẽ không được cấp chứng chỉ </w:delText>
        </w:r>
        <w:r w:rsidR="006820D7" w:rsidRPr="00863667" w:rsidDel="00B553BE">
          <w:rPr>
            <w:rFonts w:ascii="iCiel Avenir LT Std 35 Light" w:hAnsi="iCiel Avenir LT Std 35 Light" w:cs="Arial"/>
            <w:sz w:val="22"/>
            <w:szCs w:val="22"/>
            <w:rPrChange w:id="8783" w:author="An Tran, ACA (BUV)" w:date="2024-09-13T17:29:00Z" w16du:dateUtc="2024-09-13T10:29:00Z">
              <w:rPr>
                <w:rFonts w:ascii="iCiel Avenir LT Std 35 Light" w:hAnsi="iCiel Avenir LT Std 35 Light" w:cs="Arial"/>
                <w:i/>
                <w:iCs/>
                <w:sz w:val="22"/>
                <w:szCs w:val="22"/>
                <w:lang w:val="vi-VN"/>
              </w:rPr>
            </w:rPrChange>
          </w:rPr>
          <w:delText>c</w:delText>
        </w:r>
        <w:r w:rsidR="009D3AB7" w:rsidRPr="00863667" w:rsidDel="00B553BE">
          <w:rPr>
            <w:rFonts w:ascii="iCiel Avenir LT Std 35 Light" w:hAnsi="iCiel Avenir LT Std 35 Light" w:cs="Arial"/>
            <w:sz w:val="22"/>
            <w:szCs w:val="22"/>
            <w:rPrChange w:id="8784" w:author="An Tran, ACA (BUV)" w:date="2024-09-13T17:29:00Z" w16du:dateUtc="2024-09-13T10:29:00Z">
              <w:rPr>
                <w:rFonts w:ascii="iCiel Avenir LT Std 35 Light" w:hAnsi="iCiel Avenir LT Std 35 Light" w:cs="Arial"/>
                <w:i/>
                <w:iCs/>
                <w:sz w:val="22"/>
                <w:szCs w:val="22"/>
                <w:lang w:val="vi-VN"/>
              </w:rPr>
            </w:rPrChange>
          </w:rPr>
          <w:delText>hương</w:delText>
        </w:r>
        <w:r w:rsidRPr="00863667" w:rsidDel="00B553BE">
          <w:rPr>
            <w:rFonts w:ascii="iCiel Avenir LT Std 35 Light" w:hAnsi="iCiel Avenir LT Std 35 Light" w:cs="Arial"/>
            <w:sz w:val="22"/>
            <w:szCs w:val="22"/>
            <w:rPrChange w:id="8785" w:author="An Tran, ACA (BUV)" w:date="2024-09-13T17:29:00Z" w16du:dateUtc="2024-09-13T10:29:00Z">
              <w:rPr>
                <w:rFonts w:ascii="iCiel Avenir LT Std 35 Light" w:hAnsi="iCiel Avenir LT Std 35 Light" w:cs="Arial"/>
                <w:i/>
                <w:iCs/>
                <w:sz w:val="22"/>
                <w:szCs w:val="22"/>
                <w:lang w:val="vi-VN"/>
              </w:rPr>
            </w:rPrChange>
          </w:rPr>
          <w:delText xml:space="preserve"> trình này. Tuy nhiên, nhà trường có thể cung cấp bảng điểm với điểm số sinh viên đạt được trong chương trình PWSU sau khi kết thúc chương trình học và sẽ thông báo tới sinh viên qua email khi bảng điểm đã sẵn sàng. Phụ huynh cũng sẽ nhận được bảng điểm qua email.</w:delText>
        </w:r>
      </w:del>
      <w:bookmarkStart w:id="8786" w:name="_Toc177143664"/>
      <w:bookmarkStart w:id="8787" w:name="_Toc177144019"/>
      <w:bookmarkEnd w:id="8786"/>
      <w:bookmarkEnd w:id="8787"/>
    </w:p>
    <w:p w14:paraId="13E3BEB7" w14:textId="4BAA4465" w:rsidR="00D9034C" w:rsidRPr="00863667" w:rsidDel="00B553BE" w:rsidRDefault="00D9034C">
      <w:pPr>
        <w:pStyle w:val="Question"/>
        <w:numPr>
          <w:ilvl w:val="0"/>
          <w:numId w:val="44"/>
        </w:numPr>
        <w:tabs>
          <w:tab w:val="left" w:pos="630"/>
          <w:tab w:val="left" w:pos="990"/>
        </w:tabs>
        <w:spacing w:before="100" w:line="400" w:lineRule="exact"/>
        <w:ind w:left="0" w:firstLine="720"/>
        <w:rPr>
          <w:del w:id="8788" w:author="An Tran, ACA (BUV)" w:date="2024-09-12T22:23:00Z" w16du:dateUtc="2024-09-12T15:23:00Z"/>
          <w:rFonts w:cs="Arial"/>
          <w:szCs w:val="22"/>
          <w:rPrChange w:id="8789" w:author="An Tran, ACA (BUV)" w:date="2024-09-13T17:29:00Z" w16du:dateUtc="2024-09-13T10:29:00Z">
            <w:rPr>
              <w:del w:id="8790" w:author="An Tran, ACA (BUV)" w:date="2024-09-12T22:23:00Z" w16du:dateUtc="2024-09-12T15:23:00Z"/>
              <w:rFonts w:cs="Arial"/>
              <w:szCs w:val="22"/>
              <w:lang w:val="vi-VN"/>
            </w:rPr>
          </w:rPrChange>
        </w:rPr>
        <w:pPrChange w:id="8791" w:author="An Tran, ACA (BUV)" w:date="2024-09-12T22:38:00Z" w16du:dateUtc="2024-09-12T15:38:00Z">
          <w:pPr>
            <w:pStyle w:val="Question"/>
            <w:numPr>
              <w:numId w:val="24"/>
            </w:numPr>
            <w:tabs>
              <w:tab w:val="left" w:pos="630"/>
              <w:tab w:val="left" w:pos="1080"/>
            </w:tabs>
            <w:spacing w:before="100" w:line="400" w:lineRule="exact"/>
            <w:ind w:left="3870" w:hanging="360"/>
          </w:pPr>
        </w:pPrChange>
      </w:pPr>
      <w:bookmarkStart w:id="8792" w:name="_Toc113975564"/>
      <w:bookmarkStart w:id="8793" w:name="_Toc113976081"/>
      <w:bookmarkStart w:id="8794" w:name="_Toc114065611"/>
      <w:bookmarkStart w:id="8795" w:name="_Toc114066007"/>
      <w:bookmarkStart w:id="8796" w:name="_Toc134102221"/>
      <w:bookmarkStart w:id="8797" w:name="_Toc134112963"/>
      <w:bookmarkStart w:id="8798" w:name="_Toc134113093"/>
      <w:bookmarkStart w:id="8799" w:name="_Toc134102222"/>
      <w:bookmarkStart w:id="8800" w:name="_Toc134112964"/>
      <w:bookmarkStart w:id="8801" w:name="_Toc134113094"/>
      <w:bookmarkStart w:id="8802" w:name="_Toc134102223"/>
      <w:bookmarkStart w:id="8803" w:name="_Toc134112965"/>
      <w:bookmarkStart w:id="8804" w:name="_Toc134113095"/>
      <w:bookmarkStart w:id="8805" w:name="_Toc134102224"/>
      <w:bookmarkStart w:id="8806" w:name="_Toc134112966"/>
      <w:bookmarkStart w:id="8807" w:name="_Toc134113096"/>
      <w:bookmarkStart w:id="8808" w:name="_Toc107734229"/>
      <w:bookmarkStart w:id="8809" w:name="_Toc107734443"/>
      <w:bookmarkStart w:id="8810" w:name="_Toc107734895"/>
      <w:bookmarkStart w:id="8811" w:name="_Toc107735117"/>
      <w:bookmarkStart w:id="8812" w:name="_Toc107735244"/>
      <w:bookmarkStart w:id="8813" w:name="_Toc107735349"/>
      <w:bookmarkStart w:id="8814" w:name="_Toc107735453"/>
      <w:bookmarkStart w:id="8815" w:name="_Toc107735556"/>
      <w:bookmarkStart w:id="8816" w:name="_Toc107735661"/>
      <w:bookmarkStart w:id="8817" w:name="_Toc107735765"/>
      <w:bookmarkStart w:id="8818" w:name="_Toc107735869"/>
      <w:bookmarkStart w:id="8819" w:name="_Toc107735973"/>
      <w:bookmarkStart w:id="8820" w:name="_Toc107736126"/>
      <w:bookmarkStart w:id="8821" w:name="_Toc107736273"/>
      <w:bookmarkStart w:id="8822" w:name="_Toc107736377"/>
      <w:bookmarkStart w:id="8823" w:name="_Toc107736599"/>
      <w:bookmarkStart w:id="8824" w:name="_Toc107736702"/>
      <w:bookmarkStart w:id="8825" w:name="_Toc107736805"/>
      <w:bookmarkStart w:id="8826" w:name="_Toc107736909"/>
      <w:bookmarkStart w:id="8827" w:name="_Toc107737761"/>
      <w:bookmarkStart w:id="8828" w:name="_Toc108099150"/>
      <w:bookmarkStart w:id="8829" w:name="_Toc113975566"/>
      <w:bookmarkStart w:id="8830" w:name="_Toc113976083"/>
      <w:bookmarkStart w:id="8831" w:name="_Toc114065613"/>
      <w:bookmarkStart w:id="8832" w:name="_Toc114066009"/>
      <w:bookmarkStart w:id="8833" w:name="_Toc107734230"/>
      <w:bookmarkStart w:id="8834" w:name="_Toc107734444"/>
      <w:bookmarkStart w:id="8835" w:name="_Toc107734896"/>
      <w:bookmarkStart w:id="8836" w:name="_Toc107735118"/>
      <w:bookmarkStart w:id="8837" w:name="_Toc107735245"/>
      <w:bookmarkStart w:id="8838" w:name="_Toc107735350"/>
      <w:bookmarkStart w:id="8839" w:name="_Toc107735454"/>
      <w:bookmarkStart w:id="8840" w:name="_Toc107735557"/>
      <w:bookmarkStart w:id="8841" w:name="_Toc107735662"/>
      <w:bookmarkStart w:id="8842" w:name="_Toc107735766"/>
      <w:bookmarkStart w:id="8843" w:name="_Toc107735870"/>
      <w:bookmarkStart w:id="8844" w:name="_Toc107735974"/>
      <w:bookmarkStart w:id="8845" w:name="_Toc107736127"/>
      <w:bookmarkStart w:id="8846" w:name="_Toc107736274"/>
      <w:bookmarkStart w:id="8847" w:name="_Toc107736378"/>
      <w:bookmarkStart w:id="8848" w:name="_Toc107736600"/>
      <w:bookmarkStart w:id="8849" w:name="_Toc107736703"/>
      <w:bookmarkStart w:id="8850" w:name="_Toc107736806"/>
      <w:bookmarkStart w:id="8851" w:name="_Toc107736910"/>
      <w:bookmarkStart w:id="8852" w:name="_Toc107737762"/>
      <w:bookmarkStart w:id="8853" w:name="_Toc108099151"/>
      <w:bookmarkStart w:id="8854" w:name="_Toc113975567"/>
      <w:bookmarkStart w:id="8855" w:name="_Toc113976084"/>
      <w:bookmarkStart w:id="8856" w:name="_Toc114065614"/>
      <w:bookmarkStart w:id="8857" w:name="_Toc114066010"/>
      <w:bookmarkStart w:id="8858" w:name="_Toc113977112"/>
      <w:bookmarkStart w:id="8859" w:name="_Toc122700190"/>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del w:id="8860" w:author="An Tran, ACA (BUV)" w:date="2024-09-12T22:23:00Z" w16du:dateUtc="2024-09-12T15:23:00Z">
        <w:r w:rsidRPr="00863667" w:rsidDel="00B553BE">
          <w:rPr>
            <w:rFonts w:cs="Arial"/>
            <w:b w:val="0"/>
            <w:szCs w:val="22"/>
            <w:rPrChange w:id="8861" w:author="An Tran, ACA (BUV)" w:date="2024-09-13T17:29:00Z" w16du:dateUtc="2024-09-13T10:29:00Z">
              <w:rPr>
                <w:rFonts w:cs="Arial"/>
                <w:b w:val="0"/>
                <w:szCs w:val="22"/>
                <w:lang w:val="vi-VN"/>
              </w:rPr>
            </w:rPrChange>
          </w:rPr>
          <w:delText xml:space="preserve">Can students/parents have student’s exam schedule for this </w:delText>
        </w:r>
        <w:r w:rsidR="00F06962" w:rsidRPr="00863667" w:rsidDel="00B553BE">
          <w:rPr>
            <w:rFonts w:cs="Arial"/>
            <w:b w:val="0"/>
            <w:szCs w:val="22"/>
            <w:rPrChange w:id="8862" w:author="An Tran, ACA (BUV)" w:date="2024-09-13T17:29:00Z" w16du:dateUtc="2024-09-13T10:29:00Z">
              <w:rPr>
                <w:rFonts w:cs="Arial"/>
                <w:b w:val="0"/>
                <w:szCs w:val="22"/>
                <w:lang w:val="vi-VN"/>
              </w:rPr>
            </w:rPrChange>
          </w:rPr>
          <w:delText>semester?</w:delText>
        </w:r>
        <w:r w:rsidR="00F06962" w:rsidRPr="00863667" w:rsidDel="00B553BE">
          <w:rPr>
            <w:rFonts w:cs="Arial"/>
            <w:szCs w:val="22"/>
            <w:rPrChange w:id="8863" w:author="An Tran, ACA (BUV)" w:date="2024-09-13T17:29:00Z" w16du:dateUtc="2024-09-13T10:29:00Z">
              <w:rPr>
                <w:rFonts w:cs="Arial"/>
                <w:szCs w:val="22"/>
                <w:lang w:val="vi-VN"/>
              </w:rPr>
            </w:rPrChange>
          </w:rPr>
          <w:delText xml:space="preserve"> /</w:delText>
        </w:r>
        <w:r w:rsidRPr="00863667" w:rsidDel="00B553BE">
          <w:rPr>
            <w:rFonts w:cs="Arial"/>
            <w:szCs w:val="22"/>
            <w:rPrChange w:id="8864" w:author="An Tran, ACA (BUV)" w:date="2024-09-13T17:29:00Z" w16du:dateUtc="2024-09-13T10:29:00Z">
              <w:rPr>
                <w:rFonts w:cs="Arial"/>
                <w:szCs w:val="22"/>
                <w:lang w:val="vi-VN"/>
              </w:rPr>
            </w:rPrChange>
          </w:rPr>
          <w:delText xml:space="preserve"> </w:delText>
        </w:r>
        <w:r w:rsidRPr="00863667" w:rsidDel="00B553BE">
          <w:rPr>
            <w:rFonts w:cs="Arial"/>
            <w:b w:val="0"/>
            <w:szCs w:val="22"/>
            <w:rPrChange w:id="8865" w:author="An Tran, ACA (BUV)" w:date="2024-09-13T17:29:00Z" w16du:dateUtc="2024-09-13T10:29:00Z">
              <w:rPr>
                <w:rFonts w:cs="Arial"/>
                <w:b w:val="0"/>
                <w:i/>
                <w:iCs/>
                <w:szCs w:val="22"/>
                <w:lang w:val="vi-VN"/>
              </w:rPr>
            </w:rPrChange>
          </w:rPr>
          <w:delText>Phụ huynh/sinh viên có thể xin lịch nộp bài và lịch thi của sinh viên cho học kỳ này không?</w:delText>
        </w:r>
        <w:bookmarkStart w:id="8866" w:name="_Toc177077476"/>
        <w:bookmarkStart w:id="8867" w:name="_Toc177143665"/>
        <w:bookmarkStart w:id="8868" w:name="_Toc177144020"/>
        <w:bookmarkEnd w:id="8866"/>
        <w:bookmarkEnd w:id="8858"/>
        <w:bookmarkEnd w:id="8859"/>
        <w:bookmarkEnd w:id="8867"/>
        <w:bookmarkEnd w:id="8868"/>
      </w:del>
    </w:p>
    <w:p w14:paraId="23183013" w14:textId="312DC83B" w:rsidR="00D9034C" w:rsidRPr="00863667" w:rsidDel="00B553BE" w:rsidRDefault="00D9034C">
      <w:pPr>
        <w:numPr>
          <w:ilvl w:val="0"/>
          <w:numId w:val="44"/>
        </w:numPr>
        <w:tabs>
          <w:tab w:val="left" w:pos="630"/>
          <w:tab w:val="left" w:pos="720"/>
          <w:tab w:val="left" w:pos="990"/>
        </w:tabs>
        <w:ind w:left="0" w:firstLine="720"/>
        <w:rPr>
          <w:del w:id="8869" w:author="An Tran, ACA (BUV)" w:date="2024-09-12T22:23:00Z" w16du:dateUtc="2024-09-12T15:23:00Z"/>
          <w:rFonts w:ascii="iCiel Avenir LT Std 35 Light" w:hAnsi="iCiel Avenir LT Std 35 Light" w:cs="Arial"/>
          <w:b/>
          <w:sz w:val="22"/>
          <w:szCs w:val="22"/>
          <w:rPrChange w:id="8870" w:author="An Tran, ACA (BUV)" w:date="2024-09-13T17:29:00Z" w16du:dateUtc="2024-09-13T10:29:00Z">
            <w:rPr>
              <w:del w:id="8871" w:author="An Tran, ACA (BUV)" w:date="2024-09-12T22:23:00Z" w16du:dateUtc="2024-09-12T15:23:00Z"/>
              <w:rFonts w:ascii="iCiel Avenir LT Std 35 Light" w:hAnsi="iCiel Avenir LT Std 35 Light" w:cs="Arial"/>
              <w:b/>
              <w:bCs/>
              <w:sz w:val="22"/>
              <w:szCs w:val="22"/>
              <w:u w:val="single"/>
              <w:lang w:val="vi-VN"/>
            </w:rPr>
          </w:rPrChange>
        </w:rPr>
        <w:pPrChange w:id="8872" w:author="An Tran, ACA (BUV)" w:date="2024-09-12T22:38:00Z" w16du:dateUtc="2024-09-12T15:38:00Z">
          <w:pPr>
            <w:tabs>
              <w:tab w:val="left" w:pos="630"/>
              <w:tab w:val="left" w:pos="720"/>
              <w:tab w:val="left" w:pos="1080"/>
            </w:tabs>
          </w:pPr>
        </w:pPrChange>
      </w:pPr>
      <w:del w:id="8873" w:author="An Tran, ACA (BUV)" w:date="2024-09-12T22:23:00Z" w16du:dateUtc="2024-09-12T15:23:00Z">
        <w:r w:rsidRPr="00863667" w:rsidDel="00B553BE">
          <w:rPr>
            <w:rFonts w:ascii="iCiel Avenir LT Std 35 Light" w:hAnsi="iCiel Avenir LT Std 35 Light" w:cs="Arial"/>
            <w:b/>
            <w:sz w:val="22"/>
            <w:szCs w:val="22"/>
            <w:rPrChange w:id="8874"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875"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876"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877" w:name="_Toc177077477"/>
        <w:bookmarkStart w:id="8878" w:name="_Toc177143666"/>
        <w:bookmarkStart w:id="8879" w:name="_Toc177144021"/>
        <w:bookmarkEnd w:id="8877"/>
        <w:bookmarkEnd w:id="8878"/>
        <w:bookmarkEnd w:id="8879"/>
      </w:del>
    </w:p>
    <w:p w14:paraId="71F90837" w14:textId="16AD9D7F" w:rsidR="00D9034C" w:rsidRPr="00863667" w:rsidDel="00B553BE" w:rsidRDefault="00D9034C">
      <w:pPr>
        <w:numPr>
          <w:ilvl w:val="0"/>
          <w:numId w:val="44"/>
        </w:numPr>
        <w:tabs>
          <w:tab w:val="left" w:pos="630"/>
          <w:tab w:val="left" w:pos="720"/>
          <w:tab w:val="left" w:pos="990"/>
        </w:tabs>
        <w:ind w:left="0" w:firstLine="720"/>
        <w:rPr>
          <w:del w:id="8880" w:author="An Tran, ACA (BUV)" w:date="2024-09-12T22:23:00Z" w16du:dateUtc="2024-09-12T15:23:00Z"/>
          <w:rFonts w:ascii="iCiel Avenir LT Std 35 Light" w:hAnsi="iCiel Avenir LT Std 35 Light" w:cs="Arial"/>
          <w:sz w:val="22"/>
          <w:szCs w:val="22"/>
          <w:rPrChange w:id="8881" w:author="An Tran, ACA (BUV)" w:date="2024-09-13T17:29:00Z" w16du:dateUtc="2024-09-13T10:29:00Z">
            <w:rPr>
              <w:del w:id="8882" w:author="An Tran, ACA (BUV)" w:date="2024-09-12T22:23:00Z" w16du:dateUtc="2024-09-12T15:23:00Z"/>
              <w:rFonts w:ascii="iCiel Avenir LT Std 35 Light" w:hAnsi="iCiel Avenir LT Std 35 Light" w:cs="Arial"/>
              <w:sz w:val="22"/>
              <w:szCs w:val="22"/>
              <w:lang w:val="vi-VN"/>
            </w:rPr>
          </w:rPrChange>
        </w:rPr>
        <w:pPrChange w:id="8883" w:author="An Tran, ACA (BUV)" w:date="2024-09-12T22:38:00Z" w16du:dateUtc="2024-09-12T15:38:00Z">
          <w:pPr>
            <w:tabs>
              <w:tab w:val="left" w:pos="630"/>
              <w:tab w:val="left" w:pos="720"/>
              <w:tab w:val="left" w:pos="1080"/>
            </w:tabs>
            <w:ind w:firstLine="0"/>
          </w:pPr>
        </w:pPrChange>
      </w:pPr>
      <w:del w:id="8884" w:author="An Tran, ACA (BUV)" w:date="2024-09-12T22:23:00Z" w16du:dateUtc="2024-09-12T15:23:00Z">
        <w:r w:rsidRPr="00863667" w:rsidDel="00B553BE">
          <w:rPr>
            <w:rFonts w:ascii="iCiel Avenir LT Std 35 Light" w:hAnsi="iCiel Avenir LT Std 35 Light" w:cs="Arial"/>
            <w:sz w:val="22"/>
            <w:szCs w:val="22"/>
            <w:rPrChange w:id="8885" w:author="An Tran, ACA (BUV)" w:date="2024-09-13T17:29:00Z" w16du:dateUtc="2024-09-13T10:29:00Z">
              <w:rPr>
                <w:rFonts w:ascii="iCiel Avenir LT Std 35 Light" w:hAnsi="iCiel Avenir LT Std 35 Light" w:cs="Arial"/>
                <w:sz w:val="22"/>
                <w:szCs w:val="22"/>
                <w:lang w:val="vi-VN"/>
              </w:rPr>
            </w:rPrChange>
          </w:rPr>
          <w:delText xml:space="preserve">The assessment schedule for each semester (including assignment and examination) </w:delText>
        </w:r>
        <w:r w:rsidR="00AF4FD5" w:rsidRPr="00863667" w:rsidDel="00B553BE">
          <w:rPr>
            <w:rFonts w:ascii="iCiel Avenir LT Std 35 Light" w:hAnsi="iCiel Avenir LT Std 35 Light" w:cs="Arial"/>
            <w:sz w:val="22"/>
            <w:szCs w:val="22"/>
            <w:rPrChange w:id="8886" w:author="An Tran, ACA (BUV)" w:date="2024-09-13T17:29:00Z" w16du:dateUtc="2024-09-13T10:29:00Z">
              <w:rPr>
                <w:rFonts w:ascii="iCiel Avenir LT Std 35 Light" w:hAnsi="iCiel Avenir LT Std 35 Light" w:cs="Arial"/>
                <w:sz w:val="22"/>
                <w:szCs w:val="22"/>
                <w:lang w:val="vi-VN"/>
              </w:rPr>
            </w:rPrChange>
          </w:rPr>
          <w:delText>is</w:delText>
        </w:r>
        <w:r w:rsidRPr="00863667" w:rsidDel="00B553BE">
          <w:rPr>
            <w:rFonts w:ascii="iCiel Avenir LT Std 35 Light" w:hAnsi="iCiel Avenir LT Std 35 Light" w:cs="Arial"/>
            <w:sz w:val="22"/>
            <w:szCs w:val="22"/>
            <w:rPrChange w:id="8887" w:author="An Tran, ACA (BUV)" w:date="2024-09-13T17:29:00Z" w16du:dateUtc="2024-09-13T10:29:00Z">
              <w:rPr>
                <w:rFonts w:ascii="iCiel Avenir LT Std 35 Light" w:hAnsi="iCiel Avenir LT Std 35 Light" w:cs="Arial"/>
                <w:sz w:val="22"/>
                <w:szCs w:val="22"/>
                <w:lang w:val="vi-VN"/>
              </w:rPr>
            </w:rPrChange>
          </w:rPr>
          <w:delText xml:space="preserve"> normally informed to </w:delText>
        </w:r>
        <w:r w:rsidR="00F06962" w:rsidRPr="00863667" w:rsidDel="00B553BE">
          <w:rPr>
            <w:rFonts w:ascii="iCiel Avenir LT Std 35 Light" w:hAnsi="iCiel Avenir LT Std 35 Light" w:cs="Arial"/>
            <w:sz w:val="22"/>
            <w:szCs w:val="22"/>
            <w:rPrChange w:id="8888" w:author="An Tran, ACA (BUV)" w:date="2024-09-13T17:29:00Z" w16du:dateUtc="2024-09-13T10:29:00Z">
              <w:rPr>
                <w:rFonts w:ascii="iCiel Avenir LT Std 35 Light" w:hAnsi="iCiel Avenir LT Std 35 Light" w:cs="Arial"/>
                <w:sz w:val="22"/>
                <w:szCs w:val="22"/>
                <w:lang w:val="vi-VN"/>
              </w:rPr>
            </w:rPrChange>
          </w:rPr>
          <w:delText>students</w:delText>
        </w:r>
        <w:r w:rsidRPr="00863667" w:rsidDel="00B553BE">
          <w:rPr>
            <w:rFonts w:ascii="iCiel Avenir LT Std 35 Light" w:hAnsi="iCiel Avenir LT Std 35 Light" w:cs="Arial"/>
            <w:sz w:val="22"/>
            <w:szCs w:val="22"/>
            <w:rPrChange w:id="8889" w:author="An Tran, ACA (BUV)" w:date="2024-09-13T17:29:00Z" w16du:dateUtc="2024-09-13T10:29:00Z">
              <w:rPr>
                <w:rFonts w:ascii="iCiel Avenir LT Std 35 Light" w:hAnsi="iCiel Avenir LT Std 35 Light" w:cs="Arial"/>
                <w:sz w:val="22"/>
                <w:szCs w:val="22"/>
                <w:lang w:val="vi-VN"/>
              </w:rPr>
            </w:rPrChange>
          </w:rPr>
          <w:delText xml:space="preserve"> at the beginning of the semester on Canvas Learning Management system. Detailed examination time frame and location shall be informed to student between week 9 and week 10 of the semester by email. Although it is scheduled, examination dates may be changed due to uncontrollable factors; students are advised not to book any personal travel arrangement until the end of the examination period (week 16 of the semester).</w:delText>
        </w:r>
        <w:bookmarkStart w:id="8890" w:name="_Toc177077478"/>
        <w:bookmarkStart w:id="8891" w:name="_Toc177143667"/>
        <w:bookmarkStart w:id="8892" w:name="_Toc177144022"/>
        <w:bookmarkEnd w:id="8890"/>
        <w:bookmarkEnd w:id="8891"/>
        <w:bookmarkEnd w:id="8892"/>
      </w:del>
    </w:p>
    <w:p w14:paraId="74C5A796" w14:textId="2D1D51A9" w:rsidR="008D0E1E" w:rsidRPr="00863667" w:rsidDel="00B553BE" w:rsidRDefault="00D9034C">
      <w:pPr>
        <w:numPr>
          <w:ilvl w:val="0"/>
          <w:numId w:val="44"/>
        </w:numPr>
        <w:tabs>
          <w:tab w:val="left" w:pos="630"/>
          <w:tab w:val="left" w:pos="720"/>
          <w:tab w:val="left" w:pos="990"/>
        </w:tabs>
        <w:ind w:left="0" w:firstLine="720"/>
        <w:rPr>
          <w:del w:id="8893" w:author="An Tran, ACA (BUV)" w:date="2024-09-12T22:23:00Z" w16du:dateUtc="2024-09-12T15:23:00Z"/>
          <w:rFonts w:ascii="iCiel Avenir LT Std 35 Light" w:hAnsi="iCiel Avenir LT Std 35 Light" w:cs="Arial"/>
          <w:sz w:val="22"/>
          <w:szCs w:val="22"/>
          <w:rPrChange w:id="8894" w:author="An Tran, ACA (BUV)" w:date="2024-09-13T17:29:00Z" w16du:dateUtc="2024-09-13T10:29:00Z">
            <w:rPr>
              <w:del w:id="8895" w:author="An Tran, ACA (BUV)" w:date="2024-09-12T22:23:00Z" w16du:dateUtc="2024-09-12T15:23:00Z"/>
              <w:rFonts w:ascii="iCiel Avenir LT Std 35 Light" w:hAnsi="iCiel Avenir LT Std 35 Light" w:cs="Arial"/>
              <w:i/>
              <w:iCs/>
              <w:sz w:val="22"/>
              <w:szCs w:val="22"/>
            </w:rPr>
          </w:rPrChange>
        </w:rPr>
        <w:pPrChange w:id="8896" w:author="An Tran, ACA (BUV)" w:date="2024-09-12T22:38:00Z" w16du:dateUtc="2024-09-12T15:38:00Z">
          <w:pPr>
            <w:tabs>
              <w:tab w:val="left" w:pos="630"/>
              <w:tab w:val="left" w:pos="720"/>
              <w:tab w:val="left" w:pos="1080"/>
            </w:tabs>
            <w:ind w:firstLine="0"/>
          </w:pPr>
        </w:pPrChange>
      </w:pPr>
      <w:del w:id="8897" w:author="An Tran, ACA (BUV)" w:date="2024-09-12T22:23:00Z" w16du:dateUtc="2024-09-12T15:23:00Z">
        <w:r w:rsidRPr="00863667" w:rsidDel="00B553BE">
          <w:rPr>
            <w:rFonts w:ascii="iCiel Avenir LT Std 35 Light" w:hAnsi="iCiel Avenir LT Std 35 Light" w:cs="Arial"/>
            <w:sz w:val="22"/>
            <w:szCs w:val="22"/>
            <w:rPrChange w:id="8898" w:author="An Tran, ACA (BUV)" w:date="2024-09-13T17:29:00Z" w16du:dateUtc="2024-09-13T10:29:00Z">
              <w:rPr>
                <w:rFonts w:ascii="iCiel Avenir LT Std 35 Light" w:hAnsi="iCiel Avenir LT Std 35 Light" w:cs="Arial"/>
                <w:i/>
                <w:iCs/>
                <w:sz w:val="22"/>
                <w:szCs w:val="22"/>
                <w:lang w:val="vi-VN"/>
              </w:rPr>
            </w:rPrChange>
          </w:rPr>
          <w:delText>Lịch nộp bài và lịch thi cho mỗi kỳ sẽ được thông báo tới sinh viên đầu kỳ học trên hệ thống quản lý học tập Canvas. Giờ thi chính xác và phòng thi sẽ được thông báo tới sinh viên vào khoảng giữa tuần 9 và tuần 10 mỗi kỳ qua email. Ngày thi có thể thay đổi vì những lý do không thể dự kiến trước, do đó sinh viên được khuyến cáo không nên đặt bất cứ lịch trình du lịch nào cho đến khi giai đoạn thi chính thức kết thúc (tuần 16 của kỳ học)</w:delText>
        </w:r>
        <w:r w:rsidR="00C3028C" w:rsidRPr="00863667" w:rsidDel="00B553BE">
          <w:rPr>
            <w:rFonts w:ascii="iCiel Avenir LT Std 35 Light" w:hAnsi="iCiel Avenir LT Std 35 Light" w:cs="Arial"/>
            <w:sz w:val="22"/>
            <w:szCs w:val="22"/>
            <w:rPrChange w:id="8899" w:author="An Tran, ACA (BUV)" w:date="2024-09-13T17:29:00Z" w16du:dateUtc="2024-09-13T10:29:00Z">
              <w:rPr>
                <w:rFonts w:ascii="iCiel Avenir LT Std 35 Light" w:hAnsi="iCiel Avenir LT Std 35 Light" w:cs="Arial"/>
                <w:i/>
                <w:iCs/>
                <w:sz w:val="22"/>
                <w:szCs w:val="22"/>
                <w:lang w:val="vi-VN"/>
              </w:rPr>
            </w:rPrChange>
          </w:rPr>
          <w:delText>.</w:delText>
        </w:r>
        <w:bookmarkStart w:id="8900" w:name="_Toc177077479"/>
        <w:bookmarkStart w:id="8901" w:name="_Toc177143668"/>
        <w:bookmarkStart w:id="8902" w:name="_Toc177144023"/>
        <w:bookmarkStart w:id="8903" w:name="_Toc113977113"/>
        <w:bookmarkStart w:id="8904" w:name="_Toc122700191"/>
        <w:bookmarkEnd w:id="8900"/>
        <w:bookmarkEnd w:id="8901"/>
        <w:bookmarkEnd w:id="8902"/>
      </w:del>
    </w:p>
    <w:p w14:paraId="460D2D10" w14:textId="323DB1B2" w:rsidR="00D9034C" w:rsidRPr="00863667" w:rsidDel="00B553BE" w:rsidRDefault="00F06962">
      <w:pPr>
        <w:pStyle w:val="Question"/>
        <w:numPr>
          <w:ilvl w:val="0"/>
          <w:numId w:val="44"/>
        </w:numPr>
        <w:tabs>
          <w:tab w:val="left" w:pos="630"/>
          <w:tab w:val="left" w:pos="990"/>
        </w:tabs>
        <w:spacing w:before="100" w:line="400" w:lineRule="exact"/>
        <w:ind w:left="0" w:firstLine="720"/>
        <w:rPr>
          <w:del w:id="8905" w:author="An Tran, ACA (BUV)" w:date="2024-09-12T22:23:00Z" w16du:dateUtc="2024-09-12T15:23:00Z"/>
          <w:rFonts w:cs="Arial"/>
          <w:szCs w:val="22"/>
          <w:rPrChange w:id="8906" w:author="An Tran, ACA (BUV)" w:date="2024-09-13T17:29:00Z" w16du:dateUtc="2024-09-13T10:29:00Z">
            <w:rPr>
              <w:del w:id="8907" w:author="An Tran, ACA (BUV)" w:date="2024-09-12T22:23:00Z" w16du:dateUtc="2024-09-12T15:23:00Z"/>
              <w:rFonts w:cs="Arial"/>
              <w:szCs w:val="22"/>
              <w:lang w:val="vi-VN"/>
            </w:rPr>
          </w:rPrChange>
        </w:rPr>
        <w:pPrChange w:id="8908" w:author="An Tran, ACA (BUV)" w:date="2024-09-12T22:38:00Z" w16du:dateUtc="2024-09-12T15:38:00Z">
          <w:pPr>
            <w:pStyle w:val="Question"/>
            <w:numPr>
              <w:numId w:val="24"/>
            </w:numPr>
            <w:tabs>
              <w:tab w:val="left" w:pos="630"/>
              <w:tab w:val="left" w:pos="1080"/>
            </w:tabs>
            <w:spacing w:before="100" w:line="400" w:lineRule="exact"/>
            <w:ind w:left="3870" w:hanging="360"/>
          </w:pPr>
        </w:pPrChange>
      </w:pPr>
      <w:del w:id="8909" w:author="An Tran, ACA (BUV)" w:date="2024-09-12T22:23:00Z" w16du:dateUtc="2024-09-12T15:23:00Z">
        <w:r w:rsidRPr="00863667" w:rsidDel="00B553BE">
          <w:rPr>
            <w:rFonts w:cs="Arial"/>
            <w:b w:val="0"/>
            <w:szCs w:val="22"/>
            <w:rPrChange w:id="8910" w:author="An Tran, ACA (BUV)" w:date="2024-09-13T17:29:00Z" w16du:dateUtc="2024-09-13T10:29:00Z">
              <w:rPr>
                <w:rFonts w:cs="Arial"/>
                <w:b w:val="0"/>
                <w:szCs w:val="22"/>
                <w:lang w:val="vi-VN"/>
              </w:rPr>
            </w:rPrChange>
          </w:rPr>
          <w:delText>Students</w:delText>
        </w:r>
        <w:r w:rsidR="00D9034C" w:rsidRPr="00863667" w:rsidDel="00B553BE">
          <w:rPr>
            <w:rFonts w:cs="Arial"/>
            <w:b w:val="0"/>
            <w:szCs w:val="22"/>
            <w:rPrChange w:id="8911" w:author="An Tran, ACA (BUV)" w:date="2024-09-13T17:29:00Z" w16du:dateUtc="2024-09-13T10:29:00Z">
              <w:rPr>
                <w:rFonts w:cs="Arial"/>
                <w:b w:val="0"/>
                <w:szCs w:val="22"/>
                <w:lang w:val="vi-VN"/>
              </w:rPr>
            </w:rPrChange>
          </w:rPr>
          <w:delText xml:space="preserve"> wis</w:delText>
        </w:r>
        <w:r w:rsidRPr="00863667" w:rsidDel="00B553BE">
          <w:rPr>
            <w:rFonts w:cs="Arial"/>
            <w:b w:val="0"/>
            <w:szCs w:val="22"/>
            <w:rPrChange w:id="8912" w:author="An Tran, ACA (BUV)" w:date="2024-09-13T17:29:00Z" w16du:dateUtc="2024-09-13T10:29:00Z">
              <w:rPr>
                <w:rFonts w:cs="Arial"/>
                <w:b w:val="0"/>
                <w:szCs w:val="22"/>
                <w:lang w:val="vi-VN"/>
              </w:rPr>
            </w:rPrChange>
          </w:rPr>
          <w:delText>h</w:delText>
        </w:r>
        <w:r w:rsidR="00D9034C" w:rsidRPr="00863667" w:rsidDel="00B553BE">
          <w:rPr>
            <w:rFonts w:cs="Arial"/>
            <w:b w:val="0"/>
            <w:szCs w:val="22"/>
            <w:rPrChange w:id="8913" w:author="An Tran, ACA (BUV)" w:date="2024-09-13T17:29:00Z" w16du:dateUtc="2024-09-13T10:29:00Z">
              <w:rPr>
                <w:rFonts w:cs="Arial"/>
                <w:b w:val="0"/>
                <w:szCs w:val="22"/>
                <w:lang w:val="vi-VN"/>
              </w:rPr>
            </w:rPrChange>
          </w:rPr>
          <w:delText xml:space="preserve"> to take individual rather than group assessments, is this possible? </w:delText>
        </w:r>
        <w:r w:rsidR="00D9034C" w:rsidRPr="00863667" w:rsidDel="00B553BE">
          <w:rPr>
            <w:rFonts w:cs="Arial"/>
            <w:szCs w:val="22"/>
            <w:rPrChange w:id="8914" w:author="An Tran, ACA (BUV)" w:date="2024-09-13T17:29:00Z" w16du:dateUtc="2024-09-13T10:29:00Z">
              <w:rPr>
                <w:rFonts w:cs="Arial"/>
                <w:szCs w:val="22"/>
                <w:lang w:val="vi-VN"/>
              </w:rPr>
            </w:rPrChange>
          </w:rPr>
          <w:delText xml:space="preserve">/ </w:delText>
        </w:r>
        <w:r w:rsidR="00D9034C" w:rsidRPr="00863667" w:rsidDel="00B553BE">
          <w:rPr>
            <w:rFonts w:cs="Arial"/>
            <w:b w:val="0"/>
            <w:szCs w:val="22"/>
            <w:rPrChange w:id="8915" w:author="An Tran, ACA (BUV)" w:date="2024-09-13T17:29:00Z" w16du:dateUtc="2024-09-13T10:29:00Z">
              <w:rPr>
                <w:rFonts w:cs="Arial"/>
                <w:b w:val="0"/>
                <w:i/>
                <w:iCs/>
                <w:szCs w:val="22"/>
                <w:lang w:val="vi-VN"/>
              </w:rPr>
            </w:rPrChange>
          </w:rPr>
          <w:delText>Sinh viên muốn làm bài cá nhân thay cho việc làm bài nhóm thì có được không?</w:delText>
        </w:r>
        <w:bookmarkStart w:id="8916" w:name="_Toc177077480"/>
        <w:bookmarkStart w:id="8917" w:name="_Toc177143669"/>
        <w:bookmarkStart w:id="8918" w:name="_Toc177144024"/>
        <w:bookmarkEnd w:id="8903"/>
        <w:bookmarkEnd w:id="8904"/>
        <w:bookmarkEnd w:id="8916"/>
        <w:bookmarkEnd w:id="8917"/>
        <w:bookmarkEnd w:id="8918"/>
      </w:del>
    </w:p>
    <w:p w14:paraId="02868BEB" w14:textId="198D9DC4" w:rsidR="00D9034C" w:rsidRPr="00863667" w:rsidDel="00B553BE" w:rsidRDefault="00D9034C">
      <w:pPr>
        <w:pStyle w:val="ListParagraph"/>
        <w:numPr>
          <w:ilvl w:val="0"/>
          <w:numId w:val="44"/>
        </w:numPr>
        <w:tabs>
          <w:tab w:val="left" w:pos="630"/>
          <w:tab w:val="left" w:pos="720"/>
          <w:tab w:val="left" w:pos="990"/>
        </w:tabs>
        <w:ind w:left="0" w:firstLine="720"/>
        <w:contextualSpacing w:val="0"/>
        <w:rPr>
          <w:del w:id="8919" w:author="An Tran, ACA (BUV)" w:date="2024-09-12T22:23:00Z" w16du:dateUtc="2024-09-12T15:23:00Z"/>
          <w:rFonts w:ascii="iCiel Avenir LT Std 35 Light" w:hAnsi="iCiel Avenir LT Std 35 Light" w:cs="Arial"/>
          <w:b/>
          <w:sz w:val="22"/>
          <w:szCs w:val="22"/>
          <w:rPrChange w:id="8920" w:author="An Tran, ACA (BUV)" w:date="2024-09-13T17:29:00Z" w16du:dateUtc="2024-09-13T10:29:00Z">
            <w:rPr>
              <w:del w:id="8921" w:author="An Tran, ACA (BUV)" w:date="2024-09-12T22:23:00Z" w16du:dateUtc="2024-09-12T15:23:00Z"/>
              <w:rFonts w:ascii="iCiel Avenir LT Std 35 Light" w:hAnsi="iCiel Avenir LT Std 35 Light" w:cs="Arial"/>
              <w:b/>
              <w:bCs/>
              <w:sz w:val="22"/>
              <w:szCs w:val="22"/>
              <w:u w:val="single"/>
              <w:lang w:val="vi-VN"/>
            </w:rPr>
          </w:rPrChange>
        </w:rPr>
        <w:pPrChange w:id="8922" w:author="An Tran, ACA (BUV)" w:date="2024-09-12T22:38:00Z" w16du:dateUtc="2024-09-12T15:38:00Z">
          <w:pPr>
            <w:pStyle w:val="ListParagraph"/>
            <w:tabs>
              <w:tab w:val="left" w:pos="630"/>
              <w:tab w:val="left" w:pos="720"/>
              <w:tab w:val="left" w:pos="1080"/>
            </w:tabs>
            <w:ind w:left="0"/>
            <w:contextualSpacing w:val="0"/>
          </w:pPr>
        </w:pPrChange>
      </w:pPr>
      <w:del w:id="8923" w:author="An Tran, ACA (BUV)" w:date="2024-09-12T22:23:00Z" w16du:dateUtc="2024-09-12T15:23:00Z">
        <w:r w:rsidRPr="00863667" w:rsidDel="00B553BE">
          <w:rPr>
            <w:rFonts w:ascii="iCiel Avenir LT Std 35 Light" w:hAnsi="iCiel Avenir LT Std 35 Light" w:cs="Arial"/>
            <w:b/>
            <w:sz w:val="22"/>
            <w:szCs w:val="22"/>
            <w:rPrChange w:id="8924" w:author="An Tran, ACA (BUV)" w:date="2024-09-13T17:29:00Z" w16du:dateUtc="2024-09-13T10:29:00Z">
              <w:rPr>
                <w:rFonts w:ascii="iCiel Avenir LT Std 35 Light" w:hAnsi="iCiel Avenir LT Std 35 Light" w:cs="Arial"/>
                <w:b/>
                <w:bCs/>
                <w:sz w:val="22"/>
                <w:szCs w:val="22"/>
                <w:u w:val="single"/>
                <w:lang w:val="vi-VN"/>
              </w:rPr>
            </w:rPrChange>
          </w:rPr>
          <w:delText xml:space="preserve">Answer / </w:delText>
        </w:r>
        <w:r w:rsidRPr="00863667" w:rsidDel="00B553BE">
          <w:rPr>
            <w:rFonts w:ascii="iCiel Avenir LT Std 35 Light" w:hAnsi="iCiel Avenir LT Std 35 Light" w:cs="Arial"/>
            <w:b/>
            <w:sz w:val="22"/>
            <w:szCs w:val="22"/>
            <w:rPrChange w:id="8925" w:author="An Tran, ACA (BUV)" w:date="2024-09-13T17:29:00Z" w16du:dateUtc="2024-09-13T10:29:00Z">
              <w:rPr>
                <w:rFonts w:ascii="iCiel Avenir LT Std 35 Light" w:hAnsi="iCiel Avenir LT Std 35 Light" w:cs="Arial"/>
                <w:b/>
                <w:bCs/>
                <w:i/>
                <w:iCs/>
                <w:sz w:val="22"/>
                <w:szCs w:val="22"/>
                <w:u w:val="single"/>
                <w:lang w:val="vi-VN"/>
              </w:rPr>
            </w:rPrChange>
          </w:rPr>
          <w:delText>Câu trả lời</w:delText>
        </w:r>
        <w:r w:rsidRPr="00863667" w:rsidDel="00B553BE">
          <w:rPr>
            <w:rFonts w:ascii="iCiel Avenir LT Std 35 Light" w:hAnsi="iCiel Avenir LT Std 35 Light" w:cs="Arial"/>
            <w:b/>
            <w:sz w:val="22"/>
            <w:szCs w:val="22"/>
            <w:rPrChange w:id="8926" w:author="An Tran, ACA (BUV)" w:date="2024-09-13T17:29:00Z" w16du:dateUtc="2024-09-13T10:29:00Z">
              <w:rPr>
                <w:rFonts w:ascii="iCiel Avenir LT Std 35 Light" w:hAnsi="iCiel Avenir LT Std 35 Light" w:cs="Arial"/>
                <w:b/>
                <w:bCs/>
                <w:sz w:val="22"/>
                <w:szCs w:val="22"/>
                <w:u w:val="single"/>
                <w:lang w:val="vi-VN"/>
              </w:rPr>
            </w:rPrChange>
          </w:rPr>
          <w:delText>:</w:delText>
        </w:r>
        <w:bookmarkStart w:id="8927" w:name="_Toc177077481"/>
        <w:bookmarkStart w:id="8928" w:name="_Toc177143670"/>
        <w:bookmarkStart w:id="8929" w:name="_Toc177144025"/>
        <w:bookmarkEnd w:id="8927"/>
        <w:bookmarkEnd w:id="8928"/>
        <w:bookmarkEnd w:id="8929"/>
      </w:del>
    </w:p>
    <w:p w14:paraId="7EB26652" w14:textId="7C3125F8" w:rsidR="00D9034C" w:rsidRPr="00863667" w:rsidDel="00B553BE" w:rsidRDefault="00D9034C">
      <w:pPr>
        <w:numPr>
          <w:ilvl w:val="0"/>
          <w:numId w:val="44"/>
        </w:numPr>
        <w:tabs>
          <w:tab w:val="left" w:pos="630"/>
          <w:tab w:val="left" w:pos="720"/>
          <w:tab w:val="left" w:pos="990"/>
        </w:tabs>
        <w:ind w:left="0" w:firstLine="720"/>
        <w:rPr>
          <w:del w:id="8930" w:author="An Tran, ACA (BUV)" w:date="2024-09-12T22:23:00Z" w16du:dateUtc="2024-09-12T15:23:00Z"/>
          <w:rFonts w:ascii="iCiel Avenir LT Std 35 Light" w:hAnsi="iCiel Avenir LT Std 35 Light" w:cs="Arial"/>
          <w:sz w:val="22"/>
          <w:szCs w:val="22"/>
          <w:rPrChange w:id="8931" w:author="An Tran, ACA (BUV)" w:date="2024-09-13T17:29:00Z" w16du:dateUtc="2024-09-13T10:29:00Z">
            <w:rPr>
              <w:del w:id="8932" w:author="An Tran, ACA (BUV)" w:date="2024-09-12T22:23:00Z" w16du:dateUtc="2024-09-12T15:23:00Z"/>
              <w:rFonts w:ascii="iCiel Avenir LT Std 35 Light" w:hAnsi="iCiel Avenir LT Std 35 Light" w:cs="Arial"/>
              <w:sz w:val="22"/>
              <w:szCs w:val="22"/>
              <w:lang w:val="vi-VN"/>
            </w:rPr>
          </w:rPrChange>
        </w:rPr>
        <w:pPrChange w:id="8933" w:author="An Tran, ACA (BUV)" w:date="2024-09-12T22:38:00Z" w16du:dateUtc="2024-09-12T15:38:00Z">
          <w:pPr>
            <w:tabs>
              <w:tab w:val="left" w:pos="630"/>
              <w:tab w:val="left" w:pos="720"/>
              <w:tab w:val="left" w:pos="1080"/>
            </w:tabs>
            <w:ind w:firstLine="0"/>
          </w:pPr>
        </w:pPrChange>
      </w:pPr>
      <w:del w:id="8934" w:author="An Tran, ACA (BUV)" w:date="2024-09-12T22:23:00Z" w16du:dateUtc="2024-09-12T15:23:00Z">
        <w:r w:rsidRPr="00863667" w:rsidDel="00B553BE">
          <w:rPr>
            <w:rFonts w:ascii="iCiel Avenir LT Std 35 Light" w:hAnsi="iCiel Avenir LT Std 35 Light" w:cs="Arial"/>
            <w:sz w:val="22"/>
            <w:szCs w:val="22"/>
            <w:rPrChange w:id="8935" w:author="An Tran, ACA (BUV)" w:date="2024-09-13T17:29:00Z" w16du:dateUtc="2024-09-13T10:29:00Z">
              <w:rPr>
                <w:rFonts w:ascii="iCiel Avenir LT Std 35 Light" w:hAnsi="iCiel Avenir LT Std 35 Light" w:cs="Arial"/>
                <w:sz w:val="22"/>
                <w:szCs w:val="22"/>
                <w:lang w:val="vi-VN"/>
              </w:rPr>
            </w:rPrChange>
          </w:rPr>
          <w:delText>The assessment structure is decided by the Module Descriptor by Staffordshire University and therefore the assessment type cannot be changed. However, there will be exceptional cases that might be considered due to their special circumstances and need to be approved by the university. Group work and group assessments are an important part of the employability focus of the degree. If a student is having difficulty working in a group, they should discuss any issues with their Module Leader.</w:delText>
        </w:r>
        <w:bookmarkStart w:id="8936" w:name="_Toc177077482"/>
        <w:bookmarkStart w:id="8937" w:name="_Toc177143671"/>
        <w:bookmarkStart w:id="8938" w:name="_Toc177144026"/>
        <w:bookmarkEnd w:id="8936"/>
        <w:bookmarkEnd w:id="8937"/>
        <w:bookmarkEnd w:id="8938"/>
      </w:del>
    </w:p>
    <w:p w14:paraId="1D0C6196" w14:textId="4A78FC33" w:rsidR="00D9034C" w:rsidRPr="00863667" w:rsidDel="00B553BE" w:rsidRDefault="00D9034C">
      <w:pPr>
        <w:numPr>
          <w:ilvl w:val="0"/>
          <w:numId w:val="44"/>
        </w:numPr>
        <w:tabs>
          <w:tab w:val="left" w:pos="630"/>
          <w:tab w:val="left" w:pos="720"/>
          <w:tab w:val="left" w:pos="990"/>
        </w:tabs>
        <w:ind w:left="0" w:firstLine="720"/>
        <w:rPr>
          <w:del w:id="8939" w:author="An Tran, ACA (BUV)" w:date="2024-09-12T22:23:00Z" w16du:dateUtc="2024-09-12T15:23:00Z"/>
          <w:rFonts w:ascii="iCiel Avenir LT Std 35 Light" w:hAnsi="iCiel Avenir LT Std 35 Light" w:cs="Arial"/>
          <w:sz w:val="22"/>
          <w:szCs w:val="22"/>
          <w:rPrChange w:id="8940" w:author="An Tran, ACA (BUV)" w:date="2024-09-13T17:29:00Z" w16du:dateUtc="2024-09-13T10:29:00Z">
            <w:rPr>
              <w:del w:id="8941" w:author="An Tran, ACA (BUV)" w:date="2024-09-12T22:23:00Z" w16du:dateUtc="2024-09-12T15:23:00Z"/>
              <w:rFonts w:ascii="iCiel Avenir LT Std 35 Light" w:hAnsi="iCiel Avenir LT Std 35 Light" w:cs="Arial"/>
              <w:i/>
              <w:iCs/>
              <w:sz w:val="22"/>
              <w:szCs w:val="22"/>
              <w:lang w:val="vi-VN"/>
            </w:rPr>
          </w:rPrChange>
        </w:rPr>
        <w:pPrChange w:id="8942" w:author="An Tran, ACA (BUV)" w:date="2024-09-12T22:38:00Z" w16du:dateUtc="2024-09-12T15:38:00Z">
          <w:pPr>
            <w:tabs>
              <w:tab w:val="left" w:pos="630"/>
              <w:tab w:val="left" w:pos="720"/>
              <w:tab w:val="left" w:pos="1080"/>
            </w:tabs>
            <w:ind w:firstLine="0"/>
          </w:pPr>
        </w:pPrChange>
      </w:pPr>
      <w:del w:id="8943" w:author="An Tran, ACA (BUV)" w:date="2024-09-12T22:23:00Z" w16du:dateUtc="2024-09-12T15:23:00Z">
        <w:r w:rsidRPr="00863667" w:rsidDel="00B553BE">
          <w:rPr>
            <w:rFonts w:ascii="iCiel Avenir LT Std 35 Light" w:hAnsi="iCiel Avenir LT Std 35 Light" w:cs="Arial"/>
            <w:sz w:val="22"/>
            <w:szCs w:val="22"/>
            <w:rPrChange w:id="8944" w:author="An Tran, ACA (BUV)" w:date="2024-09-13T17:29:00Z" w16du:dateUtc="2024-09-13T10:29:00Z">
              <w:rPr>
                <w:rFonts w:ascii="iCiel Avenir LT Std 35 Light" w:hAnsi="iCiel Avenir LT Std 35 Light" w:cs="Arial"/>
                <w:i/>
                <w:iCs/>
                <w:sz w:val="22"/>
                <w:szCs w:val="22"/>
                <w:lang w:val="vi-VN"/>
              </w:rPr>
            </w:rPrChange>
          </w:rPr>
          <w:delText>Cấu trúc bài nộp của sinh viên được quyết định bởi Tài liệu Mô tả Môn học (Module Descriptor) của Đại học Staffordshire và do đó, loại hình bài nộp sẽ không thể thay đổi. Tuy nhiên, đối với một số trường hợp có th</w:delText>
        </w:r>
        <w:r w:rsidR="006D033E" w:rsidRPr="00863667" w:rsidDel="00B553BE">
          <w:rPr>
            <w:rFonts w:ascii="iCiel Avenir LT Std 35 Light" w:hAnsi="iCiel Avenir LT Std 35 Light" w:cs="Arial"/>
            <w:sz w:val="22"/>
            <w:szCs w:val="22"/>
            <w:rPrChange w:id="8945" w:author="An Tran, ACA (BUV)" w:date="2024-09-13T17:29:00Z" w16du:dateUtc="2024-09-13T10:29:00Z">
              <w:rPr>
                <w:rFonts w:ascii="iCiel Avenir LT Std 35 Light" w:hAnsi="iCiel Avenir LT Std 35 Light" w:cs="Arial"/>
                <w:i/>
                <w:iCs/>
                <w:sz w:val="22"/>
                <w:szCs w:val="22"/>
                <w:lang w:val="vi-VN"/>
              </w:rPr>
            </w:rPrChange>
          </w:rPr>
          <w:delText>ể</w:delText>
        </w:r>
        <w:r w:rsidRPr="00863667" w:rsidDel="00B553BE">
          <w:rPr>
            <w:rFonts w:ascii="iCiel Avenir LT Std 35 Light" w:hAnsi="iCiel Avenir LT Std 35 Light" w:cs="Arial"/>
            <w:sz w:val="22"/>
            <w:szCs w:val="22"/>
            <w:rPrChange w:id="8946" w:author="An Tran, ACA (BUV)" w:date="2024-09-13T17:29:00Z" w16du:dateUtc="2024-09-13T10:29:00Z">
              <w:rPr>
                <w:rFonts w:ascii="iCiel Avenir LT Std 35 Light" w:hAnsi="iCiel Avenir LT Std 35 Light" w:cs="Arial"/>
                <w:i/>
                <w:iCs/>
                <w:sz w:val="22"/>
                <w:szCs w:val="22"/>
                <w:lang w:val="vi-VN"/>
              </w:rPr>
            </w:rPrChange>
          </w:rPr>
          <w:delText xml:space="preserve"> được xem xét cho phép làm bài cá nhân thay vì làm theo nhóm là do hoàn cảnh đặc biệt của sinh viên, và sẽ cần được sự phê duyệt của nhà trường. Làm việc và nộp bài nhóm là một phần rất quan trọng trong việc nâng cao khả năng làm việc nhóm và cơ hội tuyển dụng của sinh viên – yếu tố mà chương trình học rất chú trọng. Nếu gặp bất cứ khó </w:delText>
        </w:r>
        <w:r w:rsidR="00E6198C" w:rsidRPr="00863667" w:rsidDel="00B553BE">
          <w:rPr>
            <w:rFonts w:ascii="iCiel Avenir LT Std 35 Light" w:hAnsi="iCiel Avenir LT Std 35 Light" w:cs="Arial"/>
            <w:sz w:val="22"/>
            <w:szCs w:val="22"/>
            <w:rPrChange w:id="8947" w:author="An Tran, ACA (BUV)" w:date="2024-09-13T17:29:00Z" w16du:dateUtc="2024-09-13T10:29:00Z">
              <w:rPr>
                <w:rFonts w:ascii="iCiel Avenir LT Std 35 Light" w:hAnsi="iCiel Avenir LT Std 35 Light" w:cs="Arial"/>
                <w:i/>
                <w:iCs/>
                <w:sz w:val="22"/>
                <w:szCs w:val="22"/>
                <w:lang w:val="vi-VN"/>
              </w:rPr>
            </w:rPrChange>
          </w:rPr>
          <w:delText>k</w:delText>
        </w:r>
        <w:r w:rsidR="009D3AB7" w:rsidRPr="00863667" w:rsidDel="00B553BE">
          <w:rPr>
            <w:rFonts w:ascii="iCiel Avenir LT Std 35 Light" w:hAnsi="iCiel Avenir LT Std 35 Light" w:cs="Arial"/>
            <w:sz w:val="22"/>
            <w:szCs w:val="22"/>
            <w:rPrChange w:id="8948" w:author="An Tran, ACA (BUV)" w:date="2024-09-13T17:29:00Z" w16du:dateUtc="2024-09-13T10:29:00Z">
              <w:rPr>
                <w:rFonts w:ascii="iCiel Avenir LT Std 35 Light" w:hAnsi="iCiel Avenir LT Std 35 Light" w:cs="Arial"/>
                <w:i/>
                <w:iCs/>
                <w:sz w:val="22"/>
                <w:szCs w:val="22"/>
                <w:lang w:val="vi-VN"/>
              </w:rPr>
            </w:rPrChange>
          </w:rPr>
          <w:delText>h</w:delText>
        </w:r>
        <w:r w:rsidR="00E6198C" w:rsidRPr="00863667" w:rsidDel="00B553BE">
          <w:rPr>
            <w:rFonts w:ascii="iCiel Avenir LT Std 35 Light" w:hAnsi="iCiel Avenir LT Std 35 Light" w:cs="Arial"/>
            <w:sz w:val="22"/>
            <w:szCs w:val="22"/>
            <w:rPrChange w:id="8949" w:author="An Tran, ACA (BUV)" w:date="2024-09-13T17:29:00Z" w16du:dateUtc="2024-09-13T10:29:00Z">
              <w:rPr>
                <w:rFonts w:ascii="iCiel Avenir LT Std 35 Light" w:hAnsi="iCiel Avenir LT Std 35 Light" w:cs="Arial"/>
                <w:i/>
                <w:iCs/>
                <w:sz w:val="22"/>
                <w:szCs w:val="22"/>
                <w:lang w:val="vi-VN"/>
              </w:rPr>
            </w:rPrChange>
          </w:rPr>
          <w:delText>ă</w:delText>
        </w:r>
        <w:r w:rsidR="009D3AB7" w:rsidRPr="00863667" w:rsidDel="00B553BE">
          <w:rPr>
            <w:rFonts w:ascii="iCiel Avenir LT Std 35 Light" w:hAnsi="iCiel Avenir LT Std 35 Light" w:cs="Arial"/>
            <w:sz w:val="22"/>
            <w:szCs w:val="22"/>
            <w:rPrChange w:id="8950" w:author="An Tran, ACA (BUV)" w:date="2024-09-13T17:29:00Z" w16du:dateUtc="2024-09-13T10:29:00Z">
              <w:rPr>
                <w:rFonts w:ascii="iCiel Avenir LT Std 35 Light" w:hAnsi="iCiel Avenir LT Std 35 Light" w:cs="Arial"/>
                <w:i/>
                <w:iCs/>
                <w:sz w:val="22"/>
                <w:szCs w:val="22"/>
                <w:lang w:val="vi-VN"/>
              </w:rPr>
            </w:rPrChange>
          </w:rPr>
          <w:delText>n</w:delText>
        </w:r>
        <w:r w:rsidRPr="00863667" w:rsidDel="00B553BE">
          <w:rPr>
            <w:rFonts w:ascii="iCiel Avenir LT Std 35 Light" w:hAnsi="iCiel Avenir LT Std 35 Light" w:cs="Arial"/>
            <w:sz w:val="22"/>
            <w:szCs w:val="22"/>
            <w:rPrChange w:id="8951" w:author="An Tran, ACA (BUV)" w:date="2024-09-13T17:29:00Z" w16du:dateUtc="2024-09-13T10:29:00Z">
              <w:rPr>
                <w:rFonts w:ascii="iCiel Avenir LT Std 35 Light" w:hAnsi="iCiel Avenir LT Std 35 Light" w:cs="Arial"/>
                <w:i/>
                <w:iCs/>
                <w:sz w:val="22"/>
                <w:szCs w:val="22"/>
                <w:lang w:val="vi-VN"/>
              </w:rPr>
            </w:rPrChange>
          </w:rPr>
          <w:delText xml:space="preserve"> gì trong quá trình làm việc nhóm, sinh viên nên trao đổi trực tiếp với giảng viên phụ trách môn học.</w:delText>
        </w:r>
        <w:bookmarkStart w:id="8952" w:name="_Toc177077483"/>
        <w:bookmarkStart w:id="8953" w:name="_Toc177143672"/>
        <w:bookmarkStart w:id="8954" w:name="_Toc177144027"/>
        <w:bookmarkEnd w:id="8952"/>
        <w:bookmarkEnd w:id="8953"/>
        <w:bookmarkEnd w:id="8954"/>
      </w:del>
    </w:p>
    <w:p w14:paraId="7F088364" w14:textId="494E136A" w:rsidR="00D9034C" w:rsidRPr="00863667" w:rsidRDefault="00D60DB7">
      <w:pPr>
        <w:pStyle w:val="Question"/>
        <w:numPr>
          <w:ilvl w:val="0"/>
          <w:numId w:val="44"/>
        </w:numPr>
        <w:tabs>
          <w:tab w:val="left" w:pos="630"/>
          <w:tab w:val="left" w:pos="990"/>
        </w:tabs>
        <w:spacing w:before="100" w:line="400" w:lineRule="exact"/>
        <w:ind w:left="0" w:firstLine="720"/>
        <w:rPr>
          <w:rFonts w:cs="Arial"/>
          <w:szCs w:val="22"/>
          <w:rPrChange w:id="8955" w:author="An Tran, ACA (BUV)" w:date="2024-09-13T17:29:00Z" w16du:dateUtc="2024-09-13T10:29:00Z">
            <w:rPr>
              <w:rFonts w:cs="Arial"/>
              <w:i/>
              <w:iCs/>
              <w:szCs w:val="22"/>
              <w:lang w:val="vi-VN"/>
            </w:rPr>
          </w:rPrChange>
        </w:rPr>
        <w:pPrChange w:id="8956" w:author="An Tran, ACA (BUV)" w:date="2024-09-12T22:38:00Z" w16du:dateUtc="2024-09-12T15:38:00Z">
          <w:pPr>
            <w:pStyle w:val="Question"/>
            <w:numPr>
              <w:numId w:val="24"/>
            </w:numPr>
            <w:tabs>
              <w:tab w:val="left" w:pos="630"/>
              <w:tab w:val="left" w:pos="1080"/>
            </w:tabs>
            <w:spacing w:before="100" w:line="400" w:lineRule="exact"/>
            <w:ind w:left="3870" w:hanging="360"/>
          </w:pPr>
        </w:pPrChange>
      </w:pPr>
      <w:bookmarkStart w:id="8957" w:name="_Toc107734234"/>
      <w:bookmarkStart w:id="8958" w:name="_Toc107734448"/>
      <w:bookmarkStart w:id="8959" w:name="_Toc107734900"/>
      <w:bookmarkStart w:id="8960" w:name="_Toc107735122"/>
      <w:bookmarkStart w:id="8961" w:name="_Toc107735249"/>
      <w:bookmarkStart w:id="8962" w:name="_Toc107735354"/>
      <w:bookmarkStart w:id="8963" w:name="_Toc107735458"/>
      <w:bookmarkStart w:id="8964" w:name="_Toc107735561"/>
      <w:bookmarkStart w:id="8965" w:name="_Toc107735666"/>
      <w:bookmarkStart w:id="8966" w:name="_Toc107735770"/>
      <w:bookmarkStart w:id="8967" w:name="_Toc107735874"/>
      <w:bookmarkStart w:id="8968" w:name="_Toc107735978"/>
      <w:bookmarkStart w:id="8969" w:name="_Toc107736131"/>
      <w:bookmarkStart w:id="8970" w:name="_Toc107736278"/>
      <w:bookmarkStart w:id="8971" w:name="_Toc107736382"/>
      <w:bookmarkStart w:id="8972" w:name="_Toc107736604"/>
      <w:bookmarkStart w:id="8973" w:name="_Toc107736707"/>
      <w:bookmarkStart w:id="8974" w:name="_Toc107736810"/>
      <w:bookmarkStart w:id="8975" w:name="_Toc107736914"/>
      <w:bookmarkStart w:id="8976" w:name="_Toc107737766"/>
      <w:bookmarkStart w:id="8977" w:name="_Toc108099155"/>
      <w:bookmarkStart w:id="8978" w:name="_Toc113975571"/>
      <w:bookmarkStart w:id="8979" w:name="_Toc113976088"/>
      <w:bookmarkStart w:id="8980" w:name="_Toc114065618"/>
      <w:bookmarkStart w:id="8981" w:name="_Toc114066014"/>
      <w:bookmarkStart w:id="8982" w:name="_Toc113977114"/>
      <w:bookmarkStart w:id="8983" w:name="_Toc122700192"/>
      <w:bookmarkStart w:id="8984" w:name="_Toc177144028"/>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r w:rsidRPr="00863667">
        <w:rPr>
          <w:rFonts w:cs="Arial"/>
          <w:szCs w:val="22"/>
          <w:rPrChange w:id="8985" w:author="An Tran, ACA (BUV)" w:date="2024-09-13T17:29:00Z" w16du:dateUtc="2024-09-13T10:29:00Z">
            <w:rPr>
              <w:rFonts w:cs="Arial"/>
              <w:szCs w:val="22"/>
              <w:lang w:val="vi-VN"/>
            </w:rPr>
          </w:rPrChange>
        </w:rPr>
        <w:t>The student</w:t>
      </w:r>
      <w:r w:rsidR="00D9034C" w:rsidRPr="00863667">
        <w:rPr>
          <w:rFonts w:cs="Arial"/>
          <w:szCs w:val="22"/>
          <w:rPrChange w:id="8986" w:author="An Tran, ACA (BUV)" w:date="2024-09-13T17:29:00Z" w16du:dateUtc="2024-09-13T10:29:00Z">
            <w:rPr>
              <w:rFonts w:cs="Arial"/>
              <w:szCs w:val="22"/>
              <w:lang w:val="vi-VN"/>
            </w:rPr>
          </w:rPrChange>
        </w:rPr>
        <w:t xml:space="preserve"> has been asked to attend an academic conduct meeting. </w:t>
      </w:r>
      <w:r w:rsidR="00D9034C" w:rsidRPr="00863667">
        <w:rPr>
          <w:rFonts w:cs="Arial"/>
          <w:i/>
          <w:iCs/>
          <w:szCs w:val="22"/>
          <w:rPrChange w:id="8987" w:author="An Tran, ACA (BUV)" w:date="2024-09-13T17:29:00Z" w16du:dateUtc="2024-09-13T10:29:00Z">
            <w:rPr>
              <w:rFonts w:cs="Arial"/>
              <w:szCs w:val="22"/>
              <w:lang w:val="vi-VN"/>
            </w:rPr>
          </w:rPrChange>
        </w:rPr>
        <w:t xml:space="preserve">What does this mean? </w:t>
      </w:r>
      <w:r w:rsidR="00D9034C" w:rsidRPr="00863667">
        <w:rPr>
          <w:rFonts w:cs="Arial"/>
          <w:i/>
          <w:iCs/>
          <w:szCs w:val="22"/>
          <w:rPrChange w:id="8988" w:author="An Tran, ACA (BUV)" w:date="2024-09-13T17:29:00Z" w16du:dateUtc="2024-09-13T10:29:00Z">
            <w:rPr>
              <w:rFonts w:cs="Arial"/>
              <w:b w:val="0"/>
              <w:szCs w:val="22"/>
              <w:lang w:val="vi-VN"/>
            </w:rPr>
          </w:rPrChange>
        </w:rPr>
        <w:t xml:space="preserve">/ </w:t>
      </w:r>
      <w:r w:rsidR="00D9034C" w:rsidRPr="00863667">
        <w:rPr>
          <w:rFonts w:cs="Arial"/>
          <w:i/>
          <w:iCs/>
          <w:szCs w:val="22"/>
          <w:rPrChange w:id="8989" w:author="An Tran, ACA (BUV)" w:date="2024-09-13T17:29:00Z" w16du:dateUtc="2024-09-13T10:29:00Z">
            <w:rPr>
              <w:rFonts w:cs="Arial"/>
              <w:i/>
              <w:iCs/>
              <w:szCs w:val="22"/>
              <w:lang w:val="vi-VN"/>
            </w:rPr>
          </w:rPrChange>
        </w:rPr>
        <w:t>Sinh viên được mời tham dự cuộc họp về vi phạm học thuật, như vậy có nghĩa là gì?</w:t>
      </w:r>
      <w:bookmarkEnd w:id="8982"/>
      <w:bookmarkEnd w:id="8983"/>
      <w:bookmarkEnd w:id="8984"/>
    </w:p>
    <w:p w14:paraId="04A5939C"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4D64753B" w14:textId="77777777" w:rsidR="003B7F64" w:rsidRPr="00863667" w:rsidRDefault="003B7F64">
      <w:pPr>
        <w:tabs>
          <w:tab w:val="left" w:pos="630"/>
          <w:tab w:val="left" w:pos="720"/>
          <w:tab w:val="left" w:pos="1080"/>
        </w:tabs>
        <w:ind w:firstLine="0"/>
        <w:rPr>
          <w:ins w:id="8990" w:author="An Tran, ACA (BUV)" w:date="2024-09-12T16:00:00Z" w16du:dateUtc="2024-09-12T09:00:00Z"/>
          <w:rFonts w:ascii="iCiel Avenir LT Std 35 Light" w:hAnsi="iCiel Avenir LT Std 35 Light" w:cs="Arial"/>
          <w:sz w:val="22"/>
          <w:szCs w:val="22"/>
          <w:lang w:val="vi-VN"/>
          <w:rPrChange w:id="8991" w:author="An Tran, ACA (BUV)" w:date="2024-09-13T17:29:00Z" w16du:dateUtc="2024-09-13T10:29:00Z">
            <w:rPr>
              <w:ins w:id="8992" w:author="An Tran, ACA (BUV)" w:date="2024-09-12T16:00:00Z" w16du:dateUtc="2024-09-12T09:00:00Z"/>
              <w:lang w:val="vi-VN"/>
            </w:rPr>
          </w:rPrChange>
        </w:rPr>
        <w:pPrChange w:id="8993" w:author="An Tran, ACA (BUV)" w:date="2024-09-12T16:00:00Z" w16du:dateUtc="2024-09-12T09:00:00Z">
          <w:pPr>
            <w:pStyle w:val="ListParagraph"/>
            <w:tabs>
              <w:tab w:val="left" w:pos="630"/>
              <w:tab w:val="left" w:pos="720"/>
              <w:tab w:val="left" w:pos="1080"/>
            </w:tabs>
          </w:pPr>
        </w:pPrChange>
      </w:pPr>
      <w:ins w:id="8994" w:author="An Tran, ACA (BUV)" w:date="2024-09-12T16:00:00Z" w16du:dateUtc="2024-09-12T09:00:00Z">
        <w:r w:rsidRPr="00863667">
          <w:rPr>
            <w:rFonts w:ascii="iCiel Avenir LT Std 35 Light" w:hAnsi="iCiel Avenir LT Std 35 Light" w:cs="Arial"/>
            <w:sz w:val="22"/>
            <w:szCs w:val="22"/>
            <w:lang w:val="vi-VN"/>
            <w:rPrChange w:id="8995" w:author="An Tran, ACA (BUV)" w:date="2024-09-13T17:29:00Z" w16du:dateUtc="2024-09-13T10:29:00Z">
              <w:rPr>
                <w:lang w:val="vi-VN"/>
              </w:rPr>
            </w:rPrChange>
          </w:rPr>
          <w:t>When a student of Arts University Bournemouth is asked to attend an academic conduct meeting, it signifies that there has been an allegation of academic misconduct against the student. This meeting serves as an initial step to investigate the allegation. The student will have the opportunity to respond to the allegation, present any evidence in their defense, and discuss the matter with the Course Leader and relevant tutors. The outcome of the meeting could range from dismissal of the allegation to referral to more serious stages of the academic misconduct procedure, depending on the findings.</w:t>
        </w:r>
      </w:ins>
    </w:p>
    <w:p w14:paraId="73462CB0" w14:textId="21F2240A" w:rsidR="00FE7B34" w:rsidRPr="00863667" w:rsidDel="003B7F64" w:rsidRDefault="003B7F64" w:rsidP="003B7F64">
      <w:pPr>
        <w:tabs>
          <w:tab w:val="left" w:pos="630"/>
          <w:tab w:val="left" w:pos="720"/>
          <w:tab w:val="left" w:pos="1080"/>
        </w:tabs>
        <w:ind w:firstLine="0"/>
        <w:rPr>
          <w:del w:id="8996" w:author="An Tran, ACA (BUV)" w:date="2024-09-12T16:00:00Z" w16du:dateUtc="2024-09-12T09:00:00Z"/>
          <w:rFonts w:ascii="iCiel Avenir LT Std 35 Light" w:hAnsi="iCiel Avenir LT Std 35 Light" w:cs="Arial"/>
          <w:sz w:val="22"/>
          <w:szCs w:val="22"/>
          <w:lang w:val="vi-VN"/>
        </w:rPr>
      </w:pPr>
      <w:ins w:id="8997" w:author="An Tran, ACA (BUV)" w:date="2024-09-12T16:00:00Z" w16du:dateUtc="2024-09-12T09:00:00Z">
        <w:r w:rsidRPr="00863667">
          <w:rPr>
            <w:rFonts w:ascii="iCiel Avenir LT Std 35 Light" w:hAnsi="iCiel Avenir LT Std 35 Light" w:cs="Arial"/>
            <w:sz w:val="22"/>
            <w:szCs w:val="22"/>
            <w:lang w:val="vi-VN"/>
          </w:rPr>
          <w:t>Khi một sinh viên AUB được yêu cầu tham gia một cuộc họp liên quan đến vi phạm học thuật, điều đó nghĩa là đã có nghi ngờ về hành vi gian lận học thuật đối với sinh viên này. Cuộc họp này là bước đầu tiên để làm rõ vấn đề vi phạm. Sinh viên sẽ có cơ hội trả lời các câu hỏi từ Hội đồng, trình bày bất kỳ bằng chứng nào để tự bảo vệ mình, và thảo luận về vấn đề này với Trưởng chương trình và các giảng viên liên quan. Kết quả của cuộc họp có thể từ việc bác bỏ vi phạm hoặc chuyển sang các giai đoạn nghiêm trọng hơn của quy trình xử lý hành vi gian lận học thuật, tùy thuộc vào quyết định của cuộc họp.</w:t>
        </w:r>
      </w:ins>
      <w:del w:id="8998" w:author="An Tran, ACA (BUV)" w:date="2024-09-12T16:00:00Z" w16du:dateUtc="2024-09-12T09:00:00Z">
        <w:r w:rsidR="00FE7B34" w:rsidRPr="00863667" w:rsidDel="003B7F64">
          <w:rPr>
            <w:rFonts w:ascii="iCiel Avenir LT Std 35 Light" w:hAnsi="iCiel Avenir LT Std 35 Light" w:cs="Arial"/>
            <w:sz w:val="22"/>
            <w:szCs w:val="22"/>
            <w:lang w:val="vi-VN"/>
          </w:rPr>
          <w:delText xml:space="preserve">When a student is asked to attend an academic conduct meeting, this means that he or she is suspected by BUV Academic Conduct panel of having committed an academic misconduct. Following Staffordshire University’s Academic Conduct Procedure, he or she will be asked to attend an academic conduct meeting where he or she can put his or her side forward. Students &amp; parents can contact the Academic Compliance Office at </w:delText>
        </w:r>
        <w:r w:rsidR="00BE2136" w:rsidRPr="00863667" w:rsidDel="003B7F64">
          <w:rPr>
            <w:rFonts w:ascii="iCiel Avenir LT Std 35 Light" w:hAnsi="iCiel Avenir LT Std 35 Light"/>
            <w:rPrChange w:id="8999" w:author="An Tran, ACA (BUV)" w:date="2024-09-13T17:29:00Z" w16du:dateUtc="2024-09-13T10:29:00Z">
              <w:rPr/>
            </w:rPrChange>
          </w:rPr>
          <w:fldChar w:fldCharType="begin"/>
        </w:r>
        <w:r w:rsidR="00BE2136" w:rsidRPr="00863667" w:rsidDel="003B7F64">
          <w:rPr>
            <w:rFonts w:ascii="iCiel Avenir LT Std 35 Light" w:hAnsi="iCiel Avenir LT Std 35 Light"/>
            <w:rPrChange w:id="9000" w:author="An Tran, ACA (BUV)" w:date="2024-09-13T17:29:00Z" w16du:dateUtc="2024-09-13T10:29:00Z">
              <w:rPr/>
            </w:rPrChange>
          </w:rPr>
          <w:delInstrText>HYPERLINK "mailto:aca.compliance@buv.edu.vn"</w:delInstrText>
        </w:r>
        <w:r w:rsidR="00BE2136" w:rsidRPr="00B8666B" w:rsidDel="003B7F64">
          <w:rPr>
            <w:rFonts w:ascii="iCiel Avenir LT Std 35 Light" w:hAnsi="iCiel Avenir LT Std 35 Light"/>
          </w:rPr>
        </w:r>
        <w:r w:rsidR="00BE2136" w:rsidRPr="00863667" w:rsidDel="003B7F64">
          <w:rPr>
            <w:rPrChange w:id="9001"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FE7B34" w:rsidRPr="00863667" w:rsidDel="003B7F64">
          <w:rPr>
            <w:rStyle w:val="Hyperlink"/>
            <w:rFonts w:ascii="iCiel Avenir LT Std 35 Light" w:hAnsi="iCiel Avenir LT Std 35 Light" w:cs="Arial"/>
            <w:sz w:val="22"/>
            <w:szCs w:val="22"/>
            <w:lang w:val="vi-VN"/>
          </w:rPr>
          <w:delText>aca.compliance@buv.edu.vn</w:delText>
        </w:r>
        <w:r w:rsidR="00BE2136" w:rsidRPr="00863667" w:rsidDel="003B7F64">
          <w:rPr>
            <w:rStyle w:val="Hyperlink"/>
            <w:rFonts w:ascii="iCiel Avenir LT Std 35 Light" w:hAnsi="iCiel Avenir LT Std 35 Light" w:cs="Arial"/>
            <w:sz w:val="22"/>
            <w:szCs w:val="22"/>
            <w:lang w:val="vi-VN"/>
          </w:rPr>
          <w:fldChar w:fldCharType="end"/>
        </w:r>
        <w:r w:rsidR="00FE7B34" w:rsidRPr="00863667" w:rsidDel="003B7F64">
          <w:rPr>
            <w:rFonts w:ascii="iCiel Avenir LT Std 35 Light" w:hAnsi="iCiel Avenir LT Std 35 Light" w:cs="Arial"/>
            <w:sz w:val="22"/>
            <w:szCs w:val="22"/>
            <w:lang w:val="vi-VN"/>
          </w:rPr>
          <w:delText xml:space="preserve"> for further explanation on this process.</w:delText>
        </w:r>
      </w:del>
    </w:p>
    <w:p w14:paraId="08CEBD9C" w14:textId="2D9BCF17" w:rsidR="00FE7B34" w:rsidRPr="00863667" w:rsidRDefault="00FE7B34" w:rsidP="003E1B62">
      <w:pPr>
        <w:tabs>
          <w:tab w:val="left" w:pos="630"/>
          <w:tab w:val="left" w:pos="720"/>
          <w:tab w:val="left" w:pos="1080"/>
        </w:tabs>
        <w:ind w:firstLine="0"/>
        <w:rPr>
          <w:rFonts w:ascii="iCiel Avenir LT Std 35 Light" w:hAnsi="iCiel Avenir LT Std 35 Light" w:cs="Arial"/>
          <w:i/>
          <w:iCs/>
          <w:sz w:val="22"/>
          <w:szCs w:val="22"/>
          <w:lang w:val="vi-VN"/>
        </w:rPr>
      </w:pPr>
      <w:del w:id="9002" w:author="An Tran, ACA (BUV)" w:date="2024-09-12T16:00:00Z" w16du:dateUtc="2024-09-12T09:00:00Z">
        <w:r w:rsidRPr="00863667" w:rsidDel="003B7F64">
          <w:rPr>
            <w:rFonts w:ascii="iCiel Avenir LT Std 35 Light" w:hAnsi="iCiel Avenir LT Std 35 Light" w:cs="Arial"/>
            <w:i/>
            <w:iCs/>
            <w:sz w:val="22"/>
            <w:szCs w:val="22"/>
            <w:lang w:val="vi-VN"/>
          </w:rPr>
          <w:delText xml:space="preserve">Khi một sinh viên được yêu cầu tham gia "Họp hội đồng vi phạm học thuật", nghĩa là Hội đồng vi phạm học thuật BUV đang nghi ngờ sinh viên đó có khả năng đã vi phạm quy định học thuật. Theo Quy định Học thuật của Đại học Staffordshire, sinh viên sẽ được mời tham gia "Họp hội đồng vi phạm học thuật" để đưa ra ý kiến của mình về trường hợp vi phạm học thuật đang xem xét. Sinh viên và phụ huynh có thể liên hệ Bộ phận Quy chế Đào tạo qua địa chỉ </w:delText>
        </w:r>
        <w:r w:rsidR="00BE2136" w:rsidRPr="00863667" w:rsidDel="003B7F64">
          <w:rPr>
            <w:rFonts w:ascii="iCiel Avenir LT Std 35 Light" w:hAnsi="iCiel Avenir LT Std 35 Light"/>
            <w:rPrChange w:id="9003" w:author="An Tran, ACA (BUV)" w:date="2024-09-13T17:29:00Z" w16du:dateUtc="2024-09-13T10:29:00Z">
              <w:rPr/>
            </w:rPrChange>
          </w:rPr>
          <w:fldChar w:fldCharType="begin"/>
        </w:r>
        <w:r w:rsidR="00BE2136" w:rsidRPr="00863667" w:rsidDel="003B7F64">
          <w:rPr>
            <w:rFonts w:ascii="iCiel Avenir LT Std 35 Light" w:hAnsi="iCiel Avenir LT Std 35 Light"/>
            <w:rPrChange w:id="9004" w:author="An Tran, ACA (BUV)" w:date="2024-09-13T17:29:00Z" w16du:dateUtc="2024-09-13T10:29:00Z">
              <w:rPr/>
            </w:rPrChange>
          </w:rPr>
          <w:delInstrText>HYPERLINK "mailto:aca.compliance@buv.edu.vn"</w:delInstrText>
        </w:r>
        <w:r w:rsidR="00BE2136" w:rsidRPr="00B8666B" w:rsidDel="003B7F64">
          <w:rPr>
            <w:rFonts w:ascii="iCiel Avenir LT Std 35 Light" w:hAnsi="iCiel Avenir LT Std 35 Light"/>
          </w:rPr>
        </w:r>
        <w:r w:rsidR="00BE2136" w:rsidRPr="00863667" w:rsidDel="003B7F64">
          <w:rPr>
            <w:rPrChange w:id="9005"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3B7F64">
          <w:rPr>
            <w:rStyle w:val="Hyperlink"/>
            <w:rFonts w:ascii="iCiel Avenir LT Std 35 Light" w:hAnsi="iCiel Avenir LT Std 35 Light" w:cs="Arial"/>
            <w:i/>
            <w:iCs/>
            <w:sz w:val="22"/>
            <w:szCs w:val="22"/>
            <w:lang w:val="vi-VN"/>
          </w:rPr>
          <w:delText>aca.compliance@buv.edu.vn</w:delText>
        </w:r>
        <w:r w:rsidR="00BE2136" w:rsidRPr="00863667" w:rsidDel="003B7F64">
          <w:rPr>
            <w:rStyle w:val="Hyperlink"/>
            <w:rFonts w:ascii="iCiel Avenir LT Std 35 Light" w:hAnsi="iCiel Avenir LT Std 35 Light" w:cs="Arial"/>
            <w:i/>
            <w:iCs/>
            <w:sz w:val="22"/>
            <w:szCs w:val="22"/>
            <w:lang w:val="vi-VN"/>
          </w:rPr>
          <w:fldChar w:fldCharType="end"/>
        </w:r>
        <w:r w:rsidRPr="00863667" w:rsidDel="003B7F64">
          <w:rPr>
            <w:rFonts w:ascii="iCiel Avenir LT Std 35 Light" w:hAnsi="iCiel Avenir LT Std 35 Light" w:cs="Arial"/>
            <w:i/>
            <w:iCs/>
            <w:sz w:val="22"/>
            <w:szCs w:val="22"/>
            <w:lang w:val="vi-VN"/>
          </w:rPr>
          <w:delText xml:space="preserve"> để được giải thích kỹ hơn về quy trình này.</w:delText>
        </w:r>
      </w:del>
    </w:p>
    <w:p w14:paraId="450FAD76" w14:textId="77777777"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rPrChange w:id="9006" w:author="An Tran, ACA (BUV)" w:date="2024-09-13T17:29:00Z" w16du:dateUtc="2024-09-13T10:29:00Z">
            <w:rPr>
              <w:rFonts w:cs="Arial"/>
              <w:szCs w:val="22"/>
              <w:lang w:val="vi-VN"/>
            </w:rPr>
          </w:rPrChange>
        </w:rPr>
        <w:pPrChange w:id="9007" w:author="An Tran, ACA (BUV)" w:date="2024-09-13T17:20:00Z" w16du:dateUtc="2024-09-13T10:20:00Z">
          <w:pPr>
            <w:pStyle w:val="Question"/>
            <w:numPr>
              <w:numId w:val="24"/>
            </w:numPr>
            <w:tabs>
              <w:tab w:val="left" w:pos="630"/>
              <w:tab w:val="left" w:pos="1080"/>
            </w:tabs>
            <w:spacing w:before="100" w:line="400" w:lineRule="exact"/>
            <w:ind w:left="3870" w:hanging="360"/>
          </w:pPr>
        </w:pPrChange>
      </w:pPr>
      <w:bookmarkStart w:id="9008" w:name="_Toc113975573"/>
      <w:bookmarkStart w:id="9009" w:name="_Toc113976090"/>
      <w:bookmarkStart w:id="9010" w:name="_Toc114065620"/>
      <w:bookmarkStart w:id="9011" w:name="_Toc114066016"/>
      <w:bookmarkStart w:id="9012" w:name="_Toc107734236"/>
      <w:bookmarkStart w:id="9013" w:name="_Toc107734450"/>
      <w:bookmarkStart w:id="9014" w:name="_Toc107734902"/>
      <w:bookmarkStart w:id="9015" w:name="_Toc107735124"/>
      <w:bookmarkStart w:id="9016" w:name="_Toc107735251"/>
      <w:bookmarkStart w:id="9017" w:name="_Toc107735356"/>
      <w:bookmarkStart w:id="9018" w:name="_Toc107735460"/>
      <w:bookmarkStart w:id="9019" w:name="_Toc107735563"/>
      <w:bookmarkStart w:id="9020" w:name="_Toc107735668"/>
      <w:bookmarkStart w:id="9021" w:name="_Toc107735772"/>
      <w:bookmarkStart w:id="9022" w:name="_Toc107735876"/>
      <w:bookmarkStart w:id="9023" w:name="_Toc107735980"/>
      <w:bookmarkStart w:id="9024" w:name="_Toc107736133"/>
      <w:bookmarkStart w:id="9025" w:name="_Toc107736280"/>
      <w:bookmarkStart w:id="9026" w:name="_Toc107736384"/>
      <w:bookmarkStart w:id="9027" w:name="_Toc107736606"/>
      <w:bookmarkStart w:id="9028" w:name="_Toc107736709"/>
      <w:bookmarkStart w:id="9029" w:name="_Toc107736812"/>
      <w:bookmarkStart w:id="9030" w:name="_Toc107736916"/>
      <w:bookmarkStart w:id="9031" w:name="_Toc107737768"/>
      <w:bookmarkStart w:id="9032" w:name="_Toc108099157"/>
      <w:bookmarkStart w:id="9033" w:name="_Toc113975574"/>
      <w:bookmarkStart w:id="9034" w:name="_Toc113976091"/>
      <w:bookmarkStart w:id="9035" w:name="_Toc114065621"/>
      <w:bookmarkStart w:id="9036" w:name="_Toc114066017"/>
      <w:bookmarkStart w:id="9037" w:name="_Toc113977115"/>
      <w:bookmarkStart w:id="9038" w:name="_Toc122700193"/>
      <w:bookmarkStart w:id="9039" w:name="_Toc177144029"/>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r w:rsidRPr="00863667">
        <w:rPr>
          <w:rFonts w:cs="Arial"/>
          <w:szCs w:val="22"/>
          <w:rPrChange w:id="9040" w:author="An Tran, ACA (BUV)" w:date="2024-09-13T17:29:00Z" w16du:dateUtc="2024-09-13T10:29:00Z">
            <w:rPr>
              <w:rFonts w:cs="Arial"/>
              <w:szCs w:val="22"/>
              <w:lang w:val="vi-VN"/>
            </w:rPr>
          </w:rPrChange>
        </w:rPr>
        <w:t xml:space="preserve">What is a safe similarity index when students submit assignment on Turnitin? / </w:t>
      </w:r>
      <w:r w:rsidRPr="00863667">
        <w:rPr>
          <w:rFonts w:cs="Arial"/>
          <w:i/>
          <w:iCs/>
          <w:szCs w:val="22"/>
          <w:rPrChange w:id="9041" w:author="An Tran, ACA (BUV)" w:date="2024-09-13T17:29:00Z" w16du:dateUtc="2024-09-13T10:29:00Z">
            <w:rPr>
              <w:rFonts w:cs="Arial"/>
              <w:i/>
              <w:iCs/>
              <w:szCs w:val="22"/>
              <w:lang w:val="vi-VN"/>
            </w:rPr>
          </w:rPrChange>
        </w:rPr>
        <w:t>Số phần trăm độ tương đồng như thế nào là an toàn khi sinh viên nộp bài trên hệ thống Turnitin?</w:t>
      </w:r>
      <w:bookmarkEnd w:id="9037"/>
      <w:bookmarkEnd w:id="9038"/>
      <w:bookmarkEnd w:id="9039"/>
    </w:p>
    <w:p w14:paraId="057E501A"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59D3ACD1" w14:textId="0152108A" w:rsidR="00D9034C" w:rsidRPr="00863667"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There is no “safe” similarity index on Turnitin as it is just one of many indicators to suggest whether the student has committed academic misconduct or not. Sometimes, a paper can have a high percentage of similarity index due to the nature of the assessment. It would be the Module Leader who </w:t>
      </w:r>
      <w:r w:rsidR="00FD0CDB" w:rsidRPr="00863667">
        <w:rPr>
          <w:rFonts w:ascii="iCiel Avenir LT Std 35 Light" w:hAnsi="iCiel Avenir LT Std 35 Light" w:cs="Arial"/>
          <w:sz w:val="22"/>
          <w:szCs w:val="22"/>
          <w:lang w:val="vi-VN"/>
        </w:rPr>
        <w:t>has</w:t>
      </w:r>
      <w:r w:rsidRPr="00863667">
        <w:rPr>
          <w:rFonts w:ascii="iCiel Avenir LT Std 35 Light" w:hAnsi="iCiel Avenir LT Std 35 Light" w:cs="Arial"/>
          <w:sz w:val="22"/>
          <w:szCs w:val="22"/>
          <w:lang w:val="vi-VN"/>
        </w:rPr>
        <w:t xml:space="preserve"> created the assessment paper &amp; understand the nature of the paper requirement to decide whether or not the </w:t>
      </w:r>
      <w:r w:rsidR="00E43DA8" w:rsidRPr="00863667">
        <w:rPr>
          <w:rFonts w:ascii="iCiel Avenir LT Std 35 Light" w:hAnsi="iCiel Avenir LT Std 35 Light" w:cs="Arial"/>
          <w:sz w:val="22"/>
          <w:szCs w:val="22"/>
          <w:lang w:val="vi-VN"/>
        </w:rPr>
        <w:t>student’s</w:t>
      </w:r>
      <w:r w:rsidRPr="00863667">
        <w:rPr>
          <w:rFonts w:ascii="iCiel Avenir LT Std 35 Light" w:hAnsi="iCiel Avenir LT Std 35 Light" w:cs="Arial"/>
          <w:sz w:val="22"/>
          <w:szCs w:val="22"/>
          <w:lang w:val="vi-VN"/>
        </w:rPr>
        <w:t xml:space="preserve"> paper </w:t>
      </w:r>
      <w:r w:rsidR="006F7EEF" w:rsidRPr="00863667">
        <w:rPr>
          <w:rFonts w:ascii="iCiel Avenir LT Std 35 Light" w:hAnsi="iCiel Avenir LT Std 35 Light" w:cs="Arial"/>
          <w:sz w:val="22"/>
          <w:szCs w:val="22"/>
          <w:lang w:val="vi-VN"/>
        </w:rPr>
        <w:t>has</w:t>
      </w:r>
      <w:r w:rsidRPr="00863667">
        <w:rPr>
          <w:rFonts w:ascii="iCiel Avenir LT Std 35 Light" w:hAnsi="iCiel Avenir LT Std 35 Light" w:cs="Arial"/>
          <w:sz w:val="22"/>
          <w:szCs w:val="22"/>
          <w:lang w:val="vi-VN"/>
        </w:rPr>
        <w:t xml:space="preserve"> violated BUV’s academic conduct regulation. On the other hand, it is also possible that a "0" percentage or very low similarity index is shown for a submission that contains academic misconduct issues. Ensure that the student only submits work that is 100% their own words and meets the requirement of the assessment paper.</w:t>
      </w:r>
    </w:p>
    <w:p w14:paraId="3BD7AEAB" w14:textId="4C48BC0D" w:rsidR="00EE2411" w:rsidRPr="00863667" w:rsidRDefault="00D9034C" w:rsidP="003E1B62">
      <w:pPr>
        <w:tabs>
          <w:tab w:val="left" w:pos="630"/>
          <w:tab w:val="left" w:pos="720"/>
          <w:tab w:val="left" w:pos="1080"/>
        </w:tabs>
        <w:ind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t>Không có số phần trăm tương đồng nào là “an toàn” trên Turnitin vì đây chỉ là một trong rất nhiều biện pháp được sử dụng khi cân nhắc xem bài của sinh viên có vi phạm học thuật hay không. Đôi khi, một bài viết có thể có số phần trăm tương đồng cao do tính chất yêu cầu của đề bài. Chính giảng viên – người trực tiếp ra đề và hiểu rõ bản chất của đề bài sẽ là người cân nhắc và quyết định xem liệu bài làm của sinh viên có vi phạm các yêu cầu học thuật của BUV không. Ngược lại, những bài viết có phần trăm tương đồng bằng “0” hoặc rất thấp cũng có thể có vấn đề vi phạm học thuật. Việc sinh viên cần làm là luôn đảm bảo bài nộp 100% hoàn toàn do mình tự làm và tuân thủ theo các yêu cầu của đề bài</w:t>
      </w:r>
    </w:p>
    <w:p w14:paraId="2B1BEC7D" w14:textId="62E07011"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rPrChange w:id="9042" w:author="An Tran, ACA (BUV)" w:date="2024-09-13T17:29:00Z" w16du:dateUtc="2024-09-13T10:29:00Z">
            <w:rPr>
              <w:rFonts w:cs="Arial"/>
              <w:szCs w:val="22"/>
              <w:lang w:val="vi-VN"/>
            </w:rPr>
          </w:rPrChange>
        </w:rPr>
        <w:pPrChange w:id="9043" w:author="An Tran, ACA (BUV)" w:date="2024-09-13T17:20:00Z" w16du:dateUtc="2024-09-13T10:20:00Z">
          <w:pPr>
            <w:pStyle w:val="Question"/>
            <w:numPr>
              <w:numId w:val="24"/>
            </w:numPr>
            <w:tabs>
              <w:tab w:val="left" w:pos="630"/>
              <w:tab w:val="left" w:pos="1080"/>
            </w:tabs>
            <w:spacing w:before="100" w:line="400" w:lineRule="exact"/>
            <w:ind w:left="3870" w:hanging="360"/>
          </w:pPr>
        </w:pPrChange>
      </w:pPr>
      <w:bookmarkStart w:id="9044" w:name="_Toc107734238"/>
      <w:bookmarkStart w:id="9045" w:name="_Toc107734452"/>
      <w:bookmarkStart w:id="9046" w:name="_Toc107734904"/>
      <w:bookmarkStart w:id="9047" w:name="_Toc107735126"/>
      <w:bookmarkStart w:id="9048" w:name="_Toc107735253"/>
      <w:bookmarkStart w:id="9049" w:name="_Toc107735358"/>
      <w:bookmarkStart w:id="9050" w:name="_Toc107735462"/>
      <w:bookmarkStart w:id="9051" w:name="_Toc107735565"/>
      <w:bookmarkStart w:id="9052" w:name="_Toc107735670"/>
      <w:bookmarkStart w:id="9053" w:name="_Toc107735774"/>
      <w:bookmarkStart w:id="9054" w:name="_Toc107735878"/>
      <w:bookmarkStart w:id="9055" w:name="_Toc107735982"/>
      <w:bookmarkStart w:id="9056" w:name="_Toc107736135"/>
      <w:bookmarkStart w:id="9057" w:name="_Toc107736282"/>
      <w:bookmarkStart w:id="9058" w:name="_Toc107736386"/>
      <w:bookmarkStart w:id="9059" w:name="_Toc107736608"/>
      <w:bookmarkStart w:id="9060" w:name="_Toc107736711"/>
      <w:bookmarkStart w:id="9061" w:name="_Toc107736814"/>
      <w:bookmarkStart w:id="9062" w:name="_Toc107736918"/>
      <w:bookmarkStart w:id="9063" w:name="_Toc107737770"/>
      <w:bookmarkStart w:id="9064" w:name="_Toc108099159"/>
      <w:bookmarkStart w:id="9065" w:name="_Toc113975576"/>
      <w:bookmarkStart w:id="9066" w:name="_Toc113976093"/>
      <w:bookmarkStart w:id="9067" w:name="_Toc114065623"/>
      <w:bookmarkStart w:id="9068" w:name="_Toc114066019"/>
      <w:bookmarkStart w:id="9069" w:name="_Toc107734239"/>
      <w:bookmarkStart w:id="9070" w:name="_Toc107734453"/>
      <w:bookmarkStart w:id="9071" w:name="_Toc107734905"/>
      <w:bookmarkStart w:id="9072" w:name="_Toc107735127"/>
      <w:bookmarkStart w:id="9073" w:name="_Toc107735254"/>
      <w:bookmarkStart w:id="9074" w:name="_Toc107735359"/>
      <w:bookmarkStart w:id="9075" w:name="_Toc107735463"/>
      <w:bookmarkStart w:id="9076" w:name="_Toc107735566"/>
      <w:bookmarkStart w:id="9077" w:name="_Toc107735671"/>
      <w:bookmarkStart w:id="9078" w:name="_Toc107735775"/>
      <w:bookmarkStart w:id="9079" w:name="_Toc107735879"/>
      <w:bookmarkStart w:id="9080" w:name="_Toc107735983"/>
      <w:bookmarkStart w:id="9081" w:name="_Toc107736136"/>
      <w:bookmarkStart w:id="9082" w:name="_Toc107736283"/>
      <w:bookmarkStart w:id="9083" w:name="_Toc107736387"/>
      <w:bookmarkStart w:id="9084" w:name="_Toc107736609"/>
      <w:bookmarkStart w:id="9085" w:name="_Toc107736712"/>
      <w:bookmarkStart w:id="9086" w:name="_Toc107736815"/>
      <w:bookmarkStart w:id="9087" w:name="_Toc107736919"/>
      <w:bookmarkStart w:id="9088" w:name="_Toc107737771"/>
      <w:bookmarkStart w:id="9089" w:name="_Toc108099160"/>
      <w:bookmarkStart w:id="9090" w:name="_Toc113975577"/>
      <w:bookmarkStart w:id="9091" w:name="_Toc113976094"/>
      <w:bookmarkStart w:id="9092" w:name="_Toc114065624"/>
      <w:bookmarkStart w:id="9093" w:name="_Toc114066020"/>
      <w:bookmarkStart w:id="9094" w:name="_Toc113977116"/>
      <w:bookmarkStart w:id="9095" w:name="_Toc122700194"/>
      <w:bookmarkStart w:id="9096" w:name="_Toc177144030"/>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r w:rsidRPr="00863667">
        <w:rPr>
          <w:rFonts w:cs="Arial"/>
          <w:szCs w:val="22"/>
          <w:rPrChange w:id="9097" w:author="An Tran, ACA (BUV)" w:date="2024-09-13T17:29:00Z" w16du:dateUtc="2024-09-13T10:29:00Z">
            <w:rPr>
              <w:rFonts w:cs="Arial"/>
              <w:szCs w:val="22"/>
              <w:lang w:val="vi-VN"/>
            </w:rPr>
          </w:rPrChange>
        </w:rPr>
        <w:t xml:space="preserve">Students submit </w:t>
      </w:r>
      <w:r w:rsidR="000E51DD" w:rsidRPr="00863667">
        <w:rPr>
          <w:rFonts w:cs="Arial"/>
          <w:szCs w:val="22"/>
          <w:rPrChange w:id="9098" w:author="An Tran, ACA (BUV)" w:date="2024-09-13T17:29:00Z" w16du:dateUtc="2024-09-13T10:29:00Z">
            <w:rPr>
              <w:rFonts w:cs="Arial"/>
              <w:szCs w:val="22"/>
              <w:lang w:val="vi-VN"/>
            </w:rPr>
          </w:rPrChange>
        </w:rPr>
        <w:t>assignments</w:t>
      </w:r>
      <w:r w:rsidRPr="00863667">
        <w:rPr>
          <w:rFonts w:cs="Arial"/>
          <w:szCs w:val="22"/>
          <w:rPrChange w:id="9099" w:author="An Tran, ACA (BUV)" w:date="2024-09-13T17:29:00Z" w16du:dateUtc="2024-09-13T10:29:00Z">
            <w:rPr>
              <w:rFonts w:cs="Arial"/>
              <w:szCs w:val="22"/>
              <w:lang w:val="vi-VN"/>
            </w:rPr>
          </w:rPrChange>
        </w:rPr>
        <w:t xml:space="preserve"> on Turnitin system and have low similarity % but later this % increase, is this an error? / </w:t>
      </w:r>
      <w:r w:rsidRPr="00863667">
        <w:rPr>
          <w:rFonts w:cs="Arial"/>
          <w:i/>
          <w:iCs/>
          <w:szCs w:val="22"/>
          <w:rPrChange w:id="9100" w:author="An Tran, ACA (BUV)" w:date="2024-09-13T17:29:00Z" w16du:dateUtc="2024-09-13T10:29:00Z">
            <w:rPr>
              <w:rFonts w:cs="Arial"/>
              <w:i/>
              <w:iCs/>
              <w:szCs w:val="22"/>
              <w:lang w:val="vi-VN"/>
            </w:rPr>
          </w:rPrChange>
        </w:rPr>
        <w:t>Sinh viên</w:t>
      </w:r>
      <w:r w:rsidRPr="00863667">
        <w:rPr>
          <w:rFonts w:cs="Arial"/>
          <w:i/>
          <w:iCs/>
          <w:szCs w:val="22"/>
          <w:rPrChange w:id="9101" w:author="An Tran, ACA (BUV)" w:date="2024-09-13T17:29:00Z" w16du:dateUtc="2024-09-13T10:29:00Z">
            <w:rPr>
              <w:rFonts w:cs="Arial"/>
              <w:szCs w:val="22"/>
              <w:lang w:val="vi-VN"/>
            </w:rPr>
          </w:rPrChange>
        </w:rPr>
        <w:t xml:space="preserve"> </w:t>
      </w:r>
      <w:r w:rsidRPr="00863667">
        <w:rPr>
          <w:rFonts w:cs="Arial"/>
          <w:i/>
          <w:iCs/>
          <w:szCs w:val="22"/>
          <w:rPrChange w:id="9102" w:author="An Tran, ACA (BUV)" w:date="2024-09-13T17:29:00Z" w16du:dateUtc="2024-09-13T10:29:00Z">
            <w:rPr>
              <w:rFonts w:cs="Arial"/>
              <w:i/>
              <w:iCs/>
              <w:szCs w:val="22"/>
              <w:lang w:val="vi-VN"/>
            </w:rPr>
          </w:rPrChange>
        </w:rPr>
        <w:t>nộp bài trên hệ thống Turnitin và nhận được số phần trăm độ tương đồng thấp, nhưng sau đó số phần trăm này lại tăng lên. Liệu đây có phải là lỗi hệ thống hay không?</w:t>
      </w:r>
      <w:bookmarkEnd w:id="9094"/>
      <w:bookmarkEnd w:id="9095"/>
      <w:bookmarkEnd w:id="9096"/>
    </w:p>
    <w:p w14:paraId="694C32C0"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2B43EA8F" w14:textId="2199D320" w:rsidR="00D9034C" w:rsidRPr="00863667"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The Turnitin system generated </w:t>
      </w:r>
      <w:r w:rsidR="00FD0CDB" w:rsidRPr="00863667">
        <w:rPr>
          <w:rFonts w:ascii="iCiel Avenir LT Std 35 Light" w:hAnsi="iCiel Avenir LT Std 35 Light" w:cs="Arial"/>
          <w:sz w:val="22"/>
          <w:szCs w:val="22"/>
          <w:lang w:val="vi-VN"/>
        </w:rPr>
        <w:t>a</w:t>
      </w:r>
      <w:r w:rsidRPr="00863667">
        <w:rPr>
          <w:rFonts w:ascii="iCiel Avenir LT Std 35 Light" w:hAnsi="iCiel Avenir LT Std 35 Light" w:cs="Arial"/>
          <w:sz w:val="22"/>
          <w:szCs w:val="22"/>
          <w:lang w:val="vi-VN"/>
        </w:rPr>
        <w:t xml:space="preserve"> similarity percentage based on the available Turnitin database, online </w:t>
      </w:r>
      <w:r w:rsidR="000E51DD" w:rsidRPr="00863667">
        <w:rPr>
          <w:rFonts w:ascii="iCiel Avenir LT Std 35 Light" w:hAnsi="iCiel Avenir LT Std 35 Light" w:cs="Arial"/>
          <w:sz w:val="22"/>
          <w:szCs w:val="22"/>
          <w:lang w:val="vi-VN"/>
        </w:rPr>
        <w:t>resources,</w:t>
      </w:r>
      <w:r w:rsidRPr="00863667">
        <w:rPr>
          <w:rFonts w:ascii="iCiel Avenir LT Std 35 Light" w:hAnsi="iCiel Avenir LT Std 35 Light" w:cs="Arial"/>
          <w:sz w:val="22"/>
          <w:szCs w:val="22"/>
          <w:lang w:val="vi-VN"/>
        </w:rPr>
        <w:t xml:space="preserve"> and student papers at the time of upload. Therefore, at the time the student initially submits their assignment, Turnitin may not have assignments of other students to compare. As other students submit their assignments, the similarity may increase if the system can detect any parts in submitted assignment that are similar with other students' work. This may cause the initial similarity to increase when the deadline has passed.</w:t>
      </w:r>
    </w:p>
    <w:p w14:paraId="678A3E9F" w14:textId="77777777" w:rsidR="00D9034C" w:rsidRPr="00863667"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The only way to ensure a low or zero similarity is for students to write in their own words and use correct paraphrasing when they are referring to the work of academics.   </w:t>
      </w:r>
    </w:p>
    <w:p w14:paraId="3D914F53" w14:textId="77777777" w:rsidR="00D9034C" w:rsidRPr="00863667"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Hệ thống Turnitin đưa ra tỉ lệ trùng lặp theo phần trăm (%) dựa trên dữ liệu sẵn có của Turnitin, các nguồn tài liệu trên mạng internet và các bài làm của sinh viên tại thời điểm nộp bài. Vì vậy, ban đầu khi sinh viên nộp bài, Turnitin có thể chưa nhận được bài làm của các sinh viên khác để có sự so sánh. Ngay khi những sinh viên khác nộp bài của mình, tỉ lệ trùng lặp có thể sẽ tăng lên nếu hệ thống phát hiện ra sự giống nhau giữa bài làm của sinh viên. Đây là lý do khiến cho tỉ lệ phần trăm trùng lặp ban đầu có thể sẽ tăng lên khi hết hạn nộp bài.</w:t>
      </w:r>
    </w:p>
    <w:p w14:paraId="0F6FDF98" w14:textId="748E072A" w:rsidR="00EE2411" w:rsidRPr="00863667" w:rsidRDefault="00D9034C" w:rsidP="003E1B62">
      <w:pPr>
        <w:tabs>
          <w:tab w:val="left" w:pos="630"/>
          <w:tab w:val="left" w:pos="720"/>
          <w:tab w:val="left" w:pos="1080"/>
        </w:tabs>
        <w:ind w:firstLine="0"/>
        <w:rPr>
          <w:rFonts w:ascii="iCiel Avenir LT Std 35 Light" w:hAnsi="iCiel Avenir LT Std 35 Light" w:cs="Arial"/>
          <w:i/>
          <w:iCs/>
          <w:sz w:val="22"/>
          <w:szCs w:val="22"/>
        </w:rPr>
      </w:pPr>
      <w:r w:rsidRPr="00863667">
        <w:rPr>
          <w:rFonts w:ascii="iCiel Avenir LT Std 35 Light" w:hAnsi="iCiel Avenir LT Std 35 Light" w:cs="Arial"/>
          <w:i/>
          <w:iCs/>
          <w:sz w:val="22"/>
          <w:szCs w:val="22"/>
          <w:lang w:val="vi-VN"/>
        </w:rPr>
        <w:t>Cách duy nhất để đảm bảo tỉ lệ trùng lặp thấp hoặc không có trùng lặp, chính là việc sinh viên phải hiểu rõ nội dung của các bài đọc, bài nghiên cứu, từ đó viết lại hoàn toàn bằng cách viết và cách sử dụng ngôn ngữ của bản thân.</w:t>
      </w:r>
    </w:p>
    <w:p w14:paraId="4399CE55" w14:textId="77777777"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rPrChange w:id="9103" w:author="An Tran, ACA (BUV)" w:date="2024-09-13T17:29:00Z" w16du:dateUtc="2024-09-13T10:29:00Z">
            <w:rPr>
              <w:rFonts w:cs="Arial"/>
              <w:szCs w:val="22"/>
              <w:lang w:val="vi-VN"/>
            </w:rPr>
          </w:rPrChange>
        </w:rPr>
        <w:pPrChange w:id="9104" w:author="An Tran, ACA (BUV)" w:date="2024-09-13T17:20:00Z" w16du:dateUtc="2024-09-13T10:20:00Z">
          <w:pPr>
            <w:pStyle w:val="Question"/>
            <w:numPr>
              <w:numId w:val="24"/>
            </w:numPr>
            <w:tabs>
              <w:tab w:val="left" w:pos="630"/>
              <w:tab w:val="left" w:pos="1080"/>
            </w:tabs>
            <w:spacing w:before="100" w:line="400" w:lineRule="exact"/>
            <w:ind w:left="3870" w:hanging="360"/>
          </w:pPr>
        </w:pPrChange>
      </w:pPr>
      <w:bookmarkStart w:id="9105" w:name="_Toc107734241"/>
      <w:bookmarkStart w:id="9106" w:name="_Toc107734455"/>
      <w:bookmarkStart w:id="9107" w:name="_Toc107734907"/>
      <w:bookmarkStart w:id="9108" w:name="_Toc107735129"/>
      <w:bookmarkStart w:id="9109" w:name="_Toc107735256"/>
      <w:bookmarkStart w:id="9110" w:name="_Toc107735361"/>
      <w:bookmarkStart w:id="9111" w:name="_Toc107735465"/>
      <w:bookmarkStart w:id="9112" w:name="_Toc107735568"/>
      <w:bookmarkStart w:id="9113" w:name="_Toc107735673"/>
      <w:bookmarkStart w:id="9114" w:name="_Toc107735777"/>
      <w:bookmarkStart w:id="9115" w:name="_Toc107735881"/>
      <w:bookmarkStart w:id="9116" w:name="_Toc107735985"/>
      <w:bookmarkStart w:id="9117" w:name="_Toc107736138"/>
      <w:bookmarkStart w:id="9118" w:name="_Toc107736285"/>
      <w:bookmarkStart w:id="9119" w:name="_Toc107736389"/>
      <w:bookmarkStart w:id="9120" w:name="_Toc107736611"/>
      <w:bookmarkStart w:id="9121" w:name="_Toc107736714"/>
      <w:bookmarkStart w:id="9122" w:name="_Toc107736817"/>
      <w:bookmarkStart w:id="9123" w:name="_Toc107736921"/>
      <w:bookmarkStart w:id="9124" w:name="_Toc107737773"/>
      <w:bookmarkStart w:id="9125" w:name="_Toc108099162"/>
      <w:bookmarkStart w:id="9126" w:name="_Toc113975579"/>
      <w:bookmarkStart w:id="9127" w:name="_Toc113976096"/>
      <w:bookmarkStart w:id="9128" w:name="_Toc114065626"/>
      <w:bookmarkStart w:id="9129" w:name="_Toc114066022"/>
      <w:bookmarkStart w:id="9130" w:name="_Toc113977117"/>
      <w:bookmarkStart w:id="9131" w:name="_Toc122700195"/>
      <w:bookmarkStart w:id="9132" w:name="_Toc177144031"/>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r w:rsidRPr="00863667">
        <w:rPr>
          <w:rFonts w:cs="Arial"/>
          <w:szCs w:val="22"/>
          <w:rPrChange w:id="9133" w:author="An Tran, ACA (BUV)" w:date="2024-09-13T17:29:00Z" w16du:dateUtc="2024-09-13T10:29:00Z">
            <w:rPr>
              <w:rFonts w:cs="Arial"/>
              <w:szCs w:val="22"/>
              <w:lang w:val="vi-VN"/>
            </w:rPr>
          </w:rPrChange>
        </w:rPr>
        <w:t>Does student have to take responsibility for an academic misconduct in group submission? /</w:t>
      </w:r>
      <w:r w:rsidRPr="00863667">
        <w:rPr>
          <w:rFonts w:cs="Arial"/>
          <w:szCs w:val="22"/>
          <w:rPrChange w:id="9134" w:author="An Tran, ACA (BUV)" w:date="2024-09-13T17:29:00Z" w16du:dateUtc="2024-09-13T10:29:00Z">
            <w:rPr>
              <w:rFonts w:cs="Arial"/>
              <w:b w:val="0"/>
              <w:szCs w:val="22"/>
              <w:lang w:val="vi-VN"/>
            </w:rPr>
          </w:rPrChange>
        </w:rPr>
        <w:t xml:space="preserve"> </w:t>
      </w:r>
      <w:r w:rsidRPr="00863667">
        <w:rPr>
          <w:rFonts w:cs="Arial"/>
          <w:i/>
          <w:iCs/>
          <w:szCs w:val="22"/>
          <w:rPrChange w:id="9135" w:author="An Tran, ACA (BUV)" w:date="2024-09-13T17:29:00Z" w16du:dateUtc="2024-09-13T10:29:00Z">
            <w:rPr>
              <w:rFonts w:cs="Arial"/>
              <w:i/>
              <w:iCs/>
              <w:szCs w:val="22"/>
              <w:lang w:val="vi-VN"/>
            </w:rPr>
          </w:rPrChange>
        </w:rPr>
        <w:t>Sinh viên liệu có phải chịu trách nhiệm cho vi phạm học thuật trong bài nộp nhóm hay không?</w:t>
      </w:r>
      <w:bookmarkEnd w:id="9130"/>
      <w:bookmarkEnd w:id="9131"/>
      <w:bookmarkEnd w:id="9132"/>
    </w:p>
    <w:p w14:paraId="7E8D78A1"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1459ABF5" w14:textId="77777777" w:rsidR="00D9034C" w:rsidRPr="00863667"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For group assessments, it is a group mark as the submission is made by the designated members. The work is to be done by all members and a single collective mark is issued. For this reason, group members have collective responsibility for the quality of the submitted work, including any academic misconduct.  </w:t>
      </w:r>
    </w:p>
    <w:p w14:paraId="4F268608" w14:textId="77777777" w:rsidR="00D9034C" w:rsidRPr="00863667"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Đối với các bài nhóm, điểm bài nhóm là điểm chung cho tất cả thành viên trong nhóm. Bài đánh giá nhóm phải được thực hiện bởi tất cả các thành viên với một điểm chung duy nhất được chấm cho cả nhóm. Các thành viên trong nhóm do đó có trách nhiệm tập thể về chất lượng của bài nhóm, bao gồm cả lỗi vi phạm quy định học thuật.</w:t>
      </w:r>
    </w:p>
    <w:p w14:paraId="13F0CB4F" w14:textId="25453444"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rPrChange w:id="9136" w:author="An Tran, ACA (BUV)" w:date="2024-09-13T17:29:00Z" w16du:dateUtc="2024-09-13T10:29:00Z">
            <w:rPr>
              <w:rFonts w:cs="Arial"/>
              <w:szCs w:val="22"/>
              <w:lang w:val="vi-VN"/>
            </w:rPr>
          </w:rPrChange>
        </w:rPr>
        <w:pPrChange w:id="9137" w:author="An Tran, ACA (BUV)" w:date="2024-09-13T17:21:00Z" w16du:dateUtc="2024-09-13T10:21:00Z">
          <w:pPr>
            <w:pStyle w:val="Question"/>
            <w:numPr>
              <w:numId w:val="24"/>
            </w:numPr>
            <w:tabs>
              <w:tab w:val="left" w:pos="630"/>
              <w:tab w:val="left" w:pos="1080"/>
            </w:tabs>
            <w:spacing w:before="100" w:line="400" w:lineRule="exact"/>
            <w:ind w:left="3870" w:hanging="360"/>
          </w:pPr>
        </w:pPrChange>
      </w:pPr>
      <w:bookmarkStart w:id="9138" w:name="_Toc107734243"/>
      <w:bookmarkStart w:id="9139" w:name="_Toc107734457"/>
      <w:bookmarkStart w:id="9140" w:name="_Toc107734909"/>
      <w:bookmarkStart w:id="9141" w:name="_Toc107735131"/>
      <w:bookmarkStart w:id="9142" w:name="_Toc107735258"/>
      <w:bookmarkStart w:id="9143" w:name="_Toc107735363"/>
      <w:bookmarkStart w:id="9144" w:name="_Toc107735467"/>
      <w:bookmarkStart w:id="9145" w:name="_Toc107735570"/>
      <w:bookmarkStart w:id="9146" w:name="_Toc107735675"/>
      <w:bookmarkStart w:id="9147" w:name="_Toc107735779"/>
      <w:bookmarkStart w:id="9148" w:name="_Toc107735883"/>
      <w:bookmarkStart w:id="9149" w:name="_Toc107735987"/>
      <w:bookmarkStart w:id="9150" w:name="_Toc107736140"/>
      <w:bookmarkStart w:id="9151" w:name="_Toc107736287"/>
      <w:bookmarkStart w:id="9152" w:name="_Toc107736391"/>
      <w:bookmarkStart w:id="9153" w:name="_Toc107736613"/>
      <w:bookmarkStart w:id="9154" w:name="_Toc107736716"/>
      <w:bookmarkStart w:id="9155" w:name="_Toc107736819"/>
      <w:bookmarkStart w:id="9156" w:name="_Toc107736923"/>
      <w:bookmarkStart w:id="9157" w:name="_Toc107737775"/>
      <w:bookmarkStart w:id="9158" w:name="_Toc108099164"/>
      <w:bookmarkStart w:id="9159" w:name="_Toc113975581"/>
      <w:bookmarkStart w:id="9160" w:name="_Toc113976098"/>
      <w:bookmarkStart w:id="9161" w:name="_Toc114065628"/>
      <w:bookmarkStart w:id="9162" w:name="_Toc114066024"/>
      <w:bookmarkStart w:id="9163" w:name="_Toc113977118"/>
      <w:bookmarkStart w:id="9164" w:name="_Toc122700196"/>
      <w:bookmarkStart w:id="9165" w:name="_Toc177144032"/>
      <w:bookmarkStart w:id="9166" w:name="_Hlk107219325"/>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r w:rsidRPr="00863667">
        <w:rPr>
          <w:rFonts w:cs="Arial"/>
          <w:szCs w:val="22"/>
          <w:rPrChange w:id="9167" w:author="An Tran, ACA (BUV)" w:date="2024-09-13T17:29:00Z" w16du:dateUtc="2024-09-13T10:29:00Z">
            <w:rPr>
              <w:rFonts w:cs="Arial"/>
              <w:szCs w:val="22"/>
              <w:lang w:val="vi-VN"/>
            </w:rPr>
          </w:rPrChange>
        </w:rPr>
        <w:t xml:space="preserve">How does academic misconduct affect </w:t>
      </w:r>
      <w:r w:rsidR="000E51DD" w:rsidRPr="00863667">
        <w:rPr>
          <w:rFonts w:cs="Arial"/>
          <w:szCs w:val="22"/>
          <w:rPrChange w:id="9168" w:author="An Tran, ACA (BUV)" w:date="2024-09-13T17:29:00Z" w16du:dateUtc="2024-09-13T10:29:00Z">
            <w:rPr>
              <w:rFonts w:cs="Arial"/>
              <w:szCs w:val="22"/>
              <w:lang w:val="vi-VN"/>
            </w:rPr>
          </w:rPrChange>
        </w:rPr>
        <w:t>the student’s</w:t>
      </w:r>
      <w:r w:rsidRPr="00863667">
        <w:rPr>
          <w:rFonts w:cs="Arial"/>
          <w:szCs w:val="22"/>
          <w:rPrChange w:id="9169" w:author="An Tran, ACA (BUV)" w:date="2024-09-13T17:29:00Z" w16du:dateUtc="2024-09-13T10:29:00Z">
            <w:rPr>
              <w:rFonts w:cs="Arial"/>
              <w:szCs w:val="22"/>
              <w:lang w:val="vi-VN"/>
            </w:rPr>
          </w:rPrChange>
        </w:rPr>
        <w:t xml:space="preserve"> academic performance &amp; studying progress? / </w:t>
      </w:r>
      <w:r w:rsidRPr="00863667">
        <w:rPr>
          <w:rFonts w:cs="Arial"/>
          <w:i/>
          <w:iCs/>
          <w:szCs w:val="22"/>
          <w:rPrChange w:id="9170" w:author="An Tran, ACA (BUV)" w:date="2024-09-13T17:29:00Z" w16du:dateUtc="2024-09-13T10:29:00Z">
            <w:rPr>
              <w:rFonts w:cs="Arial"/>
              <w:i/>
              <w:iCs/>
              <w:szCs w:val="22"/>
              <w:lang w:val="vi-VN"/>
            </w:rPr>
          </w:rPrChange>
        </w:rPr>
        <w:t>Việc vi phạm học thuật có thể ảnh hưởng thế nào đến kết quả học tập và lên lớp của sinh viên?</w:t>
      </w:r>
      <w:bookmarkEnd w:id="9163"/>
      <w:bookmarkEnd w:id="9164"/>
      <w:bookmarkEnd w:id="9165"/>
    </w:p>
    <w:p w14:paraId="17B4467B"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4A0D1C86" w14:textId="77777777" w:rsidR="003B7F64" w:rsidRPr="00863667" w:rsidRDefault="003B7F64">
      <w:pPr>
        <w:tabs>
          <w:tab w:val="left" w:pos="630"/>
          <w:tab w:val="left" w:pos="720"/>
          <w:tab w:val="left" w:pos="1080"/>
        </w:tabs>
        <w:ind w:firstLine="0"/>
        <w:rPr>
          <w:ins w:id="9171" w:author="An Tran, ACA (BUV)" w:date="2024-09-12T16:01:00Z" w16du:dateUtc="2024-09-12T09:01:00Z"/>
          <w:rFonts w:ascii="iCiel Avenir LT Std 35 Light" w:hAnsi="iCiel Avenir LT Std 35 Light" w:cs="Arial"/>
          <w:sz w:val="22"/>
          <w:szCs w:val="22"/>
          <w:lang w:val="vi-VN"/>
          <w:rPrChange w:id="9172" w:author="An Tran, ACA (BUV)" w:date="2024-09-13T17:29:00Z" w16du:dateUtc="2024-09-13T10:29:00Z">
            <w:rPr>
              <w:ins w:id="9173" w:author="An Tran, ACA (BUV)" w:date="2024-09-12T16:01:00Z" w16du:dateUtc="2024-09-12T09:01:00Z"/>
              <w:lang w:val="vi-VN"/>
            </w:rPr>
          </w:rPrChange>
        </w:rPr>
        <w:pPrChange w:id="9174" w:author="An Tran, ACA (BUV)" w:date="2024-09-12T16:01:00Z" w16du:dateUtc="2024-09-12T09:01:00Z">
          <w:pPr>
            <w:pStyle w:val="ListParagraph"/>
            <w:tabs>
              <w:tab w:val="left" w:pos="630"/>
              <w:tab w:val="left" w:pos="720"/>
              <w:tab w:val="left" w:pos="1080"/>
            </w:tabs>
          </w:pPr>
        </w:pPrChange>
      </w:pPr>
      <w:ins w:id="9175" w:author="An Tran, ACA (BUV)" w:date="2024-09-12T16:01:00Z" w16du:dateUtc="2024-09-12T09:01:00Z">
        <w:r w:rsidRPr="00863667">
          <w:rPr>
            <w:rFonts w:ascii="iCiel Avenir LT Std 35 Light" w:hAnsi="iCiel Avenir LT Std 35 Light" w:cs="Arial"/>
            <w:sz w:val="22"/>
            <w:szCs w:val="22"/>
            <w:lang w:val="vi-VN"/>
            <w:rPrChange w:id="9176" w:author="An Tran, ACA (BUV)" w:date="2024-09-13T17:29:00Z" w16du:dateUtc="2024-09-13T10:29:00Z">
              <w:rPr>
                <w:lang w:val="vi-VN"/>
              </w:rPr>
            </w:rPrChange>
          </w:rPr>
          <w:t>BUV strictly follow the Arts University Bounermouth's Academic Misconduct Policy. Depending on the severity of the case, sanctions may range from a reduction in grades to exclusion from your course, or even the withholding of your final award. The academic performance and study progress of student will be considered individually and decided by the Award Board and informed to students &amp; parents. Due to the severe impact of academic misconduct, students are strongly advised to follow the Academic Misconduct Procedure, take part in all academic training sessions, proactively ask Programme Leader and Module Leader if in any doubt.</w:t>
        </w:r>
      </w:ins>
    </w:p>
    <w:p w14:paraId="7A0099AC" w14:textId="740C25C1" w:rsidR="00D9034C" w:rsidRPr="00863667" w:rsidDel="003B7F64" w:rsidRDefault="003B7F64" w:rsidP="003B7F64">
      <w:pPr>
        <w:tabs>
          <w:tab w:val="left" w:pos="630"/>
          <w:tab w:val="left" w:pos="720"/>
          <w:tab w:val="left" w:pos="1080"/>
        </w:tabs>
        <w:ind w:firstLine="0"/>
        <w:rPr>
          <w:del w:id="9177" w:author="An Tran, ACA (BUV)" w:date="2024-09-12T16:01:00Z" w16du:dateUtc="2024-09-12T09:01:00Z"/>
          <w:rFonts w:ascii="iCiel Avenir LT Std 35 Light" w:hAnsi="iCiel Avenir LT Std 35 Light" w:cs="Arial"/>
          <w:sz w:val="22"/>
          <w:szCs w:val="22"/>
          <w:lang w:val="vi-VN"/>
        </w:rPr>
      </w:pPr>
      <w:ins w:id="9178" w:author="An Tran, ACA (BUV)" w:date="2024-09-12T16:01:00Z" w16du:dateUtc="2024-09-12T09:01:00Z">
        <w:r w:rsidRPr="00863667">
          <w:rPr>
            <w:rFonts w:ascii="iCiel Avenir LT Std 35 Light" w:hAnsi="iCiel Avenir LT Std 35 Light" w:cs="Arial"/>
            <w:sz w:val="22"/>
            <w:szCs w:val="22"/>
            <w:lang w:val="vi-VN"/>
          </w:rPr>
          <w:t>BUV tuân thủ chặt chẽ Quy định Học thuật của Arts University Bounermouth. Do đó, theo mức độ nghiêm trọng và số lần vi phạm, hình thức xử phạt do hội đồng học thuật quyết định có thể từ mức nhẹ là điều chỉnh điểm số, tới mức nặng nhất là buộc thôi học và thu hồi bằng tốt nghiệp. Kết quả học tập và tình trạng lên lớp của sinh viên sẽ được Hội đồng Khảo thí cân nhắc cho từng trường hợp và thông báo tới sinh viên và phụ huynh. Do tính chất nghiêm trọng của vi phạm học thuật, sinh viên cần tuân thủ chặt chẽ bộ Quy định Học thuật, tham dự đầy đủ các buổi hướng dẫn học thuật và chủ động liên hệ thầy cô Trưởng chương trình, Giảng viên phụ trách môn học nếu có bất kỳ thắc mắc nào.</w:t>
        </w:r>
      </w:ins>
      <w:del w:id="9179" w:author="An Tran, ACA (BUV)" w:date="2024-09-12T16:01:00Z" w16du:dateUtc="2024-09-12T09:01:00Z">
        <w:r w:rsidR="00D9034C" w:rsidRPr="00863667" w:rsidDel="003B7F64">
          <w:rPr>
            <w:rFonts w:ascii="iCiel Avenir LT Std 35 Light" w:hAnsi="iCiel Avenir LT Std 35 Light" w:cs="Arial"/>
            <w:sz w:val="22"/>
            <w:szCs w:val="22"/>
            <w:lang w:val="vi-VN"/>
          </w:rPr>
          <w:delText xml:space="preserve">BUV strictly follow the Academic Conduct Procedure of Staffordshire University. Therefore, based on the level of instance from Minor to Major and Serious academic misconduct, the sanctions can escalate from failure of the assessment &amp; failure of the module, to failure of the level and even failure of the award. The academic performance and study progress of student will be considered individually and decided by the Award </w:delText>
        </w:r>
        <w:r w:rsidR="00FD0CDB" w:rsidRPr="00863667" w:rsidDel="003B7F64">
          <w:rPr>
            <w:rFonts w:ascii="iCiel Avenir LT Std 35 Light" w:hAnsi="iCiel Avenir LT Std 35 Light" w:cs="Arial"/>
            <w:sz w:val="22"/>
            <w:szCs w:val="22"/>
            <w:lang w:val="vi-VN"/>
          </w:rPr>
          <w:delText>Board and</w:delText>
        </w:r>
        <w:r w:rsidR="00D9034C" w:rsidRPr="00863667" w:rsidDel="003B7F64">
          <w:rPr>
            <w:rFonts w:ascii="iCiel Avenir LT Std 35 Light" w:hAnsi="iCiel Avenir LT Std 35 Light" w:cs="Arial"/>
            <w:sz w:val="22"/>
            <w:szCs w:val="22"/>
            <w:lang w:val="vi-VN"/>
          </w:rPr>
          <w:delText xml:space="preserve"> informed to students &amp; parents. Students &amp; parents can contact the Academic Compliance Office at </w:delText>
        </w:r>
        <w:r w:rsidR="00BE2136" w:rsidRPr="00863667" w:rsidDel="003B7F64">
          <w:rPr>
            <w:rFonts w:ascii="iCiel Avenir LT Std 35 Light" w:hAnsi="iCiel Avenir LT Std 35 Light"/>
            <w:rPrChange w:id="9180" w:author="An Tran, ACA (BUV)" w:date="2024-09-13T17:29:00Z" w16du:dateUtc="2024-09-13T10:29:00Z">
              <w:rPr/>
            </w:rPrChange>
          </w:rPr>
          <w:fldChar w:fldCharType="begin"/>
        </w:r>
        <w:r w:rsidR="00BE2136" w:rsidRPr="00863667" w:rsidDel="003B7F64">
          <w:rPr>
            <w:rFonts w:ascii="iCiel Avenir LT Std 35 Light" w:hAnsi="iCiel Avenir LT Std 35 Light"/>
            <w:rPrChange w:id="9181" w:author="An Tran, ACA (BUV)" w:date="2024-09-13T17:29:00Z" w16du:dateUtc="2024-09-13T10:29:00Z">
              <w:rPr/>
            </w:rPrChange>
          </w:rPr>
          <w:delInstrText>HYPERLINK "mailto:aca.compliance@buv.edu.vn"</w:delInstrText>
        </w:r>
        <w:r w:rsidR="00BE2136" w:rsidRPr="00B8666B" w:rsidDel="003B7F64">
          <w:rPr>
            <w:rFonts w:ascii="iCiel Avenir LT Std 35 Light" w:hAnsi="iCiel Avenir LT Std 35 Light"/>
          </w:rPr>
        </w:r>
        <w:r w:rsidR="00BE2136" w:rsidRPr="00863667" w:rsidDel="003B7F64">
          <w:rPr>
            <w:rPrChange w:id="9182"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00D9034C" w:rsidRPr="00863667" w:rsidDel="003B7F64">
          <w:rPr>
            <w:rStyle w:val="Hyperlink"/>
            <w:rFonts w:ascii="iCiel Avenir LT Std 35 Light" w:hAnsi="iCiel Avenir LT Std 35 Light" w:cs="Arial"/>
            <w:sz w:val="22"/>
            <w:szCs w:val="22"/>
            <w:lang w:val="vi-VN"/>
          </w:rPr>
          <w:delText>aca.compliance@buv.edu.vn</w:delText>
        </w:r>
        <w:r w:rsidR="00BE2136" w:rsidRPr="00863667" w:rsidDel="003B7F64">
          <w:rPr>
            <w:rStyle w:val="Hyperlink"/>
            <w:rFonts w:ascii="iCiel Avenir LT Std 35 Light" w:hAnsi="iCiel Avenir LT Std 35 Light" w:cs="Arial"/>
            <w:sz w:val="22"/>
            <w:szCs w:val="22"/>
            <w:lang w:val="vi-VN"/>
          </w:rPr>
          <w:fldChar w:fldCharType="end"/>
        </w:r>
        <w:r w:rsidR="00D9034C" w:rsidRPr="00863667" w:rsidDel="003B7F64">
          <w:rPr>
            <w:rFonts w:ascii="iCiel Avenir LT Std 35 Light" w:hAnsi="iCiel Avenir LT Std 35 Light" w:cs="Arial"/>
            <w:sz w:val="22"/>
            <w:szCs w:val="22"/>
            <w:lang w:val="vi-VN"/>
          </w:rPr>
          <w:delText xml:space="preserve"> for further explanation &amp; information of this procedure.  Due to the severe impact of academic misconduct, students are strongly advised to follow the Academic Conduct Procedure, take part in all academic training session</w:delText>
        </w:r>
        <w:r w:rsidR="000D6210" w:rsidRPr="00863667" w:rsidDel="003B7F64">
          <w:rPr>
            <w:rFonts w:ascii="iCiel Avenir LT Std 35 Light" w:hAnsi="iCiel Avenir LT Std 35 Light" w:cs="Arial"/>
            <w:sz w:val="22"/>
            <w:szCs w:val="22"/>
            <w:lang w:val="vi-VN"/>
          </w:rPr>
          <w:delText>s</w:delText>
        </w:r>
        <w:r w:rsidR="00D9034C" w:rsidRPr="00863667" w:rsidDel="003B7F64">
          <w:rPr>
            <w:rFonts w:ascii="iCiel Avenir LT Std 35 Light" w:hAnsi="iCiel Avenir LT Std 35 Light" w:cs="Arial"/>
            <w:sz w:val="22"/>
            <w:szCs w:val="22"/>
            <w:lang w:val="vi-VN"/>
          </w:rPr>
          <w:delText>, proactively ask Programme Leader</w:delText>
        </w:r>
        <w:r w:rsidR="006F1DBF" w:rsidRPr="00863667" w:rsidDel="003B7F64">
          <w:rPr>
            <w:rFonts w:ascii="iCiel Avenir LT Std 35 Light" w:hAnsi="iCiel Avenir LT Std 35 Light" w:cs="Arial"/>
            <w:sz w:val="22"/>
            <w:szCs w:val="22"/>
            <w:lang w:val="vi-VN"/>
          </w:rPr>
          <w:delText xml:space="preserve"> and </w:delText>
        </w:r>
        <w:r w:rsidR="00D9034C" w:rsidRPr="00863667" w:rsidDel="003B7F64">
          <w:rPr>
            <w:rFonts w:ascii="iCiel Avenir LT Std 35 Light" w:hAnsi="iCiel Avenir LT Std 35 Light" w:cs="Arial"/>
            <w:sz w:val="22"/>
            <w:szCs w:val="22"/>
            <w:lang w:val="vi-VN"/>
          </w:rPr>
          <w:delText>Module Leader if in any doubt.</w:delText>
        </w:r>
      </w:del>
    </w:p>
    <w:p w14:paraId="04145625" w14:textId="75C2B7AB" w:rsidR="00D9034C" w:rsidRPr="00863667"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del w:id="9183" w:author="An Tran, ACA (BUV)" w:date="2024-09-12T16:01:00Z" w16du:dateUtc="2024-09-12T09:01:00Z">
        <w:r w:rsidRPr="00863667" w:rsidDel="003B7F64">
          <w:rPr>
            <w:rFonts w:ascii="iCiel Avenir LT Std 35 Light" w:hAnsi="iCiel Avenir LT Std 35 Light" w:cs="Arial"/>
            <w:i/>
            <w:iCs/>
            <w:sz w:val="22"/>
            <w:szCs w:val="22"/>
            <w:lang w:val="vi-VN"/>
          </w:rPr>
          <w:delText xml:space="preserve">BUV tuân thủ chặt chẽ Quy định Học thuật của Đại học Staffordshire. Do đó, đối với từng mức độ vi phạm từ nhẹ đến nặng và nghiêm trọng, hậu quả có thể từ việc sinh viên bị trượt bài, trượt môn cho đến học lại cả năm học, hoặc thậm chí là không đủ điều kiện để tiếp tục học tại trường. Kết quả học tập và tình trạng lên lớp của sinh viên sẽ được Hội đồng Khảo thí cân nhắc cho từng trường hợp và thông báo tới sinh viên và phụ huynh. Sinh viên và phụ huynh có thể liên hệ </w:delText>
        </w:r>
        <w:r w:rsidR="00B61D3B" w:rsidRPr="00863667" w:rsidDel="003B7F64">
          <w:rPr>
            <w:rFonts w:ascii="iCiel Avenir LT Std 35 Light" w:hAnsi="iCiel Avenir LT Std 35 Light" w:cs="Arial"/>
            <w:i/>
            <w:iCs/>
            <w:sz w:val="22"/>
            <w:szCs w:val="22"/>
            <w:lang w:val="vi-VN"/>
          </w:rPr>
          <w:delText>Bộ phận</w:delText>
        </w:r>
        <w:r w:rsidRPr="00863667" w:rsidDel="003B7F64">
          <w:rPr>
            <w:rFonts w:ascii="iCiel Avenir LT Std 35 Light" w:hAnsi="iCiel Avenir LT Std 35 Light" w:cs="Arial"/>
            <w:i/>
            <w:iCs/>
            <w:sz w:val="22"/>
            <w:szCs w:val="22"/>
            <w:lang w:val="vi-VN"/>
          </w:rPr>
          <w:delText xml:space="preserve"> Quy chế Đào tạo qua địa chỉ </w:delText>
        </w:r>
        <w:r w:rsidR="00BE2136" w:rsidRPr="00863667" w:rsidDel="003B7F64">
          <w:rPr>
            <w:rFonts w:ascii="iCiel Avenir LT Std 35 Light" w:hAnsi="iCiel Avenir LT Std 35 Light"/>
            <w:rPrChange w:id="9184" w:author="An Tran, ACA (BUV)" w:date="2024-09-13T17:29:00Z" w16du:dateUtc="2024-09-13T10:29:00Z">
              <w:rPr/>
            </w:rPrChange>
          </w:rPr>
          <w:fldChar w:fldCharType="begin"/>
        </w:r>
        <w:r w:rsidR="00BE2136" w:rsidRPr="00863667" w:rsidDel="003B7F64">
          <w:rPr>
            <w:rFonts w:ascii="iCiel Avenir LT Std 35 Light" w:hAnsi="iCiel Avenir LT Std 35 Light"/>
            <w:rPrChange w:id="9185" w:author="An Tran, ACA (BUV)" w:date="2024-09-13T17:29:00Z" w16du:dateUtc="2024-09-13T10:29:00Z">
              <w:rPr/>
            </w:rPrChange>
          </w:rPr>
          <w:delInstrText>HYPERLINK "mailto:aca.compliance@buv.edu.vn"</w:delInstrText>
        </w:r>
        <w:r w:rsidR="00BE2136" w:rsidRPr="00B8666B" w:rsidDel="003B7F64">
          <w:rPr>
            <w:rFonts w:ascii="iCiel Avenir LT Std 35 Light" w:hAnsi="iCiel Avenir LT Std 35 Light"/>
          </w:rPr>
        </w:r>
        <w:r w:rsidR="00BE2136" w:rsidRPr="00863667" w:rsidDel="003B7F64">
          <w:rPr>
            <w:rPrChange w:id="9186"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3B7F64">
          <w:rPr>
            <w:rStyle w:val="Hyperlink"/>
            <w:rFonts w:ascii="iCiel Avenir LT Std 35 Light" w:hAnsi="iCiel Avenir LT Std 35 Light" w:cs="Arial"/>
            <w:i/>
            <w:iCs/>
            <w:sz w:val="22"/>
            <w:szCs w:val="22"/>
            <w:lang w:val="vi-VN"/>
          </w:rPr>
          <w:delText>aca.compliance@buv.edu.vn</w:delText>
        </w:r>
        <w:r w:rsidR="00BE2136" w:rsidRPr="00863667" w:rsidDel="003B7F64">
          <w:rPr>
            <w:rStyle w:val="Hyperlink"/>
            <w:rFonts w:ascii="iCiel Avenir LT Std 35 Light" w:hAnsi="iCiel Avenir LT Std 35 Light" w:cs="Arial"/>
            <w:i/>
            <w:iCs/>
            <w:sz w:val="22"/>
            <w:szCs w:val="22"/>
            <w:lang w:val="vi-VN"/>
          </w:rPr>
          <w:fldChar w:fldCharType="end"/>
        </w:r>
        <w:r w:rsidRPr="00863667" w:rsidDel="003B7F64">
          <w:rPr>
            <w:rFonts w:ascii="iCiel Avenir LT Std 35 Light" w:hAnsi="iCiel Avenir LT Std 35 Light" w:cs="Arial"/>
            <w:i/>
            <w:iCs/>
            <w:sz w:val="22"/>
            <w:szCs w:val="22"/>
            <w:lang w:val="vi-VN"/>
          </w:rPr>
          <w:delText xml:space="preserve"> để được giải thích và hướng dẫn kỹ hơn về bộ quy định này. Do tính chất nghiêm trọng của vi phạm học thuật, sinh viên cần tuân thủ chặt chẽ bộ Quy định Học thuật, tham dự đầy đủ các buổi hướng dẫn học thuật và chủ động liên hệ thầy cô Trưởng chương trình, Giảng viên phụ trách môn học nếu có bất kỳ</w:delText>
        </w:r>
        <w:r w:rsidR="00267AF7" w:rsidRPr="00863667" w:rsidDel="003B7F64">
          <w:rPr>
            <w:rFonts w:ascii="iCiel Avenir LT Std 35 Light" w:hAnsi="iCiel Avenir LT Std 35 Light" w:cs="Arial"/>
            <w:i/>
            <w:iCs/>
            <w:sz w:val="22"/>
            <w:szCs w:val="22"/>
            <w:lang w:val="vi-VN"/>
          </w:rPr>
          <w:delText xml:space="preserve"> </w:delText>
        </w:r>
        <w:r w:rsidRPr="00863667" w:rsidDel="003B7F64">
          <w:rPr>
            <w:rFonts w:ascii="iCiel Avenir LT Std 35 Light" w:hAnsi="iCiel Avenir LT Std 35 Light" w:cs="Arial"/>
            <w:i/>
            <w:iCs/>
            <w:sz w:val="22"/>
            <w:szCs w:val="22"/>
            <w:lang w:val="vi-VN"/>
          </w:rPr>
          <w:delText>thắc mắc</w:delText>
        </w:r>
        <w:r w:rsidR="00267AF7" w:rsidRPr="00863667" w:rsidDel="003B7F64">
          <w:rPr>
            <w:rFonts w:ascii="iCiel Avenir LT Std 35 Light" w:hAnsi="iCiel Avenir LT Std 35 Light" w:cs="Arial"/>
            <w:i/>
            <w:iCs/>
            <w:sz w:val="22"/>
            <w:szCs w:val="22"/>
            <w:lang w:val="vi-VN"/>
          </w:rPr>
          <w:delText xml:space="preserve"> nào</w:delText>
        </w:r>
        <w:r w:rsidRPr="00863667" w:rsidDel="003B7F64">
          <w:rPr>
            <w:rFonts w:ascii="iCiel Avenir LT Std 35 Light" w:hAnsi="iCiel Avenir LT Std 35 Light" w:cs="Arial"/>
            <w:i/>
            <w:iCs/>
            <w:sz w:val="22"/>
            <w:szCs w:val="22"/>
            <w:lang w:val="vi-VN"/>
          </w:rPr>
          <w:delText>.</w:delText>
        </w:r>
      </w:del>
      <w:r w:rsidRPr="00863667">
        <w:rPr>
          <w:rFonts w:ascii="iCiel Avenir LT Std 35 Light" w:hAnsi="iCiel Avenir LT Std 35 Light" w:cs="Arial"/>
          <w:i/>
          <w:iCs/>
          <w:sz w:val="22"/>
          <w:szCs w:val="22"/>
          <w:lang w:val="vi-VN"/>
        </w:rPr>
        <w:t xml:space="preserve"> </w:t>
      </w:r>
      <w:bookmarkEnd w:id="9166"/>
    </w:p>
    <w:p w14:paraId="1B398A42" w14:textId="1DFE3BF6"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rPrChange w:id="9187" w:author="An Tran, ACA (BUV)" w:date="2024-09-13T17:29:00Z" w16du:dateUtc="2024-09-13T10:29:00Z">
            <w:rPr>
              <w:rFonts w:cs="Arial"/>
              <w:szCs w:val="22"/>
              <w:lang w:val="vi-VN"/>
            </w:rPr>
          </w:rPrChange>
        </w:rPr>
        <w:pPrChange w:id="9188" w:author="An Tran, ACA (BUV)" w:date="2024-09-13T17:21:00Z" w16du:dateUtc="2024-09-13T10:21:00Z">
          <w:pPr>
            <w:pStyle w:val="Question"/>
            <w:numPr>
              <w:numId w:val="24"/>
            </w:numPr>
            <w:tabs>
              <w:tab w:val="left" w:pos="630"/>
              <w:tab w:val="left" w:pos="1080"/>
            </w:tabs>
            <w:spacing w:before="100" w:line="400" w:lineRule="exact"/>
            <w:ind w:left="3870" w:hanging="360"/>
          </w:pPr>
        </w:pPrChange>
      </w:pPr>
      <w:bookmarkStart w:id="9189" w:name="_Toc113975583"/>
      <w:bookmarkStart w:id="9190" w:name="_Toc113976100"/>
      <w:bookmarkStart w:id="9191" w:name="_Toc114065630"/>
      <w:bookmarkStart w:id="9192" w:name="_Toc114066026"/>
      <w:bookmarkStart w:id="9193" w:name="_Toc113977119"/>
      <w:bookmarkStart w:id="9194" w:name="_Toc122700197"/>
      <w:bookmarkStart w:id="9195" w:name="_Toc177144033"/>
      <w:bookmarkEnd w:id="9189"/>
      <w:bookmarkEnd w:id="9190"/>
      <w:bookmarkEnd w:id="9191"/>
      <w:bookmarkEnd w:id="9192"/>
      <w:r w:rsidRPr="00863667">
        <w:rPr>
          <w:rFonts w:cs="Arial"/>
          <w:szCs w:val="22"/>
          <w:rPrChange w:id="9196" w:author="An Tran, ACA (BUV)" w:date="2024-09-13T17:29:00Z" w16du:dateUtc="2024-09-13T10:29:00Z">
            <w:rPr>
              <w:rFonts w:cs="Arial"/>
              <w:szCs w:val="22"/>
              <w:lang w:val="vi-VN"/>
            </w:rPr>
          </w:rPrChange>
        </w:rPr>
        <w:t xml:space="preserve">Students have academic </w:t>
      </w:r>
      <w:r w:rsidR="0050536E" w:rsidRPr="00863667">
        <w:rPr>
          <w:rFonts w:cs="Arial"/>
          <w:szCs w:val="22"/>
          <w:rPrChange w:id="9197" w:author="An Tran, ACA (BUV)" w:date="2024-09-13T17:29:00Z" w16du:dateUtc="2024-09-13T10:29:00Z">
            <w:rPr>
              <w:rFonts w:cs="Arial"/>
              <w:szCs w:val="22"/>
              <w:lang w:val="vi-VN"/>
            </w:rPr>
          </w:rPrChange>
        </w:rPr>
        <w:t>misconduct;</w:t>
      </w:r>
      <w:r w:rsidRPr="00863667">
        <w:rPr>
          <w:rFonts w:cs="Arial"/>
          <w:szCs w:val="22"/>
          <w:rPrChange w:id="9198" w:author="An Tran, ACA (BUV)" w:date="2024-09-13T17:29:00Z" w16du:dateUtc="2024-09-13T10:29:00Z">
            <w:rPr>
              <w:rFonts w:cs="Arial"/>
              <w:szCs w:val="22"/>
              <w:lang w:val="vi-VN"/>
            </w:rPr>
          </w:rPrChange>
        </w:rPr>
        <w:t xml:space="preserve"> will this be displayed in transcript or degree certificate? / </w:t>
      </w:r>
      <w:r w:rsidRPr="00863667">
        <w:rPr>
          <w:rFonts w:cs="Arial"/>
          <w:i/>
          <w:iCs/>
          <w:szCs w:val="22"/>
          <w:rPrChange w:id="9199" w:author="An Tran, ACA (BUV)" w:date="2024-09-13T17:29:00Z" w16du:dateUtc="2024-09-13T10:29:00Z">
            <w:rPr>
              <w:rFonts w:cs="Arial"/>
              <w:i/>
              <w:iCs/>
              <w:szCs w:val="22"/>
              <w:lang w:val="vi-VN"/>
            </w:rPr>
          </w:rPrChange>
        </w:rPr>
        <w:t>Sinh viên đã vi phạm quy định học thuật của nhà trường, liệu việc vi phạm này có bị ghi trong hồ sơ, học bạ, bảng điểm hoặc bằng tốt nghiệp hay không?</w:t>
      </w:r>
      <w:bookmarkEnd w:id="9193"/>
      <w:bookmarkEnd w:id="9194"/>
      <w:bookmarkEnd w:id="9195"/>
    </w:p>
    <w:p w14:paraId="0979BE07" w14:textId="77777777" w:rsidR="00D9034C" w:rsidRPr="00863667" w:rsidRDefault="00D9034C" w:rsidP="003E1B62">
      <w:pPr>
        <w:tabs>
          <w:tab w:val="left" w:pos="630"/>
          <w:tab w:val="left" w:pos="720"/>
          <w:tab w:val="left" w:pos="1080"/>
        </w:tabs>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388A5CFF" w14:textId="2418C7B2" w:rsidR="00E3734B" w:rsidRPr="00863667" w:rsidRDefault="00E43DA8"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The record</w:t>
      </w:r>
      <w:r w:rsidR="00D9034C" w:rsidRPr="00863667">
        <w:rPr>
          <w:rFonts w:ascii="iCiel Avenir LT Std 35 Light" w:hAnsi="iCiel Avenir LT Std 35 Light" w:cs="Arial"/>
          <w:sz w:val="22"/>
          <w:szCs w:val="22"/>
          <w:lang w:val="vi-VN"/>
        </w:rPr>
        <w:t xml:space="preserve"> of Academic misconduct is </w:t>
      </w:r>
      <w:r w:rsidRPr="00863667">
        <w:rPr>
          <w:rFonts w:ascii="iCiel Avenir LT Std 35 Light" w:hAnsi="iCiel Avenir LT Std 35 Light" w:cs="Arial"/>
          <w:sz w:val="22"/>
          <w:szCs w:val="22"/>
          <w:lang w:val="vi-VN"/>
        </w:rPr>
        <w:t>an internal</w:t>
      </w:r>
      <w:r w:rsidR="00D9034C" w:rsidRPr="00863667">
        <w:rPr>
          <w:rFonts w:ascii="iCiel Avenir LT Std 35 Light" w:hAnsi="iCiel Avenir LT Std 35 Light" w:cs="Arial"/>
          <w:sz w:val="22"/>
          <w:szCs w:val="22"/>
          <w:lang w:val="vi-VN"/>
        </w:rPr>
        <w:t xml:space="preserve"> record and will not be displayed in transcript, </w:t>
      </w:r>
      <w:r w:rsidRPr="00863667">
        <w:rPr>
          <w:rFonts w:ascii="iCiel Avenir LT Std 35 Light" w:hAnsi="iCiel Avenir LT Std 35 Light" w:cs="Arial"/>
          <w:sz w:val="22"/>
          <w:szCs w:val="22"/>
          <w:lang w:val="vi-VN"/>
        </w:rPr>
        <w:t>degree,</w:t>
      </w:r>
      <w:r w:rsidR="00D9034C" w:rsidRPr="00863667">
        <w:rPr>
          <w:rFonts w:ascii="iCiel Avenir LT Std 35 Light" w:hAnsi="iCiel Avenir LT Std 35 Light" w:cs="Arial"/>
          <w:sz w:val="22"/>
          <w:szCs w:val="22"/>
          <w:lang w:val="vi-VN"/>
        </w:rPr>
        <w:t xml:space="preserve"> or any document. The Academic Conduct Procedure required </w:t>
      </w:r>
      <w:r w:rsidR="00FD0CDB" w:rsidRPr="00863667">
        <w:rPr>
          <w:rFonts w:ascii="iCiel Avenir LT Std 35 Light" w:hAnsi="iCiel Avenir LT Std 35 Light" w:cs="Arial"/>
          <w:sz w:val="22"/>
          <w:szCs w:val="22"/>
          <w:lang w:val="vi-VN"/>
        </w:rPr>
        <w:t>the panel</w:t>
      </w:r>
      <w:r w:rsidR="00D9034C" w:rsidRPr="00863667">
        <w:rPr>
          <w:rFonts w:ascii="iCiel Avenir LT Std 35 Light" w:hAnsi="iCiel Avenir LT Std 35 Light" w:cs="Arial"/>
          <w:sz w:val="22"/>
          <w:szCs w:val="22"/>
          <w:lang w:val="vi-VN"/>
        </w:rPr>
        <w:t xml:space="preserve"> to make </w:t>
      </w:r>
      <w:r w:rsidRPr="00863667">
        <w:rPr>
          <w:rFonts w:ascii="iCiel Avenir LT Std 35 Light" w:hAnsi="iCiel Avenir LT Std 35 Light" w:cs="Arial"/>
          <w:sz w:val="22"/>
          <w:szCs w:val="22"/>
          <w:lang w:val="vi-VN"/>
        </w:rPr>
        <w:t>a decision</w:t>
      </w:r>
      <w:r w:rsidR="00D9034C" w:rsidRPr="00863667">
        <w:rPr>
          <w:rFonts w:ascii="iCiel Avenir LT Std 35 Light" w:hAnsi="iCiel Avenir LT Std 35 Light" w:cs="Arial"/>
          <w:sz w:val="22"/>
          <w:szCs w:val="22"/>
          <w:lang w:val="vi-VN"/>
        </w:rPr>
        <w:t xml:space="preserve"> based on </w:t>
      </w:r>
      <w:r w:rsidRPr="00863667">
        <w:rPr>
          <w:rFonts w:ascii="iCiel Avenir LT Std 35 Light" w:hAnsi="iCiel Avenir LT Std 35 Light" w:cs="Arial"/>
          <w:sz w:val="22"/>
          <w:szCs w:val="22"/>
          <w:lang w:val="vi-VN"/>
        </w:rPr>
        <w:t>the number</w:t>
      </w:r>
      <w:r w:rsidR="00D9034C" w:rsidRPr="00863667">
        <w:rPr>
          <w:rFonts w:ascii="iCiel Avenir LT Std 35 Light" w:hAnsi="iCiel Avenir LT Std 35 Light" w:cs="Arial"/>
          <w:sz w:val="22"/>
          <w:szCs w:val="22"/>
          <w:lang w:val="vi-VN"/>
        </w:rPr>
        <w:t xml:space="preserve"> of academic misconduct </w:t>
      </w:r>
      <w:r w:rsidRPr="00863667">
        <w:rPr>
          <w:rFonts w:ascii="iCiel Avenir LT Std 35 Light" w:hAnsi="iCiel Avenir LT Std 35 Light" w:cs="Arial"/>
          <w:sz w:val="22"/>
          <w:szCs w:val="22"/>
          <w:lang w:val="vi-VN"/>
        </w:rPr>
        <w:t>instances</w:t>
      </w:r>
      <w:r w:rsidR="00D9034C" w:rsidRPr="00863667">
        <w:rPr>
          <w:rFonts w:ascii="iCiel Avenir LT Std 35 Light" w:hAnsi="iCiel Avenir LT Std 35 Light" w:cs="Arial"/>
          <w:sz w:val="22"/>
          <w:szCs w:val="22"/>
          <w:lang w:val="vi-VN"/>
        </w:rPr>
        <w:t xml:space="preserve">, therefore we need to keep </w:t>
      </w:r>
      <w:r w:rsidR="00BF4E75" w:rsidRPr="00863667">
        <w:rPr>
          <w:rFonts w:ascii="iCiel Avenir LT Std 35 Light" w:hAnsi="iCiel Avenir LT Std 35 Light" w:cs="Arial"/>
          <w:sz w:val="22"/>
          <w:szCs w:val="22"/>
          <w:lang w:val="vi-VN"/>
        </w:rPr>
        <w:t>records</w:t>
      </w:r>
      <w:r w:rsidR="00D9034C" w:rsidRPr="00863667">
        <w:rPr>
          <w:rFonts w:ascii="iCiel Avenir LT Std 35 Light" w:hAnsi="iCiel Avenir LT Std 35 Light" w:cs="Arial"/>
          <w:sz w:val="22"/>
          <w:szCs w:val="22"/>
          <w:lang w:val="vi-VN"/>
        </w:rPr>
        <w:t xml:space="preserve"> and evidence of how many </w:t>
      </w:r>
      <w:r w:rsidR="00787402" w:rsidRPr="00863667">
        <w:rPr>
          <w:rFonts w:ascii="iCiel Avenir LT Std 35 Light" w:hAnsi="iCiel Avenir LT Std 35 Light" w:cs="Arial"/>
          <w:sz w:val="22"/>
          <w:szCs w:val="22"/>
          <w:lang w:val="vi-VN"/>
        </w:rPr>
        <w:t>instances</w:t>
      </w:r>
      <w:r w:rsidR="00D9034C" w:rsidRPr="00863667">
        <w:rPr>
          <w:rFonts w:ascii="iCiel Avenir LT Std 35 Light" w:hAnsi="iCiel Avenir LT Std 35 Light" w:cs="Arial"/>
          <w:sz w:val="22"/>
          <w:szCs w:val="22"/>
          <w:lang w:val="vi-VN"/>
        </w:rPr>
        <w:t xml:space="preserve"> occurred in the academic journey of student. Rest assured that academic misconduct as well as disciplinary record are strictly confidential information and only a very limited number of people can access, such as Chief Academic Officer</w:t>
      </w:r>
      <w:r w:rsidR="00D62028" w:rsidRPr="00863667">
        <w:rPr>
          <w:rFonts w:ascii="iCiel Avenir LT Std 35 Light" w:hAnsi="iCiel Avenir LT Std 35 Light" w:cs="Arial"/>
          <w:sz w:val="22"/>
          <w:szCs w:val="22"/>
          <w:lang w:val="vi-VN"/>
        </w:rPr>
        <w:t xml:space="preserve"> and</w:t>
      </w:r>
      <w:r w:rsidR="00D9034C" w:rsidRPr="00863667">
        <w:rPr>
          <w:rFonts w:ascii="iCiel Avenir LT Std 35 Light" w:hAnsi="iCiel Avenir LT Std 35 Light" w:cs="Arial"/>
          <w:sz w:val="22"/>
          <w:szCs w:val="22"/>
          <w:lang w:val="vi-VN"/>
        </w:rPr>
        <w:t xml:space="preserve"> Academic Compliance Manager. </w:t>
      </w:r>
    </w:p>
    <w:p w14:paraId="0CA50849" w14:textId="0F62E4FF" w:rsidR="00D9034C" w:rsidRPr="00863667"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bookmarkStart w:id="9200" w:name="_Toc122700198"/>
      <w:r w:rsidRPr="00863667">
        <w:rPr>
          <w:rFonts w:ascii="iCiel Avenir LT Std 35 Light" w:hAnsi="iCiel Avenir LT Std 35 Light" w:cs="Arial"/>
          <w:i/>
          <w:iCs/>
          <w:sz w:val="22"/>
          <w:szCs w:val="22"/>
          <w:lang w:val="vi-VN"/>
        </w:rPr>
        <w:t>Lưu trữ bằng chứng về các lần vi phạm quy định học thuật của sinh viên là một quy trình nội bộ và không thể hiện trên bảng điểm, bằng tốt nghiệp hay bất kỳ văn bản chính thức nào về tốt nghiệp của sinh viên. Quy trình xử lý vi phạm học thuật yêu cầu Hội đồng học thuật phải cân nhắc và đưa ra quyết định dựa trên số lần sinh viên vi phạm, do đó, Nhà trường cần lưu trữ bằng chứng về các lần vi phạm trước của sinh viên trong suốt thời gian học tập. Xin quý phụ huynh và sinh viên yên tâm, các thông tin về vi phạm quy định học thuật hoặc kỷ luật đều là thông tin được bảo mật nghiêm ngặt ở mức độ cao nhất và chỉ có một số rất ít người được quyền truy cập, như Giám đốc Học vụ</w:t>
      </w:r>
      <w:r w:rsidR="003D66E0" w:rsidRPr="00863667">
        <w:rPr>
          <w:rFonts w:ascii="iCiel Avenir LT Std 35 Light" w:hAnsi="iCiel Avenir LT Std 35 Light" w:cs="Arial"/>
          <w:i/>
          <w:iCs/>
          <w:sz w:val="22"/>
          <w:szCs w:val="22"/>
          <w:lang w:val="vi-VN"/>
        </w:rPr>
        <w:t xml:space="preserve"> và</w:t>
      </w:r>
      <w:r w:rsidR="001C38F0"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rial"/>
          <w:i/>
          <w:iCs/>
          <w:sz w:val="22"/>
          <w:szCs w:val="22"/>
          <w:lang w:val="vi-VN"/>
        </w:rPr>
        <w:t xml:space="preserve">Trưởng </w:t>
      </w:r>
      <w:r w:rsidR="00B61D3B" w:rsidRPr="00863667">
        <w:rPr>
          <w:rFonts w:ascii="iCiel Avenir LT Std 35 Light" w:hAnsi="iCiel Avenir LT Std 35 Light" w:cs="Arial"/>
          <w:i/>
          <w:iCs/>
          <w:sz w:val="22"/>
          <w:szCs w:val="22"/>
          <w:lang w:val="vi-VN"/>
        </w:rPr>
        <w:t>Bộ phận</w:t>
      </w:r>
      <w:r w:rsidRPr="00863667">
        <w:rPr>
          <w:rFonts w:ascii="iCiel Avenir LT Std 35 Light" w:hAnsi="iCiel Avenir LT Std 35 Light" w:cs="Arial"/>
          <w:i/>
          <w:iCs/>
          <w:sz w:val="22"/>
          <w:szCs w:val="22"/>
          <w:lang w:val="vi-VN"/>
        </w:rPr>
        <w:t xml:space="preserve"> Quy chế đào tạo</w:t>
      </w:r>
      <w:bookmarkStart w:id="9201" w:name="_Toc107734250"/>
      <w:bookmarkStart w:id="9202" w:name="_Toc107734464"/>
      <w:bookmarkStart w:id="9203" w:name="_Toc107734916"/>
      <w:bookmarkStart w:id="9204" w:name="_Toc107735138"/>
      <w:bookmarkStart w:id="9205" w:name="_Toc107735265"/>
      <w:bookmarkStart w:id="9206" w:name="_Toc107735370"/>
      <w:bookmarkStart w:id="9207" w:name="_Toc107735474"/>
      <w:bookmarkStart w:id="9208" w:name="_Toc107735577"/>
      <w:bookmarkStart w:id="9209" w:name="_Toc107735682"/>
      <w:bookmarkStart w:id="9210" w:name="_Toc107735786"/>
      <w:bookmarkStart w:id="9211" w:name="_Toc107735890"/>
      <w:bookmarkStart w:id="9212" w:name="_Toc107735994"/>
      <w:bookmarkStart w:id="9213" w:name="_Toc107736147"/>
      <w:bookmarkStart w:id="9214" w:name="_Toc107736294"/>
      <w:bookmarkStart w:id="9215" w:name="_Toc107736398"/>
      <w:bookmarkStart w:id="9216" w:name="_Toc107736620"/>
      <w:bookmarkStart w:id="9217" w:name="_Toc107736723"/>
      <w:bookmarkStart w:id="9218" w:name="_Toc107736826"/>
      <w:bookmarkStart w:id="9219" w:name="_Toc107736930"/>
      <w:bookmarkStart w:id="9220" w:name="_Toc107737782"/>
      <w:bookmarkStart w:id="9221" w:name="_Toc108099171"/>
      <w:bookmarkStart w:id="9222" w:name="_Toc113975589"/>
      <w:bookmarkStart w:id="9223" w:name="_Toc113976106"/>
      <w:bookmarkStart w:id="9224" w:name="_Toc114065636"/>
      <w:bookmarkStart w:id="9225" w:name="_Toc114066032"/>
      <w:bookmarkStart w:id="9226" w:name="_Toc11397712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p>
    <w:p w14:paraId="323B973C" w14:textId="65B1B1E2"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rPrChange w:id="9227" w:author="An Tran, ACA (BUV)" w:date="2024-09-13T17:29:00Z" w16du:dateUtc="2024-09-13T10:29:00Z">
            <w:rPr>
              <w:rFonts w:cs="Arial"/>
              <w:szCs w:val="22"/>
              <w:lang w:val="vi-VN"/>
            </w:rPr>
          </w:rPrChange>
        </w:rPr>
        <w:pPrChange w:id="9228" w:author="An Tran, ACA (BUV)" w:date="2024-09-13T17:21:00Z" w16du:dateUtc="2024-09-13T10:21:00Z">
          <w:pPr>
            <w:pStyle w:val="Question"/>
            <w:numPr>
              <w:numId w:val="24"/>
            </w:numPr>
            <w:tabs>
              <w:tab w:val="left" w:pos="630"/>
              <w:tab w:val="left" w:pos="1080"/>
            </w:tabs>
            <w:spacing w:before="100" w:line="400" w:lineRule="exact"/>
            <w:ind w:left="3870" w:hanging="360"/>
          </w:pPr>
        </w:pPrChange>
      </w:pPr>
      <w:bookmarkStart w:id="9229" w:name="_Toc177144034"/>
      <w:r w:rsidRPr="00863667">
        <w:rPr>
          <w:rFonts w:cs="Arial"/>
          <w:szCs w:val="22"/>
          <w:rPrChange w:id="9230" w:author="An Tran, ACA (BUV)" w:date="2024-09-13T17:29:00Z" w16du:dateUtc="2024-09-13T10:29:00Z">
            <w:rPr>
              <w:rFonts w:cs="Arial"/>
              <w:szCs w:val="22"/>
              <w:lang w:val="vi-VN"/>
            </w:rPr>
          </w:rPrChange>
        </w:rPr>
        <w:t xml:space="preserve">If </w:t>
      </w:r>
      <w:r w:rsidR="0050536E" w:rsidRPr="00863667">
        <w:rPr>
          <w:rFonts w:cs="Arial"/>
          <w:szCs w:val="22"/>
          <w:rPrChange w:id="9231" w:author="An Tran, ACA (BUV)" w:date="2024-09-13T17:29:00Z" w16du:dateUtc="2024-09-13T10:29:00Z">
            <w:rPr>
              <w:rFonts w:cs="Arial"/>
              <w:szCs w:val="22"/>
              <w:lang w:val="vi-VN"/>
            </w:rPr>
          </w:rPrChange>
        </w:rPr>
        <w:t>students</w:t>
      </w:r>
      <w:r w:rsidRPr="00863667">
        <w:rPr>
          <w:rFonts w:cs="Arial"/>
          <w:szCs w:val="22"/>
          <w:rPrChange w:id="9232" w:author="An Tran, ACA (BUV)" w:date="2024-09-13T17:29:00Z" w16du:dateUtc="2024-09-13T10:29:00Z">
            <w:rPr>
              <w:rFonts w:cs="Arial"/>
              <w:szCs w:val="22"/>
              <w:lang w:val="vi-VN"/>
            </w:rPr>
          </w:rPrChange>
        </w:rPr>
        <w:t xml:space="preserve"> </w:t>
      </w:r>
      <w:r w:rsidR="0050536E" w:rsidRPr="00863667">
        <w:rPr>
          <w:rFonts w:cs="Arial"/>
          <w:szCs w:val="22"/>
          <w:rPrChange w:id="9233" w:author="An Tran, ACA (BUV)" w:date="2024-09-13T17:29:00Z" w16du:dateUtc="2024-09-13T10:29:00Z">
            <w:rPr>
              <w:rFonts w:cs="Arial"/>
              <w:szCs w:val="22"/>
              <w:lang w:val="vi-VN"/>
            </w:rPr>
          </w:rPrChange>
        </w:rPr>
        <w:t>transfer</w:t>
      </w:r>
      <w:r w:rsidRPr="00863667">
        <w:rPr>
          <w:rFonts w:cs="Arial"/>
          <w:szCs w:val="22"/>
          <w:rPrChange w:id="9234" w:author="An Tran, ACA (BUV)" w:date="2024-09-13T17:29:00Z" w16du:dateUtc="2024-09-13T10:29:00Z">
            <w:rPr>
              <w:rFonts w:cs="Arial"/>
              <w:szCs w:val="22"/>
              <w:lang w:val="vi-VN"/>
            </w:rPr>
          </w:rPrChange>
        </w:rPr>
        <w:t xml:space="preserve"> to a different programme, what </w:t>
      </w:r>
      <w:r w:rsidR="00BF4E75" w:rsidRPr="00863667">
        <w:rPr>
          <w:rFonts w:cs="Arial"/>
          <w:szCs w:val="22"/>
          <w:rPrChange w:id="9235" w:author="An Tran, ACA (BUV)" w:date="2024-09-13T17:29:00Z" w16du:dateUtc="2024-09-13T10:29:00Z">
            <w:rPr>
              <w:rFonts w:cs="Arial"/>
              <w:szCs w:val="22"/>
              <w:lang w:val="vi-VN"/>
            </w:rPr>
          </w:rPrChange>
        </w:rPr>
        <w:t>will</w:t>
      </w:r>
      <w:r w:rsidRPr="00863667">
        <w:rPr>
          <w:rFonts w:cs="Arial"/>
          <w:szCs w:val="22"/>
          <w:rPrChange w:id="9236" w:author="An Tran, ACA (BUV)" w:date="2024-09-13T17:29:00Z" w16du:dateUtc="2024-09-13T10:29:00Z">
            <w:rPr>
              <w:rFonts w:cs="Arial"/>
              <w:szCs w:val="22"/>
              <w:lang w:val="vi-VN"/>
            </w:rPr>
          </w:rPrChange>
        </w:rPr>
        <w:t xml:space="preserve"> happen to their academic </w:t>
      </w:r>
      <w:r w:rsidR="00E43DA8" w:rsidRPr="00863667">
        <w:rPr>
          <w:rFonts w:cs="Arial"/>
          <w:szCs w:val="22"/>
          <w:rPrChange w:id="9237" w:author="An Tran, ACA (BUV)" w:date="2024-09-13T17:29:00Z" w16du:dateUtc="2024-09-13T10:29:00Z">
            <w:rPr>
              <w:rFonts w:cs="Arial"/>
              <w:szCs w:val="22"/>
              <w:lang w:val="vi-VN"/>
            </w:rPr>
          </w:rPrChange>
        </w:rPr>
        <w:t>misconduct</w:t>
      </w:r>
      <w:r w:rsidRPr="00863667">
        <w:rPr>
          <w:rFonts w:cs="Arial"/>
          <w:szCs w:val="22"/>
          <w:rPrChange w:id="9238" w:author="An Tran, ACA (BUV)" w:date="2024-09-13T17:29:00Z" w16du:dateUtc="2024-09-13T10:29:00Z">
            <w:rPr>
              <w:rFonts w:cs="Arial"/>
              <w:szCs w:val="22"/>
              <w:lang w:val="vi-VN"/>
            </w:rPr>
          </w:rPrChange>
        </w:rPr>
        <w:t xml:space="preserve"> records? / </w:t>
      </w:r>
      <w:r w:rsidRPr="00863667">
        <w:rPr>
          <w:rFonts w:cs="Arial"/>
          <w:i/>
          <w:iCs/>
          <w:szCs w:val="22"/>
          <w:rPrChange w:id="9239" w:author="An Tran, ACA (BUV)" w:date="2024-09-13T17:29:00Z" w16du:dateUtc="2024-09-13T10:29:00Z">
            <w:rPr>
              <w:rFonts w:cs="Arial"/>
              <w:i/>
              <w:iCs/>
              <w:szCs w:val="22"/>
              <w:lang w:val="vi-VN"/>
            </w:rPr>
          </w:rPrChange>
        </w:rPr>
        <w:t>Nếu sinh viên chuyển ngành học thì những vi phạm học thuật cũ của sinh viên sẽ được tính ra sao?</w:t>
      </w:r>
      <w:bookmarkEnd w:id="9200"/>
      <w:bookmarkEnd w:id="9226"/>
      <w:bookmarkEnd w:id="9229"/>
    </w:p>
    <w:p w14:paraId="3325B3E9"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7ABEED77" w14:textId="2F49EAE5" w:rsidR="00A66363" w:rsidRPr="00863667" w:rsidRDefault="00A66363"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When a student transfers between programmes</w:t>
      </w:r>
      <w:r w:rsidR="00E869B6" w:rsidRPr="00863667">
        <w:rPr>
          <w:rFonts w:ascii="iCiel Avenir LT Std 35 Light" w:hAnsi="iCiel Avenir LT Std 35 Light" w:cs="Arial"/>
          <w:sz w:val="22"/>
          <w:szCs w:val="22"/>
          <w:lang w:val="vi-VN"/>
        </w:rPr>
        <w:t xml:space="preserve"> awarded by Staffordshire University</w:t>
      </w:r>
      <w:r w:rsidRPr="00863667">
        <w:rPr>
          <w:rFonts w:ascii="iCiel Avenir LT Std 35 Light" w:hAnsi="iCiel Avenir LT Std 35 Light" w:cs="Arial"/>
          <w:sz w:val="22"/>
          <w:szCs w:val="22"/>
          <w:lang w:val="vi-VN"/>
        </w:rPr>
        <w:t xml:space="preserve"> without withdrawing and is in a period of continuous study, his or her history of academic misconduct would be carried over to the new programme, regardless of area of study. </w:t>
      </w:r>
    </w:p>
    <w:p w14:paraId="7B002F73" w14:textId="5FF7B1F9" w:rsidR="00A66363" w:rsidRPr="00863667" w:rsidRDefault="00A66363"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Nếu sinh viên chuyển chương trình học</w:t>
      </w:r>
      <w:r w:rsidR="00E869B6" w:rsidRPr="00863667">
        <w:rPr>
          <w:rFonts w:ascii="iCiel Avenir LT Std 35 Light" w:hAnsi="iCiel Avenir LT Std 35 Light" w:cs="Arial"/>
          <w:i/>
          <w:iCs/>
          <w:sz w:val="22"/>
          <w:szCs w:val="22"/>
          <w:lang w:val="vi-VN"/>
        </w:rPr>
        <w:t xml:space="preserve"> của Đại học Staffordshire</w:t>
      </w:r>
      <w:r w:rsidR="004C2D05"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rial"/>
          <w:i/>
          <w:iCs/>
          <w:sz w:val="22"/>
          <w:szCs w:val="22"/>
          <w:lang w:val="vi-VN"/>
        </w:rPr>
        <w:t>mà không đăng kí ngừng học trước đó và vẫn duy trì thời gian học tập liên tục giữa chương trình mới và chương trình cũ, thì lịch sử vi phạm học thuật sẽ được giữ nguyên và chuyển tiếp sang chương trình mới. Quy định áp dụng cho tất cả các ngành học.</w:t>
      </w:r>
    </w:p>
    <w:p w14:paraId="61E3643B" w14:textId="77777777"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rPrChange w:id="9240" w:author="An Tran, ACA (BUV)" w:date="2024-09-13T17:29:00Z" w16du:dateUtc="2024-09-13T10:29:00Z">
            <w:rPr>
              <w:rFonts w:cs="Arial"/>
              <w:szCs w:val="22"/>
              <w:lang w:val="vi-VN"/>
            </w:rPr>
          </w:rPrChange>
        </w:rPr>
        <w:pPrChange w:id="9241" w:author="An Tran, ACA (BUV)" w:date="2024-09-13T17:21:00Z" w16du:dateUtc="2024-09-13T10:21:00Z">
          <w:pPr>
            <w:pStyle w:val="Question"/>
            <w:numPr>
              <w:numId w:val="24"/>
            </w:numPr>
            <w:tabs>
              <w:tab w:val="left" w:pos="630"/>
              <w:tab w:val="left" w:pos="1080"/>
            </w:tabs>
            <w:spacing w:before="100" w:line="400" w:lineRule="exact"/>
            <w:ind w:left="3870" w:hanging="360"/>
          </w:pPr>
        </w:pPrChange>
      </w:pPr>
      <w:bookmarkStart w:id="9242" w:name="_Toc107734252"/>
      <w:bookmarkStart w:id="9243" w:name="_Toc107734466"/>
      <w:bookmarkStart w:id="9244" w:name="_Toc107734918"/>
      <w:bookmarkStart w:id="9245" w:name="_Toc107735140"/>
      <w:bookmarkStart w:id="9246" w:name="_Toc107735267"/>
      <w:bookmarkStart w:id="9247" w:name="_Toc107735372"/>
      <w:bookmarkStart w:id="9248" w:name="_Toc107735476"/>
      <w:bookmarkStart w:id="9249" w:name="_Toc107735579"/>
      <w:bookmarkStart w:id="9250" w:name="_Toc107735684"/>
      <w:bookmarkStart w:id="9251" w:name="_Toc107735788"/>
      <w:bookmarkStart w:id="9252" w:name="_Toc107735892"/>
      <w:bookmarkStart w:id="9253" w:name="_Toc107735996"/>
      <w:bookmarkStart w:id="9254" w:name="_Toc107736149"/>
      <w:bookmarkStart w:id="9255" w:name="_Toc107736296"/>
      <w:bookmarkStart w:id="9256" w:name="_Toc107736400"/>
      <w:bookmarkStart w:id="9257" w:name="_Toc107736622"/>
      <w:bookmarkStart w:id="9258" w:name="_Toc107736725"/>
      <w:bookmarkStart w:id="9259" w:name="_Toc107736828"/>
      <w:bookmarkStart w:id="9260" w:name="_Toc107736932"/>
      <w:bookmarkStart w:id="9261" w:name="_Toc107737784"/>
      <w:bookmarkStart w:id="9262" w:name="_Toc108099173"/>
      <w:bookmarkStart w:id="9263" w:name="_Toc113975591"/>
      <w:bookmarkStart w:id="9264" w:name="_Toc113976108"/>
      <w:bookmarkStart w:id="9265" w:name="_Toc114065638"/>
      <w:bookmarkStart w:id="9266" w:name="_Toc114066034"/>
      <w:bookmarkStart w:id="9267" w:name="_Toc113977121"/>
      <w:bookmarkStart w:id="9268" w:name="_Toc122700199"/>
      <w:bookmarkStart w:id="9269" w:name="_Toc177144035"/>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r w:rsidRPr="00863667">
        <w:rPr>
          <w:rFonts w:cs="Arial"/>
          <w:szCs w:val="22"/>
          <w:rPrChange w:id="9270" w:author="An Tran, ACA (BUV)" w:date="2024-09-13T17:29:00Z" w16du:dateUtc="2024-09-13T10:29:00Z">
            <w:rPr>
              <w:rFonts w:cs="Arial"/>
              <w:szCs w:val="22"/>
              <w:lang w:val="vi-VN"/>
            </w:rPr>
          </w:rPrChange>
        </w:rPr>
        <w:t>Can BUV do anything to reduce the academic misconduct of students?</w:t>
      </w:r>
      <w:r w:rsidRPr="00863667">
        <w:rPr>
          <w:rFonts w:cs="Arial"/>
          <w:szCs w:val="22"/>
          <w:rPrChange w:id="9271" w:author="An Tran, ACA (BUV)" w:date="2024-09-13T17:29:00Z" w16du:dateUtc="2024-09-13T10:29:00Z">
            <w:rPr>
              <w:rFonts w:cs="Arial"/>
              <w:b w:val="0"/>
              <w:szCs w:val="22"/>
              <w:lang w:val="vi-VN"/>
            </w:rPr>
          </w:rPrChange>
        </w:rPr>
        <w:t xml:space="preserve"> / </w:t>
      </w:r>
      <w:r w:rsidRPr="00863667">
        <w:rPr>
          <w:rFonts w:cs="Arial"/>
          <w:i/>
          <w:iCs/>
          <w:szCs w:val="22"/>
          <w:rPrChange w:id="9272" w:author="An Tran, ACA (BUV)" w:date="2024-09-13T17:29:00Z" w16du:dateUtc="2024-09-13T10:29:00Z">
            <w:rPr>
              <w:rFonts w:cs="Arial"/>
              <w:i/>
              <w:iCs/>
              <w:szCs w:val="22"/>
              <w:lang w:val="vi-VN"/>
            </w:rPr>
          </w:rPrChange>
        </w:rPr>
        <w:t>Liệu BUV có thể giảm nhẹ việc vi phạm học thuật cho sinh viên?</w:t>
      </w:r>
      <w:bookmarkEnd w:id="9267"/>
      <w:bookmarkEnd w:id="9268"/>
      <w:bookmarkEnd w:id="9269"/>
    </w:p>
    <w:p w14:paraId="6B89080B"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03067B52" w14:textId="77777777" w:rsidR="00D9034C" w:rsidRPr="00863667"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For students to be awarded with the prestigious British degree, BUV strictly follows the Academic Conduct Procedure of Staffordshire University, especially sanctions for each instance. Academic Conduct instances are thoroughly examined by the panel whose members are experienced professionals in the field before making final decisions. Student &amp; parent can contact the Academic Compliance Office at </w:t>
      </w:r>
      <w:r w:rsidR="00863667" w:rsidRPr="00863667">
        <w:rPr>
          <w:rFonts w:ascii="iCiel Avenir LT Std 35 Light" w:hAnsi="iCiel Avenir LT Std 35 Light"/>
          <w:rPrChange w:id="9273" w:author="An Tran, ACA (BUV)" w:date="2024-09-13T17:29:00Z" w16du:dateUtc="2024-09-13T10:29:00Z">
            <w:rPr/>
          </w:rPrChange>
        </w:rPr>
        <w:fldChar w:fldCharType="begin"/>
      </w:r>
      <w:r w:rsidR="00863667" w:rsidRPr="00863667">
        <w:rPr>
          <w:rFonts w:ascii="iCiel Avenir LT Std 35 Light" w:hAnsi="iCiel Avenir LT Std 35 Light"/>
          <w:rPrChange w:id="9274" w:author="An Tran, ACA (BUV)" w:date="2024-09-13T17:29:00Z" w16du:dateUtc="2024-09-13T10:29:00Z">
            <w:rPr/>
          </w:rPrChange>
        </w:rPr>
        <w:instrText>HYPERLINK "mailto:aca.compliance@buv.edu.vn"</w:instrText>
      </w:r>
      <w:r w:rsidR="00863667" w:rsidRPr="00B8666B">
        <w:rPr>
          <w:rFonts w:ascii="iCiel Avenir LT Std 35 Light" w:hAnsi="iCiel Avenir LT Std 35 Light"/>
        </w:rPr>
      </w:r>
      <w:r w:rsidR="00863667" w:rsidRPr="00863667">
        <w:rPr>
          <w:rPrChange w:id="9275"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Pr>
          <w:rStyle w:val="Hyperlink"/>
          <w:rFonts w:ascii="iCiel Avenir LT Std 35 Light" w:hAnsi="iCiel Avenir LT Std 35 Light" w:cs="Arial"/>
          <w:sz w:val="22"/>
          <w:szCs w:val="22"/>
          <w:lang w:val="vi-VN"/>
        </w:rPr>
        <w:t>aca.compliance@buv.edu.vn</w:t>
      </w:r>
      <w:r w:rsidR="00863667" w:rsidRPr="00863667">
        <w:rPr>
          <w:rStyle w:val="Hyperlink"/>
          <w:rFonts w:ascii="iCiel Avenir LT Std 35 Light" w:hAnsi="iCiel Avenir LT Std 35 Light" w:cs="Arial"/>
          <w:sz w:val="22"/>
          <w:szCs w:val="22"/>
          <w:lang w:val="vi-VN"/>
        </w:rPr>
        <w:fldChar w:fldCharType="end"/>
      </w:r>
      <w:r w:rsidRPr="00863667">
        <w:rPr>
          <w:rFonts w:ascii="iCiel Avenir LT Std 35 Light" w:hAnsi="iCiel Avenir LT Std 35 Light" w:cs="Arial"/>
          <w:sz w:val="22"/>
          <w:szCs w:val="22"/>
          <w:lang w:val="vi-VN"/>
        </w:rPr>
        <w:t xml:space="preserve"> for further explanation &amp; instruction on this process.  </w:t>
      </w:r>
    </w:p>
    <w:p w14:paraId="2AB5ACDE" w14:textId="2DAAA6CE" w:rsidR="00082726" w:rsidRPr="00863667" w:rsidRDefault="00D9034C" w:rsidP="003E1B62">
      <w:pPr>
        <w:tabs>
          <w:tab w:val="left" w:pos="630"/>
          <w:tab w:val="left" w:pos="720"/>
          <w:tab w:val="left" w:pos="1080"/>
        </w:tabs>
        <w:ind w:firstLine="0"/>
        <w:rPr>
          <w:ins w:id="9276" w:author="An Tran, ACA (BUV)" w:date="2024-09-12T16:09:00Z" w16du:dateUtc="2024-09-12T09:09:00Z"/>
          <w:rFonts w:ascii="iCiel Avenir LT Std 35 Light" w:hAnsi="iCiel Avenir LT Std 35 Light" w:cs="Arial"/>
          <w:sz w:val="22"/>
          <w:szCs w:val="22"/>
          <w:lang w:val="vi-VN"/>
        </w:rPr>
      </w:pPr>
      <w:r w:rsidRPr="00863667">
        <w:rPr>
          <w:rFonts w:ascii="iCiel Avenir LT Std 35 Light" w:hAnsi="iCiel Avenir LT Std 35 Light" w:cs="Arial"/>
          <w:i/>
          <w:iCs/>
          <w:sz w:val="22"/>
          <w:szCs w:val="22"/>
          <w:lang w:val="vi-VN"/>
        </w:rPr>
        <w:t xml:space="preserve">Để sinh viên được cấp bằng theo tiêu chuẩn Anh Quốc, BUV tuân thủ chặt chẽ Quy định Học thuật của Đại học Staffordshire, đặc biệt là hình thức xử phạt tương ứng với mức độ vi phạm. Các trường hợp nghi ngờ vi phạm học thuật đều được xem xét kĩ lưỡng bởi các thành viên hội đồng là những nhà chuyên môn có kinh nghiệm dày dặn trong lĩnh vực giáo dục đại học. Sinh viên và phụ huynh có thể liên hệ với </w:t>
      </w:r>
      <w:r w:rsidR="00B61D3B" w:rsidRPr="00863667">
        <w:rPr>
          <w:rFonts w:ascii="iCiel Avenir LT Std 35 Light" w:hAnsi="iCiel Avenir LT Std 35 Light" w:cs="Arial"/>
          <w:i/>
          <w:iCs/>
          <w:sz w:val="22"/>
          <w:szCs w:val="22"/>
          <w:lang w:val="vi-VN"/>
        </w:rPr>
        <w:t>Bộ phận</w:t>
      </w:r>
      <w:r w:rsidRPr="00863667">
        <w:rPr>
          <w:rFonts w:ascii="iCiel Avenir LT Std 35 Light" w:hAnsi="iCiel Avenir LT Std 35 Light" w:cs="Arial"/>
          <w:i/>
          <w:iCs/>
          <w:sz w:val="22"/>
          <w:szCs w:val="22"/>
          <w:lang w:val="vi-VN"/>
        </w:rPr>
        <w:t xml:space="preserve"> Quy chế Đào tạo qua địa chỉ </w:t>
      </w:r>
      <w:r w:rsidR="00863667" w:rsidRPr="00863667">
        <w:rPr>
          <w:rFonts w:ascii="iCiel Avenir LT Std 35 Light" w:hAnsi="iCiel Avenir LT Std 35 Light"/>
          <w:rPrChange w:id="9277" w:author="An Tran, ACA (BUV)" w:date="2024-09-13T17:29:00Z" w16du:dateUtc="2024-09-13T10:29:00Z">
            <w:rPr/>
          </w:rPrChange>
        </w:rPr>
        <w:fldChar w:fldCharType="begin"/>
      </w:r>
      <w:r w:rsidR="00863667" w:rsidRPr="00863667">
        <w:rPr>
          <w:rFonts w:ascii="iCiel Avenir LT Std 35 Light" w:hAnsi="iCiel Avenir LT Std 35 Light"/>
          <w:rPrChange w:id="9278" w:author="An Tran, ACA (BUV)" w:date="2024-09-13T17:29:00Z" w16du:dateUtc="2024-09-13T10:29:00Z">
            <w:rPr/>
          </w:rPrChange>
        </w:rPr>
        <w:instrText>HYPERLINK "mailto:aca.compliance@buv.edu.vn"</w:instrText>
      </w:r>
      <w:r w:rsidR="00863667" w:rsidRPr="00B8666B">
        <w:rPr>
          <w:rFonts w:ascii="iCiel Avenir LT Std 35 Light" w:hAnsi="iCiel Avenir LT Std 35 Light"/>
        </w:rPr>
      </w:r>
      <w:r w:rsidR="00863667" w:rsidRPr="00863667">
        <w:rPr>
          <w:rPrChange w:id="9279"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aca.compliance@buv.edu.vn</w:t>
      </w:r>
      <w:r w:rsidR="00863667" w:rsidRPr="00863667">
        <w:rPr>
          <w:rStyle w:val="Hyperlink"/>
          <w:rFonts w:ascii="iCiel Avenir LT Std 35 Light" w:hAnsi="iCiel Avenir LT Std 35 Light" w:cs="Arial"/>
          <w:i/>
          <w:iCs/>
          <w:sz w:val="22"/>
          <w:szCs w:val="22"/>
          <w:lang w:val="vi-VN"/>
        </w:rPr>
        <w:fldChar w:fldCharType="end"/>
      </w:r>
      <w:r w:rsidRPr="00863667">
        <w:rPr>
          <w:rFonts w:ascii="iCiel Avenir LT Std 35 Light" w:hAnsi="iCiel Avenir LT Std 35 Light" w:cs="Arial"/>
          <w:i/>
          <w:iCs/>
          <w:sz w:val="22"/>
          <w:szCs w:val="22"/>
          <w:lang w:val="vi-VN"/>
        </w:rPr>
        <w:t xml:space="preserve"> để được giải thích và hướng dẫn kỹ hơn về quy trình này.</w:t>
      </w:r>
      <w:r w:rsidRPr="00863667">
        <w:rPr>
          <w:rFonts w:ascii="iCiel Avenir LT Std 35 Light" w:hAnsi="iCiel Avenir LT Std 35 Light" w:cs="Arial"/>
          <w:sz w:val="22"/>
          <w:szCs w:val="22"/>
          <w:lang w:val="vi-VN"/>
        </w:rPr>
        <w:tab/>
      </w:r>
    </w:p>
    <w:p w14:paraId="152453AC" w14:textId="000C0721" w:rsidR="00D9034C" w:rsidRPr="00863667" w:rsidDel="00082726" w:rsidRDefault="00D9034C">
      <w:pPr>
        <w:numPr>
          <w:ilvl w:val="0"/>
          <w:numId w:val="44"/>
        </w:numPr>
        <w:tabs>
          <w:tab w:val="left" w:pos="630"/>
          <w:tab w:val="left" w:pos="720"/>
          <w:tab w:val="left" w:pos="990"/>
        </w:tabs>
        <w:ind w:left="0" w:firstLine="720"/>
        <w:rPr>
          <w:del w:id="9280" w:author="An Tran, ACA (BUV)" w:date="2024-09-12T16:09:00Z" w16du:dateUtc="2024-09-12T09:09:00Z"/>
          <w:rFonts w:ascii="iCiel Avenir LT Std 35 Light" w:hAnsi="iCiel Avenir LT Std 35 Light" w:cs="Arial"/>
          <w:sz w:val="22"/>
          <w:szCs w:val="22"/>
          <w:rPrChange w:id="9281" w:author="An Tran, ACA (BUV)" w:date="2024-09-13T17:29:00Z" w16du:dateUtc="2024-09-13T10:29:00Z">
            <w:rPr>
              <w:del w:id="9282" w:author="An Tran, ACA (BUV)" w:date="2024-09-12T16:09:00Z" w16du:dateUtc="2024-09-12T09:09:00Z"/>
              <w:rFonts w:ascii="iCiel Avenir LT Std 35 Light" w:hAnsi="iCiel Avenir LT Std 35 Light" w:cs="Arial"/>
              <w:sz w:val="22"/>
              <w:szCs w:val="22"/>
              <w:lang w:val="vi-VN"/>
            </w:rPr>
          </w:rPrChange>
        </w:rPr>
        <w:pPrChange w:id="9283" w:author="An Tran, ACA (BUV)" w:date="2024-09-13T17:22:00Z" w16du:dateUtc="2024-09-13T10:22:00Z">
          <w:pPr>
            <w:tabs>
              <w:tab w:val="left" w:pos="630"/>
              <w:tab w:val="left" w:pos="720"/>
              <w:tab w:val="left" w:pos="1080"/>
            </w:tabs>
            <w:ind w:firstLine="0"/>
          </w:pPr>
        </w:pPrChange>
      </w:pPr>
      <w:bookmarkStart w:id="9284" w:name="_Toc177077492"/>
      <w:bookmarkStart w:id="9285" w:name="_Toc177143681"/>
      <w:bookmarkStart w:id="9286" w:name="_Toc177144036"/>
      <w:bookmarkEnd w:id="9284"/>
      <w:bookmarkEnd w:id="9285"/>
      <w:bookmarkEnd w:id="9286"/>
    </w:p>
    <w:p w14:paraId="16B57D58" w14:textId="34F97A1C"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rPrChange w:id="9287" w:author="An Tran, ACA (BUV)" w:date="2024-09-13T17:29:00Z" w16du:dateUtc="2024-09-13T10:29:00Z">
            <w:rPr>
              <w:rFonts w:cs="Arial"/>
              <w:szCs w:val="22"/>
              <w:lang w:val="vi-VN"/>
            </w:rPr>
          </w:rPrChange>
        </w:rPr>
        <w:pPrChange w:id="9288" w:author="An Tran, ACA (BUV)" w:date="2024-09-13T17:22:00Z" w16du:dateUtc="2024-09-13T10:22:00Z">
          <w:pPr>
            <w:pStyle w:val="Question"/>
            <w:numPr>
              <w:numId w:val="24"/>
            </w:numPr>
            <w:tabs>
              <w:tab w:val="left" w:pos="630"/>
              <w:tab w:val="left" w:pos="1080"/>
            </w:tabs>
            <w:spacing w:before="100" w:line="400" w:lineRule="exact"/>
            <w:ind w:left="3870" w:hanging="360"/>
          </w:pPr>
        </w:pPrChange>
      </w:pPr>
      <w:bookmarkStart w:id="9289" w:name="_Toc113977122"/>
      <w:bookmarkStart w:id="9290" w:name="_Toc122700200"/>
      <w:bookmarkStart w:id="9291" w:name="_Toc177144037"/>
      <w:r w:rsidRPr="00863667">
        <w:rPr>
          <w:rFonts w:cs="Arial"/>
          <w:szCs w:val="22"/>
          <w:rPrChange w:id="9292" w:author="An Tran, ACA (BUV)" w:date="2024-09-13T17:29:00Z" w16du:dateUtc="2024-09-13T10:29:00Z">
            <w:rPr>
              <w:rFonts w:cs="Arial"/>
              <w:szCs w:val="22"/>
              <w:lang w:val="vi-VN"/>
            </w:rPr>
          </w:rPrChange>
        </w:rPr>
        <w:t xml:space="preserve">Can students appeal </w:t>
      </w:r>
      <w:r w:rsidR="0050536E" w:rsidRPr="00863667">
        <w:rPr>
          <w:rFonts w:cs="Arial"/>
          <w:szCs w:val="22"/>
          <w:rPrChange w:id="9293" w:author="An Tran, ACA (BUV)" w:date="2024-09-13T17:29:00Z" w16du:dateUtc="2024-09-13T10:29:00Z">
            <w:rPr>
              <w:rFonts w:cs="Arial"/>
              <w:szCs w:val="22"/>
              <w:lang w:val="vi-VN"/>
            </w:rPr>
          </w:rPrChange>
        </w:rPr>
        <w:t>the Poor</w:t>
      </w:r>
      <w:r w:rsidRPr="00863667">
        <w:rPr>
          <w:rFonts w:cs="Arial"/>
          <w:szCs w:val="22"/>
          <w:rPrChange w:id="9294" w:author="An Tran, ACA (BUV)" w:date="2024-09-13T17:29:00Z" w16du:dateUtc="2024-09-13T10:29:00Z">
            <w:rPr>
              <w:rFonts w:cs="Arial"/>
              <w:szCs w:val="22"/>
              <w:lang w:val="vi-VN"/>
            </w:rPr>
          </w:rPrChange>
        </w:rPr>
        <w:t xml:space="preserve"> Academic Practice (PAP) decision? / </w:t>
      </w:r>
      <w:r w:rsidRPr="00863667">
        <w:rPr>
          <w:rFonts w:cs="Arial"/>
          <w:i/>
          <w:iCs/>
          <w:szCs w:val="22"/>
          <w:rPrChange w:id="9295" w:author="An Tran, ACA (BUV)" w:date="2024-09-13T17:29:00Z" w16du:dateUtc="2024-09-13T10:29:00Z">
            <w:rPr>
              <w:rFonts w:cs="Arial"/>
              <w:i/>
              <w:iCs/>
              <w:szCs w:val="22"/>
              <w:lang w:val="vi-VN"/>
            </w:rPr>
          </w:rPrChange>
        </w:rPr>
        <w:t>Sinh viên có thể xin phúc tra quyết định Thực hành học thuật kém (PAP) không?</w:t>
      </w:r>
      <w:bookmarkEnd w:id="9289"/>
      <w:bookmarkEnd w:id="9290"/>
      <w:bookmarkEnd w:id="9291"/>
    </w:p>
    <w:p w14:paraId="4B966864"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sz w:val="22"/>
          <w:szCs w:val="22"/>
          <w:lang w:val="vi-VN"/>
        </w:rPr>
        <w:t xml:space="preserve">  </w:t>
      </w: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4172D43B" w14:textId="77777777" w:rsidR="003B7F64" w:rsidRPr="00863667" w:rsidRDefault="003B7F64">
      <w:pPr>
        <w:pStyle w:val="ListParagraph"/>
        <w:ind w:left="0" w:firstLine="0"/>
        <w:rPr>
          <w:ins w:id="9296" w:author="An Tran, ACA (BUV)" w:date="2024-09-12T16:02:00Z"/>
          <w:rFonts w:ascii="iCiel Avenir LT Std 35 Light" w:hAnsi="iCiel Avenir LT Std 35 Light" w:cs="Arial"/>
          <w:sz w:val="22"/>
          <w:szCs w:val="22"/>
          <w:lang w:val="vi-VN"/>
        </w:rPr>
        <w:pPrChange w:id="9297" w:author="An Tran, ACA (BUV)" w:date="2024-09-12T16:10:00Z" w16du:dateUtc="2024-09-12T09:10:00Z">
          <w:pPr>
            <w:pStyle w:val="ListParagraph"/>
          </w:pPr>
        </w:pPrChange>
      </w:pPr>
      <w:ins w:id="9298" w:author="An Tran, ACA (BUV)" w:date="2024-09-12T16:02:00Z">
        <w:r w:rsidRPr="00863667">
          <w:rPr>
            <w:rFonts w:ascii="iCiel Avenir LT Std 35 Light" w:hAnsi="iCiel Avenir LT Std 35 Light" w:cs="Arial"/>
            <w:sz w:val="22"/>
            <w:szCs w:val="22"/>
            <w:lang w:val="vi-VN"/>
          </w:rPr>
          <w:t xml:space="preserve">If </w:t>
        </w:r>
        <w:r w:rsidRPr="00863667">
          <w:rPr>
            <w:rFonts w:ascii="iCiel Avenir LT Std 35 Light" w:hAnsi="iCiel Avenir LT Std 35 Light" w:cs="Arial"/>
            <w:sz w:val="22"/>
            <w:szCs w:val="22"/>
          </w:rPr>
          <w:t>students</w:t>
        </w:r>
        <w:r w:rsidRPr="00863667">
          <w:rPr>
            <w:rFonts w:ascii="iCiel Avenir LT Std 35 Light" w:hAnsi="iCiel Avenir LT Std 35 Light" w:cs="Arial"/>
            <w:sz w:val="22"/>
            <w:szCs w:val="22"/>
            <w:lang w:val="vi-VN"/>
          </w:rPr>
          <w:t xml:space="preserve"> are dissatisfied with the outcome of the case, </w:t>
        </w:r>
        <w:r w:rsidRPr="00863667">
          <w:rPr>
            <w:rFonts w:ascii="iCiel Avenir LT Std 35 Light" w:hAnsi="iCiel Avenir LT Std 35 Light" w:cs="Arial"/>
            <w:sz w:val="22"/>
            <w:szCs w:val="22"/>
          </w:rPr>
          <w:t>students</w:t>
        </w:r>
        <w:r w:rsidRPr="00863667">
          <w:rPr>
            <w:rFonts w:ascii="iCiel Avenir LT Std 35 Light" w:hAnsi="iCiel Avenir LT Std 35 Light" w:cs="Arial"/>
            <w:sz w:val="22"/>
            <w:szCs w:val="22"/>
            <w:lang w:val="vi-VN"/>
          </w:rPr>
          <w:t xml:space="preserve"> can appeal by requesting a review by the University. You must write a letter formally requesting a review, which must be lodged with the University within ten working days of the date of notification of the decision.</w:t>
        </w:r>
      </w:ins>
    </w:p>
    <w:p w14:paraId="6D44C3E2" w14:textId="77777777" w:rsidR="003B7F64" w:rsidRPr="00863667" w:rsidRDefault="003B7F64">
      <w:pPr>
        <w:ind w:firstLine="0"/>
        <w:rPr>
          <w:ins w:id="9299" w:author="An Tran, ACA (BUV)" w:date="2024-09-12T16:02:00Z"/>
          <w:rFonts w:ascii="iCiel Avenir LT Std 35 Light" w:hAnsi="iCiel Avenir LT Std 35 Light" w:cs="Arial"/>
          <w:sz w:val="22"/>
          <w:szCs w:val="22"/>
          <w:lang w:val="vi-VN"/>
          <w:rPrChange w:id="9300" w:author="An Tran, ACA (BUV)" w:date="2024-09-13T17:29:00Z" w16du:dateUtc="2024-09-13T10:29:00Z">
            <w:rPr>
              <w:ins w:id="9301" w:author="An Tran, ACA (BUV)" w:date="2024-09-12T16:02:00Z"/>
              <w:lang w:val="vi-VN"/>
            </w:rPr>
          </w:rPrChange>
        </w:rPr>
        <w:pPrChange w:id="9302" w:author="An Tran, ACA (BUV)" w:date="2024-09-12T16:10:00Z" w16du:dateUtc="2024-09-12T09:10:00Z">
          <w:pPr>
            <w:pStyle w:val="ListParagraph"/>
          </w:pPr>
        </w:pPrChange>
      </w:pPr>
      <w:ins w:id="9303" w:author="An Tran, ACA (BUV)" w:date="2024-09-12T16:02:00Z">
        <w:r w:rsidRPr="00863667">
          <w:rPr>
            <w:rFonts w:ascii="iCiel Avenir LT Std 35 Light" w:hAnsi="iCiel Avenir LT Std 35 Light" w:cs="Arial"/>
            <w:sz w:val="22"/>
            <w:szCs w:val="22"/>
            <w:rPrChange w:id="9304" w:author="An Tran, ACA (BUV)" w:date="2024-09-13T17:29:00Z" w16du:dateUtc="2024-09-13T10:29:00Z">
              <w:rPr/>
            </w:rPrChange>
          </w:rPr>
          <w:t>Students</w:t>
        </w:r>
        <w:r w:rsidRPr="00863667">
          <w:rPr>
            <w:rFonts w:ascii="iCiel Avenir LT Std 35 Light" w:hAnsi="iCiel Avenir LT Std 35 Light" w:cs="Arial"/>
            <w:sz w:val="22"/>
            <w:szCs w:val="22"/>
            <w:lang w:val="vi-VN"/>
            <w:rPrChange w:id="9305" w:author="An Tran, ACA (BUV)" w:date="2024-09-13T17:29:00Z" w16du:dateUtc="2024-09-13T10:29:00Z">
              <w:rPr>
                <w:lang w:val="vi-VN"/>
              </w:rPr>
            </w:rPrChange>
          </w:rPr>
          <w:t xml:space="preserve"> may appeal on the following grounds:</w:t>
        </w:r>
      </w:ins>
    </w:p>
    <w:p w14:paraId="021B96E3" w14:textId="77777777" w:rsidR="003B7F64" w:rsidRPr="00863667" w:rsidRDefault="003B7F64">
      <w:pPr>
        <w:pStyle w:val="ListParagraph"/>
        <w:ind w:left="0"/>
        <w:rPr>
          <w:ins w:id="9306" w:author="An Tran, ACA (BUV)" w:date="2024-09-12T16:02:00Z"/>
          <w:rFonts w:ascii="iCiel Avenir LT Std 35 Light" w:hAnsi="iCiel Avenir LT Std 35 Light" w:cs="Arial"/>
          <w:sz w:val="22"/>
          <w:szCs w:val="22"/>
          <w:lang w:val="vi-VN"/>
        </w:rPr>
        <w:pPrChange w:id="9307" w:author="An Tran, ACA (BUV)" w:date="2024-09-12T16:09:00Z" w16du:dateUtc="2024-09-12T09:09:00Z">
          <w:pPr>
            <w:pStyle w:val="ListParagraph"/>
          </w:pPr>
        </w:pPrChange>
      </w:pPr>
      <w:ins w:id="9308" w:author="An Tran, ACA (BUV)" w:date="2024-09-12T16:02:00Z">
        <w:r w:rsidRPr="00863667">
          <w:rPr>
            <w:rFonts w:ascii="iCiel Avenir LT Std 35 Light" w:hAnsi="iCiel Avenir LT Std 35 Light" w:cs="Arial"/>
            <w:sz w:val="22"/>
            <w:szCs w:val="22"/>
            <w:lang w:val="vi-VN"/>
          </w:rPr>
          <w:t>i) That due process was not followed, and that this had a material bearing on the outcome of the hearing Academic Misconduct Policy</w:t>
        </w:r>
      </w:ins>
    </w:p>
    <w:p w14:paraId="77783796" w14:textId="77777777" w:rsidR="003B7F64" w:rsidRPr="00863667" w:rsidRDefault="003B7F64">
      <w:pPr>
        <w:pStyle w:val="ListParagraph"/>
        <w:ind w:left="0"/>
        <w:rPr>
          <w:ins w:id="9309" w:author="An Tran, ACA (BUV)" w:date="2024-09-12T16:02:00Z"/>
          <w:rFonts w:ascii="iCiel Avenir LT Std 35 Light" w:hAnsi="iCiel Avenir LT Std 35 Light" w:cs="Arial"/>
          <w:sz w:val="22"/>
          <w:szCs w:val="22"/>
          <w:lang w:val="vi-VN"/>
        </w:rPr>
        <w:pPrChange w:id="9310" w:author="An Tran, ACA (BUV)" w:date="2024-09-12T16:09:00Z" w16du:dateUtc="2024-09-12T09:09:00Z">
          <w:pPr>
            <w:pStyle w:val="ListParagraph"/>
          </w:pPr>
        </w:pPrChange>
      </w:pPr>
      <w:ins w:id="9311" w:author="An Tran, ACA (BUV)" w:date="2024-09-12T16:02:00Z">
        <w:r w:rsidRPr="00863667">
          <w:rPr>
            <w:rFonts w:ascii="iCiel Avenir LT Std 35 Light" w:hAnsi="iCiel Avenir LT Std 35 Light" w:cs="Arial"/>
            <w:sz w:val="22"/>
            <w:szCs w:val="22"/>
            <w:lang w:val="vi-VN"/>
          </w:rPr>
          <w:t>ii) That the penalty imposed is inconsistent with the severity of offence</w:t>
        </w:r>
      </w:ins>
    </w:p>
    <w:p w14:paraId="59F96D61" w14:textId="77777777" w:rsidR="003B7F64" w:rsidRPr="00863667" w:rsidRDefault="003B7F64">
      <w:pPr>
        <w:pStyle w:val="ListParagraph"/>
        <w:ind w:left="0"/>
        <w:rPr>
          <w:ins w:id="9312" w:author="An Tran, ACA (BUV)" w:date="2024-09-12T16:02:00Z"/>
          <w:rFonts w:ascii="iCiel Avenir LT Std 35 Light" w:hAnsi="iCiel Avenir LT Std 35 Light" w:cs="Arial"/>
          <w:sz w:val="22"/>
          <w:szCs w:val="22"/>
          <w:lang w:val="vi-VN"/>
        </w:rPr>
        <w:pPrChange w:id="9313" w:author="An Tran, ACA (BUV)" w:date="2024-09-12T16:09:00Z" w16du:dateUtc="2024-09-12T09:09:00Z">
          <w:pPr>
            <w:pStyle w:val="ListParagraph"/>
          </w:pPr>
        </w:pPrChange>
      </w:pPr>
      <w:ins w:id="9314" w:author="An Tran, ACA (BUV)" w:date="2024-09-12T16:02:00Z">
        <w:r w:rsidRPr="00863667">
          <w:rPr>
            <w:rFonts w:ascii="iCiel Avenir LT Std 35 Light" w:hAnsi="iCiel Avenir LT Std 35 Light" w:cs="Arial"/>
            <w:sz w:val="22"/>
            <w:szCs w:val="22"/>
            <w:lang w:val="vi-VN"/>
          </w:rPr>
          <w:t>iii) That new evidence has since become available which is pertinent to the case, but was not available at the time of the hearing</w:t>
        </w:r>
      </w:ins>
    </w:p>
    <w:p w14:paraId="50E604C5" w14:textId="77777777" w:rsidR="003B7F64" w:rsidRPr="00863667" w:rsidRDefault="003B7F64">
      <w:pPr>
        <w:pStyle w:val="ListParagraph"/>
        <w:ind w:left="0"/>
        <w:rPr>
          <w:ins w:id="9315" w:author="An Tran, ACA (BUV)" w:date="2024-09-12T16:02:00Z"/>
          <w:rFonts w:ascii="iCiel Avenir LT Std 35 Light" w:hAnsi="iCiel Avenir LT Std 35 Light" w:cs="Arial"/>
          <w:i/>
          <w:iCs/>
          <w:sz w:val="22"/>
          <w:szCs w:val="22"/>
        </w:rPr>
        <w:pPrChange w:id="9316" w:author="An Tran, ACA (BUV)" w:date="2024-09-12T16:09:00Z" w16du:dateUtc="2024-09-12T09:09:00Z">
          <w:pPr>
            <w:pStyle w:val="ListParagraph"/>
          </w:pPr>
        </w:pPrChange>
      </w:pPr>
      <w:ins w:id="9317" w:author="An Tran, ACA (BUV)" w:date="2024-09-12T16:02:00Z">
        <w:r w:rsidRPr="00863667">
          <w:rPr>
            <w:rFonts w:ascii="iCiel Avenir LT Std 35 Light" w:hAnsi="iCiel Avenir LT Std 35 Light" w:cs="Arial"/>
            <w:sz w:val="22"/>
            <w:szCs w:val="22"/>
            <w:lang w:val="vi-VN"/>
          </w:rPr>
          <w:t>iv) That the decision of the Panel was perverse, taking into account all the evidence presented</w:t>
        </w:r>
        <w:r w:rsidRPr="00863667">
          <w:rPr>
            <w:rFonts w:ascii="iCiel Avenir LT Std 35 Light" w:hAnsi="iCiel Avenir LT Std 35 Light" w:cs="Arial"/>
            <w:i/>
            <w:iCs/>
            <w:sz w:val="22"/>
            <w:szCs w:val="22"/>
            <w:lang w:val="vi-VN"/>
          </w:rPr>
          <w:t>.</w:t>
        </w:r>
      </w:ins>
    </w:p>
    <w:p w14:paraId="7ECEEE46" w14:textId="77777777" w:rsidR="00082726" w:rsidRPr="00863667" w:rsidRDefault="00082726" w:rsidP="00082726">
      <w:pPr>
        <w:pStyle w:val="ListParagraph"/>
        <w:ind w:left="0" w:firstLine="0"/>
        <w:rPr>
          <w:ins w:id="9318" w:author="An Tran, ACA (BUV)" w:date="2024-09-12T16:09:00Z" w16du:dateUtc="2024-09-12T09:09:00Z"/>
          <w:rFonts w:ascii="iCiel Avenir LT Std 35 Light" w:hAnsi="iCiel Avenir LT Std 35 Light" w:cs="Arial"/>
          <w:i/>
          <w:iCs/>
          <w:sz w:val="22"/>
          <w:szCs w:val="22"/>
        </w:rPr>
      </w:pPr>
    </w:p>
    <w:p w14:paraId="2351CDF0" w14:textId="39D36B7A" w:rsidR="003B7F64" w:rsidRPr="00863667" w:rsidRDefault="003B7F64">
      <w:pPr>
        <w:pStyle w:val="ListParagraph"/>
        <w:ind w:left="0" w:firstLine="0"/>
        <w:rPr>
          <w:ins w:id="9319" w:author="An Tran, ACA (BUV)" w:date="2024-09-12T16:02:00Z"/>
          <w:rFonts w:ascii="iCiel Avenir LT Std 35 Light" w:hAnsi="iCiel Avenir LT Std 35 Light" w:cs="Arial"/>
          <w:i/>
          <w:iCs/>
          <w:sz w:val="22"/>
          <w:szCs w:val="22"/>
        </w:rPr>
        <w:pPrChange w:id="9320" w:author="An Tran, ACA (BUV)" w:date="2024-09-12T16:09:00Z" w16du:dateUtc="2024-09-12T09:09:00Z">
          <w:pPr>
            <w:pStyle w:val="ListParagraph"/>
          </w:pPr>
        </w:pPrChange>
      </w:pPr>
      <w:ins w:id="9321" w:author="An Tran, ACA (BUV)" w:date="2024-09-12T16:02:00Z">
        <w:r w:rsidRPr="00863667">
          <w:rPr>
            <w:rFonts w:ascii="iCiel Avenir LT Std 35 Light" w:hAnsi="iCiel Avenir LT Std 35 Light" w:cs="Arial"/>
            <w:i/>
            <w:iCs/>
            <w:sz w:val="22"/>
            <w:szCs w:val="22"/>
          </w:rPr>
          <w:t>Nếu sinh viên không đồng tình với kết quả PAP, sinh viên có thể kháng cáo bằng cách yêu cầu trường Đại học xem xét lại. Sinh viên cần viết thư yêu cầu xem xét lại và nộp cho trường Đại học trong vòng mười ngày làm việc kể từ ngày nhận thông báo về quyết định.</w:t>
        </w:r>
      </w:ins>
    </w:p>
    <w:p w14:paraId="145637E6" w14:textId="77777777" w:rsidR="003B7F64" w:rsidRPr="00863667" w:rsidRDefault="003B7F64">
      <w:pPr>
        <w:ind w:firstLine="0"/>
        <w:rPr>
          <w:ins w:id="9322" w:author="An Tran, ACA (BUV)" w:date="2024-09-12T16:02:00Z"/>
          <w:rFonts w:ascii="iCiel Avenir LT Std 35 Light" w:hAnsi="iCiel Avenir LT Std 35 Light" w:cs="Arial"/>
          <w:i/>
          <w:iCs/>
          <w:sz w:val="22"/>
          <w:szCs w:val="22"/>
          <w:rPrChange w:id="9323" w:author="An Tran, ACA (BUV)" w:date="2024-09-13T17:29:00Z" w16du:dateUtc="2024-09-13T10:29:00Z">
            <w:rPr>
              <w:ins w:id="9324" w:author="An Tran, ACA (BUV)" w:date="2024-09-12T16:02:00Z"/>
            </w:rPr>
          </w:rPrChange>
        </w:rPr>
        <w:pPrChange w:id="9325" w:author="An Tran, ACA (BUV)" w:date="2024-09-12T16:10:00Z" w16du:dateUtc="2024-09-12T09:10:00Z">
          <w:pPr>
            <w:pStyle w:val="ListParagraph"/>
          </w:pPr>
        </w:pPrChange>
      </w:pPr>
      <w:ins w:id="9326" w:author="An Tran, ACA (BUV)" w:date="2024-09-12T16:02:00Z">
        <w:r w:rsidRPr="00863667">
          <w:rPr>
            <w:rFonts w:ascii="iCiel Avenir LT Std 35 Light" w:hAnsi="iCiel Avenir LT Std 35 Light" w:cs="Arial"/>
            <w:i/>
            <w:iCs/>
            <w:sz w:val="22"/>
            <w:szCs w:val="22"/>
            <w:rPrChange w:id="9327" w:author="An Tran, ACA (BUV)" w:date="2024-09-13T17:29:00Z" w16du:dateUtc="2024-09-13T10:29:00Z">
              <w:rPr/>
            </w:rPrChange>
          </w:rPr>
          <w:t xml:space="preserve">Sinh viên có thể kháng cáo dựa trên các cơ sở sau: </w:t>
        </w:r>
      </w:ins>
    </w:p>
    <w:p w14:paraId="6AC9E1E5" w14:textId="77777777" w:rsidR="00082726" w:rsidRPr="00863667" w:rsidRDefault="003B7F64">
      <w:pPr>
        <w:pStyle w:val="ListParagraph"/>
        <w:numPr>
          <w:ilvl w:val="0"/>
          <w:numId w:val="92"/>
        </w:numPr>
        <w:ind w:left="0" w:firstLine="632"/>
        <w:rPr>
          <w:ins w:id="9328" w:author="An Tran, ACA (BUV)" w:date="2024-09-12T16:07:00Z" w16du:dateUtc="2024-09-12T09:07:00Z"/>
          <w:rFonts w:ascii="iCiel Avenir LT Std 35 Light" w:hAnsi="iCiel Avenir LT Std 35 Light" w:cs="Arial"/>
          <w:sz w:val="22"/>
          <w:szCs w:val="22"/>
          <w:rPrChange w:id="9329" w:author="An Tran, ACA (BUV)" w:date="2024-09-13T17:29:00Z" w16du:dateUtc="2024-09-13T10:29:00Z">
            <w:rPr>
              <w:ins w:id="9330" w:author="An Tran, ACA (BUV)" w:date="2024-09-12T16:07:00Z" w16du:dateUtc="2024-09-12T09:07:00Z"/>
            </w:rPr>
          </w:rPrChange>
        </w:rPr>
        <w:pPrChange w:id="9331" w:author="An Tran, ACA (BUV)" w:date="2024-09-12T16:09:00Z" w16du:dateUtc="2024-09-12T09:09:00Z">
          <w:pPr>
            <w:ind w:firstLine="0"/>
          </w:pPr>
        </w:pPrChange>
      </w:pPr>
      <w:ins w:id="9332" w:author="An Tran, ACA (BUV)" w:date="2024-09-12T16:02:00Z">
        <w:r w:rsidRPr="00863667">
          <w:rPr>
            <w:rFonts w:ascii="iCiel Avenir LT Std 35 Light" w:hAnsi="iCiel Avenir LT Std 35 Light" w:cs="Arial"/>
            <w:sz w:val="22"/>
            <w:szCs w:val="22"/>
            <w:lang w:val="vi-VN"/>
            <w:rPrChange w:id="9333" w:author="An Tran, ACA (BUV)" w:date="2024-09-13T17:29:00Z" w16du:dateUtc="2024-09-13T10:29:00Z">
              <w:rPr/>
            </w:rPrChange>
          </w:rPr>
          <w:t>Quy trình đã không được tuân thủ chuẩn xác, và điều này đã ảnh hưởng đáng kể đến quyết định của Hội đồng Vi phạm Học thuật.</w:t>
        </w:r>
      </w:ins>
    </w:p>
    <w:p w14:paraId="02BB8947" w14:textId="77777777" w:rsidR="00082726" w:rsidRPr="00863667" w:rsidRDefault="003B7F64">
      <w:pPr>
        <w:pStyle w:val="ListParagraph"/>
        <w:numPr>
          <w:ilvl w:val="0"/>
          <w:numId w:val="92"/>
        </w:numPr>
        <w:ind w:left="0" w:firstLine="632"/>
        <w:rPr>
          <w:ins w:id="9334" w:author="An Tran, ACA (BUV)" w:date="2024-09-12T16:07:00Z" w16du:dateUtc="2024-09-12T09:07:00Z"/>
          <w:rFonts w:ascii="iCiel Avenir LT Std 35 Light" w:hAnsi="iCiel Avenir LT Std 35 Light" w:cs="Arial"/>
          <w:sz w:val="22"/>
          <w:szCs w:val="22"/>
          <w:rPrChange w:id="9335" w:author="An Tran, ACA (BUV)" w:date="2024-09-13T17:29:00Z" w16du:dateUtc="2024-09-13T10:29:00Z">
            <w:rPr>
              <w:ins w:id="9336" w:author="An Tran, ACA (BUV)" w:date="2024-09-12T16:07:00Z" w16du:dateUtc="2024-09-12T09:07:00Z"/>
            </w:rPr>
          </w:rPrChange>
        </w:rPr>
        <w:pPrChange w:id="9337" w:author="An Tran, ACA (BUV)" w:date="2024-09-12T16:09:00Z" w16du:dateUtc="2024-09-12T09:09:00Z">
          <w:pPr>
            <w:ind w:firstLine="0"/>
          </w:pPr>
        </w:pPrChange>
      </w:pPr>
      <w:ins w:id="9338" w:author="An Tran, ACA (BUV)" w:date="2024-09-12T16:02:00Z">
        <w:r w:rsidRPr="00863667">
          <w:rPr>
            <w:rFonts w:ascii="iCiel Avenir LT Std 35 Light" w:hAnsi="iCiel Avenir LT Std 35 Light" w:cs="Arial"/>
            <w:sz w:val="22"/>
            <w:szCs w:val="22"/>
            <w:lang w:val="vi-VN"/>
            <w:rPrChange w:id="9339" w:author="An Tran, ACA (BUV)" w:date="2024-09-13T17:29:00Z" w16du:dateUtc="2024-09-13T10:29:00Z">
              <w:rPr/>
            </w:rPrChange>
          </w:rPr>
          <w:t>Hình phạt được quyết định không phù hợp với mức độ nghiêm trọng của hành vi vi phạm.</w:t>
        </w:r>
      </w:ins>
    </w:p>
    <w:p w14:paraId="54A01BEE" w14:textId="61B76485" w:rsidR="00082726" w:rsidRPr="00863667" w:rsidRDefault="003B7F64">
      <w:pPr>
        <w:pStyle w:val="ListParagraph"/>
        <w:numPr>
          <w:ilvl w:val="0"/>
          <w:numId w:val="92"/>
        </w:numPr>
        <w:ind w:left="0" w:firstLine="632"/>
        <w:rPr>
          <w:ins w:id="9340" w:author="An Tran, ACA (BUV)" w:date="2024-09-12T16:07:00Z" w16du:dateUtc="2024-09-12T09:07:00Z"/>
          <w:rFonts w:ascii="iCiel Avenir LT Std 35 Light" w:hAnsi="iCiel Avenir LT Std 35 Light" w:cs="Arial"/>
          <w:sz w:val="22"/>
          <w:szCs w:val="22"/>
          <w:rPrChange w:id="9341" w:author="An Tran, ACA (BUV)" w:date="2024-09-13T17:29:00Z" w16du:dateUtc="2024-09-13T10:29:00Z">
            <w:rPr>
              <w:ins w:id="9342" w:author="An Tran, ACA (BUV)" w:date="2024-09-12T16:07:00Z" w16du:dateUtc="2024-09-12T09:07:00Z"/>
            </w:rPr>
          </w:rPrChange>
        </w:rPr>
        <w:pPrChange w:id="9343" w:author="An Tran, ACA (BUV)" w:date="2024-09-12T16:09:00Z" w16du:dateUtc="2024-09-12T09:09:00Z">
          <w:pPr>
            <w:ind w:firstLine="0"/>
          </w:pPr>
        </w:pPrChange>
      </w:pPr>
      <w:ins w:id="9344" w:author="An Tran, ACA (BUV)" w:date="2024-09-12T16:02:00Z">
        <w:r w:rsidRPr="00863667">
          <w:rPr>
            <w:rFonts w:ascii="iCiel Avenir LT Std 35 Light" w:hAnsi="iCiel Avenir LT Std 35 Light" w:cs="Arial"/>
            <w:sz w:val="22"/>
            <w:szCs w:val="22"/>
            <w:lang w:val="vi-VN"/>
            <w:rPrChange w:id="9345" w:author="An Tran, ACA (BUV)" w:date="2024-09-13T17:29:00Z" w16du:dateUtc="2024-09-13T10:29:00Z">
              <w:rPr>
                <w:rFonts w:ascii="iCiel Avenir LT Std 35 Light" w:hAnsi="iCiel Avenir LT Std 35 Light" w:cs="Arial"/>
                <w:i/>
                <w:iCs/>
                <w:sz w:val="22"/>
                <w:szCs w:val="22"/>
              </w:rPr>
            </w:rPrChange>
          </w:rPr>
          <w:t>Phát sinh bằng chứng mới có liên quan đến trường hợp của sinh viên, nhưng chưa có sẵn tại</w:t>
        </w:r>
      </w:ins>
      <w:ins w:id="9346" w:author="An Tran, ACA (BUV)" w:date="2024-09-12T16:08:00Z" w16du:dateUtc="2024-09-12T09:08:00Z">
        <w:r w:rsidR="00082726" w:rsidRPr="00863667">
          <w:rPr>
            <w:rFonts w:ascii="iCiel Avenir LT Std 35 Light" w:hAnsi="iCiel Avenir LT Std 35 Light" w:cs="Arial"/>
            <w:sz w:val="22"/>
            <w:szCs w:val="22"/>
          </w:rPr>
          <w:t xml:space="preserve"> </w:t>
        </w:r>
      </w:ins>
      <w:ins w:id="9347" w:author="An Tran, ACA (BUV)" w:date="2024-09-12T16:02:00Z">
        <w:r w:rsidRPr="00863667">
          <w:rPr>
            <w:rFonts w:ascii="iCiel Avenir LT Std 35 Light" w:hAnsi="iCiel Avenir LT Std 35 Light" w:cs="Arial"/>
            <w:sz w:val="22"/>
            <w:szCs w:val="22"/>
            <w:lang w:val="vi-VN"/>
            <w:rPrChange w:id="9348" w:author="An Tran, ACA (BUV)" w:date="2024-09-13T17:29:00Z" w16du:dateUtc="2024-09-13T10:29:00Z">
              <w:rPr>
                <w:rFonts w:ascii="iCiel Avenir LT Std 35 Light" w:hAnsi="iCiel Avenir LT Std 35 Light" w:cs="Arial"/>
                <w:i/>
                <w:iCs/>
                <w:sz w:val="22"/>
                <w:szCs w:val="22"/>
              </w:rPr>
            </w:rPrChange>
          </w:rPr>
          <w:t>thời điểm họp.</w:t>
        </w:r>
      </w:ins>
    </w:p>
    <w:p w14:paraId="642FB2D8" w14:textId="00746B04" w:rsidR="00D9034C" w:rsidRPr="00863667" w:rsidDel="00082726" w:rsidRDefault="00D9034C">
      <w:pPr>
        <w:ind w:firstLine="632"/>
        <w:rPr>
          <w:del w:id="9349" w:author="An Tran, ACA (BUV)" w:date="2024-09-12T16:02:00Z" w16du:dateUtc="2024-09-12T09:02:00Z"/>
          <w:rFonts w:ascii="iCiel Avenir LT Std 35 Light" w:hAnsi="iCiel Avenir LT Std 35 Light" w:cs="Arial"/>
          <w:sz w:val="22"/>
          <w:szCs w:val="22"/>
        </w:rPr>
        <w:pPrChange w:id="9350" w:author="An Tran, ACA (BUV)" w:date="2024-09-12T16:09:00Z" w16du:dateUtc="2024-09-12T09:09:00Z">
          <w:pPr>
            <w:ind w:firstLine="0"/>
          </w:pPr>
        </w:pPrChange>
      </w:pPr>
      <w:del w:id="9351" w:author="An Tran, ACA (BUV)" w:date="2024-09-12T16:02:00Z" w16du:dateUtc="2024-09-12T09:02:00Z">
        <w:r w:rsidRPr="00863667" w:rsidDel="003B7F64">
          <w:rPr>
            <w:rFonts w:ascii="iCiel Avenir LT Std 35 Light" w:hAnsi="iCiel Avenir LT Std 35 Light" w:cs="Arial"/>
            <w:sz w:val="22"/>
            <w:szCs w:val="22"/>
            <w:lang w:val="vi-VN"/>
            <w:rPrChange w:id="9352" w:author="An Tran, ACA (BUV)" w:date="2024-09-13T17:29:00Z" w16du:dateUtc="2024-09-13T10:29:00Z">
              <w:rPr>
                <w:lang w:val="vi-VN"/>
              </w:rPr>
            </w:rPrChange>
          </w:rPr>
          <w:delText xml:space="preserve">Poor Academic Practice (PAP) </w:delText>
        </w:r>
        <w:r w:rsidRPr="00863667" w:rsidDel="003B7F64">
          <w:rPr>
            <w:rFonts w:ascii="iCiel Avenir LT Std 35 Light" w:hAnsi="iCiel Avenir LT Std 35 Light" w:cs="Arial"/>
            <w:sz w:val="22"/>
            <w:szCs w:val="22"/>
            <w:lang w:val="vi-VN"/>
            <w:rPrChange w:id="9353" w:author="An Tran, ACA (BUV)" w:date="2024-09-13T17:29:00Z" w16du:dateUtc="2024-09-13T10:29:00Z">
              <w:rPr>
                <w:rFonts w:ascii="iCiel Avenir LT Std 35 Light" w:hAnsi="iCiel Avenir LT Std 35 Light" w:cs="Arial"/>
                <w:b/>
                <w:bCs/>
                <w:sz w:val="22"/>
                <w:szCs w:val="22"/>
                <w:lang w:val="vi-VN"/>
              </w:rPr>
            </w:rPrChange>
          </w:rPr>
          <w:delText>IS NOT</w:delText>
        </w:r>
        <w:r w:rsidRPr="00863667" w:rsidDel="003B7F64">
          <w:rPr>
            <w:rFonts w:ascii="iCiel Avenir LT Std 35 Light" w:hAnsi="iCiel Avenir LT Std 35 Light" w:cs="Arial"/>
            <w:sz w:val="22"/>
            <w:szCs w:val="22"/>
            <w:lang w:val="vi-VN"/>
            <w:rPrChange w:id="9354" w:author="An Tran, ACA (BUV)" w:date="2024-09-13T17:29:00Z" w16du:dateUtc="2024-09-13T10:29:00Z">
              <w:rPr>
                <w:lang w:val="vi-VN"/>
              </w:rPr>
            </w:rPrChange>
          </w:rPr>
          <w:delText xml:space="preserve"> academic misconduct. Poor Academic Practice happens when students have used too much of other’s work in their assessment, even when students have acknowledged, and faculty can’t tell how much students have learned for themselves. Alternatively, it may be that students haven’t understood how to reference their work properly, but there is no evidence that students have tried to gain an unfair advantage in their assessment.</w:delText>
        </w:r>
      </w:del>
    </w:p>
    <w:p w14:paraId="69EA6254" w14:textId="77777777" w:rsidR="00082726" w:rsidRPr="00863667" w:rsidRDefault="00082726">
      <w:pPr>
        <w:pStyle w:val="ListParagraph"/>
        <w:numPr>
          <w:ilvl w:val="0"/>
          <w:numId w:val="92"/>
        </w:numPr>
        <w:ind w:left="0" w:firstLine="632"/>
        <w:rPr>
          <w:ins w:id="9355" w:author="An Tran, ACA (BUV)" w:date="2024-09-12T16:08:00Z" w16du:dateUtc="2024-09-12T09:08:00Z"/>
          <w:rFonts w:ascii="iCiel Avenir LT Std 35 Light" w:hAnsi="iCiel Avenir LT Std 35 Light" w:cs="Arial"/>
          <w:sz w:val="22"/>
          <w:szCs w:val="22"/>
          <w:lang w:val="vi-VN"/>
          <w:rPrChange w:id="9356" w:author="An Tran, ACA (BUV)" w:date="2024-09-13T17:29:00Z" w16du:dateUtc="2024-09-13T10:29:00Z">
            <w:rPr>
              <w:ins w:id="9357" w:author="An Tran, ACA (BUV)" w:date="2024-09-12T16:08:00Z" w16du:dateUtc="2024-09-12T09:08:00Z"/>
              <w:lang w:val="vi-VN"/>
            </w:rPr>
          </w:rPrChange>
        </w:rPr>
        <w:pPrChange w:id="9358" w:author="An Tran, ACA (BUV)" w:date="2024-09-12T16:09:00Z" w16du:dateUtc="2024-09-12T09:09:00Z">
          <w:pPr>
            <w:ind w:firstLine="0"/>
          </w:pPr>
        </w:pPrChange>
      </w:pPr>
      <w:bookmarkStart w:id="9359" w:name="_Hlk124756247"/>
      <w:ins w:id="9360" w:author="An Tran, ACA (BUV)" w:date="2024-09-12T16:08:00Z" w16du:dateUtc="2024-09-12T09:08:00Z">
        <w:r w:rsidRPr="00863667">
          <w:rPr>
            <w:rFonts w:ascii="iCiel Avenir LT Std 35 Light" w:hAnsi="iCiel Avenir LT Std 35 Light" w:cs="Arial"/>
            <w:sz w:val="22"/>
            <w:szCs w:val="22"/>
            <w:lang w:val="vi-VN"/>
            <w:rPrChange w:id="9361" w:author="An Tran, ACA (BUV)" w:date="2024-09-13T17:29:00Z" w16du:dateUtc="2024-09-13T10:29:00Z">
              <w:rPr>
                <w:lang w:val="vi-VN"/>
              </w:rPr>
            </w:rPrChange>
          </w:rPr>
          <w:t>Quyết định của Hội đồng là không hợp lý, sau khi xem xét tất cả các bằng chứng được trình bày.</w:t>
        </w:r>
      </w:ins>
    </w:p>
    <w:p w14:paraId="14ED059A" w14:textId="26F37537" w:rsidR="00D9034C" w:rsidRPr="00863667" w:rsidDel="003B7F64" w:rsidRDefault="00D9034C">
      <w:pPr>
        <w:numPr>
          <w:ilvl w:val="0"/>
          <w:numId w:val="44"/>
        </w:numPr>
        <w:tabs>
          <w:tab w:val="left" w:pos="990"/>
        </w:tabs>
        <w:ind w:left="0" w:firstLine="720"/>
        <w:rPr>
          <w:del w:id="9362" w:author="An Tran, ACA (BUV)" w:date="2024-09-12T16:02:00Z" w16du:dateUtc="2024-09-12T09:02:00Z"/>
          <w:rFonts w:ascii="iCiel Avenir LT Std 35 Light" w:hAnsi="iCiel Avenir LT Std 35 Light" w:cs="Arial"/>
          <w:szCs w:val="22"/>
          <w:rPrChange w:id="9363" w:author="An Tran, ACA (BUV)" w:date="2024-09-13T17:29:00Z" w16du:dateUtc="2024-09-13T10:29:00Z">
            <w:rPr>
              <w:del w:id="9364" w:author="An Tran, ACA (BUV)" w:date="2024-09-12T16:02:00Z" w16du:dateUtc="2024-09-12T09:02:00Z"/>
              <w:lang w:val="vi-VN"/>
            </w:rPr>
          </w:rPrChange>
        </w:rPr>
        <w:pPrChange w:id="9365" w:author="An Tran, ACA (BUV)" w:date="2024-09-13T17:23:00Z" w16du:dateUtc="2024-09-13T10:23:00Z">
          <w:pPr>
            <w:tabs>
              <w:tab w:val="left" w:pos="630"/>
              <w:tab w:val="left" w:pos="720"/>
              <w:tab w:val="left" w:pos="1080"/>
            </w:tabs>
            <w:ind w:firstLine="0"/>
          </w:pPr>
        </w:pPrChange>
      </w:pPr>
      <w:del w:id="9366" w:author="An Tran, ACA (BUV)" w:date="2024-09-12T16:02:00Z" w16du:dateUtc="2024-09-12T09:02:00Z">
        <w:r w:rsidRPr="00863667" w:rsidDel="003B7F64">
          <w:rPr>
            <w:rFonts w:ascii="iCiel Avenir LT Std 35 Light" w:hAnsi="iCiel Avenir LT Std 35 Light" w:cs="Arial"/>
            <w:szCs w:val="22"/>
            <w:rPrChange w:id="9367" w:author="An Tran, ACA (BUV)" w:date="2024-09-13T17:29:00Z" w16du:dateUtc="2024-09-13T10:29:00Z">
              <w:rPr>
                <w:lang w:val="vi-VN"/>
              </w:rPr>
            </w:rPrChange>
          </w:rPr>
          <w:delText>For Poor Academic Practice, students are encouraged to proactively discuss this with the Learning Support Team and get advice on how they can improve</w:delText>
        </w:r>
        <w:bookmarkEnd w:id="9359"/>
        <w:r w:rsidRPr="00863667" w:rsidDel="003B7F64">
          <w:rPr>
            <w:rFonts w:ascii="iCiel Avenir LT Std 35 Light" w:hAnsi="iCiel Avenir LT Std 35 Light" w:cs="Arial"/>
            <w:szCs w:val="22"/>
            <w:rPrChange w:id="9368" w:author="An Tran, ACA (BUV)" w:date="2024-09-13T17:29:00Z" w16du:dateUtc="2024-09-13T10:29:00Z">
              <w:rPr>
                <w:lang w:val="vi-VN"/>
              </w:rPr>
            </w:rPrChange>
          </w:rPr>
          <w:delText xml:space="preserve">. PAP will not be recorded in the history of student as Academic Misconduct </w:delText>
        </w:r>
        <w:r w:rsidR="0050536E" w:rsidRPr="00863667" w:rsidDel="003B7F64">
          <w:rPr>
            <w:rFonts w:ascii="iCiel Avenir LT Std 35 Light" w:hAnsi="iCiel Avenir LT Std 35 Light" w:cs="Arial"/>
            <w:szCs w:val="22"/>
            <w:rPrChange w:id="9369" w:author="An Tran, ACA (BUV)" w:date="2024-09-13T17:29:00Z" w16du:dateUtc="2024-09-13T10:29:00Z">
              <w:rPr>
                <w:lang w:val="vi-VN"/>
              </w:rPr>
            </w:rPrChange>
          </w:rPr>
          <w:delText>and</w:delText>
        </w:r>
        <w:r w:rsidRPr="00863667" w:rsidDel="003B7F64">
          <w:rPr>
            <w:rFonts w:ascii="iCiel Avenir LT Std 35 Light" w:hAnsi="iCiel Avenir LT Std 35 Light" w:cs="Arial"/>
            <w:szCs w:val="22"/>
            <w:rPrChange w:id="9370" w:author="An Tran, ACA (BUV)" w:date="2024-09-13T17:29:00Z" w16du:dateUtc="2024-09-13T10:29:00Z">
              <w:rPr>
                <w:lang w:val="vi-VN"/>
              </w:rPr>
            </w:rPrChange>
          </w:rPr>
          <w:delText xml:space="preserve"> will not be written in any documents, including transcript and certificate. As there is no impact or sanction, students cannot appeal to a PAP decision</w:delText>
        </w:r>
        <w:r w:rsidR="00FD0CDB" w:rsidRPr="00863667" w:rsidDel="003B7F64">
          <w:rPr>
            <w:rFonts w:ascii="iCiel Avenir LT Std 35 Light" w:hAnsi="iCiel Avenir LT Std 35 Light" w:cs="Arial"/>
            <w:szCs w:val="22"/>
            <w:rPrChange w:id="9371" w:author="An Tran, ACA (BUV)" w:date="2024-09-13T17:29:00Z" w16du:dateUtc="2024-09-13T10:29:00Z">
              <w:rPr>
                <w:lang w:val="vi-VN"/>
              </w:rPr>
            </w:rPrChange>
          </w:rPr>
          <w:delText>.</w:delText>
        </w:r>
        <w:bookmarkStart w:id="9372" w:name="_Toc177077494"/>
        <w:bookmarkStart w:id="9373" w:name="_Toc177143683"/>
        <w:bookmarkStart w:id="9374" w:name="_Toc177144038"/>
        <w:bookmarkEnd w:id="9372"/>
        <w:bookmarkEnd w:id="9373"/>
        <w:bookmarkEnd w:id="9374"/>
      </w:del>
    </w:p>
    <w:p w14:paraId="63FCA575" w14:textId="6CF46E02" w:rsidR="00D9034C" w:rsidRPr="00863667" w:rsidDel="003B7F64" w:rsidRDefault="00D9034C">
      <w:pPr>
        <w:numPr>
          <w:ilvl w:val="0"/>
          <w:numId w:val="44"/>
        </w:numPr>
        <w:tabs>
          <w:tab w:val="left" w:pos="990"/>
        </w:tabs>
        <w:ind w:left="0" w:firstLine="720"/>
        <w:rPr>
          <w:del w:id="9375" w:author="An Tran, ACA (BUV)" w:date="2024-09-12T16:02:00Z" w16du:dateUtc="2024-09-12T09:02:00Z"/>
          <w:rFonts w:ascii="iCiel Avenir LT Std 35 Light" w:hAnsi="iCiel Avenir LT Std 35 Light" w:cs="Arial"/>
          <w:sz w:val="22"/>
          <w:szCs w:val="22"/>
          <w:rPrChange w:id="9376" w:author="An Tran, ACA (BUV)" w:date="2024-09-13T17:29:00Z" w16du:dateUtc="2024-09-13T10:29:00Z">
            <w:rPr>
              <w:del w:id="9377" w:author="An Tran, ACA (BUV)" w:date="2024-09-12T16:02:00Z" w16du:dateUtc="2024-09-12T09:02:00Z"/>
              <w:rFonts w:ascii="iCiel Avenir LT Std 35 Light" w:hAnsi="iCiel Avenir LT Std 35 Light" w:cs="Arial"/>
              <w:i/>
              <w:iCs/>
              <w:sz w:val="22"/>
              <w:szCs w:val="22"/>
              <w:lang w:val="vi-VN"/>
            </w:rPr>
          </w:rPrChange>
        </w:rPr>
        <w:pPrChange w:id="9378" w:author="An Tran, ACA (BUV)" w:date="2024-09-13T17:23:00Z" w16du:dateUtc="2024-09-13T10:23:00Z">
          <w:pPr>
            <w:tabs>
              <w:tab w:val="left" w:pos="630"/>
              <w:tab w:val="left" w:pos="720"/>
              <w:tab w:val="left" w:pos="1080"/>
            </w:tabs>
            <w:ind w:firstLine="0"/>
          </w:pPr>
        </w:pPrChange>
      </w:pPr>
      <w:del w:id="9379" w:author="An Tran, ACA (BUV)" w:date="2024-09-12T16:02:00Z" w16du:dateUtc="2024-09-12T09:02:00Z">
        <w:r w:rsidRPr="00863667" w:rsidDel="003B7F64">
          <w:rPr>
            <w:rFonts w:ascii="iCiel Avenir LT Std 35 Light" w:hAnsi="iCiel Avenir LT Std 35 Light" w:cs="Arial"/>
            <w:sz w:val="22"/>
            <w:szCs w:val="22"/>
            <w:rPrChange w:id="9380" w:author="An Tran, ACA (BUV)" w:date="2024-09-13T17:29:00Z" w16du:dateUtc="2024-09-13T10:29:00Z">
              <w:rPr>
                <w:rFonts w:ascii="iCiel Avenir LT Std 35 Light" w:hAnsi="iCiel Avenir LT Std 35 Light" w:cs="Arial"/>
                <w:i/>
                <w:iCs/>
                <w:sz w:val="22"/>
                <w:szCs w:val="22"/>
                <w:lang w:val="vi-VN"/>
              </w:rPr>
            </w:rPrChange>
          </w:rPr>
          <w:delText xml:space="preserve">Thực hành học thuật kém (PAP) </w:delText>
        </w:r>
        <w:r w:rsidRPr="00863667" w:rsidDel="003B7F64">
          <w:rPr>
            <w:rFonts w:ascii="iCiel Avenir LT Std 35 Light" w:hAnsi="iCiel Avenir LT Std 35 Light" w:cs="Arial"/>
            <w:b/>
            <w:sz w:val="22"/>
            <w:szCs w:val="22"/>
            <w:rPrChange w:id="9381" w:author="An Tran, ACA (BUV)" w:date="2024-09-13T17:29:00Z" w16du:dateUtc="2024-09-13T10:29:00Z">
              <w:rPr>
                <w:rFonts w:ascii="iCiel Avenir LT Std 35 Light" w:hAnsi="iCiel Avenir LT Std 35 Light" w:cs="Arial"/>
                <w:b/>
                <w:bCs/>
                <w:i/>
                <w:iCs/>
                <w:sz w:val="22"/>
                <w:szCs w:val="22"/>
                <w:lang w:val="vi-VN"/>
              </w:rPr>
            </w:rPrChange>
          </w:rPr>
          <w:delText>KHÔNG PHẢI LÀ</w:delText>
        </w:r>
        <w:r w:rsidRPr="00863667" w:rsidDel="003B7F64">
          <w:rPr>
            <w:rFonts w:ascii="iCiel Avenir LT Std 35 Light" w:hAnsi="iCiel Avenir LT Std 35 Light" w:cs="Arial"/>
            <w:sz w:val="22"/>
            <w:szCs w:val="22"/>
            <w:rPrChange w:id="9382" w:author="An Tran, ACA (BUV)" w:date="2024-09-13T17:29:00Z" w16du:dateUtc="2024-09-13T10:29:00Z">
              <w:rPr>
                <w:rFonts w:ascii="iCiel Avenir LT Std 35 Light" w:hAnsi="iCiel Avenir LT Std 35 Light" w:cs="Arial"/>
                <w:i/>
                <w:iCs/>
                <w:sz w:val="22"/>
                <w:szCs w:val="22"/>
                <w:lang w:val="vi-VN"/>
              </w:rPr>
            </w:rPrChange>
          </w:rPr>
          <w:delText xml:space="preserve"> vi phạm học thuật. PAP xảy ra khi sinh viên sử dụng quá nhiều trích dẫn học thuật trong bài làm của mình, kể cả khi sinh viên đã có ý thức trích dẫn nguồn tài liệu và ghi chú cụ thể theo quy định, thì việc sử dụng quá nhiều trích dẫn khiến giảng viên không thể xác định lượng kiến thức sinh viên học được. Một tình huống khác có thể xảy ra là sinh viên không hiểu rõ cách trích dẫn nguồn tài liệu và ghi chú theo quy định, tuy nhiên Hội đồng học thuật không tìm thấy bằng chứng hoặc nghi ngờ về việc sinh viên cố tình tạo ra lợi thế không công bằng trong bài làm của mình.  </w:delText>
        </w:r>
        <w:bookmarkStart w:id="9383" w:name="_Toc177077495"/>
        <w:bookmarkStart w:id="9384" w:name="_Toc177143684"/>
        <w:bookmarkStart w:id="9385" w:name="_Toc177144039"/>
        <w:bookmarkEnd w:id="9383"/>
        <w:bookmarkEnd w:id="9384"/>
        <w:bookmarkEnd w:id="9385"/>
      </w:del>
    </w:p>
    <w:p w14:paraId="1C1FEEA6" w14:textId="41D95FCE" w:rsidR="00D9034C" w:rsidRPr="00863667" w:rsidDel="00082726" w:rsidRDefault="00D9034C">
      <w:pPr>
        <w:numPr>
          <w:ilvl w:val="0"/>
          <w:numId w:val="44"/>
        </w:numPr>
        <w:tabs>
          <w:tab w:val="left" w:pos="990"/>
        </w:tabs>
        <w:ind w:left="0" w:firstLine="720"/>
        <w:rPr>
          <w:del w:id="9386" w:author="An Tran, ACA (BUV)" w:date="2024-09-12T16:08:00Z" w16du:dateUtc="2024-09-12T09:08:00Z"/>
          <w:rFonts w:ascii="iCiel Avenir LT Std 35 Light" w:hAnsi="iCiel Avenir LT Std 35 Light" w:cs="Arial"/>
          <w:sz w:val="22"/>
          <w:szCs w:val="22"/>
          <w:rPrChange w:id="9387" w:author="An Tran, ACA (BUV)" w:date="2024-09-13T17:29:00Z" w16du:dateUtc="2024-09-13T10:29:00Z">
            <w:rPr>
              <w:del w:id="9388" w:author="An Tran, ACA (BUV)" w:date="2024-09-12T16:08:00Z" w16du:dateUtc="2024-09-12T09:08:00Z"/>
              <w:rFonts w:ascii="iCiel Avenir LT Std 35 Light" w:hAnsi="iCiel Avenir LT Std 35 Light" w:cs="Arial"/>
              <w:i/>
              <w:iCs/>
              <w:sz w:val="22"/>
              <w:szCs w:val="22"/>
              <w:lang w:val="vi-VN"/>
            </w:rPr>
          </w:rPrChange>
        </w:rPr>
        <w:pPrChange w:id="9389" w:author="An Tran, ACA (BUV)" w:date="2024-09-13T17:23:00Z" w16du:dateUtc="2024-09-13T10:23:00Z">
          <w:pPr>
            <w:tabs>
              <w:tab w:val="left" w:pos="630"/>
              <w:tab w:val="left" w:pos="720"/>
              <w:tab w:val="left" w:pos="1080"/>
            </w:tabs>
            <w:ind w:firstLine="0"/>
          </w:pPr>
        </w:pPrChange>
      </w:pPr>
      <w:del w:id="9390" w:author="An Tran, ACA (BUV)" w:date="2024-09-12T16:02:00Z" w16du:dateUtc="2024-09-12T09:02:00Z">
        <w:r w:rsidRPr="00863667" w:rsidDel="003B7F64">
          <w:rPr>
            <w:rFonts w:ascii="iCiel Avenir LT Std 35 Light" w:hAnsi="iCiel Avenir LT Std 35 Light" w:cs="Arial"/>
            <w:sz w:val="22"/>
            <w:szCs w:val="22"/>
            <w:rPrChange w:id="9391" w:author="An Tran, ACA (BUV)" w:date="2024-09-13T17:29:00Z" w16du:dateUtc="2024-09-13T10:29:00Z">
              <w:rPr>
                <w:rFonts w:ascii="iCiel Avenir LT Std 35 Light" w:hAnsi="iCiel Avenir LT Std 35 Light" w:cs="Arial"/>
                <w:i/>
                <w:iCs/>
                <w:sz w:val="22"/>
                <w:szCs w:val="22"/>
                <w:lang w:val="vi-VN"/>
              </w:rPr>
            </w:rPrChange>
          </w:rPr>
          <w:delText>Đối với các trường hợp PAP, sinh viên được khuyến khích chủ động thảo luận với Tổ Cố vấn học tập về bài làm và nhận hướng dẫn cách làm đúng để cải thiện và tránh mắc lỗi lần sau.</w:delText>
        </w:r>
        <w:r w:rsidR="003127BD" w:rsidRPr="00863667" w:rsidDel="003B7F64">
          <w:rPr>
            <w:rFonts w:ascii="iCiel Avenir LT Std 35 Light" w:hAnsi="iCiel Avenir LT Std 35 Light" w:cs="Arial"/>
            <w:sz w:val="22"/>
            <w:szCs w:val="22"/>
            <w:rPrChange w:id="9392" w:author="An Tran, ACA (BUV)" w:date="2024-09-13T17:29:00Z" w16du:dateUtc="2024-09-13T10:29:00Z">
              <w:rPr>
                <w:rFonts w:ascii="iCiel Avenir LT Std 35 Light" w:hAnsi="iCiel Avenir LT Std 35 Light" w:cs="Arial"/>
                <w:i/>
                <w:iCs/>
                <w:sz w:val="22"/>
                <w:szCs w:val="22"/>
                <w:lang w:val="vi-VN"/>
              </w:rPr>
            </w:rPrChange>
          </w:rPr>
          <w:delText xml:space="preserve"> </w:delText>
        </w:r>
        <w:r w:rsidRPr="00863667" w:rsidDel="003B7F64">
          <w:rPr>
            <w:rFonts w:ascii="iCiel Avenir LT Std 35 Light" w:hAnsi="iCiel Avenir LT Std 35 Light" w:cs="Arial"/>
            <w:sz w:val="22"/>
            <w:szCs w:val="22"/>
            <w:rPrChange w:id="9393" w:author="An Tran, ACA (BUV)" w:date="2024-09-13T17:29:00Z" w16du:dateUtc="2024-09-13T10:29:00Z">
              <w:rPr>
                <w:rFonts w:ascii="iCiel Avenir LT Std 35 Light" w:hAnsi="iCiel Avenir LT Std 35 Light" w:cs="Arial"/>
                <w:i/>
                <w:iCs/>
                <w:sz w:val="22"/>
                <w:szCs w:val="22"/>
                <w:lang w:val="vi-VN"/>
              </w:rPr>
            </w:rPrChange>
          </w:rPr>
          <w:delText>PAP sẽ không được ghi vào lịch sử vi phạm học thuật cũng như không được ghi chép trên bất kỳ văn bản nào, như bảng điểm hay bằng tốt nghiệp. Do không có bất kỳ ảnh hưởng hay hình thức kỷ luật nào mà chỉ là một hình thức nhắc nhở, sinh viên không thể xin phúc tra một quyết định PAP.</w:delText>
        </w:r>
      </w:del>
      <w:bookmarkStart w:id="9394" w:name="_Toc177077496"/>
      <w:bookmarkStart w:id="9395" w:name="_Toc177143685"/>
      <w:bookmarkStart w:id="9396" w:name="_Toc177144040"/>
      <w:bookmarkEnd w:id="9394"/>
      <w:bookmarkEnd w:id="9395"/>
      <w:bookmarkEnd w:id="9396"/>
    </w:p>
    <w:p w14:paraId="10131912" w14:textId="77777777" w:rsidR="00D9034C" w:rsidRPr="00863667" w:rsidRDefault="00D9034C">
      <w:pPr>
        <w:pStyle w:val="Question"/>
        <w:numPr>
          <w:ilvl w:val="0"/>
          <w:numId w:val="44"/>
        </w:numPr>
        <w:tabs>
          <w:tab w:val="left" w:pos="630"/>
          <w:tab w:val="left" w:pos="990"/>
        </w:tabs>
        <w:spacing w:before="100" w:line="400" w:lineRule="exact"/>
        <w:ind w:left="0" w:firstLine="720"/>
        <w:rPr>
          <w:rFonts w:cs="Arial"/>
          <w:szCs w:val="22"/>
          <w:rPrChange w:id="9397" w:author="An Tran, ACA (BUV)" w:date="2024-09-13T17:29:00Z" w16du:dateUtc="2024-09-13T10:29:00Z">
            <w:rPr>
              <w:rFonts w:cs="Arial"/>
              <w:i/>
              <w:iCs/>
              <w:szCs w:val="22"/>
              <w:lang w:val="vi-VN"/>
            </w:rPr>
          </w:rPrChange>
        </w:rPr>
        <w:pPrChange w:id="9398" w:author="An Tran, ACA (BUV)" w:date="2024-09-13T17:23:00Z" w16du:dateUtc="2024-09-13T10:23:00Z">
          <w:pPr>
            <w:pStyle w:val="Question"/>
            <w:numPr>
              <w:numId w:val="24"/>
            </w:numPr>
            <w:tabs>
              <w:tab w:val="left" w:pos="630"/>
              <w:tab w:val="left" w:pos="1080"/>
            </w:tabs>
            <w:spacing w:before="100" w:line="400" w:lineRule="exact"/>
            <w:ind w:left="3870" w:hanging="360"/>
          </w:pPr>
        </w:pPrChange>
      </w:pPr>
      <w:bookmarkStart w:id="9399" w:name="_Toc107734255"/>
      <w:bookmarkStart w:id="9400" w:name="_Toc107734469"/>
      <w:bookmarkStart w:id="9401" w:name="_Toc107734921"/>
      <w:bookmarkStart w:id="9402" w:name="_Toc107735143"/>
      <w:bookmarkStart w:id="9403" w:name="_Toc107735270"/>
      <w:bookmarkStart w:id="9404" w:name="_Toc107735375"/>
      <w:bookmarkStart w:id="9405" w:name="_Toc107735479"/>
      <w:bookmarkStart w:id="9406" w:name="_Toc107735582"/>
      <w:bookmarkStart w:id="9407" w:name="_Toc107735687"/>
      <w:bookmarkStart w:id="9408" w:name="_Toc107735791"/>
      <w:bookmarkStart w:id="9409" w:name="_Toc107735895"/>
      <w:bookmarkStart w:id="9410" w:name="_Toc107735999"/>
      <w:bookmarkStart w:id="9411" w:name="_Toc107736152"/>
      <w:bookmarkStart w:id="9412" w:name="_Toc107736299"/>
      <w:bookmarkStart w:id="9413" w:name="_Toc107736403"/>
      <w:bookmarkStart w:id="9414" w:name="_Toc107736625"/>
      <w:bookmarkStart w:id="9415" w:name="_Toc107736728"/>
      <w:bookmarkStart w:id="9416" w:name="_Toc107736831"/>
      <w:bookmarkStart w:id="9417" w:name="_Toc107736935"/>
      <w:bookmarkStart w:id="9418" w:name="_Toc107737787"/>
      <w:bookmarkStart w:id="9419" w:name="_Toc108099176"/>
      <w:bookmarkStart w:id="9420" w:name="_Toc113975594"/>
      <w:bookmarkStart w:id="9421" w:name="_Toc113976111"/>
      <w:bookmarkStart w:id="9422" w:name="_Toc114065641"/>
      <w:bookmarkStart w:id="9423" w:name="_Toc114066037"/>
      <w:bookmarkStart w:id="9424" w:name="_Toc113977123"/>
      <w:bookmarkStart w:id="9425" w:name="_Toc122700201"/>
      <w:bookmarkStart w:id="9426" w:name="_Toc177144041"/>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r w:rsidRPr="00863667">
        <w:rPr>
          <w:rFonts w:cs="Arial"/>
          <w:szCs w:val="22"/>
          <w:rPrChange w:id="9427" w:author="An Tran, ACA (BUV)" w:date="2024-09-13T17:29:00Z" w16du:dateUtc="2024-09-13T10:29:00Z">
            <w:rPr>
              <w:rFonts w:cs="Arial"/>
              <w:szCs w:val="22"/>
              <w:lang w:val="vi-VN"/>
            </w:rPr>
          </w:rPrChange>
        </w:rPr>
        <w:t>What can students/parents do if students/parents think their final mark or result should be different?</w:t>
      </w:r>
      <w:r w:rsidRPr="00863667">
        <w:rPr>
          <w:rFonts w:cs="Arial"/>
          <w:szCs w:val="22"/>
          <w:rPrChange w:id="9428" w:author="An Tran, ACA (BUV)" w:date="2024-09-13T17:29:00Z" w16du:dateUtc="2024-09-13T10:29:00Z">
            <w:rPr>
              <w:rFonts w:cs="Arial"/>
              <w:b w:val="0"/>
              <w:szCs w:val="22"/>
              <w:lang w:val="vi-VN"/>
            </w:rPr>
          </w:rPrChange>
        </w:rPr>
        <w:t xml:space="preserve"> / </w:t>
      </w:r>
      <w:r w:rsidRPr="00863667">
        <w:rPr>
          <w:rFonts w:cs="Arial"/>
          <w:i/>
          <w:iCs/>
          <w:szCs w:val="22"/>
          <w:rPrChange w:id="9429" w:author="An Tran, ACA (BUV)" w:date="2024-09-13T17:29:00Z" w16du:dateUtc="2024-09-13T10:29:00Z">
            <w:rPr>
              <w:rFonts w:cs="Arial"/>
              <w:i/>
              <w:iCs/>
              <w:szCs w:val="22"/>
              <w:lang w:val="vi-VN"/>
            </w:rPr>
          </w:rPrChange>
        </w:rPr>
        <w:t>Sinh viên/gia đình nên làm gì nếu chúng tôi nghĩ điểm và kết quả cuối cùng của sinh viên có thể khác?</w:t>
      </w:r>
      <w:bookmarkEnd w:id="9424"/>
      <w:bookmarkEnd w:id="9425"/>
      <w:bookmarkEnd w:id="9426"/>
    </w:p>
    <w:p w14:paraId="47B574F2"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1754449A" w14:textId="77777777" w:rsidR="00D9034C" w:rsidRPr="00863667"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863667">
        <w:rPr>
          <w:rFonts w:ascii="iCiel Avenir LT Std 35 Light" w:hAnsi="iCiel Avenir LT Std 35 Light" w:cs="Arial"/>
          <w:sz w:val="22"/>
          <w:szCs w:val="22"/>
          <w:lang w:val="vi-VN"/>
        </w:rPr>
        <w:t xml:space="preserve">All assessments are marked through a seven-step process and agreed between Staffordshire University and BUV. Students are advised to carefully read the assessment feedback on the Canvas system and if they have any queries, they can ask the Student Information Office to arrange an appointment with the Module Leader to have the grades explained. After the discussion, if students still have inquiries about their grade, they should contact the Academic Compliance Office at </w:t>
      </w:r>
      <w:r w:rsidR="00863667" w:rsidRPr="00863667">
        <w:rPr>
          <w:rFonts w:ascii="iCiel Avenir LT Std 35 Light" w:hAnsi="iCiel Avenir LT Std 35 Light"/>
          <w:rPrChange w:id="9430" w:author="An Tran, ACA (BUV)" w:date="2024-09-13T17:29:00Z" w16du:dateUtc="2024-09-13T10:29:00Z">
            <w:rPr/>
          </w:rPrChange>
        </w:rPr>
        <w:fldChar w:fldCharType="begin"/>
      </w:r>
      <w:r w:rsidR="00863667" w:rsidRPr="00863667">
        <w:rPr>
          <w:rFonts w:ascii="iCiel Avenir LT Std 35 Light" w:hAnsi="iCiel Avenir LT Std 35 Light"/>
          <w:rPrChange w:id="9431" w:author="An Tran, ACA (BUV)" w:date="2024-09-13T17:29:00Z" w16du:dateUtc="2024-09-13T10:29:00Z">
            <w:rPr/>
          </w:rPrChange>
        </w:rPr>
        <w:instrText>HYPERLINK "mailto:aca.compliance@buv.edu.vn"</w:instrText>
      </w:r>
      <w:r w:rsidR="00863667" w:rsidRPr="00B8666B">
        <w:rPr>
          <w:rFonts w:ascii="iCiel Avenir LT Std 35 Light" w:hAnsi="iCiel Avenir LT Std 35 Light"/>
        </w:rPr>
      </w:r>
      <w:r w:rsidR="00863667" w:rsidRPr="00863667">
        <w:rPr>
          <w:rPrChange w:id="9432"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Pr>
          <w:rStyle w:val="Hyperlink"/>
          <w:rFonts w:ascii="iCiel Avenir LT Std 35 Light" w:hAnsi="iCiel Avenir LT Std 35 Light" w:cs="Arial"/>
          <w:sz w:val="22"/>
          <w:szCs w:val="22"/>
          <w:lang w:val="vi-VN"/>
        </w:rPr>
        <w:t>aca.compliance@buv.edu.vn</w:t>
      </w:r>
      <w:r w:rsidR="00863667" w:rsidRPr="00863667">
        <w:rPr>
          <w:rStyle w:val="Hyperlink"/>
          <w:rFonts w:ascii="iCiel Avenir LT Std 35 Light" w:hAnsi="iCiel Avenir LT Std 35 Light" w:cs="Arial"/>
          <w:sz w:val="22"/>
          <w:szCs w:val="22"/>
          <w:lang w:val="vi-VN"/>
        </w:rPr>
        <w:fldChar w:fldCharType="end"/>
      </w:r>
      <w:r w:rsidRPr="00863667">
        <w:rPr>
          <w:rFonts w:ascii="iCiel Avenir LT Std 35 Light" w:hAnsi="iCiel Avenir LT Std 35 Light" w:cs="Arial"/>
          <w:sz w:val="22"/>
          <w:szCs w:val="22"/>
          <w:lang w:val="vi-VN"/>
        </w:rPr>
        <w:t xml:space="preserve"> for further instruction &amp; support.  </w:t>
      </w:r>
    </w:p>
    <w:p w14:paraId="16D895E0" w14:textId="1D9D0CD8" w:rsidR="00D9034C" w:rsidRPr="00863667"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863667">
        <w:rPr>
          <w:rFonts w:ascii="iCiel Avenir LT Std 35 Light" w:hAnsi="iCiel Avenir LT Std 35 Light" w:cs="Arial"/>
          <w:i/>
          <w:iCs/>
          <w:sz w:val="22"/>
          <w:szCs w:val="22"/>
          <w:lang w:val="vi-VN"/>
        </w:rPr>
        <w:t xml:space="preserve">Tất cả các bài đánh giá của sinh viên đều được chấm điểm qua một quy trình gồm 7 bước trước khi được rà soát và thống nhất bởi Đại học Staffordshire. Do đó, sinh viên nên đọc kỹ nhận xét của từng bài trên hệ thống Canvas và đặt lịch gặp trực tiếp với giảng viên môn học để được giải đáp nếu có bất kì câu hỏi nào. Sau buổi làm việc này, nếu sinh viên vẫn còn thắc mắc về điểm, xin vui lòng liên hệ với </w:t>
      </w:r>
      <w:r w:rsidR="00B61D3B" w:rsidRPr="00863667">
        <w:rPr>
          <w:rFonts w:ascii="iCiel Avenir LT Std 35 Light" w:hAnsi="iCiel Avenir LT Std 35 Light" w:cs="Arial"/>
          <w:i/>
          <w:iCs/>
          <w:sz w:val="22"/>
          <w:szCs w:val="22"/>
          <w:lang w:val="vi-VN"/>
        </w:rPr>
        <w:t>Bộ phận</w:t>
      </w:r>
      <w:r w:rsidRPr="00863667">
        <w:rPr>
          <w:rFonts w:ascii="iCiel Avenir LT Std 35 Light" w:hAnsi="iCiel Avenir LT Std 35 Light" w:cs="Arial"/>
          <w:i/>
          <w:iCs/>
          <w:sz w:val="22"/>
          <w:szCs w:val="22"/>
          <w:lang w:val="vi-VN"/>
        </w:rPr>
        <w:t xml:space="preserve"> Quy chế Đào tạo qua địa chỉ </w:t>
      </w:r>
      <w:r w:rsidR="00863667" w:rsidRPr="00863667">
        <w:rPr>
          <w:rFonts w:ascii="iCiel Avenir LT Std 35 Light" w:hAnsi="iCiel Avenir LT Std 35 Light"/>
          <w:rPrChange w:id="9433" w:author="An Tran, ACA (BUV)" w:date="2024-09-13T17:29:00Z" w16du:dateUtc="2024-09-13T10:29:00Z">
            <w:rPr/>
          </w:rPrChange>
        </w:rPr>
        <w:fldChar w:fldCharType="begin"/>
      </w:r>
      <w:r w:rsidR="00863667" w:rsidRPr="00863667">
        <w:rPr>
          <w:rFonts w:ascii="iCiel Avenir LT Std 35 Light" w:hAnsi="iCiel Avenir LT Std 35 Light"/>
          <w:rPrChange w:id="9434" w:author="An Tran, ACA (BUV)" w:date="2024-09-13T17:29:00Z" w16du:dateUtc="2024-09-13T10:29:00Z">
            <w:rPr/>
          </w:rPrChange>
        </w:rPr>
        <w:instrText>HYPERLINK "mailto:aca.compliance@buv.edu.vn"</w:instrText>
      </w:r>
      <w:r w:rsidR="00863667" w:rsidRPr="00B8666B">
        <w:rPr>
          <w:rFonts w:ascii="iCiel Avenir LT Std 35 Light" w:hAnsi="iCiel Avenir LT Std 35 Light"/>
        </w:rPr>
      </w:r>
      <w:r w:rsidR="00863667" w:rsidRPr="00863667">
        <w:rPr>
          <w:rPrChange w:id="9435"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aca.compliance@buv.edu.vn</w:t>
      </w:r>
      <w:r w:rsidR="00863667" w:rsidRPr="00863667">
        <w:rPr>
          <w:rStyle w:val="Hyperlink"/>
          <w:rFonts w:ascii="iCiel Avenir LT Std 35 Light" w:hAnsi="iCiel Avenir LT Std 35 Light" w:cs="Arial"/>
          <w:i/>
          <w:iCs/>
          <w:sz w:val="22"/>
          <w:szCs w:val="22"/>
          <w:lang w:val="vi-VN"/>
        </w:rPr>
        <w:fldChar w:fldCharType="end"/>
      </w:r>
      <w:r w:rsidRPr="00863667">
        <w:rPr>
          <w:rStyle w:val="Hyperlink"/>
          <w:rFonts w:ascii="iCiel Avenir LT Std 35 Light" w:hAnsi="iCiel Avenir LT Std 35 Light" w:cs="Arial"/>
          <w:i/>
          <w:iCs/>
          <w:sz w:val="22"/>
          <w:szCs w:val="22"/>
          <w:lang w:val="vi-VN"/>
        </w:rPr>
        <w:t xml:space="preserve"> </w:t>
      </w:r>
      <w:r w:rsidRPr="00863667">
        <w:rPr>
          <w:rFonts w:ascii="iCiel Avenir LT Std 35 Light" w:hAnsi="iCiel Avenir LT Std 35 Light" w:cs="Arial"/>
          <w:i/>
          <w:iCs/>
          <w:sz w:val="22"/>
          <w:szCs w:val="22"/>
          <w:lang w:val="vi-VN"/>
        </w:rPr>
        <w:t>để được hướng dẫn và hỗ trợ.</w:t>
      </w:r>
    </w:p>
    <w:p w14:paraId="0DFA6242" w14:textId="413955F5"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lang w:val="vi-VN"/>
          <w:rPrChange w:id="9436" w:author="An Tran, ACA (BUV)" w:date="2024-09-13T17:29:00Z" w16du:dateUtc="2024-09-13T10:29:00Z">
            <w:rPr>
              <w:rFonts w:cs="Arial"/>
              <w:szCs w:val="22"/>
              <w:lang w:val="vi-VN"/>
            </w:rPr>
          </w:rPrChange>
        </w:rPr>
        <w:pPrChange w:id="9437" w:author="An Tran, ACA (BUV)" w:date="2024-09-13T17:23:00Z" w16du:dateUtc="2024-09-13T10:23:00Z">
          <w:pPr>
            <w:pStyle w:val="Question"/>
            <w:numPr>
              <w:numId w:val="24"/>
            </w:numPr>
            <w:tabs>
              <w:tab w:val="left" w:pos="630"/>
              <w:tab w:val="left" w:pos="1080"/>
            </w:tabs>
            <w:spacing w:before="100" w:line="400" w:lineRule="exact"/>
            <w:ind w:left="3870" w:hanging="360"/>
          </w:pPr>
        </w:pPrChange>
      </w:pPr>
      <w:bookmarkStart w:id="9438" w:name="_Toc107734257"/>
      <w:bookmarkStart w:id="9439" w:name="_Toc107734471"/>
      <w:bookmarkStart w:id="9440" w:name="_Toc107734923"/>
      <w:bookmarkStart w:id="9441" w:name="_Toc107735145"/>
      <w:bookmarkStart w:id="9442" w:name="_Toc107735272"/>
      <w:bookmarkStart w:id="9443" w:name="_Toc107735377"/>
      <w:bookmarkStart w:id="9444" w:name="_Toc107735481"/>
      <w:bookmarkStart w:id="9445" w:name="_Toc107735584"/>
      <w:bookmarkStart w:id="9446" w:name="_Toc107735689"/>
      <w:bookmarkStart w:id="9447" w:name="_Toc107735793"/>
      <w:bookmarkStart w:id="9448" w:name="_Toc107735897"/>
      <w:bookmarkStart w:id="9449" w:name="_Toc107736001"/>
      <w:bookmarkStart w:id="9450" w:name="_Toc107736154"/>
      <w:bookmarkStart w:id="9451" w:name="_Toc107736301"/>
      <w:bookmarkStart w:id="9452" w:name="_Toc107736405"/>
      <w:bookmarkStart w:id="9453" w:name="_Toc107736627"/>
      <w:bookmarkStart w:id="9454" w:name="_Toc107736730"/>
      <w:bookmarkStart w:id="9455" w:name="_Toc107736833"/>
      <w:bookmarkStart w:id="9456" w:name="_Toc107736937"/>
      <w:bookmarkStart w:id="9457" w:name="_Toc107737789"/>
      <w:bookmarkStart w:id="9458" w:name="_Toc108099178"/>
      <w:bookmarkStart w:id="9459" w:name="_Toc113975596"/>
      <w:bookmarkStart w:id="9460" w:name="_Toc113976113"/>
      <w:bookmarkStart w:id="9461" w:name="_Toc114065643"/>
      <w:bookmarkStart w:id="9462" w:name="_Toc114066039"/>
      <w:bookmarkStart w:id="9463" w:name="_Toc113977124"/>
      <w:bookmarkStart w:id="9464" w:name="_Toc122700202"/>
      <w:bookmarkStart w:id="9465" w:name="_Toc177144042"/>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r w:rsidRPr="00863667">
        <w:rPr>
          <w:rFonts w:cs="Arial"/>
          <w:szCs w:val="22"/>
          <w:lang w:val="vi-VN"/>
        </w:rPr>
        <w:t xml:space="preserve">If students is </w:t>
      </w:r>
      <w:r w:rsidR="0050536E" w:rsidRPr="00863667">
        <w:rPr>
          <w:rFonts w:cs="Arial"/>
          <w:szCs w:val="22"/>
          <w:lang w:val="vi-VN"/>
        </w:rPr>
        <w:t>in a special</w:t>
      </w:r>
      <w:r w:rsidRPr="00863667">
        <w:rPr>
          <w:rFonts w:cs="Arial"/>
          <w:szCs w:val="22"/>
          <w:lang w:val="vi-VN"/>
        </w:rPr>
        <w:t xml:space="preserve"> situation while doing &amp; submitting their assessments, what should we do?</w:t>
      </w:r>
      <w:r w:rsidRPr="00863667">
        <w:rPr>
          <w:rFonts w:cs="Arial"/>
          <w:b w:val="0"/>
          <w:szCs w:val="22"/>
          <w:lang w:val="vi-VN"/>
        </w:rPr>
        <w:t xml:space="preserve"> </w:t>
      </w:r>
      <w:r w:rsidRPr="00863667">
        <w:rPr>
          <w:rFonts w:cs="Arial"/>
          <w:b w:val="0"/>
          <w:i/>
          <w:iCs/>
          <w:szCs w:val="22"/>
          <w:lang w:val="vi-VN"/>
          <w:rPrChange w:id="9466" w:author="An Tran, ACA (BUV)" w:date="2024-09-13T17:29:00Z" w16du:dateUtc="2024-09-13T10:29:00Z">
            <w:rPr>
              <w:rFonts w:cs="Arial"/>
              <w:b w:val="0"/>
              <w:szCs w:val="22"/>
              <w:lang w:val="vi-VN"/>
            </w:rPr>
          </w:rPrChange>
        </w:rPr>
        <w:t xml:space="preserve">/ </w:t>
      </w:r>
      <w:r w:rsidRPr="00863667">
        <w:rPr>
          <w:rFonts w:cs="Arial"/>
          <w:i/>
          <w:iCs/>
          <w:szCs w:val="22"/>
          <w:lang w:val="vi-VN"/>
        </w:rPr>
        <w:t>Nếu sinh viên không may gặp tình huống đặc biệt khi làm và nộp bài, chúng tôi nên làm gì?</w:t>
      </w:r>
      <w:bookmarkEnd w:id="9463"/>
      <w:bookmarkEnd w:id="9464"/>
      <w:bookmarkEnd w:id="9465"/>
    </w:p>
    <w:p w14:paraId="59983413"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trả lời</w:t>
      </w:r>
      <w:r w:rsidRPr="00863667">
        <w:rPr>
          <w:rFonts w:ascii="iCiel Avenir LT Std 35 Light" w:hAnsi="iCiel Avenir LT Std 35 Light" w:cs="Arial"/>
          <w:b/>
          <w:bCs/>
          <w:sz w:val="22"/>
          <w:szCs w:val="22"/>
          <w:u w:val="single"/>
          <w:lang w:val="vi-VN"/>
        </w:rPr>
        <w:t>:</w:t>
      </w:r>
    </w:p>
    <w:p w14:paraId="0E891312" w14:textId="77777777" w:rsidR="00082726" w:rsidRPr="00863667" w:rsidRDefault="00082726" w:rsidP="00082726">
      <w:pPr>
        <w:tabs>
          <w:tab w:val="left" w:pos="630"/>
          <w:tab w:val="left" w:pos="720"/>
          <w:tab w:val="left" w:pos="1080"/>
        </w:tabs>
        <w:ind w:firstLine="0"/>
        <w:rPr>
          <w:ins w:id="9467" w:author="An Tran, ACA (BUV)" w:date="2024-09-12T16:10:00Z" w16du:dateUtc="2024-09-12T09:10:00Z"/>
          <w:rFonts w:ascii="iCiel Avenir LT Std 35 Light" w:hAnsi="iCiel Avenir LT Std 35 Light" w:cs="Arial"/>
          <w:sz w:val="22"/>
          <w:szCs w:val="22"/>
          <w:rPrChange w:id="9468" w:author="An Tran, ACA (BUV)" w:date="2024-09-13T17:29:00Z" w16du:dateUtc="2024-09-13T10:29:00Z">
            <w:rPr>
              <w:ins w:id="9469" w:author="An Tran, ACA (BUV)" w:date="2024-09-12T16:10:00Z" w16du:dateUtc="2024-09-12T09:10:00Z"/>
              <w:rFonts w:ascii="iCiel Avenir LT Std 35 Light" w:hAnsi="iCiel Avenir LT Std 35 Light" w:cs="Arial"/>
              <w:sz w:val="22"/>
              <w:szCs w:val="22"/>
              <w:highlight w:val="yellow"/>
            </w:rPr>
          </w:rPrChange>
        </w:rPr>
      </w:pPr>
      <w:ins w:id="9470" w:author="An Tran, ACA (BUV)" w:date="2024-09-12T16:10:00Z" w16du:dateUtc="2024-09-12T09:10:00Z">
        <w:r w:rsidRPr="00863667">
          <w:rPr>
            <w:rFonts w:ascii="iCiel Avenir LT Std 35 Light" w:hAnsi="iCiel Avenir LT Std 35 Light" w:cs="Arial"/>
            <w:sz w:val="22"/>
            <w:szCs w:val="22"/>
            <w:rPrChange w:id="9471" w:author="An Tran, ACA (BUV)" w:date="2024-09-13T17:29:00Z" w16du:dateUtc="2024-09-13T10:29:00Z">
              <w:rPr>
                <w:rFonts w:ascii="iCiel Avenir LT Std 35 Light" w:hAnsi="iCiel Avenir LT Std 35 Light" w:cs="Arial"/>
                <w:sz w:val="22"/>
                <w:szCs w:val="22"/>
                <w:highlight w:val="yellow"/>
              </w:rPr>
            </w:rPrChange>
          </w:rPr>
          <w:t>If students are in a special situation while doing and submitting their assessments, they should follow the mitigation process as outlined in the document. This includes:</w:t>
        </w:r>
      </w:ins>
    </w:p>
    <w:p w14:paraId="3BAD418D" w14:textId="77777777" w:rsidR="00082726" w:rsidRPr="00863667" w:rsidRDefault="00082726" w:rsidP="00082726">
      <w:pPr>
        <w:pStyle w:val="ListParagraph"/>
        <w:numPr>
          <w:ilvl w:val="0"/>
          <w:numId w:val="93"/>
        </w:numPr>
        <w:tabs>
          <w:tab w:val="left" w:pos="360"/>
          <w:tab w:val="left" w:pos="630"/>
          <w:tab w:val="left" w:pos="1080"/>
        </w:tabs>
        <w:ind w:left="360"/>
        <w:rPr>
          <w:ins w:id="9472" w:author="An Tran, ACA (BUV)" w:date="2024-09-12T16:10:00Z" w16du:dateUtc="2024-09-12T09:10:00Z"/>
          <w:rFonts w:ascii="iCiel Avenir LT Std 35 Light" w:hAnsi="iCiel Avenir LT Std 35 Light" w:cs="Arial"/>
          <w:i/>
          <w:iCs/>
          <w:sz w:val="22"/>
          <w:szCs w:val="22"/>
          <w:rPrChange w:id="9473" w:author="An Tran, ACA (BUV)" w:date="2024-09-13T17:29:00Z" w16du:dateUtc="2024-09-13T10:29:00Z">
            <w:rPr>
              <w:ins w:id="9474" w:author="An Tran, ACA (BUV)" w:date="2024-09-12T16:10:00Z" w16du:dateUtc="2024-09-12T09:10:00Z"/>
              <w:rFonts w:ascii="iCiel Avenir LT Std 35 Light" w:hAnsi="iCiel Avenir LT Std 35 Light" w:cs="Arial"/>
              <w:i/>
              <w:iCs/>
              <w:sz w:val="22"/>
              <w:szCs w:val="22"/>
              <w:highlight w:val="yellow"/>
            </w:rPr>
          </w:rPrChange>
        </w:rPr>
      </w:pPr>
      <w:ins w:id="9475" w:author="An Tran, ACA (BUV)" w:date="2024-09-12T16:10:00Z" w16du:dateUtc="2024-09-12T09:10:00Z">
        <w:r w:rsidRPr="00863667">
          <w:rPr>
            <w:rFonts w:ascii="iCiel Avenir LT Std 35 Light" w:hAnsi="iCiel Avenir LT Std 35 Light" w:cs="Arial"/>
            <w:i/>
            <w:iCs/>
            <w:sz w:val="22"/>
            <w:szCs w:val="22"/>
            <w:rPrChange w:id="9476" w:author="An Tran, ACA (BUV)" w:date="2024-09-13T17:29:00Z" w16du:dateUtc="2024-09-13T10:29:00Z">
              <w:rPr>
                <w:rFonts w:ascii="iCiel Avenir LT Std 35 Light" w:hAnsi="iCiel Avenir LT Std 35 Light" w:cs="Arial"/>
                <w:i/>
                <w:iCs/>
                <w:sz w:val="22"/>
                <w:szCs w:val="22"/>
                <w:highlight w:val="yellow"/>
              </w:rPr>
            </w:rPrChange>
          </w:rPr>
          <w:t>Contacting the Course Leader: The student should inform the Course Leader (or nominee) about their situation before the assessment deadline.</w:t>
        </w:r>
      </w:ins>
    </w:p>
    <w:p w14:paraId="00B897EA" w14:textId="77777777" w:rsidR="00082726" w:rsidRPr="00863667" w:rsidRDefault="00082726" w:rsidP="00082726">
      <w:pPr>
        <w:pStyle w:val="ListParagraph"/>
        <w:numPr>
          <w:ilvl w:val="0"/>
          <w:numId w:val="93"/>
        </w:numPr>
        <w:tabs>
          <w:tab w:val="left" w:pos="360"/>
          <w:tab w:val="left" w:pos="630"/>
          <w:tab w:val="left" w:pos="1080"/>
        </w:tabs>
        <w:ind w:left="360"/>
        <w:rPr>
          <w:ins w:id="9477" w:author="An Tran, ACA (BUV)" w:date="2024-09-12T16:10:00Z" w16du:dateUtc="2024-09-12T09:10:00Z"/>
          <w:rFonts w:ascii="iCiel Avenir LT Std 35 Light" w:hAnsi="iCiel Avenir LT Std 35 Light" w:cs="Arial"/>
          <w:i/>
          <w:iCs/>
          <w:sz w:val="22"/>
          <w:szCs w:val="22"/>
          <w:rPrChange w:id="9478" w:author="An Tran, ACA (BUV)" w:date="2024-09-13T17:29:00Z" w16du:dateUtc="2024-09-13T10:29:00Z">
            <w:rPr>
              <w:ins w:id="9479" w:author="An Tran, ACA (BUV)" w:date="2024-09-12T16:10:00Z" w16du:dateUtc="2024-09-12T09:10:00Z"/>
              <w:rFonts w:ascii="iCiel Avenir LT Std 35 Light" w:hAnsi="iCiel Avenir LT Std 35 Light" w:cs="Arial"/>
              <w:i/>
              <w:iCs/>
              <w:sz w:val="22"/>
              <w:szCs w:val="22"/>
              <w:highlight w:val="yellow"/>
            </w:rPr>
          </w:rPrChange>
        </w:rPr>
      </w:pPr>
      <w:ins w:id="9480" w:author="An Tran, ACA (BUV)" w:date="2024-09-12T16:10:00Z" w16du:dateUtc="2024-09-12T09:10:00Z">
        <w:r w:rsidRPr="00863667">
          <w:rPr>
            <w:rFonts w:ascii="iCiel Avenir LT Std 35 Light" w:hAnsi="iCiel Avenir LT Std 35 Light" w:cs="Arial"/>
            <w:i/>
            <w:iCs/>
            <w:sz w:val="22"/>
            <w:szCs w:val="22"/>
            <w:rPrChange w:id="9481" w:author="An Tran, ACA (BUV)" w:date="2024-09-13T17:29:00Z" w16du:dateUtc="2024-09-13T10:29:00Z">
              <w:rPr>
                <w:rFonts w:ascii="iCiel Avenir LT Std 35 Light" w:hAnsi="iCiel Avenir LT Std 35 Light" w:cs="Arial"/>
                <w:i/>
                <w:iCs/>
                <w:sz w:val="22"/>
                <w:szCs w:val="22"/>
                <w:highlight w:val="yellow"/>
              </w:rPr>
            </w:rPrChange>
          </w:rPr>
          <w:t>Submitting a Mitigation Claim: The student must submit a mitigation claim form along with appropriate evidence to support their case.</w:t>
        </w:r>
      </w:ins>
    </w:p>
    <w:p w14:paraId="44A8AFBE" w14:textId="77777777" w:rsidR="00082726" w:rsidRPr="00863667" w:rsidRDefault="00082726" w:rsidP="00082726">
      <w:pPr>
        <w:pStyle w:val="ListParagraph"/>
        <w:numPr>
          <w:ilvl w:val="0"/>
          <w:numId w:val="93"/>
        </w:numPr>
        <w:tabs>
          <w:tab w:val="left" w:pos="360"/>
          <w:tab w:val="left" w:pos="630"/>
          <w:tab w:val="left" w:pos="1080"/>
        </w:tabs>
        <w:ind w:left="360"/>
        <w:rPr>
          <w:ins w:id="9482" w:author="An Tran, ACA (BUV)" w:date="2024-09-12T16:10:00Z" w16du:dateUtc="2024-09-12T09:10:00Z"/>
          <w:rFonts w:ascii="iCiel Avenir LT Std 35 Light" w:hAnsi="iCiel Avenir LT Std 35 Light" w:cs="Arial"/>
          <w:i/>
          <w:iCs/>
          <w:sz w:val="22"/>
          <w:szCs w:val="22"/>
          <w:rPrChange w:id="9483" w:author="An Tran, ACA (BUV)" w:date="2024-09-13T17:29:00Z" w16du:dateUtc="2024-09-13T10:29:00Z">
            <w:rPr>
              <w:ins w:id="9484" w:author="An Tran, ACA (BUV)" w:date="2024-09-12T16:10:00Z" w16du:dateUtc="2024-09-12T09:10:00Z"/>
              <w:rFonts w:ascii="iCiel Avenir LT Std 35 Light" w:hAnsi="iCiel Avenir LT Std 35 Light" w:cs="Arial"/>
              <w:i/>
              <w:iCs/>
              <w:sz w:val="22"/>
              <w:szCs w:val="22"/>
              <w:highlight w:val="yellow"/>
            </w:rPr>
          </w:rPrChange>
        </w:rPr>
      </w:pPr>
      <w:ins w:id="9485" w:author="An Tran, ACA (BUV)" w:date="2024-09-12T16:10:00Z" w16du:dateUtc="2024-09-12T09:10:00Z">
        <w:r w:rsidRPr="00863667">
          <w:rPr>
            <w:rFonts w:ascii="iCiel Avenir LT Std 35 Light" w:hAnsi="iCiel Avenir LT Std 35 Light" w:cs="Arial"/>
            <w:i/>
            <w:iCs/>
            <w:sz w:val="22"/>
            <w:szCs w:val="22"/>
            <w:rPrChange w:id="9486" w:author="An Tran, ACA (BUV)" w:date="2024-09-13T17:29:00Z" w16du:dateUtc="2024-09-13T10:29:00Z">
              <w:rPr>
                <w:rFonts w:ascii="iCiel Avenir LT Std 35 Light" w:hAnsi="iCiel Avenir LT Std 35 Light" w:cs="Arial"/>
                <w:i/>
                <w:iCs/>
                <w:sz w:val="22"/>
                <w:szCs w:val="22"/>
                <w:highlight w:val="yellow"/>
              </w:rPr>
            </w:rPrChange>
          </w:rPr>
          <w:t>Timeliness: The claim should be submitted before the assessment deadline, and the student should allow at least one week for processing.</w:t>
        </w:r>
      </w:ins>
    </w:p>
    <w:p w14:paraId="166AEDA9" w14:textId="77777777" w:rsidR="00082726" w:rsidRPr="00863667" w:rsidRDefault="00082726" w:rsidP="00082726">
      <w:pPr>
        <w:pStyle w:val="ListParagraph"/>
        <w:numPr>
          <w:ilvl w:val="0"/>
          <w:numId w:val="93"/>
        </w:numPr>
        <w:tabs>
          <w:tab w:val="left" w:pos="360"/>
          <w:tab w:val="left" w:pos="630"/>
          <w:tab w:val="left" w:pos="1080"/>
        </w:tabs>
        <w:ind w:left="360"/>
        <w:rPr>
          <w:ins w:id="9487" w:author="An Tran, ACA (BUV)" w:date="2024-09-12T16:10:00Z" w16du:dateUtc="2024-09-12T09:10:00Z"/>
          <w:rFonts w:ascii="iCiel Avenir LT Std 35 Light" w:hAnsi="iCiel Avenir LT Std 35 Light" w:cs="Arial"/>
          <w:i/>
          <w:iCs/>
          <w:sz w:val="22"/>
          <w:szCs w:val="22"/>
          <w:rPrChange w:id="9488" w:author="An Tran, ACA (BUV)" w:date="2024-09-13T17:29:00Z" w16du:dateUtc="2024-09-13T10:29:00Z">
            <w:rPr>
              <w:ins w:id="9489" w:author="An Tran, ACA (BUV)" w:date="2024-09-12T16:10:00Z" w16du:dateUtc="2024-09-12T09:10:00Z"/>
              <w:rFonts w:ascii="iCiel Avenir LT Std 35 Light" w:hAnsi="iCiel Avenir LT Std 35 Light" w:cs="Arial"/>
              <w:i/>
              <w:iCs/>
              <w:sz w:val="22"/>
              <w:szCs w:val="22"/>
              <w:highlight w:val="yellow"/>
            </w:rPr>
          </w:rPrChange>
        </w:rPr>
      </w:pPr>
      <w:ins w:id="9490" w:author="An Tran, ACA (BUV)" w:date="2024-09-12T16:10:00Z" w16du:dateUtc="2024-09-12T09:10:00Z">
        <w:r w:rsidRPr="00863667">
          <w:rPr>
            <w:rFonts w:ascii="iCiel Avenir LT Std 35 Light" w:hAnsi="iCiel Avenir LT Std 35 Light" w:cs="Arial"/>
            <w:i/>
            <w:iCs/>
            <w:sz w:val="22"/>
            <w:szCs w:val="22"/>
            <w:rPrChange w:id="9491" w:author="An Tran, ACA (BUV)" w:date="2024-09-13T17:29:00Z" w16du:dateUtc="2024-09-13T10:29:00Z">
              <w:rPr>
                <w:rFonts w:ascii="iCiel Avenir LT Std 35 Light" w:hAnsi="iCiel Avenir LT Std 35 Light" w:cs="Arial"/>
                <w:i/>
                <w:iCs/>
                <w:sz w:val="22"/>
                <w:szCs w:val="22"/>
                <w:highlight w:val="yellow"/>
              </w:rPr>
            </w:rPrChange>
          </w:rPr>
          <w:t>Possible Outcomes: If the claim is accepted, the student may receive an extension or other accommodation based on the severity of their circumstances.</w:t>
        </w:r>
      </w:ins>
    </w:p>
    <w:p w14:paraId="1F2C1EF9" w14:textId="77777777" w:rsidR="00082726" w:rsidRPr="00863667" w:rsidRDefault="00082726" w:rsidP="00082726">
      <w:pPr>
        <w:tabs>
          <w:tab w:val="left" w:pos="630"/>
          <w:tab w:val="left" w:pos="720"/>
          <w:tab w:val="left" w:pos="1080"/>
        </w:tabs>
        <w:ind w:firstLine="0"/>
        <w:rPr>
          <w:ins w:id="9492" w:author="An Tran, ACA (BUV)" w:date="2024-09-12T16:10:00Z" w16du:dateUtc="2024-09-12T09:10:00Z"/>
          <w:rFonts w:ascii="iCiel Avenir LT Std 35 Light" w:hAnsi="iCiel Avenir LT Std 35 Light" w:cs="Arial"/>
          <w:i/>
          <w:iCs/>
          <w:sz w:val="22"/>
          <w:szCs w:val="22"/>
          <w:rPrChange w:id="9493" w:author="An Tran, ACA (BUV)" w:date="2024-09-13T17:29:00Z" w16du:dateUtc="2024-09-13T10:29:00Z">
            <w:rPr>
              <w:ins w:id="9494" w:author="An Tran, ACA (BUV)" w:date="2024-09-12T16:10:00Z" w16du:dateUtc="2024-09-12T09:10:00Z"/>
              <w:rFonts w:ascii="iCiel Avenir LT Std 35 Light" w:hAnsi="iCiel Avenir LT Std 35 Light" w:cs="Arial"/>
              <w:i/>
              <w:iCs/>
              <w:sz w:val="22"/>
              <w:szCs w:val="22"/>
              <w:highlight w:val="yellow"/>
            </w:rPr>
          </w:rPrChange>
        </w:rPr>
      </w:pPr>
      <w:ins w:id="9495" w:author="An Tran, ACA (BUV)" w:date="2024-09-12T16:10:00Z" w16du:dateUtc="2024-09-12T09:10:00Z">
        <w:r w:rsidRPr="00863667">
          <w:rPr>
            <w:rFonts w:ascii="iCiel Avenir LT Std 35 Light" w:hAnsi="iCiel Avenir LT Std 35 Light" w:cs="Arial"/>
            <w:i/>
            <w:iCs/>
            <w:sz w:val="22"/>
            <w:szCs w:val="22"/>
            <w:rPrChange w:id="9496" w:author="An Tran, ACA (BUV)" w:date="2024-09-13T17:29:00Z" w16du:dateUtc="2024-09-13T10:29:00Z">
              <w:rPr>
                <w:rFonts w:ascii="iCiel Avenir LT Std 35 Light" w:hAnsi="iCiel Avenir LT Std 35 Light" w:cs="Arial"/>
                <w:i/>
                <w:iCs/>
                <w:sz w:val="22"/>
                <w:szCs w:val="22"/>
                <w:highlight w:val="yellow"/>
              </w:rPr>
            </w:rPrChange>
          </w:rPr>
          <w:t>Nếu sinh viên gặp phải tình huống đặc biệt trong khi làm bài và nộp bài, sinh viên cần tuân theo quy trình giảm nhẹ như được nêu trong tài liệu, bao gồm:</w:t>
        </w:r>
      </w:ins>
    </w:p>
    <w:p w14:paraId="7AAD013B" w14:textId="77777777" w:rsidR="00082726" w:rsidRPr="00863667" w:rsidRDefault="00082726" w:rsidP="00082726">
      <w:pPr>
        <w:pStyle w:val="ListParagraph"/>
        <w:numPr>
          <w:ilvl w:val="0"/>
          <w:numId w:val="93"/>
        </w:numPr>
        <w:tabs>
          <w:tab w:val="left" w:pos="450"/>
          <w:tab w:val="left" w:pos="630"/>
          <w:tab w:val="left" w:pos="1080"/>
        </w:tabs>
        <w:ind w:left="360"/>
        <w:rPr>
          <w:ins w:id="9497" w:author="An Tran, ACA (BUV)" w:date="2024-09-12T16:10:00Z" w16du:dateUtc="2024-09-12T09:10:00Z"/>
          <w:rFonts w:ascii="iCiel Avenir LT Std 35 Light" w:hAnsi="iCiel Avenir LT Std 35 Light" w:cs="Arial"/>
          <w:i/>
          <w:iCs/>
          <w:sz w:val="22"/>
          <w:szCs w:val="22"/>
          <w:rPrChange w:id="9498" w:author="An Tran, ACA (BUV)" w:date="2024-09-13T17:29:00Z" w16du:dateUtc="2024-09-13T10:29:00Z">
            <w:rPr>
              <w:ins w:id="9499" w:author="An Tran, ACA (BUV)" w:date="2024-09-12T16:10:00Z" w16du:dateUtc="2024-09-12T09:10:00Z"/>
              <w:rFonts w:ascii="iCiel Avenir LT Std 35 Light" w:hAnsi="iCiel Avenir LT Std 35 Light" w:cs="Arial"/>
              <w:i/>
              <w:iCs/>
              <w:sz w:val="22"/>
              <w:szCs w:val="22"/>
              <w:highlight w:val="yellow"/>
            </w:rPr>
          </w:rPrChange>
        </w:rPr>
      </w:pPr>
      <w:ins w:id="9500" w:author="An Tran, ACA (BUV)" w:date="2024-09-12T16:10:00Z" w16du:dateUtc="2024-09-12T09:10:00Z">
        <w:r w:rsidRPr="00863667">
          <w:rPr>
            <w:rFonts w:ascii="iCiel Avenir LT Std 35 Light" w:hAnsi="iCiel Avenir LT Std 35 Light" w:cs="Arial"/>
            <w:i/>
            <w:iCs/>
            <w:sz w:val="22"/>
            <w:szCs w:val="22"/>
            <w:rPrChange w:id="9501" w:author="An Tran, ACA (BUV)" w:date="2024-09-13T17:29:00Z" w16du:dateUtc="2024-09-13T10:29:00Z">
              <w:rPr>
                <w:rFonts w:ascii="iCiel Avenir LT Std 35 Light" w:hAnsi="iCiel Avenir LT Std 35 Light" w:cs="Arial"/>
                <w:i/>
                <w:iCs/>
                <w:sz w:val="22"/>
                <w:szCs w:val="22"/>
                <w:highlight w:val="yellow"/>
              </w:rPr>
            </w:rPrChange>
          </w:rPr>
          <w:t>Liên hệ với Trưởng chương trình: Sinh viên nên thông báo cho Trưởng chương trình (hoặc người được chỉ định) về tình huống của mình trước thời hạn nộp bài.</w:t>
        </w:r>
      </w:ins>
    </w:p>
    <w:p w14:paraId="5A153F46" w14:textId="77777777" w:rsidR="00082726" w:rsidRPr="00863667" w:rsidRDefault="00082726" w:rsidP="00082726">
      <w:pPr>
        <w:pStyle w:val="ListParagraph"/>
        <w:numPr>
          <w:ilvl w:val="0"/>
          <w:numId w:val="93"/>
        </w:numPr>
        <w:tabs>
          <w:tab w:val="left" w:pos="450"/>
          <w:tab w:val="left" w:pos="630"/>
          <w:tab w:val="left" w:pos="1080"/>
        </w:tabs>
        <w:ind w:left="360"/>
        <w:rPr>
          <w:ins w:id="9502" w:author="An Tran, ACA (BUV)" w:date="2024-09-12T16:10:00Z" w16du:dateUtc="2024-09-12T09:10:00Z"/>
          <w:rFonts w:ascii="iCiel Avenir LT Std 35 Light" w:hAnsi="iCiel Avenir LT Std 35 Light" w:cs="Arial"/>
          <w:i/>
          <w:iCs/>
          <w:sz w:val="22"/>
          <w:szCs w:val="22"/>
          <w:rPrChange w:id="9503" w:author="An Tran, ACA (BUV)" w:date="2024-09-13T17:29:00Z" w16du:dateUtc="2024-09-13T10:29:00Z">
            <w:rPr>
              <w:ins w:id="9504" w:author="An Tran, ACA (BUV)" w:date="2024-09-12T16:10:00Z" w16du:dateUtc="2024-09-12T09:10:00Z"/>
              <w:rFonts w:ascii="iCiel Avenir LT Std 35 Light" w:hAnsi="iCiel Avenir LT Std 35 Light" w:cs="Arial"/>
              <w:i/>
              <w:iCs/>
              <w:sz w:val="22"/>
              <w:szCs w:val="22"/>
              <w:highlight w:val="yellow"/>
            </w:rPr>
          </w:rPrChange>
        </w:rPr>
      </w:pPr>
      <w:ins w:id="9505" w:author="An Tran, ACA (BUV)" w:date="2024-09-12T16:10:00Z" w16du:dateUtc="2024-09-12T09:10:00Z">
        <w:r w:rsidRPr="00863667">
          <w:rPr>
            <w:rFonts w:ascii="iCiel Avenir LT Std 35 Light" w:hAnsi="iCiel Avenir LT Std 35 Light" w:cs="Arial"/>
            <w:i/>
            <w:iCs/>
            <w:sz w:val="22"/>
            <w:szCs w:val="22"/>
            <w:rPrChange w:id="9506" w:author="An Tran, ACA (BUV)" w:date="2024-09-13T17:29:00Z" w16du:dateUtc="2024-09-13T10:29:00Z">
              <w:rPr>
                <w:rFonts w:ascii="iCiel Avenir LT Std 35 Light" w:hAnsi="iCiel Avenir LT Std 35 Light" w:cs="Arial"/>
                <w:i/>
                <w:iCs/>
                <w:sz w:val="22"/>
                <w:szCs w:val="22"/>
                <w:highlight w:val="yellow"/>
              </w:rPr>
            </w:rPrChange>
          </w:rPr>
          <w:t>Nộp Đơn Yêu Cầu Giảm Nhẹ: Sinh viên phải nộp đơn yêu cầu giảm nhẹ kèm theo các bằng chứng phù hợp để hỗ trợ cho trường hợp của mình.</w:t>
        </w:r>
      </w:ins>
    </w:p>
    <w:p w14:paraId="7C295098" w14:textId="77777777" w:rsidR="00082726" w:rsidRPr="00863667" w:rsidRDefault="00082726" w:rsidP="00082726">
      <w:pPr>
        <w:pStyle w:val="ListParagraph"/>
        <w:numPr>
          <w:ilvl w:val="0"/>
          <w:numId w:val="93"/>
        </w:numPr>
        <w:tabs>
          <w:tab w:val="left" w:pos="450"/>
          <w:tab w:val="left" w:pos="630"/>
          <w:tab w:val="left" w:pos="1080"/>
        </w:tabs>
        <w:ind w:left="360"/>
        <w:rPr>
          <w:ins w:id="9507" w:author="An Tran, ACA (BUV)" w:date="2024-09-12T16:11:00Z" w16du:dateUtc="2024-09-12T09:11:00Z"/>
          <w:rFonts w:ascii="iCiel Avenir LT Std 35 Light" w:hAnsi="iCiel Avenir LT Std 35 Light" w:cs="Arial"/>
          <w:i/>
          <w:iCs/>
          <w:sz w:val="22"/>
          <w:szCs w:val="22"/>
        </w:rPr>
      </w:pPr>
      <w:ins w:id="9508" w:author="An Tran, ACA (BUV)" w:date="2024-09-12T16:10:00Z" w16du:dateUtc="2024-09-12T09:10:00Z">
        <w:r w:rsidRPr="00863667">
          <w:rPr>
            <w:rFonts w:ascii="iCiel Avenir LT Std 35 Light" w:hAnsi="iCiel Avenir LT Std 35 Light" w:cs="Arial"/>
            <w:i/>
            <w:iCs/>
            <w:sz w:val="22"/>
            <w:szCs w:val="22"/>
            <w:rPrChange w:id="9509" w:author="An Tran, ACA (BUV)" w:date="2024-09-13T17:29:00Z" w16du:dateUtc="2024-09-13T10:29:00Z">
              <w:rPr>
                <w:rFonts w:ascii="iCiel Avenir LT Std 35 Light" w:hAnsi="iCiel Avenir LT Std 35 Light" w:cs="Arial"/>
                <w:i/>
                <w:iCs/>
                <w:sz w:val="22"/>
                <w:szCs w:val="22"/>
                <w:highlight w:val="yellow"/>
              </w:rPr>
            </w:rPrChange>
          </w:rPr>
          <w:t>Kịp Thời: Đơn yêu cầu nên được nộp trước thời hạn nộp bài, và sinh viên cần hiểu rằng sẽ cần ít nhất một tuần để xử lý.</w:t>
        </w:r>
      </w:ins>
    </w:p>
    <w:p w14:paraId="10DB95FA" w14:textId="584BD37A" w:rsidR="00082726" w:rsidRPr="00863667" w:rsidRDefault="00082726" w:rsidP="00082726">
      <w:pPr>
        <w:pStyle w:val="ListParagraph"/>
        <w:numPr>
          <w:ilvl w:val="0"/>
          <w:numId w:val="93"/>
        </w:numPr>
        <w:tabs>
          <w:tab w:val="left" w:pos="450"/>
          <w:tab w:val="left" w:pos="630"/>
          <w:tab w:val="left" w:pos="1080"/>
        </w:tabs>
        <w:ind w:left="360"/>
        <w:rPr>
          <w:ins w:id="9510" w:author="An Tran, ACA (BUV)" w:date="2024-09-12T16:10:00Z" w16du:dateUtc="2024-09-12T09:10:00Z"/>
          <w:rFonts w:ascii="iCiel Avenir LT Std 35 Light" w:hAnsi="iCiel Avenir LT Std 35 Light" w:cs="Arial"/>
          <w:i/>
          <w:iCs/>
          <w:sz w:val="22"/>
          <w:szCs w:val="22"/>
          <w:rPrChange w:id="9511" w:author="An Tran, ACA (BUV)" w:date="2024-09-13T17:29:00Z" w16du:dateUtc="2024-09-13T10:29:00Z">
            <w:rPr>
              <w:ins w:id="9512" w:author="An Tran, ACA (BUV)" w:date="2024-09-12T16:10:00Z" w16du:dateUtc="2024-09-12T09:10:00Z"/>
              <w:rFonts w:ascii="iCiel Avenir LT Std 35 Light" w:hAnsi="iCiel Avenir LT Std 35 Light" w:cs="Arial"/>
              <w:i/>
              <w:iCs/>
              <w:sz w:val="22"/>
              <w:szCs w:val="22"/>
              <w:highlight w:val="yellow"/>
            </w:rPr>
          </w:rPrChange>
        </w:rPr>
      </w:pPr>
      <w:ins w:id="9513" w:author="An Tran, ACA (BUV)" w:date="2024-09-12T16:11:00Z" w16du:dateUtc="2024-09-12T09:11:00Z">
        <w:r w:rsidRPr="00863667">
          <w:rPr>
            <w:rFonts w:ascii="iCiel Avenir LT Std 35 Light" w:hAnsi="iCiel Avenir LT Std 35 Light" w:cs="Arial"/>
            <w:i/>
            <w:iCs/>
            <w:sz w:val="22"/>
            <w:szCs w:val="22"/>
          </w:rPr>
          <w:t>Kết Quả Xem Xét: Nếu yêu cầu được chấp thuận, sinh viên có thể được gia hạn hoặc có các biện pháp hỗ trợ khác tùy thuộc vào mức độ nghiêm trọng của hoàn cảnh</w:t>
        </w:r>
      </w:ins>
    </w:p>
    <w:p w14:paraId="26A31590" w14:textId="62C67DA9" w:rsidR="00033784" w:rsidRPr="00863667" w:rsidDel="00082726" w:rsidRDefault="00033784">
      <w:pPr>
        <w:numPr>
          <w:ilvl w:val="0"/>
          <w:numId w:val="44"/>
        </w:numPr>
        <w:tabs>
          <w:tab w:val="left" w:pos="630"/>
          <w:tab w:val="left" w:pos="720"/>
          <w:tab w:val="left" w:pos="990"/>
        </w:tabs>
        <w:ind w:left="0" w:firstLine="720"/>
        <w:rPr>
          <w:del w:id="9514" w:author="An Tran, ACA (BUV)" w:date="2024-09-12T16:10:00Z" w16du:dateUtc="2024-09-12T09:10:00Z"/>
          <w:rFonts w:ascii="iCiel Avenir LT Std 35 Light" w:hAnsi="iCiel Avenir LT Std 35 Light" w:cs="Arial"/>
          <w:sz w:val="22"/>
          <w:szCs w:val="22"/>
          <w:lang w:val="vi-VN"/>
        </w:rPr>
        <w:pPrChange w:id="9515" w:author="An Tran, ACA (BUV)" w:date="2024-09-13T17:23:00Z" w16du:dateUtc="2024-09-13T10:23:00Z">
          <w:pPr>
            <w:tabs>
              <w:tab w:val="left" w:pos="630"/>
              <w:tab w:val="left" w:pos="720"/>
              <w:tab w:val="left" w:pos="1080"/>
            </w:tabs>
            <w:ind w:firstLine="0"/>
          </w:pPr>
        </w:pPrChange>
      </w:pPr>
      <w:del w:id="9516" w:author="An Tran, ACA (BUV)" w:date="2024-09-12T16:10:00Z" w16du:dateUtc="2024-09-12T09:10:00Z">
        <w:r w:rsidRPr="00863667" w:rsidDel="00082726">
          <w:rPr>
            <w:rFonts w:ascii="iCiel Avenir LT Std 35 Light" w:hAnsi="iCiel Avenir LT Std 35 Light" w:cs="Arial"/>
            <w:sz w:val="22"/>
            <w:szCs w:val="22"/>
            <w:lang w:val="vi-VN"/>
          </w:rPr>
          <w:delText xml:space="preserve">The University understands that sometimes there are circumstances outside students’ control that have affected their ability to meet the submission deadline or perform at their best. They are what we call Exceptional Circumstances (EC) &amp; the student can claim for this by filling out a form &amp; submitting it along with evidence up to one month before assessment date and no later than two weeks after the assessment date to the Academic Compliance Office. Students can contact the team at </w:delText>
        </w:r>
        <w:r w:rsidR="00BE2136" w:rsidRPr="00863667" w:rsidDel="00082726">
          <w:rPr>
            <w:rFonts w:ascii="iCiel Avenir LT Std 35 Light" w:hAnsi="iCiel Avenir LT Std 35 Light" w:cs="Arial"/>
            <w:color w:val="2F5496" w:themeColor="accent1" w:themeShade="BF"/>
            <w:sz w:val="22"/>
            <w:szCs w:val="22"/>
            <w:lang w:val="vi-VN"/>
            <w:rPrChange w:id="9517" w:author="An Tran, ACA (BUV)" w:date="2024-09-13T17:29:00Z" w16du:dateUtc="2024-09-13T10:29:00Z">
              <w:rPr/>
            </w:rPrChange>
          </w:rPr>
          <w:fldChar w:fldCharType="begin"/>
        </w:r>
        <w:r w:rsidR="00BE2136" w:rsidRPr="00863667" w:rsidDel="00082726">
          <w:rPr>
            <w:rFonts w:ascii="iCiel Avenir LT Std 35 Light" w:hAnsi="iCiel Avenir LT Std 35 Light" w:cs="Arial"/>
            <w:szCs w:val="22"/>
            <w:lang w:val="vi-VN"/>
            <w:rPrChange w:id="9518" w:author="An Tran, ACA (BUV)" w:date="2024-09-13T17:29:00Z" w16du:dateUtc="2024-09-13T10:29:00Z">
              <w:rPr/>
            </w:rPrChange>
          </w:rPr>
          <w:delInstrText>HYPERLINK "mailto:aca.compliance@buv.edu.vn"</w:delInstrText>
        </w:r>
        <w:r w:rsidR="00BE2136" w:rsidRPr="00B8666B" w:rsidDel="00082726">
          <w:rPr>
            <w:rFonts w:ascii="iCiel Avenir LT Std 35 Light" w:hAnsi="iCiel Avenir LT Std 35 Light" w:cs="Arial"/>
            <w:color w:val="2F5496" w:themeColor="accent1" w:themeShade="BF"/>
            <w:sz w:val="22"/>
            <w:szCs w:val="22"/>
            <w:lang w:val="vi-VN"/>
          </w:rPr>
        </w:r>
        <w:r w:rsidR="00BE2136" w:rsidRPr="00863667" w:rsidDel="00082726">
          <w:rPr>
            <w:color w:val="2F5496" w:themeColor="accent1" w:themeShade="BF"/>
            <w:rPrChange w:id="9519"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082726">
          <w:rPr>
            <w:color w:val="2F5496" w:themeColor="accent1" w:themeShade="BF"/>
            <w:rPrChange w:id="9520" w:author="An Tran, ACA (BUV)" w:date="2024-09-13T17:29:00Z" w16du:dateUtc="2024-09-13T10:29:00Z">
              <w:rPr>
                <w:rStyle w:val="Hyperlink"/>
                <w:rFonts w:ascii="iCiel Avenir LT Std 35 Light" w:hAnsi="iCiel Avenir LT Std 35 Light" w:cs="Arial"/>
                <w:sz w:val="22"/>
                <w:szCs w:val="22"/>
                <w:lang w:val="vi-VN"/>
              </w:rPr>
            </w:rPrChange>
          </w:rPr>
          <w:delText>aca.compliance@buv.edu.vn</w:delText>
        </w:r>
        <w:r w:rsidR="00BE2136" w:rsidRPr="00863667" w:rsidDel="00082726">
          <w:rPr>
            <w:color w:val="2F5496" w:themeColor="accent1" w:themeShade="BF"/>
            <w:rPrChange w:id="9521" w:author="An Tran, ACA (BUV)" w:date="2024-09-13T17:29:00Z" w16du:dateUtc="2024-09-13T10:29:00Z">
              <w:rPr>
                <w:rStyle w:val="Hyperlink"/>
                <w:rFonts w:ascii="iCiel Avenir LT Std 35 Light" w:hAnsi="iCiel Avenir LT Std 35 Light" w:cs="Arial"/>
                <w:sz w:val="22"/>
                <w:szCs w:val="22"/>
                <w:lang w:val="vi-VN"/>
              </w:rPr>
            </w:rPrChange>
          </w:rPr>
          <w:fldChar w:fldCharType="end"/>
        </w:r>
        <w:r w:rsidRPr="00863667" w:rsidDel="00082726">
          <w:rPr>
            <w:rFonts w:ascii="iCiel Avenir LT Std 35 Light" w:hAnsi="iCiel Avenir LT Std 35 Light" w:cs="Arial"/>
            <w:sz w:val="22"/>
            <w:szCs w:val="22"/>
            <w:lang w:val="vi-VN"/>
          </w:rPr>
          <w:delText xml:space="preserve"> for further explanation &amp; instruction on the process.  </w:delText>
        </w:r>
        <w:bookmarkStart w:id="9522" w:name="_Toc177077499"/>
        <w:bookmarkStart w:id="9523" w:name="_Toc177143688"/>
        <w:bookmarkStart w:id="9524" w:name="_Toc177144043"/>
        <w:bookmarkEnd w:id="9522"/>
        <w:bookmarkEnd w:id="9523"/>
        <w:bookmarkEnd w:id="9524"/>
      </w:del>
    </w:p>
    <w:p w14:paraId="48027F20" w14:textId="7ABC04AA" w:rsidR="00D9034C" w:rsidRPr="00863667" w:rsidDel="00082726" w:rsidRDefault="00033784">
      <w:pPr>
        <w:numPr>
          <w:ilvl w:val="0"/>
          <w:numId w:val="44"/>
        </w:numPr>
        <w:tabs>
          <w:tab w:val="left" w:pos="630"/>
          <w:tab w:val="left" w:pos="720"/>
          <w:tab w:val="left" w:pos="990"/>
        </w:tabs>
        <w:ind w:left="0" w:firstLine="720"/>
        <w:rPr>
          <w:del w:id="9525" w:author="An Tran, ACA (BUV)" w:date="2024-09-12T16:11:00Z" w16du:dateUtc="2024-09-12T09:11:00Z"/>
          <w:rFonts w:ascii="iCiel Avenir LT Std 35 Light" w:hAnsi="iCiel Avenir LT Std 35 Light" w:cs="Arial"/>
          <w:sz w:val="22"/>
          <w:szCs w:val="22"/>
          <w:lang w:val="vi-VN"/>
          <w:rPrChange w:id="9526" w:author="An Tran, ACA (BUV)" w:date="2024-09-13T17:29:00Z" w16du:dateUtc="2024-09-13T10:29:00Z">
            <w:rPr>
              <w:del w:id="9527" w:author="An Tran, ACA (BUV)" w:date="2024-09-12T16:11:00Z" w16du:dateUtc="2024-09-12T09:11:00Z"/>
              <w:rFonts w:ascii="iCiel Avenir LT Std 35 Light" w:hAnsi="iCiel Avenir LT Std 35 Light" w:cs="Arial"/>
              <w:i/>
              <w:iCs/>
              <w:sz w:val="22"/>
              <w:szCs w:val="22"/>
              <w:lang w:val="vi-VN"/>
            </w:rPr>
          </w:rPrChange>
        </w:rPr>
        <w:pPrChange w:id="9528" w:author="An Tran, ACA (BUV)" w:date="2024-09-13T17:23:00Z" w16du:dateUtc="2024-09-13T10:23:00Z">
          <w:pPr>
            <w:tabs>
              <w:tab w:val="left" w:pos="630"/>
              <w:tab w:val="left" w:pos="720"/>
              <w:tab w:val="left" w:pos="1080"/>
            </w:tabs>
            <w:ind w:firstLine="0"/>
          </w:pPr>
        </w:pPrChange>
      </w:pPr>
      <w:del w:id="9529" w:author="An Tran, ACA (BUV)" w:date="2024-09-12T16:10:00Z" w16du:dateUtc="2024-09-12T09:10:00Z">
        <w:r w:rsidRPr="00863667" w:rsidDel="00082726">
          <w:rPr>
            <w:rFonts w:ascii="iCiel Avenir LT Std 35 Light" w:hAnsi="iCiel Avenir LT Std 35 Light" w:cs="Arial"/>
            <w:sz w:val="22"/>
            <w:szCs w:val="22"/>
            <w:lang w:val="vi-VN"/>
            <w:rPrChange w:id="9530" w:author="An Tran, ACA (BUV)" w:date="2024-09-13T17:29:00Z" w16du:dateUtc="2024-09-13T10:29:00Z">
              <w:rPr>
                <w:rFonts w:ascii="iCiel Avenir LT Std 35 Light" w:hAnsi="iCiel Avenir LT Std 35 Light" w:cs="Arial"/>
                <w:i/>
                <w:iCs/>
                <w:sz w:val="22"/>
                <w:szCs w:val="22"/>
                <w:lang w:val="vi-VN"/>
              </w:rPr>
            </w:rPrChange>
          </w:rPr>
          <w:delText xml:space="preserve">Nhà trường hiểu rằng đôi khi sẽ có những tình huống đặc biệt nằm ngoài tầm kiểm soát của sinh viên nhưng có thể ảnh hưởng đến việc sinh viên nộp bài, đi thi đúng giờ hoặc nộp bài đúng năng lực vốn có. Những tình huống này sẽ được gọi là những Trường hợp Ngoại lệ (Exceptional Circumstances) và sinh viên có thể xin xét trường hợp ngoại lệ bằng cách điền một mẫu đơn và gửi cùng tất cả bằng chứng có thể đến Bộ phận Quy chế đào tạo </w:delText>
        </w:r>
        <w:r w:rsidRPr="00863667" w:rsidDel="00082726">
          <w:rPr>
            <w:rFonts w:ascii="iCiel Avenir LT Std 35 Light" w:hAnsi="iCiel Avenir LT Std 35 Light" w:cs="Arial"/>
            <w:sz w:val="22"/>
            <w:szCs w:val="22"/>
            <w:lang w:val="vi-VN"/>
            <w:rPrChange w:id="9531" w:author="An Tran, ACA (BUV)" w:date="2024-09-13T17:29:00Z" w16du:dateUtc="2024-09-13T10:29:00Z">
              <w:rPr>
                <w:rFonts w:ascii="iCiel Avenir LT Std 35 Light" w:hAnsi="iCiel Avenir LT Std 35 Light" w:cs="Arial"/>
                <w:i/>
                <w:iCs/>
                <w:sz w:val="22"/>
                <w:szCs w:val="22"/>
              </w:rPr>
            </w:rPrChange>
          </w:rPr>
          <w:delText xml:space="preserve">sớm nhất là 1 tháng trước hạn nộp bài và ngày thi và </w:delText>
        </w:r>
        <w:r w:rsidRPr="00863667" w:rsidDel="00082726">
          <w:rPr>
            <w:rFonts w:ascii="iCiel Avenir LT Std 35 Light" w:hAnsi="iCiel Avenir LT Std 35 Light" w:cs="Arial"/>
            <w:sz w:val="22"/>
            <w:szCs w:val="22"/>
            <w:lang w:val="vi-VN"/>
            <w:rPrChange w:id="9532" w:author="An Tran, ACA (BUV)" w:date="2024-09-13T17:29:00Z" w16du:dateUtc="2024-09-13T10:29:00Z">
              <w:rPr>
                <w:rFonts w:ascii="iCiel Avenir LT Std 35 Light" w:hAnsi="iCiel Avenir LT Std 35 Light" w:cs="Arial"/>
                <w:i/>
                <w:iCs/>
                <w:sz w:val="22"/>
                <w:szCs w:val="22"/>
                <w:lang w:val="vi-VN"/>
              </w:rPr>
            </w:rPrChange>
          </w:rPr>
          <w:delText xml:space="preserve">trong vòng 2 tuần kể từ hạn nộp bài hoặc ngày thi. Sinh viên có thể liên hệ qua địa chỉ </w:delText>
        </w:r>
        <w:r w:rsidR="00BE2136" w:rsidRPr="00863667" w:rsidDel="00082726">
          <w:rPr>
            <w:rFonts w:ascii="iCiel Avenir LT Std 35 Light" w:hAnsi="iCiel Avenir LT Std 35 Light" w:cs="Arial"/>
            <w:color w:val="2F5496" w:themeColor="accent1" w:themeShade="BF"/>
            <w:sz w:val="22"/>
            <w:szCs w:val="22"/>
            <w:lang w:val="vi-VN"/>
            <w:rPrChange w:id="9533" w:author="An Tran, ACA (BUV)" w:date="2024-09-13T17:29:00Z" w16du:dateUtc="2024-09-13T10:29:00Z">
              <w:rPr/>
            </w:rPrChange>
          </w:rPr>
          <w:fldChar w:fldCharType="begin"/>
        </w:r>
        <w:r w:rsidR="00BE2136" w:rsidRPr="00863667" w:rsidDel="00082726">
          <w:rPr>
            <w:rFonts w:ascii="iCiel Avenir LT Std 35 Light" w:hAnsi="iCiel Avenir LT Std 35 Light" w:cs="Arial"/>
            <w:szCs w:val="22"/>
            <w:lang w:val="vi-VN"/>
            <w:rPrChange w:id="9534" w:author="An Tran, ACA (BUV)" w:date="2024-09-13T17:29:00Z" w16du:dateUtc="2024-09-13T10:29:00Z">
              <w:rPr/>
            </w:rPrChange>
          </w:rPr>
          <w:delInstrText>HYPERLINK "mailto:aca.compliance@buv.edu.vn"</w:delInstrText>
        </w:r>
        <w:r w:rsidR="00BE2136" w:rsidRPr="00B8666B" w:rsidDel="00082726">
          <w:rPr>
            <w:rFonts w:ascii="iCiel Avenir LT Std 35 Light" w:hAnsi="iCiel Avenir LT Std 35 Light" w:cs="Arial"/>
            <w:color w:val="2F5496" w:themeColor="accent1" w:themeShade="BF"/>
            <w:sz w:val="22"/>
            <w:szCs w:val="22"/>
            <w:lang w:val="vi-VN"/>
          </w:rPr>
        </w:r>
        <w:r w:rsidR="00BE2136" w:rsidRPr="00863667" w:rsidDel="00082726">
          <w:rPr>
            <w:color w:val="2F5496" w:themeColor="accent1" w:themeShade="BF"/>
            <w:rPrChange w:id="9535"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082726">
          <w:rPr>
            <w:color w:val="2F5496" w:themeColor="accent1" w:themeShade="BF"/>
            <w:rPrChange w:id="9536" w:author="An Tran, ACA (BUV)" w:date="2024-09-13T17:29:00Z" w16du:dateUtc="2024-09-13T10:29:00Z">
              <w:rPr>
                <w:rStyle w:val="Hyperlink"/>
                <w:rFonts w:ascii="iCiel Avenir LT Std 35 Light" w:hAnsi="iCiel Avenir LT Std 35 Light" w:cs="Arial"/>
                <w:i/>
                <w:iCs/>
                <w:sz w:val="22"/>
                <w:szCs w:val="22"/>
                <w:lang w:val="vi-VN"/>
              </w:rPr>
            </w:rPrChange>
          </w:rPr>
          <w:delText>aca.compliance@buv.edu.vn</w:delText>
        </w:r>
        <w:r w:rsidR="00BE2136" w:rsidRPr="00863667" w:rsidDel="00082726">
          <w:rPr>
            <w:color w:val="2F5496" w:themeColor="accent1" w:themeShade="BF"/>
            <w:rPrChange w:id="9537" w:author="An Tran, ACA (BUV)" w:date="2024-09-13T17:29:00Z" w16du:dateUtc="2024-09-13T10:29:00Z">
              <w:rPr>
                <w:rStyle w:val="Hyperlink"/>
                <w:rFonts w:ascii="iCiel Avenir LT Std 35 Light" w:hAnsi="iCiel Avenir LT Std 35 Light" w:cs="Arial"/>
                <w:i/>
                <w:iCs/>
                <w:sz w:val="22"/>
                <w:szCs w:val="22"/>
                <w:lang w:val="vi-VN"/>
              </w:rPr>
            </w:rPrChange>
          </w:rPr>
          <w:fldChar w:fldCharType="end"/>
        </w:r>
        <w:r w:rsidRPr="00863667" w:rsidDel="00082726">
          <w:rPr>
            <w:rFonts w:ascii="iCiel Avenir LT Std 35 Light" w:hAnsi="iCiel Avenir LT Std 35 Light" w:cs="Arial"/>
            <w:sz w:val="22"/>
            <w:szCs w:val="22"/>
            <w:lang w:val="vi-VN"/>
            <w:rPrChange w:id="9538" w:author="An Tran, ACA (BUV)" w:date="2024-09-13T17:29:00Z" w16du:dateUtc="2024-09-13T10:29:00Z">
              <w:rPr>
                <w:rFonts w:ascii="iCiel Avenir LT Std 35 Light" w:hAnsi="iCiel Avenir LT Std 35 Light" w:cs="Arial"/>
                <w:i/>
                <w:iCs/>
                <w:sz w:val="22"/>
                <w:szCs w:val="22"/>
                <w:lang w:val="vi-VN"/>
              </w:rPr>
            </w:rPrChange>
          </w:rPr>
          <w:delText xml:space="preserve"> để được giải thích và hướng dẫn kỹ hơn về quy trình này.</w:delText>
        </w:r>
      </w:del>
      <w:bookmarkStart w:id="9539" w:name="_Toc177077500"/>
      <w:bookmarkStart w:id="9540" w:name="_Toc177143689"/>
      <w:bookmarkStart w:id="9541" w:name="_Toc177144044"/>
      <w:bookmarkEnd w:id="9539"/>
      <w:bookmarkEnd w:id="9540"/>
      <w:bookmarkEnd w:id="9541"/>
    </w:p>
    <w:p w14:paraId="22D3C9F7" w14:textId="77777777" w:rsidR="00D9034C" w:rsidRPr="00863667" w:rsidRDefault="00D9034C">
      <w:pPr>
        <w:pStyle w:val="Question"/>
        <w:numPr>
          <w:ilvl w:val="0"/>
          <w:numId w:val="44"/>
        </w:numPr>
        <w:tabs>
          <w:tab w:val="left" w:pos="630"/>
          <w:tab w:val="left" w:pos="990"/>
        </w:tabs>
        <w:spacing w:before="100" w:line="400" w:lineRule="exact"/>
        <w:ind w:left="0" w:firstLine="720"/>
        <w:rPr>
          <w:rFonts w:cs="Arial"/>
          <w:szCs w:val="22"/>
          <w:lang w:val="vi-VN"/>
          <w:rPrChange w:id="9542" w:author="An Tran, ACA (BUV)" w:date="2024-09-13T17:29:00Z" w16du:dateUtc="2024-09-13T10:29:00Z">
            <w:rPr>
              <w:rFonts w:cs="Arial"/>
              <w:i/>
              <w:iCs/>
              <w:szCs w:val="22"/>
              <w:lang w:val="vi-VN"/>
            </w:rPr>
          </w:rPrChange>
        </w:rPr>
        <w:pPrChange w:id="9543" w:author="An Tran, ACA (BUV)" w:date="2024-09-13T17:23:00Z" w16du:dateUtc="2024-09-13T10:23:00Z">
          <w:pPr>
            <w:pStyle w:val="Question"/>
            <w:numPr>
              <w:numId w:val="24"/>
            </w:numPr>
            <w:tabs>
              <w:tab w:val="left" w:pos="630"/>
              <w:tab w:val="left" w:pos="1080"/>
            </w:tabs>
            <w:spacing w:before="100" w:line="400" w:lineRule="exact"/>
            <w:ind w:left="3870" w:hanging="360"/>
          </w:pPr>
        </w:pPrChange>
      </w:pPr>
      <w:bookmarkStart w:id="9544" w:name="_Toc177144045"/>
      <w:r w:rsidRPr="00863667">
        <w:rPr>
          <w:rFonts w:cs="Arial"/>
          <w:szCs w:val="22"/>
          <w:lang w:val="vi-VN"/>
        </w:rPr>
        <w:t xml:space="preserve">Can I have confirmation from my family, friends, or even myself as evidence for their Exceptional Circumstance claim? / </w:t>
      </w:r>
      <w:r w:rsidRPr="00863667">
        <w:rPr>
          <w:rFonts w:cs="Arial"/>
          <w:i/>
          <w:iCs/>
          <w:szCs w:val="22"/>
          <w:lang w:val="vi-VN"/>
        </w:rPr>
        <w:t>Liệu xác nhận từ người thân, bạn bè hay thậm chí từ chính bản thân sinh viên có được chấp nhận như một bằng chứng hỗ trợ cho đơn xem xét Trường hợp Ngoại lệ không?</w:t>
      </w:r>
      <w:bookmarkEnd w:id="9544"/>
    </w:p>
    <w:p w14:paraId="05D7C7EB" w14:textId="77777777" w:rsidR="00412EE1" w:rsidRPr="00863667" w:rsidRDefault="00D9034C" w:rsidP="003E1B62">
      <w:pPr>
        <w:tabs>
          <w:tab w:val="left" w:pos="630"/>
          <w:tab w:val="left" w:pos="720"/>
          <w:tab w:val="left" w:pos="1080"/>
        </w:tabs>
        <w:ind w:left="630" w:firstLine="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49823F9B" w14:textId="77777777" w:rsidR="00082726" w:rsidRPr="00863667" w:rsidRDefault="00082726" w:rsidP="00082726">
      <w:pPr>
        <w:ind w:firstLine="0"/>
        <w:rPr>
          <w:ins w:id="9545" w:author="An Tran, ACA (BUV)" w:date="2024-09-12T16:12:00Z" w16du:dateUtc="2024-09-12T09:12:00Z"/>
          <w:rFonts w:ascii="iCiel Avenir LT Std 35 Light" w:hAnsi="iCiel Avenir LT Std 35 Light" w:cs="Arial"/>
          <w:sz w:val="22"/>
          <w:szCs w:val="22"/>
          <w:rPrChange w:id="9546" w:author="An Tran, ACA (BUV)" w:date="2024-09-13T17:29:00Z" w16du:dateUtc="2024-09-13T10:29:00Z">
            <w:rPr>
              <w:ins w:id="9547" w:author="An Tran, ACA (BUV)" w:date="2024-09-12T16:12:00Z" w16du:dateUtc="2024-09-12T09:12:00Z"/>
              <w:rFonts w:ascii="iCiel Avenir LT Std 35 Light" w:hAnsi="iCiel Avenir LT Std 35 Light" w:cs="Arial"/>
              <w:sz w:val="22"/>
              <w:szCs w:val="22"/>
              <w:highlight w:val="yellow"/>
            </w:rPr>
          </w:rPrChange>
        </w:rPr>
      </w:pPr>
      <w:ins w:id="9548" w:author="An Tran, ACA (BUV)" w:date="2024-09-12T16:12:00Z" w16du:dateUtc="2024-09-12T09:12:00Z">
        <w:r w:rsidRPr="00863667">
          <w:rPr>
            <w:rFonts w:ascii="iCiel Avenir LT Std 35 Light" w:hAnsi="iCiel Avenir LT Std 35 Light" w:cs="Arial"/>
            <w:sz w:val="22"/>
            <w:szCs w:val="22"/>
            <w:lang w:val="vi-VN"/>
            <w:rPrChange w:id="9549" w:author="An Tran, ACA (BUV)" w:date="2024-09-13T17:29:00Z" w16du:dateUtc="2024-09-13T10:29:00Z">
              <w:rPr>
                <w:rFonts w:ascii="iCiel Avenir LT Std 35 Light" w:hAnsi="iCiel Avenir LT Std 35 Light" w:cs="Arial"/>
                <w:sz w:val="22"/>
                <w:szCs w:val="22"/>
                <w:highlight w:val="yellow"/>
                <w:lang w:val="vi-VN"/>
              </w:rPr>
            </w:rPrChange>
          </w:rPr>
          <w:t xml:space="preserve">Evidence is needed to support any claim.  Medical evidence must confirm a medical condition that is current and so a doctor’s note that indicates you were seen after the illness occurred, and does not include a professional diagnosis, will not be accepted as evidence. A report from a professionally qualified counsellor will normally be required to support a claim of personal crisis. </w:t>
        </w:r>
      </w:ins>
    </w:p>
    <w:p w14:paraId="0A661320" w14:textId="24CEEF22" w:rsidR="00D9034C" w:rsidRPr="00863667" w:rsidDel="00082726" w:rsidRDefault="00082726" w:rsidP="00082726">
      <w:pPr>
        <w:tabs>
          <w:tab w:val="left" w:pos="630"/>
          <w:tab w:val="left" w:pos="720"/>
          <w:tab w:val="left" w:pos="1080"/>
        </w:tabs>
        <w:ind w:firstLine="0"/>
        <w:rPr>
          <w:del w:id="9550" w:author="An Tran, ACA (BUV)" w:date="2024-09-12T16:12:00Z" w16du:dateUtc="2024-09-12T09:12:00Z"/>
          <w:rFonts w:ascii="iCiel Avenir LT Std 35 Light" w:hAnsi="iCiel Avenir LT Std 35 Light" w:cs="Arial"/>
          <w:b/>
          <w:bCs/>
          <w:sz w:val="22"/>
          <w:szCs w:val="22"/>
          <w:u w:val="single"/>
          <w:lang w:val="vi-VN"/>
        </w:rPr>
      </w:pPr>
      <w:ins w:id="9551" w:author="An Tran, ACA (BUV)" w:date="2024-09-12T16:12:00Z" w16du:dateUtc="2024-09-12T09:12:00Z">
        <w:r w:rsidRPr="00863667">
          <w:rPr>
            <w:rFonts w:ascii="iCiel Avenir LT Std 35 Light" w:hAnsi="iCiel Avenir LT Std 35 Light" w:cs="Arial"/>
            <w:i/>
            <w:iCs/>
            <w:sz w:val="22"/>
            <w:szCs w:val="22"/>
            <w:rPrChange w:id="9552" w:author="An Tran, ACA (BUV)" w:date="2024-09-13T17:29:00Z" w16du:dateUtc="2024-09-13T10:29:00Z">
              <w:rPr>
                <w:rFonts w:ascii="iCiel Avenir LT Std 35 Light" w:hAnsi="iCiel Avenir LT Std 35 Light" w:cs="Arial"/>
                <w:i/>
                <w:iCs/>
                <w:sz w:val="22"/>
                <w:szCs w:val="22"/>
                <w:highlight w:val="yellow"/>
              </w:rPr>
            </w:rPrChange>
          </w:rPr>
          <w:t>Đ</w:t>
        </w:r>
        <w:r w:rsidRPr="00863667">
          <w:rPr>
            <w:rFonts w:ascii="iCiel Avenir LT Std 35 Light" w:hAnsi="iCiel Avenir LT Std 35 Light" w:cs="Arial"/>
            <w:i/>
            <w:iCs/>
            <w:sz w:val="22"/>
            <w:szCs w:val="22"/>
            <w:lang w:val="vi-VN"/>
            <w:rPrChange w:id="9553" w:author="An Tran, ACA (BUV)" w:date="2024-09-13T17:29:00Z" w16du:dateUtc="2024-09-13T10:29:00Z">
              <w:rPr>
                <w:rFonts w:ascii="iCiel Avenir LT Std 35 Light" w:hAnsi="iCiel Avenir LT Std 35 Light" w:cs="Arial"/>
                <w:i/>
                <w:iCs/>
                <w:sz w:val="22"/>
                <w:szCs w:val="22"/>
                <w:highlight w:val="yellow"/>
                <w:lang w:val="vi-VN"/>
              </w:rPr>
            </w:rPrChange>
          </w:rPr>
          <w:t>ể hỗ trợ bất kỳ yêu cầu nào</w:t>
        </w:r>
        <w:r w:rsidRPr="00863667">
          <w:rPr>
            <w:rFonts w:ascii="iCiel Avenir LT Std 35 Light" w:hAnsi="iCiel Avenir LT Std 35 Light" w:cs="Arial"/>
            <w:i/>
            <w:iCs/>
            <w:sz w:val="22"/>
            <w:szCs w:val="22"/>
            <w:rPrChange w:id="9554" w:author="An Tran, ACA (BUV)" w:date="2024-09-13T17:29:00Z" w16du:dateUtc="2024-09-13T10:29:00Z">
              <w:rPr>
                <w:rFonts w:ascii="iCiel Avenir LT Std 35 Light" w:hAnsi="iCiel Avenir LT Std 35 Light" w:cs="Arial"/>
                <w:i/>
                <w:iCs/>
                <w:sz w:val="22"/>
                <w:szCs w:val="22"/>
                <w:highlight w:val="yellow"/>
              </w:rPr>
            </w:rPrChange>
          </w:rPr>
          <w:t>, bằng chứng là vô cùng cần thiết</w:t>
        </w:r>
        <w:r w:rsidRPr="00863667">
          <w:rPr>
            <w:rFonts w:ascii="iCiel Avenir LT Std 35 Light" w:hAnsi="iCiel Avenir LT Std 35 Light" w:cs="Arial"/>
            <w:i/>
            <w:iCs/>
            <w:sz w:val="22"/>
            <w:szCs w:val="22"/>
            <w:lang w:val="vi-VN"/>
            <w:rPrChange w:id="9555" w:author="An Tran, ACA (BUV)" w:date="2024-09-13T17:29:00Z" w16du:dateUtc="2024-09-13T10:29:00Z">
              <w:rPr>
                <w:rFonts w:ascii="iCiel Avenir LT Std 35 Light" w:hAnsi="iCiel Avenir LT Std 35 Light" w:cs="Arial"/>
                <w:i/>
                <w:iCs/>
                <w:sz w:val="22"/>
                <w:szCs w:val="22"/>
                <w:highlight w:val="yellow"/>
                <w:lang w:val="vi-VN"/>
              </w:rPr>
            </w:rPrChange>
          </w:rPr>
          <w:t xml:space="preserve">. Bằng chứng y tế phải xác nhận tình trạng y tế </w:t>
        </w:r>
        <w:r w:rsidRPr="00863667">
          <w:rPr>
            <w:rFonts w:ascii="iCiel Avenir LT Std 35 Light" w:hAnsi="iCiel Avenir LT Std 35 Light" w:cs="Arial"/>
            <w:i/>
            <w:iCs/>
            <w:sz w:val="22"/>
            <w:szCs w:val="22"/>
            <w:rPrChange w:id="9556" w:author="An Tran, ACA (BUV)" w:date="2024-09-13T17:29:00Z" w16du:dateUtc="2024-09-13T10:29:00Z">
              <w:rPr>
                <w:rFonts w:ascii="iCiel Avenir LT Std 35 Light" w:hAnsi="iCiel Avenir LT Std 35 Light" w:cs="Arial"/>
                <w:i/>
                <w:iCs/>
                <w:sz w:val="22"/>
                <w:szCs w:val="22"/>
                <w:highlight w:val="yellow"/>
              </w:rPr>
            </w:rPrChange>
          </w:rPr>
          <w:t>tại thời điểm đó</w:t>
        </w:r>
        <w:r w:rsidRPr="00863667">
          <w:rPr>
            <w:rFonts w:ascii="iCiel Avenir LT Std 35 Light" w:hAnsi="iCiel Avenir LT Std 35 Light" w:cs="Arial"/>
            <w:i/>
            <w:iCs/>
            <w:sz w:val="22"/>
            <w:szCs w:val="22"/>
            <w:lang w:val="vi-VN"/>
            <w:rPrChange w:id="9557" w:author="An Tran, ACA (BUV)" w:date="2024-09-13T17:29:00Z" w16du:dateUtc="2024-09-13T10:29:00Z">
              <w:rPr>
                <w:rFonts w:ascii="iCiel Avenir LT Std 35 Light" w:hAnsi="iCiel Avenir LT Std 35 Light" w:cs="Arial"/>
                <w:i/>
                <w:iCs/>
                <w:sz w:val="22"/>
                <w:szCs w:val="22"/>
                <w:highlight w:val="yellow"/>
                <w:lang w:val="vi-VN"/>
              </w:rPr>
            </w:rPrChange>
          </w:rPr>
          <w:t xml:space="preserve">, do đó một ghi chú từ bác sĩ </w:t>
        </w:r>
        <w:r w:rsidRPr="00863667">
          <w:rPr>
            <w:rFonts w:ascii="iCiel Avenir LT Std 35 Light" w:hAnsi="iCiel Avenir LT Std 35 Light" w:cs="Arial"/>
            <w:i/>
            <w:iCs/>
            <w:sz w:val="22"/>
            <w:szCs w:val="22"/>
            <w:rPrChange w:id="9558" w:author="An Tran, ACA (BUV)" w:date="2024-09-13T17:29:00Z" w16du:dateUtc="2024-09-13T10:29:00Z">
              <w:rPr>
                <w:rFonts w:ascii="iCiel Avenir LT Std 35 Light" w:hAnsi="iCiel Avenir LT Std 35 Light" w:cs="Arial"/>
                <w:i/>
                <w:iCs/>
                <w:sz w:val="22"/>
                <w:szCs w:val="22"/>
                <w:highlight w:val="yellow"/>
              </w:rPr>
            </w:rPrChange>
          </w:rPr>
          <w:t>về tình hình bệnh của bạn</w:t>
        </w:r>
        <w:r w:rsidRPr="00863667">
          <w:rPr>
            <w:rFonts w:ascii="iCiel Avenir LT Std 35 Light" w:hAnsi="iCiel Avenir LT Std 35 Light" w:cs="Arial"/>
            <w:i/>
            <w:iCs/>
            <w:sz w:val="22"/>
            <w:szCs w:val="22"/>
            <w:lang w:val="vi-VN"/>
            <w:rPrChange w:id="9559" w:author="An Tran, ACA (BUV)" w:date="2024-09-13T17:29:00Z" w16du:dateUtc="2024-09-13T10:29:00Z">
              <w:rPr>
                <w:rFonts w:ascii="iCiel Avenir LT Std 35 Light" w:hAnsi="iCiel Avenir LT Std 35 Light" w:cs="Arial"/>
                <w:i/>
                <w:iCs/>
                <w:sz w:val="22"/>
                <w:szCs w:val="22"/>
                <w:highlight w:val="yellow"/>
                <w:lang w:val="vi-VN"/>
              </w:rPr>
            </w:rPrChange>
          </w:rPr>
          <w:t>, và không bao gồm chẩn đoán chuyên môn, sẽ không được chấp nhận làm bằng chứng. Một báo cáo từ một cố vấn chuyên nghiệp có trình độ thường sẽ được yêu cầu để hỗ trợ yêu cầu về khủng hoảng cá nhân.</w:t>
        </w:r>
      </w:ins>
      <w:del w:id="9560" w:author="An Tran, ACA (BUV)" w:date="2024-09-12T16:12:00Z" w16du:dateUtc="2024-09-12T09:12:00Z">
        <w:r w:rsidR="00D9034C" w:rsidRPr="00863667" w:rsidDel="00082726">
          <w:rPr>
            <w:rFonts w:ascii="iCiel Avenir LT Std 35 Light" w:hAnsi="iCiel Avenir LT Std 35 Light" w:cs="Arial"/>
            <w:sz w:val="22"/>
            <w:szCs w:val="22"/>
            <w:lang w:val="vi-VN"/>
          </w:rPr>
          <w:delText xml:space="preserve">All Exceptional Circumstance requests must be provided with eligible evidence as it enables students to gain a significant advantage over other students. Supporting evidence needs to be of a certain standard, and the University only accepts certain types or forms of evidence. This is because we need to make sure that the information comes from a source which is not directly connected to students. The information also needs to be relevant to the circumstances we are looking at and written by someone who is a specialist in the area, such as a relevant medical professional. We need evidence to be in the right format so we can be sure that it has been sent to us from the author without being changed. The evidence should be dated, and it should also show or include the dates it relates to. Therefore, we won’t accept confirmations from family, friends, or students. It’s essential that we must be able to verify that the information students have provided is correct. </w:delText>
        </w:r>
      </w:del>
    </w:p>
    <w:p w14:paraId="08F861FC" w14:textId="26BE08A0" w:rsidR="00D9034C" w:rsidRPr="00863667" w:rsidDel="00082726" w:rsidRDefault="00D9034C" w:rsidP="003E1B62">
      <w:pPr>
        <w:tabs>
          <w:tab w:val="left" w:pos="630"/>
          <w:tab w:val="left" w:pos="720"/>
          <w:tab w:val="left" w:pos="1080"/>
        </w:tabs>
        <w:ind w:firstLine="0"/>
        <w:rPr>
          <w:del w:id="9561" w:author="An Tran, ACA (BUV)" w:date="2024-09-12T16:12:00Z" w16du:dateUtc="2024-09-12T09:12:00Z"/>
          <w:rFonts w:ascii="iCiel Avenir LT Std 35 Light" w:hAnsi="iCiel Avenir LT Std 35 Light" w:cs="Arial"/>
          <w:b/>
          <w:bCs/>
          <w:sz w:val="22"/>
          <w:szCs w:val="22"/>
          <w:u w:val="single"/>
          <w:lang w:val="vi-VN"/>
        </w:rPr>
      </w:pPr>
      <w:del w:id="9562" w:author="An Tran, ACA (BUV)" w:date="2024-09-12T16:12:00Z" w16du:dateUtc="2024-09-12T09:12:00Z">
        <w:r w:rsidRPr="00863667" w:rsidDel="00082726">
          <w:rPr>
            <w:rFonts w:ascii="iCiel Avenir LT Std 35 Light" w:hAnsi="iCiel Avenir LT Std 35 Light" w:cs="Arial"/>
            <w:sz w:val="22"/>
            <w:szCs w:val="22"/>
            <w:lang w:val="vi-VN"/>
          </w:rPr>
          <w:delText xml:space="preserve">Students are always advised to read the Student Guide to Providing Evidence carefully before submitting EC claim: </w:delText>
        </w:r>
        <w:r w:rsidR="00BE2136" w:rsidRPr="00863667" w:rsidDel="00082726">
          <w:rPr>
            <w:rFonts w:ascii="iCiel Avenir LT Std 35 Light" w:hAnsi="iCiel Avenir LT Std 35 Light"/>
            <w:rPrChange w:id="9563" w:author="An Tran, ACA (BUV)" w:date="2024-09-13T17:29:00Z" w16du:dateUtc="2024-09-13T10:29:00Z">
              <w:rPr/>
            </w:rPrChange>
          </w:rPr>
          <w:fldChar w:fldCharType="begin"/>
        </w:r>
        <w:r w:rsidR="00BE2136" w:rsidRPr="00863667" w:rsidDel="00082726">
          <w:rPr>
            <w:rFonts w:ascii="iCiel Avenir LT Std 35 Light" w:hAnsi="iCiel Avenir LT Std 35 Light"/>
            <w:rPrChange w:id="9564" w:author="An Tran, ACA (BUV)" w:date="2024-09-13T17:29:00Z" w16du:dateUtc="2024-09-13T10:29:00Z">
              <w:rPr/>
            </w:rPrChange>
          </w:rPr>
          <w:delInstrText>HYPERLINK "https://www.staffs.ac.uk/students/course-administration/guidance-on-providing-evidence"</w:delInstrText>
        </w:r>
        <w:r w:rsidR="00BE2136" w:rsidRPr="00B8666B" w:rsidDel="00082726">
          <w:rPr>
            <w:rFonts w:ascii="iCiel Avenir LT Std 35 Light" w:hAnsi="iCiel Avenir LT Std 35 Light"/>
          </w:rPr>
        </w:r>
        <w:r w:rsidR="00BE2136" w:rsidRPr="00863667" w:rsidDel="00082726">
          <w:rPr>
            <w:rPrChange w:id="9565"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082726">
          <w:rPr>
            <w:rStyle w:val="Hyperlink"/>
            <w:rFonts w:ascii="iCiel Avenir LT Std 35 Light" w:hAnsi="iCiel Avenir LT Std 35 Light" w:cs="Arial"/>
            <w:sz w:val="22"/>
            <w:szCs w:val="22"/>
            <w:lang w:val="vi-VN"/>
          </w:rPr>
          <w:delText>https://www.staffs.ac.uk/students/course-administration/guidance-on-providing-evidence</w:delText>
        </w:r>
        <w:r w:rsidR="00BE2136" w:rsidRPr="00863667" w:rsidDel="00082726">
          <w:rPr>
            <w:rStyle w:val="Hyperlink"/>
            <w:rFonts w:ascii="iCiel Avenir LT Std 35 Light" w:hAnsi="iCiel Avenir LT Std 35 Light" w:cs="Arial"/>
            <w:sz w:val="22"/>
            <w:szCs w:val="22"/>
            <w:lang w:val="vi-VN"/>
          </w:rPr>
          <w:fldChar w:fldCharType="end"/>
        </w:r>
      </w:del>
    </w:p>
    <w:p w14:paraId="3BD3AC3B" w14:textId="3647166E" w:rsidR="00D9034C" w:rsidRPr="00863667" w:rsidDel="00082726" w:rsidRDefault="00D9034C" w:rsidP="003E1B62">
      <w:pPr>
        <w:ind w:firstLine="0"/>
        <w:rPr>
          <w:del w:id="9566" w:author="An Tran, ACA (BUV)" w:date="2024-09-12T16:12:00Z" w16du:dateUtc="2024-09-12T09:12:00Z"/>
          <w:rFonts w:ascii="iCiel Avenir LT Std 35 Light" w:hAnsi="iCiel Avenir LT Std 35 Light" w:cs="Arial"/>
          <w:i/>
          <w:iCs/>
          <w:sz w:val="22"/>
          <w:szCs w:val="22"/>
          <w:lang w:val="vi-VN"/>
        </w:rPr>
      </w:pPr>
      <w:del w:id="9567" w:author="An Tran, ACA (BUV)" w:date="2024-09-12T16:12:00Z" w16du:dateUtc="2024-09-12T09:12:00Z">
        <w:r w:rsidRPr="00863667" w:rsidDel="00082726">
          <w:rPr>
            <w:rFonts w:ascii="iCiel Avenir LT Std 35 Light" w:hAnsi="iCiel Avenir LT Std 35 Light" w:cs="Arial"/>
            <w:i/>
            <w:iCs/>
            <w:sz w:val="22"/>
            <w:szCs w:val="22"/>
            <w:lang w:val="vi-VN"/>
          </w:rPr>
          <w:delText xml:space="preserve">Mọi yêu cầu xem xét Trường hợp Ngoại lệ đồng nghĩa với việc sinh viên có lợi thế không công bằng so với sinh viên khác, do đó cần phải cung cấp đầy đủ bằng chứng có thể xác thực. Điều này có nghĩa là bằng chứng phải đạt một số tiêu chuẩn nhất định và Nhà trường chỉ chấp nhật một số dạng bằng chứng phù hợp. Nguyên nhân là Nhà trường và trường đối tác cần phải xác minh thông tin từ nguồn đáng tin cậy và không bị thao túng bởi sinh viên. Bằng chứng phải có liên quan trực tiếp đến trường hợp xin ngoại lệ và phải được thực hiện bởi người có chuyên môn trong lĩnh vực, ví dụ như bác sĩ. Bằng chứng phải được cung cấp bằng định dạng chuẩn để tránh việc thông tin bị thay đổi. Bằng chứng phải có ngày giờ rõ ràng để chứng minh mối liên hệ với trường hợp được cân nhắc. Do đó, xác nhận của cha mẹ, người thân, bạn bè hay bản thân sinh viên không được công nhận do Nhà trường không thể xác minh tính chính xác của các bằng chứng này. </w:delText>
        </w:r>
      </w:del>
    </w:p>
    <w:p w14:paraId="4283294D" w14:textId="12CC7A73" w:rsidR="00D9034C" w:rsidRPr="00863667" w:rsidRDefault="00D9034C" w:rsidP="003E1B62">
      <w:pPr>
        <w:ind w:firstLine="0"/>
        <w:rPr>
          <w:rFonts w:ascii="iCiel Avenir LT Std 35 Light" w:hAnsi="iCiel Avenir LT Std 35 Light" w:cs="Arial"/>
          <w:i/>
          <w:iCs/>
          <w:sz w:val="22"/>
          <w:szCs w:val="22"/>
          <w:lang w:val="vi-VN"/>
        </w:rPr>
      </w:pPr>
      <w:del w:id="9568" w:author="An Tran, ACA (BUV)" w:date="2024-09-12T16:12:00Z" w16du:dateUtc="2024-09-12T09:12:00Z">
        <w:r w:rsidRPr="00863667" w:rsidDel="00082726">
          <w:rPr>
            <w:rFonts w:ascii="iCiel Avenir LT Std 35 Light" w:hAnsi="iCiel Avenir LT Std 35 Light" w:cs="Arial"/>
            <w:i/>
            <w:iCs/>
            <w:sz w:val="22"/>
            <w:szCs w:val="22"/>
            <w:lang w:val="vi-VN"/>
          </w:rPr>
          <w:delText xml:space="preserve">Sinh viên luôn được yêu cầu đọc kỹ Hướng dẫn Cung cấp Bằng chứng trước khi nộp kèm với đơn yêu cầu xem xét Trường hợp Ngoại lệ: </w:delText>
        </w:r>
        <w:r w:rsidR="00BE2136" w:rsidRPr="00863667" w:rsidDel="00082726">
          <w:rPr>
            <w:rFonts w:ascii="iCiel Avenir LT Std 35 Light" w:hAnsi="iCiel Avenir LT Std 35 Light"/>
            <w:rPrChange w:id="9569" w:author="An Tran, ACA (BUV)" w:date="2024-09-13T17:29:00Z" w16du:dateUtc="2024-09-13T10:29:00Z">
              <w:rPr/>
            </w:rPrChange>
          </w:rPr>
          <w:fldChar w:fldCharType="begin"/>
        </w:r>
        <w:r w:rsidR="00BE2136" w:rsidRPr="00863667" w:rsidDel="00082726">
          <w:rPr>
            <w:rFonts w:ascii="iCiel Avenir LT Std 35 Light" w:hAnsi="iCiel Avenir LT Std 35 Light"/>
            <w:rPrChange w:id="9570" w:author="An Tran, ACA (BUV)" w:date="2024-09-13T17:29:00Z" w16du:dateUtc="2024-09-13T10:29:00Z">
              <w:rPr/>
            </w:rPrChange>
          </w:rPr>
          <w:delInstrText>HYPERLINK "https://www.staffs.ac.uk/students/course-administration/guidance-on-providing-evidence"</w:delInstrText>
        </w:r>
        <w:r w:rsidR="00BE2136" w:rsidRPr="00B8666B" w:rsidDel="00082726">
          <w:rPr>
            <w:rFonts w:ascii="iCiel Avenir LT Std 35 Light" w:hAnsi="iCiel Avenir LT Std 35 Light"/>
          </w:rPr>
        </w:r>
        <w:r w:rsidR="00BE2136" w:rsidRPr="00863667" w:rsidDel="00082726">
          <w:rPr>
            <w:rPrChange w:id="9571"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082726">
          <w:rPr>
            <w:rStyle w:val="Hyperlink"/>
            <w:rFonts w:ascii="iCiel Avenir LT Std 35 Light" w:hAnsi="iCiel Avenir LT Std 35 Light" w:cs="Arial"/>
            <w:i/>
            <w:iCs/>
            <w:sz w:val="22"/>
            <w:szCs w:val="22"/>
            <w:lang w:val="vi-VN"/>
          </w:rPr>
          <w:delText>https://www.staffs.ac.uk/students/course-administration/guidance-on-providing-evidence</w:delText>
        </w:r>
        <w:r w:rsidR="00BE2136" w:rsidRPr="00863667" w:rsidDel="00082726">
          <w:rPr>
            <w:rStyle w:val="Hyperlink"/>
            <w:rFonts w:ascii="iCiel Avenir LT Std 35 Light" w:hAnsi="iCiel Avenir LT Std 35 Light" w:cs="Arial"/>
            <w:i/>
            <w:iCs/>
            <w:sz w:val="22"/>
            <w:szCs w:val="22"/>
            <w:lang w:val="vi-VN"/>
          </w:rPr>
          <w:fldChar w:fldCharType="end"/>
        </w:r>
      </w:del>
    </w:p>
    <w:p w14:paraId="3CD44EF5" w14:textId="77777777" w:rsidR="00D9034C" w:rsidRPr="00863667" w:rsidRDefault="00D9034C">
      <w:pPr>
        <w:pStyle w:val="Question"/>
        <w:numPr>
          <w:ilvl w:val="0"/>
          <w:numId w:val="44"/>
        </w:numPr>
        <w:tabs>
          <w:tab w:val="left" w:pos="630"/>
          <w:tab w:val="left" w:pos="990"/>
        </w:tabs>
        <w:spacing w:before="100" w:line="400" w:lineRule="exact"/>
        <w:ind w:left="0" w:firstLine="720"/>
        <w:rPr>
          <w:rFonts w:cs="Arial"/>
          <w:i/>
          <w:iCs/>
          <w:szCs w:val="22"/>
          <w:lang w:val="vi-VN"/>
        </w:rPr>
        <w:pPrChange w:id="9572" w:author="An Tran, ACA (BUV)" w:date="2024-09-13T17:24:00Z" w16du:dateUtc="2024-09-13T10:24:00Z">
          <w:pPr>
            <w:pStyle w:val="Question"/>
            <w:numPr>
              <w:numId w:val="24"/>
            </w:numPr>
            <w:tabs>
              <w:tab w:val="left" w:pos="630"/>
              <w:tab w:val="left" w:pos="1080"/>
            </w:tabs>
            <w:spacing w:before="100" w:line="400" w:lineRule="exact"/>
            <w:ind w:left="3870" w:hanging="360"/>
          </w:pPr>
        </w:pPrChange>
      </w:pPr>
      <w:bookmarkStart w:id="9573" w:name="_Toc177144046"/>
      <w:r w:rsidRPr="00863667">
        <w:rPr>
          <w:rFonts w:cs="Arial"/>
          <w:szCs w:val="22"/>
          <w:lang w:val="vi-VN"/>
        </w:rPr>
        <w:t xml:space="preserve">My Exceptional Circumstance claim got upheld. What is the next step? / </w:t>
      </w:r>
      <w:r w:rsidRPr="00863667">
        <w:rPr>
          <w:rFonts w:cs="Arial"/>
          <w:i/>
          <w:iCs/>
          <w:szCs w:val="22"/>
          <w:lang w:val="vi-VN"/>
        </w:rPr>
        <w:t>Sinh viên cần làm gì sau khi đơn xin xem xét Trường hợp Ngoại lệ được chấp thuận?</w:t>
      </w:r>
      <w:bookmarkEnd w:id="9573"/>
    </w:p>
    <w:p w14:paraId="37E5DAA1" w14:textId="77777777" w:rsidR="00D9034C" w:rsidRPr="00863667"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r w:rsidRPr="00863667">
        <w:rPr>
          <w:rFonts w:ascii="iCiel Avenir LT Std 35 Light" w:hAnsi="iCiel Avenir LT Std 35 Light" w:cs="Arial"/>
          <w:b/>
          <w:bCs/>
          <w:sz w:val="22"/>
          <w:szCs w:val="22"/>
          <w:u w:val="single"/>
          <w:lang w:val="vi-VN"/>
        </w:rPr>
        <w:t>:</w:t>
      </w:r>
    </w:p>
    <w:p w14:paraId="7324545A" w14:textId="77777777" w:rsidR="00082726" w:rsidRPr="00863667" w:rsidRDefault="00082726" w:rsidP="00082726">
      <w:pPr>
        <w:tabs>
          <w:tab w:val="left" w:pos="630"/>
          <w:tab w:val="left" w:pos="720"/>
          <w:tab w:val="left" w:pos="1080"/>
        </w:tabs>
        <w:ind w:firstLine="0"/>
        <w:rPr>
          <w:ins w:id="9574" w:author="An Tran, ACA (BUV)" w:date="2024-09-12T16:12:00Z" w16du:dateUtc="2024-09-12T09:12:00Z"/>
          <w:rFonts w:ascii="iCiel Avenir LT Std 35 Light" w:hAnsi="iCiel Avenir LT Std 35 Light" w:cs="Arial"/>
          <w:sz w:val="22"/>
          <w:szCs w:val="22"/>
          <w:rPrChange w:id="9575" w:author="An Tran, ACA (BUV)" w:date="2024-09-13T17:29:00Z" w16du:dateUtc="2024-09-13T10:29:00Z">
            <w:rPr>
              <w:ins w:id="9576" w:author="An Tran, ACA (BUV)" w:date="2024-09-12T16:12:00Z" w16du:dateUtc="2024-09-12T09:12:00Z"/>
              <w:rFonts w:ascii="iCiel Avenir LT Std 35 Light" w:hAnsi="iCiel Avenir LT Std 35 Light" w:cs="Arial"/>
              <w:sz w:val="22"/>
              <w:szCs w:val="22"/>
              <w:highlight w:val="yellow"/>
            </w:rPr>
          </w:rPrChange>
        </w:rPr>
      </w:pPr>
      <w:ins w:id="9577" w:author="An Tran, ACA (BUV)" w:date="2024-09-12T16:12:00Z" w16du:dateUtc="2024-09-12T09:12:00Z">
        <w:r w:rsidRPr="00863667">
          <w:rPr>
            <w:rFonts w:ascii="iCiel Avenir LT Std 35 Light" w:hAnsi="iCiel Avenir LT Std 35 Light" w:cs="Arial"/>
            <w:sz w:val="22"/>
            <w:szCs w:val="22"/>
            <w:lang w:val="vi-VN"/>
            <w:rPrChange w:id="9578" w:author="An Tran, ACA (BUV)" w:date="2024-09-13T17:29:00Z" w16du:dateUtc="2024-09-13T10:29:00Z">
              <w:rPr>
                <w:rFonts w:ascii="iCiel Avenir LT Std 35 Light" w:hAnsi="iCiel Avenir LT Std 35 Light" w:cs="Arial"/>
                <w:sz w:val="22"/>
                <w:szCs w:val="22"/>
                <w:highlight w:val="yellow"/>
                <w:lang w:val="vi-VN"/>
              </w:rPr>
            </w:rPrChange>
          </w:rPr>
          <w:t>The students are advised to wait until they receive the Exceptional Circumstance decision sent by Academic Compliance Office. If the student gets Exceptional Circumstance upheld, one of the following outcomes can be applied:</w:t>
        </w:r>
      </w:ins>
    </w:p>
    <w:p w14:paraId="53C4EBC4" w14:textId="77777777" w:rsidR="00082726" w:rsidRPr="00863667" w:rsidRDefault="00082726" w:rsidP="00082726">
      <w:pPr>
        <w:pStyle w:val="ListParagraph"/>
        <w:numPr>
          <w:ilvl w:val="0"/>
          <w:numId w:val="94"/>
        </w:numPr>
        <w:tabs>
          <w:tab w:val="left" w:pos="360"/>
          <w:tab w:val="left" w:pos="630"/>
          <w:tab w:val="left" w:pos="1080"/>
        </w:tabs>
        <w:ind w:left="360"/>
        <w:rPr>
          <w:ins w:id="9579" w:author="An Tran, ACA (BUV)" w:date="2024-09-12T16:12:00Z" w16du:dateUtc="2024-09-12T09:12:00Z"/>
          <w:rFonts w:ascii="iCiel Avenir LT Std 35 Light" w:hAnsi="iCiel Avenir LT Std 35 Light" w:cs="Arial"/>
          <w:sz w:val="22"/>
          <w:szCs w:val="22"/>
          <w:rPrChange w:id="9580" w:author="An Tran, ACA (BUV)" w:date="2024-09-13T17:29:00Z" w16du:dateUtc="2024-09-13T10:29:00Z">
            <w:rPr>
              <w:ins w:id="9581" w:author="An Tran, ACA (BUV)" w:date="2024-09-12T16:12:00Z" w16du:dateUtc="2024-09-12T09:12:00Z"/>
              <w:rFonts w:ascii="iCiel Avenir LT Std 35 Light" w:hAnsi="iCiel Avenir LT Std 35 Light" w:cs="Arial"/>
              <w:sz w:val="22"/>
              <w:szCs w:val="22"/>
              <w:highlight w:val="yellow"/>
            </w:rPr>
          </w:rPrChange>
        </w:rPr>
      </w:pPr>
      <w:ins w:id="9582" w:author="An Tran, ACA (BUV)" w:date="2024-09-12T16:12:00Z" w16du:dateUtc="2024-09-12T09:12:00Z">
        <w:r w:rsidRPr="00863667">
          <w:rPr>
            <w:rFonts w:ascii="iCiel Avenir LT Std 35 Light" w:hAnsi="iCiel Avenir LT Std 35 Light" w:cs="Arial"/>
            <w:sz w:val="22"/>
            <w:szCs w:val="22"/>
            <w:lang w:val="vi-VN"/>
            <w:rPrChange w:id="9583" w:author="An Tran, ACA (BUV)" w:date="2024-09-13T17:29:00Z" w16du:dateUtc="2024-09-13T10:29:00Z">
              <w:rPr>
                <w:rFonts w:ascii="iCiel Avenir LT Std 35 Light" w:hAnsi="iCiel Avenir LT Std 35 Light" w:cs="Arial"/>
                <w:sz w:val="22"/>
                <w:szCs w:val="22"/>
                <w:highlight w:val="yellow"/>
                <w:lang w:val="vi-VN"/>
              </w:rPr>
            </w:rPrChange>
          </w:rPr>
          <w:t>Extensions of one week on assessment deadlines</w:t>
        </w:r>
        <w:r w:rsidRPr="00863667">
          <w:rPr>
            <w:rFonts w:ascii="iCiel Avenir LT Std 35 Light" w:hAnsi="iCiel Avenir LT Std 35 Light" w:cs="Arial"/>
            <w:sz w:val="22"/>
            <w:szCs w:val="22"/>
            <w:rPrChange w:id="9584" w:author="An Tran, ACA (BUV)" w:date="2024-09-13T17:29:00Z" w16du:dateUtc="2024-09-13T10:29:00Z">
              <w:rPr>
                <w:rFonts w:ascii="iCiel Avenir LT Std 35 Light" w:hAnsi="iCiel Avenir LT Std 35 Light" w:cs="Arial"/>
                <w:sz w:val="22"/>
                <w:szCs w:val="22"/>
                <w:highlight w:val="yellow"/>
              </w:rPr>
            </w:rPrChange>
          </w:rPr>
          <w:t>.</w:t>
        </w:r>
      </w:ins>
    </w:p>
    <w:p w14:paraId="4495ADC5" w14:textId="77777777" w:rsidR="00082726" w:rsidRPr="00863667" w:rsidRDefault="00082726" w:rsidP="00082726">
      <w:pPr>
        <w:pStyle w:val="ListParagraph"/>
        <w:numPr>
          <w:ilvl w:val="0"/>
          <w:numId w:val="94"/>
        </w:numPr>
        <w:tabs>
          <w:tab w:val="left" w:pos="360"/>
          <w:tab w:val="left" w:pos="630"/>
          <w:tab w:val="left" w:pos="1080"/>
        </w:tabs>
        <w:ind w:left="360"/>
        <w:rPr>
          <w:ins w:id="9585" w:author="An Tran, ACA (BUV)" w:date="2024-09-12T16:12:00Z" w16du:dateUtc="2024-09-12T09:12:00Z"/>
          <w:rFonts w:ascii="iCiel Avenir LT Std 35 Light" w:hAnsi="iCiel Avenir LT Std 35 Light" w:cs="Arial"/>
          <w:sz w:val="22"/>
          <w:szCs w:val="22"/>
          <w:lang w:val="vi-VN"/>
          <w:rPrChange w:id="9586" w:author="An Tran, ACA (BUV)" w:date="2024-09-13T17:29:00Z" w16du:dateUtc="2024-09-13T10:29:00Z">
            <w:rPr>
              <w:ins w:id="9587" w:author="An Tran, ACA (BUV)" w:date="2024-09-12T16:12:00Z" w16du:dateUtc="2024-09-12T09:12:00Z"/>
              <w:rFonts w:ascii="iCiel Avenir LT Std 35 Light" w:hAnsi="iCiel Avenir LT Std 35 Light" w:cs="Arial"/>
              <w:sz w:val="22"/>
              <w:szCs w:val="22"/>
              <w:highlight w:val="yellow"/>
              <w:lang w:val="vi-VN"/>
            </w:rPr>
          </w:rPrChange>
        </w:rPr>
      </w:pPr>
      <w:ins w:id="9588" w:author="An Tran, ACA (BUV)" w:date="2024-09-12T16:12:00Z" w16du:dateUtc="2024-09-12T09:12:00Z">
        <w:r w:rsidRPr="00863667">
          <w:rPr>
            <w:rFonts w:ascii="iCiel Avenir LT Std 35 Light" w:hAnsi="iCiel Avenir LT Std 35 Light" w:cs="Arial"/>
            <w:sz w:val="22"/>
            <w:szCs w:val="22"/>
            <w:lang w:val="vi-VN"/>
            <w:rPrChange w:id="9589" w:author="An Tran, ACA (BUV)" w:date="2024-09-13T17:29:00Z" w16du:dateUtc="2024-09-13T10:29:00Z">
              <w:rPr>
                <w:rFonts w:ascii="iCiel Avenir LT Std 35 Light" w:hAnsi="iCiel Avenir LT Std 35 Light" w:cs="Arial"/>
                <w:sz w:val="22"/>
                <w:szCs w:val="22"/>
                <w:highlight w:val="yellow"/>
                <w:lang w:val="vi-VN"/>
              </w:rPr>
            </w:rPrChange>
          </w:rPr>
          <w:t xml:space="preserve">Extensions of more than one week on assessment deadlines </w:t>
        </w:r>
      </w:ins>
    </w:p>
    <w:p w14:paraId="3D384A2A" w14:textId="77777777" w:rsidR="00082726" w:rsidRPr="00863667" w:rsidRDefault="00082726" w:rsidP="00082726">
      <w:pPr>
        <w:pStyle w:val="ListParagraph"/>
        <w:numPr>
          <w:ilvl w:val="0"/>
          <w:numId w:val="94"/>
        </w:numPr>
        <w:tabs>
          <w:tab w:val="left" w:pos="360"/>
          <w:tab w:val="left" w:pos="630"/>
          <w:tab w:val="left" w:pos="1080"/>
        </w:tabs>
        <w:ind w:left="360"/>
        <w:rPr>
          <w:ins w:id="9590" w:author="An Tran, ACA (BUV)" w:date="2024-09-12T16:12:00Z" w16du:dateUtc="2024-09-12T09:12:00Z"/>
          <w:rFonts w:ascii="iCiel Avenir LT Std 35 Light" w:hAnsi="iCiel Avenir LT Std 35 Light" w:cs="Arial"/>
          <w:sz w:val="22"/>
          <w:szCs w:val="22"/>
          <w:lang w:val="vi-VN"/>
          <w:rPrChange w:id="9591" w:author="An Tran, ACA (BUV)" w:date="2024-09-13T17:29:00Z" w16du:dateUtc="2024-09-13T10:29:00Z">
            <w:rPr>
              <w:ins w:id="9592" w:author="An Tran, ACA (BUV)" w:date="2024-09-12T16:12:00Z" w16du:dateUtc="2024-09-12T09:12:00Z"/>
              <w:rFonts w:ascii="iCiel Avenir LT Std 35 Light" w:hAnsi="iCiel Avenir LT Std 35 Light" w:cs="Arial"/>
              <w:sz w:val="22"/>
              <w:szCs w:val="22"/>
              <w:highlight w:val="yellow"/>
              <w:lang w:val="vi-VN"/>
            </w:rPr>
          </w:rPrChange>
        </w:rPr>
      </w:pPr>
      <w:ins w:id="9593" w:author="An Tran, ACA (BUV)" w:date="2024-09-12T16:12:00Z" w16du:dateUtc="2024-09-12T09:12:00Z">
        <w:r w:rsidRPr="00863667">
          <w:rPr>
            <w:rFonts w:ascii="iCiel Avenir LT Std 35 Light" w:hAnsi="iCiel Avenir LT Std 35 Light" w:cs="Arial"/>
            <w:sz w:val="22"/>
            <w:szCs w:val="22"/>
            <w:lang w:val="vi-VN"/>
            <w:rPrChange w:id="9594" w:author="An Tran, ACA (BUV)" w:date="2024-09-13T17:29:00Z" w16du:dateUtc="2024-09-13T10:29:00Z">
              <w:rPr>
                <w:rFonts w:ascii="iCiel Avenir LT Std 35 Light" w:hAnsi="iCiel Avenir LT Std 35 Light" w:cs="Arial"/>
                <w:sz w:val="22"/>
                <w:szCs w:val="22"/>
                <w:highlight w:val="yellow"/>
                <w:lang w:val="vi-VN"/>
              </w:rPr>
            </w:rPrChange>
          </w:rPr>
          <w:t>Where a student has produced sufficient work as a result of complete or partial fulfilment of a unit, a mark may be awarded taking into account the student’s overall mark profile.</w:t>
        </w:r>
      </w:ins>
    </w:p>
    <w:p w14:paraId="338200CE" w14:textId="77777777" w:rsidR="00082726" w:rsidRPr="00863667" w:rsidRDefault="00082726" w:rsidP="00082726">
      <w:pPr>
        <w:pStyle w:val="ListParagraph"/>
        <w:numPr>
          <w:ilvl w:val="0"/>
          <w:numId w:val="94"/>
        </w:numPr>
        <w:tabs>
          <w:tab w:val="left" w:pos="360"/>
          <w:tab w:val="left" w:pos="630"/>
          <w:tab w:val="left" w:pos="1080"/>
        </w:tabs>
        <w:ind w:left="360"/>
        <w:rPr>
          <w:ins w:id="9595" w:author="An Tran, ACA (BUV)" w:date="2024-09-12T16:12:00Z" w16du:dateUtc="2024-09-12T09:12:00Z"/>
          <w:rFonts w:ascii="iCiel Avenir LT Std 35 Light" w:hAnsi="iCiel Avenir LT Std 35 Light" w:cs="Arial"/>
          <w:sz w:val="22"/>
          <w:szCs w:val="22"/>
          <w:lang w:val="vi-VN"/>
          <w:rPrChange w:id="9596" w:author="An Tran, ACA (BUV)" w:date="2024-09-13T17:29:00Z" w16du:dateUtc="2024-09-13T10:29:00Z">
            <w:rPr>
              <w:ins w:id="9597" w:author="An Tran, ACA (BUV)" w:date="2024-09-12T16:12:00Z" w16du:dateUtc="2024-09-12T09:12:00Z"/>
              <w:rFonts w:ascii="iCiel Avenir LT Std 35 Light" w:hAnsi="iCiel Avenir LT Std 35 Light" w:cs="Arial"/>
              <w:sz w:val="22"/>
              <w:szCs w:val="22"/>
              <w:highlight w:val="yellow"/>
              <w:lang w:val="vi-VN"/>
            </w:rPr>
          </w:rPrChange>
        </w:rPr>
      </w:pPr>
      <w:ins w:id="9598" w:author="An Tran, ACA (BUV)" w:date="2024-09-12T16:12:00Z" w16du:dateUtc="2024-09-12T09:12:00Z">
        <w:r w:rsidRPr="00863667">
          <w:rPr>
            <w:rFonts w:ascii="iCiel Avenir LT Std 35 Light" w:hAnsi="iCiel Avenir LT Std 35 Light" w:cs="Arial"/>
            <w:sz w:val="22"/>
            <w:szCs w:val="22"/>
            <w:lang w:val="vi-VN"/>
            <w:rPrChange w:id="9599" w:author="An Tran, ACA (BUV)" w:date="2024-09-13T17:29:00Z" w16du:dateUtc="2024-09-13T10:29:00Z">
              <w:rPr>
                <w:rFonts w:ascii="iCiel Avenir LT Std 35 Light" w:hAnsi="iCiel Avenir LT Std 35 Light" w:cs="Arial"/>
                <w:sz w:val="22"/>
                <w:szCs w:val="22"/>
                <w:highlight w:val="yellow"/>
                <w:lang w:val="vi-VN"/>
              </w:rPr>
            </w:rPrChange>
          </w:rPr>
          <w:t>A reduction in the assessment load may be negotiated, which ensures that appropriate learning outcomes are still met.</w:t>
        </w:r>
      </w:ins>
    </w:p>
    <w:p w14:paraId="1D65A69F" w14:textId="77777777" w:rsidR="00082726" w:rsidRPr="00863667" w:rsidRDefault="00082726" w:rsidP="00082726">
      <w:pPr>
        <w:pStyle w:val="ListParagraph"/>
        <w:numPr>
          <w:ilvl w:val="0"/>
          <w:numId w:val="94"/>
        </w:numPr>
        <w:tabs>
          <w:tab w:val="left" w:pos="360"/>
          <w:tab w:val="left" w:pos="630"/>
          <w:tab w:val="left" w:pos="1080"/>
        </w:tabs>
        <w:ind w:left="360"/>
        <w:rPr>
          <w:ins w:id="9600" w:author="An Tran, ACA (BUV)" w:date="2024-09-12T16:12:00Z" w16du:dateUtc="2024-09-12T09:12:00Z"/>
          <w:rFonts w:ascii="iCiel Avenir LT Std 35 Light" w:hAnsi="iCiel Avenir LT Std 35 Light" w:cs="Arial"/>
          <w:sz w:val="22"/>
          <w:szCs w:val="22"/>
          <w:lang w:val="vi-VN"/>
          <w:rPrChange w:id="9601" w:author="An Tran, ACA (BUV)" w:date="2024-09-13T17:29:00Z" w16du:dateUtc="2024-09-13T10:29:00Z">
            <w:rPr>
              <w:ins w:id="9602" w:author="An Tran, ACA (BUV)" w:date="2024-09-12T16:12:00Z" w16du:dateUtc="2024-09-12T09:12:00Z"/>
              <w:rFonts w:ascii="iCiel Avenir LT Std 35 Light" w:hAnsi="iCiel Avenir LT Std 35 Light" w:cs="Arial"/>
              <w:sz w:val="22"/>
              <w:szCs w:val="22"/>
              <w:highlight w:val="yellow"/>
              <w:lang w:val="vi-VN"/>
            </w:rPr>
          </w:rPrChange>
        </w:rPr>
      </w:pPr>
      <w:ins w:id="9603" w:author="An Tran, ACA (BUV)" w:date="2024-09-12T16:12:00Z" w16du:dateUtc="2024-09-12T09:12:00Z">
        <w:r w:rsidRPr="00863667">
          <w:rPr>
            <w:rFonts w:ascii="iCiel Avenir LT Std 35 Light" w:hAnsi="iCiel Avenir LT Std 35 Light" w:cs="Arial"/>
            <w:sz w:val="22"/>
            <w:szCs w:val="22"/>
            <w:lang w:val="vi-VN"/>
            <w:rPrChange w:id="9604" w:author="An Tran, ACA (BUV)" w:date="2024-09-13T17:29:00Z" w16du:dateUtc="2024-09-13T10:29:00Z">
              <w:rPr>
                <w:rFonts w:ascii="iCiel Avenir LT Std 35 Light" w:hAnsi="iCiel Avenir LT Std 35 Light" w:cs="Arial"/>
                <w:sz w:val="22"/>
                <w:szCs w:val="22"/>
                <w:highlight w:val="yellow"/>
                <w:lang w:val="vi-VN"/>
              </w:rPr>
            </w:rPrChange>
          </w:rPr>
          <w:t>If insufficient work exists to enable assessment to take place, evidence of learning by other means such as viva voce examination may be sought, for which a mark may be awarded</w:t>
        </w:r>
      </w:ins>
    </w:p>
    <w:p w14:paraId="5FB5D5AF" w14:textId="77777777" w:rsidR="00082726" w:rsidRPr="00863667" w:rsidRDefault="00082726" w:rsidP="00082726">
      <w:pPr>
        <w:pStyle w:val="ListParagraph"/>
        <w:numPr>
          <w:ilvl w:val="0"/>
          <w:numId w:val="94"/>
        </w:numPr>
        <w:tabs>
          <w:tab w:val="left" w:pos="360"/>
          <w:tab w:val="left" w:pos="630"/>
          <w:tab w:val="left" w:pos="1080"/>
        </w:tabs>
        <w:ind w:left="360"/>
        <w:rPr>
          <w:ins w:id="9605" w:author="An Tran, ACA (BUV)" w:date="2024-09-12T16:12:00Z" w16du:dateUtc="2024-09-12T09:12:00Z"/>
          <w:rFonts w:ascii="iCiel Avenir LT Std 35 Light" w:hAnsi="iCiel Avenir LT Std 35 Light"/>
          <w:sz w:val="32"/>
          <w:lang w:val="vi-VN"/>
          <w:rPrChange w:id="9606" w:author="An Tran, ACA (BUV)" w:date="2024-09-13T17:29:00Z" w16du:dateUtc="2024-09-13T10:29:00Z">
            <w:rPr>
              <w:ins w:id="9607" w:author="An Tran, ACA (BUV)" w:date="2024-09-12T16:12:00Z" w16du:dateUtc="2024-09-12T09:12:00Z"/>
              <w:rFonts w:ascii="iCiel Avenir LT Std 35 Light" w:hAnsi="iCiel Avenir LT Std 35 Light"/>
              <w:sz w:val="32"/>
              <w:highlight w:val="yellow"/>
              <w:lang w:val="vi-VN"/>
            </w:rPr>
          </w:rPrChange>
        </w:rPr>
      </w:pPr>
      <w:ins w:id="9608" w:author="An Tran, ACA (BUV)" w:date="2024-09-12T16:12:00Z" w16du:dateUtc="2024-09-12T09:12:00Z">
        <w:r w:rsidRPr="00863667">
          <w:rPr>
            <w:rFonts w:ascii="iCiel Avenir LT Std 35 Light" w:hAnsi="iCiel Avenir LT Std 35 Light" w:cs="Arial"/>
            <w:sz w:val="22"/>
            <w:szCs w:val="22"/>
            <w:lang w:val="vi-VN"/>
            <w:rPrChange w:id="9609" w:author="An Tran, ACA (BUV)" w:date="2024-09-13T17:29:00Z" w16du:dateUtc="2024-09-13T10:29:00Z">
              <w:rPr>
                <w:rFonts w:ascii="iCiel Avenir LT Std 35 Light" w:hAnsi="iCiel Avenir LT Std 35 Light" w:cs="Arial"/>
                <w:sz w:val="22"/>
                <w:szCs w:val="22"/>
                <w:highlight w:val="yellow"/>
                <w:lang w:val="vi-VN"/>
              </w:rPr>
            </w:rPrChange>
          </w:rPr>
          <w:t>In extremely severe cases, credit may be awarded without a corresponding mark.  It should be noted that where no mark is given, this unit will not be taken into account within the final award calculation.</w:t>
        </w:r>
      </w:ins>
    </w:p>
    <w:p w14:paraId="5DD3960E" w14:textId="77777777" w:rsidR="00082726" w:rsidRPr="00863667" w:rsidRDefault="00082726" w:rsidP="00082726">
      <w:pPr>
        <w:tabs>
          <w:tab w:val="left" w:pos="360"/>
          <w:tab w:val="left" w:pos="630"/>
          <w:tab w:val="left" w:pos="1080"/>
        </w:tabs>
        <w:ind w:firstLine="0"/>
        <w:rPr>
          <w:ins w:id="9610" w:author="An Tran, ACA (BUV)" w:date="2024-09-12T16:12:00Z" w16du:dateUtc="2024-09-12T09:12:00Z"/>
          <w:rFonts w:ascii="iCiel Avenir LT Std 35 Light" w:hAnsi="iCiel Avenir LT Std 35 Light" w:cs="Arial"/>
          <w:i/>
          <w:iCs/>
          <w:sz w:val="22"/>
          <w:szCs w:val="22"/>
          <w:lang w:val="vi-VN"/>
          <w:rPrChange w:id="9611" w:author="An Tran, ACA (BUV)" w:date="2024-09-13T17:29:00Z" w16du:dateUtc="2024-09-13T10:29:00Z">
            <w:rPr>
              <w:ins w:id="9612" w:author="An Tran, ACA (BUV)" w:date="2024-09-12T16:12:00Z" w16du:dateUtc="2024-09-12T09:12:00Z"/>
              <w:rFonts w:ascii="iCiel Avenir LT Std 35 Light" w:hAnsi="iCiel Avenir LT Std 35 Light" w:cs="Arial"/>
              <w:i/>
              <w:iCs/>
              <w:sz w:val="22"/>
              <w:szCs w:val="22"/>
              <w:highlight w:val="yellow"/>
              <w:lang w:val="vi-VN"/>
            </w:rPr>
          </w:rPrChange>
        </w:rPr>
      </w:pPr>
      <w:ins w:id="9613" w:author="An Tran, ACA (BUV)" w:date="2024-09-12T16:12:00Z" w16du:dateUtc="2024-09-12T09:12:00Z">
        <w:r w:rsidRPr="00863667">
          <w:rPr>
            <w:rFonts w:ascii="iCiel Avenir LT Std 35 Light" w:hAnsi="iCiel Avenir LT Std 35 Light" w:cs="Arial"/>
            <w:i/>
            <w:iCs/>
            <w:sz w:val="22"/>
            <w:szCs w:val="22"/>
            <w:rPrChange w:id="9614" w:author="An Tran, ACA (BUV)" w:date="2024-09-13T17:29:00Z" w16du:dateUtc="2024-09-13T10:29:00Z">
              <w:rPr>
                <w:rFonts w:ascii="iCiel Avenir LT Std 35 Light" w:hAnsi="iCiel Avenir LT Std 35 Light" w:cs="Arial"/>
                <w:i/>
                <w:iCs/>
                <w:sz w:val="22"/>
                <w:szCs w:val="22"/>
                <w:highlight w:val="yellow"/>
              </w:rPr>
            </w:rPrChange>
          </w:rPr>
          <w:t>S</w:t>
        </w:r>
        <w:r w:rsidRPr="00863667">
          <w:rPr>
            <w:rFonts w:ascii="iCiel Avenir LT Std 35 Light" w:hAnsi="iCiel Avenir LT Std 35 Light" w:cs="Arial"/>
            <w:i/>
            <w:iCs/>
            <w:sz w:val="22"/>
            <w:szCs w:val="22"/>
            <w:lang w:val="vi-VN"/>
            <w:rPrChange w:id="9615" w:author="An Tran, ACA (BUV)" w:date="2024-09-13T17:29:00Z" w16du:dateUtc="2024-09-13T10:29:00Z">
              <w:rPr>
                <w:rFonts w:ascii="iCiel Avenir LT Std 35 Light" w:hAnsi="iCiel Avenir LT Std 35 Light" w:cs="Arial"/>
                <w:i/>
                <w:iCs/>
                <w:sz w:val="22"/>
                <w:szCs w:val="22"/>
                <w:highlight w:val="yellow"/>
                <w:lang w:val="vi-VN"/>
              </w:rPr>
            </w:rPrChange>
          </w:rPr>
          <w:t xml:space="preserve">inh viên </w:t>
        </w:r>
        <w:r w:rsidRPr="00863667">
          <w:rPr>
            <w:rFonts w:ascii="iCiel Avenir LT Std 35 Light" w:hAnsi="iCiel Avenir LT Std 35 Light" w:cs="Arial"/>
            <w:i/>
            <w:iCs/>
            <w:sz w:val="22"/>
            <w:szCs w:val="22"/>
            <w:rPrChange w:id="9616" w:author="An Tran, ACA (BUV)" w:date="2024-09-13T17:29:00Z" w16du:dateUtc="2024-09-13T10:29:00Z">
              <w:rPr>
                <w:rFonts w:ascii="iCiel Avenir LT Std 35 Light" w:hAnsi="iCiel Avenir LT Std 35 Light" w:cs="Arial"/>
                <w:i/>
                <w:iCs/>
                <w:sz w:val="22"/>
                <w:szCs w:val="22"/>
                <w:highlight w:val="yellow"/>
              </w:rPr>
            </w:rPrChange>
          </w:rPr>
          <w:t>nên chờ</w:t>
        </w:r>
        <w:r w:rsidRPr="00863667">
          <w:rPr>
            <w:rFonts w:ascii="iCiel Avenir LT Std 35 Light" w:hAnsi="iCiel Avenir LT Std 35 Light" w:cs="Arial"/>
            <w:i/>
            <w:iCs/>
            <w:sz w:val="22"/>
            <w:szCs w:val="22"/>
            <w:lang w:val="vi-VN"/>
            <w:rPrChange w:id="9617" w:author="An Tran, ACA (BUV)" w:date="2024-09-13T17:29:00Z" w16du:dateUtc="2024-09-13T10:29:00Z">
              <w:rPr>
                <w:rFonts w:ascii="iCiel Avenir LT Std 35 Light" w:hAnsi="iCiel Avenir LT Std 35 Light" w:cs="Arial"/>
                <w:i/>
                <w:iCs/>
                <w:sz w:val="22"/>
                <w:szCs w:val="22"/>
                <w:highlight w:val="yellow"/>
                <w:lang w:val="vi-VN"/>
              </w:rPr>
            </w:rPrChange>
          </w:rPr>
          <w:t xml:space="preserve"> </w:t>
        </w:r>
        <w:r w:rsidRPr="00863667">
          <w:rPr>
            <w:rFonts w:ascii="iCiel Avenir LT Std 35 Light" w:hAnsi="iCiel Avenir LT Std 35 Light" w:cs="Arial"/>
            <w:i/>
            <w:iCs/>
            <w:sz w:val="22"/>
            <w:szCs w:val="22"/>
            <w:rPrChange w:id="9618" w:author="An Tran, ACA (BUV)" w:date="2024-09-13T17:29:00Z" w16du:dateUtc="2024-09-13T10:29:00Z">
              <w:rPr>
                <w:rFonts w:ascii="iCiel Avenir LT Std 35 Light" w:hAnsi="iCiel Avenir LT Std 35 Light" w:cs="Arial"/>
                <w:i/>
                <w:iCs/>
                <w:sz w:val="22"/>
                <w:szCs w:val="22"/>
                <w:highlight w:val="yellow"/>
              </w:rPr>
            </w:rPrChange>
          </w:rPr>
          <w:t xml:space="preserve">cho </w:t>
        </w:r>
        <w:r w:rsidRPr="00863667">
          <w:rPr>
            <w:rFonts w:ascii="iCiel Avenir LT Std 35 Light" w:hAnsi="iCiel Avenir LT Std 35 Light" w:cs="Arial"/>
            <w:i/>
            <w:iCs/>
            <w:sz w:val="22"/>
            <w:szCs w:val="22"/>
            <w:lang w:val="vi-VN"/>
            <w:rPrChange w:id="9619" w:author="An Tran, ACA (BUV)" w:date="2024-09-13T17:29:00Z" w16du:dateUtc="2024-09-13T10:29:00Z">
              <w:rPr>
                <w:rFonts w:ascii="iCiel Avenir LT Std 35 Light" w:hAnsi="iCiel Avenir LT Std 35 Light" w:cs="Arial"/>
                <w:i/>
                <w:iCs/>
                <w:sz w:val="22"/>
                <w:szCs w:val="22"/>
                <w:highlight w:val="yellow"/>
                <w:lang w:val="vi-VN"/>
              </w:rPr>
            </w:rPrChange>
          </w:rPr>
          <w:t xml:space="preserve">đến khi nhận được quyết định về Trường Hợp Đặc Biệt được gửi từ Văn Phòng </w:t>
        </w:r>
        <w:r w:rsidRPr="00863667">
          <w:rPr>
            <w:rFonts w:ascii="iCiel Avenir LT Std 35 Light" w:hAnsi="iCiel Avenir LT Std 35 Light" w:cs="Arial"/>
            <w:i/>
            <w:iCs/>
            <w:sz w:val="22"/>
            <w:szCs w:val="22"/>
            <w:rPrChange w:id="9620" w:author="An Tran, ACA (BUV)" w:date="2024-09-13T17:29:00Z" w16du:dateUtc="2024-09-13T10:29:00Z">
              <w:rPr>
                <w:rFonts w:ascii="iCiel Avenir LT Std 35 Light" w:hAnsi="iCiel Avenir LT Std 35 Light" w:cs="Arial"/>
                <w:i/>
                <w:iCs/>
                <w:sz w:val="22"/>
                <w:szCs w:val="22"/>
                <w:highlight w:val="yellow"/>
              </w:rPr>
            </w:rPrChange>
          </w:rPr>
          <w:t>Quy chế Đào tạo</w:t>
        </w:r>
        <w:r w:rsidRPr="00863667">
          <w:rPr>
            <w:rFonts w:ascii="iCiel Avenir LT Std 35 Light" w:hAnsi="iCiel Avenir LT Std 35 Light" w:cs="Arial"/>
            <w:i/>
            <w:iCs/>
            <w:sz w:val="22"/>
            <w:szCs w:val="22"/>
            <w:lang w:val="vi-VN"/>
            <w:rPrChange w:id="9621" w:author="An Tran, ACA (BUV)" w:date="2024-09-13T17:29:00Z" w16du:dateUtc="2024-09-13T10:29:00Z">
              <w:rPr>
                <w:rFonts w:ascii="iCiel Avenir LT Std 35 Light" w:hAnsi="iCiel Avenir LT Std 35 Light" w:cs="Arial"/>
                <w:i/>
                <w:iCs/>
                <w:sz w:val="22"/>
                <w:szCs w:val="22"/>
                <w:highlight w:val="yellow"/>
                <w:lang w:val="vi-VN"/>
              </w:rPr>
            </w:rPrChange>
          </w:rPr>
          <w:t xml:space="preserve">. Nếu </w:t>
        </w:r>
        <w:r w:rsidRPr="00863667">
          <w:rPr>
            <w:rFonts w:ascii="iCiel Avenir LT Std 35 Light" w:hAnsi="iCiel Avenir LT Std 35 Light" w:cs="Arial"/>
            <w:i/>
            <w:iCs/>
            <w:sz w:val="22"/>
            <w:szCs w:val="22"/>
            <w:rPrChange w:id="9622" w:author="An Tran, ACA (BUV)" w:date="2024-09-13T17:29:00Z" w16du:dateUtc="2024-09-13T10:29:00Z">
              <w:rPr>
                <w:rFonts w:ascii="iCiel Avenir LT Std 35 Light" w:hAnsi="iCiel Avenir LT Std 35 Light" w:cs="Arial"/>
                <w:i/>
                <w:iCs/>
                <w:sz w:val="22"/>
                <w:szCs w:val="22"/>
                <w:highlight w:val="yellow"/>
              </w:rPr>
            </w:rPrChange>
          </w:rPr>
          <w:t>đơn xin xét trường hợp ngoại lệ của sinh viên được chấp thuận</w:t>
        </w:r>
        <w:r w:rsidRPr="00863667">
          <w:rPr>
            <w:rFonts w:ascii="iCiel Avenir LT Std 35 Light" w:hAnsi="iCiel Avenir LT Std 35 Light" w:cs="Arial"/>
            <w:i/>
            <w:iCs/>
            <w:sz w:val="22"/>
            <w:szCs w:val="22"/>
            <w:lang w:val="vi-VN"/>
            <w:rPrChange w:id="9623" w:author="An Tran, ACA (BUV)" w:date="2024-09-13T17:29:00Z" w16du:dateUtc="2024-09-13T10:29:00Z">
              <w:rPr>
                <w:rFonts w:ascii="iCiel Avenir LT Std 35 Light" w:hAnsi="iCiel Avenir LT Std 35 Light" w:cs="Arial"/>
                <w:i/>
                <w:iCs/>
                <w:sz w:val="22"/>
                <w:szCs w:val="22"/>
                <w:highlight w:val="yellow"/>
                <w:lang w:val="vi-VN"/>
              </w:rPr>
            </w:rPrChange>
          </w:rPr>
          <w:t xml:space="preserve">, một trong những </w:t>
        </w:r>
        <w:r w:rsidRPr="00863667">
          <w:rPr>
            <w:rFonts w:ascii="iCiel Avenir LT Std 35 Light" w:hAnsi="iCiel Avenir LT Std 35 Light" w:cs="Arial"/>
            <w:i/>
            <w:iCs/>
            <w:sz w:val="22"/>
            <w:szCs w:val="22"/>
            <w:rPrChange w:id="9624" w:author="An Tran, ACA (BUV)" w:date="2024-09-13T17:29:00Z" w16du:dateUtc="2024-09-13T10:29:00Z">
              <w:rPr>
                <w:rFonts w:ascii="iCiel Avenir LT Std 35 Light" w:hAnsi="iCiel Avenir LT Std 35 Light" w:cs="Arial"/>
                <w:i/>
                <w:iCs/>
                <w:sz w:val="22"/>
                <w:szCs w:val="22"/>
                <w:highlight w:val="yellow"/>
              </w:rPr>
            </w:rPrChange>
          </w:rPr>
          <w:t>quyết định</w:t>
        </w:r>
        <w:r w:rsidRPr="00863667">
          <w:rPr>
            <w:rFonts w:ascii="iCiel Avenir LT Std 35 Light" w:hAnsi="iCiel Avenir LT Std 35 Light" w:cs="Arial"/>
            <w:i/>
            <w:iCs/>
            <w:sz w:val="22"/>
            <w:szCs w:val="22"/>
            <w:lang w:val="vi-VN"/>
            <w:rPrChange w:id="9625" w:author="An Tran, ACA (BUV)" w:date="2024-09-13T17:29:00Z" w16du:dateUtc="2024-09-13T10:29:00Z">
              <w:rPr>
                <w:rFonts w:ascii="iCiel Avenir LT Std 35 Light" w:hAnsi="iCiel Avenir LT Std 35 Light" w:cs="Arial"/>
                <w:i/>
                <w:iCs/>
                <w:sz w:val="22"/>
                <w:szCs w:val="22"/>
                <w:highlight w:val="yellow"/>
                <w:lang w:val="vi-VN"/>
              </w:rPr>
            </w:rPrChange>
          </w:rPr>
          <w:t xml:space="preserve"> sau đây có thể được </w:t>
        </w:r>
        <w:r w:rsidRPr="00863667">
          <w:rPr>
            <w:rFonts w:ascii="iCiel Avenir LT Std 35 Light" w:hAnsi="iCiel Avenir LT Std 35 Light" w:cs="Arial"/>
            <w:i/>
            <w:iCs/>
            <w:sz w:val="22"/>
            <w:szCs w:val="22"/>
            <w:rPrChange w:id="9626" w:author="An Tran, ACA (BUV)" w:date="2024-09-13T17:29:00Z" w16du:dateUtc="2024-09-13T10:29:00Z">
              <w:rPr>
                <w:rFonts w:ascii="iCiel Avenir LT Std 35 Light" w:hAnsi="iCiel Avenir LT Std 35 Light" w:cs="Arial"/>
                <w:i/>
                <w:iCs/>
                <w:sz w:val="22"/>
                <w:szCs w:val="22"/>
                <w:highlight w:val="yellow"/>
              </w:rPr>
            </w:rPrChange>
          </w:rPr>
          <w:t>đưa ra</w:t>
        </w:r>
        <w:r w:rsidRPr="00863667">
          <w:rPr>
            <w:rFonts w:ascii="iCiel Avenir LT Std 35 Light" w:hAnsi="iCiel Avenir LT Std 35 Light" w:cs="Arial"/>
            <w:i/>
            <w:iCs/>
            <w:sz w:val="22"/>
            <w:szCs w:val="22"/>
            <w:lang w:val="vi-VN"/>
            <w:rPrChange w:id="9627" w:author="An Tran, ACA (BUV)" w:date="2024-09-13T17:29:00Z" w16du:dateUtc="2024-09-13T10:29:00Z">
              <w:rPr>
                <w:rFonts w:ascii="iCiel Avenir LT Std 35 Light" w:hAnsi="iCiel Avenir LT Std 35 Light" w:cs="Arial"/>
                <w:i/>
                <w:iCs/>
                <w:sz w:val="22"/>
                <w:szCs w:val="22"/>
                <w:highlight w:val="yellow"/>
                <w:lang w:val="vi-VN"/>
              </w:rPr>
            </w:rPrChange>
          </w:rPr>
          <w:t>:</w:t>
        </w:r>
      </w:ins>
    </w:p>
    <w:p w14:paraId="19307E1D" w14:textId="77777777" w:rsidR="00082726" w:rsidRPr="00863667" w:rsidRDefault="00082726" w:rsidP="00082726">
      <w:pPr>
        <w:pStyle w:val="ListParagraph"/>
        <w:numPr>
          <w:ilvl w:val="0"/>
          <w:numId w:val="95"/>
        </w:numPr>
        <w:ind w:left="360"/>
        <w:rPr>
          <w:ins w:id="9628" w:author="An Tran, ACA (BUV)" w:date="2024-09-12T16:12:00Z" w16du:dateUtc="2024-09-12T09:12:00Z"/>
          <w:rFonts w:ascii="iCiel Avenir LT Std 35 Light" w:hAnsi="iCiel Avenir LT Std 35 Light" w:cs="Arial"/>
          <w:i/>
          <w:iCs/>
          <w:sz w:val="22"/>
          <w:szCs w:val="22"/>
          <w:lang w:val="vi-VN"/>
          <w:rPrChange w:id="9629" w:author="An Tran, ACA (BUV)" w:date="2024-09-13T17:29:00Z" w16du:dateUtc="2024-09-13T10:29:00Z">
            <w:rPr>
              <w:ins w:id="9630" w:author="An Tran, ACA (BUV)" w:date="2024-09-12T16:12:00Z" w16du:dateUtc="2024-09-12T09:12:00Z"/>
              <w:rFonts w:ascii="iCiel Avenir LT Std 35 Light" w:hAnsi="iCiel Avenir LT Std 35 Light" w:cs="Arial"/>
              <w:i/>
              <w:iCs/>
              <w:sz w:val="22"/>
              <w:szCs w:val="22"/>
              <w:highlight w:val="yellow"/>
              <w:lang w:val="vi-VN"/>
            </w:rPr>
          </w:rPrChange>
        </w:rPr>
      </w:pPr>
      <w:ins w:id="9631" w:author="An Tran, ACA (BUV)" w:date="2024-09-12T16:12:00Z" w16du:dateUtc="2024-09-12T09:12:00Z">
        <w:r w:rsidRPr="00863667">
          <w:rPr>
            <w:rFonts w:ascii="iCiel Avenir LT Std 35 Light" w:hAnsi="iCiel Avenir LT Std 35 Light" w:cs="Arial"/>
            <w:i/>
            <w:iCs/>
            <w:sz w:val="22"/>
            <w:szCs w:val="22"/>
            <w:lang w:val="vi-VN"/>
            <w:rPrChange w:id="9632" w:author="An Tran, ACA (BUV)" w:date="2024-09-13T17:29:00Z" w16du:dateUtc="2024-09-13T10:29:00Z">
              <w:rPr>
                <w:rFonts w:ascii="iCiel Avenir LT Std 35 Light" w:hAnsi="iCiel Avenir LT Std 35 Light" w:cs="Arial"/>
                <w:i/>
                <w:iCs/>
                <w:sz w:val="22"/>
                <w:szCs w:val="22"/>
                <w:highlight w:val="yellow"/>
                <w:lang w:val="vi-VN"/>
              </w:rPr>
            </w:rPrChange>
          </w:rPr>
          <w:t>Gia hạn một tuần đối với thời hạn nộp bài</w:t>
        </w:r>
      </w:ins>
    </w:p>
    <w:p w14:paraId="7462EF01" w14:textId="77777777" w:rsidR="00082726" w:rsidRPr="00863667" w:rsidRDefault="00082726" w:rsidP="00082726">
      <w:pPr>
        <w:pStyle w:val="ListParagraph"/>
        <w:numPr>
          <w:ilvl w:val="0"/>
          <w:numId w:val="95"/>
        </w:numPr>
        <w:ind w:left="360"/>
        <w:rPr>
          <w:ins w:id="9633" w:author="An Tran, ACA (BUV)" w:date="2024-09-12T16:12:00Z" w16du:dateUtc="2024-09-12T09:12:00Z"/>
          <w:rFonts w:ascii="iCiel Avenir LT Std 35 Light" w:hAnsi="iCiel Avenir LT Std 35 Light" w:cs="Arial"/>
          <w:i/>
          <w:iCs/>
          <w:sz w:val="22"/>
          <w:szCs w:val="22"/>
          <w:lang w:val="vi-VN"/>
          <w:rPrChange w:id="9634" w:author="An Tran, ACA (BUV)" w:date="2024-09-13T17:29:00Z" w16du:dateUtc="2024-09-13T10:29:00Z">
            <w:rPr>
              <w:ins w:id="9635" w:author="An Tran, ACA (BUV)" w:date="2024-09-12T16:12:00Z" w16du:dateUtc="2024-09-12T09:12:00Z"/>
              <w:rFonts w:ascii="iCiel Avenir LT Std 35 Light" w:hAnsi="iCiel Avenir LT Std 35 Light" w:cs="Arial"/>
              <w:i/>
              <w:iCs/>
              <w:sz w:val="22"/>
              <w:szCs w:val="22"/>
              <w:highlight w:val="yellow"/>
              <w:lang w:val="vi-VN"/>
            </w:rPr>
          </w:rPrChange>
        </w:rPr>
      </w:pPr>
      <w:ins w:id="9636" w:author="An Tran, ACA (BUV)" w:date="2024-09-12T16:12:00Z" w16du:dateUtc="2024-09-12T09:12:00Z">
        <w:r w:rsidRPr="00863667">
          <w:rPr>
            <w:rFonts w:ascii="iCiel Avenir LT Std 35 Light" w:hAnsi="iCiel Avenir LT Std 35 Light" w:cs="Arial"/>
            <w:i/>
            <w:iCs/>
            <w:sz w:val="22"/>
            <w:szCs w:val="22"/>
            <w:lang w:val="vi-VN"/>
            <w:rPrChange w:id="9637" w:author="An Tran, ACA (BUV)" w:date="2024-09-13T17:29:00Z" w16du:dateUtc="2024-09-13T10:29:00Z">
              <w:rPr>
                <w:rFonts w:ascii="iCiel Avenir LT Std 35 Light" w:hAnsi="iCiel Avenir LT Std 35 Light" w:cs="Arial"/>
                <w:i/>
                <w:iCs/>
                <w:sz w:val="22"/>
                <w:szCs w:val="22"/>
                <w:highlight w:val="yellow"/>
                <w:lang w:val="vi-VN"/>
              </w:rPr>
            </w:rPrChange>
          </w:rPr>
          <w:t>Gia hạn hơn một tuần đối với thời hạn nộp bài</w:t>
        </w:r>
      </w:ins>
    </w:p>
    <w:p w14:paraId="1277FCB7" w14:textId="77777777" w:rsidR="00082726" w:rsidRPr="00863667" w:rsidRDefault="00082726" w:rsidP="00082726">
      <w:pPr>
        <w:pStyle w:val="ListParagraph"/>
        <w:numPr>
          <w:ilvl w:val="0"/>
          <w:numId w:val="95"/>
        </w:numPr>
        <w:ind w:left="360"/>
        <w:rPr>
          <w:ins w:id="9638" w:author="An Tran, ACA (BUV)" w:date="2024-09-12T16:12:00Z" w16du:dateUtc="2024-09-12T09:12:00Z"/>
          <w:rFonts w:ascii="iCiel Avenir LT Std 35 Light" w:hAnsi="iCiel Avenir LT Std 35 Light" w:cs="Arial"/>
          <w:i/>
          <w:iCs/>
          <w:sz w:val="22"/>
          <w:szCs w:val="22"/>
          <w:lang w:val="vi-VN"/>
          <w:rPrChange w:id="9639" w:author="An Tran, ACA (BUV)" w:date="2024-09-13T17:29:00Z" w16du:dateUtc="2024-09-13T10:29:00Z">
            <w:rPr>
              <w:ins w:id="9640" w:author="An Tran, ACA (BUV)" w:date="2024-09-12T16:12:00Z" w16du:dateUtc="2024-09-12T09:12:00Z"/>
              <w:rFonts w:ascii="iCiel Avenir LT Std 35 Light" w:hAnsi="iCiel Avenir LT Std 35 Light" w:cs="Arial"/>
              <w:i/>
              <w:iCs/>
              <w:sz w:val="22"/>
              <w:szCs w:val="22"/>
              <w:highlight w:val="yellow"/>
              <w:lang w:val="vi-VN"/>
            </w:rPr>
          </w:rPrChange>
        </w:rPr>
      </w:pPr>
      <w:ins w:id="9641" w:author="An Tran, ACA (BUV)" w:date="2024-09-12T16:12:00Z" w16du:dateUtc="2024-09-12T09:12:00Z">
        <w:r w:rsidRPr="00863667">
          <w:rPr>
            <w:rFonts w:ascii="iCiel Avenir LT Std 35 Light" w:hAnsi="iCiel Avenir LT Std 35 Light" w:cs="Arial"/>
            <w:i/>
            <w:iCs/>
            <w:sz w:val="22"/>
            <w:szCs w:val="22"/>
            <w:lang w:val="vi-VN"/>
            <w:rPrChange w:id="9642" w:author="An Tran, ACA (BUV)" w:date="2024-09-13T17:29:00Z" w16du:dateUtc="2024-09-13T10:29:00Z">
              <w:rPr>
                <w:rFonts w:ascii="iCiel Avenir LT Std 35 Light" w:hAnsi="iCiel Avenir LT Std 35 Light" w:cs="Arial"/>
                <w:i/>
                <w:iCs/>
                <w:sz w:val="22"/>
                <w:szCs w:val="22"/>
                <w:highlight w:val="yellow"/>
                <w:lang w:val="vi-VN"/>
              </w:rPr>
            </w:rPrChange>
          </w:rPr>
          <w:t>Nếu sinh viên đã hoàn thành đủ bài làm cho toàn bộ hoặc một phần của một học phần, một số điểm có thể được quyết định dựa trên điểm tổng của sinh viên.</w:t>
        </w:r>
      </w:ins>
    </w:p>
    <w:p w14:paraId="2026BBFE" w14:textId="77777777" w:rsidR="00082726" w:rsidRPr="00863667" w:rsidRDefault="00082726" w:rsidP="00082726">
      <w:pPr>
        <w:pStyle w:val="ListParagraph"/>
        <w:numPr>
          <w:ilvl w:val="0"/>
          <w:numId w:val="95"/>
        </w:numPr>
        <w:ind w:left="360"/>
        <w:rPr>
          <w:ins w:id="9643" w:author="An Tran, ACA (BUV)" w:date="2024-09-12T16:12:00Z" w16du:dateUtc="2024-09-12T09:12:00Z"/>
          <w:rFonts w:ascii="iCiel Avenir LT Std 35 Light" w:hAnsi="iCiel Avenir LT Std 35 Light" w:cs="Arial"/>
          <w:i/>
          <w:iCs/>
          <w:sz w:val="22"/>
          <w:szCs w:val="22"/>
          <w:lang w:val="vi-VN"/>
          <w:rPrChange w:id="9644" w:author="An Tran, ACA (BUV)" w:date="2024-09-13T17:29:00Z" w16du:dateUtc="2024-09-13T10:29:00Z">
            <w:rPr>
              <w:ins w:id="9645" w:author="An Tran, ACA (BUV)" w:date="2024-09-12T16:12:00Z" w16du:dateUtc="2024-09-12T09:12:00Z"/>
              <w:rFonts w:ascii="iCiel Avenir LT Std 35 Light" w:hAnsi="iCiel Avenir LT Std 35 Light" w:cs="Arial"/>
              <w:i/>
              <w:iCs/>
              <w:sz w:val="22"/>
              <w:szCs w:val="22"/>
              <w:highlight w:val="yellow"/>
              <w:lang w:val="vi-VN"/>
            </w:rPr>
          </w:rPrChange>
        </w:rPr>
      </w:pPr>
      <w:ins w:id="9646" w:author="An Tran, ACA (BUV)" w:date="2024-09-12T16:12:00Z" w16du:dateUtc="2024-09-12T09:12:00Z">
        <w:r w:rsidRPr="00863667">
          <w:rPr>
            <w:rFonts w:ascii="iCiel Avenir LT Std 35 Light" w:hAnsi="iCiel Avenir LT Std 35 Light" w:cs="Arial"/>
            <w:i/>
            <w:iCs/>
            <w:sz w:val="22"/>
            <w:szCs w:val="22"/>
            <w:lang w:val="vi-VN"/>
            <w:rPrChange w:id="9647" w:author="An Tran, ACA (BUV)" w:date="2024-09-13T17:29:00Z" w16du:dateUtc="2024-09-13T10:29:00Z">
              <w:rPr>
                <w:rFonts w:ascii="iCiel Avenir LT Std 35 Light" w:hAnsi="iCiel Avenir LT Std 35 Light" w:cs="Arial"/>
                <w:i/>
                <w:iCs/>
                <w:sz w:val="22"/>
                <w:szCs w:val="22"/>
                <w:highlight w:val="yellow"/>
                <w:lang w:val="vi-VN"/>
              </w:rPr>
            </w:rPrChange>
          </w:rPr>
          <w:t>Sinh viên có thể được điều phối giảm tải khối lượng bài làm cần hoàn thành khi đảm bảo được mục tiêu và yêu cầu đề ra của môn học.</w:t>
        </w:r>
      </w:ins>
    </w:p>
    <w:p w14:paraId="0906CC01" w14:textId="77777777" w:rsidR="00082726" w:rsidRPr="00863667" w:rsidRDefault="00082726" w:rsidP="00082726">
      <w:pPr>
        <w:pStyle w:val="ListParagraph"/>
        <w:numPr>
          <w:ilvl w:val="0"/>
          <w:numId w:val="95"/>
        </w:numPr>
        <w:ind w:left="360"/>
        <w:rPr>
          <w:ins w:id="9648" w:author="An Tran, ACA (BUV)" w:date="2024-09-12T16:12:00Z" w16du:dateUtc="2024-09-12T09:12:00Z"/>
          <w:rFonts w:ascii="iCiel Avenir LT Std 35 Light" w:hAnsi="iCiel Avenir LT Std 35 Light" w:cs="Arial"/>
          <w:i/>
          <w:iCs/>
          <w:sz w:val="22"/>
          <w:szCs w:val="22"/>
          <w:lang w:val="vi-VN"/>
          <w:rPrChange w:id="9649" w:author="An Tran, ACA (BUV)" w:date="2024-09-13T17:29:00Z" w16du:dateUtc="2024-09-13T10:29:00Z">
            <w:rPr>
              <w:ins w:id="9650" w:author="An Tran, ACA (BUV)" w:date="2024-09-12T16:12:00Z" w16du:dateUtc="2024-09-12T09:12:00Z"/>
              <w:rFonts w:ascii="iCiel Avenir LT Std 35 Light" w:hAnsi="iCiel Avenir LT Std 35 Light" w:cs="Arial"/>
              <w:i/>
              <w:iCs/>
              <w:sz w:val="22"/>
              <w:szCs w:val="22"/>
              <w:highlight w:val="yellow"/>
              <w:lang w:val="vi-VN"/>
            </w:rPr>
          </w:rPrChange>
        </w:rPr>
      </w:pPr>
      <w:ins w:id="9651" w:author="An Tran, ACA (BUV)" w:date="2024-09-12T16:12:00Z" w16du:dateUtc="2024-09-12T09:12:00Z">
        <w:r w:rsidRPr="00863667">
          <w:rPr>
            <w:rFonts w:ascii="iCiel Avenir LT Std 35 Light" w:hAnsi="iCiel Avenir LT Std 35 Light" w:cs="Arial"/>
            <w:i/>
            <w:iCs/>
            <w:sz w:val="22"/>
            <w:szCs w:val="22"/>
            <w:lang w:val="vi-VN"/>
            <w:rPrChange w:id="9652" w:author="An Tran, ACA (BUV)" w:date="2024-09-13T17:29:00Z" w16du:dateUtc="2024-09-13T10:29:00Z">
              <w:rPr>
                <w:rFonts w:ascii="iCiel Avenir LT Std 35 Light" w:hAnsi="iCiel Avenir LT Std 35 Light" w:cs="Arial"/>
                <w:i/>
                <w:iCs/>
                <w:sz w:val="22"/>
                <w:szCs w:val="22"/>
                <w:highlight w:val="yellow"/>
                <w:lang w:val="vi-VN"/>
              </w:rPr>
            </w:rPrChange>
          </w:rPr>
          <w:t>Nếu không có đủ bài làm để thực hiện đánh giá, có thể yêu cầu bằng chứng học tập bằng các phương pháp khác như vấn đáp (viva voce), và từ đó có thể quyết định điểm số cho sinh viên.</w:t>
        </w:r>
      </w:ins>
    </w:p>
    <w:p w14:paraId="2274E16B" w14:textId="64CCF5D6" w:rsidR="00033784" w:rsidRPr="00863667" w:rsidDel="00082726" w:rsidRDefault="00082726" w:rsidP="00082726">
      <w:pPr>
        <w:pStyle w:val="NormalWeb"/>
        <w:shd w:val="clear" w:color="auto" w:fill="FFFFFF"/>
        <w:spacing w:line="400" w:lineRule="exact"/>
        <w:jc w:val="both"/>
        <w:rPr>
          <w:del w:id="9653" w:author="An Tran, ACA (BUV)" w:date="2024-09-12T16:12:00Z" w16du:dateUtc="2024-09-12T09:12:00Z"/>
          <w:rFonts w:ascii="iCiel Avenir LT Std 35 Light" w:hAnsi="iCiel Avenir LT Std 35 Light"/>
          <w:color w:val="000000"/>
          <w:sz w:val="22"/>
          <w:szCs w:val="22"/>
        </w:rPr>
      </w:pPr>
      <w:ins w:id="9654" w:author="An Tran, ACA (BUV)" w:date="2024-09-12T16:12:00Z" w16du:dateUtc="2024-09-12T09:12:00Z">
        <w:r w:rsidRPr="00863667">
          <w:rPr>
            <w:rFonts w:ascii="iCiel Avenir LT Std 35 Light" w:hAnsi="iCiel Avenir LT Std 35 Light" w:cs="Arial"/>
            <w:i/>
            <w:iCs/>
            <w:sz w:val="22"/>
            <w:szCs w:val="22"/>
            <w:lang w:val="vi-VN"/>
            <w:rPrChange w:id="9655" w:author="An Tran, ACA (BUV)" w:date="2024-09-13T17:29:00Z" w16du:dateUtc="2024-09-13T10:29:00Z">
              <w:rPr>
                <w:rFonts w:ascii="iCiel Avenir LT Std 35 Light" w:hAnsi="iCiel Avenir LT Std 35 Light" w:cs="Arial"/>
                <w:i/>
                <w:iCs/>
                <w:sz w:val="22"/>
                <w:szCs w:val="22"/>
                <w:highlight w:val="yellow"/>
                <w:lang w:val="vi-VN"/>
              </w:rPr>
            </w:rPrChange>
          </w:rPr>
          <w:t>Trong một số trường hợp đặc biệt nghiêm trọng, sinh viên có thể đạt được tín chỉ mà không cần điểm số tương ứng. Cần lưu ý rằng nếu không có điểm số, học phần này sẽ không được tính cho số điểm cuối cùng.</w:t>
        </w:r>
      </w:ins>
      <w:del w:id="9656" w:author="An Tran, ACA (BUV)" w:date="2024-09-12T16:12:00Z" w16du:dateUtc="2024-09-12T09:12:00Z">
        <w:r w:rsidR="00033784" w:rsidRPr="00863667" w:rsidDel="00082726">
          <w:rPr>
            <w:rFonts w:ascii="iCiel Avenir LT Std 35 Light" w:hAnsi="iCiel Avenir LT Std 35 Light"/>
            <w:color w:val="000000"/>
            <w:sz w:val="22"/>
            <w:szCs w:val="22"/>
            <w:lang w:val="vi-VN"/>
          </w:rPr>
          <w:delText xml:space="preserve">If the student gets Exceptional Circumstance </w:delText>
        </w:r>
        <w:r w:rsidR="00033784" w:rsidRPr="00863667" w:rsidDel="00082726">
          <w:rPr>
            <w:rFonts w:ascii="iCiel Avenir LT Std 35 Light" w:hAnsi="iCiel Avenir LT Std 35 Light"/>
            <w:b/>
            <w:bCs/>
            <w:color w:val="000000"/>
            <w:sz w:val="22"/>
            <w:szCs w:val="22"/>
            <w:lang w:val="vi-VN"/>
          </w:rPr>
          <w:delText>upheld</w:delText>
        </w:r>
        <w:r w:rsidR="00033784" w:rsidRPr="00863667" w:rsidDel="00082726">
          <w:rPr>
            <w:rFonts w:ascii="iCiel Avenir LT Std 35 Light" w:hAnsi="iCiel Avenir LT Std 35 Light"/>
            <w:color w:val="000000"/>
            <w:sz w:val="22"/>
            <w:szCs w:val="22"/>
            <w:lang w:val="vi-VN"/>
          </w:rPr>
          <w:delText>, one of the following outcomes can be applied:</w:delText>
        </w:r>
      </w:del>
    </w:p>
    <w:p w14:paraId="78F890A5" w14:textId="0D07E814" w:rsidR="00033784" w:rsidRPr="00863667" w:rsidDel="00082726" w:rsidRDefault="00033784" w:rsidP="003E1B62">
      <w:pPr>
        <w:pStyle w:val="NormalWeb"/>
        <w:shd w:val="clear" w:color="auto" w:fill="FFFFFF"/>
        <w:spacing w:line="400" w:lineRule="exact"/>
        <w:jc w:val="both"/>
        <w:rPr>
          <w:del w:id="9657" w:author="An Tran, ACA (BUV)" w:date="2024-09-12T16:12:00Z" w16du:dateUtc="2024-09-12T09:12:00Z"/>
          <w:rFonts w:ascii="iCiel Avenir LT Std 35 Light" w:hAnsi="iCiel Avenir LT Std 35 Light"/>
          <w:color w:val="000000"/>
          <w:sz w:val="22"/>
          <w:szCs w:val="22"/>
        </w:rPr>
      </w:pPr>
      <w:del w:id="9658" w:author="An Tran, ACA (BUV)" w:date="2024-09-12T16:12:00Z" w16du:dateUtc="2024-09-12T09:12:00Z">
        <w:r w:rsidRPr="00863667" w:rsidDel="00082726">
          <w:rPr>
            <w:rFonts w:ascii="iCiel Avenir LT Std 35 Light" w:hAnsi="iCiel Avenir LT Std 35 Light"/>
            <w:color w:val="000000"/>
            <w:sz w:val="22"/>
            <w:szCs w:val="22"/>
          </w:rPr>
          <w:delText>For Upheld Exceptional Circumstances claims:</w:delText>
        </w:r>
      </w:del>
    </w:p>
    <w:p w14:paraId="72D214C8" w14:textId="70837D23" w:rsidR="00033784" w:rsidRPr="00863667" w:rsidDel="00082726" w:rsidRDefault="00033784" w:rsidP="003E1B62">
      <w:pPr>
        <w:pStyle w:val="NormalWeb"/>
        <w:shd w:val="clear" w:color="auto" w:fill="FFFFFF"/>
        <w:spacing w:line="400" w:lineRule="exact"/>
        <w:ind w:left="990"/>
        <w:rPr>
          <w:del w:id="9659" w:author="An Tran, ACA (BUV)" w:date="2024-09-12T16:12:00Z" w16du:dateUtc="2024-09-12T09:12:00Z"/>
          <w:rFonts w:ascii="iCiel Avenir LT Std 35 Light" w:hAnsi="iCiel Avenir LT Std 35 Light"/>
          <w:color w:val="000000"/>
          <w:sz w:val="22"/>
          <w:szCs w:val="22"/>
          <w:lang w:val="vi-VN"/>
        </w:rPr>
      </w:pPr>
      <w:del w:id="9660" w:author="An Tran, ACA (BUV)" w:date="2024-09-12T16:12:00Z" w16du:dateUtc="2024-09-12T09:12:00Z">
        <w:r w:rsidRPr="00863667" w:rsidDel="00082726">
          <w:rPr>
            <w:rFonts w:ascii="iCiel Avenir LT Std 35 Light" w:hAnsi="iCiel Avenir LT Std 35 Light"/>
            <w:color w:val="000000"/>
            <w:sz w:val="22"/>
            <w:szCs w:val="22"/>
            <w:lang w:val="vi-VN"/>
          </w:rPr>
          <w:delTex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delText>
        </w:r>
      </w:del>
    </w:p>
    <w:p w14:paraId="00742CD4" w14:textId="524302DC" w:rsidR="00033784" w:rsidRPr="00863667" w:rsidDel="00082726" w:rsidRDefault="00033784" w:rsidP="003E1B62">
      <w:pPr>
        <w:pStyle w:val="NormalWeb"/>
        <w:shd w:val="clear" w:color="auto" w:fill="FFFFFF"/>
        <w:spacing w:line="400" w:lineRule="exact"/>
        <w:ind w:left="990"/>
        <w:rPr>
          <w:del w:id="9661" w:author="An Tran, ACA (BUV)" w:date="2024-09-12T16:12:00Z" w16du:dateUtc="2024-09-12T09:12:00Z"/>
          <w:rFonts w:ascii="iCiel Avenir LT Std 35 Light" w:hAnsi="iCiel Avenir LT Std 35 Light" w:cs="Arial"/>
          <w:sz w:val="22"/>
          <w:szCs w:val="22"/>
          <w:lang w:val="vi-VN" w:eastAsia="en-GB"/>
        </w:rPr>
      </w:pPr>
      <w:del w:id="9662" w:author="An Tran, ACA (BUV)" w:date="2024-09-12T16:12:00Z" w16du:dateUtc="2024-09-12T09:12:00Z">
        <w:r w:rsidRPr="00863667" w:rsidDel="00082726">
          <w:rPr>
            <w:rFonts w:ascii="iCiel Avenir LT Std 35 Light" w:hAnsi="iCiel Avenir LT Std 35 Light" w:cs="Arial"/>
            <w:sz w:val="22"/>
            <w:szCs w:val="22"/>
            <w:lang w:val="vi-VN" w:eastAsia="en-GB"/>
          </w:rPr>
          <w:delText xml:space="preserve">If you were unable to submit your work, or you have received a failed mark, you won’t be penalised if you are given another assessment opportunity. For example;  </w:delText>
        </w:r>
      </w:del>
    </w:p>
    <w:p w14:paraId="03E87159" w14:textId="19E3C495" w:rsidR="00033784" w:rsidRPr="00863667" w:rsidDel="00082726" w:rsidRDefault="00033784" w:rsidP="003E1B62">
      <w:pPr>
        <w:pStyle w:val="NormalWeb"/>
        <w:shd w:val="clear" w:color="auto" w:fill="FFFFFF"/>
        <w:spacing w:line="400" w:lineRule="exact"/>
        <w:ind w:left="990"/>
        <w:rPr>
          <w:del w:id="9663" w:author="An Tran, ACA (BUV)" w:date="2024-09-12T16:12:00Z" w16du:dateUtc="2024-09-12T09:12:00Z"/>
          <w:rFonts w:ascii="iCiel Avenir LT Std 35 Light" w:hAnsi="iCiel Avenir LT Std 35 Light" w:cs="Arial"/>
          <w:sz w:val="22"/>
          <w:szCs w:val="22"/>
          <w:lang w:val="vi-VN" w:eastAsia="en-GB"/>
        </w:rPr>
      </w:pPr>
      <w:del w:id="9664" w:author="An Tran, ACA (BUV)" w:date="2024-09-12T16:12:00Z" w16du:dateUtc="2024-09-12T09:12:00Z">
        <w:r w:rsidRPr="00863667" w:rsidDel="00082726">
          <w:rPr>
            <w:rFonts w:ascii="iCiel Avenir LT Std 35 Light" w:hAnsi="iCiel Avenir LT Std 35 Light" w:cs="Arial"/>
            <w:sz w:val="22"/>
            <w:szCs w:val="22"/>
            <w:lang w:eastAsia="en-GB"/>
          </w:rPr>
          <w:delText>I</w:delText>
        </w:r>
        <w:r w:rsidRPr="00863667" w:rsidDel="00082726">
          <w:rPr>
            <w:rFonts w:ascii="iCiel Avenir LT Std 35 Light" w:hAnsi="iCiel Avenir LT Std 35 Light" w:cs="Arial"/>
            <w:sz w:val="22"/>
            <w:szCs w:val="22"/>
            <w:lang w:val="vi-VN" w:eastAsia="en-GB"/>
          </w:rPr>
          <w:delText xml:space="preserve">f you have ECs for your first assessment opportunity, and are given a resit opportunity, this would not be capped at the minimum pass mark.   </w:delText>
        </w:r>
      </w:del>
    </w:p>
    <w:p w14:paraId="07511CE2" w14:textId="65F6E6DC" w:rsidR="00033784" w:rsidRPr="00863667" w:rsidDel="00082726" w:rsidRDefault="00033784" w:rsidP="003E1B62">
      <w:pPr>
        <w:pStyle w:val="NormalWeb"/>
        <w:shd w:val="clear" w:color="auto" w:fill="FFFFFF"/>
        <w:spacing w:line="400" w:lineRule="exact"/>
        <w:ind w:left="990"/>
        <w:rPr>
          <w:del w:id="9665" w:author="An Tran, ACA (BUV)" w:date="2024-09-12T16:12:00Z" w16du:dateUtc="2024-09-12T09:12:00Z"/>
          <w:rFonts w:ascii="iCiel Avenir LT Std 35 Light" w:hAnsi="iCiel Avenir LT Std 35 Light" w:cs="Arial"/>
          <w:sz w:val="22"/>
          <w:szCs w:val="22"/>
          <w:lang w:val="vi-VN" w:eastAsia="en-GB"/>
        </w:rPr>
      </w:pPr>
      <w:del w:id="9666" w:author="An Tran, ACA (BUV)" w:date="2024-09-12T16:12:00Z" w16du:dateUtc="2024-09-12T09:12:00Z">
        <w:r w:rsidRPr="00863667" w:rsidDel="00082726">
          <w:rPr>
            <w:rFonts w:ascii="iCiel Avenir LT Std 35 Light" w:hAnsi="iCiel Avenir LT Std 35 Light" w:cs="Arial"/>
            <w:sz w:val="22"/>
            <w:szCs w:val="22"/>
            <w:lang w:val="vi-VN" w:eastAsia="en-GB"/>
          </w:rPr>
          <w:delTex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delText>
        </w:r>
      </w:del>
    </w:p>
    <w:p w14:paraId="4DCDB5E4" w14:textId="3C7FBF58" w:rsidR="00033784" w:rsidRPr="00863667" w:rsidDel="00082726" w:rsidRDefault="00033784" w:rsidP="003E1B62">
      <w:pPr>
        <w:pStyle w:val="NormalWeb"/>
        <w:shd w:val="clear" w:color="auto" w:fill="FFFFFF"/>
        <w:spacing w:line="400" w:lineRule="exact"/>
        <w:ind w:left="990"/>
        <w:rPr>
          <w:del w:id="9667" w:author="An Tran, ACA (BUV)" w:date="2024-09-12T16:12:00Z" w16du:dateUtc="2024-09-12T09:12:00Z"/>
          <w:rFonts w:ascii="iCiel Avenir LT Std 35 Light" w:hAnsi="iCiel Avenir LT Std 35 Light" w:cs="Arial"/>
          <w:sz w:val="22"/>
          <w:szCs w:val="22"/>
          <w:lang w:val="vi-VN" w:eastAsia="en-GB"/>
        </w:rPr>
      </w:pPr>
      <w:del w:id="9668" w:author="An Tran, ACA (BUV)" w:date="2024-09-12T16:12:00Z" w16du:dateUtc="2024-09-12T09:12:00Z">
        <w:r w:rsidRPr="00863667" w:rsidDel="00082726">
          <w:rPr>
            <w:rFonts w:ascii="iCiel Avenir LT Std 35 Light" w:hAnsi="iCiel Avenir LT Std 35 Light" w:cs="Arial"/>
            <w:sz w:val="22"/>
            <w:szCs w:val="22"/>
            <w:lang w:val="vi-VN" w:eastAsia="en-GB"/>
          </w:rPr>
          <w:delText xml:space="preserve">If you are given a third assessment opportunity and have ECs an Award Board will need to assess your profile and their decision will be released to you in your results profile.  </w:delText>
        </w:r>
      </w:del>
    </w:p>
    <w:p w14:paraId="67C7D7B4" w14:textId="20334ACC" w:rsidR="00033784" w:rsidRPr="00863667" w:rsidDel="00082726" w:rsidRDefault="00033784" w:rsidP="003E1B62">
      <w:pPr>
        <w:pStyle w:val="NormalWeb"/>
        <w:shd w:val="clear" w:color="auto" w:fill="FFFFFF"/>
        <w:spacing w:line="400" w:lineRule="exact"/>
        <w:ind w:left="990"/>
        <w:rPr>
          <w:del w:id="9669" w:author="An Tran, ACA (BUV)" w:date="2024-09-12T16:12:00Z" w16du:dateUtc="2024-09-12T09:12:00Z"/>
          <w:rFonts w:ascii="iCiel Avenir LT Std 35 Light" w:hAnsi="iCiel Avenir LT Std 35 Light" w:cs="Arial"/>
          <w:sz w:val="22"/>
          <w:szCs w:val="22"/>
          <w:lang w:val="vi-VN" w:eastAsia="en-GB"/>
        </w:rPr>
      </w:pPr>
      <w:del w:id="9670" w:author="An Tran, ACA (BUV)" w:date="2024-09-12T16:12:00Z" w16du:dateUtc="2024-09-12T09:12:00Z">
        <w:r w:rsidRPr="00863667" w:rsidDel="00082726">
          <w:rPr>
            <w:rFonts w:ascii="iCiel Avenir LT Std 35 Light" w:hAnsi="iCiel Avenir LT Std 35 Light" w:cs="Arial"/>
            <w:sz w:val="22"/>
            <w:szCs w:val="22"/>
            <w:lang w:val="vi-VN" w:eastAsia="en-GB"/>
          </w:rPr>
          <w:delText xml:space="preserve">The Award Board will not always be able to offer you a resubmission opportunity, for example, if the following apply.  </w:delText>
        </w:r>
      </w:del>
    </w:p>
    <w:p w14:paraId="78AB0BAC" w14:textId="46F41E22" w:rsidR="00033784" w:rsidRPr="00863667" w:rsidDel="00082726" w:rsidRDefault="00033784" w:rsidP="003E1B62">
      <w:pPr>
        <w:pStyle w:val="NormalWeb"/>
        <w:shd w:val="clear" w:color="auto" w:fill="FFFFFF"/>
        <w:spacing w:line="400" w:lineRule="exact"/>
        <w:ind w:left="990"/>
        <w:rPr>
          <w:del w:id="9671" w:author="An Tran, ACA (BUV)" w:date="2024-09-12T16:12:00Z" w16du:dateUtc="2024-09-12T09:12:00Z"/>
          <w:rFonts w:ascii="iCiel Avenir LT Std 35 Light" w:hAnsi="iCiel Avenir LT Std 35 Light" w:cs="Arial"/>
          <w:sz w:val="22"/>
          <w:szCs w:val="22"/>
          <w:lang w:val="vi-VN" w:eastAsia="en-GB"/>
        </w:rPr>
      </w:pPr>
      <w:del w:id="9672" w:author="An Tran, ACA (BUV)" w:date="2024-09-12T16:12:00Z" w16du:dateUtc="2024-09-12T09:12:00Z">
        <w:r w:rsidRPr="00863667" w:rsidDel="00082726">
          <w:rPr>
            <w:rFonts w:ascii="iCiel Avenir LT Std 35 Light" w:hAnsi="iCiel Avenir LT Std 35 Light" w:cs="Arial"/>
            <w:sz w:val="22"/>
            <w:szCs w:val="22"/>
            <w:lang w:val="vi-VN" w:eastAsia="en-GB"/>
          </w:rPr>
          <w:delText xml:space="preserve">The Award Board condones your failed assessment.  </w:delText>
        </w:r>
      </w:del>
    </w:p>
    <w:p w14:paraId="54EBCC48" w14:textId="6A233AD1" w:rsidR="00033784" w:rsidRPr="00863667" w:rsidDel="00082726" w:rsidRDefault="00033784" w:rsidP="003E1B62">
      <w:pPr>
        <w:pStyle w:val="NormalWeb"/>
        <w:shd w:val="clear" w:color="auto" w:fill="FFFFFF"/>
        <w:spacing w:line="400" w:lineRule="exact"/>
        <w:ind w:left="990"/>
        <w:rPr>
          <w:del w:id="9673" w:author="An Tran, ACA (BUV)" w:date="2024-09-12T16:12:00Z" w16du:dateUtc="2024-09-12T09:12:00Z"/>
          <w:rFonts w:ascii="iCiel Avenir LT Std 35 Light" w:hAnsi="iCiel Avenir LT Std 35 Light" w:cs="Arial"/>
          <w:sz w:val="22"/>
          <w:szCs w:val="22"/>
          <w:lang w:val="vi-VN" w:eastAsia="en-GB"/>
        </w:rPr>
      </w:pPr>
      <w:del w:id="9674" w:author="An Tran, ACA (BUV)" w:date="2024-09-12T16:12:00Z" w16du:dateUtc="2024-09-12T09:12:00Z">
        <w:r w:rsidRPr="00863667" w:rsidDel="00082726">
          <w:rPr>
            <w:rFonts w:ascii="iCiel Avenir LT Std 35 Light" w:hAnsi="iCiel Avenir LT Std 35 Light" w:cs="Arial"/>
            <w:sz w:val="22"/>
            <w:szCs w:val="22"/>
            <w:lang w:val="vi-VN" w:eastAsia="en-GB"/>
          </w:rPr>
          <w:delText xml:space="preserve">There are no resubmission opportunities remaining to you.  </w:delText>
        </w:r>
      </w:del>
    </w:p>
    <w:p w14:paraId="7508B74D" w14:textId="2C1154D1" w:rsidR="00033784" w:rsidRPr="00863667" w:rsidDel="00082726" w:rsidRDefault="00033784" w:rsidP="003E1B62">
      <w:pPr>
        <w:pStyle w:val="NormalWeb"/>
        <w:shd w:val="clear" w:color="auto" w:fill="FFFFFF"/>
        <w:spacing w:line="400" w:lineRule="exact"/>
        <w:ind w:left="990"/>
        <w:rPr>
          <w:del w:id="9675" w:author="An Tran, ACA (BUV)" w:date="2024-09-12T16:12:00Z" w16du:dateUtc="2024-09-12T09:12:00Z"/>
          <w:rFonts w:ascii="iCiel Avenir LT Std 35 Light" w:hAnsi="iCiel Avenir LT Std 35 Light" w:cs="Arial"/>
          <w:sz w:val="22"/>
          <w:szCs w:val="22"/>
          <w:lang w:val="vi-VN" w:eastAsia="en-GB"/>
        </w:rPr>
      </w:pPr>
      <w:del w:id="9676" w:author="An Tran, ACA (BUV)" w:date="2024-09-12T16:12:00Z" w16du:dateUtc="2024-09-12T09:12:00Z">
        <w:r w:rsidRPr="00863667" w:rsidDel="00082726">
          <w:rPr>
            <w:rFonts w:ascii="iCiel Avenir LT Std 35 Light" w:hAnsi="iCiel Avenir LT Std 35 Light" w:cs="Arial"/>
            <w:sz w:val="22"/>
            <w:szCs w:val="22"/>
            <w:lang w:val="vi-VN" w:eastAsia="en-GB"/>
          </w:rPr>
          <w:delText xml:space="preserve">You have reached the end of your maximum registration period and have therefore run out of time to complete the course.  </w:delText>
        </w:r>
      </w:del>
    </w:p>
    <w:p w14:paraId="6A6CFA4F" w14:textId="170EDCB5" w:rsidR="00033784" w:rsidRPr="00863667" w:rsidDel="00082726" w:rsidRDefault="00033784" w:rsidP="003E1B62">
      <w:pPr>
        <w:pStyle w:val="NormalWeb"/>
        <w:shd w:val="clear" w:color="auto" w:fill="FFFFFF"/>
        <w:spacing w:line="400" w:lineRule="exact"/>
        <w:ind w:left="990"/>
        <w:jc w:val="both"/>
        <w:rPr>
          <w:del w:id="9677" w:author="An Tran, ACA (BUV)" w:date="2024-09-12T16:12:00Z" w16du:dateUtc="2024-09-12T09:12:00Z"/>
          <w:rFonts w:ascii="iCiel Avenir LT Std 35 Light" w:hAnsi="iCiel Avenir LT Std 35 Light"/>
          <w:color w:val="000000"/>
          <w:sz w:val="22"/>
          <w:szCs w:val="22"/>
        </w:rPr>
      </w:pPr>
      <w:del w:id="9678" w:author="An Tran, ACA (BUV)" w:date="2024-09-12T16:12:00Z" w16du:dateUtc="2024-09-12T09:12:00Z">
        <w:r w:rsidRPr="00863667" w:rsidDel="00082726">
          <w:rPr>
            <w:rFonts w:ascii="iCiel Avenir LT Std 35 Light" w:hAnsi="iCiel Avenir LT Std 35 Light"/>
            <w:color w:val="000000"/>
            <w:sz w:val="22"/>
            <w:szCs w:val="22"/>
          </w:rPr>
          <w:delText>In these types of circumstances, the Award Board will make a decision on your progression in line with the Academic Regulations, and this will be communicated to you in your results profile.</w:delText>
        </w:r>
      </w:del>
    </w:p>
    <w:p w14:paraId="71CB93EB" w14:textId="31DB6F6C" w:rsidR="00033784" w:rsidRPr="00863667" w:rsidDel="00082726" w:rsidRDefault="00033784" w:rsidP="003E1B62">
      <w:pPr>
        <w:pStyle w:val="NormalWeb"/>
        <w:shd w:val="clear" w:color="auto" w:fill="FFFFFF"/>
        <w:spacing w:line="400" w:lineRule="exact"/>
        <w:jc w:val="both"/>
        <w:rPr>
          <w:del w:id="9679" w:author="An Tran, ACA (BUV)" w:date="2024-09-12T16:12:00Z" w16du:dateUtc="2024-09-12T09:12:00Z"/>
          <w:rFonts w:ascii="iCiel Avenir LT Std 35 Light" w:hAnsi="iCiel Avenir LT Std 35 Light"/>
          <w:color w:val="000000"/>
          <w:sz w:val="22"/>
          <w:szCs w:val="22"/>
        </w:rPr>
      </w:pPr>
      <w:del w:id="9680" w:author="An Tran, ACA (BUV)" w:date="2024-09-12T16:12:00Z" w16du:dateUtc="2024-09-12T09:12:00Z">
        <w:r w:rsidRPr="00863667" w:rsidDel="00082726">
          <w:rPr>
            <w:rFonts w:ascii="iCiel Avenir LT Std 35 Light" w:hAnsi="iCiel Avenir LT Std 35 Light"/>
            <w:color w:val="000000"/>
            <w:sz w:val="22"/>
            <w:szCs w:val="22"/>
          </w:rPr>
          <w:delText xml:space="preserve">Academic Decision Makers may decide </w:delText>
        </w:r>
        <w:r w:rsidRPr="00863667" w:rsidDel="00082726">
          <w:rPr>
            <w:rFonts w:ascii="iCiel Avenir LT Std 35 Light" w:hAnsi="iCiel Avenir LT Std 35 Light"/>
            <w:b/>
            <w:bCs/>
            <w:color w:val="000000"/>
            <w:sz w:val="22"/>
            <w:szCs w:val="22"/>
          </w:rPr>
          <w:delText>not to uphold</w:delText>
        </w:r>
        <w:r w:rsidRPr="00863667" w:rsidDel="00082726">
          <w:rPr>
            <w:rFonts w:ascii="iCiel Avenir LT Std 35 Light" w:hAnsi="iCiel Avenir LT Std 35 Light"/>
            <w:color w:val="000000"/>
            <w:sz w:val="22"/>
            <w:szCs w:val="22"/>
          </w:rPr>
          <w:delTex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delText>
        </w:r>
      </w:del>
    </w:p>
    <w:p w14:paraId="29F69BCE" w14:textId="3A1B22FD" w:rsidR="00033784" w:rsidRPr="00863667" w:rsidDel="00082726" w:rsidRDefault="00033784" w:rsidP="691BD53B">
      <w:pPr>
        <w:pStyle w:val="NormalWeb"/>
        <w:shd w:val="clear" w:color="auto" w:fill="FFFFFF" w:themeFill="background1"/>
        <w:spacing w:line="400" w:lineRule="exact"/>
        <w:jc w:val="both"/>
        <w:rPr>
          <w:del w:id="9681" w:author="An Tran, ACA (BUV)" w:date="2024-09-12T16:12:00Z" w16du:dateUtc="2024-09-12T09:12:00Z"/>
          <w:rFonts w:ascii="iCiel Avenir LT Std 35 Light" w:hAnsi="iCiel Avenir LT Std 35 Light"/>
          <w:color w:val="000000"/>
          <w:sz w:val="22"/>
          <w:szCs w:val="22"/>
        </w:rPr>
      </w:pPr>
      <w:del w:id="9682" w:author="An Tran, ACA (BUV)" w:date="2024-09-12T16:12:00Z" w16du:dateUtc="2024-09-12T09:12:00Z">
        <w:r w:rsidRPr="00863667" w:rsidDel="00082726">
          <w:rPr>
            <w:rFonts w:ascii="iCiel Avenir LT Std 35 Light" w:hAnsi="iCiel Avenir LT Std 35 Light"/>
            <w:color w:val="000000" w:themeColor="text1"/>
            <w:sz w:val="22"/>
            <w:szCs w:val="22"/>
            <w:lang w:val="vi-VN"/>
          </w:rPr>
          <w:delTex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delText>
        </w:r>
      </w:del>
    </w:p>
    <w:p w14:paraId="74C3E402" w14:textId="36F74E35" w:rsidR="00033784" w:rsidRPr="00863667" w:rsidDel="00082726" w:rsidRDefault="00033784" w:rsidP="003E1B62">
      <w:pPr>
        <w:ind w:firstLine="0"/>
        <w:rPr>
          <w:del w:id="9683" w:author="An Tran, ACA (BUV)" w:date="2024-09-12T16:12:00Z" w16du:dateUtc="2024-09-12T09:12:00Z"/>
          <w:rFonts w:ascii="iCiel Avenir LT Std 35 Light" w:hAnsi="iCiel Avenir LT Std 35 Light" w:cs="Arial"/>
          <w:sz w:val="22"/>
          <w:szCs w:val="22"/>
          <w:lang w:val="vi-VN"/>
        </w:rPr>
      </w:pPr>
      <w:del w:id="9684" w:author="An Tran, ACA (BUV)" w:date="2024-09-12T16:12:00Z" w16du:dateUtc="2024-09-12T09:12:00Z">
        <w:r w:rsidRPr="00863667" w:rsidDel="00082726">
          <w:rPr>
            <w:rFonts w:ascii="iCiel Avenir LT Std 35 Light" w:hAnsi="iCiel Avenir LT Std 35 Light" w:cs="Arial"/>
            <w:sz w:val="22"/>
            <w:szCs w:val="22"/>
            <w:lang w:val="vi-VN"/>
          </w:rPr>
          <w:delText xml:space="preserve">Student are always advised to read the EC regulation here: </w:delText>
        </w:r>
        <w:r w:rsidR="00BE2136" w:rsidRPr="00863667" w:rsidDel="00082726">
          <w:rPr>
            <w:rFonts w:ascii="iCiel Avenir LT Std 35 Light" w:hAnsi="iCiel Avenir LT Std 35 Light"/>
            <w:rPrChange w:id="9685" w:author="An Tran, ACA (BUV)" w:date="2024-09-13T17:29:00Z" w16du:dateUtc="2024-09-13T10:29:00Z">
              <w:rPr/>
            </w:rPrChange>
          </w:rPr>
          <w:fldChar w:fldCharType="begin"/>
        </w:r>
        <w:r w:rsidR="00BE2136" w:rsidRPr="00863667" w:rsidDel="00082726">
          <w:rPr>
            <w:rFonts w:ascii="iCiel Avenir LT Std 35 Light" w:hAnsi="iCiel Avenir LT Std 35 Light"/>
            <w:rPrChange w:id="9686" w:author="An Tran, ACA (BUV)" w:date="2024-09-13T17:29:00Z" w16du:dateUtc="2024-09-13T10:29:00Z">
              <w:rPr/>
            </w:rPrChange>
          </w:rPr>
          <w:delInstrText>HYPERLINK "https://www.staffs.ac.uk/students/course-administration/exceptional-circumstances"</w:delInstrText>
        </w:r>
        <w:r w:rsidR="00BE2136" w:rsidRPr="00B8666B" w:rsidDel="00082726">
          <w:rPr>
            <w:rFonts w:ascii="iCiel Avenir LT Std 35 Light" w:hAnsi="iCiel Avenir LT Std 35 Light"/>
          </w:rPr>
        </w:r>
        <w:r w:rsidR="00BE2136" w:rsidRPr="00863667" w:rsidDel="00082726">
          <w:rPr>
            <w:rPrChange w:id="9687" w:author="An Tran, ACA (BUV)" w:date="2024-09-13T17:29:00Z" w16du:dateUtc="2024-09-13T10:29:00Z">
              <w:rPr>
                <w:rStyle w:val="Hyperlink"/>
                <w:rFonts w:ascii="iCiel Avenir LT Std 35 Light" w:hAnsi="iCiel Avenir LT Std 35 Light" w:cs="Arial"/>
                <w:sz w:val="22"/>
                <w:szCs w:val="22"/>
                <w:lang w:val="vi-VN"/>
              </w:rPr>
            </w:rPrChange>
          </w:rPr>
          <w:fldChar w:fldCharType="separate"/>
        </w:r>
        <w:r w:rsidRPr="00863667" w:rsidDel="00082726">
          <w:rPr>
            <w:rStyle w:val="Hyperlink"/>
            <w:rFonts w:ascii="iCiel Avenir LT Std 35 Light" w:hAnsi="iCiel Avenir LT Std 35 Light" w:cs="Arial"/>
            <w:sz w:val="22"/>
            <w:szCs w:val="22"/>
            <w:lang w:val="vi-VN"/>
          </w:rPr>
          <w:delText>https://www.staffs.ac.uk/students/course-administration/exceptional-circumstances</w:delText>
        </w:r>
        <w:r w:rsidR="00BE2136" w:rsidRPr="00863667" w:rsidDel="00082726">
          <w:rPr>
            <w:rStyle w:val="Hyperlink"/>
            <w:rFonts w:ascii="iCiel Avenir LT Std 35 Light" w:hAnsi="iCiel Avenir LT Std 35 Light" w:cs="Arial"/>
            <w:sz w:val="22"/>
            <w:szCs w:val="22"/>
            <w:lang w:val="vi-VN"/>
          </w:rPr>
          <w:fldChar w:fldCharType="end"/>
        </w:r>
      </w:del>
    </w:p>
    <w:p w14:paraId="1A0F0715" w14:textId="5526F654" w:rsidR="00033784" w:rsidRPr="00863667" w:rsidDel="00082726" w:rsidRDefault="00033784" w:rsidP="003E1B62">
      <w:pPr>
        <w:ind w:firstLine="0"/>
        <w:rPr>
          <w:del w:id="9688" w:author="An Tran, ACA (BUV)" w:date="2024-09-12T16:12:00Z" w16du:dateUtc="2024-09-12T09:12:00Z"/>
          <w:rFonts w:ascii="iCiel Avenir LT Std 35 Light" w:hAnsi="iCiel Avenir LT Std 35 Light" w:cs="Arial"/>
          <w:sz w:val="22"/>
          <w:szCs w:val="22"/>
          <w:lang w:val="vi-VN"/>
        </w:rPr>
      </w:pPr>
      <w:del w:id="9689" w:author="An Tran, ACA (BUV)" w:date="2024-09-12T16:12:00Z" w16du:dateUtc="2024-09-12T09:12:00Z">
        <w:r w:rsidRPr="00863667" w:rsidDel="00082726">
          <w:rPr>
            <w:rFonts w:ascii="iCiel Avenir LT Std 35 Light" w:hAnsi="iCiel Avenir LT Std 35 Light" w:cs="Arial"/>
            <w:sz w:val="22"/>
            <w:szCs w:val="22"/>
            <w:lang w:val="vi-VN"/>
          </w:rPr>
          <w:delText>You will receive emails from the Central Academic Information Services (CAIS) about the resit schedule of the resit component(s) and resit fee if you are required to take resit for any module. It’s important to check your email regularly during this period.</w:delText>
        </w:r>
      </w:del>
    </w:p>
    <w:p w14:paraId="4D8F68E6" w14:textId="6439C632" w:rsidR="00033784" w:rsidRPr="00863667" w:rsidDel="00082726" w:rsidRDefault="00033784" w:rsidP="003E1B62">
      <w:pPr>
        <w:pStyle w:val="NormalWeb"/>
        <w:shd w:val="clear" w:color="auto" w:fill="FFFFFF"/>
        <w:spacing w:line="400" w:lineRule="exact"/>
        <w:jc w:val="both"/>
        <w:rPr>
          <w:del w:id="9690" w:author="An Tran, ACA (BUV)" w:date="2024-09-12T16:12:00Z" w16du:dateUtc="2024-09-12T09:12:00Z"/>
          <w:rFonts w:ascii="iCiel Avenir LT Std 35 Light" w:hAnsi="iCiel Avenir LT Std 35 Light"/>
          <w:i/>
          <w:iCs/>
          <w:color w:val="000000"/>
          <w:sz w:val="22"/>
          <w:szCs w:val="22"/>
        </w:rPr>
      </w:pPr>
      <w:del w:id="9691" w:author="An Tran, ACA (BUV)" w:date="2024-09-12T16:12:00Z" w16du:dateUtc="2024-09-12T09:12:00Z">
        <w:r w:rsidRPr="00863667" w:rsidDel="00082726">
          <w:rPr>
            <w:rFonts w:ascii="iCiel Avenir LT Std 35 Light" w:hAnsi="iCiel Avenir LT Std 35 Light"/>
            <w:i/>
            <w:iCs/>
            <w:color w:val="000000"/>
            <w:sz w:val="22"/>
            <w:szCs w:val="22"/>
            <w:lang w:val="vi-VN"/>
          </w:rPr>
          <w:delText xml:space="preserve">Nếu đơn xin xét ngoại lệ của sinh viên được </w:delText>
        </w:r>
        <w:r w:rsidRPr="00863667" w:rsidDel="00082726">
          <w:rPr>
            <w:rFonts w:ascii="iCiel Avenir LT Std 35 Light" w:hAnsi="iCiel Avenir LT Std 35 Light"/>
            <w:b/>
            <w:bCs/>
            <w:i/>
            <w:iCs/>
            <w:color w:val="000000"/>
            <w:sz w:val="22"/>
            <w:szCs w:val="22"/>
            <w:lang w:val="vi-VN"/>
          </w:rPr>
          <w:delText>chấp thuận</w:delText>
        </w:r>
        <w:r w:rsidRPr="00863667" w:rsidDel="00082726">
          <w:rPr>
            <w:rFonts w:ascii="iCiel Avenir LT Std 35 Light" w:hAnsi="iCiel Avenir LT Std 35 Light"/>
            <w:i/>
            <w:iCs/>
            <w:color w:val="000000"/>
            <w:sz w:val="22"/>
            <w:szCs w:val="22"/>
            <w:lang w:val="vi-VN"/>
          </w:rPr>
          <w:delText xml:space="preserve">, </w:delText>
        </w:r>
        <w:r w:rsidRPr="00863667" w:rsidDel="00082726">
          <w:rPr>
            <w:rFonts w:ascii="iCiel Avenir LT Std 35 Light" w:hAnsi="iCiel Avenir LT Std 35 Light"/>
            <w:i/>
            <w:iCs/>
            <w:color w:val="000000"/>
            <w:sz w:val="22"/>
            <w:szCs w:val="22"/>
          </w:rPr>
          <w:delText>một trong các quyết định sau sẽ được áp dụng:</w:delText>
        </w:r>
      </w:del>
    </w:p>
    <w:p w14:paraId="11B82935" w14:textId="5BB4847A" w:rsidR="00033784" w:rsidRPr="00863667" w:rsidDel="00082726" w:rsidRDefault="00033784" w:rsidP="003E1B62">
      <w:pPr>
        <w:pStyle w:val="NormalWeb"/>
        <w:shd w:val="clear" w:color="auto" w:fill="FFFFFF"/>
        <w:spacing w:line="400" w:lineRule="exact"/>
        <w:jc w:val="both"/>
        <w:rPr>
          <w:del w:id="9692" w:author="An Tran, ACA (BUV)" w:date="2024-09-12T16:12:00Z" w16du:dateUtc="2024-09-12T09:12:00Z"/>
          <w:rFonts w:ascii="iCiel Avenir LT Std 35 Light" w:hAnsi="iCiel Avenir LT Std 35 Light"/>
          <w:i/>
          <w:iCs/>
          <w:color w:val="000000"/>
          <w:sz w:val="22"/>
          <w:szCs w:val="22"/>
        </w:rPr>
      </w:pPr>
      <w:del w:id="9693" w:author="An Tran, ACA (BUV)" w:date="2024-09-12T16:12:00Z" w16du:dateUtc="2024-09-12T09:12:00Z">
        <w:r w:rsidRPr="00863667" w:rsidDel="00082726">
          <w:rPr>
            <w:rFonts w:ascii="iCiel Avenir LT Std 35 Light" w:hAnsi="iCiel Avenir LT Std 35 Light"/>
            <w:i/>
            <w:iCs/>
            <w:color w:val="000000"/>
            <w:sz w:val="22"/>
            <w:szCs w:val="22"/>
          </w:rPr>
          <w:delText xml:space="preserve">Nếu sinh viên đã nộp bài trong vòng một tuần sau hạn nộp, bài làm của sinh viên sẽ được coi là nộp đúng hạn và chấm điểm như bài nộp đúng hạn. Một </w:delText>
        </w:r>
        <w:r w:rsidRPr="00863667" w:rsidDel="00082726">
          <w:rPr>
            <w:rFonts w:ascii="iCiel Avenir LT Std 35 Light" w:hAnsi="iCiel Avenir LT Std 35 Light"/>
            <w:i/>
            <w:iCs/>
            <w:color w:val="000000"/>
            <w:sz w:val="22"/>
            <w:szCs w:val="22"/>
            <w:lang w:val="vi-VN"/>
          </w:rPr>
          <w:delText>đơn xin xét ngoại lệ của sinh viên được chấp thuận</w:delText>
        </w:r>
        <w:r w:rsidRPr="00863667" w:rsidDel="00082726">
          <w:rPr>
            <w:rFonts w:ascii="iCiel Avenir LT Std 35 Light" w:hAnsi="iCiel Avenir LT Std 35 Light"/>
            <w:i/>
            <w:iCs/>
            <w:color w:val="000000"/>
            <w:sz w:val="22"/>
            <w:szCs w:val="22"/>
          </w:rPr>
          <w:delText xml:space="preserve"> chỉ có thể gia hạn nộp bài thêm một tuần cho các bài đánh giá phù hợp. Ví dụ sinh viên không thể được gia hạn bài thi nếu như sinh viên không thể tham gia thi đúng thời gian.</w:delText>
        </w:r>
      </w:del>
    </w:p>
    <w:p w14:paraId="61118E13" w14:textId="572ACE3A" w:rsidR="00033784" w:rsidRPr="00863667" w:rsidDel="00082726" w:rsidRDefault="00033784" w:rsidP="003E1B62">
      <w:pPr>
        <w:pStyle w:val="NormalWeb"/>
        <w:shd w:val="clear" w:color="auto" w:fill="FFFFFF"/>
        <w:spacing w:line="400" w:lineRule="exact"/>
        <w:jc w:val="both"/>
        <w:rPr>
          <w:del w:id="9694" w:author="An Tran, ACA (BUV)" w:date="2024-09-12T16:12:00Z" w16du:dateUtc="2024-09-12T09:12:00Z"/>
          <w:rFonts w:ascii="iCiel Avenir LT Std 35 Light" w:hAnsi="iCiel Avenir LT Std 35 Light"/>
          <w:i/>
          <w:iCs/>
          <w:color w:val="000000"/>
          <w:sz w:val="22"/>
          <w:szCs w:val="22"/>
        </w:rPr>
      </w:pPr>
      <w:del w:id="9695" w:author="An Tran, ACA (BUV)" w:date="2024-09-12T16:12:00Z" w16du:dateUtc="2024-09-12T09:12:00Z">
        <w:r w:rsidRPr="00863667" w:rsidDel="00082726">
          <w:rPr>
            <w:rFonts w:ascii="iCiel Avenir LT Std 35 Light" w:hAnsi="iCiel Avenir LT Std 35 Light"/>
            <w:i/>
            <w:iCs/>
            <w:color w:val="000000"/>
            <w:sz w:val="22"/>
            <w:szCs w:val="22"/>
          </w:rPr>
          <w:delText>Nếu sinh viên đã không nộp bài hoặc nộp bài và không đủ điểm đỗ bài đó, và được trao một cơ hội thi lại, thì kết quả bài thi lại sẽ không bị ảnh hưởng. Ví dụ:</w:delText>
        </w:r>
      </w:del>
    </w:p>
    <w:p w14:paraId="7984551A" w14:textId="526F49E4" w:rsidR="00033784" w:rsidRPr="00863667" w:rsidDel="00082726" w:rsidRDefault="00033784" w:rsidP="003E1B62">
      <w:pPr>
        <w:pStyle w:val="NormalWeb"/>
        <w:shd w:val="clear" w:color="auto" w:fill="FFFFFF"/>
        <w:spacing w:line="400" w:lineRule="exact"/>
        <w:jc w:val="both"/>
        <w:rPr>
          <w:del w:id="9696" w:author="An Tran, ACA (BUV)" w:date="2024-09-12T16:12:00Z" w16du:dateUtc="2024-09-12T09:12:00Z"/>
          <w:rFonts w:ascii="iCiel Avenir LT Std 35 Light" w:hAnsi="iCiel Avenir LT Std 35 Light"/>
          <w:i/>
          <w:iCs/>
          <w:color w:val="000000"/>
          <w:sz w:val="22"/>
          <w:szCs w:val="22"/>
        </w:rPr>
      </w:pPr>
      <w:del w:id="9697" w:author="An Tran, ACA (BUV)" w:date="2024-09-12T16:12:00Z" w16du:dateUtc="2024-09-12T09:12:00Z">
        <w:r w:rsidRPr="00863667" w:rsidDel="00082726">
          <w:rPr>
            <w:rFonts w:ascii="iCiel Avenir LT Std 35 Light" w:hAnsi="iCiel Avenir LT Std 35 Light"/>
            <w:i/>
            <w:iCs/>
            <w:color w:val="000000"/>
            <w:sz w:val="22"/>
            <w:szCs w:val="22"/>
          </w:rPr>
          <w:delText xml:space="preserve">- Sinh viên có </w:delText>
        </w:r>
        <w:r w:rsidRPr="00863667" w:rsidDel="00082726">
          <w:rPr>
            <w:rFonts w:ascii="iCiel Avenir LT Std 35 Light" w:hAnsi="iCiel Avenir LT Std 35 Light"/>
            <w:i/>
            <w:iCs/>
            <w:color w:val="000000"/>
            <w:sz w:val="22"/>
            <w:szCs w:val="22"/>
            <w:lang w:val="vi-VN"/>
          </w:rPr>
          <w:delText xml:space="preserve">đơn xin xét ngoại lệ của sinh viên </w:delText>
        </w:r>
        <w:r w:rsidRPr="00863667" w:rsidDel="00082726">
          <w:rPr>
            <w:rFonts w:ascii="iCiel Avenir LT Std 35 Light" w:hAnsi="iCiel Avenir LT Std 35 Light"/>
            <w:i/>
            <w:iCs/>
            <w:color w:val="000000"/>
            <w:sz w:val="22"/>
            <w:szCs w:val="22"/>
          </w:rPr>
          <w:delText>cho lần thi đầu tiên, và được trao cơ hội thi lại, điểm bài đánh giá lại sẽ không bị quy về điểm đỗ.</w:delText>
        </w:r>
      </w:del>
    </w:p>
    <w:p w14:paraId="64C1BD5B" w14:textId="14C4F2D7" w:rsidR="00033784" w:rsidRPr="00863667" w:rsidDel="00082726" w:rsidRDefault="00033784" w:rsidP="003E1B62">
      <w:pPr>
        <w:pStyle w:val="NormalWeb"/>
        <w:shd w:val="clear" w:color="auto" w:fill="FFFFFF"/>
        <w:spacing w:line="400" w:lineRule="exact"/>
        <w:jc w:val="both"/>
        <w:rPr>
          <w:del w:id="9698" w:author="An Tran, ACA (BUV)" w:date="2024-09-12T16:12:00Z" w16du:dateUtc="2024-09-12T09:12:00Z"/>
          <w:rFonts w:ascii="iCiel Avenir LT Std 35 Light" w:hAnsi="iCiel Avenir LT Std 35 Light"/>
          <w:i/>
          <w:iCs/>
          <w:color w:val="000000"/>
          <w:sz w:val="22"/>
          <w:szCs w:val="22"/>
        </w:rPr>
      </w:pPr>
      <w:del w:id="9699" w:author="An Tran, ACA (BUV)" w:date="2024-09-12T16:12:00Z" w16du:dateUtc="2024-09-12T09:12:00Z">
        <w:r w:rsidRPr="00863667" w:rsidDel="00082726">
          <w:rPr>
            <w:rFonts w:ascii="iCiel Avenir LT Std 35 Light" w:hAnsi="iCiel Avenir LT Std 35 Light"/>
            <w:i/>
            <w:iCs/>
            <w:color w:val="000000"/>
            <w:sz w:val="22"/>
            <w:szCs w:val="22"/>
          </w:rPr>
          <w:delText xml:space="preserve">- Sinh viên có </w:delText>
        </w:r>
        <w:r w:rsidRPr="00863667" w:rsidDel="00082726">
          <w:rPr>
            <w:rFonts w:ascii="iCiel Avenir LT Std 35 Light" w:hAnsi="iCiel Avenir LT Std 35 Light"/>
            <w:i/>
            <w:iCs/>
            <w:color w:val="000000"/>
            <w:sz w:val="22"/>
            <w:szCs w:val="22"/>
            <w:lang w:val="vi-VN"/>
          </w:rPr>
          <w:delText xml:space="preserve">đơn xin xét ngoại lệ của sinh viên </w:delText>
        </w:r>
        <w:r w:rsidRPr="00863667" w:rsidDel="00082726">
          <w:rPr>
            <w:rFonts w:ascii="iCiel Avenir LT Std 35 Light" w:hAnsi="iCiel Avenir LT Std 35 Light"/>
            <w:i/>
            <w:iCs/>
            <w:color w:val="000000"/>
            <w:sz w:val="22"/>
            <w:szCs w:val="22"/>
          </w:rPr>
          <w:delTex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delText>
        </w:r>
        <w:r w:rsidRPr="00863667" w:rsidDel="00082726">
          <w:rPr>
            <w:rFonts w:ascii="iCiel Avenir LT Std 35 Light" w:hAnsi="iCiel Avenir LT Std 35 Light"/>
            <w:i/>
            <w:iCs/>
            <w:color w:val="000000"/>
            <w:sz w:val="22"/>
            <w:szCs w:val="22"/>
            <w:lang w:val="vi-VN"/>
          </w:rPr>
          <w:delText>xin xét ngoại lệ của sinh viên</w:delText>
        </w:r>
        <w:r w:rsidRPr="00863667" w:rsidDel="00082726">
          <w:rPr>
            <w:rFonts w:ascii="iCiel Avenir LT Std 35 Light" w:hAnsi="iCiel Avenir LT Std 35 Light"/>
            <w:i/>
            <w:iCs/>
            <w:color w:val="000000"/>
            <w:sz w:val="22"/>
            <w:szCs w:val="22"/>
          </w:rPr>
          <w:delText xml:space="preserve"> cho lần nộp bài đánh giá  đầu tiên, thì điểm bài đánh giá lại sẽ được quy về điểm đỗ.</w:delText>
        </w:r>
      </w:del>
    </w:p>
    <w:p w14:paraId="778A3016" w14:textId="135D1FB7" w:rsidR="00033784" w:rsidRPr="00863667" w:rsidDel="00082726" w:rsidRDefault="00033784" w:rsidP="003E1B62">
      <w:pPr>
        <w:pStyle w:val="NormalWeb"/>
        <w:shd w:val="clear" w:color="auto" w:fill="FFFFFF"/>
        <w:spacing w:line="400" w:lineRule="exact"/>
        <w:jc w:val="both"/>
        <w:rPr>
          <w:del w:id="9700" w:author="An Tran, ACA (BUV)" w:date="2024-09-12T16:12:00Z" w16du:dateUtc="2024-09-12T09:12:00Z"/>
          <w:rFonts w:ascii="iCiel Avenir LT Std 35 Light" w:hAnsi="iCiel Avenir LT Std 35 Light"/>
          <w:i/>
          <w:iCs/>
          <w:color w:val="000000"/>
          <w:sz w:val="22"/>
          <w:szCs w:val="22"/>
        </w:rPr>
      </w:pPr>
      <w:del w:id="9701" w:author="An Tran, ACA (BUV)" w:date="2024-09-12T16:12:00Z" w16du:dateUtc="2024-09-12T09:12:00Z">
        <w:r w:rsidRPr="00863667" w:rsidDel="00082726">
          <w:rPr>
            <w:rFonts w:ascii="iCiel Avenir LT Std 35 Light" w:hAnsi="iCiel Avenir LT Std 35 Light"/>
            <w:i/>
            <w:iCs/>
            <w:color w:val="000000"/>
            <w:sz w:val="22"/>
            <w:szCs w:val="22"/>
          </w:rPr>
          <w:delText xml:space="preserve">- Nếu sinh viên được trao cơ hội đánh giá lần thứ 3 và có </w:delText>
        </w:r>
        <w:r w:rsidRPr="00863667" w:rsidDel="00082726">
          <w:rPr>
            <w:rFonts w:ascii="iCiel Avenir LT Std 35 Light" w:hAnsi="iCiel Avenir LT Std 35 Light"/>
            <w:i/>
            <w:iCs/>
            <w:color w:val="000000"/>
            <w:sz w:val="22"/>
            <w:szCs w:val="22"/>
            <w:lang w:val="vi-VN"/>
          </w:rPr>
          <w:delText>đơn xin xét ngoại l</w:delText>
        </w:r>
        <w:r w:rsidRPr="00863667" w:rsidDel="00082726">
          <w:rPr>
            <w:rFonts w:ascii="iCiel Avenir LT Std 35 Light" w:hAnsi="iCiel Avenir LT Std 35 Light"/>
            <w:i/>
            <w:iCs/>
            <w:color w:val="000000"/>
            <w:sz w:val="22"/>
            <w:szCs w:val="22"/>
          </w:rPr>
          <w:delText>ệ, hội đồng khảo thí sẽ đánh giá kết quả học tập của sinh viên và quyết định của hội đồng sẽ được thể hiện trên bảng kết quả học tập của sinh viên.</w:delText>
        </w:r>
      </w:del>
    </w:p>
    <w:p w14:paraId="0B63A8A4" w14:textId="057B5EDB" w:rsidR="00033784" w:rsidRPr="00863667" w:rsidDel="00082726" w:rsidRDefault="00033784" w:rsidP="003E1B62">
      <w:pPr>
        <w:pStyle w:val="NormalWeb"/>
        <w:shd w:val="clear" w:color="auto" w:fill="FFFFFF"/>
        <w:spacing w:line="400" w:lineRule="exact"/>
        <w:jc w:val="both"/>
        <w:rPr>
          <w:del w:id="9702" w:author="An Tran, ACA (BUV)" w:date="2024-09-12T16:12:00Z" w16du:dateUtc="2024-09-12T09:12:00Z"/>
          <w:rFonts w:ascii="iCiel Avenir LT Std 35 Light" w:hAnsi="iCiel Avenir LT Std 35 Light"/>
          <w:i/>
          <w:iCs/>
          <w:color w:val="000000"/>
          <w:sz w:val="22"/>
          <w:szCs w:val="22"/>
        </w:rPr>
      </w:pPr>
      <w:del w:id="9703" w:author="An Tran, ACA (BUV)" w:date="2024-09-12T16:12:00Z" w16du:dateUtc="2024-09-12T09:12:00Z">
        <w:r w:rsidRPr="00863667" w:rsidDel="00082726">
          <w:rPr>
            <w:rFonts w:ascii="iCiel Avenir LT Std 35 Light" w:hAnsi="iCiel Avenir LT Std 35 Light"/>
            <w:i/>
            <w:iCs/>
            <w:color w:val="000000"/>
            <w:sz w:val="22"/>
            <w:szCs w:val="22"/>
          </w:rPr>
          <w:delText>Hội đồng khảo thí sẽ không thể trao cho sinh viên cơ hội đánh giá lại nếu:</w:delText>
        </w:r>
      </w:del>
    </w:p>
    <w:p w14:paraId="09495DBE" w14:textId="41F13A6C" w:rsidR="00033784" w:rsidRPr="00863667" w:rsidDel="00082726" w:rsidRDefault="00033784" w:rsidP="003E1B62">
      <w:pPr>
        <w:pStyle w:val="NormalWeb"/>
        <w:shd w:val="clear" w:color="auto" w:fill="FFFFFF"/>
        <w:spacing w:line="400" w:lineRule="exact"/>
        <w:jc w:val="both"/>
        <w:rPr>
          <w:del w:id="9704" w:author="An Tran, ACA (BUV)" w:date="2024-09-12T16:12:00Z" w16du:dateUtc="2024-09-12T09:12:00Z"/>
          <w:rFonts w:ascii="iCiel Avenir LT Std 35 Light" w:hAnsi="iCiel Avenir LT Std 35 Light"/>
          <w:i/>
          <w:iCs/>
          <w:color w:val="000000"/>
          <w:sz w:val="22"/>
          <w:szCs w:val="22"/>
        </w:rPr>
      </w:pPr>
      <w:del w:id="9705" w:author="An Tran, ACA (BUV)" w:date="2024-09-12T16:12:00Z" w16du:dateUtc="2024-09-12T09:12:00Z">
        <w:r w:rsidRPr="00863667" w:rsidDel="00082726">
          <w:rPr>
            <w:rFonts w:ascii="iCiel Avenir LT Std 35 Light" w:hAnsi="iCiel Avenir LT Std 35 Light"/>
            <w:i/>
            <w:iCs/>
            <w:color w:val="000000"/>
            <w:sz w:val="22"/>
            <w:szCs w:val="22"/>
          </w:rPr>
          <w:delText>- Hội đồng khảo thí đã xét đỗ đặc cách cho bài đánh giá bị trượt của sinh viên.</w:delText>
        </w:r>
      </w:del>
    </w:p>
    <w:p w14:paraId="5E9E0469" w14:textId="68BA331B" w:rsidR="00033784" w:rsidRPr="00863667" w:rsidDel="00082726" w:rsidRDefault="00033784" w:rsidP="003E1B62">
      <w:pPr>
        <w:pStyle w:val="NormalWeb"/>
        <w:shd w:val="clear" w:color="auto" w:fill="FFFFFF"/>
        <w:spacing w:line="400" w:lineRule="exact"/>
        <w:jc w:val="both"/>
        <w:rPr>
          <w:del w:id="9706" w:author="An Tran, ACA (BUV)" w:date="2024-09-12T16:12:00Z" w16du:dateUtc="2024-09-12T09:12:00Z"/>
          <w:rFonts w:ascii="iCiel Avenir LT Std 35 Light" w:hAnsi="iCiel Avenir LT Std 35 Light"/>
          <w:i/>
          <w:iCs/>
          <w:color w:val="000000"/>
          <w:sz w:val="22"/>
          <w:szCs w:val="22"/>
        </w:rPr>
      </w:pPr>
      <w:del w:id="9707" w:author="An Tran, ACA (BUV)" w:date="2024-09-12T16:12:00Z" w16du:dateUtc="2024-09-12T09:12:00Z">
        <w:r w:rsidRPr="00863667" w:rsidDel="00082726">
          <w:rPr>
            <w:rFonts w:ascii="iCiel Avenir LT Std 35 Light" w:hAnsi="iCiel Avenir LT Std 35 Light"/>
            <w:i/>
            <w:iCs/>
            <w:color w:val="000000"/>
            <w:sz w:val="22"/>
            <w:szCs w:val="22"/>
          </w:rPr>
          <w:delText>- Sinh viên không còn cơ hội làm bài đánh giá.</w:delText>
        </w:r>
      </w:del>
    </w:p>
    <w:p w14:paraId="6F1C076F" w14:textId="34AC451C" w:rsidR="00033784" w:rsidRPr="00863667" w:rsidDel="00082726" w:rsidRDefault="00033784" w:rsidP="003E1B62">
      <w:pPr>
        <w:pStyle w:val="NormalWeb"/>
        <w:shd w:val="clear" w:color="auto" w:fill="FFFFFF"/>
        <w:spacing w:line="400" w:lineRule="exact"/>
        <w:jc w:val="both"/>
        <w:rPr>
          <w:del w:id="9708" w:author="An Tran, ACA (BUV)" w:date="2024-09-12T16:12:00Z" w16du:dateUtc="2024-09-12T09:12:00Z"/>
          <w:rFonts w:ascii="iCiel Avenir LT Std 35 Light" w:hAnsi="iCiel Avenir LT Std 35 Light"/>
          <w:i/>
          <w:iCs/>
          <w:color w:val="000000"/>
          <w:sz w:val="22"/>
          <w:szCs w:val="22"/>
        </w:rPr>
      </w:pPr>
      <w:del w:id="9709" w:author="An Tran, ACA (BUV)" w:date="2024-09-12T16:12:00Z" w16du:dateUtc="2024-09-12T09:12:00Z">
        <w:r w:rsidRPr="00863667" w:rsidDel="00082726">
          <w:rPr>
            <w:rFonts w:ascii="iCiel Avenir LT Std 35 Light" w:hAnsi="iCiel Avenir LT Std 35 Light"/>
            <w:i/>
            <w:iCs/>
            <w:color w:val="000000"/>
            <w:sz w:val="22"/>
            <w:szCs w:val="22"/>
          </w:rPr>
          <w:delText>- Thời gian học tập tối đa của sinh viên đã hết và như vậy sinh viên không còn thời gian để hoàn thành chương trình.</w:delText>
        </w:r>
      </w:del>
    </w:p>
    <w:p w14:paraId="21561E9E" w14:textId="72540931" w:rsidR="00033784" w:rsidRPr="00863667" w:rsidDel="00082726" w:rsidRDefault="00033784" w:rsidP="003E1B62">
      <w:pPr>
        <w:pStyle w:val="NormalWeb"/>
        <w:shd w:val="clear" w:color="auto" w:fill="FFFFFF"/>
        <w:spacing w:line="400" w:lineRule="exact"/>
        <w:jc w:val="both"/>
        <w:rPr>
          <w:del w:id="9710" w:author="An Tran, ACA (BUV)" w:date="2024-09-12T16:12:00Z" w16du:dateUtc="2024-09-12T09:12:00Z"/>
          <w:rFonts w:ascii="iCiel Avenir LT Std 35 Light" w:hAnsi="iCiel Avenir LT Std 35 Light"/>
          <w:i/>
          <w:iCs/>
          <w:color w:val="000000"/>
          <w:sz w:val="22"/>
          <w:szCs w:val="22"/>
        </w:rPr>
      </w:pPr>
      <w:del w:id="9711" w:author="An Tran, ACA (BUV)" w:date="2024-09-12T16:12:00Z" w16du:dateUtc="2024-09-12T09:12:00Z">
        <w:r w:rsidRPr="00863667" w:rsidDel="00082726">
          <w:rPr>
            <w:rFonts w:ascii="iCiel Avenir LT Std 35 Light" w:hAnsi="iCiel Avenir LT Std 35 Light"/>
            <w:i/>
            <w:iCs/>
            <w:color w:val="000000"/>
            <w:sz w:val="22"/>
            <w:szCs w:val="22"/>
          </w:rPr>
          <w:delText xml:space="preserve">Sẽ có một số lý do khiến cho đơn xin ngoại lệ của sinh viên có thể </w:delText>
        </w:r>
        <w:r w:rsidRPr="00863667" w:rsidDel="00082726">
          <w:rPr>
            <w:rFonts w:ascii="iCiel Avenir LT Std 35 Light" w:hAnsi="iCiel Avenir LT Std 35 Light"/>
            <w:b/>
            <w:bCs/>
            <w:i/>
            <w:iCs/>
            <w:color w:val="000000"/>
            <w:sz w:val="22"/>
            <w:szCs w:val="22"/>
          </w:rPr>
          <w:delText>không được chấp nhận</w:delText>
        </w:r>
        <w:r w:rsidRPr="00863667" w:rsidDel="00082726">
          <w:rPr>
            <w:rFonts w:ascii="iCiel Avenir LT Std 35 Light" w:hAnsi="iCiel Avenir LT Std 35 Light"/>
            <w:i/>
            <w:iCs/>
            <w:color w:val="000000"/>
            <w:sz w:val="22"/>
            <w:szCs w:val="22"/>
          </w:rPr>
          <w:delTex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delText>
        </w:r>
      </w:del>
    </w:p>
    <w:p w14:paraId="7FE15F72" w14:textId="2CB57F7B" w:rsidR="00033784" w:rsidRPr="00863667" w:rsidDel="00082726" w:rsidRDefault="00033784" w:rsidP="003E1B62">
      <w:pPr>
        <w:ind w:firstLine="0"/>
        <w:rPr>
          <w:del w:id="9712" w:author="An Tran, ACA (BUV)" w:date="2024-09-12T16:12:00Z" w16du:dateUtc="2024-09-12T09:12:00Z"/>
          <w:rFonts w:ascii="iCiel Avenir LT Std 35 Light" w:hAnsi="iCiel Avenir LT Std 35 Light" w:cs="Arial"/>
          <w:i/>
          <w:iCs/>
          <w:sz w:val="22"/>
          <w:szCs w:val="22"/>
          <w:lang w:val="vi-VN"/>
        </w:rPr>
      </w:pPr>
      <w:del w:id="9713" w:author="An Tran, ACA (BUV)" w:date="2024-09-12T16:12:00Z" w16du:dateUtc="2024-09-12T09:12:00Z">
        <w:r w:rsidRPr="00863667" w:rsidDel="00082726">
          <w:rPr>
            <w:rFonts w:ascii="iCiel Avenir LT Std 35 Light" w:hAnsi="iCiel Avenir LT Std 35 Light" w:cs="Arial"/>
            <w:i/>
            <w:iCs/>
            <w:sz w:val="22"/>
            <w:szCs w:val="22"/>
            <w:lang w:val="vi-VN"/>
          </w:rPr>
          <w:delText xml:space="preserve">Sinh viên luôn được yêu cầu đọc kỹ chính sách của Nhà trường về Xét trường hợp ngoại lệ tại đây: </w:delText>
        </w:r>
        <w:r w:rsidR="00BE2136" w:rsidRPr="00863667" w:rsidDel="00082726">
          <w:rPr>
            <w:rFonts w:ascii="iCiel Avenir LT Std 35 Light" w:hAnsi="iCiel Avenir LT Std 35 Light"/>
            <w:rPrChange w:id="9714" w:author="An Tran, ACA (BUV)" w:date="2024-09-13T17:29:00Z" w16du:dateUtc="2024-09-13T10:29:00Z">
              <w:rPr/>
            </w:rPrChange>
          </w:rPr>
          <w:fldChar w:fldCharType="begin"/>
        </w:r>
        <w:r w:rsidR="00BE2136" w:rsidRPr="00863667" w:rsidDel="00082726">
          <w:rPr>
            <w:rFonts w:ascii="iCiel Avenir LT Std 35 Light" w:hAnsi="iCiel Avenir LT Std 35 Light"/>
            <w:rPrChange w:id="9715" w:author="An Tran, ACA (BUV)" w:date="2024-09-13T17:29:00Z" w16du:dateUtc="2024-09-13T10:29:00Z">
              <w:rPr/>
            </w:rPrChange>
          </w:rPr>
          <w:delInstrText>HYPERLINK "https://www.staffs.ac.uk/students/course-administration/exceptional-circumstances"</w:delInstrText>
        </w:r>
        <w:r w:rsidR="00BE2136" w:rsidRPr="00B8666B" w:rsidDel="00082726">
          <w:rPr>
            <w:rFonts w:ascii="iCiel Avenir LT Std 35 Light" w:hAnsi="iCiel Avenir LT Std 35 Light"/>
          </w:rPr>
        </w:r>
        <w:r w:rsidR="00BE2136" w:rsidRPr="00863667" w:rsidDel="00082726">
          <w:rPr>
            <w:rPrChange w:id="9716"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sidDel="00082726">
          <w:rPr>
            <w:rStyle w:val="Hyperlink"/>
            <w:rFonts w:ascii="iCiel Avenir LT Std 35 Light" w:hAnsi="iCiel Avenir LT Std 35 Light" w:cs="Arial"/>
            <w:i/>
            <w:iCs/>
            <w:sz w:val="22"/>
            <w:szCs w:val="22"/>
            <w:lang w:val="vi-VN"/>
          </w:rPr>
          <w:delText>https://www.staffs.ac.uk/students/course-administration/exceptional-circumstances</w:delText>
        </w:r>
        <w:r w:rsidR="00BE2136" w:rsidRPr="00863667" w:rsidDel="00082726">
          <w:rPr>
            <w:rStyle w:val="Hyperlink"/>
            <w:rFonts w:ascii="iCiel Avenir LT Std 35 Light" w:hAnsi="iCiel Avenir LT Std 35 Light" w:cs="Arial"/>
            <w:i/>
            <w:iCs/>
            <w:sz w:val="22"/>
            <w:szCs w:val="22"/>
            <w:lang w:val="vi-VN"/>
          </w:rPr>
          <w:fldChar w:fldCharType="end"/>
        </w:r>
      </w:del>
    </w:p>
    <w:p w14:paraId="3BFFA8AF" w14:textId="49E862D5" w:rsidR="00606CEC" w:rsidRPr="00863667" w:rsidRDefault="00033784" w:rsidP="003E1B62">
      <w:pPr>
        <w:ind w:firstLine="0"/>
        <w:rPr>
          <w:rFonts w:ascii="iCiel Avenir LT Std 35 Light" w:hAnsi="iCiel Avenir LT Std 35 Light"/>
          <w:sz w:val="32"/>
          <w:lang w:val="vi-VN"/>
        </w:rPr>
      </w:pPr>
      <w:del w:id="9717" w:author="An Tran, ACA (BUV)" w:date="2024-09-12T16:12:00Z" w16du:dateUtc="2024-09-12T09:12:00Z">
        <w:r w:rsidRPr="00863667" w:rsidDel="00082726">
          <w:rPr>
            <w:rFonts w:ascii="iCiel Avenir LT Std 35 Light" w:hAnsi="iCiel Avenir LT Std 35 Light" w:cs="Arial"/>
            <w:i/>
            <w:iCs/>
            <w:sz w:val="22"/>
            <w:szCs w:val="22"/>
            <w:lang w:val="vi-VN"/>
          </w:rPr>
          <w:delText>Sinh viên sẽ nhận được email từ Trung tâm Dữ liệu Sinh viên thông báo về lịch và phí thi lại nếu như sinh viên được yêu cầu phải thi lại. Trong khoảng thời gian này, việc kiểm tra email của sinh viên thường xuyên là rất quan trọng để không bỏ lỡ thông tin.</w:delText>
        </w:r>
      </w:del>
      <w:r w:rsidR="0052528E" w:rsidRPr="00863667">
        <w:rPr>
          <w:rFonts w:ascii="iCiel Avenir LT Std 35 Light" w:hAnsi="iCiel Avenir LT Std 35 Light"/>
          <w:lang w:val="vi-VN"/>
        </w:rPr>
        <w:br w:type="page"/>
      </w:r>
    </w:p>
    <w:p w14:paraId="6316A0D0" w14:textId="6449D7F6" w:rsidR="00E20BF9" w:rsidRPr="00863667"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32"/>
          <w:lang w:val="vi-VN"/>
        </w:rPr>
      </w:pPr>
      <w:bookmarkStart w:id="9718" w:name="_Toc113977125"/>
      <w:bookmarkStart w:id="9719" w:name="_Toc177144047"/>
      <w:r w:rsidRPr="00863667">
        <w:rPr>
          <w:rFonts w:ascii="iCiel Avenir LT Std 35 Light" w:hAnsi="iCiel Avenir LT Std 35 Light" w:cs="Arial"/>
          <w:sz w:val="32"/>
          <w:lang w:val="vi-VN"/>
        </w:rPr>
        <w:t>STUDENT EXPERIENCE</w:t>
      </w:r>
      <w:bookmarkEnd w:id="9718"/>
      <w:bookmarkEnd w:id="9719"/>
    </w:p>
    <w:p w14:paraId="4D619114" w14:textId="77777777" w:rsidR="003C6139" w:rsidRPr="00863667" w:rsidRDefault="003C6139" w:rsidP="003C6139">
      <w:pPr>
        <w:pStyle w:val="Question"/>
        <w:numPr>
          <w:ilvl w:val="0"/>
          <w:numId w:val="7"/>
        </w:numPr>
        <w:tabs>
          <w:tab w:val="left" w:pos="630"/>
          <w:tab w:val="left" w:pos="990"/>
        </w:tabs>
        <w:spacing w:before="100" w:line="400" w:lineRule="exact"/>
        <w:ind w:left="0" w:firstLine="720"/>
        <w:rPr>
          <w:ins w:id="9720" w:author="An Tran, ACA (BUV)" w:date="2024-09-12T11:07:00Z" w16du:dateUtc="2024-09-12T04:07:00Z"/>
          <w:rFonts w:cs="Arial"/>
          <w:b w:val="0"/>
          <w:i/>
          <w:iCs/>
          <w:szCs w:val="22"/>
        </w:rPr>
      </w:pPr>
      <w:bookmarkStart w:id="9721" w:name="_Toc177025936"/>
      <w:bookmarkStart w:id="9722" w:name="_Toc177144048"/>
      <w:bookmarkStart w:id="9723" w:name="_Toc149054148"/>
      <w:bookmarkStart w:id="9724" w:name="_Toc140506990"/>
      <w:bookmarkStart w:id="9725" w:name="_Toc113977126"/>
      <w:bookmarkStart w:id="9726" w:name="_Toc123727662"/>
      <w:bookmarkStart w:id="9727" w:name="_Toc126587808"/>
      <w:bookmarkStart w:id="9728" w:name="_Hlk126332543"/>
      <w:bookmarkStart w:id="9729" w:name="_Toc141433235"/>
      <w:bookmarkStart w:id="9730" w:name="_Hlk149317455"/>
      <w:ins w:id="9731" w:author="An Tran, ACA (BUV)" w:date="2024-09-12T11:07:00Z" w16du:dateUtc="2024-09-12T04:07:00Z">
        <w:r w:rsidRPr="00863667">
          <w:rPr>
            <w:rFonts w:cs="Arial"/>
            <w:bCs/>
            <w:szCs w:val="22"/>
          </w:rPr>
          <w:t xml:space="preserve">Where do students seek support related to career, jobs, and internships? / </w:t>
        </w:r>
        <w:r w:rsidRPr="00863667">
          <w:rPr>
            <w:rFonts w:cs="Arial"/>
            <w:bCs/>
            <w:i/>
            <w:iCs/>
            <w:szCs w:val="22"/>
          </w:rPr>
          <w:t>Sinh viên tìm kiếm sự hỗ trợ liên quan đến hướng nghiệp, việc làm và thực tập ở đâu?</w:t>
        </w:r>
        <w:bookmarkEnd w:id="9721"/>
        <w:bookmarkEnd w:id="9722"/>
        <w:r w:rsidRPr="00863667">
          <w:rPr>
            <w:rFonts w:cs="Arial"/>
            <w:bCs/>
            <w:i/>
            <w:iCs/>
            <w:szCs w:val="22"/>
          </w:rPr>
          <w:t xml:space="preserve"> </w:t>
        </w:r>
      </w:ins>
    </w:p>
    <w:p w14:paraId="33078488" w14:textId="77777777" w:rsidR="003C6139" w:rsidRPr="00863667" w:rsidRDefault="003C6139" w:rsidP="003C6139">
      <w:pPr>
        <w:rPr>
          <w:ins w:id="9732" w:author="An Tran, ACA (BUV)" w:date="2024-09-12T11:07:00Z" w16du:dateUtc="2024-09-12T04:07:00Z"/>
          <w:rFonts w:ascii="iCiel Avenir LT Std 35 Light" w:hAnsi="iCiel Avenir LT Std 35 Light"/>
          <w:szCs w:val="22"/>
          <w:lang w:eastAsia="en-US"/>
          <w:rPrChange w:id="9733" w:author="An Tran, ACA (BUV)" w:date="2024-09-13T17:29:00Z" w16du:dateUtc="2024-09-13T10:29:00Z">
            <w:rPr>
              <w:ins w:id="9734" w:author="An Tran, ACA (BUV)" w:date="2024-09-12T11:07:00Z" w16du:dateUtc="2024-09-12T04:07:00Z"/>
              <w:szCs w:val="22"/>
              <w:lang w:eastAsia="en-US"/>
            </w:rPr>
          </w:rPrChange>
        </w:rPr>
      </w:pPr>
      <w:bookmarkStart w:id="9735" w:name="_Toc174556370"/>
      <w:ins w:id="9736" w:author="An Tran, ACA (BUV)" w:date="2024-09-12T11:07:00Z" w16du:dateUtc="2024-09-12T04:07:00Z">
        <w:r w:rsidRPr="00863667">
          <w:rPr>
            <w:rFonts w:ascii="iCiel Avenir LT Std 35 Light" w:hAnsi="iCiel Avenir LT Std 35 Light"/>
            <w:sz w:val="22"/>
            <w:szCs w:val="22"/>
            <w:lang w:eastAsia="en-US"/>
          </w:rPr>
          <w:t>To seek support related to career, jobs, and internships, students can reach out to Career Services and Industry Relations Team (CSIR) of Student Engagement Department via the following communication channels</w:t>
        </w:r>
        <w:bookmarkEnd w:id="9735"/>
        <w:r w:rsidRPr="00863667">
          <w:rPr>
            <w:rFonts w:ascii="iCiel Avenir LT Std 35 Light" w:hAnsi="iCiel Avenir LT Std 35 Light"/>
            <w:sz w:val="22"/>
            <w:szCs w:val="22"/>
            <w:lang w:eastAsia="en-US"/>
          </w:rPr>
          <w:t xml:space="preserve">. </w:t>
        </w:r>
      </w:ins>
    </w:p>
    <w:tbl>
      <w:tblPr>
        <w:tblStyle w:val="TableGrid"/>
        <w:tblW w:w="9985" w:type="dxa"/>
        <w:tblLook w:val="04A0" w:firstRow="1" w:lastRow="0" w:firstColumn="1" w:lastColumn="0" w:noHBand="0" w:noVBand="1"/>
      </w:tblPr>
      <w:tblGrid>
        <w:gridCol w:w="3897"/>
        <w:gridCol w:w="6088"/>
      </w:tblGrid>
      <w:tr w:rsidR="003C6139" w:rsidRPr="00863667" w14:paraId="3D165DDF" w14:textId="77777777" w:rsidTr="009B03D3">
        <w:trPr>
          <w:trHeight w:val="178"/>
          <w:ins w:id="9737" w:author="An Tran, ACA (BUV)" w:date="2024-09-12T11:07:00Z"/>
        </w:trPr>
        <w:tc>
          <w:tcPr>
            <w:tcW w:w="3897" w:type="dxa"/>
          </w:tcPr>
          <w:p w14:paraId="42742E32" w14:textId="77777777" w:rsidR="003C6139" w:rsidRPr="00863667" w:rsidRDefault="003C6139" w:rsidP="009B03D3">
            <w:pPr>
              <w:spacing w:after="0" w:line="276" w:lineRule="auto"/>
              <w:ind w:right="-27" w:firstLine="0"/>
              <w:jc w:val="center"/>
              <w:rPr>
                <w:ins w:id="9738" w:author="An Tran, ACA (BUV)" w:date="2024-09-12T11:07:00Z" w16du:dateUtc="2024-09-12T04:07:00Z"/>
                <w:rFonts w:ascii="iCiel Avenir LT Std 35 Light" w:eastAsia="Segoe UI" w:hAnsi="iCiel Avenir LT Std 35 Light" w:cs="Segoe UI"/>
                <w:b/>
                <w:bCs/>
                <w:color w:val="000000" w:themeColor="text1"/>
                <w:lang w:val="en-US"/>
              </w:rPr>
            </w:pPr>
            <w:ins w:id="9739" w:author="An Tran, ACA (BUV)" w:date="2024-09-12T11:07:00Z" w16du:dateUtc="2024-09-12T04:07:00Z">
              <w:r w:rsidRPr="00863667">
                <w:rPr>
                  <w:rFonts w:ascii="iCiel Avenir LT Std 35 Light" w:eastAsia="Segoe UI" w:hAnsi="iCiel Avenir LT Std 35 Light" w:cs="Segoe UI"/>
                  <w:b/>
                  <w:bCs/>
                  <w:color w:val="000000" w:themeColor="text1"/>
                  <w:lang w:val="en-US"/>
                </w:rPr>
                <w:t>Channels</w:t>
              </w:r>
            </w:ins>
          </w:p>
        </w:tc>
        <w:tc>
          <w:tcPr>
            <w:tcW w:w="6088" w:type="dxa"/>
          </w:tcPr>
          <w:p w14:paraId="7E1D175E" w14:textId="77777777" w:rsidR="003C6139" w:rsidRPr="00863667" w:rsidRDefault="003C6139" w:rsidP="009B03D3">
            <w:pPr>
              <w:spacing w:after="0" w:line="276" w:lineRule="auto"/>
              <w:ind w:right="-109" w:firstLine="0"/>
              <w:jc w:val="center"/>
              <w:rPr>
                <w:ins w:id="9740" w:author="An Tran, ACA (BUV)" w:date="2024-09-12T11:07:00Z" w16du:dateUtc="2024-09-12T04:07:00Z"/>
                <w:rFonts w:ascii="iCiel Avenir LT Std 35 Light" w:eastAsia="Segoe UI" w:hAnsi="iCiel Avenir LT Std 35 Light" w:cs="Segoe UI"/>
                <w:b/>
                <w:bCs/>
                <w:color w:val="000000" w:themeColor="text1"/>
                <w:lang w:val="en-US"/>
              </w:rPr>
            </w:pPr>
            <w:ins w:id="9741" w:author="An Tran, ACA (BUV)" w:date="2024-09-12T11:07:00Z" w16du:dateUtc="2024-09-12T04:07:00Z">
              <w:r w:rsidRPr="00863667">
                <w:rPr>
                  <w:rFonts w:ascii="iCiel Avenir LT Std 35 Light" w:eastAsia="Segoe UI" w:hAnsi="iCiel Avenir LT Std 35 Light" w:cs="Segoe UI"/>
                  <w:b/>
                  <w:bCs/>
                  <w:color w:val="000000" w:themeColor="text1"/>
                  <w:lang w:val="en-US"/>
                </w:rPr>
                <w:t>Purposes</w:t>
              </w:r>
            </w:ins>
          </w:p>
        </w:tc>
      </w:tr>
      <w:tr w:rsidR="003C6139" w:rsidRPr="00863667" w14:paraId="4A1EB787" w14:textId="77777777" w:rsidTr="009B03D3">
        <w:trPr>
          <w:ins w:id="9742" w:author="An Tran, ACA (BUV)" w:date="2024-09-12T11:07:00Z"/>
        </w:trPr>
        <w:tc>
          <w:tcPr>
            <w:tcW w:w="3897" w:type="dxa"/>
          </w:tcPr>
          <w:p w14:paraId="1E1BFD12" w14:textId="77777777" w:rsidR="003C6139" w:rsidRPr="00863667" w:rsidRDefault="003C6139" w:rsidP="009B03D3">
            <w:pPr>
              <w:spacing w:after="0" w:line="276" w:lineRule="auto"/>
              <w:ind w:right="-27" w:firstLine="0"/>
              <w:jc w:val="left"/>
              <w:rPr>
                <w:ins w:id="9743" w:author="An Tran, ACA (BUV)" w:date="2024-09-12T11:07:00Z" w16du:dateUtc="2024-09-12T04:07:00Z"/>
                <w:rFonts w:ascii="iCiel Avenir LT Std 35 Light" w:eastAsia="Segoe UI" w:hAnsi="iCiel Avenir LT Std 35 Light" w:cs="Segoe UI"/>
                <w:b/>
                <w:bCs/>
                <w:color w:val="000000" w:themeColor="text1"/>
                <w:lang w:val="en-US"/>
              </w:rPr>
            </w:pPr>
            <w:bookmarkStart w:id="9744" w:name="_Hlk174554882"/>
            <w:ins w:id="9745" w:author="An Tran, ACA (BUV)" w:date="2024-09-12T11:07:00Z" w16du:dateUtc="2024-09-12T04:07:00Z">
              <w:r w:rsidRPr="00863667">
                <w:rPr>
                  <w:rFonts w:ascii="iCiel Avenir LT Std 35 Light" w:eastAsia="Segoe UI" w:hAnsi="iCiel Avenir LT Std 35 Light" w:cs="Segoe UI"/>
                  <w:b/>
                  <w:bCs/>
                  <w:color w:val="000000" w:themeColor="text1"/>
                  <w:lang w:val="en-US"/>
                </w:rPr>
                <w:t xml:space="preserve">Career Platform: </w:t>
              </w:r>
              <w:r w:rsidRPr="00863667">
                <w:rPr>
                  <w:rFonts w:ascii="iCiel Avenir LT Std 35 Light" w:eastAsia="Segoe UI" w:hAnsi="iCiel Avenir LT Std 35 Light" w:cs="Segoe UI"/>
                  <w:color w:val="000000" w:themeColor="text1"/>
                </w:rPr>
                <w:fldChar w:fldCharType="begin"/>
              </w:r>
              <w:r w:rsidRPr="00863667">
                <w:rPr>
                  <w:rFonts w:ascii="iCiel Avenir LT Std 35 Light" w:eastAsia="Segoe UI" w:hAnsi="iCiel Avenir LT Std 35 Light" w:cs="Segoe UI"/>
                  <w:color w:val="000000" w:themeColor="text1"/>
                  <w:lang w:val="en-US"/>
                </w:rPr>
                <w:instrText>HYPERLINK "https://buv.careercentre.me/"</w:instrText>
              </w:r>
              <w:r w:rsidRPr="00863667">
                <w:rPr>
                  <w:rFonts w:ascii="iCiel Avenir LT Std 35 Light" w:eastAsia="Segoe UI" w:hAnsi="iCiel Avenir LT Std 35 Light" w:cs="Segoe UI"/>
                  <w:color w:val="000000" w:themeColor="text1"/>
                </w:rPr>
              </w:r>
              <w:r w:rsidRPr="00863667">
                <w:rPr>
                  <w:rFonts w:ascii="iCiel Avenir LT Std 35 Light" w:eastAsia="Segoe UI" w:hAnsi="iCiel Avenir LT Std 35 Light" w:cs="Segoe UI"/>
                  <w:color w:val="000000" w:themeColor="text1"/>
                </w:rPr>
                <w:fldChar w:fldCharType="separate"/>
              </w:r>
              <w:r w:rsidRPr="00863667">
                <w:rPr>
                  <w:rStyle w:val="Hyperlink"/>
                  <w:rFonts w:ascii="iCiel Avenir LT Std 35 Light" w:eastAsia="Segoe UI" w:hAnsi="iCiel Avenir LT Std 35 Light" w:cs="Segoe UI"/>
                  <w:lang w:val="en-US"/>
                </w:rPr>
                <w:t>https://buv.careercentre.me/</w:t>
              </w:r>
              <w:r w:rsidRPr="00863667">
                <w:rPr>
                  <w:rFonts w:ascii="iCiel Avenir LT Std 35 Light" w:eastAsia="Segoe UI" w:hAnsi="iCiel Avenir LT Std 35 Light" w:cs="Segoe UI"/>
                  <w:color w:val="000000" w:themeColor="text1"/>
                </w:rPr>
                <w:fldChar w:fldCharType="end"/>
              </w:r>
              <w:r w:rsidRPr="00863667">
                <w:rPr>
                  <w:rFonts w:ascii="iCiel Avenir LT Std 35 Light" w:eastAsia="Segoe UI" w:hAnsi="iCiel Avenir LT Std 35 Light" w:cs="Segoe UI"/>
                  <w:color w:val="000000" w:themeColor="text1"/>
                  <w:lang w:val="en-US"/>
                </w:rPr>
                <w:t xml:space="preserve">  </w:t>
              </w:r>
            </w:ins>
          </w:p>
        </w:tc>
        <w:tc>
          <w:tcPr>
            <w:tcW w:w="6088" w:type="dxa"/>
          </w:tcPr>
          <w:p w14:paraId="32C852D6" w14:textId="77777777" w:rsidR="003C6139" w:rsidRPr="00863667" w:rsidRDefault="003C6139" w:rsidP="009B03D3">
            <w:pPr>
              <w:spacing w:after="0" w:line="276" w:lineRule="auto"/>
              <w:ind w:firstLine="0"/>
              <w:rPr>
                <w:ins w:id="9746" w:author="An Tran, ACA (BUV)" w:date="2024-09-12T11:07:00Z" w16du:dateUtc="2024-09-12T04:07:00Z"/>
                <w:rFonts w:ascii="iCiel Avenir LT Std 35 Light" w:eastAsia="Segoe UI" w:hAnsi="iCiel Avenir LT Std 35 Light" w:cs="Segoe UI"/>
                <w:color w:val="000000" w:themeColor="text1"/>
                <w:lang w:val="en-US"/>
              </w:rPr>
            </w:pPr>
            <w:ins w:id="9747" w:author="An Tran, ACA (BUV)" w:date="2024-09-12T11:07:00Z" w16du:dateUtc="2024-09-12T04:07:00Z">
              <w:r w:rsidRPr="00863667">
                <w:rPr>
                  <w:rFonts w:ascii="iCiel Avenir LT Std 35 Light" w:eastAsia="Segoe UI" w:hAnsi="iCiel Avenir LT Std 35 Light" w:cs="Segoe UI"/>
                  <w:color w:val="000000" w:themeColor="text1"/>
                </w:rPr>
                <w:t xml:space="preserve">One-stop-shop career guidance platform includes the functions, AI-powered CV review and mock interview, ATS, job portal with selective opportunities from BUV’s industry partners, career appointment booking, SE event calendar, e-learning hub, and career tests. Exclusive for BUV student email account. </w:t>
              </w:r>
            </w:ins>
          </w:p>
        </w:tc>
      </w:tr>
      <w:tr w:rsidR="003C6139" w:rsidRPr="00863667" w14:paraId="423254C8" w14:textId="77777777" w:rsidTr="009B03D3">
        <w:trPr>
          <w:trHeight w:val="979"/>
          <w:ins w:id="9748" w:author="An Tran, ACA (BUV)" w:date="2024-09-12T11:07:00Z"/>
        </w:trPr>
        <w:tc>
          <w:tcPr>
            <w:tcW w:w="3897" w:type="dxa"/>
          </w:tcPr>
          <w:p w14:paraId="1773A371" w14:textId="77777777" w:rsidR="003C6139" w:rsidRPr="00863667" w:rsidRDefault="003C6139" w:rsidP="009B03D3">
            <w:pPr>
              <w:spacing w:after="0" w:line="276" w:lineRule="auto"/>
              <w:ind w:right="-27" w:firstLine="0"/>
              <w:jc w:val="left"/>
              <w:rPr>
                <w:ins w:id="9749" w:author="An Tran, ACA (BUV)" w:date="2024-09-12T11:07:00Z" w16du:dateUtc="2024-09-12T04:07:00Z"/>
                <w:rFonts w:ascii="iCiel Avenir LT Std 35 Light" w:eastAsia="Segoe UI" w:hAnsi="iCiel Avenir LT Std 35 Light" w:cs="Segoe UI"/>
                <w:color w:val="000000" w:themeColor="text1"/>
                <w:lang w:val="en-US"/>
              </w:rPr>
            </w:pPr>
            <w:ins w:id="9750" w:author="An Tran, ACA (BUV)" w:date="2024-09-12T11:07:00Z" w16du:dateUtc="2024-09-12T04:07:00Z">
              <w:r w:rsidRPr="00863667">
                <w:rPr>
                  <w:rFonts w:ascii="iCiel Avenir LT Std 35 Light" w:eastAsia="Segoe UI" w:hAnsi="iCiel Avenir LT Std 35 Light" w:cs="Segoe UI"/>
                  <w:b/>
                  <w:bCs/>
                  <w:color w:val="000000" w:themeColor="text1"/>
                  <w:lang w:val="en-US"/>
                </w:rPr>
                <w:t xml:space="preserve">Facebook: </w:t>
              </w:r>
              <w:r w:rsidRPr="00863667">
                <w:rPr>
                  <w:rFonts w:ascii="iCiel Avenir LT Std 35 Light" w:eastAsia="Segoe UI" w:hAnsi="iCiel Avenir LT Std 35 Light" w:cs="Segoe UI"/>
                  <w:color w:val="000000" w:themeColor="text1"/>
                </w:rPr>
                <w:fldChar w:fldCharType="begin"/>
              </w:r>
              <w:r w:rsidRPr="00863667">
                <w:rPr>
                  <w:rFonts w:ascii="iCiel Avenir LT Std 35 Light" w:eastAsia="Segoe UI" w:hAnsi="iCiel Avenir LT Std 35 Light" w:cs="Segoe UI"/>
                  <w:color w:val="000000" w:themeColor="text1"/>
                  <w:lang w:val="en-US"/>
                </w:rPr>
                <w:instrText>HYPERLINK "https://www.facebook.com/buvcareer"</w:instrText>
              </w:r>
              <w:r w:rsidRPr="00863667">
                <w:rPr>
                  <w:rFonts w:ascii="iCiel Avenir LT Std 35 Light" w:eastAsia="Segoe UI" w:hAnsi="iCiel Avenir LT Std 35 Light" w:cs="Segoe UI"/>
                  <w:color w:val="000000" w:themeColor="text1"/>
                </w:rPr>
              </w:r>
              <w:r w:rsidRPr="00863667">
                <w:rPr>
                  <w:rFonts w:ascii="iCiel Avenir LT Std 35 Light" w:eastAsia="Segoe UI" w:hAnsi="iCiel Avenir LT Std 35 Light" w:cs="Segoe UI"/>
                  <w:color w:val="000000" w:themeColor="text1"/>
                </w:rPr>
                <w:fldChar w:fldCharType="separate"/>
              </w:r>
              <w:r w:rsidRPr="00863667">
                <w:rPr>
                  <w:rStyle w:val="Hyperlink"/>
                  <w:rFonts w:ascii="iCiel Avenir LT Std 35 Light" w:eastAsia="Segoe UI" w:hAnsi="iCiel Avenir LT Std 35 Light" w:cs="Segoe UI"/>
                  <w:lang w:val="en-US"/>
                </w:rPr>
                <w:t>https://www.facebook.com/buvcareer</w:t>
              </w:r>
              <w:r w:rsidRPr="00863667">
                <w:rPr>
                  <w:rFonts w:ascii="iCiel Avenir LT Std 35 Light" w:eastAsia="Segoe UI" w:hAnsi="iCiel Avenir LT Std 35 Light" w:cs="Segoe UI"/>
                  <w:color w:val="000000" w:themeColor="text1"/>
                </w:rPr>
                <w:fldChar w:fldCharType="end"/>
              </w:r>
            </w:ins>
          </w:p>
        </w:tc>
        <w:tc>
          <w:tcPr>
            <w:tcW w:w="6088" w:type="dxa"/>
            <w:vMerge w:val="restart"/>
          </w:tcPr>
          <w:p w14:paraId="4A51E105" w14:textId="77777777" w:rsidR="003C6139" w:rsidRPr="00863667" w:rsidRDefault="003C6139" w:rsidP="009B03D3">
            <w:pPr>
              <w:spacing w:after="0" w:line="276" w:lineRule="auto"/>
              <w:ind w:firstLine="0"/>
              <w:rPr>
                <w:ins w:id="9751" w:author="An Tran, ACA (BUV)" w:date="2024-09-12T11:07:00Z" w16du:dateUtc="2024-09-12T04:07:00Z"/>
                <w:rFonts w:ascii="iCiel Avenir LT Std 35 Light" w:eastAsia="Segoe UI" w:hAnsi="iCiel Avenir LT Std 35 Light" w:cs="Segoe UI"/>
                <w:color w:val="000000" w:themeColor="text1"/>
                <w:lang w:val="en-US"/>
              </w:rPr>
            </w:pPr>
            <w:ins w:id="9752" w:author="An Tran, ACA (BUV)" w:date="2024-09-12T11:07:00Z" w16du:dateUtc="2024-09-12T04:07:00Z">
              <w:r w:rsidRPr="00863667">
                <w:rPr>
                  <w:rFonts w:ascii="iCiel Avenir LT Std 35 Light" w:eastAsia="Segoe UI" w:hAnsi="iCiel Avenir LT Std 35 Light" w:cs="Segoe UI"/>
                  <w:color w:val="000000" w:themeColor="text1"/>
                  <w:lang w:val="en-US"/>
                </w:rPr>
                <w:t xml:space="preserve">The official Facebook Fanpage and Instagram account of the Career Services &amp; Industry Relations Team to promote the university’s careers, employability and industry exposure activities, services, and internship opportunities. </w:t>
              </w:r>
            </w:ins>
          </w:p>
        </w:tc>
      </w:tr>
      <w:tr w:rsidR="003C6139" w:rsidRPr="00863667" w14:paraId="6EE057CF" w14:textId="77777777" w:rsidTr="009B03D3">
        <w:trPr>
          <w:ins w:id="9753" w:author="An Tran, ACA (BUV)" w:date="2024-09-12T11:07:00Z"/>
        </w:trPr>
        <w:tc>
          <w:tcPr>
            <w:tcW w:w="3897" w:type="dxa"/>
          </w:tcPr>
          <w:p w14:paraId="1FEB5FF0" w14:textId="77777777" w:rsidR="003C6139" w:rsidRPr="00863667" w:rsidRDefault="003C6139" w:rsidP="009B03D3">
            <w:pPr>
              <w:spacing w:after="0" w:line="276" w:lineRule="auto"/>
              <w:ind w:right="-27" w:firstLine="0"/>
              <w:jc w:val="left"/>
              <w:rPr>
                <w:ins w:id="9754" w:author="An Tran, ACA (BUV)" w:date="2024-09-12T11:07:00Z" w16du:dateUtc="2024-09-12T04:07:00Z"/>
                <w:rFonts w:ascii="iCiel Avenir LT Std 35 Light" w:eastAsia="Segoe UI" w:hAnsi="iCiel Avenir LT Std 35 Light" w:cs="Segoe UI"/>
                <w:b/>
                <w:bCs/>
                <w:color w:val="000000" w:themeColor="text1"/>
                <w:lang w:val="pt-BR"/>
              </w:rPr>
            </w:pPr>
            <w:ins w:id="9755" w:author="An Tran, ACA (BUV)" w:date="2024-09-12T11:07:00Z" w16du:dateUtc="2024-09-12T04:07:00Z">
              <w:r w:rsidRPr="00863667">
                <w:rPr>
                  <w:rFonts w:ascii="iCiel Avenir LT Std 35 Light" w:eastAsia="Segoe UI" w:hAnsi="iCiel Avenir LT Std 35 Light" w:cs="Segoe UI"/>
                  <w:b/>
                  <w:bCs/>
                  <w:color w:val="000000" w:themeColor="text1"/>
                  <w:lang w:val="pt-BR"/>
                </w:rPr>
                <w:t xml:space="preserve">Instagram: </w:t>
              </w:r>
              <w:r w:rsidRPr="00863667">
                <w:rPr>
                  <w:rFonts w:ascii="iCiel Avenir LT Std 35 Light" w:eastAsia="Segoe UI" w:hAnsi="iCiel Avenir LT Std 35 Light" w:cs="Segoe UI"/>
                  <w:color w:val="000000" w:themeColor="text1"/>
                  <w:lang w:val="pt-BR"/>
                </w:rPr>
                <w:t xml:space="preserve">@buvcareerservices </w:t>
              </w:r>
            </w:ins>
          </w:p>
        </w:tc>
        <w:tc>
          <w:tcPr>
            <w:tcW w:w="6088" w:type="dxa"/>
            <w:vMerge/>
          </w:tcPr>
          <w:p w14:paraId="23CC4784" w14:textId="77777777" w:rsidR="003C6139" w:rsidRPr="00863667" w:rsidRDefault="003C6139" w:rsidP="009B03D3">
            <w:pPr>
              <w:spacing w:after="0" w:line="276" w:lineRule="auto"/>
              <w:rPr>
                <w:ins w:id="9756" w:author="An Tran, ACA (BUV)" w:date="2024-09-12T11:07:00Z" w16du:dateUtc="2024-09-12T04:07:00Z"/>
                <w:rFonts w:ascii="iCiel Avenir LT Std 35 Light" w:eastAsia="Segoe UI" w:hAnsi="iCiel Avenir LT Std 35 Light" w:cs="Segoe UI"/>
                <w:color w:val="000000" w:themeColor="text1"/>
                <w:lang w:val="en-US"/>
              </w:rPr>
            </w:pPr>
          </w:p>
        </w:tc>
      </w:tr>
      <w:bookmarkEnd w:id="9744"/>
      <w:tr w:rsidR="003C6139" w:rsidRPr="00863667" w14:paraId="696CFA88" w14:textId="77777777" w:rsidTr="009B03D3">
        <w:trPr>
          <w:ins w:id="9757" w:author="An Tran, ACA (BUV)" w:date="2024-09-12T11:07:00Z"/>
        </w:trPr>
        <w:tc>
          <w:tcPr>
            <w:tcW w:w="3897" w:type="dxa"/>
          </w:tcPr>
          <w:p w14:paraId="2F959DA1" w14:textId="77777777" w:rsidR="003C6139" w:rsidRPr="00863667" w:rsidRDefault="003C6139" w:rsidP="009B03D3">
            <w:pPr>
              <w:spacing w:after="0" w:line="276" w:lineRule="auto"/>
              <w:ind w:right="-27" w:firstLine="0"/>
              <w:jc w:val="left"/>
              <w:rPr>
                <w:ins w:id="9758" w:author="An Tran, ACA (BUV)" w:date="2024-09-12T11:07:00Z" w16du:dateUtc="2024-09-12T04:07:00Z"/>
                <w:rFonts w:ascii="iCiel Avenir LT Std 35 Light" w:eastAsia="Segoe UI" w:hAnsi="iCiel Avenir LT Std 35 Light" w:cs="Segoe UI"/>
                <w:b/>
                <w:bCs/>
                <w:color w:val="000000" w:themeColor="text1"/>
                <w:lang w:val="en-US"/>
              </w:rPr>
            </w:pPr>
            <w:ins w:id="9759" w:author="An Tran, ACA (BUV)" w:date="2024-09-12T11:07:00Z" w16du:dateUtc="2024-09-12T04:07:00Z">
              <w:r w:rsidRPr="00863667">
                <w:rPr>
                  <w:rFonts w:ascii="iCiel Avenir LT Std 35 Light" w:eastAsia="Segoe UI" w:hAnsi="iCiel Avenir LT Std 35 Light" w:cs="Segoe UI"/>
                  <w:b/>
                  <w:bCs/>
                  <w:color w:val="000000" w:themeColor="text1"/>
                  <w:lang w:val="en-US"/>
                </w:rPr>
                <w:t xml:space="preserve">Email: </w:t>
              </w:r>
              <w:r w:rsidRPr="00863667">
                <w:rPr>
                  <w:rFonts w:ascii="iCiel Avenir LT Std 35 Light" w:eastAsia="Segoe UI" w:hAnsi="iCiel Avenir LT Std 35 Light" w:cs="Segoe UI"/>
                  <w:color w:val="000000" w:themeColor="text1"/>
                  <w:lang w:val="pt-BR"/>
                </w:rPr>
                <w:fldChar w:fldCharType="begin"/>
              </w:r>
              <w:r w:rsidRPr="00863667">
                <w:rPr>
                  <w:rFonts w:ascii="iCiel Avenir LT Std 35 Light" w:eastAsia="Segoe UI" w:hAnsi="iCiel Avenir LT Std 35 Light" w:cs="Segoe UI"/>
                  <w:color w:val="000000" w:themeColor="text1"/>
                  <w:lang w:val="en-US"/>
                </w:rPr>
                <w:instrText>HYPERLINK "mailto:SE-careers@buv.edu.vn"</w:instrText>
              </w:r>
              <w:r w:rsidRPr="00863667">
                <w:rPr>
                  <w:rFonts w:ascii="iCiel Avenir LT Std 35 Light" w:eastAsia="Segoe UI" w:hAnsi="iCiel Avenir LT Std 35 Light" w:cs="Segoe UI"/>
                  <w:color w:val="000000" w:themeColor="text1"/>
                  <w:lang w:val="pt-BR"/>
                </w:rPr>
              </w:r>
              <w:r w:rsidRPr="00863667">
                <w:rPr>
                  <w:rFonts w:ascii="iCiel Avenir LT Std 35 Light" w:eastAsia="Segoe UI" w:hAnsi="iCiel Avenir LT Std 35 Light" w:cs="Segoe UI"/>
                  <w:color w:val="000000" w:themeColor="text1"/>
                  <w:lang w:val="pt-BR"/>
                </w:rPr>
                <w:fldChar w:fldCharType="separate"/>
              </w:r>
              <w:r w:rsidRPr="00863667">
                <w:rPr>
                  <w:rStyle w:val="Hyperlink"/>
                  <w:rFonts w:ascii="iCiel Avenir LT Std 35 Light" w:eastAsia="Segoe UI" w:hAnsi="iCiel Avenir LT Std 35 Light" w:cs="Segoe UI"/>
                  <w:lang w:val="en-US"/>
                </w:rPr>
                <w:t>SE-careers@buv.edu.vn</w:t>
              </w:r>
              <w:r w:rsidRPr="00863667">
                <w:rPr>
                  <w:rFonts w:ascii="iCiel Avenir LT Std 35 Light" w:eastAsia="Segoe UI" w:hAnsi="iCiel Avenir LT Std 35 Light" w:cs="Segoe UI"/>
                  <w:color w:val="000000" w:themeColor="text1"/>
                  <w:lang w:val="pt-BR"/>
                </w:rPr>
                <w:fldChar w:fldCharType="end"/>
              </w:r>
              <w:r w:rsidRPr="00863667">
                <w:rPr>
                  <w:rFonts w:ascii="iCiel Avenir LT Std 35 Light" w:eastAsia="Segoe UI" w:hAnsi="iCiel Avenir LT Std 35 Light" w:cs="Segoe UI"/>
                  <w:color w:val="000000" w:themeColor="text1"/>
                  <w:lang w:val="en-US"/>
                </w:rPr>
                <w:t xml:space="preserve"> </w:t>
              </w:r>
            </w:ins>
          </w:p>
        </w:tc>
        <w:tc>
          <w:tcPr>
            <w:tcW w:w="6088" w:type="dxa"/>
          </w:tcPr>
          <w:p w14:paraId="19CD0607" w14:textId="77777777" w:rsidR="003C6139" w:rsidRPr="00863667" w:rsidRDefault="003C6139" w:rsidP="009B03D3">
            <w:pPr>
              <w:spacing w:after="0" w:line="276" w:lineRule="auto"/>
              <w:ind w:firstLine="0"/>
              <w:rPr>
                <w:ins w:id="9760" w:author="An Tran, ACA (BUV)" w:date="2024-09-12T11:07:00Z" w16du:dateUtc="2024-09-12T04:07:00Z"/>
                <w:rFonts w:ascii="iCiel Avenir LT Std 35 Light" w:eastAsia="Segoe UI" w:hAnsi="iCiel Avenir LT Std 35 Light" w:cs="Segoe UI"/>
                <w:color w:val="000000" w:themeColor="text1"/>
                <w:lang w:val="en-US"/>
              </w:rPr>
            </w:pPr>
            <w:ins w:id="9761" w:author="An Tran, ACA (BUV)" w:date="2024-09-12T11:07:00Z" w16du:dateUtc="2024-09-12T04:07:00Z">
              <w:r w:rsidRPr="00863667">
                <w:rPr>
                  <w:rFonts w:ascii="iCiel Avenir LT Std 35 Light" w:eastAsia="Segoe UI" w:hAnsi="iCiel Avenir LT Std 35 Light" w:cs="Segoe UI"/>
                  <w:color w:val="000000" w:themeColor="text1"/>
                  <w:lang w:val="en-US"/>
                </w:rPr>
                <w:t>The official group email of the Career Services &amp; Industry Relations Team used to send official announcements and important notes of the university’s careers, employability and industry exposure activities, services, internship support, and regulations if any. Once you send an email to this group email, the person-in-charge will respond to you within 3 working days (Mon-Fri, 8:30-17:30).</w:t>
              </w:r>
            </w:ins>
          </w:p>
        </w:tc>
      </w:tr>
      <w:tr w:rsidR="003C6139" w:rsidRPr="00863667" w14:paraId="14132268" w14:textId="77777777" w:rsidTr="009B03D3">
        <w:trPr>
          <w:ins w:id="9762" w:author="An Tran, ACA (BUV)" w:date="2024-09-12T11:07:00Z"/>
        </w:trPr>
        <w:tc>
          <w:tcPr>
            <w:tcW w:w="9985" w:type="dxa"/>
            <w:gridSpan w:val="2"/>
          </w:tcPr>
          <w:p w14:paraId="14D411E5" w14:textId="77777777" w:rsidR="003C6139" w:rsidRPr="00863667" w:rsidRDefault="003C6139" w:rsidP="009B03D3">
            <w:pPr>
              <w:spacing w:before="0" w:beforeAutospacing="0" w:after="0" w:afterAutospacing="0" w:line="276" w:lineRule="auto"/>
              <w:ind w:right="-29" w:firstLine="0"/>
              <w:jc w:val="center"/>
              <w:rPr>
                <w:ins w:id="9763" w:author="An Tran, ACA (BUV)" w:date="2024-09-12T11:07:00Z" w16du:dateUtc="2024-09-12T04:07:00Z"/>
                <w:rFonts w:ascii="iCiel Avenir LT Std 35 Light" w:eastAsia="Segoe UI" w:hAnsi="iCiel Avenir LT Std 35 Light" w:cs="Segoe UI"/>
                <w:b/>
                <w:bCs/>
                <w:color w:val="000000" w:themeColor="text1"/>
                <w:lang w:val="en-US"/>
              </w:rPr>
            </w:pPr>
            <w:ins w:id="9764" w:author="An Tran, ACA (BUV)" w:date="2024-09-12T11:07:00Z" w16du:dateUtc="2024-09-12T04:07:00Z">
              <w:r w:rsidRPr="00863667">
                <w:rPr>
                  <w:rFonts w:ascii="iCiel Avenir LT Std 35 Light" w:eastAsia="Segoe UI" w:hAnsi="iCiel Avenir LT Std 35 Light" w:cs="Segoe UI"/>
                  <w:b/>
                  <w:bCs/>
                  <w:color w:val="000000" w:themeColor="text1"/>
                  <w:lang w:val="en-US"/>
                </w:rPr>
                <w:t>Where to find us</w:t>
              </w:r>
            </w:ins>
          </w:p>
          <w:p w14:paraId="26BF338B" w14:textId="77777777" w:rsidR="003C6139" w:rsidRPr="00863667" w:rsidRDefault="003C6139" w:rsidP="009B03D3">
            <w:pPr>
              <w:spacing w:before="0" w:beforeAutospacing="0" w:after="0" w:afterAutospacing="0" w:line="276" w:lineRule="auto"/>
              <w:ind w:right="-29" w:firstLine="0"/>
              <w:jc w:val="center"/>
              <w:rPr>
                <w:ins w:id="9765" w:author="An Tran, ACA (BUV)" w:date="2024-09-12T11:07:00Z" w16du:dateUtc="2024-09-12T04:07:00Z"/>
                <w:rFonts w:ascii="iCiel Avenir LT Std 35 Light" w:eastAsia="Segoe UI" w:hAnsi="iCiel Avenir LT Std 35 Light" w:cs="Segoe UI"/>
                <w:color w:val="000000" w:themeColor="text1"/>
                <w:lang w:val="en-US"/>
              </w:rPr>
            </w:pPr>
            <w:ins w:id="9766" w:author="An Tran, ACA (BUV)" w:date="2024-09-12T11:07:00Z" w16du:dateUtc="2024-09-12T04:07:00Z">
              <w:r w:rsidRPr="00863667">
                <w:rPr>
                  <w:rFonts w:ascii="iCiel Avenir LT Std 35 Light" w:eastAsia="Segoe UI" w:hAnsi="iCiel Avenir LT Std 35 Light" w:cs="Segoe UI"/>
                  <w:color w:val="000000" w:themeColor="text1"/>
                  <w:lang w:val="en-US"/>
                </w:rPr>
                <w:t>CSIR staff are always available during working hours (Mon-Fri, 8:30-17:30)</w:t>
              </w:r>
            </w:ins>
          </w:p>
          <w:p w14:paraId="10291B90" w14:textId="77777777" w:rsidR="003C6139" w:rsidRPr="00863667" w:rsidRDefault="003C6139" w:rsidP="009B03D3">
            <w:pPr>
              <w:spacing w:before="0" w:beforeAutospacing="0" w:after="0" w:afterAutospacing="0" w:line="276" w:lineRule="auto"/>
              <w:ind w:right="-29" w:firstLine="0"/>
              <w:jc w:val="center"/>
              <w:rPr>
                <w:ins w:id="9767" w:author="An Tran, ACA (BUV)" w:date="2024-09-12T11:07:00Z" w16du:dateUtc="2024-09-12T04:07:00Z"/>
                <w:rFonts w:ascii="iCiel Avenir LT Std 35 Light" w:eastAsia="Segoe UI" w:hAnsi="iCiel Avenir LT Std 35 Light" w:cs="Segoe UI"/>
                <w:b/>
                <w:bCs/>
                <w:color w:val="000000" w:themeColor="text1"/>
                <w:lang w:val="en-US"/>
              </w:rPr>
            </w:pPr>
            <w:ins w:id="9768" w:author="An Tran, ACA (BUV)" w:date="2024-09-12T11:07:00Z" w16du:dateUtc="2024-09-12T04:07:00Z">
              <w:r w:rsidRPr="00863667">
                <w:rPr>
                  <w:rFonts w:ascii="iCiel Avenir LT Std 35 Light" w:eastAsia="Segoe UI" w:hAnsi="iCiel Avenir LT Std 35 Light" w:cs="Segoe UI"/>
                  <w:color w:val="000000" w:themeColor="text1"/>
                  <w:lang w:val="en-US"/>
                </w:rPr>
                <w:t>at SE Lounge, 1</w:t>
              </w:r>
              <w:r w:rsidRPr="00863667">
                <w:rPr>
                  <w:rFonts w:ascii="iCiel Avenir LT Std 35 Light" w:eastAsia="Segoe UI" w:hAnsi="iCiel Avenir LT Std 35 Light" w:cs="Segoe UI"/>
                  <w:color w:val="000000" w:themeColor="text1"/>
                  <w:vertAlign w:val="superscript"/>
                  <w:lang w:val="en-US"/>
                </w:rPr>
                <w:t xml:space="preserve">st </w:t>
              </w:r>
              <w:r w:rsidRPr="00863667">
                <w:rPr>
                  <w:rFonts w:ascii="iCiel Avenir LT Std 35 Light" w:eastAsia="Segoe UI" w:hAnsi="iCiel Avenir LT Std 35 Light" w:cs="Segoe UI"/>
                  <w:color w:val="000000" w:themeColor="text1"/>
                  <w:lang w:val="en-US"/>
                </w:rPr>
                <w:t>Floor, BUV Ecopark Campus.</w:t>
              </w:r>
            </w:ins>
          </w:p>
        </w:tc>
      </w:tr>
    </w:tbl>
    <w:p w14:paraId="3D1BA102" w14:textId="77777777" w:rsidR="003C6139" w:rsidRPr="00863667" w:rsidRDefault="003C6139" w:rsidP="003C6139">
      <w:pPr>
        <w:rPr>
          <w:ins w:id="9769" w:author="An Tran, ACA (BUV)" w:date="2024-09-12T11:07:00Z" w16du:dateUtc="2024-09-12T04:07:00Z"/>
          <w:rFonts w:ascii="iCiel Avenir LT Std 35 Light" w:hAnsi="iCiel Avenir LT Std 35 Light"/>
          <w:i/>
          <w:iCs/>
          <w:sz w:val="22"/>
          <w:szCs w:val="22"/>
          <w:lang w:eastAsia="en-US"/>
        </w:rPr>
      </w:pPr>
      <w:ins w:id="9770" w:author="An Tran, ACA (BUV)" w:date="2024-09-12T11:07:00Z" w16du:dateUtc="2024-09-12T04:07:00Z">
        <w:r w:rsidRPr="00863667">
          <w:rPr>
            <w:rFonts w:ascii="iCiel Avenir LT Std 35 Light" w:hAnsi="iCiel Avenir LT Std 35 Light"/>
            <w:i/>
            <w:iCs/>
            <w:sz w:val="22"/>
            <w:szCs w:val="22"/>
            <w:lang w:eastAsia="en-US"/>
          </w:rPr>
          <w:t xml:space="preserve">Để tìm kiếm hỗ trợ liên quan đến hướng nghiệp, việc làm và thực tập, sinh viên có thể liên hệ tới Phòng DV Hướng nghiệp và Quan hệ Đối tác – Ban Công tác và Phát triển Sinh viên thông qua các kênh sau: </w:t>
        </w:r>
      </w:ins>
    </w:p>
    <w:tbl>
      <w:tblPr>
        <w:tblStyle w:val="TableGrid"/>
        <w:tblW w:w="9985" w:type="dxa"/>
        <w:tblLook w:val="04A0" w:firstRow="1" w:lastRow="0" w:firstColumn="1" w:lastColumn="0" w:noHBand="0" w:noVBand="1"/>
      </w:tblPr>
      <w:tblGrid>
        <w:gridCol w:w="3897"/>
        <w:gridCol w:w="6088"/>
      </w:tblGrid>
      <w:tr w:rsidR="003C6139" w:rsidRPr="00863667" w14:paraId="63B795CE" w14:textId="77777777" w:rsidTr="009B03D3">
        <w:trPr>
          <w:trHeight w:val="178"/>
          <w:ins w:id="9771" w:author="An Tran, ACA (BUV)" w:date="2024-09-12T11:07:00Z"/>
        </w:trPr>
        <w:tc>
          <w:tcPr>
            <w:tcW w:w="3897" w:type="dxa"/>
          </w:tcPr>
          <w:p w14:paraId="67FCB087" w14:textId="77777777" w:rsidR="003C6139" w:rsidRPr="00863667" w:rsidRDefault="003C6139" w:rsidP="009B03D3">
            <w:pPr>
              <w:spacing w:after="0" w:line="276" w:lineRule="auto"/>
              <w:ind w:right="-27" w:firstLine="0"/>
              <w:jc w:val="center"/>
              <w:rPr>
                <w:ins w:id="9772" w:author="An Tran, ACA (BUV)" w:date="2024-09-12T11:07:00Z" w16du:dateUtc="2024-09-12T04:07:00Z"/>
                <w:rFonts w:ascii="iCiel Avenir LT Std 35 Light" w:eastAsia="Segoe UI" w:hAnsi="iCiel Avenir LT Std 35 Light" w:cs="Segoe UI"/>
                <w:b/>
                <w:bCs/>
                <w:i/>
                <w:iCs/>
                <w:color w:val="000000" w:themeColor="text1"/>
                <w:lang w:val="en-US"/>
              </w:rPr>
            </w:pPr>
            <w:ins w:id="9773" w:author="An Tran, ACA (BUV)" w:date="2024-09-12T11:07:00Z" w16du:dateUtc="2024-09-12T04:07:00Z">
              <w:r w:rsidRPr="00863667">
                <w:rPr>
                  <w:rFonts w:ascii="iCiel Avenir LT Std 35 Light" w:eastAsia="Segoe UI" w:hAnsi="iCiel Avenir LT Std 35 Light" w:cs="Segoe UI"/>
                  <w:b/>
                  <w:bCs/>
                  <w:i/>
                  <w:iCs/>
                  <w:color w:val="000000" w:themeColor="text1"/>
                  <w:lang w:val="en-US"/>
                </w:rPr>
                <w:t>Kênh</w:t>
              </w:r>
            </w:ins>
          </w:p>
        </w:tc>
        <w:tc>
          <w:tcPr>
            <w:tcW w:w="6088" w:type="dxa"/>
          </w:tcPr>
          <w:p w14:paraId="640D0CF9" w14:textId="77777777" w:rsidR="003C6139" w:rsidRPr="00863667" w:rsidRDefault="003C6139" w:rsidP="009B03D3">
            <w:pPr>
              <w:spacing w:after="0" w:line="276" w:lineRule="auto"/>
              <w:ind w:right="-109" w:firstLine="0"/>
              <w:jc w:val="center"/>
              <w:rPr>
                <w:ins w:id="9774" w:author="An Tran, ACA (BUV)" w:date="2024-09-12T11:07:00Z" w16du:dateUtc="2024-09-12T04:07:00Z"/>
                <w:rFonts w:ascii="iCiel Avenir LT Std 35 Light" w:eastAsia="Segoe UI" w:hAnsi="iCiel Avenir LT Std 35 Light" w:cs="Segoe UI"/>
                <w:b/>
                <w:bCs/>
                <w:i/>
                <w:iCs/>
                <w:color w:val="000000" w:themeColor="text1"/>
                <w:lang w:val="en-US"/>
              </w:rPr>
            </w:pPr>
            <w:ins w:id="9775" w:author="An Tran, ACA (BUV)" w:date="2024-09-12T11:07:00Z" w16du:dateUtc="2024-09-12T04:07:00Z">
              <w:r w:rsidRPr="00863667">
                <w:rPr>
                  <w:rFonts w:ascii="iCiel Avenir LT Std 35 Light" w:eastAsia="Segoe UI" w:hAnsi="iCiel Avenir LT Std 35 Light" w:cs="Segoe UI"/>
                  <w:b/>
                  <w:bCs/>
                  <w:i/>
                  <w:iCs/>
                  <w:color w:val="000000" w:themeColor="text1"/>
                  <w:lang w:val="en-US"/>
                </w:rPr>
                <w:t>Mục đích</w:t>
              </w:r>
            </w:ins>
          </w:p>
        </w:tc>
      </w:tr>
      <w:tr w:rsidR="003C6139" w:rsidRPr="00863667" w14:paraId="1507150F" w14:textId="77777777" w:rsidTr="009B03D3">
        <w:trPr>
          <w:ins w:id="9776" w:author="An Tran, ACA (BUV)" w:date="2024-09-12T11:07:00Z"/>
        </w:trPr>
        <w:tc>
          <w:tcPr>
            <w:tcW w:w="3897" w:type="dxa"/>
          </w:tcPr>
          <w:p w14:paraId="14FAE884" w14:textId="77777777" w:rsidR="003C6139" w:rsidRPr="00863667" w:rsidRDefault="003C6139" w:rsidP="009B03D3">
            <w:pPr>
              <w:spacing w:after="0" w:line="276" w:lineRule="auto"/>
              <w:ind w:right="-27" w:firstLine="0"/>
              <w:jc w:val="left"/>
              <w:rPr>
                <w:ins w:id="9777" w:author="An Tran, ACA (BUV)" w:date="2024-09-12T11:07:00Z" w16du:dateUtc="2024-09-12T04:07:00Z"/>
                <w:rFonts w:ascii="iCiel Avenir LT Std 35 Light" w:eastAsia="Segoe UI" w:hAnsi="iCiel Avenir LT Std 35 Light" w:cs="Segoe UI"/>
                <w:b/>
                <w:bCs/>
                <w:i/>
                <w:iCs/>
                <w:color w:val="000000" w:themeColor="text1"/>
                <w:lang w:val="en-US"/>
              </w:rPr>
            </w:pPr>
            <w:ins w:id="9778" w:author="An Tran, ACA (BUV)" w:date="2024-09-12T11:07:00Z" w16du:dateUtc="2024-09-12T04:07:00Z">
              <w:r w:rsidRPr="00863667">
                <w:rPr>
                  <w:rFonts w:ascii="iCiel Avenir LT Std 35 Light" w:eastAsia="Segoe UI" w:hAnsi="iCiel Avenir LT Std 35 Light" w:cs="Segoe UI"/>
                  <w:b/>
                  <w:bCs/>
                  <w:i/>
                  <w:iCs/>
                  <w:color w:val="000000" w:themeColor="text1"/>
                  <w:lang w:val="en-US"/>
                </w:rPr>
                <w:t xml:space="preserve">Nền tảng Hướng nghiệp và Việc làm: </w:t>
              </w:r>
              <w:r w:rsidRPr="00863667">
                <w:rPr>
                  <w:rFonts w:ascii="iCiel Avenir LT Std 35 Light" w:eastAsia="Segoe UI" w:hAnsi="iCiel Avenir LT Std 35 Light" w:cs="Segoe UI"/>
                  <w:i/>
                  <w:iCs/>
                  <w:color w:val="000000" w:themeColor="text1"/>
                </w:rPr>
                <w:fldChar w:fldCharType="begin"/>
              </w:r>
              <w:r w:rsidRPr="00863667">
                <w:rPr>
                  <w:rFonts w:ascii="iCiel Avenir LT Std 35 Light" w:eastAsia="Segoe UI" w:hAnsi="iCiel Avenir LT Std 35 Light" w:cs="Segoe UI"/>
                  <w:i/>
                  <w:iCs/>
                  <w:color w:val="000000" w:themeColor="text1"/>
                  <w:lang w:val="en-US"/>
                </w:rPr>
                <w:instrText>HYPERLINK "https://buv.careercentre.me/"</w:instrText>
              </w:r>
              <w:r w:rsidRPr="00863667">
                <w:rPr>
                  <w:rFonts w:ascii="iCiel Avenir LT Std 35 Light" w:eastAsia="Segoe UI" w:hAnsi="iCiel Avenir LT Std 35 Light" w:cs="Segoe UI"/>
                  <w:i/>
                  <w:iCs/>
                  <w:color w:val="000000" w:themeColor="text1"/>
                </w:rPr>
              </w:r>
              <w:r w:rsidRPr="00863667">
                <w:rPr>
                  <w:rFonts w:ascii="iCiel Avenir LT Std 35 Light" w:eastAsia="Segoe UI" w:hAnsi="iCiel Avenir LT Std 35 Light" w:cs="Segoe UI"/>
                  <w:i/>
                  <w:iCs/>
                  <w:color w:val="000000" w:themeColor="text1"/>
                </w:rPr>
                <w:fldChar w:fldCharType="separate"/>
              </w:r>
              <w:r w:rsidRPr="00863667">
                <w:rPr>
                  <w:rStyle w:val="Hyperlink"/>
                  <w:rFonts w:ascii="iCiel Avenir LT Std 35 Light" w:eastAsia="Segoe UI" w:hAnsi="iCiel Avenir LT Std 35 Light" w:cs="Segoe UI"/>
                  <w:i/>
                  <w:iCs/>
                  <w:lang w:val="en-US"/>
                </w:rPr>
                <w:t>https://buv.careercentre.me/</w:t>
              </w:r>
              <w:r w:rsidRPr="00863667">
                <w:rPr>
                  <w:rFonts w:ascii="iCiel Avenir LT Std 35 Light" w:eastAsia="Segoe UI" w:hAnsi="iCiel Avenir LT Std 35 Light" w:cs="Segoe UI"/>
                  <w:i/>
                  <w:iCs/>
                  <w:color w:val="000000" w:themeColor="text1"/>
                </w:rPr>
                <w:fldChar w:fldCharType="end"/>
              </w:r>
              <w:r w:rsidRPr="00863667">
                <w:rPr>
                  <w:rFonts w:ascii="iCiel Avenir LT Std 35 Light" w:eastAsia="Segoe UI" w:hAnsi="iCiel Avenir LT Std 35 Light" w:cs="Segoe UI"/>
                  <w:i/>
                  <w:iCs/>
                  <w:color w:val="000000" w:themeColor="text1"/>
                  <w:lang w:val="en-US"/>
                </w:rPr>
                <w:t xml:space="preserve">  </w:t>
              </w:r>
            </w:ins>
          </w:p>
        </w:tc>
        <w:tc>
          <w:tcPr>
            <w:tcW w:w="6088" w:type="dxa"/>
          </w:tcPr>
          <w:p w14:paraId="78B6B9E9" w14:textId="77777777" w:rsidR="003C6139" w:rsidRPr="00863667" w:rsidRDefault="003C6139" w:rsidP="009B03D3">
            <w:pPr>
              <w:spacing w:after="0" w:line="276" w:lineRule="auto"/>
              <w:ind w:firstLine="0"/>
              <w:rPr>
                <w:ins w:id="9779" w:author="An Tran, ACA (BUV)" w:date="2024-09-12T11:07:00Z" w16du:dateUtc="2024-09-12T04:07:00Z"/>
                <w:rFonts w:ascii="iCiel Avenir LT Std 35 Light" w:eastAsia="Segoe UI" w:hAnsi="iCiel Avenir LT Std 35 Light" w:cs="Segoe UI"/>
                <w:i/>
                <w:iCs/>
                <w:color w:val="000000" w:themeColor="text1"/>
              </w:rPr>
            </w:pPr>
            <w:ins w:id="9780" w:author="An Tran, ACA (BUV)" w:date="2024-09-12T11:07:00Z" w16du:dateUtc="2024-09-12T04:07:00Z">
              <w:r w:rsidRPr="00863667">
                <w:rPr>
                  <w:rFonts w:ascii="iCiel Avenir LT Std 35 Light" w:eastAsia="Segoe UI" w:hAnsi="iCiel Avenir LT Std 35 Light" w:cs="Segoe UI"/>
                  <w:i/>
                  <w:iCs/>
                  <w:color w:val="000000" w:themeColor="text1"/>
                </w:rPr>
                <w:t>Nền tảng Hướng nghiệp và Việc làm BUV dành riêng cho sinh viên sử dụng tài khoản email sinh viên BUV. Nền tảng sử dụng công nghệ trí tuệ nhân tạo AI, các tiêu chuẩn hệ thống quản lý hồ sơ ứng viên (Applicant Tracking System – ATS) ứng dụng vào việc đánh giá hồ sơ ứng viên (CV), luyện tập phỏng vấn; cổng thông tin việc làm với các cơ hội chất lượng được chọn lọc từ đối tác trường; đặt lịch hẹn tư vấn nghề nghiệp; lịch sự kiện của Ban Công tác và Phát triển Sinh viên SE; các khóa học và tài liệu trực tuyến về phát triển nghề nghiệp và các kỹ năng; và các bài trắc nghiệm khám phá nghề nghiệp và bản thân.</w:t>
              </w:r>
            </w:ins>
          </w:p>
        </w:tc>
      </w:tr>
      <w:tr w:rsidR="003C6139" w:rsidRPr="00863667" w14:paraId="4F66AF88" w14:textId="77777777" w:rsidTr="009B03D3">
        <w:trPr>
          <w:trHeight w:val="979"/>
          <w:ins w:id="9781" w:author="An Tran, ACA (BUV)" w:date="2024-09-12T11:07:00Z"/>
        </w:trPr>
        <w:tc>
          <w:tcPr>
            <w:tcW w:w="3897" w:type="dxa"/>
          </w:tcPr>
          <w:p w14:paraId="4BBFAC34" w14:textId="77777777" w:rsidR="003C6139" w:rsidRPr="00863667" w:rsidRDefault="003C6139" w:rsidP="009B03D3">
            <w:pPr>
              <w:spacing w:after="0" w:line="276" w:lineRule="auto"/>
              <w:ind w:right="-27" w:firstLine="0"/>
              <w:jc w:val="left"/>
              <w:rPr>
                <w:ins w:id="9782" w:author="An Tran, ACA (BUV)" w:date="2024-09-12T11:07:00Z" w16du:dateUtc="2024-09-12T04:07:00Z"/>
                <w:rFonts w:ascii="iCiel Avenir LT Std 35 Light" w:eastAsia="Segoe UI" w:hAnsi="iCiel Avenir LT Std 35 Light" w:cs="Segoe UI"/>
                <w:i/>
                <w:iCs/>
                <w:color w:val="000000" w:themeColor="text1"/>
                <w:lang w:val="en-US"/>
              </w:rPr>
            </w:pPr>
            <w:ins w:id="9783" w:author="An Tran, ACA (BUV)" w:date="2024-09-12T11:07:00Z" w16du:dateUtc="2024-09-12T04:07:00Z">
              <w:r w:rsidRPr="00863667">
                <w:rPr>
                  <w:rFonts w:ascii="iCiel Avenir LT Std 35 Light" w:eastAsia="Segoe UI" w:hAnsi="iCiel Avenir LT Std 35 Light" w:cs="Segoe UI"/>
                  <w:b/>
                  <w:bCs/>
                  <w:i/>
                  <w:iCs/>
                  <w:color w:val="000000" w:themeColor="text1"/>
                  <w:lang w:val="en-US"/>
                </w:rPr>
                <w:t xml:space="preserve">Facebook: </w:t>
              </w:r>
              <w:r w:rsidRPr="00863667">
                <w:rPr>
                  <w:rFonts w:ascii="iCiel Avenir LT Std 35 Light" w:eastAsia="Segoe UI" w:hAnsi="iCiel Avenir LT Std 35 Light" w:cs="Segoe UI"/>
                  <w:i/>
                  <w:iCs/>
                  <w:color w:val="000000" w:themeColor="text1"/>
                </w:rPr>
                <w:fldChar w:fldCharType="begin"/>
              </w:r>
              <w:r w:rsidRPr="00863667">
                <w:rPr>
                  <w:rFonts w:ascii="iCiel Avenir LT Std 35 Light" w:eastAsia="Segoe UI" w:hAnsi="iCiel Avenir LT Std 35 Light" w:cs="Segoe UI"/>
                  <w:i/>
                  <w:iCs/>
                  <w:color w:val="000000" w:themeColor="text1"/>
                  <w:lang w:val="en-US"/>
                </w:rPr>
                <w:instrText>HYPERLINK "https://www.facebook.com/buvcareer"</w:instrText>
              </w:r>
              <w:r w:rsidRPr="00863667">
                <w:rPr>
                  <w:rFonts w:ascii="iCiel Avenir LT Std 35 Light" w:eastAsia="Segoe UI" w:hAnsi="iCiel Avenir LT Std 35 Light" w:cs="Segoe UI"/>
                  <w:i/>
                  <w:iCs/>
                  <w:color w:val="000000" w:themeColor="text1"/>
                </w:rPr>
              </w:r>
              <w:r w:rsidRPr="00863667">
                <w:rPr>
                  <w:rFonts w:ascii="iCiel Avenir LT Std 35 Light" w:eastAsia="Segoe UI" w:hAnsi="iCiel Avenir LT Std 35 Light" w:cs="Segoe UI"/>
                  <w:i/>
                  <w:iCs/>
                  <w:color w:val="000000" w:themeColor="text1"/>
                </w:rPr>
                <w:fldChar w:fldCharType="separate"/>
              </w:r>
              <w:r w:rsidRPr="00863667">
                <w:rPr>
                  <w:rStyle w:val="Hyperlink"/>
                  <w:rFonts w:ascii="iCiel Avenir LT Std 35 Light" w:eastAsia="Segoe UI" w:hAnsi="iCiel Avenir LT Std 35 Light" w:cs="Segoe UI"/>
                  <w:i/>
                  <w:iCs/>
                  <w:lang w:val="en-US"/>
                </w:rPr>
                <w:t>https://www.facebook.com/buvcareer</w:t>
              </w:r>
              <w:r w:rsidRPr="00863667">
                <w:rPr>
                  <w:rFonts w:ascii="iCiel Avenir LT Std 35 Light" w:eastAsia="Segoe UI" w:hAnsi="iCiel Avenir LT Std 35 Light" w:cs="Segoe UI"/>
                  <w:i/>
                  <w:iCs/>
                  <w:color w:val="000000" w:themeColor="text1"/>
                </w:rPr>
                <w:fldChar w:fldCharType="end"/>
              </w:r>
            </w:ins>
          </w:p>
        </w:tc>
        <w:tc>
          <w:tcPr>
            <w:tcW w:w="6088" w:type="dxa"/>
            <w:vMerge w:val="restart"/>
          </w:tcPr>
          <w:p w14:paraId="133E12DF" w14:textId="77777777" w:rsidR="003C6139" w:rsidRPr="00863667" w:rsidRDefault="003C6139" w:rsidP="009B03D3">
            <w:pPr>
              <w:spacing w:after="0" w:line="276" w:lineRule="auto"/>
              <w:ind w:firstLine="0"/>
              <w:rPr>
                <w:ins w:id="9784" w:author="An Tran, ACA (BUV)" w:date="2024-09-12T11:07:00Z" w16du:dateUtc="2024-09-12T04:07:00Z"/>
                <w:rFonts w:ascii="iCiel Avenir LT Std 35 Light" w:eastAsia="Segoe UI" w:hAnsi="iCiel Avenir LT Std 35 Light" w:cs="Segoe UI"/>
                <w:i/>
                <w:iCs/>
                <w:color w:val="000000" w:themeColor="text1"/>
                <w:lang w:val="en-US"/>
              </w:rPr>
            </w:pPr>
            <w:ins w:id="9785" w:author="An Tran, ACA (BUV)" w:date="2024-09-12T11:07:00Z" w16du:dateUtc="2024-09-12T04:07:00Z">
              <w:r w:rsidRPr="00863667">
                <w:rPr>
                  <w:rFonts w:ascii="iCiel Avenir LT Std 35 Light" w:eastAsia="Segoe UI" w:hAnsi="iCiel Avenir LT Std 35 Light" w:cs="Segoe UI"/>
                  <w:i/>
                  <w:iCs/>
                  <w:color w:val="000000" w:themeColor="text1"/>
                  <w:lang w:val="en-US"/>
                </w:rPr>
                <w:t xml:space="preserve">Đây là kênh Facebook Fanpage và Instagram chính thức của Phòng DV Hướng nghiệp và QH Đối tác (CSIR), được dung với mục đích thông báo, quảng bá các hoạt động, dịch vụ hỗ trợ hướng nghiệp, phát triển khả năng có việc làm, tương tác với các nhà tuyển dụng, thị trường lao động, và các cơ hội thực tập, việc làm. </w:t>
              </w:r>
            </w:ins>
          </w:p>
        </w:tc>
      </w:tr>
      <w:tr w:rsidR="003C6139" w:rsidRPr="00863667" w14:paraId="07DCA11B" w14:textId="77777777" w:rsidTr="009B03D3">
        <w:trPr>
          <w:ins w:id="9786" w:author="An Tran, ACA (BUV)" w:date="2024-09-12T11:07:00Z"/>
        </w:trPr>
        <w:tc>
          <w:tcPr>
            <w:tcW w:w="3897" w:type="dxa"/>
          </w:tcPr>
          <w:p w14:paraId="3168C8ED" w14:textId="77777777" w:rsidR="003C6139" w:rsidRPr="00863667" w:rsidRDefault="003C6139" w:rsidP="009B03D3">
            <w:pPr>
              <w:spacing w:after="0" w:line="276" w:lineRule="auto"/>
              <w:ind w:right="-27" w:firstLine="0"/>
              <w:jc w:val="left"/>
              <w:rPr>
                <w:ins w:id="9787" w:author="An Tran, ACA (BUV)" w:date="2024-09-12T11:07:00Z" w16du:dateUtc="2024-09-12T04:07:00Z"/>
                <w:rFonts w:ascii="iCiel Avenir LT Std 35 Light" w:eastAsia="Segoe UI" w:hAnsi="iCiel Avenir LT Std 35 Light" w:cs="Segoe UI"/>
                <w:b/>
                <w:bCs/>
                <w:i/>
                <w:iCs/>
                <w:color w:val="000000" w:themeColor="text1"/>
                <w:lang w:val="pt-BR"/>
              </w:rPr>
            </w:pPr>
            <w:ins w:id="9788" w:author="An Tran, ACA (BUV)" w:date="2024-09-12T11:07:00Z" w16du:dateUtc="2024-09-12T04:07:00Z">
              <w:r w:rsidRPr="00863667">
                <w:rPr>
                  <w:rFonts w:ascii="iCiel Avenir LT Std 35 Light" w:eastAsia="Segoe UI" w:hAnsi="iCiel Avenir LT Std 35 Light" w:cs="Segoe UI"/>
                  <w:b/>
                  <w:bCs/>
                  <w:i/>
                  <w:iCs/>
                  <w:color w:val="000000" w:themeColor="text1"/>
                  <w:lang w:val="pt-BR"/>
                </w:rPr>
                <w:t xml:space="preserve">Instagram: </w:t>
              </w:r>
              <w:r w:rsidRPr="00863667">
                <w:rPr>
                  <w:rFonts w:ascii="iCiel Avenir LT Std 35 Light" w:eastAsia="Segoe UI" w:hAnsi="iCiel Avenir LT Std 35 Light" w:cs="Segoe UI"/>
                  <w:i/>
                  <w:iCs/>
                  <w:color w:val="000000" w:themeColor="text1"/>
                  <w:lang w:val="pt-BR"/>
                </w:rPr>
                <w:t xml:space="preserve">@buvcareerservices </w:t>
              </w:r>
            </w:ins>
          </w:p>
        </w:tc>
        <w:tc>
          <w:tcPr>
            <w:tcW w:w="6088" w:type="dxa"/>
            <w:vMerge/>
          </w:tcPr>
          <w:p w14:paraId="1BF101BE" w14:textId="77777777" w:rsidR="003C6139" w:rsidRPr="00863667" w:rsidRDefault="003C6139" w:rsidP="009B03D3">
            <w:pPr>
              <w:spacing w:after="0" w:line="276" w:lineRule="auto"/>
              <w:rPr>
                <w:ins w:id="9789" w:author="An Tran, ACA (BUV)" w:date="2024-09-12T11:07:00Z" w16du:dateUtc="2024-09-12T04:07:00Z"/>
                <w:rFonts w:ascii="iCiel Avenir LT Std 35 Light" w:eastAsia="Segoe UI" w:hAnsi="iCiel Avenir LT Std 35 Light" w:cs="Segoe UI"/>
                <w:i/>
                <w:iCs/>
                <w:color w:val="000000" w:themeColor="text1"/>
                <w:lang w:val="en-US"/>
              </w:rPr>
            </w:pPr>
          </w:p>
        </w:tc>
      </w:tr>
      <w:tr w:rsidR="003C6139" w:rsidRPr="00863667" w14:paraId="5E9C116E" w14:textId="77777777" w:rsidTr="009B03D3">
        <w:trPr>
          <w:ins w:id="9790" w:author="An Tran, ACA (BUV)" w:date="2024-09-12T11:07:00Z"/>
        </w:trPr>
        <w:tc>
          <w:tcPr>
            <w:tcW w:w="3897" w:type="dxa"/>
          </w:tcPr>
          <w:p w14:paraId="361D3C6F" w14:textId="77777777" w:rsidR="003C6139" w:rsidRPr="00863667" w:rsidRDefault="003C6139" w:rsidP="009B03D3">
            <w:pPr>
              <w:spacing w:after="0" w:line="276" w:lineRule="auto"/>
              <w:ind w:right="-27" w:firstLine="0"/>
              <w:jc w:val="left"/>
              <w:rPr>
                <w:ins w:id="9791" w:author="An Tran, ACA (BUV)" w:date="2024-09-12T11:07:00Z" w16du:dateUtc="2024-09-12T04:07:00Z"/>
                <w:rFonts w:ascii="iCiel Avenir LT Std 35 Light" w:eastAsia="Segoe UI" w:hAnsi="iCiel Avenir LT Std 35 Light" w:cs="Segoe UI"/>
                <w:b/>
                <w:bCs/>
                <w:i/>
                <w:iCs/>
                <w:color w:val="000000" w:themeColor="text1"/>
                <w:lang w:val="en-US"/>
              </w:rPr>
            </w:pPr>
            <w:ins w:id="9792" w:author="An Tran, ACA (BUV)" w:date="2024-09-12T11:07:00Z" w16du:dateUtc="2024-09-12T04:07:00Z">
              <w:r w:rsidRPr="00863667">
                <w:rPr>
                  <w:rFonts w:ascii="iCiel Avenir LT Std 35 Light" w:eastAsia="Segoe UI" w:hAnsi="iCiel Avenir LT Std 35 Light" w:cs="Segoe UI"/>
                  <w:b/>
                  <w:bCs/>
                  <w:i/>
                  <w:iCs/>
                  <w:color w:val="000000" w:themeColor="text1"/>
                  <w:lang w:val="en-US"/>
                </w:rPr>
                <w:t xml:space="preserve">Email: </w:t>
              </w:r>
              <w:r w:rsidRPr="00863667">
                <w:rPr>
                  <w:rFonts w:ascii="iCiel Avenir LT Std 35 Light" w:eastAsia="Segoe UI" w:hAnsi="iCiel Avenir LT Std 35 Light" w:cs="Segoe UI"/>
                  <w:i/>
                  <w:iCs/>
                  <w:color w:val="000000" w:themeColor="text1"/>
                  <w:lang w:val="pt-BR"/>
                </w:rPr>
                <w:fldChar w:fldCharType="begin"/>
              </w:r>
              <w:r w:rsidRPr="00863667">
                <w:rPr>
                  <w:rFonts w:ascii="iCiel Avenir LT Std 35 Light" w:eastAsia="Segoe UI" w:hAnsi="iCiel Avenir LT Std 35 Light" w:cs="Segoe UI"/>
                  <w:i/>
                  <w:iCs/>
                  <w:color w:val="000000" w:themeColor="text1"/>
                  <w:lang w:val="en-US"/>
                </w:rPr>
                <w:instrText>HYPERLINK "mailto:SE-careers@buv.edu.vn"</w:instrText>
              </w:r>
              <w:r w:rsidRPr="00863667">
                <w:rPr>
                  <w:rFonts w:ascii="iCiel Avenir LT Std 35 Light" w:eastAsia="Segoe UI" w:hAnsi="iCiel Avenir LT Std 35 Light" w:cs="Segoe UI"/>
                  <w:i/>
                  <w:iCs/>
                  <w:color w:val="000000" w:themeColor="text1"/>
                  <w:lang w:val="pt-BR"/>
                </w:rPr>
              </w:r>
              <w:r w:rsidRPr="00863667">
                <w:rPr>
                  <w:rFonts w:ascii="iCiel Avenir LT Std 35 Light" w:eastAsia="Segoe UI" w:hAnsi="iCiel Avenir LT Std 35 Light" w:cs="Segoe UI"/>
                  <w:i/>
                  <w:iCs/>
                  <w:color w:val="000000" w:themeColor="text1"/>
                  <w:lang w:val="pt-BR"/>
                </w:rPr>
                <w:fldChar w:fldCharType="separate"/>
              </w:r>
              <w:r w:rsidRPr="00863667">
                <w:rPr>
                  <w:rStyle w:val="Hyperlink"/>
                  <w:rFonts w:ascii="iCiel Avenir LT Std 35 Light" w:eastAsia="Segoe UI" w:hAnsi="iCiel Avenir LT Std 35 Light" w:cs="Segoe UI"/>
                  <w:i/>
                  <w:iCs/>
                  <w:lang w:val="en-US"/>
                </w:rPr>
                <w:t>SE-careers@buv.edu.vn</w:t>
              </w:r>
              <w:r w:rsidRPr="00863667">
                <w:rPr>
                  <w:rFonts w:ascii="iCiel Avenir LT Std 35 Light" w:eastAsia="Segoe UI" w:hAnsi="iCiel Avenir LT Std 35 Light" w:cs="Segoe UI"/>
                  <w:i/>
                  <w:iCs/>
                  <w:color w:val="000000" w:themeColor="text1"/>
                  <w:lang w:val="pt-BR"/>
                </w:rPr>
                <w:fldChar w:fldCharType="end"/>
              </w:r>
              <w:r w:rsidRPr="00863667">
                <w:rPr>
                  <w:rFonts w:ascii="iCiel Avenir LT Std 35 Light" w:eastAsia="Segoe UI" w:hAnsi="iCiel Avenir LT Std 35 Light" w:cs="Segoe UI"/>
                  <w:i/>
                  <w:iCs/>
                  <w:color w:val="000000" w:themeColor="text1"/>
                  <w:lang w:val="en-US"/>
                </w:rPr>
                <w:t xml:space="preserve"> </w:t>
              </w:r>
            </w:ins>
          </w:p>
        </w:tc>
        <w:tc>
          <w:tcPr>
            <w:tcW w:w="6088" w:type="dxa"/>
          </w:tcPr>
          <w:p w14:paraId="1AA44DEF" w14:textId="77777777" w:rsidR="003C6139" w:rsidRPr="00863667" w:rsidRDefault="003C6139" w:rsidP="009B03D3">
            <w:pPr>
              <w:spacing w:after="0" w:line="276" w:lineRule="auto"/>
              <w:ind w:firstLine="0"/>
              <w:rPr>
                <w:ins w:id="9793" w:author="An Tran, ACA (BUV)" w:date="2024-09-12T11:07:00Z" w16du:dateUtc="2024-09-12T04:07:00Z"/>
                <w:rFonts w:ascii="iCiel Avenir LT Std 35 Light" w:eastAsia="Segoe UI" w:hAnsi="iCiel Avenir LT Std 35 Light" w:cs="Segoe UI"/>
                <w:i/>
                <w:iCs/>
                <w:color w:val="000000" w:themeColor="text1"/>
                <w:lang w:val="en-US"/>
              </w:rPr>
            </w:pPr>
            <w:ins w:id="9794" w:author="An Tran, ACA (BUV)" w:date="2024-09-12T11:07:00Z" w16du:dateUtc="2024-09-12T04:07:00Z">
              <w:r w:rsidRPr="00863667">
                <w:rPr>
                  <w:rFonts w:ascii="iCiel Avenir LT Std 35 Light" w:eastAsia="Segoe UI" w:hAnsi="iCiel Avenir LT Std 35 Light" w:cs="Segoe UI"/>
                  <w:i/>
                  <w:iCs/>
                  <w:color w:val="000000" w:themeColor="text1"/>
                  <w:lang w:val="en-US"/>
                </w:rPr>
                <w:t xml:space="preserve">Đây là email chính thức của Phòng DV Hướng nghiệp và QH Đối tác (CSIR), được dùng để gửi các thông báo chính thức và lưu ý quan trọng về các hoạt động, dịch vụ hỗ trợ hướng nghiệp, phát triển khả năng có việc làm, tương tác với các nhà tuyển dụng, thị trường lao động, các cơ hội thực tập, việc làm, và các quy định, nội quy liên quan đến Phòng và sinh viên. </w:t>
              </w:r>
            </w:ins>
          </w:p>
          <w:p w14:paraId="2C4E9AF9" w14:textId="77777777" w:rsidR="003C6139" w:rsidRPr="00863667" w:rsidRDefault="003C6139" w:rsidP="009B03D3">
            <w:pPr>
              <w:spacing w:after="0" w:line="276" w:lineRule="auto"/>
              <w:ind w:firstLine="0"/>
              <w:rPr>
                <w:ins w:id="9795" w:author="An Tran, ACA (BUV)" w:date="2024-09-12T11:07:00Z" w16du:dateUtc="2024-09-12T04:07:00Z"/>
                <w:rFonts w:ascii="iCiel Avenir LT Std 35 Light" w:eastAsia="Segoe UI" w:hAnsi="iCiel Avenir LT Std 35 Light" w:cs="Segoe UI"/>
                <w:i/>
                <w:iCs/>
                <w:color w:val="000000" w:themeColor="text1"/>
                <w:lang w:val="en-US"/>
              </w:rPr>
            </w:pPr>
            <w:ins w:id="9796" w:author="An Tran, ACA (BUV)" w:date="2024-09-12T11:07:00Z" w16du:dateUtc="2024-09-12T04:07:00Z">
              <w:r w:rsidRPr="00863667">
                <w:rPr>
                  <w:rFonts w:ascii="iCiel Avenir LT Std 35 Light" w:eastAsia="Segoe UI" w:hAnsi="iCiel Avenir LT Std 35 Light" w:cs="Segoe UI"/>
                  <w:i/>
                  <w:iCs/>
                  <w:color w:val="000000" w:themeColor="text1"/>
                  <w:lang w:val="en-US"/>
                </w:rPr>
                <w:t xml:space="preserve">Thời gian trả lời email: Trong vòng 3 ngày làm việc, trong giờ hành chính (Thứ 2 – Thứ 6, 8:30-17:30), sau khi nhận được email từ sinh viên. </w:t>
              </w:r>
            </w:ins>
          </w:p>
        </w:tc>
      </w:tr>
      <w:tr w:rsidR="003C6139" w:rsidRPr="00863667" w14:paraId="3B90003E" w14:textId="77777777" w:rsidTr="009B03D3">
        <w:trPr>
          <w:ins w:id="9797" w:author="An Tran, ACA (BUV)" w:date="2024-09-12T11:07:00Z"/>
        </w:trPr>
        <w:tc>
          <w:tcPr>
            <w:tcW w:w="9985" w:type="dxa"/>
            <w:gridSpan w:val="2"/>
          </w:tcPr>
          <w:p w14:paraId="24559409" w14:textId="77777777" w:rsidR="003C6139" w:rsidRPr="00863667" w:rsidRDefault="003C6139" w:rsidP="009B03D3">
            <w:pPr>
              <w:spacing w:before="0" w:beforeAutospacing="0" w:after="0" w:afterAutospacing="0" w:line="276" w:lineRule="auto"/>
              <w:ind w:right="-29" w:firstLine="0"/>
              <w:jc w:val="center"/>
              <w:rPr>
                <w:ins w:id="9798" w:author="An Tran, ACA (BUV)" w:date="2024-09-12T11:07:00Z" w16du:dateUtc="2024-09-12T04:07:00Z"/>
                <w:rFonts w:ascii="iCiel Avenir LT Std 35 Light" w:eastAsia="Segoe UI" w:hAnsi="iCiel Avenir LT Std 35 Light" w:cs="Segoe UI"/>
                <w:b/>
                <w:bCs/>
                <w:i/>
                <w:iCs/>
                <w:color w:val="000000" w:themeColor="text1"/>
              </w:rPr>
            </w:pPr>
            <w:ins w:id="9799" w:author="An Tran, ACA (BUV)" w:date="2024-09-12T11:07:00Z" w16du:dateUtc="2024-09-12T04:07:00Z">
              <w:r w:rsidRPr="00863667">
                <w:rPr>
                  <w:rFonts w:ascii="iCiel Avenir LT Std 35 Light" w:eastAsia="Segoe UI" w:hAnsi="iCiel Avenir LT Std 35 Light" w:cs="Segoe UI"/>
                  <w:b/>
                  <w:bCs/>
                  <w:i/>
                  <w:iCs/>
                  <w:color w:val="000000" w:themeColor="text1"/>
                </w:rPr>
                <w:t xml:space="preserve">Gặp gỡ nhân viên để được giải đáp và hỗ trợ trực tiếp </w:t>
              </w:r>
            </w:ins>
          </w:p>
          <w:p w14:paraId="021CE667" w14:textId="77777777" w:rsidR="003C6139" w:rsidRPr="00863667" w:rsidRDefault="003C6139" w:rsidP="009B03D3">
            <w:pPr>
              <w:spacing w:before="0" w:beforeAutospacing="0" w:after="0" w:afterAutospacing="0" w:line="276" w:lineRule="auto"/>
              <w:ind w:right="-29" w:firstLine="0"/>
              <w:jc w:val="center"/>
              <w:rPr>
                <w:ins w:id="9800" w:author="An Tran, ACA (BUV)" w:date="2024-09-12T11:07:00Z" w16du:dateUtc="2024-09-12T04:07:00Z"/>
                <w:rFonts w:ascii="iCiel Avenir LT Std 35 Light" w:eastAsia="Segoe UI" w:hAnsi="iCiel Avenir LT Std 35 Light" w:cs="Segoe UI"/>
                <w:i/>
                <w:iCs/>
                <w:color w:val="000000" w:themeColor="text1"/>
                <w:lang w:val="en-US"/>
              </w:rPr>
            </w:pPr>
            <w:ins w:id="9801" w:author="An Tran, ACA (BUV)" w:date="2024-09-12T11:07:00Z" w16du:dateUtc="2024-09-12T04:07:00Z">
              <w:r w:rsidRPr="00863667">
                <w:rPr>
                  <w:rFonts w:ascii="iCiel Avenir LT Std 35 Light" w:eastAsia="Segoe UI" w:hAnsi="iCiel Avenir LT Std 35 Light" w:cs="Segoe UI"/>
                  <w:i/>
                  <w:iCs/>
                  <w:color w:val="000000" w:themeColor="text1"/>
                  <w:lang w:val="en-US"/>
                </w:rPr>
                <w:t>Tại SE Lounge, Tầng 1, Khuôn viên BUV Ecopark Campus</w:t>
              </w:r>
            </w:ins>
          </w:p>
          <w:p w14:paraId="29BFBBAF" w14:textId="77777777" w:rsidR="003C6139" w:rsidRPr="00863667" w:rsidRDefault="003C6139" w:rsidP="009B03D3">
            <w:pPr>
              <w:spacing w:before="0" w:beforeAutospacing="0" w:after="0" w:afterAutospacing="0" w:line="276" w:lineRule="auto"/>
              <w:ind w:right="-29" w:firstLine="0"/>
              <w:jc w:val="center"/>
              <w:rPr>
                <w:ins w:id="9802" w:author="An Tran, ACA (BUV)" w:date="2024-09-12T11:07:00Z" w16du:dateUtc="2024-09-12T04:07:00Z"/>
                <w:rFonts w:ascii="iCiel Avenir LT Std 35 Light" w:eastAsia="Segoe UI" w:hAnsi="iCiel Avenir LT Std 35 Light" w:cs="Segoe UI"/>
                <w:i/>
                <w:iCs/>
                <w:color w:val="000000" w:themeColor="text1"/>
                <w:lang w:val="en-US"/>
              </w:rPr>
            </w:pPr>
            <w:ins w:id="9803" w:author="An Tran, ACA (BUV)" w:date="2024-09-12T11:07:00Z" w16du:dateUtc="2024-09-12T04:07:00Z">
              <w:r w:rsidRPr="00863667">
                <w:rPr>
                  <w:rFonts w:ascii="iCiel Avenir LT Std 35 Light" w:eastAsia="Segoe UI" w:hAnsi="iCiel Avenir LT Std 35 Light" w:cs="Segoe UI"/>
                  <w:i/>
                  <w:iCs/>
                  <w:color w:val="000000" w:themeColor="text1"/>
                  <w:lang w:val="en-US"/>
                </w:rPr>
                <w:t>Giờ làm việc: Thứ 2 – Thứ 6, 8:30-17:30</w:t>
              </w:r>
            </w:ins>
          </w:p>
        </w:tc>
      </w:tr>
    </w:tbl>
    <w:p w14:paraId="1E6628EF" w14:textId="77777777" w:rsidR="003C6139" w:rsidRPr="00863667" w:rsidRDefault="003C6139" w:rsidP="003C6139">
      <w:pPr>
        <w:pStyle w:val="Question"/>
        <w:numPr>
          <w:ilvl w:val="0"/>
          <w:numId w:val="7"/>
        </w:numPr>
        <w:tabs>
          <w:tab w:val="left" w:pos="630"/>
          <w:tab w:val="left" w:pos="990"/>
        </w:tabs>
        <w:spacing w:before="100" w:line="400" w:lineRule="exact"/>
        <w:ind w:left="0" w:firstLine="720"/>
        <w:rPr>
          <w:ins w:id="9804" w:author="An Tran, ACA (BUV)" w:date="2024-09-12T11:07:00Z" w16du:dateUtc="2024-09-12T04:07:00Z"/>
          <w:rFonts w:cs="Arial"/>
          <w:b w:val="0"/>
          <w:i/>
          <w:iCs/>
          <w:szCs w:val="22"/>
        </w:rPr>
      </w:pPr>
      <w:bookmarkStart w:id="9805" w:name="_Toc177025937"/>
      <w:bookmarkStart w:id="9806" w:name="_Toc177144049"/>
      <w:ins w:id="9807" w:author="An Tran, ACA (BUV)" w:date="2024-09-12T11:07:00Z" w16du:dateUtc="2024-09-12T04:07:00Z">
        <w:r w:rsidRPr="00863667">
          <w:rPr>
            <w:rFonts w:cs="Arial"/>
            <w:bCs/>
            <w:szCs w:val="22"/>
          </w:rPr>
          <w:t xml:space="preserve">What are BUV Career Centre, BUV Career Platform, BUV Career Centre Platform, BUV Job Portal? Why should students use this platform? / </w:t>
        </w:r>
        <w:r w:rsidRPr="00863667">
          <w:rPr>
            <w:rFonts w:cs="Arial"/>
            <w:bCs/>
            <w:i/>
            <w:iCs/>
            <w:szCs w:val="22"/>
          </w:rPr>
          <w:t xml:space="preserve">“BUV Career Centre”, “BUV Career Platform”, “BUV Career Centre Platform”, “BUV Job Portal” là gì? Vì sao sinh viên nên sử dụng nền tảng </w:t>
        </w:r>
        <w:r w:rsidRPr="00863667">
          <w:rPr>
            <w:rFonts w:cs="Arial"/>
            <w:bCs/>
            <w:i/>
            <w:iCs/>
            <w:noProof/>
            <w:szCs w:val="22"/>
          </w:rPr>
          <w:t>này</w:t>
        </w:r>
        <w:r w:rsidRPr="00863667">
          <w:rPr>
            <w:rFonts w:cs="Arial"/>
            <w:bCs/>
            <w:i/>
            <w:iCs/>
            <w:szCs w:val="22"/>
          </w:rPr>
          <w:t>?</w:t>
        </w:r>
        <w:bookmarkEnd w:id="9805"/>
        <w:bookmarkEnd w:id="9806"/>
      </w:ins>
    </w:p>
    <w:p w14:paraId="503D2D91" w14:textId="77777777" w:rsidR="003C6139" w:rsidRPr="00863667" w:rsidRDefault="003C6139" w:rsidP="003C6139">
      <w:pPr>
        <w:pStyle w:val="ListParagraph"/>
        <w:spacing w:after="240" w:line="276" w:lineRule="auto"/>
        <w:ind w:left="0" w:right="-514"/>
        <w:rPr>
          <w:ins w:id="9808" w:author="An Tran, ACA (BUV)" w:date="2024-09-12T11:07:00Z" w16du:dateUtc="2024-09-12T04:07:00Z"/>
          <w:rFonts w:ascii="iCiel Avenir LT Std 35 Light" w:eastAsia="Segoe UI" w:hAnsi="iCiel Avenir LT Std 35 Light" w:cs="Calibri"/>
          <w:color w:val="000000" w:themeColor="text1"/>
          <w:sz w:val="22"/>
          <w:szCs w:val="22"/>
        </w:rPr>
      </w:pPr>
      <w:ins w:id="9809" w:author="An Tran, ACA (BUV)" w:date="2024-09-12T11:07:00Z" w16du:dateUtc="2024-09-12T04:07:00Z">
        <w:r w:rsidRPr="00863667">
          <w:rPr>
            <w:rFonts w:ascii="iCiel Avenir LT Std 35 Light" w:eastAsia="Segoe UI" w:hAnsi="iCiel Avenir LT Std 35 Light" w:cs="Segoe UI"/>
            <w:color w:val="000000" w:themeColor="text1"/>
            <w:sz w:val="22"/>
            <w:szCs w:val="22"/>
          </w:rPr>
          <w:t xml:space="preserve">All the phrases, like “BUV Career Centre”, “BUV Career Platform”, “BUV Career Centre Platform”, “BUV Job Portal” or similar phrases refer to the one-stop-shop career guidance platform offered exclusively for BUV students and alumni using BUV email account. Students can find everything related to career services offered by the university at: </w:t>
        </w:r>
        <w:r w:rsidRPr="00863667">
          <w:rPr>
            <w:rFonts w:ascii="iCiel Avenir LT Std 35 Light" w:eastAsia="Segoe UI" w:hAnsi="iCiel Avenir LT Std 35 Light" w:cs="Segoe UI"/>
            <w:color w:val="000000" w:themeColor="text1"/>
            <w:sz w:val="22"/>
            <w:szCs w:val="22"/>
          </w:rPr>
          <w:fldChar w:fldCharType="begin"/>
        </w:r>
        <w:r w:rsidRPr="00863667">
          <w:rPr>
            <w:rFonts w:ascii="iCiel Avenir LT Std 35 Light" w:eastAsia="Segoe UI" w:hAnsi="iCiel Avenir LT Std 35 Light" w:cs="Segoe UI"/>
            <w:color w:val="000000" w:themeColor="text1"/>
            <w:sz w:val="22"/>
            <w:szCs w:val="22"/>
          </w:rPr>
          <w:instrText>HYPERLINK "https://buv.careercentre.me/"</w:instrText>
        </w:r>
        <w:r w:rsidRPr="00863667">
          <w:rPr>
            <w:rFonts w:ascii="iCiel Avenir LT Std 35 Light" w:eastAsia="Segoe UI" w:hAnsi="iCiel Avenir LT Std 35 Light" w:cs="Segoe UI"/>
            <w:color w:val="000000" w:themeColor="text1"/>
            <w:sz w:val="22"/>
            <w:szCs w:val="22"/>
          </w:rPr>
        </w:r>
        <w:r w:rsidRPr="00863667">
          <w:rPr>
            <w:rFonts w:ascii="iCiel Avenir LT Std 35 Light" w:eastAsia="Segoe UI" w:hAnsi="iCiel Avenir LT Std 35 Light" w:cs="Segoe UI"/>
            <w:color w:val="000000" w:themeColor="text1"/>
            <w:sz w:val="22"/>
            <w:szCs w:val="22"/>
          </w:rPr>
          <w:fldChar w:fldCharType="separate"/>
        </w:r>
        <w:r w:rsidRPr="00863667">
          <w:rPr>
            <w:rStyle w:val="Hyperlink"/>
            <w:rFonts w:ascii="iCiel Avenir LT Std 35 Light" w:eastAsia="Segoe UI" w:hAnsi="iCiel Avenir LT Std 35 Light" w:cs="Segoe UI"/>
            <w:sz w:val="22"/>
            <w:szCs w:val="22"/>
          </w:rPr>
          <w:t>https://buv.careercentre.me/</w:t>
        </w:r>
        <w:r w:rsidRPr="00863667">
          <w:rPr>
            <w:rFonts w:ascii="iCiel Avenir LT Std 35 Light" w:eastAsia="Segoe UI" w:hAnsi="iCiel Avenir LT Std 35 Light" w:cs="Segoe UI"/>
            <w:color w:val="000000" w:themeColor="text1"/>
            <w:sz w:val="22"/>
            <w:szCs w:val="22"/>
          </w:rPr>
          <w:fldChar w:fldCharType="end"/>
        </w:r>
        <w:r w:rsidRPr="00863667">
          <w:rPr>
            <w:rFonts w:ascii="iCiel Avenir LT Std 35 Light" w:eastAsia="Segoe UI" w:hAnsi="iCiel Avenir LT Std 35 Light" w:cs="Segoe UI"/>
            <w:color w:val="000000" w:themeColor="text1"/>
          </w:rPr>
          <w:t xml:space="preserve"> </w:t>
        </w:r>
      </w:ins>
    </w:p>
    <w:p w14:paraId="5609FE39" w14:textId="77777777" w:rsidR="003C6139" w:rsidRPr="00863667" w:rsidRDefault="003C6139" w:rsidP="003C6139">
      <w:pPr>
        <w:pStyle w:val="ListParagraph"/>
        <w:spacing w:after="240" w:line="276" w:lineRule="auto"/>
        <w:ind w:right="-514" w:firstLine="0"/>
        <w:rPr>
          <w:ins w:id="9810" w:author="An Tran, ACA (BUV)" w:date="2024-09-12T11:07:00Z" w16du:dateUtc="2024-09-12T04:07:00Z"/>
          <w:rFonts w:ascii="iCiel Avenir LT Std 35 Light" w:eastAsia="Segoe UI" w:hAnsi="iCiel Avenir LT Std 35 Light" w:cs="Segoe UI"/>
          <w:color w:val="000000" w:themeColor="text1"/>
        </w:rPr>
      </w:pPr>
    </w:p>
    <w:p w14:paraId="586AB5C9"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11" w:author="An Tran, ACA (BUV)" w:date="2024-09-12T11:07:00Z" w16du:dateUtc="2024-09-12T04:07:00Z"/>
          <w:rFonts w:ascii="iCiel Avenir LT Std 35 Light" w:eastAsia="Segoe UI" w:hAnsi="iCiel Avenir LT Std 35 Light" w:cs="Segoe UI"/>
          <w:color w:val="000000" w:themeColor="text1"/>
          <w:sz w:val="22"/>
          <w:szCs w:val="22"/>
        </w:rPr>
      </w:pPr>
      <w:ins w:id="9812" w:author="An Tran, ACA (BUV)" w:date="2024-09-12T11:07:00Z" w16du:dateUtc="2024-09-12T04:07:00Z">
        <w:r w:rsidRPr="00863667">
          <w:rPr>
            <w:rFonts w:ascii="iCiel Avenir LT Std 35 Light" w:eastAsia="Segoe UI" w:hAnsi="iCiel Avenir LT Std 35 Light" w:cs="Segoe UI"/>
            <w:b/>
            <w:bCs/>
            <w:color w:val="000000" w:themeColor="text1"/>
            <w:sz w:val="22"/>
            <w:szCs w:val="22"/>
          </w:rPr>
          <w:t xml:space="preserve">Job Portal </w:t>
        </w:r>
        <w:r w:rsidRPr="00863667">
          <w:rPr>
            <w:rFonts w:ascii="iCiel Avenir LT Std 35 Light" w:eastAsia="Segoe UI" w:hAnsi="iCiel Avenir LT Std 35 Light" w:cs="Segoe UI"/>
            <w:color w:val="000000" w:themeColor="text1"/>
            <w:sz w:val="22"/>
            <w:szCs w:val="22"/>
          </w:rPr>
          <w:t>with selective opportunities that your needs and semester break. These openings are sourced from BUV’s partners who are reliable employers and value your education and skills. Your CVs will be sent directly to employers in real-time as you apply.</w:t>
        </w:r>
      </w:ins>
    </w:p>
    <w:p w14:paraId="10CCBB23"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13" w:author="An Tran, ACA (BUV)" w:date="2024-09-12T11:07:00Z" w16du:dateUtc="2024-09-12T04:07:00Z"/>
          <w:rFonts w:ascii="iCiel Avenir LT Std 35 Light" w:eastAsia="Segoe UI" w:hAnsi="iCiel Avenir LT Std 35 Light" w:cs="Segoe UI"/>
          <w:color w:val="000000" w:themeColor="text1"/>
          <w:sz w:val="22"/>
          <w:szCs w:val="22"/>
        </w:rPr>
      </w:pPr>
      <w:ins w:id="9814" w:author="An Tran, ACA (BUV)" w:date="2024-09-12T11:07:00Z" w16du:dateUtc="2024-09-12T04:07:00Z">
        <w:r w:rsidRPr="00863667">
          <w:rPr>
            <w:rFonts w:ascii="iCiel Avenir LT Std 35 Light" w:eastAsia="Segoe UI" w:hAnsi="iCiel Avenir LT Std 35 Light" w:cs="Segoe UI"/>
            <w:b/>
            <w:bCs/>
            <w:color w:val="000000" w:themeColor="text1"/>
            <w:sz w:val="22"/>
            <w:szCs w:val="22"/>
          </w:rPr>
          <w:t>AI-Powered Tools</w:t>
        </w:r>
        <w:r w:rsidRPr="00863667">
          <w:rPr>
            <w:rFonts w:ascii="iCiel Avenir LT Std 35 Light" w:eastAsia="Segoe UI" w:hAnsi="iCiel Avenir LT Std 35 Light" w:cs="Segoe UI"/>
            <w:color w:val="000000" w:themeColor="text1"/>
            <w:sz w:val="22"/>
            <w:szCs w:val="22"/>
          </w:rPr>
          <w:t xml:space="preserve">: CV Builder, CV360, Cover Letter Builder, Mock Interview Simulations </w:t>
        </w:r>
      </w:ins>
    </w:p>
    <w:p w14:paraId="1933DC66"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15" w:author="An Tran, ACA (BUV)" w:date="2024-09-12T11:07:00Z" w16du:dateUtc="2024-09-12T04:07:00Z"/>
          <w:rFonts w:ascii="iCiel Avenir LT Std 35 Light" w:eastAsia="Segoe UI" w:hAnsi="iCiel Avenir LT Std 35 Light" w:cs="Segoe UI"/>
          <w:color w:val="000000" w:themeColor="text1"/>
          <w:sz w:val="22"/>
          <w:szCs w:val="22"/>
        </w:rPr>
      </w:pPr>
      <w:ins w:id="9816" w:author="An Tran, ACA (BUV)" w:date="2024-09-12T11:07:00Z" w16du:dateUtc="2024-09-12T04:07:00Z">
        <w:r w:rsidRPr="00863667">
          <w:rPr>
            <w:rFonts w:ascii="iCiel Avenir LT Std 35 Light" w:eastAsia="Segoe UI" w:hAnsi="iCiel Avenir LT Std 35 Light" w:cs="Segoe UI"/>
            <w:b/>
            <w:bCs/>
            <w:color w:val="000000" w:themeColor="text1"/>
            <w:sz w:val="22"/>
            <w:szCs w:val="22"/>
          </w:rPr>
          <w:t xml:space="preserve">Book a career appointment </w:t>
        </w:r>
        <w:r w:rsidRPr="00863667">
          <w:rPr>
            <w:rFonts w:ascii="iCiel Avenir LT Std 35 Light" w:eastAsia="Segoe UI" w:hAnsi="iCiel Avenir LT Std 35 Light" w:cs="Segoe UI"/>
            <w:color w:val="000000" w:themeColor="text1"/>
            <w:sz w:val="22"/>
            <w:szCs w:val="22"/>
          </w:rPr>
          <w:t>with our career consultants to discuss everything career related. </w:t>
        </w:r>
      </w:ins>
    </w:p>
    <w:p w14:paraId="759AEEBF"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17" w:author="An Tran, ACA (BUV)" w:date="2024-09-12T11:07:00Z" w16du:dateUtc="2024-09-12T04:07:00Z"/>
          <w:rFonts w:ascii="iCiel Avenir LT Std 35 Light" w:eastAsia="Segoe UI" w:hAnsi="iCiel Avenir LT Std 35 Light" w:cs="Segoe UI"/>
          <w:color w:val="000000" w:themeColor="text1"/>
          <w:sz w:val="22"/>
          <w:szCs w:val="22"/>
        </w:rPr>
      </w:pPr>
      <w:ins w:id="9818" w:author="An Tran, ACA (BUV)" w:date="2024-09-12T11:07:00Z" w16du:dateUtc="2024-09-12T04:07:00Z">
        <w:r w:rsidRPr="00863667">
          <w:rPr>
            <w:rFonts w:ascii="iCiel Avenir LT Std 35 Light" w:eastAsia="Segoe UI" w:hAnsi="iCiel Avenir LT Std 35 Light" w:cs="Segoe UI"/>
            <w:b/>
            <w:bCs/>
            <w:color w:val="000000" w:themeColor="text1"/>
            <w:sz w:val="22"/>
            <w:szCs w:val="22"/>
          </w:rPr>
          <w:t xml:space="preserve">E-learning Hub </w:t>
        </w:r>
        <w:r w:rsidRPr="00863667">
          <w:rPr>
            <w:rFonts w:ascii="iCiel Avenir LT Std 35 Light" w:eastAsia="Segoe UI" w:hAnsi="iCiel Avenir LT Std 35 Light" w:cs="Segoe UI"/>
            <w:color w:val="000000" w:themeColor="text1"/>
            <w:sz w:val="22"/>
            <w:szCs w:val="22"/>
          </w:rPr>
          <w:t>including courses, articles, and videos on diverse topics to enhance employability. </w:t>
        </w:r>
      </w:ins>
    </w:p>
    <w:p w14:paraId="53C61058"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19" w:author="An Tran, ACA (BUV)" w:date="2024-09-12T11:07:00Z" w16du:dateUtc="2024-09-12T04:07:00Z"/>
          <w:rFonts w:ascii="iCiel Avenir LT Std 35 Light" w:eastAsia="Segoe UI" w:hAnsi="iCiel Avenir LT Std 35 Light" w:cs="Segoe UI"/>
          <w:color w:val="000000" w:themeColor="text1"/>
          <w:sz w:val="22"/>
          <w:szCs w:val="22"/>
        </w:rPr>
      </w:pPr>
      <w:ins w:id="9820" w:author="An Tran, ACA (BUV)" w:date="2024-09-12T11:07:00Z" w16du:dateUtc="2024-09-12T04:07:00Z">
        <w:r w:rsidRPr="00863667">
          <w:rPr>
            <w:rFonts w:ascii="iCiel Avenir LT Std 35 Light" w:eastAsia="Segoe UI" w:hAnsi="iCiel Avenir LT Std 35 Light" w:cs="Segoe UI"/>
            <w:b/>
            <w:bCs/>
            <w:color w:val="000000" w:themeColor="text1"/>
            <w:sz w:val="22"/>
            <w:szCs w:val="22"/>
          </w:rPr>
          <w:t>Indigo Insights Assessment:</w:t>
        </w:r>
        <w:r w:rsidRPr="00863667">
          <w:rPr>
            <w:rFonts w:ascii="iCiel Avenir LT Std 35 Light" w:eastAsia="Segoe UI" w:hAnsi="iCiel Avenir LT Std 35 Light" w:cs="Segoe UI"/>
            <w:color w:val="000000" w:themeColor="text1"/>
            <w:sz w:val="22"/>
            <w:szCs w:val="22"/>
          </w:rPr>
          <w:t> A BUV-sponsored test to explore your communication and behaviour styles, motivators, and strengths.</w:t>
        </w:r>
      </w:ins>
    </w:p>
    <w:p w14:paraId="706DDCA7"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21" w:author="An Tran, ACA (BUV)" w:date="2024-09-12T11:07:00Z" w16du:dateUtc="2024-09-12T04:07:00Z"/>
          <w:rFonts w:ascii="iCiel Avenir LT Std 35 Light" w:eastAsia="Segoe UI" w:hAnsi="iCiel Avenir LT Std 35 Light" w:cs="Segoe UI"/>
          <w:b/>
          <w:bCs/>
          <w:color w:val="000000" w:themeColor="text1"/>
          <w:sz w:val="22"/>
          <w:szCs w:val="22"/>
        </w:rPr>
      </w:pPr>
      <w:ins w:id="9822" w:author="An Tran, ACA (BUV)" w:date="2024-09-12T11:07:00Z" w16du:dateUtc="2024-09-12T04:07:00Z">
        <w:r w:rsidRPr="00863667">
          <w:rPr>
            <w:rFonts w:ascii="iCiel Avenir LT Std 35 Light" w:eastAsia="Segoe UI" w:hAnsi="iCiel Avenir LT Std 35 Light" w:cs="Segoe UI"/>
            <w:b/>
            <w:bCs/>
            <w:color w:val="000000" w:themeColor="text1"/>
            <w:sz w:val="22"/>
            <w:szCs w:val="22"/>
          </w:rPr>
          <w:t xml:space="preserve">SE Event Calendar </w:t>
        </w:r>
        <w:r w:rsidRPr="00863667">
          <w:rPr>
            <w:rFonts w:ascii="iCiel Avenir LT Std 35 Light" w:eastAsia="Segoe UI" w:hAnsi="iCiel Avenir LT Std 35 Light" w:cs="Segoe UI"/>
            <w:color w:val="000000" w:themeColor="text1"/>
            <w:sz w:val="22"/>
            <w:szCs w:val="22"/>
          </w:rPr>
          <w:t xml:space="preserve">including all upcoming extra-curricular activities about careers, skill development, clubs and societies, and so on. </w:t>
        </w:r>
      </w:ins>
    </w:p>
    <w:p w14:paraId="41B6E6F5" w14:textId="77777777" w:rsidR="003C6139" w:rsidRPr="00863667" w:rsidRDefault="003C6139" w:rsidP="003C6139">
      <w:pPr>
        <w:tabs>
          <w:tab w:val="left" w:pos="630"/>
          <w:tab w:val="left" w:pos="1080"/>
        </w:tabs>
        <w:ind w:firstLine="0"/>
        <w:rPr>
          <w:ins w:id="9823" w:author="An Tran, ACA (BUV)" w:date="2024-09-12T11:07:00Z" w16du:dateUtc="2024-09-12T04:07:00Z"/>
          <w:rFonts w:ascii="iCiel Avenir LT Std 35 Light" w:hAnsi="iCiel Avenir LT Std 35 Light" w:cs="Arial"/>
          <w:sz w:val="22"/>
          <w:szCs w:val="22"/>
        </w:rPr>
      </w:pPr>
      <w:ins w:id="9824"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9825" w:author="An Tran, ACA (BUV)" w:date="2024-09-13T17:29:00Z" w16du:dateUtc="2024-09-13T10:29:00Z">
              <w:rPr/>
            </w:rPrChange>
          </w:rPr>
          <w:fldChar w:fldCharType="begin"/>
        </w:r>
        <w:r w:rsidRPr="00863667">
          <w:rPr>
            <w:rFonts w:ascii="iCiel Avenir LT Std 35 Light" w:hAnsi="iCiel Avenir LT Std 35 Light"/>
            <w:rPrChange w:id="9826"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9827"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20C71B40" w14:textId="77777777" w:rsidR="003C6139" w:rsidRPr="00863667" w:rsidRDefault="003C6139" w:rsidP="003C6139">
      <w:pPr>
        <w:tabs>
          <w:tab w:val="left" w:pos="630"/>
          <w:tab w:val="left" w:pos="1080"/>
        </w:tabs>
        <w:ind w:firstLine="0"/>
        <w:rPr>
          <w:ins w:id="9828" w:author="An Tran, ACA (BUV)" w:date="2024-09-12T11:07:00Z" w16du:dateUtc="2024-09-12T04:07:00Z"/>
          <w:rFonts w:ascii="iCiel Avenir LT Std 35 Light" w:hAnsi="iCiel Avenir LT Std 35 Light" w:cs="Arial"/>
          <w:sz w:val="22"/>
          <w:szCs w:val="22"/>
        </w:rPr>
      </w:pPr>
      <w:ins w:id="9829"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116D1C5A" w14:textId="77777777" w:rsidR="003C6139" w:rsidRPr="00863667" w:rsidRDefault="003C6139" w:rsidP="003C6139">
      <w:pPr>
        <w:pStyle w:val="ListParagraph"/>
        <w:spacing w:after="240" w:line="276" w:lineRule="auto"/>
        <w:ind w:left="0" w:right="-514"/>
        <w:rPr>
          <w:ins w:id="9830" w:author="An Tran, ACA (BUV)" w:date="2024-09-12T11:07:00Z" w16du:dateUtc="2024-09-12T04:07:00Z"/>
          <w:rFonts w:ascii="iCiel Avenir LT Std 35 Light" w:eastAsia="Segoe UI" w:hAnsi="iCiel Avenir LT Std 35 Light" w:cs="Segoe UI"/>
          <w:i/>
          <w:iCs/>
          <w:color w:val="000000" w:themeColor="text1"/>
          <w:sz w:val="22"/>
          <w:szCs w:val="22"/>
        </w:rPr>
      </w:pPr>
    </w:p>
    <w:p w14:paraId="21E561B8" w14:textId="77777777" w:rsidR="003C6139" w:rsidRPr="00863667" w:rsidRDefault="003C6139" w:rsidP="003C6139">
      <w:pPr>
        <w:pStyle w:val="ListParagraph"/>
        <w:spacing w:after="240" w:line="276" w:lineRule="auto"/>
        <w:ind w:left="0" w:right="-514"/>
        <w:rPr>
          <w:ins w:id="9831" w:author="An Tran, ACA (BUV)" w:date="2024-09-12T11:07:00Z" w16du:dateUtc="2024-09-12T04:07:00Z"/>
          <w:rFonts w:ascii="iCiel Avenir LT Std 35 Light" w:eastAsia="Segoe UI" w:hAnsi="iCiel Avenir LT Std 35 Light" w:cs="Calibri"/>
          <w:i/>
          <w:iCs/>
          <w:color w:val="000000" w:themeColor="text1"/>
          <w:sz w:val="22"/>
          <w:szCs w:val="22"/>
        </w:rPr>
      </w:pPr>
      <w:ins w:id="9832" w:author="An Tran, ACA (BUV)" w:date="2024-09-12T11:07:00Z" w16du:dateUtc="2024-09-12T04:07:00Z">
        <w:r w:rsidRPr="00863667">
          <w:rPr>
            <w:rFonts w:ascii="iCiel Avenir LT Std 35 Light" w:eastAsia="Segoe UI" w:hAnsi="iCiel Avenir LT Std 35 Light" w:cs="Segoe UI"/>
            <w:i/>
            <w:iCs/>
            <w:color w:val="000000" w:themeColor="text1"/>
            <w:sz w:val="22"/>
            <w:szCs w:val="22"/>
          </w:rPr>
          <w:t>T</w:t>
        </w:r>
        <w:r w:rsidRPr="00863667">
          <w:rPr>
            <w:rFonts w:ascii="iCiel Avenir LT Std 35 Light" w:eastAsia="Segoe UI" w:hAnsi="iCiel Avenir LT Std 35 Light" w:cs="Calibri"/>
            <w:i/>
            <w:iCs/>
            <w:color w:val="000000" w:themeColor="text1"/>
            <w:sz w:val="22"/>
            <w:szCs w:val="22"/>
          </w:rPr>
          <w:t>ất cả các cách gọi:</w:t>
        </w:r>
        <w:r w:rsidRPr="00863667">
          <w:rPr>
            <w:rFonts w:ascii="iCiel Avenir LT Std 35 Light" w:eastAsia="Segoe UI" w:hAnsi="iCiel Avenir LT Std 35 Light" w:cs="Segoe UI"/>
            <w:i/>
            <w:iCs/>
            <w:color w:val="000000" w:themeColor="text1"/>
            <w:sz w:val="22"/>
            <w:szCs w:val="22"/>
          </w:rPr>
          <w:t xml:space="preserve"> “BUV Career Centre”, “BUV Career Platform”, “BUV Career Centre Platform”, “BUV Job Portal” hay tương tự đều nói đến nền tảng hướng nghiệp và việc làm dành riêng cho sinh viên và cựu sinh viên sử dụng tài khoản email BUV. Sinh viên có thể tìm thấy mọi thứ liên quan đến dịch vụ hướng nghiệp được cung cấp bởi Nhà trường tại: </w:t>
        </w:r>
        <w:r w:rsidRPr="00863667">
          <w:rPr>
            <w:rFonts w:ascii="iCiel Avenir LT Std 35 Light" w:eastAsia="Segoe UI" w:hAnsi="iCiel Avenir LT Std 35 Light" w:cs="Segoe UI"/>
            <w:i/>
            <w:iCs/>
            <w:color w:val="000000" w:themeColor="text1"/>
            <w:sz w:val="22"/>
            <w:szCs w:val="22"/>
          </w:rPr>
          <w:fldChar w:fldCharType="begin"/>
        </w:r>
        <w:r w:rsidRPr="00863667">
          <w:rPr>
            <w:rFonts w:ascii="iCiel Avenir LT Std 35 Light" w:eastAsia="Segoe UI" w:hAnsi="iCiel Avenir LT Std 35 Light" w:cs="Segoe UI"/>
            <w:i/>
            <w:iCs/>
            <w:color w:val="000000" w:themeColor="text1"/>
            <w:sz w:val="22"/>
            <w:szCs w:val="22"/>
          </w:rPr>
          <w:instrText>HYPERLINK "https://buv.careercentre.me/"</w:instrText>
        </w:r>
        <w:r w:rsidRPr="00863667">
          <w:rPr>
            <w:rFonts w:ascii="iCiel Avenir LT Std 35 Light" w:eastAsia="Segoe UI" w:hAnsi="iCiel Avenir LT Std 35 Light" w:cs="Segoe UI"/>
            <w:i/>
            <w:iCs/>
            <w:color w:val="000000" w:themeColor="text1"/>
            <w:sz w:val="22"/>
            <w:szCs w:val="22"/>
          </w:rPr>
        </w:r>
        <w:r w:rsidRPr="00863667">
          <w:rPr>
            <w:rFonts w:ascii="iCiel Avenir LT Std 35 Light" w:eastAsia="Segoe UI" w:hAnsi="iCiel Avenir LT Std 35 Light" w:cs="Segoe UI"/>
            <w:i/>
            <w:iCs/>
            <w:color w:val="000000" w:themeColor="text1"/>
            <w:sz w:val="22"/>
            <w:szCs w:val="22"/>
          </w:rPr>
          <w:fldChar w:fldCharType="separate"/>
        </w:r>
        <w:r w:rsidRPr="00863667">
          <w:rPr>
            <w:rStyle w:val="Hyperlink"/>
            <w:rFonts w:ascii="iCiel Avenir LT Std 35 Light" w:eastAsia="Segoe UI" w:hAnsi="iCiel Avenir LT Std 35 Light" w:cs="Segoe UI"/>
            <w:i/>
            <w:iCs/>
            <w:sz w:val="22"/>
            <w:szCs w:val="22"/>
          </w:rPr>
          <w:t>https://buv.careercentre.me/</w:t>
        </w:r>
        <w:r w:rsidRPr="00863667">
          <w:rPr>
            <w:rFonts w:ascii="iCiel Avenir LT Std 35 Light" w:eastAsia="Segoe UI" w:hAnsi="iCiel Avenir LT Std 35 Light" w:cs="Segoe UI"/>
            <w:i/>
            <w:iCs/>
            <w:color w:val="000000" w:themeColor="text1"/>
            <w:sz w:val="22"/>
            <w:szCs w:val="22"/>
          </w:rPr>
          <w:fldChar w:fldCharType="end"/>
        </w:r>
        <w:r w:rsidRPr="00863667">
          <w:rPr>
            <w:rFonts w:ascii="iCiel Avenir LT Std 35 Light" w:eastAsia="Segoe UI" w:hAnsi="iCiel Avenir LT Std 35 Light" w:cs="Segoe UI"/>
            <w:i/>
            <w:iCs/>
            <w:color w:val="000000" w:themeColor="text1"/>
          </w:rPr>
          <w:t xml:space="preserve"> </w:t>
        </w:r>
      </w:ins>
    </w:p>
    <w:p w14:paraId="77E28C15" w14:textId="77777777" w:rsidR="003C6139" w:rsidRPr="00863667" w:rsidRDefault="003C6139" w:rsidP="003C6139">
      <w:pPr>
        <w:pStyle w:val="ListParagraph"/>
        <w:spacing w:after="240" w:line="276" w:lineRule="auto"/>
        <w:ind w:right="-514" w:firstLine="0"/>
        <w:rPr>
          <w:ins w:id="9833" w:author="An Tran, ACA (BUV)" w:date="2024-09-12T11:07:00Z" w16du:dateUtc="2024-09-12T04:07:00Z"/>
          <w:rFonts w:ascii="iCiel Avenir LT Std 35 Light" w:eastAsia="Segoe UI" w:hAnsi="iCiel Avenir LT Std 35 Light" w:cs="Segoe UI"/>
          <w:i/>
          <w:iCs/>
          <w:color w:val="000000" w:themeColor="text1"/>
        </w:rPr>
      </w:pPr>
    </w:p>
    <w:p w14:paraId="49250354"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34" w:author="An Tran, ACA (BUV)" w:date="2024-09-12T11:07:00Z" w16du:dateUtc="2024-09-12T04:07:00Z"/>
          <w:rFonts w:ascii="iCiel Avenir LT Std 35 Light" w:eastAsia="Segoe UI" w:hAnsi="iCiel Avenir LT Std 35 Light" w:cs="Segoe UI"/>
          <w:i/>
          <w:iCs/>
          <w:color w:val="000000" w:themeColor="text1"/>
          <w:sz w:val="22"/>
          <w:szCs w:val="22"/>
        </w:rPr>
      </w:pPr>
      <w:ins w:id="9835" w:author="An Tran, ACA (BUV)" w:date="2024-09-12T11:07:00Z" w16du:dateUtc="2024-09-12T04:07:00Z">
        <w:r w:rsidRPr="00863667">
          <w:rPr>
            <w:rFonts w:ascii="iCiel Avenir LT Std 35 Light" w:eastAsia="Segoe UI" w:hAnsi="iCiel Avenir LT Std 35 Light" w:cs="Segoe UI"/>
            <w:b/>
            <w:bCs/>
            <w:i/>
            <w:iCs/>
            <w:color w:val="000000" w:themeColor="text1"/>
            <w:sz w:val="22"/>
            <w:szCs w:val="22"/>
          </w:rPr>
          <w:t xml:space="preserve">Cổng thông tin việc làm </w:t>
        </w:r>
        <w:r w:rsidRPr="00863667">
          <w:rPr>
            <w:rFonts w:ascii="iCiel Avenir LT Std 35 Light" w:eastAsia="Segoe UI" w:hAnsi="iCiel Avenir LT Std 35 Light" w:cs="Segoe UI"/>
            <w:i/>
            <w:iCs/>
            <w:color w:val="000000" w:themeColor="text1"/>
            <w:sz w:val="22"/>
            <w:szCs w:val="22"/>
          </w:rPr>
          <w:t xml:space="preserve">với các cơ hội được chọn lọc từ nhu cầu thực tập của sinh viên và thời gian phù hợp để sinh viên đi thực tập (ngoài kỳ học). Những cơ hội này đến từ các đối tác của BUV là các tổ chức đáng tin cậy và trân trọng kiến thức chuyên môn và kỹ năng của sinh viên. Hồ sơ ứng tuyển (CV) của sinh viên được hệ thống gửi trực tiếp đến nhà tuyển dụng ngay sau khi sinh viên nộp trên hê thống. </w:t>
        </w:r>
      </w:ins>
    </w:p>
    <w:p w14:paraId="2BFD978A"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36" w:author="An Tran, ACA (BUV)" w:date="2024-09-12T11:07:00Z" w16du:dateUtc="2024-09-12T04:07:00Z"/>
          <w:rFonts w:ascii="iCiel Avenir LT Std 35 Light" w:eastAsia="Segoe UI" w:hAnsi="iCiel Avenir LT Std 35 Light" w:cs="Segoe UI"/>
          <w:i/>
          <w:iCs/>
          <w:color w:val="000000" w:themeColor="text1"/>
          <w:sz w:val="22"/>
          <w:szCs w:val="22"/>
        </w:rPr>
      </w:pPr>
      <w:ins w:id="9837" w:author="An Tran, ACA (BUV)" w:date="2024-09-12T11:07:00Z" w16du:dateUtc="2024-09-12T04:07:00Z">
        <w:r w:rsidRPr="00863667">
          <w:rPr>
            <w:rFonts w:ascii="iCiel Avenir LT Std 35 Light" w:eastAsia="Segoe UI" w:hAnsi="iCiel Avenir LT Std 35 Light" w:cs="Segoe UI"/>
            <w:b/>
            <w:bCs/>
            <w:i/>
            <w:iCs/>
            <w:color w:val="000000" w:themeColor="text1"/>
            <w:sz w:val="22"/>
            <w:szCs w:val="22"/>
          </w:rPr>
          <w:t>Công cụ ứng dụng AI</w:t>
        </w:r>
        <w:r w:rsidRPr="00863667">
          <w:rPr>
            <w:rFonts w:ascii="iCiel Avenir LT Std 35 Light" w:eastAsia="Segoe UI" w:hAnsi="iCiel Avenir LT Std 35 Light" w:cs="Segoe UI"/>
            <w:i/>
            <w:iCs/>
            <w:color w:val="000000" w:themeColor="text1"/>
            <w:sz w:val="22"/>
            <w:szCs w:val="22"/>
          </w:rPr>
          <w:t xml:space="preserve">: Các công cụ kiểm tra CV và rèn luyện phỏng vấn - CV Builder, CV360, Cover Letter Builder, Interview360 </w:t>
        </w:r>
      </w:ins>
    </w:p>
    <w:p w14:paraId="3AAB63CC"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38" w:author="An Tran, ACA (BUV)" w:date="2024-09-12T11:07:00Z" w16du:dateUtc="2024-09-12T04:07:00Z"/>
          <w:rFonts w:ascii="iCiel Avenir LT Std 35 Light" w:eastAsia="Segoe UI" w:hAnsi="iCiel Avenir LT Std 35 Light" w:cs="Segoe UI"/>
          <w:i/>
          <w:iCs/>
          <w:color w:val="000000" w:themeColor="text1"/>
          <w:sz w:val="22"/>
          <w:szCs w:val="22"/>
        </w:rPr>
      </w:pPr>
      <w:ins w:id="9839" w:author="An Tran, ACA (BUV)" w:date="2024-09-12T11:07:00Z" w16du:dateUtc="2024-09-12T04:07:00Z">
        <w:r w:rsidRPr="00863667">
          <w:rPr>
            <w:rFonts w:ascii="iCiel Avenir LT Std 35 Light" w:eastAsia="Segoe UI" w:hAnsi="iCiel Avenir LT Std 35 Light" w:cs="Segoe UI"/>
            <w:b/>
            <w:bCs/>
            <w:i/>
            <w:iCs/>
            <w:color w:val="000000" w:themeColor="text1"/>
            <w:sz w:val="22"/>
            <w:szCs w:val="22"/>
          </w:rPr>
          <w:t xml:space="preserve">Đặt lịch tư vấn hướng nghiệp </w:t>
        </w:r>
        <w:r w:rsidRPr="00863667">
          <w:rPr>
            <w:rFonts w:ascii="iCiel Avenir LT Std 35 Light" w:eastAsia="Segoe UI" w:hAnsi="iCiel Avenir LT Std 35 Light" w:cs="Segoe UI"/>
            <w:i/>
            <w:iCs/>
            <w:color w:val="000000" w:themeColor="text1"/>
            <w:sz w:val="22"/>
            <w:szCs w:val="22"/>
          </w:rPr>
          <w:t>với các chuyên viên tư vấn hướng nghiệp để thảo luận bất cứ vấn đề nào liên quan đến phát triển nghề nghiệp. </w:t>
        </w:r>
      </w:ins>
    </w:p>
    <w:p w14:paraId="5C205AB4"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40" w:author="An Tran, ACA (BUV)" w:date="2024-09-12T11:07:00Z" w16du:dateUtc="2024-09-12T04:07:00Z"/>
          <w:rFonts w:ascii="iCiel Avenir LT Std 35 Light" w:eastAsia="Segoe UI" w:hAnsi="iCiel Avenir LT Std 35 Light" w:cs="Segoe UI"/>
          <w:i/>
          <w:iCs/>
          <w:color w:val="000000" w:themeColor="text1"/>
          <w:sz w:val="22"/>
          <w:szCs w:val="22"/>
        </w:rPr>
      </w:pPr>
      <w:ins w:id="9841" w:author="An Tran, ACA (BUV)" w:date="2024-09-12T11:07:00Z" w16du:dateUtc="2024-09-12T04:07:00Z">
        <w:r w:rsidRPr="00863667">
          <w:rPr>
            <w:rFonts w:ascii="iCiel Avenir LT Std 35 Light" w:eastAsia="Segoe UI" w:hAnsi="iCiel Avenir LT Std 35 Light" w:cs="Segoe UI"/>
            <w:b/>
            <w:bCs/>
            <w:i/>
            <w:iCs/>
            <w:color w:val="000000" w:themeColor="text1"/>
            <w:sz w:val="22"/>
            <w:szCs w:val="22"/>
          </w:rPr>
          <w:t xml:space="preserve">E-learning Hub </w:t>
        </w:r>
        <w:r w:rsidRPr="00863667">
          <w:rPr>
            <w:rFonts w:ascii="iCiel Avenir LT Std 35 Light" w:eastAsia="Segoe UI" w:hAnsi="iCiel Avenir LT Std 35 Light" w:cs="Segoe UI"/>
            <w:i/>
            <w:iCs/>
            <w:color w:val="000000" w:themeColor="text1"/>
            <w:sz w:val="22"/>
            <w:szCs w:val="22"/>
          </w:rPr>
          <w:t>bao gồm các khóa học, bài báo, và videos về các chủ đề đa dạng nhằm tăng khả năng có việc làm của sinh viên.</w:t>
        </w:r>
      </w:ins>
    </w:p>
    <w:p w14:paraId="6044A42C"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42" w:author="An Tran, ACA (BUV)" w:date="2024-09-12T11:07:00Z" w16du:dateUtc="2024-09-12T04:07:00Z"/>
          <w:rFonts w:ascii="iCiel Avenir LT Std 35 Light" w:eastAsia="Segoe UI" w:hAnsi="iCiel Avenir LT Std 35 Light" w:cs="Segoe UI"/>
          <w:i/>
          <w:iCs/>
          <w:color w:val="000000" w:themeColor="text1"/>
          <w:sz w:val="22"/>
          <w:szCs w:val="22"/>
        </w:rPr>
      </w:pPr>
      <w:ins w:id="9843" w:author="An Tran, ACA (BUV)" w:date="2024-09-12T11:07:00Z" w16du:dateUtc="2024-09-12T04:07:00Z">
        <w:r w:rsidRPr="00863667">
          <w:rPr>
            <w:rFonts w:ascii="iCiel Avenir LT Std 35 Light" w:eastAsia="Segoe UI" w:hAnsi="iCiel Avenir LT Std 35 Light" w:cs="Segoe UI"/>
            <w:b/>
            <w:bCs/>
            <w:i/>
            <w:iCs/>
            <w:color w:val="000000" w:themeColor="text1"/>
            <w:sz w:val="22"/>
            <w:szCs w:val="22"/>
          </w:rPr>
          <w:t>Trắc nghiệm Indigo Insights Assessment:</w:t>
        </w:r>
        <w:r w:rsidRPr="00863667">
          <w:rPr>
            <w:rFonts w:ascii="iCiel Avenir LT Std 35 Light" w:eastAsia="Segoe UI" w:hAnsi="iCiel Avenir LT Std 35 Light" w:cs="Segoe UI"/>
            <w:i/>
            <w:iCs/>
            <w:color w:val="000000" w:themeColor="text1"/>
            <w:sz w:val="22"/>
            <w:szCs w:val="22"/>
          </w:rPr>
          <w:t xml:space="preserve"> Bài trắc nghiệm uy tín dựa trên cơ sở khoa học dùng để khám phá phong cách giao tiếp và hành vi, động lực, và thế mạnh của người làm bài trắc nghiệm. Sinh viên BUV được tài trợ hoàn toàn chi phí làm test. </w:t>
        </w:r>
      </w:ins>
    </w:p>
    <w:p w14:paraId="445B24B2" w14:textId="77777777" w:rsidR="003C6139" w:rsidRPr="00863667" w:rsidRDefault="003C6139" w:rsidP="003C6139">
      <w:pPr>
        <w:pStyle w:val="ListParagraph"/>
        <w:numPr>
          <w:ilvl w:val="0"/>
          <w:numId w:val="65"/>
        </w:numPr>
        <w:spacing w:before="120" w:beforeAutospacing="0" w:after="240" w:afterAutospacing="0" w:line="276" w:lineRule="auto"/>
        <w:ind w:right="-514"/>
        <w:rPr>
          <w:ins w:id="9844" w:author="An Tran, ACA (BUV)" w:date="2024-09-12T11:07:00Z" w16du:dateUtc="2024-09-12T04:07:00Z"/>
          <w:rFonts w:ascii="iCiel Avenir LT Std 35 Light" w:eastAsia="Segoe UI" w:hAnsi="iCiel Avenir LT Std 35 Light" w:cs="Segoe UI"/>
          <w:b/>
          <w:bCs/>
          <w:i/>
          <w:iCs/>
          <w:color w:val="000000" w:themeColor="text1"/>
          <w:sz w:val="22"/>
          <w:szCs w:val="22"/>
        </w:rPr>
      </w:pPr>
      <w:ins w:id="9845" w:author="An Tran, ACA (BUV)" w:date="2024-09-12T11:07:00Z" w16du:dateUtc="2024-09-12T04:07:00Z">
        <w:r w:rsidRPr="00863667">
          <w:rPr>
            <w:rFonts w:ascii="iCiel Avenir LT Std 35 Light" w:eastAsia="Segoe UI" w:hAnsi="iCiel Avenir LT Std 35 Light" w:cs="Segoe UI"/>
            <w:b/>
            <w:bCs/>
            <w:i/>
            <w:iCs/>
            <w:color w:val="000000" w:themeColor="text1"/>
            <w:sz w:val="22"/>
            <w:szCs w:val="22"/>
          </w:rPr>
          <w:t xml:space="preserve">SE Event Calendar: </w:t>
        </w:r>
        <w:r w:rsidRPr="00863667">
          <w:rPr>
            <w:rFonts w:ascii="iCiel Avenir LT Std 35 Light" w:eastAsia="Segoe UI" w:hAnsi="iCiel Avenir LT Std 35 Light" w:cs="Segoe UI"/>
            <w:i/>
            <w:iCs/>
            <w:color w:val="000000" w:themeColor="text1"/>
            <w:sz w:val="22"/>
            <w:szCs w:val="22"/>
          </w:rPr>
          <w:t xml:space="preserve">Lịch hoạt động của Ban Công tác và Phát triển Sinh viên (SE) bao gồm các hoạt động ngoại khóa như hội thảo/ lớp đào tạo kỹ năng, tọa đàm/ trò chuyên với chuyên gia (career talk), các sự kiện networking, các hoạt động câu lạc bộ, sự kiện thể thao, cuộc thi,v.v.. </w:t>
        </w:r>
      </w:ins>
    </w:p>
    <w:p w14:paraId="779B8C0A" w14:textId="77777777" w:rsidR="003C6139" w:rsidRPr="00863667" w:rsidRDefault="003C6139" w:rsidP="003C6139">
      <w:pPr>
        <w:tabs>
          <w:tab w:val="left" w:pos="630"/>
          <w:tab w:val="left" w:pos="1080"/>
        </w:tabs>
        <w:ind w:firstLine="0"/>
        <w:rPr>
          <w:ins w:id="9846" w:author="An Tran, ACA (BUV)" w:date="2024-09-12T11:07:00Z" w16du:dateUtc="2024-09-12T04:07:00Z"/>
          <w:rFonts w:ascii="iCiel Avenir LT Std 35 Light" w:hAnsi="iCiel Avenir LT Std 35 Light" w:cs="Arial"/>
          <w:i/>
          <w:iCs/>
          <w:sz w:val="22"/>
          <w:szCs w:val="22"/>
        </w:rPr>
      </w:pPr>
      <w:ins w:id="9847"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9848" w:author="An Tran, ACA (BUV)" w:date="2024-09-13T17:29:00Z" w16du:dateUtc="2024-09-13T10:29:00Z">
              <w:rPr/>
            </w:rPrChange>
          </w:rPr>
          <w:fldChar w:fldCharType="begin"/>
        </w:r>
        <w:r w:rsidRPr="00863667">
          <w:rPr>
            <w:rFonts w:ascii="iCiel Avenir LT Std 35 Light" w:hAnsi="iCiel Avenir LT Std 35 Light"/>
            <w:rPrChange w:id="9849"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9850"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2558517F" w14:textId="77777777" w:rsidR="003C6139" w:rsidRPr="00863667" w:rsidRDefault="003C6139" w:rsidP="003C6139">
      <w:pPr>
        <w:tabs>
          <w:tab w:val="left" w:pos="630"/>
          <w:tab w:val="left" w:pos="1080"/>
        </w:tabs>
        <w:ind w:firstLine="0"/>
        <w:rPr>
          <w:ins w:id="9851" w:author="An Tran, ACA (BUV)" w:date="2024-09-12T11:07:00Z" w16du:dateUtc="2024-09-12T04:07:00Z"/>
          <w:rFonts w:ascii="iCiel Avenir LT Std 35 Light" w:hAnsi="iCiel Avenir LT Std 35 Light" w:cs="Arial"/>
          <w:bCs/>
          <w:i/>
          <w:iCs/>
          <w:szCs w:val="22"/>
          <w:rPrChange w:id="9852" w:author="An Tran, ACA (BUV)" w:date="2024-09-13T17:29:00Z" w16du:dateUtc="2024-09-13T10:29:00Z">
            <w:rPr>
              <w:ins w:id="9853" w:author="An Tran, ACA (BUV)" w:date="2024-09-12T11:07:00Z" w16du:dateUtc="2024-09-12T04:07:00Z"/>
              <w:rFonts w:cs="Arial"/>
              <w:bCs/>
              <w:i/>
              <w:iCs/>
              <w:szCs w:val="22"/>
            </w:rPr>
          </w:rPrChange>
        </w:rPr>
      </w:pPr>
      <w:ins w:id="9854" w:author="An Tran, ACA (BUV)" w:date="2024-09-12T11:07:00Z" w16du:dateUtc="2024-09-12T04:07:00Z">
        <w:r w:rsidRPr="00863667">
          <w:rPr>
            <w:rFonts w:ascii="iCiel Avenir LT Std 35 Light" w:hAnsi="iCiel Avenir LT Std 35 Light" w:cs="Arial"/>
            <w:bCs/>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bCs/>
            <w:i/>
            <w:iCs/>
            <w:sz w:val="22"/>
            <w:szCs w:val="22"/>
          </w:rPr>
          <w:fldChar w:fldCharType="begin"/>
        </w:r>
        <w:r w:rsidRPr="00863667">
          <w:rPr>
            <w:rFonts w:ascii="iCiel Avenir LT Std 35 Light" w:hAnsi="iCiel Avenir LT Std 35 Light" w:cs="Arial"/>
            <w:bCs/>
            <w:i/>
            <w:iCs/>
            <w:sz w:val="22"/>
            <w:szCs w:val="22"/>
          </w:rPr>
          <w:instrText>HYPERLINK "https://buv.careercentre.me/welcome/British-University-Vietnam"</w:instrText>
        </w:r>
        <w:r w:rsidRPr="00863667">
          <w:rPr>
            <w:rFonts w:ascii="iCiel Avenir LT Std 35 Light" w:hAnsi="iCiel Avenir LT Std 35 Light" w:cs="Arial"/>
            <w:bCs/>
            <w:i/>
            <w:iCs/>
            <w:sz w:val="22"/>
            <w:szCs w:val="22"/>
          </w:rPr>
        </w:r>
        <w:r w:rsidRPr="00863667">
          <w:rPr>
            <w:rFonts w:ascii="iCiel Avenir LT Std 35 Light" w:hAnsi="iCiel Avenir LT Std 35 Light" w:cs="Arial"/>
            <w:bCs/>
            <w:i/>
            <w:iCs/>
            <w:sz w:val="22"/>
            <w:szCs w:val="22"/>
          </w:rPr>
          <w:fldChar w:fldCharType="separate"/>
        </w:r>
        <w:r w:rsidRPr="00863667">
          <w:rPr>
            <w:rFonts w:ascii="iCiel Avenir LT Std 35 Light" w:hAnsi="iCiel Avenir LT Std 35 Light"/>
            <w:bCs/>
            <w:i/>
            <w:iCs/>
            <w:rPrChange w:id="9855" w:author="An Tran, ACA (BUV)" w:date="2024-09-13T17:29:00Z" w16du:dateUtc="2024-09-13T10:29:00Z">
              <w:rPr>
                <w:bCs/>
                <w:i/>
                <w:iCs/>
              </w:rPr>
            </w:rPrChange>
          </w:rPr>
          <w:t>BUV Career Platform</w:t>
        </w:r>
        <w:r w:rsidRPr="00863667">
          <w:rPr>
            <w:rFonts w:ascii="iCiel Avenir LT Std 35 Light" w:hAnsi="iCiel Avenir LT Std 35 Light" w:cs="Arial"/>
            <w:bCs/>
            <w:i/>
            <w:iCs/>
            <w:sz w:val="22"/>
            <w:szCs w:val="22"/>
          </w:rPr>
          <w:fldChar w:fldCharType="end"/>
        </w:r>
        <w:r w:rsidRPr="00863667">
          <w:rPr>
            <w:rFonts w:ascii="iCiel Avenir LT Std 35 Light" w:hAnsi="iCiel Avenir LT Std 35 Light" w:cs="Arial"/>
            <w:bCs/>
            <w:i/>
            <w:iCs/>
            <w:sz w:val="22"/>
            <w:szCs w:val="22"/>
          </w:rPr>
          <w:t xml:space="preserve"> (dành riêng cho sinh viên và cựu sinh viên BUV).</w:t>
        </w:r>
      </w:ins>
    </w:p>
    <w:p w14:paraId="483B4456" w14:textId="77777777" w:rsidR="003C6139" w:rsidRPr="00863667" w:rsidRDefault="003C6139" w:rsidP="003C6139">
      <w:pPr>
        <w:pStyle w:val="Question"/>
        <w:numPr>
          <w:ilvl w:val="0"/>
          <w:numId w:val="7"/>
        </w:numPr>
        <w:tabs>
          <w:tab w:val="left" w:pos="630"/>
          <w:tab w:val="left" w:pos="1080"/>
        </w:tabs>
        <w:spacing w:line="400" w:lineRule="exact"/>
        <w:ind w:left="0" w:firstLine="720"/>
        <w:rPr>
          <w:ins w:id="9856" w:author="An Tran, ACA (BUV)" w:date="2024-09-12T11:07:00Z" w16du:dateUtc="2024-09-12T04:07:00Z"/>
          <w:rFonts w:cs="Arial"/>
          <w:b w:val="0"/>
          <w:i/>
          <w:iCs/>
          <w:szCs w:val="22"/>
        </w:rPr>
      </w:pPr>
      <w:bookmarkStart w:id="9857" w:name="_Toc177025938"/>
      <w:bookmarkStart w:id="9858" w:name="_Toc177144050"/>
      <w:ins w:id="9859" w:author="An Tran, ACA (BUV)" w:date="2024-09-12T11:07:00Z" w16du:dateUtc="2024-09-12T04:07:00Z">
        <w:r w:rsidRPr="00863667">
          <w:rPr>
            <w:rFonts w:cs="Arial"/>
            <w:szCs w:val="22"/>
          </w:rPr>
          <w:t xml:space="preserve">Is the Internship programme at BUV compulsory to students? / </w:t>
        </w:r>
        <w:r w:rsidRPr="00863667">
          <w:rPr>
            <w:rFonts w:cs="Arial"/>
            <w:i/>
            <w:iCs/>
            <w:szCs w:val="22"/>
          </w:rPr>
          <w:t>Ch</w:t>
        </w:r>
        <w:r w:rsidRPr="00863667">
          <w:rPr>
            <w:rFonts w:cs="Calibri"/>
            <w:i/>
            <w:iCs/>
            <w:szCs w:val="22"/>
          </w:rPr>
          <w:t>ươ</w:t>
        </w:r>
        <w:r w:rsidRPr="00863667">
          <w:rPr>
            <w:rFonts w:cs="Arial"/>
            <w:i/>
            <w:iCs/>
            <w:szCs w:val="22"/>
          </w:rPr>
          <w:t>ng tr</w:t>
        </w:r>
        <w:r w:rsidRPr="00863667">
          <w:rPr>
            <w:rFonts w:cs="Avenir Next LT Pro"/>
            <w:i/>
            <w:iCs/>
            <w:szCs w:val="22"/>
          </w:rPr>
          <w:t>ì</w:t>
        </w:r>
        <w:r w:rsidRPr="00863667">
          <w:rPr>
            <w:rFonts w:cs="Arial"/>
            <w:i/>
            <w:iCs/>
            <w:szCs w:val="22"/>
          </w:rPr>
          <w:t>nh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t</w:t>
        </w:r>
        <w:r w:rsidRPr="00863667">
          <w:rPr>
            <w:rFonts w:cs="Calibri"/>
            <w:i/>
            <w:iCs/>
            <w:szCs w:val="22"/>
          </w:rPr>
          <w:t>ạ</w:t>
        </w:r>
        <w:r w:rsidRPr="00863667">
          <w:rPr>
            <w:rFonts w:cs="Arial"/>
            <w:i/>
            <w:iCs/>
            <w:szCs w:val="22"/>
          </w:rPr>
          <w:t>i BUV có b</w:t>
        </w:r>
        <w:r w:rsidRPr="00863667">
          <w:rPr>
            <w:rFonts w:cs="Calibri"/>
            <w:i/>
            <w:iCs/>
            <w:szCs w:val="22"/>
          </w:rPr>
          <w:t>ắ</w:t>
        </w:r>
        <w:r w:rsidRPr="00863667">
          <w:rPr>
            <w:rFonts w:cs="Arial"/>
            <w:i/>
            <w:iCs/>
            <w:szCs w:val="22"/>
          </w:rPr>
          <w:t>t bu</w:t>
        </w:r>
        <w:r w:rsidRPr="00863667">
          <w:rPr>
            <w:rFonts w:cs="Calibri"/>
            <w:i/>
            <w:iCs/>
            <w:szCs w:val="22"/>
          </w:rPr>
          <w:t>ộ</w:t>
        </w:r>
        <w:r w:rsidRPr="00863667">
          <w:rPr>
            <w:rFonts w:cs="Arial"/>
            <w:i/>
            <w:iCs/>
            <w:szCs w:val="22"/>
          </w:rPr>
          <w:t>c đ</w:t>
        </w:r>
        <w:r w:rsidRPr="00863667">
          <w:rPr>
            <w:rFonts w:cs="Calibri"/>
            <w:i/>
            <w:iCs/>
            <w:szCs w:val="22"/>
          </w:rPr>
          <w:t>ố</w:t>
        </w:r>
        <w:r w:rsidRPr="00863667">
          <w:rPr>
            <w:rFonts w:cs="Arial"/>
            <w:i/>
            <w:iCs/>
            <w:szCs w:val="22"/>
          </w:rPr>
          <w:t>i v</w:t>
        </w:r>
        <w:r w:rsidRPr="00863667">
          <w:rPr>
            <w:rFonts w:cs="Calibri"/>
            <w:i/>
            <w:iCs/>
            <w:szCs w:val="22"/>
          </w:rPr>
          <w:t>ớ</w:t>
        </w:r>
        <w:r w:rsidRPr="00863667">
          <w:rPr>
            <w:rFonts w:cs="Arial"/>
            <w:i/>
            <w:iCs/>
            <w:szCs w:val="22"/>
          </w:rPr>
          <w:t>i sinh viên không?</w:t>
        </w:r>
        <w:bookmarkEnd w:id="9723"/>
        <w:bookmarkEnd w:id="9857"/>
        <w:bookmarkEnd w:id="9858"/>
      </w:ins>
    </w:p>
    <w:p w14:paraId="24B970DC" w14:textId="77777777" w:rsidR="003C6139" w:rsidRPr="00863667" w:rsidRDefault="003C6139" w:rsidP="003C6139">
      <w:pPr>
        <w:pStyle w:val="ListParagraph"/>
        <w:tabs>
          <w:tab w:val="left" w:pos="630"/>
          <w:tab w:val="left" w:pos="720"/>
          <w:tab w:val="left" w:pos="1080"/>
        </w:tabs>
        <w:ind w:left="0"/>
        <w:contextualSpacing w:val="0"/>
        <w:rPr>
          <w:ins w:id="9860" w:author="An Tran, ACA (BUV)" w:date="2024-09-12T11:07:00Z" w16du:dateUtc="2024-09-12T04:07:00Z"/>
          <w:rFonts w:ascii="iCiel Avenir LT Std 35 Light" w:hAnsi="iCiel Avenir LT Std 35 Light" w:cs="Arial"/>
          <w:b/>
          <w:bCs/>
          <w:sz w:val="22"/>
          <w:szCs w:val="22"/>
          <w:u w:val="single"/>
        </w:rPr>
      </w:pPr>
      <w:ins w:id="9861" w:author="An Tran, ACA (BUV)" w:date="2024-09-12T11:07:00Z" w16du:dateUtc="2024-09-12T04:07:00Z">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ins>
    </w:p>
    <w:p w14:paraId="792B64B0" w14:textId="77777777" w:rsidR="003C6139" w:rsidRPr="00863667" w:rsidRDefault="003C6139" w:rsidP="003C6139">
      <w:pPr>
        <w:tabs>
          <w:tab w:val="left" w:pos="630"/>
          <w:tab w:val="left" w:pos="1080"/>
        </w:tabs>
        <w:ind w:firstLine="0"/>
        <w:rPr>
          <w:ins w:id="9862" w:author="An Tran, ACA (BUV)" w:date="2024-09-12T11:07:00Z" w16du:dateUtc="2024-09-12T04:07:00Z"/>
          <w:rFonts w:ascii="iCiel Avenir LT Std 35 Light" w:hAnsi="iCiel Avenir LT Std 35 Light" w:cs="Arial"/>
          <w:sz w:val="22"/>
          <w:szCs w:val="22"/>
        </w:rPr>
      </w:pPr>
      <w:ins w:id="9863" w:author="An Tran, ACA (BUV)" w:date="2024-09-12T11:07:00Z" w16du:dateUtc="2024-09-12T04:07:00Z">
        <w:r w:rsidRPr="00863667">
          <w:rPr>
            <w:rFonts w:ascii="iCiel Avenir LT Std 35 Light" w:hAnsi="iCiel Avenir LT Std 35 Light" w:cs="Arial"/>
            <w:sz w:val="22"/>
            <w:szCs w:val="22"/>
          </w:rPr>
          <w:t>In today's dynamic labour market, internships are no longer the sole pathway for students to acquire professional experience. The study programmes at BUV encourage and facilitate students to explore a variety of professional opportunities, both during the PSG semesters and academic study semesters.</w:t>
        </w:r>
      </w:ins>
    </w:p>
    <w:p w14:paraId="10C299B1" w14:textId="77777777" w:rsidR="003C6139" w:rsidRPr="00863667" w:rsidRDefault="003C6139" w:rsidP="003C6139">
      <w:pPr>
        <w:tabs>
          <w:tab w:val="left" w:pos="630"/>
          <w:tab w:val="left" w:pos="1080"/>
        </w:tabs>
        <w:ind w:firstLine="0"/>
        <w:rPr>
          <w:ins w:id="9864" w:author="An Tran, ACA (BUV)" w:date="2024-09-12T11:07:00Z" w16du:dateUtc="2024-09-12T04:07:00Z"/>
          <w:rFonts w:ascii="iCiel Avenir LT Std 35 Light" w:hAnsi="iCiel Avenir LT Std 35 Light" w:cs="Arial"/>
          <w:sz w:val="22"/>
          <w:szCs w:val="22"/>
        </w:rPr>
      </w:pPr>
      <w:ins w:id="9865" w:author="An Tran, ACA (BUV)" w:date="2024-09-12T11:07:00Z" w16du:dateUtc="2024-09-12T04:07:00Z">
        <w:r w:rsidRPr="00863667">
          <w:rPr>
            <w:rFonts w:ascii="iCiel Avenir LT Std 35 Light" w:hAnsi="iCiel Avenir LT Std 35 Light" w:cs="Arial"/>
            <w:sz w:val="22"/>
            <w:szCs w:val="22"/>
          </w:rPr>
          <w: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qualified industry professional’s feedback (only for some specific programmes). Alternatively, students may participate in the international study mobility program organized by the BUV International Office.</w:t>
        </w:r>
      </w:ins>
    </w:p>
    <w:p w14:paraId="148EE88E" w14:textId="77777777" w:rsidR="003C6139" w:rsidRPr="00863667" w:rsidRDefault="003C6139" w:rsidP="003C6139">
      <w:pPr>
        <w:tabs>
          <w:tab w:val="left" w:pos="630"/>
          <w:tab w:val="left" w:pos="1080"/>
        </w:tabs>
        <w:ind w:firstLine="0"/>
        <w:rPr>
          <w:ins w:id="9866" w:author="An Tran, ACA (BUV)" w:date="2024-09-12T11:07:00Z" w16du:dateUtc="2024-09-12T04:07:00Z"/>
          <w:rFonts w:ascii="iCiel Avenir LT Std 35 Light" w:hAnsi="iCiel Avenir LT Std 35 Light" w:cs="Arial"/>
          <w:sz w:val="22"/>
          <w:szCs w:val="22"/>
        </w:rPr>
      </w:pPr>
      <w:ins w:id="9867" w:author="An Tran, ACA (BUV)" w:date="2024-09-12T11:07:00Z" w16du:dateUtc="2024-09-12T04:07:00Z">
        <w:r w:rsidRPr="00863667">
          <w:rPr>
            <w:rFonts w:ascii="iCiel Avenir LT Std 35 Light" w:hAnsi="iCiel Avenir LT Std 35 Light" w:cs="Arial"/>
            <w:sz w:val="22"/>
            <w:szCs w:val="22"/>
          </w:rPr>
          <w:t xml:space="preserve">If any modules within the academic programme require the completion of work placements and internships as part of the module’s assessment, please follow the modules’ requirements, for example the minimum number of working hours, the company’s business/scale etc. Alongside the Module Leader, the Career Services &amp; Industry Relations Team (CSIR) support students by assisting with the application documents (such as CV, Cover Letter) and preparing for interviews. We also offer consultation on internship selection and how to maximise the placement experience to ensure it aligns with the module’s learning outcomes. Work placement (academic credited) is one of the professional experience options mentioned above. </w:t>
        </w:r>
      </w:ins>
    </w:p>
    <w:p w14:paraId="497C4D7A" w14:textId="77777777" w:rsidR="003C6139" w:rsidRPr="00863667" w:rsidRDefault="003C6139" w:rsidP="003C6139">
      <w:pPr>
        <w:tabs>
          <w:tab w:val="left" w:pos="630"/>
          <w:tab w:val="left" w:pos="1080"/>
        </w:tabs>
        <w:ind w:firstLine="0"/>
        <w:rPr>
          <w:ins w:id="9868" w:author="An Tran, ACA (BUV)" w:date="2024-09-12T11:07:00Z" w16du:dateUtc="2024-09-12T04:07:00Z"/>
          <w:rFonts w:ascii="iCiel Avenir LT Std 35 Light" w:hAnsi="iCiel Avenir LT Std 35 Light" w:cs="Arial"/>
          <w:sz w:val="22"/>
          <w:szCs w:val="22"/>
        </w:rPr>
      </w:pPr>
      <w:ins w:id="9869" w:author="An Tran, ACA (BUV)" w:date="2024-09-12T11:07:00Z" w16du:dateUtc="2024-09-12T04:07:00Z">
        <w:r w:rsidRPr="00863667">
          <w:rPr>
            <w:rFonts w:ascii="iCiel Avenir LT Std 35 Light" w:hAnsi="iCiel Avenir LT Std 35 Light" w:cs="Arial"/>
            <w:sz w:val="22"/>
            <w:szCs w:val="22"/>
          </w:rPr>
          <w:t xml:space="preserve">All the details of the professional experience options and alternatives, as well as the requirements of each, are fully communicated to all students via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"https://buv.instructure.com/files/425794/download?download_frd=1"</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APPENDIX 1. PSG Instructions on professional options and alternatives</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ins>
    </w:p>
    <w:p w14:paraId="40B51C82" w14:textId="77777777" w:rsidR="003C6139" w:rsidRPr="00863667" w:rsidRDefault="003C6139" w:rsidP="003C6139">
      <w:pPr>
        <w:tabs>
          <w:tab w:val="left" w:pos="630"/>
          <w:tab w:val="left" w:pos="1080"/>
        </w:tabs>
        <w:ind w:firstLine="0"/>
        <w:rPr>
          <w:ins w:id="9870" w:author="An Tran, ACA (BUV)" w:date="2024-09-12T11:07:00Z" w16du:dateUtc="2024-09-12T04:07:00Z"/>
          <w:rFonts w:ascii="iCiel Avenir LT Std 35 Light" w:hAnsi="iCiel Avenir LT Std 35 Light" w:cs="Arial"/>
          <w:sz w:val="22"/>
          <w:szCs w:val="22"/>
        </w:rPr>
      </w:pPr>
      <w:ins w:id="9871"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9872" w:author="An Tran, ACA (BUV)" w:date="2024-09-13T17:29:00Z" w16du:dateUtc="2024-09-13T10:29:00Z">
              <w:rPr/>
            </w:rPrChange>
          </w:rPr>
          <w:fldChar w:fldCharType="begin"/>
        </w:r>
        <w:r w:rsidRPr="00863667">
          <w:rPr>
            <w:rFonts w:ascii="iCiel Avenir LT Std 35 Light" w:hAnsi="iCiel Avenir LT Std 35 Light"/>
            <w:rPrChange w:id="9873"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9874"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7F13833C" w14:textId="77777777" w:rsidR="003C6139" w:rsidRPr="00863667" w:rsidRDefault="003C6139" w:rsidP="003C6139">
      <w:pPr>
        <w:tabs>
          <w:tab w:val="left" w:pos="630"/>
          <w:tab w:val="left" w:pos="1080"/>
        </w:tabs>
        <w:ind w:firstLine="0"/>
        <w:rPr>
          <w:ins w:id="9875" w:author="An Tran, ACA (BUV)" w:date="2024-09-12T11:07:00Z" w16du:dateUtc="2024-09-12T04:07:00Z"/>
          <w:rFonts w:ascii="iCiel Avenir LT Std 35 Light" w:hAnsi="iCiel Avenir LT Std 35 Light" w:cs="Arial"/>
          <w:sz w:val="22"/>
          <w:szCs w:val="22"/>
        </w:rPr>
      </w:pPr>
      <w:ins w:id="9876"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2A9E9719" w14:textId="77777777" w:rsidR="003C6139" w:rsidRPr="00863667" w:rsidRDefault="003C6139" w:rsidP="003C6139">
      <w:pPr>
        <w:tabs>
          <w:tab w:val="left" w:pos="630"/>
          <w:tab w:val="left" w:pos="1080"/>
        </w:tabs>
        <w:ind w:firstLine="0"/>
        <w:rPr>
          <w:ins w:id="9877" w:author="An Tran, ACA (BUV)" w:date="2024-09-12T11:07:00Z" w16du:dateUtc="2024-09-12T04:07:00Z"/>
          <w:rFonts w:ascii="iCiel Avenir LT Std 35 Light" w:hAnsi="iCiel Avenir LT Std 35 Light" w:cs="Arial"/>
          <w:i/>
          <w:iCs/>
          <w:sz w:val="22"/>
          <w:szCs w:val="22"/>
        </w:rPr>
      </w:pPr>
      <w:ins w:id="9878" w:author="An Tran, ACA (BUV)" w:date="2024-09-12T11:07:00Z" w16du:dateUtc="2024-09-12T04:07:00Z">
        <w:r w:rsidRPr="00863667">
          <w:rPr>
            <w:rFonts w:ascii="iCiel Avenir LT Std 35 Light" w:hAnsi="iCiel Avenir LT Std 35 Light" w:cs="Arial"/>
            <w:i/>
            <w:iCs/>
            <w:sz w:val="22"/>
            <w:szCs w:val="22"/>
          </w:rPr>
          <w: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t>
        </w:r>
      </w:ins>
    </w:p>
    <w:p w14:paraId="21176F21" w14:textId="77777777" w:rsidR="003C6139" w:rsidRPr="00863667" w:rsidRDefault="003C6139" w:rsidP="003C6139">
      <w:pPr>
        <w:tabs>
          <w:tab w:val="left" w:pos="630"/>
          <w:tab w:val="left" w:pos="1080"/>
        </w:tabs>
        <w:ind w:firstLine="0"/>
        <w:rPr>
          <w:ins w:id="9879" w:author="An Tran, ACA (BUV)" w:date="2024-09-12T11:07:00Z" w16du:dateUtc="2024-09-12T04:07:00Z"/>
          <w:rFonts w:ascii="iCiel Avenir LT Std 35 Light" w:hAnsi="iCiel Avenir LT Std 35 Light" w:cs="Arial"/>
          <w:i/>
          <w:iCs/>
          <w:sz w:val="22"/>
          <w:szCs w:val="22"/>
        </w:rPr>
      </w:pPr>
      <w:ins w:id="9880" w:author="An Tran, ACA (BUV)" w:date="2024-09-12T11:07:00Z" w16du:dateUtc="2024-09-12T04:07:00Z">
        <w:r w:rsidRPr="00863667">
          <w:rPr>
            <w:rFonts w:ascii="iCiel Avenir LT Std 35 Light" w:hAnsi="iCiel Avenir LT Std 35 Light" w:cs="Arial"/>
            <w:i/>
            <w:iCs/>
            <w:sz w:val="22"/>
            <w:szCs w:val="22"/>
          </w:rPr>
          <w:t>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ng 10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 xml:space="preserve">m 2021, BUV </w:t>
        </w:r>
        <w:r w:rsidRPr="00863667">
          <w:rPr>
            <w:rFonts w:ascii="iCiel Avenir LT Std 35 Light" w:hAnsi="iCiel Avenir LT Std 35 Light" w:cs="Avenir Next LT Pro"/>
            <w:i/>
            <w:iCs/>
            <w:sz w:val="22"/>
            <w:szCs w:val="22"/>
          </w:rPr>
          <w:t>đã</w:t>
        </w:r>
        <w:r w:rsidRPr="00863667">
          <w:rPr>
            <w:rFonts w:ascii="iCiel Avenir LT Std 35 Light" w:hAnsi="iCiel Avenir LT Std 35 Light" w:cs="Arial"/>
            <w:i/>
            <w:iCs/>
            <w:sz w:val="22"/>
            <w:szCs w:val="22"/>
          </w:rPr>
          <w:t xml:space="preserve"> tri</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khai Ch</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tr</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Ph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t tri</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Năng l</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kinh doanh riêng; hoặc nộp một hồ sơ năng lực chuyên môn (portfolio) có đánh giá từ một chuyên gia ngành đủ điều kiện (chỉ áp dụng với một số chuyên ngành cụ thể). Ngoài ra, sinh viên có thể tham gia chương trình học tập quốc tế do Phòng Hợp tác Quốc tế của BUV tổ chức.</w:t>
        </w:r>
      </w:ins>
    </w:p>
    <w:p w14:paraId="1B0EFEB0" w14:textId="77777777" w:rsidR="003C6139" w:rsidRPr="00863667" w:rsidRDefault="003C6139" w:rsidP="003C6139">
      <w:pPr>
        <w:tabs>
          <w:tab w:val="left" w:pos="630"/>
          <w:tab w:val="left" w:pos="1080"/>
        </w:tabs>
        <w:ind w:firstLine="0"/>
        <w:rPr>
          <w:ins w:id="9881" w:author="An Tran, ACA (BUV)" w:date="2024-09-12T11:07:00Z" w16du:dateUtc="2024-09-12T04:07:00Z"/>
          <w:rFonts w:ascii="iCiel Avenir LT Std 35 Light" w:hAnsi="iCiel Avenir LT Std 35 Light" w:cs="Arial"/>
          <w:i/>
          <w:iCs/>
          <w:sz w:val="22"/>
          <w:szCs w:val="22"/>
        </w:rPr>
      </w:pPr>
      <w:ins w:id="9882" w:author="An Tran, ACA (BUV)" w:date="2024-09-12T11:07:00Z" w16du:dateUtc="2024-09-12T04:07:00Z">
        <w:r w:rsidRPr="00863667">
          <w:rPr>
            <w:rFonts w:ascii="iCiel Avenir LT Std 35 Light" w:hAnsi="iCiel Avenir LT Std 35 Light" w:cs="Arial"/>
            <w:i/>
            <w:iCs/>
            <w:sz w:val="22"/>
            <w:szCs w:val="22"/>
          </w:rPr>
          <w:t>Nếu ch</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tr</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thu</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t ch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nh kh</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a 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u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ho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th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ho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th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b</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i ki</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m tra </w:t>
        </w:r>
        <w:r w:rsidRPr="00863667">
          <w:rPr>
            <w:rFonts w:ascii="iCiel Avenir LT Std 35 Light" w:hAnsi="iCiel Avenir LT Std 35 Light" w:cs="Avenir Next LT Pro"/>
            <w:i/>
            <w:iCs/>
            <w:sz w:val="22"/>
            <w:szCs w:val="22"/>
          </w:rPr>
          <w:t>đá</w:t>
        </w:r>
        <w:r w:rsidRPr="00863667">
          <w:rPr>
            <w:rFonts w:ascii="iCiel Avenir LT Std 35 Light" w:hAnsi="iCiel Avenir LT Std 35 Light" w:cs="Arial"/>
            <w:i/>
            <w:iCs/>
            <w:sz w:val="22"/>
            <w:szCs w:val="22"/>
          </w:rPr>
          <w:t>nh gi</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b</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t bu</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ph</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tu</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theo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u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c</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môn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d</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thi</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u, quy m</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 ho</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 xml:space="preserve">t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ng, h</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kinh doanh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Gi</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o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bộ môn c</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ng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Avenir Next LT Pro"/>
            <w:i/>
            <w:iCs/>
            <w:sz w:val="22"/>
            <w:szCs w:val="22"/>
          </w:rPr>
          <w:t>Phòng DV Hướng nghiệp và QH Đối tác</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Những kỳ thực tập hoặc kiến tập này cũng là một trong số các phương án trải nghiệm làm việc được đề cập bên trên. </w:t>
        </w:r>
      </w:ins>
    </w:p>
    <w:p w14:paraId="294D542C" w14:textId="77777777" w:rsidR="003C6139" w:rsidRPr="00863667" w:rsidRDefault="003C6139" w:rsidP="003C6139">
      <w:pPr>
        <w:tabs>
          <w:tab w:val="left" w:pos="630"/>
          <w:tab w:val="left" w:pos="1080"/>
        </w:tabs>
        <w:ind w:firstLine="0"/>
        <w:rPr>
          <w:ins w:id="9883" w:author="An Tran, ACA (BUV)" w:date="2024-09-12T11:07:00Z" w16du:dateUtc="2024-09-12T04:07:00Z"/>
          <w:rFonts w:ascii="iCiel Avenir LT Std 35 Light" w:hAnsi="iCiel Avenir LT Std 35 Light" w:cs="Arial"/>
          <w:szCs w:val="22"/>
          <w:rPrChange w:id="9884" w:author="An Tran, ACA (BUV)" w:date="2024-09-13T17:29:00Z" w16du:dateUtc="2024-09-13T10:29:00Z">
            <w:rPr>
              <w:ins w:id="9885" w:author="An Tran, ACA (BUV)" w:date="2024-09-12T11:07:00Z" w16du:dateUtc="2024-09-12T04:07:00Z"/>
              <w:rFonts w:cs="Arial"/>
              <w:szCs w:val="22"/>
            </w:rPr>
          </w:rPrChange>
        </w:rPr>
      </w:pPr>
      <w:ins w:id="9886" w:author="An Tran, ACA (BUV)" w:date="2024-09-12T11:07:00Z" w16du:dateUtc="2024-09-12T04:07:00Z">
        <w:r w:rsidRPr="00863667">
          <w:rPr>
            <w:rFonts w:ascii="iCiel Avenir LT Std 35 Light" w:hAnsi="iCiel Avenir LT Std 35 Light" w:cs="Arial"/>
            <w:i/>
            <w:iCs/>
            <w:sz w:val="22"/>
            <w:szCs w:val="22"/>
          </w:rPr>
          <w:t xml:space="preserve">Tất cả các thông tin về lựa chọn trải nghiệm làm việc và phương án thay thế, cũng như yêu cầu của từng lựa chọn đều đã được thông báo đầy đủ đến tất cả sinh viên thông qua </w:t>
        </w:r>
        <w:r w:rsidRPr="00863667">
          <w:rPr>
            <w:rFonts w:ascii="iCiel Avenir LT Std 35 Light" w:hAnsi="iCiel Avenir LT Std 35 Light" w:cs="Arial"/>
            <w:i/>
            <w:iCs/>
            <w:sz w:val="22"/>
            <w:szCs w:val="22"/>
          </w:rPr>
          <w:fldChar w:fldCharType="begin"/>
        </w:r>
        <w:r w:rsidRPr="00863667">
          <w:rPr>
            <w:rFonts w:ascii="iCiel Avenir LT Std 35 Light" w:hAnsi="iCiel Avenir LT Std 35 Light" w:cs="Arial"/>
            <w:i/>
            <w:iCs/>
            <w:sz w:val="22"/>
            <w:szCs w:val="22"/>
          </w:rPr>
          <w:instrText>HYPERLINK "https://buv.instructure.com/files/425794/download?download_frd=1"</w:instrText>
        </w:r>
        <w:r w:rsidRPr="00863667">
          <w:rPr>
            <w:rFonts w:ascii="iCiel Avenir LT Std 35 Light" w:hAnsi="iCiel Avenir LT Std 35 Light" w:cs="Arial"/>
            <w:i/>
            <w:iCs/>
            <w:sz w:val="22"/>
            <w:szCs w:val="22"/>
          </w:rPr>
        </w:r>
        <w:r w:rsidRPr="00863667">
          <w:rPr>
            <w:rFonts w:ascii="iCiel Avenir LT Std 35 Light" w:hAnsi="iCiel Avenir LT Std 35 Light" w:cs="Arial"/>
            <w:i/>
            <w:iCs/>
            <w:sz w:val="22"/>
            <w:szCs w:val="22"/>
          </w:rPr>
          <w:fldChar w:fldCharType="separate"/>
        </w:r>
        <w:r w:rsidRPr="00863667">
          <w:rPr>
            <w:rStyle w:val="Hyperlink"/>
            <w:rFonts w:ascii="iCiel Avenir LT Std 35 Light" w:hAnsi="iCiel Avenir LT Std 35 Light" w:cs="Arial"/>
            <w:i/>
            <w:iCs/>
            <w:sz w:val="22"/>
            <w:szCs w:val="22"/>
          </w:rPr>
          <w:t>APPENDIX 1. PSG Instructions on professional options and alternatives</w:t>
        </w:r>
        <w:r w:rsidRPr="00863667">
          <w:rPr>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w:t>
        </w:r>
      </w:ins>
    </w:p>
    <w:p w14:paraId="16A2D23C" w14:textId="77777777" w:rsidR="003C6139" w:rsidRPr="00863667" w:rsidRDefault="003C6139" w:rsidP="003C6139">
      <w:pPr>
        <w:tabs>
          <w:tab w:val="left" w:pos="630"/>
          <w:tab w:val="left" w:pos="1080"/>
        </w:tabs>
        <w:ind w:firstLine="0"/>
        <w:rPr>
          <w:ins w:id="9887" w:author="An Tran, ACA (BUV)" w:date="2024-09-12T11:07:00Z" w16du:dateUtc="2024-09-12T04:07:00Z"/>
          <w:rFonts w:ascii="iCiel Avenir LT Std 35 Light" w:hAnsi="iCiel Avenir LT Std 35 Light" w:cs="Arial"/>
          <w:i/>
          <w:iCs/>
          <w:sz w:val="22"/>
          <w:szCs w:val="22"/>
        </w:rPr>
      </w:pPr>
      <w:ins w:id="9888"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9889" w:author="An Tran, ACA (BUV)" w:date="2024-09-13T17:29:00Z" w16du:dateUtc="2024-09-13T10:29:00Z">
              <w:rPr/>
            </w:rPrChange>
          </w:rPr>
          <w:fldChar w:fldCharType="begin"/>
        </w:r>
        <w:r w:rsidRPr="00863667">
          <w:rPr>
            <w:rFonts w:ascii="iCiel Avenir LT Std 35 Light" w:hAnsi="iCiel Avenir LT Std 35 Light"/>
            <w:rPrChange w:id="9890"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9891"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7F680EC0" w14:textId="77777777" w:rsidR="003C6139" w:rsidRPr="00863667" w:rsidRDefault="003C6139" w:rsidP="003C6139">
      <w:pPr>
        <w:tabs>
          <w:tab w:val="left" w:pos="630"/>
          <w:tab w:val="left" w:pos="1080"/>
        </w:tabs>
        <w:ind w:firstLine="0"/>
        <w:rPr>
          <w:ins w:id="9892" w:author="An Tran, ACA (BUV)" w:date="2024-09-12T11:07:00Z" w16du:dateUtc="2024-09-12T04:07:00Z"/>
          <w:rFonts w:ascii="iCiel Avenir LT Std 35 Light" w:hAnsi="iCiel Avenir LT Std 35 Light" w:cs="Arial"/>
          <w:i/>
          <w:iCs/>
          <w:sz w:val="22"/>
          <w:szCs w:val="22"/>
        </w:rPr>
      </w:pPr>
      <w:ins w:id="9893"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r w:rsidRPr="00863667">
          <w:rPr>
            <w:rFonts w:ascii="iCiel Avenir LT Std 35 Light" w:hAnsi="iCiel Avenir LT Std 35 Light" w:cs="Arial"/>
            <w:sz w:val="22"/>
            <w:szCs w:val="22"/>
          </w:rPr>
          <w:t xml:space="preserve"> </w:t>
        </w:r>
      </w:ins>
    </w:p>
    <w:p w14:paraId="560ADC7A" w14:textId="77777777" w:rsidR="003C6139" w:rsidRPr="00863667" w:rsidRDefault="003C6139" w:rsidP="003C6139">
      <w:pPr>
        <w:pStyle w:val="Question"/>
        <w:numPr>
          <w:ilvl w:val="0"/>
          <w:numId w:val="7"/>
        </w:numPr>
        <w:tabs>
          <w:tab w:val="left" w:pos="630"/>
          <w:tab w:val="left" w:pos="990"/>
        </w:tabs>
        <w:spacing w:line="400" w:lineRule="exact"/>
        <w:ind w:left="0" w:firstLine="720"/>
        <w:rPr>
          <w:ins w:id="9894" w:author="An Tran, ACA (BUV)" w:date="2024-09-12T11:07:00Z" w16du:dateUtc="2024-09-12T04:07:00Z"/>
          <w:rFonts w:cs="Arial"/>
          <w:b w:val="0"/>
          <w:i/>
          <w:iCs/>
          <w:szCs w:val="22"/>
        </w:rPr>
      </w:pPr>
      <w:bookmarkStart w:id="9895" w:name="_Toc149054149"/>
      <w:bookmarkStart w:id="9896" w:name="_Toc177025939"/>
      <w:bookmarkStart w:id="9897" w:name="_Toc177144051"/>
      <w:ins w:id="9898" w:author="An Tran, ACA (BUV)" w:date="2024-09-12T11:07:00Z" w16du:dateUtc="2024-09-12T04:07:00Z">
        <w:r w:rsidRPr="00863667">
          <w:rPr>
            <w:rFonts w:cs="Arial"/>
            <w:szCs w:val="22"/>
          </w:rPr>
          <w:t xml:space="preserve">How does BUV support students with their internships? / </w:t>
        </w:r>
        <w:r w:rsidRPr="00863667">
          <w:rPr>
            <w:rFonts w:cs="Arial"/>
            <w:i/>
            <w:iCs/>
            <w:szCs w:val="22"/>
          </w:rPr>
          <w:t>Sinh viên đ</w:t>
        </w:r>
        <w:r w:rsidRPr="00863667">
          <w:rPr>
            <w:rFonts w:cs="Calibri"/>
            <w:i/>
            <w:iCs/>
            <w:szCs w:val="22"/>
          </w:rPr>
          <w:t>ượ</w:t>
        </w:r>
        <w:r w:rsidRPr="00863667">
          <w:rPr>
            <w:rFonts w:cs="Arial"/>
            <w:i/>
            <w:iCs/>
            <w:szCs w:val="22"/>
          </w:rPr>
          <w:t>c BUV h</w:t>
        </w:r>
        <w:r w:rsidRPr="00863667">
          <w:rPr>
            <w:rFonts w:cs="Calibri"/>
            <w:i/>
            <w:iCs/>
            <w:szCs w:val="22"/>
          </w:rPr>
          <w:t>ỗ</w:t>
        </w:r>
        <w:r w:rsidRPr="00863667">
          <w:rPr>
            <w:rFonts w:cs="Arial"/>
            <w:i/>
            <w:iCs/>
            <w:szCs w:val="22"/>
          </w:rPr>
          <w:t xml:space="preserve"> tr</w:t>
        </w:r>
        <w:r w:rsidRPr="00863667">
          <w:rPr>
            <w:rFonts w:cs="Calibri"/>
            <w:i/>
            <w:iCs/>
            <w:szCs w:val="22"/>
          </w:rPr>
          <w:t>ợ</w:t>
        </w:r>
        <w:r w:rsidRPr="00863667">
          <w:rPr>
            <w:rFonts w:cs="Arial"/>
            <w:i/>
            <w:iCs/>
            <w:szCs w:val="22"/>
          </w:rPr>
          <w:t xml:space="preserve"> trong công tác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nh</w:t>
        </w:r>
        <w:r w:rsidRPr="00863667">
          <w:rPr>
            <w:rFonts w:cs="Calibri"/>
            <w:i/>
            <w:iCs/>
            <w:szCs w:val="22"/>
          </w:rPr>
          <w:t>ư</w:t>
        </w:r>
        <w:r w:rsidRPr="00863667">
          <w:rPr>
            <w:rFonts w:cs="Arial"/>
            <w:i/>
            <w:iCs/>
            <w:szCs w:val="22"/>
          </w:rPr>
          <w:t xml:space="preserve"> th</w:t>
        </w:r>
        <w:r w:rsidRPr="00863667">
          <w:rPr>
            <w:rFonts w:cs="Calibri"/>
            <w:i/>
            <w:iCs/>
            <w:szCs w:val="22"/>
          </w:rPr>
          <w:t>ế</w:t>
        </w:r>
        <w:r w:rsidRPr="00863667">
          <w:rPr>
            <w:rFonts w:cs="Arial"/>
            <w:i/>
            <w:iCs/>
            <w:szCs w:val="22"/>
          </w:rPr>
          <w:t xml:space="preserve"> nào?</w:t>
        </w:r>
        <w:bookmarkEnd w:id="9895"/>
        <w:bookmarkEnd w:id="9896"/>
        <w:bookmarkEnd w:id="9897"/>
      </w:ins>
    </w:p>
    <w:p w14:paraId="79B9108E" w14:textId="77777777" w:rsidR="003C6139" w:rsidRPr="00863667" w:rsidRDefault="003C6139" w:rsidP="003C6139">
      <w:pPr>
        <w:pStyle w:val="ListParagraph"/>
        <w:tabs>
          <w:tab w:val="left" w:pos="630"/>
          <w:tab w:val="left" w:pos="720"/>
          <w:tab w:val="left" w:pos="1080"/>
        </w:tabs>
        <w:ind w:left="0"/>
        <w:contextualSpacing w:val="0"/>
        <w:rPr>
          <w:ins w:id="9899" w:author="An Tran, ACA (BUV)" w:date="2024-09-12T11:07:00Z" w16du:dateUtc="2024-09-12T04:07:00Z"/>
          <w:rFonts w:ascii="iCiel Avenir LT Std 35 Light" w:hAnsi="iCiel Avenir LT Std 35 Light" w:cs="Arial"/>
          <w:b/>
          <w:bCs/>
          <w:sz w:val="22"/>
          <w:szCs w:val="22"/>
          <w:u w:val="single"/>
        </w:rPr>
      </w:pPr>
      <w:ins w:id="9900" w:author="An Tran, ACA (BUV)" w:date="2024-09-12T11:07:00Z" w16du:dateUtc="2024-09-12T04:07:00Z">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ins>
    </w:p>
    <w:p w14:paraId="4BBD086D" w14:textId="77777777" w:rsidR="003C6139" w:rsidRPr="00863667" w:rsidRDefault="003C6139" w:rsidP="003C6139">
      <w:pPr>
        <w:tabs>
          <w:tab w:val="left" w:pos="630"/>
          <w:tab w:val="left" w:pos="1080"/>
        </w:tabs>
        <w:ind w:firstLine="0"/>
        <w:rPr>
          <w:ins w:id="9901" w:author="An Tran, ACA (BUV)" w:date="2024-09-12T11:07:00Z" w16du:dateUtc="2024-09-12T04:07:00Z"/>
          <w:rFonts w:ascii="iCiel Avenir LT Std 35 Light" w:hAnsi="iCiel Avenir LT Std 35 Light" w:cs="Arial"/>
          <w:sz w:val="22"/>
          <w:szCs w:val="22"/>
        </w:rPr>
      </w:pPr>
      <w:ins w:id="9902" w:author="An Tran, ACA (BUV)" w:date="2024-09-12T11:07:00Z" w16du:dateUtc="2024-09-12T04:07:00Z">
        <w:r w:rsidRPr="00863667">
          <w:rPr>
            <w:rFonts w:ascii="iCiel Avenir LT Std 35 Light" w:hAnsi="iCiel Avenir LT Std 35 Light" w:cs="Arial"/>
            <w:sz w:val="22"/>
            <w:szCs w:val="22"/>
          </w:rPr>
          <w:t>Throughout the students’ journey at BUV, CSIR Team offers students comprehensive support, including application preparation, consultation during the internship period, and guidance upon its completion.</w:t>
        </w:r>
      </w:ins>
    </w:p>
    <w:p w14:paraId="2DF92CB8" w14:textId="77777777" w:rsidR="003C6139" w:rsidRPr="00863667" w:rsidRDefault="003C6139" w:rsidP="003C6139">
      <w:pPr>
        <w:tabs>
          <w:tab w:val="left" w:pos="630"/>
          <w:tab w:val="left" w:pos="1080"/>
        </w:tabs>
        <w:ind w:firstLine="0"/>
        <w:rPr>
          <w:ins w:id="9903" w:author="An Tran, ACA (BUV)" w:date="2024-09-12T11:07:00Z" w16du:dateUtc="2024-09-12T04:07:00Z"/>
          <w:rFonts w:ascii="iCiel Avenir LT Std 35 Light" w:hAnsi="iCiel Avenir LT Std 35 Light" w:cs="Arial"/>
          <w:sz w:val="22"/>
          <w:szCs w:val="22"/>
        </w:rPr>
      </w:pPr>
      <w:ins w:id="9904" w:author="An Tran, ACA (BUV)" w:date="2024-09-12T11:07:00Z" w16du:dateUtc="2024-09-12T04:07:00Z">
        <w:r w:rsidRPr="00863667">
          <w:rPr>
            <w:rFonts w:ascii="iCiel Avenir LT Std 35 Light" w:hAnsi="iCiel Avenir LT Std 35 Light" w:cs="Arial"/>
            <w:b/>
            <w:bCs/>
            <w:sz w:val="22"/>
            <w:szCs w:val="22"/>
          </w:rPr>
          <w:t xml:space="preserve">During preparation, </w:t>
        </w:r>
        <w:r w:rsidRPr="00863667">
          <w:rPr>
            <w:rFonts w:ascii="iCiel Avenir LT Std 35 Light" w:hAnsi="iCiel Avenir LT Std 35 Light" w:cs="Arial"/>
            <w:sz w:val="22"/>
            <w:szCs w:val="22"/>
          </w:rPr>
          <w:t>we offer all students:</w:t>
        </w:r>
      </w:ins>
    </w:p>
    <w:p w14:paraId="4B3550A1" w14:textId="77777777" w:rsidR="003C6139" w:rsidRPr="00863667" w:rsidRDefault="003C6139" w:rsidP="003C6139">
      <w:pPr>
        <w:pStyle w:val="ListParagraph"/>
        <w:numPr>
          <w:ilvl w:val="0"/>
          <w:numId w:val="33"/>
        </w:numPr>
        <w:tabs>
          <w:tab w:val="left" w:pos="1080"/>
        </w:tabs>
        <w:ind w:left="360" w:firstLine="360"/>
        <w:jc w:val="left"/>
        <w:rPr>
          <w:ins w:id="9905" w:author="An Tran, ACA (BUV)" w:date="2024-09-12T11:07:00Z" w16du:dateUtc="2024-09-12T04:07:00Z"/>
          <w:rFonts w:ascii="iCiel Avenir LT Std 35 Light" w:hAnsi="iCiel Avenir LT Std 35 Light" w:cs="Arial"/>
          <w:sz w:val="22"/>
          <w:szCs w:val="22"/>
        </w:rPr>
      </w:pPr>
      <w:ins w:id="9906" w:author="An Tran, ACA (BUV)" w:date="2024-09-12T11:07:00Z" w16du:dateUtc="2024-09-12T04:07:00Z">
        <w:r w:rsidRPr="00863667">
          <w:rPr>
            <w:rFonts w:ascii="iCiel Avenir LT Std 35 Light" w:hAnsi="iCiel Avenir LT Std 35 Light" w:cs="Arial"/>
            <w:b/>
            <w:bCs/>
            <w:sz w:val="22"/>
            <w:szCs w:val="22"/>
          </w:rPr>
          <w:t>A variety of internship opportunities</w:t>
        </w:r>
        <w:r w:rsidRPr="00863667">
          <w:rPr>
            <w:rFonts w:ascii="iCiel Avenir LT Std 35 Light" w:hAnsi="iCiel Avenir LT Std 35 Light" w:cs="Arial"/>
            <w:sz w:val="22"/>
            <w:szCs w:val="22"/>
          </w:rPr>
          <w:t xml:space="preserve"> promoted via the Job Portal on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with a BUV student email account) and </w:t>
        </w:r>
        <w:r w:rsidRPr="00863667">
          <w:rPr>
            <w:rFonts w:ascii="iCiel Avenir LT Std 35 Light" w:hAnsi="iCiel Avenir LT Std 35 Light"/>
            <w:rPrChange w:id="9907" w:author="An Tran, ACA (BUV)" w:date="2024-09-13T17:29:00Z" w16du:dateUtc="2024-09-13T10:29:00Z">
              <w:rPr/>
            </w:rPrChange>
          </w:rPr>
          <w:fldChar w:fldCharType="begin"/>
        </w:r>
        <w:r w:rsidRPr="00863667">
          <w:rPr>
            <w:rFonts w:ascii="iCiel Avenir LT Std 35 Light" w:hAnsi="iCiel Avenir LT Std 35 Light"/>
            <w:rPrChange w:id="9908" w:author="An Tran, ACA (BUV)" w:date="2024-09-13T17:29:00Z" w16du:dateUtc="2024-09-13T10:29:00Z">
              <w:rPr/>
            </w:rPrChange>
          </w:rPr>
          <w:instrText>HYPERLINK "https://www.facebook.com/buvcareer"</w:instrText>
        </w:r>
        <w:r w:rsidRPr="00B8666B">
          <w:rPr>
            <w:rFonts w:ascii="iCiel Avenir LT Std 35 Light" w:hAnsi="iCiel Avenir LT Std 35 Light"/>
          </w:rPr>
        </w:r>
        <w:r w:rsidRPr="00863667">
          <w:rPr>
            <w:rFonts w:ascii="iCiel Avenir LT Std 35 Light" w:hAnsi="iCiel Avenir LT Std 35 Light"/>
            <w:rPrChange w:id="9909" w:author="An Tran, ACA (BUV)" w:date="2024-09-13T17:29:00Z" w16du:dateUtc="2024-09-13T10:29:00Z">
              <w:rPr>
                <w:rStyle w:val="Hyperlink"/>
                <w:rFonts w:ascii="iCiel Avenir LT Std 45 Book" w:eastAsia="Segoe UI" w:hAnsi="iCiel Avenir LT Std 45 Book" w:cs="Segoe UI"/>
                <w:sz w:val="22"/>
                <w:szCs w:val="22"/>
              </w:rPr>
            </w:rPrChange>
          </w:rPr>
          <w:fldChar w:fldCharType="separate"/>
        </w:r>
        <w:r w:rsidRPr="00863667">
          <w:rPr>
            <w:rStyle w:val="Hyperlink"/>
            <w:rFonts w:ascii="iCiel Avenir LT Std 35 Light" w:eastAsia="Segoe UI" w:hAnsi="iCiel Avenir LT Std 35 Light" w:cs="Segoe UI"/>
            <w:sz w:val="22"/>
            <w:szCs w:val="22"/>
            <w:rPrChange w:id="9910" w:author="An Tran, ACA (BUV)" w:date="2024-09-13T17:29:00Z" w16du:dateUtc="2024-09-13T10:29:00Z">
              <w:rPr>
                <w:rStyle w:val="Hyperlink"/>
                <w:rFonts w:ascii="iCiel Avenir LT Std 45 Book" w:eastAsia="Segoe UI" w:hAnsi="iCiel Avenir LT Std 45 Book" w:cs="Segoe UI"/>
                <w:sz w:val="22"/>
                <w:szCs w:val="22"/>
              </w:rPr>
            </w:rPrChange>
          </w:rPr>
          <w:t>BUV Career Services</w:t>
        </w:r>
        <w:r w:rsidRPr="00863667">
          <w:rPr>
            <w:rStyle w:val="Hyperlink"/>
            <w:rFonts w:ascii="iCiel Avenir LT Std 35 Light" w:eastAsia="Segoe UI" w:hAnsi="iCiel Avenir LT Std 35 Light" w:cs="Segoe UI"/>
            <w:sz w:val="22"/>
            <w:szCs w:val="22"/>
            <w:rPrChange w:id="9911" w:author="An Tran, ACA (BUV)" w:date="2024-09-13T17:29:00Z" w16du:dateUtc="2024-09-13T10:29:00Z">
              <w:rPr>
                <w:rStyle w:val="Hyperlink"/>
                <w:rFonts w:ascii="iCiel Avenir LT Std 45 Book" w:eastAsia="Segoe UI" w:hAnsi="iCiel Avenir LT Std 45 Book" w:cs="Segoe UI"/>
                <w:sz w:val="22"/>
                <w:szCs w:val="22"/>
              </w:rPr>
            </w:rPrChange>
          </w:rPr>
          <w:fldChar w:fldCharType="end"/>
        </w:r>
        <w:r w:rsidRPr="00863667">
          <w:rPr>
            <w:rStyle w:val="Hyperlink"/>
            <w:rFonts w:ascii="iCiel Avenir LT Std 35 Light" w:eastAsia="Segoe UI" w:hAnsi="iCiel Avenir LT Std 35 Light" w:cs="Segoe UI"/>
            <w:sz w:val="22"/>
            <w:szCs w:val="22"/>
            <w:rPrChange w:id="9912" w:author="An Tran, ACA (BUV)" w:date="2024-09-13T17:29:00Z" w16du:dateUtc="2024-09-13T10:29:00Z">
              <w:rPr>
                <w:rStyle w:val="Hyperlink"/>
                <w:rFonts w:ascii="iCiel Avenir LT Std 45 Book" w:eastAsia="Segoe UI" w:hAnsi="iCiel Avenir LT Std 45 Book" w:cs="Segoe UI"/>
                <w:sz w:val="22"/>
                <w:szCs w:val="22"/>
              </w:rPr>
            </w:rPrChange>
          </w:rPr>
          <w:t xml:space="preserve"> Facebook Fanpage</w:t>
        </w:r>
        <w:r w:rsidRPr="00863667">
          <w:rPr>
            <w:rFonts w:ascii="iCiel Avenir LT Std 35 Light" w:hAnsi="iCiel Avenir LT Std 35 Light" w:cs="Arial"/>
            <w:sz w:val="22"/>
            <w:szCs w:val="22"/>
          </w:rPr>
          <w:t xml:space="preserve">; </w:t>
        </w:r>
      </w:ins>
    </w:p>
    <w:p w14:paraId="57631CC2" w14:textId="77777777" w:rsidR="003C6139" w:rsidRPr="00863667" w:rsidRDefault="003C6139" w:rsidP="003C6139">
      <w:pPr>
        <w:pStyle w:val="ListParagraph"/>
        <w:numPr>
          <w:ilvl w:val="0"/>
          <w:numId w:val="33"/>
        </w:numPr>
        <w:tabs>
          <w:tab w:val="left" w:pos="1080"/>
        </w:tabs>
        <w:ind w:left="360" w:firstLine="360"/>
        <w:rPr>
          <w:ins w:id="9913" w:author="An Tran, ACA (BUV)" w:date="2024-09-12T11:07:00Z" w16du:dateUtc="2024-09-12T04:07:00Z"/>
          <w:rFonts w:ascii="iCiel Avenir LT Std 35 Light" w:hAnsi="iCiel Avenir LT Std 35 Light" w:cs="Arial"/>
          <w:sz w:val="22"/>
          <w:szCs w:val="22"/>
        </w:rPr>
      </w:pPr>
      <w:ins w:id="9914" w:author="An Tran, ACA (BUV)" w:date="2024-09-12T11:07:00Z" w16du:dateUtc="2024-09-12T04:07:00Z">
        <w:r w:rsidRPr="00863667">
          <w:rPr>
            <w:rFonts w:ascii="iCiel Avenir LT Std 35 Light" w:hAnsi="iCiel Avenir LT Std 35 Light" w:cs="Arial"/>
            <w:b/>
            <w:bCs/>
            <w:sz w:val="22"/>
            <w:szCs w:val="22"/>
          </w:rPr>
          <w:t>Several workshops, e-learning skill courses, useful materials, and one-on-one consultation sessions</w:t>
        </w:r>
        <w:r w:rsidRPr="00863667">
          <w:rPr>
            <w:rFonts w:ascii="iCiel Avenir LT Std 35 Light" w:hAnsi="iCiel Avenir LT Std 35 Light" w:cs="Arial"/>
            <w:sz w:val="22"/>
            <w:szCs w:val="22"/>
          </w:rPr>
          <w:t xml:space="preserve"> throughout the semester. These resources cover topics such as selecting internship opportunities; preparing internship application documents (including but not limited to CV and Cover Letter); mock interview and interview tips. Find </w:t>
        </w:r>
      </w:ins>
    </w:p>
    <w:p w14:paraId="10532A60" w14:textId="77777777" w:rsidR="003C6139" w:rsidRPr="00863667" w:rsidRDefault="003C6139" w:rsidP="003C6139">
      <w:pPr>
        <w:tabs>
          <w:tab w:val="left" w:pos="630"/>
          <w:tab w:val="left" w:pos="1080"/>
        </w:tabs>
        <w:ind w:firstLine="0"/>
        <w:rPr>
          <w:ins w:id="9915" w:author="An Tran, ACA (BUV)" w:date="2024-09-12T11:07:00Z" w16du:dateUtc="2024-09-12T04:07:00Z"/>
          <w:rFonts w:ascii="iCiel Avenir LT Std 35 Light" w:hAnsi="iCiel Avenir LT Std 35 Light" w:cs="Arial"/>
          <w:sz w:val="22"/>
          <w:szCs w:val="22"/>
        </w:rPr>
      </w:pPr>
      <w:ins w:id="9916" w:author="An Tran, ACA (BUV)" w:date="2024-09-12T11:07:00Z" w16du:dateUtc="2024-09-12T04:07:00Z">
        <w:r w:rsidRPr="00863667">
          <w:rPr>
            <w:rFonts w:ascii="iCiel Avenir LT Std 35 Light" w:hAnsi="iCiel Avenir LT Std 35 Light" w:cs="Arial"/>
            <w:sz w:val="22"/>
            <w:szCs w:val="22"/>
          </w:rPr>
          <w:t xml:space="preserve">It is crucial for students to assess the suitability of each opportunity (e.g., job requirements, working time, etc.) and carefully prepare their application materials before submitting the materials through the job portal to maximise their chance of employment. </w:t>
        </w:r>
      </w:ins>
    </w:p>
    <w:p w14:paraId="618D6DEE" w14:textId="77777777" w:rsidR="003C6139" w:rsidRPr="00863667" w:rsidRDefault="003C6139" w:rsidP="003C6139">
      <w:pPr>
        <w:tabs>
          <w:tab w:val="left" w:pos="630"/>
          <w:tab w:val="left" w:pos="1080"/>
        </w:tabs>
        <w:ind w:firstLine="0"/>
        <w:rPr>
          <w:ins w:id="9917" w:author="An Tran, ACA (BUV)" w:date="2024-09-12T11:07:00Z" w16du:dateUtc="2024-09-12T04:07:00Z"/>
          <w:rFonts w:ascii="iCiel Avenir LT Std 35 Light" w:hAnsi="iCiel Avenir LT Std 35 Light" w:cs="Arial"/>
          <w:b/>
          <w:bCs/>
          <w:sz w:val="22"/>
          <w:szCs w:val="22"/>
        </w:rPr>
      </w:pPr>
      <w:ins w:id="9918" w:author="An Tran, ACA (BUV)" w:date="2024-09-12T11:07:00Z" w16du:dateUtc="2024-09-12T04:07:00Z">
        <w:r w:rsidRPr="00863667">
          <w:rPr>
            <w:rFonts w:ascii="iCiel Avenir LT Std 35 Light" w:hAnsi="iCiel Avenir LT Std 35 Light" w:cs="Arial"/>
            <w:b/>
            <w:bCs/>
            <w:sz w:val="22"/>
            <w:szCs w:val="22"/>
          </w:rPr>
          <w:t>During the internship period</w:t>
        </w:r>
        <w:r w:rsidRPr="00863667">
          <w:rPr>
            <w:rFonts w:ascii="iCiel Avenir LT Std 35 Light" w:hAnsi="iCiel Avenir LT Std 35 Light" w:cs="Arial"/>
            <w:sz w:val="22"/>
            <w:szCs w:val="22"/>
          </w:rPr>
          <w:t>, CSIR Team will constantly support students with any issues which may arise and offer guidance to help students familiarise themselves with the new working environment and business settings. This support aims to ensure students successfully complete their internships while presenting a positive ambassador image of BUV students to employers.</w:t>
        </w:r>
      </w:ins>
    </w:p>
    <w:p w14:paraId="09BF2120" w14:textId="77777777" w:rsidR="003C6139" w:rsidRPr="00863667" w:rsidRDefault="003C6139" w:rsidP="003C6139">
      <w:pPr>
        <w:tabs>
          <w:tab w:val="left" w:pos="630"/>
          <w:tab w:val="left" w:pos="1080"/>
        </w:tabs>
        <w:ind w:firstLine="0"/>
        <w:rPr>
          <w:ins w:id="9919" w:author="An Tran, ACA (BUV)" w:date="2024-09-12T11:07:00Z" w16du:dateUtc="2024-09-12T04:07:00Z"/>
          <w:rFonts w:ascii="iCiel Avenir LT Std 35 Light" w:hAnsi="iCiel Avenir LT Std 35 Light" w:cs="Arial"/>
          <w:sz w:val="22"/>
          <w:szCs w:val="22"/>
        </w:rPr>
      </w:pPr>
      <w:ins w:id="9920" w:author="An Tran, ACA (BUV)" w:date="2024-09-12T11:07:00Z" w16du:dateUtc="2024-09-12T04:07:00Z">
        <w:r w:rsidRPr="00863667">
          <w:rPr>
            <w:rFonts w:ascii="iCiel Avenir LT Std 35 Light" w:hAnsi="iCiel Avenir LT Std 35 Light" w:cs="Arial"/>
            <w:b/>
            <w:bCs/>
            <w:sz w:val="22"/>
            <w:szCs w:val="22"/>
          </w:rPr>
          <w:t xml:space="preserve">Upon completion of the internship, </w:t>
        </w:r>
        <w:r w:rsidRPr="00863667">
          <w:rPr>
            <w:rFonts w:ascii="iCiel Avenir LT Std 35 Light" w:hAnsi="iCiel Avenir LT Std 35 Light" w:cs="Arial"/>
            <w:sz w:val="22"/>
            <w:szCs w:val="22"/>
          </w:rPr>
          <w:t xml:space="preserve">students will receive the necessary assistance to conclude their internships professionally and guidance on how to properly document their experience in the PSG Programme. The Career Services &amp; Industry Relations Team will also receive and review the Professional Experience Evaluation Form/ Portfolio Evaluation Form and other relevant evidence to record PSG points, noting students’ strengths and weaknesses for future support. </w:t>
        </w:r>
      </w:ins>
    </w:p>
    <w:p w14:paraId="04667E0E" w14:textId="77777777" w:rsidR="003C6139" w:rsidRPr="00863667" w:rsidRDefault="003C6139" w:rsidP="003C6139">
      <w:pPr>
        <w:tabs>
          <w:tab w:val="left" w:pos="630"/>
          <w:tab w:val="left" w:pos="1080"/>
        </w:tabs>
        <w:ind w:firstLine="0"/>
        <w:rPr>
          <w:ins w:id="9921" w:author="An Tran, ACA (BUV)" w:date="2024-09-12T11:07:00Z" w16du:dateUtc="2024-09-12T04:07:00Z"/>
          <w:rFonts w:ascii="iCiel Avenir LT Std 35 Light" w:hAnsi="iCiel Avenir LT Std 35 Light" w:cs="Arial"/>
          <w:sz w:val="22"/>
          <w:szCs w:val="22"/>
        </w:rPr>
      </w:pPr>
      <w:ins w:id="9922" w:author="An Tran, ACA (BUV)" w:date="2024-09-12T11:07:00Z" w16du:dateUtc="2024-09-12T04:07:00Z">
        <w:r w:rsidRPr="00863667">
          <w:rPr>
            <w:rFonts w:ascii="iCiel Avenir LT Std 35 Light" w:hAnsi="iCiel Avenir LT Std 35 Light" w:cs="Arial"/>
            <w:sz w:val="22"/>
            <w:szCs w:val="22"/>
          </w:rPr>
          <w:t xml:space="preserve">While we offer comprehensive support for internship placements, our primary goal is to empower our students to take responsibility for their decisions and actions. We provide professional and dedicated career guidance at every step, rather than forcing individual students to go for an internship or stepping in to do the job for them. BUV strives to develop responsible, proactive, and empowered graduates who are prepared to seize opportunities and ready themselves for the future. </w:t>
        </w:r>
      </w:ins>
    </w:p>
    <w:p w14:paraId="6AFE7FC1" w14:textId="77777777" w:rsidR="003C6139" w:rsidRPr="00863667" w:rsidRDefault="003C6139" w:rsidP="003C6139">
      <w:pPr>
        <w:tabs>
          <w:tab w:val="left" w:pos="630"/>
          <w:tab w:val="left" w:pos="1080"/>
        </w:tabs>
        <w:ind w:firstLine="0"/>
        <w:rPr>
          <w:ins w:id="9923" w:author="An Tran, ACA (BUV)" w:date="2024-09-12T11:07:00Z" w16du:dateUtc="2024-09-12T04:07:00Z"/>
          <w:rFonts w:ascii="iCiel Avenir LT Std 35 Light" w:hAnsi="iCiel Avenir LT Std 35 Light" w:cs="Arial"/>
          <w:sz w:val="22"/>
          <w:szCs w:val="22"/>
        </w:rPr>
      </w:pPr>
      <w:ins w:id="9924"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9925" w:author="An Tran, ACA (BUV)" w:date="2024-09-13T17:29:00Z" w16du:dateUtc="2024-09-13T10:29:00Z">
              <w:rPr/>
            </w:rPrChange>
          </w:rPr>
          <w:fldChar w:fldCharType="begin"/>
        </w:r>
        <w:r w:rsidRPr="00863667">
          <w:rPr>
            <w:rFonts w:ascii="iCiel Avenir LT Std 35 Light" w:hAnsi="iCiel Avenir LT Std 35 Light"/>
            <w:rPrChange w:id="9926"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9927"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4077F072" w14:textId="77777777" w:rsidR="003C6139" w:rsidRPr="00863667" w:rsidRDefault="003C6139" w:rsidP="003C6139">
      <w:pPr>
        <w:tabs>
          <w:tab w:val="left" w:pos="630"/>
          <w:tab w:val="left" w:pos="1080"/>
        </w:tabs>
        <w:ind w:firstLine="0"/>
        <w:rPr>
          <w:ins w:id="9928" w:author="An Tran, ACA (BUV)" w:date="2024-09-12T11:07:00Z" w16du:dateUtc="2024-09-12T04:07:00Z"/>
          <w:rFonts w:ascii="iCiel Avenir LT Std 35 Light" w:hAnsi="iCiel Avenir LT Std 35 Light" w:cs="Arial"/>
          <w:sz w:val="22"/>
          <w:szCs w:val="22"/>
        </w:rPr>
      </w:pPr>
      <w:ins w:id="9929"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54501D74" w14:textId="77777777" w:rsidR="003C6139" w:rsidRPr="00863667" w:rsidRDefault="003C6139" w:rsidP="003C6139">
      <w:pPr>
        <w:tabs>
          <w:tab w:val="left" w:pos="630"/>
          <w:tab w:val="left" w:pos="1080"/>
        </w:tabs>
        <w:ind w:firstLine="0"/>
        <w:rPr>
          <w:ins w:id="9930" w:author="An Tran, ACA (BUV)" w:date="2024-09-12T11:07:00Z" w16du:dateUtc="2024-09-12T04:07:00Z"/>
          <w:rFonts w:ascii="iCiel Avenir LT Std 35 Light" w:hAnsi="iCiel Avenir LT Std 35 Light" w:cs="Arial"/>
          <w:i/>
          <w:iCs/>
          <w:sz w:val="22"/>
          <w:szCs w:val="22"/>
        </w:rPr>
      </w:pPr>
      <w:ins w:id="9931" w:author="An Tran, ACA (BUV)" w:date="2024-09-12T11:07:00Z" w16du:dateUtc="2024-09-12T04:07:00Z">
        <w:r w:rsidRPr="00863667">
          <w:rPr>
            <w:rFonts w:ascii="iCiel Avenir LT Std 35 Light" w:hAnsi="iCiel Avenir LT Std 35 Light" w:cs="Arial"/>
            <w:i/>
            <w:iCs/>
            <w:sz w:val="22"/>
            <w:szCs w:val="22"/>
          </w:rPr>
          <w:t>Trong su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t 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tr</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BUV, Phòng Dịch vụ Hướng nghiệp và Quan hệ Đối tác cung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 xml:space="preserve">y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trong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chu</w:t>
        </w:r>
        <w:r w:rsidRPr="00863667">
          <w:rPr>
            <w:rFonts w:ascii="iCiel Avenir LT Std 35 Light" w:hAnsi="iCiel Avenir LT Std 35 Light" w:cs="Calibri"/>
            <w:i/>
            <w:iCs/>
            <w:sz w:val="22"/>
            <w:szCs w:val="22"/>
          </w:rPr>
          <w:t>ẩ</w:t>
        </w:r>
        <w:r w:rsidRPr="00863667">
          <w:rPr>
            <w:rFonts w:ascii="iCiel Avenir LT Std 35 Light" w:hAnsi="iCiel Avenir LT Std 35 Light" w:cs="Arial"/>
            <w:i/>
            <w:iCs/>
            <w:sz w:val="22"/>
            <w:szCs w:val="22"/>
          </w:rPr>
          <w:t>n b</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trong qu</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d</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thi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t khi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k</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t th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c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w:t>
        </w:r>
      </w:ins>
    </w:p>
    <w:p w14:paraId="2086D564" w14:textId="77777777" w:rsidR="003C6139" w:rsidRPr="00863667" w:rsidRDefault="003C6139" w:rsidP="003C6139">
      <w:pPr>
        <w:tabs>
          <w:tab w:val="left" w:pos="630"/>
          <w:tab w:val="left" w:pos="1080"/>
        </w:tabs>
        <w:ind w:firstLine="0"/>
        <w:rPr>
          <w:ins w:id="9932" w:author="An Tran, ACA (BUV)" w:date="2024-09-12T11:07:00Z" w16du:dateUtc="2024-09-12T04:07:00Z"/>
          <w:rFonts w:ascii="iCiel Avenir LT Std 35 Light" w:hAnsi="iCiel Avenir LT Std 35 Light" w:cs="Arial"/>
          <w:b/>
          <w:bCs/>
          <w:i/>
          <w:iCs/>
          <w:sz w:val="22"/>
          <w:szCs w:val="22"/>
        </w:rPr>
      </w:pPr>
      <w:ins w:id="9933" w:author="An Tran, ACA (BUV)" w:date="2024-09-12T11:07:00Z" w16du:dateUtc="2024-09-12T04:07:00Z">
        <w:r w:rsidRPr="00863667">
          <w:rPr>
            <w:rFonts w:ascii="iCiel Avenir LT Std 35 Light" w:hAnsi="iCiel Avenir LT Std 35 Light" w:cs="Arial"/>
            <w:b/>
            <w:bCs/>
            <w:i/>
            <w:iCs/>
            <w:sz w:val="22"/>
            <w:szCs w:val="22"/>
          </w:rPr>
          <w:t>Trong quá trình chu</w:t>
        </w:r>
        <w:r w:rsidRPr="00863667">
          <w:rPr>
            <w:rFonts w:ascii="iCiel Avenir LT Std 35 Light" w:hAnsi="iCiel Avenir LT Std 35 Light" w:cs="Calibri"/>
            <w:b/>
            <w:bCs/>
            <w:i/>
            <w:iCs/>
            <w:sz w:val="22"/>
            <w:szCs w:val="22"/>
          </w:rPr>
          <w:t>ẩ</w:t>
        </w:r>
        <w:r w:rsidRPr="00863667">
          <w:rPr>
            <w:rFonts w:ascii="iCiel Avenir LT Std 35 Light" w:hAnsi="iCiel Avenir LT Std 35 Light" w:cs="Arial"/>
            <w:b/>
            <w:bCs/>
            <w:i/>
            <w:iCs/>
            <w:sz w:val="22"/>
            <w:szCs w:val="22"/>
          </w:rPr>
          <w:t>n b</w:t>
        </w:r>
        <w:r w:rsidRPr="00863667">
          <w:rPr>
            <w:rFonts w:ascii="iCiel Avenir LT Std 35 Light" w:hAnsi="iCiel Avenir LT Std 35 Light" w:cs="Calibri"/>
            <w:b/>
            <w:bCs/>
            <w:i/>
            <w:iCs/>
            <w:sz w:val="22"/>
            <w:szCs w:val="22"/>
          </w:rPr>
          <w:t>ị</w:t>
        </w:r>
        <w:r w:rsidRPr="00863667">
          <w:rPr>
            <w:rFonts w:ascii="iCiel Avenir LT Std 35 Light" w:hAnsi="iCiel Avenir LT Std 35 Light" w:cs="Arial"/>
            <w:i/>
            <w:iCs/>
            <w:sz w:val="22"/>
            <w:szCs w:val="22"/>
          </w:rPr>
          <w:t>, sinh viên nhận được các hỗ trợ như sau:</w:t>
        </w:r>
      </w:ins>
    </w:p>
    <w:p w14:paraId="6FB52688" w14:textId="77777777" w:rsidR="003C6139" w:rsidRPr="00863667" w:rsidRDefault="003C6139" w:rsidP="003C6139">
      <w:pPr>
        <w:pStyle w:val="ListParagraph"/>
        <w:numPr>
          <w:ilvl w:val="0"/>
          <w:numId w:val="34"/>
        </w:numPr>
        <w:tabs>
          <w:tab w:val="left" w:pos="1080"/>
        </w:tabs>
        <w:ind w:left="360" w:firstLine="360"/>
        <w:rPr>
          <w:ins w:id="9934" w:author="An Tran, ACA (BUV)" w:date="2024-09-12T11:07:00Z" w16du:dateUtc="2024-09-12T04:07:00Z"/>
          <w:rFonts w:ascii="iCiel Avenir LT Std 35 Light" w:hAnsi="iCiel Avenir LT Std 35 Light" w:cs="Arial"/>
          <w:i/>
          <w:iCs/>
          <w:sz w:val="22"/>
          <w:szCs w:val="22"/>
        </w:rPr>
      </w:pPr>
      <w:ins w:id="9935" w:author="An Tran, ACA (BUV)" w:date="2024-09-12T11:07:00Z" w16du:dateUtc="2024-09-12T04:07:00Z">
        <w:r w:rsidRPr="00863667">
          <w:rPr>
            <w:rFonts w:ascii="iCiel Avenir LT Std 35 Light" w:hAnsi="iCiel Avenir LT Std 35 Light" w:cs="Arial"/>
            <w:b/>
            <w:bCs/>
            <w:i/>
            <w:iCs/>
            <w:sz w:val="22"/>
            <w:szCs w:val="22"/>
          </w:rPr>
          <w:t>Cơ hội thực tập:</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a d</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truy</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n th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qua C</w:t>
        </w:r>
        <w:r w:rsidRPr="00863667">
          <w:rPr>
            <w:rFonts w:ascii="iCiel Avenir LT Std 35 Light" w:hAnsi="iCiel Avenir LT Std 35 Light" w:cs="Calibri"/>
            <w:i/>
            <w:iCs/>
            <w:sz w:val="22"/>
            <w:szCs w:val="22"/>
          </w:rPr>
          <w:t>ổ</w:t>
        </w:r>
        <w:r w:rsidRPr="00863667">
          <w:rPr>
            <w:rFonts w:ascii="iCiel Avenir LT Std 35 Light" w:hAnsi="iCiel Avenir LT Std 35 Light" w:cs="Arial"/>
            <w:i/>
            <w:iCs/>
            <w:sz w:val="22"/>
            <w:szCs w:val="22"/>
          </w:rPr>
          <w:t>ng th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tin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tr</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Nền tảng Hướng nghiệp và Việc làm: </w:t>
        </w:r>
        <w:r w:rsidRPr="00863667">
          <w:rPr>
            <w:rFonts w:ascii="iCiel Avenir LT Std 35 Light" w:hAnsi="iCiel Avenir LT Std 35 Light"/>
            <w:rPrChange w:id="9936" w:author="An Tran, ACA (BUV)" w:date="2024-09-13T17:29:00Z" w16du:dateUtc="2024-09-13T10:29:00Z">
              <w:rPr/>
            </w:rPrChange>
          </w:rPr>
          <w:fldChar w:fldCharType="begin"/>
        </w:r>
        <w:r w:rsidRPr="00863667">
          <w:rPr>
            <w:rFonts w:ascii="iCiel Avenir LT Std 35 Light" w:hAnsi="iCiel Avenir LT Std 35 Light"/>
            <w:rPrChange w:id="9937" w:author="An Tran, ACA (BUV)" w:date="2024-09-13T17:29:00Z" w16du:dateUtc="2024-09-13T10:29:00Z">
              <w:rPr/>
            </w:rPrChange>
          </w:rPr>
          <w:instrText>HYPERLINK "https://buv.careercentre.me/welcome/British-University-Vietnam"</w:instrText>
        </w:r>
        <w:r w:rsidRPr="00B8666B">
          <w:rPr>
            <w:rFonts w:ascii="iCiel Avenir LT Std 35 Light" w:hAnsi="iCiel Avenir LT Std 35 Light"/>
          </w:rPr>
        </w:r>
        <w:r w:rsidRPr="00863667">
          <w:rPr>
            <w:rPrChange w:id="9938"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https://buv.careercentre.me/</w:t>
        </w:r>
        <w:r w:rsidRPr="00863667" w:rsidDel="0029685F">
          <w:rPr>
            <w:rStyle w:val="Hyperlink"/>
            <w:rFonts w:ascii="iCiel Avenir LT Std 35 Light" w:hAnsi="iCiel Avenir LT Std 35 Light" w:cs="Arial"/>
            <w:i/>
            <w:iCs/>
            <w:sz w:val="22"/>
            <w:szCs w:val="22"/>
          </w:rPr>
          <w:t xml:space="preserve"> </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(dành riêng cho sinh viên và cựu sinh viên BUV có tài khoản email sinh viên BUV)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nh m</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x</w:t>
        </w:r>
        <w:r w:rsidRPr="00863667">
          <w:rPr>
            <w:rFonts w:ascii="iCiel Avenir LT Std 35 Light" w:hAnsi="iCiel Avenir LT Std 35 Light" w:cs="Avenir Next LT Pro"/>
            <w:i/>
            <w:iCs/>
            <w:sz w:val="22"/>
            <w:szCs w:val="22"/>
          </w:rPr>
          <w:t>ã</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rPrChange w:id="9939" w:author="An Tran, ACA (BUV)" w:date="2024-09-13T17:29:00Z" w16du:dateUtc="2024-09-13T10:29:00Z">
              <w:rPr/>
            </w:rPrChange>
          </w:rPr>
          <w:fldChar w:fldCharType="begin"/>
        </w:r>
        <w:r w:rsidRPr="00863667">
          <w:rPr>
            <w:rFonts w:ascii="iCiel Avenir LT Std 35 Light" w:hAnsi="iCiel Avenir LT Std 35 Light"/>
            <w:rPrChange w:id="9940" w:author="An Tran, ACA (BUV)" w:date="2024-09-13T17:29:00Z" w16du:dateUtc="2024-09-13T10:29:00Z">
              <w:rPr/>
            </w:rPrChange>
          </w:rPr>
          <w:instrText>HYPERLINK "https://www.facebook.com/buvcareer"</w:instrText>
        </w:r>
        <w:r w:rsidRPr="00B8666B">
          <w:rPr>
            <w:rFonts w:ascii="iCiel Avenir LT Std 35 Light" w:hAnsi="iCiel Avenir LT Std 35 Light"/>
          </w:rPr>
        </w:r>
        <w:r w:rsidRPr="00863667">
          <w:rPr>
            <w:rPrChange w:id="9941" w:author="An Tran, ACA (BUV)" w:date="2024-09-13T17:29:00Z" w16du:dateUtc="2024-09-13T10:29:00Z">
              <w:rPr>
                <w:rStyle w:val="Hyperlink"/>
                <w:rFonts w:ascii="iCiel Avenir LT Std 35 Light" w:eastAsia="Segoe UI" w:hAnsi="iCiel Avenir LT Std 35 Light" w:cs="Segoe UI"/>
                <w:i/>
                <w:iCs/>
                <w:sz w:val="22"/>
                <w:szCs w:val="22"/>
              </w:rPr>
            </w:rPrChange>
          </w:rPr>
          <w:fldChar w:fldCharType="separate"/>
        </w:r>
        <w:r w:rsidRPr="00863667">
          <w:rPr>
            <w:rStyle w:val="Hyperlink"/>
            <w:rFonts w:ascii="iCiel Avenir LT Std 35 Light" w:eastAsia="Segoe UI" w:hAnsi="iCiel Avenir LT Std 35 Light" w:cs="Segoe UI"/>
            <w:i/>
            <w:iCs/>
            <w:sz w:val="22"/>
            <w:szCs w:val="22"/>
          </w:rPr>
          <w:t>Facebook Fanpage BUV Career Services</w:t>
        </w:r>
        <w:r w:rsidRPr="00863667">
          <w:rPr>
            <w:rStyle w:val="Hyperlink"/>
            <w:rFonts w:ascii="iCiel Avenir LT Std 35 Light" w:eastAsia="Segoe UI" w:hAnsi="iCiel Avenir LT Std 35 Light" w:cs="Segoe UI"/>
            <w:i/>
            <w:iCs/>
            <w:sz w:val="22"/>
            <w:szCs w:val="22"/>
          </w:rPr>
          <w:fldChar w:fldCharType="end"/>
        </w:r>
        <w:r w:rsidRPr="00863667">
          <w:rPr>
            <w:rFonts w:ascii="iCiel Avenir LT Std 35 Light" w:hAnsi="iCiel Avenir LT Std 35 Light" w:cs="Arial"/>
            <w:i/>
            <w:iCs/>
            <w:color w:val="000000" w:themeColor="text1"/>
            <w:sz w:val="22"/>
            <w:szCs w:val="22"/>
          </w:rPr>
          <w:t xml:space="preserve">. </w:t>
        </w:r>
        <w:r w:rsidRPr="00863667">
          <w:rPr>
            <w:rFonts w:ascii="iCiel Avenir LT Std 35 Light" w:hAnsi="iCiel Avenir LT Std 35 Light" w:cs="Arial"/>
            <w:i/>
            <w:iCs/>
            <w:sz w:val="22"/>
            <w:szCs w:val="22"/>
          </w:rPr>
          <w:t xml:space="preserve"> </w:t>
        </w:r>
      </w:ins>
    </w:p>
    <w:p w14:paraId="13941B02" w14:textId="77777777" w:rsidR="003C6139" w:rsidRPr="00863667" w:rsidRDefault="003C6139" w:rsidP="003C6139">
      <w:pPr>
        <w:pStyle w:val="ListParagraph"/>
        <w:numPr>
          <w:ilvl w:val="0"/>
          <w:numId w:val="34"/>
        </w:numPr>
        <w:tabs>
          <w:tab w:val="left" w:pos="1080"/>
        </w:tabs>
        <w:ind w:left="360" w:firstLine="360"/>
        <w:rPr>
          <w:ins w:id="9942" w:author="An Tran, ACA (BUV)" w:date="2024-09-12T11:07:00Z" w16du:dateUtc="2024-09-12T04:07:00Z"/>
          <w:rFonts w:ascii="iCiel Avenir LT Std 35 Light" w:hAnsi="iCiel Avenir LT Std 35 Light" w:cs="Arial"/>
          <w:i/>
          <w:iCs/>
          <w:sz w:val="22"/>
          <w:szCs w:val="22"/>
        </w:rPr>
      </w:pPr>
      <w:ins w:id="9943" w:author="An Tran, ACA (BUV)" w:date="2024-09-12T11:07:00Z" w16du:dateUtc="2024-09-12T04:07:00Z">
        <w:r w:rsidRPr="00863667">
          <w:rPr>
            <w:rFonts w:ascii="iCiel Avenir LT Std 35 Light" w:hAnsi="iCiel Avenir LT Std 35 Light" w:cs="Arial"/>
            <w:b/>
            <w:bCs/>
            <w:i/>
            <w:iCs/>
            <w:sz w:val="22"/>
            <w:szCs w:val="22"/>
          </w:rPr>
          <w:t>Hoạt động hướng nghiệp &amp; Tư vấn cá nhân:</w:t>
        </w:r>
        <w:r w:rsidRPr="00863667">
          <w:rPr>
            <w:rFonts w:ascii="iCiel Avenir LT Std 35 Light" w:hAnsi="iCiel Avenir LT Std 35 Light" w:cs="Arial"/>
            <w:i/>
            <w:iCs/>
            <w:sz w:val="22"/>
            <w:szCs w:val="22"/>
          </w:rPr>
          <w:t xml:space="preserve">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Calibri"/>
            <w:i/>
            <w:iCs/>
            <w:sz w:val="22"/>
            <w:szCs w:val="22"/>
          </w:rPr>
          <w:t>có cơ hội tham gia các hoạt động hướng nghiệp, tham gia các khóa học kỹ năng trực tuyến,</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l</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a ch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chu</w:t>
        </w:r>
        <w:r w:rsidRPr="00863667">
          <w:rPr>
            <w:rFonts w:ascii="iCiel Avenir LT Std 35 Light" w:hAnsi="iCiel Avenir LT Std 35 Light" w:cs="Calibri"/>
            <w:i/>
            <w:iCs/>
            <w:sz w:val="22"/>
            <w:szCs w:val="22"/>
          </w:rPr>
          <w:t>ẩ</w:t>
        </w:r>
        <w:r w:rsidRPr="00863667">
          <w:rPr>
            <w:rFonts w:ascii="iCiel Avenir LT Std 35 Light" w:hAnsi="iCiel Avenir LT Std 35 Light" w:cs="Arial"/>
            <w:i/>
            <w:iCs/>
            <w:sz w:val="22"/>
            <w:szCs w:val="22"/>
          </w:rPr>
          <w:t>n b</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p (VD: CV,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ph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ng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p ph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ng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w:t>
        </w:r>
      </w:ins>
    </w:p>
    <w:p w14:paraId="33DCC8E9" w14:textId="77777777" w:rsidR="003C6139" w:rsidRPr="00863667" w:rsidRDefault="003C6139" w:rsidP="003C6139">
      <w:pPr>
        <w:tabs>
          <w:tab w:val="left" w:pos="630"/>
          <w:tab w:val="left" w:pos="1080"/>
        </w:tabs>
        <w:ind w:firstLine="0"/>
        <w:rPr>
          <w:ins w:id="9944" w:author="An Tran, ACA (BUV)" w:date="2024-09-12T11:07:00Z" w16du:dateUtc="2024-09-12T04:07:00Z"/>
          <w:rFonts w:ascii="iCiel Avenir LT Std 35 Light" w:hAnsi="iCiel Avenir LT Std 35 Light" w:cs="Arial"/>
          <w:i/>
          <w:iCs/>
          <w:sz w:val="22"/>
          <w:szCs w:val="22"/>
        </w:rPr>
      </w:pPr>
      <w:ins w:id="9945" w:author="An Tran, ACA (BUV)" w:date="2024-09-12T11:07:00Z" w16du:dateUtc="2024-09-12T04:07:00Z">
        <w:r w:rsidRPr="00863667">
          <w:rPr>
            <w:rFonts w:ascii="iCiel Avenir LT Std 35 Light" w:hAnsi="iCiel Avenir LT Std 35 Light" w:cs="Arial"/>
            <w:i/>
            <w:iCs/>
            <w:sz w:val="22"/>
            <w:szCs w:val="22"/>
          </w:rPr>
          <w: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t>
        </w:r>
      </w:ins>
    </w:p>
    <w:p w14:paraId="38145A6D" w14:textId="77777777" w:rsidR="003C6139" w:rsidRPr="00863667" w:rsidRDefault="003C6139" w:rsidP="003C6139">
      <w:pPr>
        <w:tabs>
          <w:tab w:val="left" w:pos="630"/>
          <w:tab w:val="left" w:pos="1080"/>
        </w:tabs>
        <w:ind w:firstLine="0"/>
        <w:rPr>
          <w:ins w:id="9946" w:author="An Tran, ACA (BUV)" w:date="2024-09-12T11:07:00Z" w16du:dateUtc="2024-09-12T04:07:00Z"/>
          <w:rFonts w:ascii="iCiel Avenir LT Std 35 Light" w:hAnsi="iCiel Avenir LT Std 35 Light" w:cs="Arial"/>
          <w:i/>
          <w:iCs/>
          <w:sz w:val="22"/>
          <w:szCs w:val="22"/>
        </w:rPr>
      </w:pPr>
      <w:ins w:id="9947" w:author="An Tran, ACA (BUV)" w:date="2024-09-12T11:07:00Z" w16du:dateUtc="2024-09-12T04:07:00Z">
        <w:r w:rsidRPr="00863667">
          <w:rPr>
            <w:rFonts w:ascii="iCiel Avenir LT Std 35 Light" w:hAnsi="iCiel Avenir LT Std 35 Light" w:cs="Arial"/>
            <w:b/>
            <w:bCs/>
            <w:i/>
            <w:iCs/>
            <w:sz w:val="22"/>
            <w:szCs w:val="22"/>
          </w:rPr>
          <w:t>Trong th</w:t>
        </w:r>
        <w:r w:rsidRPr="00863667">
          <w:rPr>
            <w:rFonts w:ascii="iCiel Avenir LT Std 35 Light" w:hAnsi="iCiel Avenir LT Std 35 Light" w:cs="Calibri"/>
            <w:b/>
            <w:bCs/>
            <w:i/>
            <w:iCs/>
            <w:sz w:val="22"/>
            <w:szCs w:val="22"/>
          </w:rPr>
          <w:t>ờ</w:t>
        </w:r>
        <w:r w:rsidRPr="00863667">
          <w:rPr>
            <w:rFonts w:ascii="iCiel Avenir LT Std 35 Light" w:hAnsi="iCiel Avenir LT Std 35 Light" w:cs="Arial"/>
            <w:b/>
            <w:bCs/>
            <w:i/>
            <w:iCs/>
            <w:sz w:val="22"/>
            <w:szCs w:val="22"/>
          </w:rPr>
          <w:t>i gian th</w:t>
        </w:r>
        <w:r w:rsidRPr="00863667">
          <w:rPr>
            <w:rFonts w:ascii="iCiel Avenir LT Std 35 Light" w:hAnsi="iCiel Avenir LT Std 35 Light" w:cs="Calibri"/>
            <w:b/>
            <w:bCs/>
            <w:i/>
            <w:iCs/>
            <w:sz w:val="22"/>
            <w:szCs w:val="22"/>
          </w:rPr>
          <w:t>ự</w:t>
        </w:r>
        <w:r w:rsidRPr="00863667">
          <w:rPr>
            <w:rFonts w:ascii="iCiel Avenir LT Std 35 Light" w:hAnsi="iCiel Avenir LT Std 35 Light" w:cs="Arial"/>
            <w:b/>
            <w:bCs/>
            <w:i/>
            <w:iCs/>
            <w:sz w:val="22"/>
            <w:szCs w:val="22"/>
          </w:rPr>
          <w:t>c t</w:t>
        </w:r>
        <w:r w:rsidRPr="00863667">
          <w:rPr>
            <w:rFonts w:ascii="iCiel Avenir LT Std 35 Light" w:hAnsi="iCiel Avenir LT Std 35 Light" w:cs="Calibri"/>
            <w:b/>
            <w:bCs/>
            <w:i/>
            <w:iCs/>
            <w:sz w:val="22"/>
            <w:szCs w:val="22"/>
          </w:rPr>
          <w:t>ậ</w:t>
        </w:r>
        <w:r w:rsidRPr="00863667">
          <w:rPr>
            <w:rFonts w:ascii="iCiel Avenir LT Std 35 Light" w:hAnsi="iCiel Avenir LT Std 35 Light" w:cs="Arial"/>
            <w:b/>
            <w:bCs/>
            <w:i/>
            <w:iCs/>
            <w:sz w:val="22"/>
            <w:szCs w:val="22"/>
          </w:rPr>
          <w:t>p</w:t>
        </w:r>
        <w:r w:rsidRPr="00863667">
          <w:rPr>
            <w:rFonts w:ascii="iCiel Avenir LT Std 35 Light" w:hAnsi="iCiel Avenir LT Std 35 Light" w:cs="Arial"/>
            <w:i/>
            <w:iCs/>
            <w:sz w:val="22"/>
            <w:szCs w:val="22"/>
          </w:rPr>
          <w:t>, Đội ngũ Hướng nghiệp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lu</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trong các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y sinh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d</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quen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m</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m</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th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nghi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b</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nh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m</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th</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 xml:space="preserve">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nhau)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ho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th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t</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t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ng th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i tr</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h</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nh đ</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di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t</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c</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BUV trong m</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t Nh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d</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ng.</w:t>
        </w:r>
      </w:ins>
    </w:p>
    <w:p w14:paraId="7FDDE1E2" w14:textId="77777777" w:rsidR="003C6139" w:rsidRPr="00863667" w:rsidRDefault="003C6139" w:rsidP="003C6139">
      <w:pPr>
        <w:tabs>
          <w:tab w:val="left" w:pos="630"/>
          <w:tab w:val="left" w:pos="1080"/>
        </w:tabs>
        <w:ind w:firstLine="0"/>
        <w:rPr>
          <w:ins w:id="9948" w:author="An Tran, ACA (BUV)" w:date="2024-09-12T11:07:00Z" w16du:dateUtc="2024-09-12T04:07:00Z"/>
          <w:rFonts w:ascii="iCiel Avenir LT Std 35 Light" w:hAnsi="iCiel Avenir LT Std 35 Light" w:cs="Arial"/>
          <w:i/>
          <w:iCs/>
          <w:sz w:val="22"/>
          <w:szCs w:val="22"/>
        </w:rPr>
      </w:pPr>
      <w:ins w:id="9949" w:author="An Tran, ACA (BUV)" w:date="2024-09-12T11:07:00Z" w16du:dateUtc="2024-09-12T04:07:00Z">
        <w:r w:rsidRPr="00863667">
          <w:rPr>
            <w:rFonts w:ascii="iCiel Avenir LT Std 35 Light" w:hAnsi="iCiel Avenir LT Std 35 Light" w:cs="Arial"/>
            <w:b/>
            <w:bCs/>
            <w:i/>
            <w:iCs/>
            <w:sz w:val="22"/>
            <w:szCs w:val="22"/>
          </w:rPr>
          <w:t>Sau k</w:t>
        </w:r>
        <w:r w:rsidRPr="00863667">
          <w:rPr>
            <w:rFonts w:ascii="iCiel Avenir LT Std 35 Light" w:hAnsi="iCiel Avenir LT Std 35 Light" w:cs="Calibri"/>
            <w:b/>
            <w:bCs/>
            <w:i/>
            <w:iCs/>
            <w:sz w:val="22"/>
            <w:szCs w:val="22"/>
          </w:rPr>
          <w:t>ỳ</w:t>
        </w:r>
        <w:r w:rsidRPr="00863667">
          <w:rPr>
            <w:rFonts w:ascii="iCiel Avenir LT Std 35 Light" w:hAnsi="iCiel Avenir LT Std 35 Light" w:cs="Arial"/>
            <w:b/>
            <w:bCs/>
            <w:i/>
            <w:iCs/>
            <w:sz w:val="22"/>
            <w:szCs w:val="22"/>
          </w:rPr>
          <w:t xml:space="preserve"> ho</w:t>
        </w:r>
        <w:r w:rsidRPr="00863667">
          <w:rPr>
            <w:rFonts w:ascii="iCiel Avenir LT Std 35 Light" w:hAnsi="iCiel Avenir LT Std 35 Light" w:cs="Avenir Next LT Pro"/>
            <w:b/>
            <w:bCs/>
            <w:i/>
            <w:iCs/>
            <w:sz w:val="22"/>
            <w:szCs w:val="22"/>
          </w:rPr>
          <w:t>à</w:t>
        </w:r>
        <w:r w:rsidRPr="00863667">
          <w:rPr>
            <w:rFonts w:ascii="iCiel Avenir LT Std 35 Light" w:hAnsi="iCiel Avenir LT Std 35 Light" w:cs="Arial"/>
            <w:b/>
            <w:bCs/>
            <w:i/>
            <w:iCs/>
            <w:sz w:val="22"/>
            <w:szCs w:val="22"/>
          </w:rPr>
          <w:t>n th</w:t>
        </w:r>
        <w:r w:rsidRPr="00863667">
          <w:rPr>
            <w:rFonts w:ascii="iCiel Avenir LT Std 35 Light" w:hAnsi="iCiel Avenir LT Std 35 Light" w:cs="Avenir Next LT Pro"/>
            <w:b/>
            <w:bCs/>
            <w:i/>
            <w:iCs/>
            <w:sz w:val="22"/>
            <w:szCs w:val="22"/>
          </w:rPr>
          <w:t>à</w:t>
        </w:r>
        <w:r w:rsidRPr="00863667">
          <w:rPr>
            <w:rFonts w:ascii="iCiel Avenir LT Std 35 Light" w:hAnsi="iCiel Avenir LT Std 35 Light" w:cs="Arial"/>
            <w:b/>
            <w:bCs/>
            <w:i/>
            <w:iCs/>
            <w:sz w:val="22"/>
            <w:szCs w:val="22"/>
          </w:rPr>
          <w:t>nh k</w:t>
        </w:r>
        <w:r w:rsidRPr="00863667">
          <w:rPr>
            <w:rFonts w:ascii="iCiel Avenir LT Std 35 Light" w:hAnsi="iCiel Avenir LT Std 35 Light" w:cs="Calibri"/>
            <w:b/>
            <w:bCs/>
            <w:i/>
            <w:iCs/>
            <w:sz w:val="22"/>
            <w:szCs w:val="22"/>
          </w:rPr>
          <w:t>ỳ</w:t>
        </w:r>
        <w:r w:rsidRPr="00863667">
          <w:rPr>
            <w:rFonts w:ascii="iCiel Avenir LT Std 35 Light" w:hAnsi="iCiel Avenir LT Std 35 Light" w:cs="Arial"/>
            <w:b/>
            <w:bCs/>
            <w:i/>
            <w:iCs/>
            <w:sz w:val="22"/>
            <w:szCs w:val="22"/>
          </w:rPr>
          <w:t xml:space="preserve"> th</w:t>
        </w:r>
        <w:r w:rsidRPr="00863667">
          <w:rPr>
            <w:rFonts w:ascii="iCiel Avenir LT Std 35 Light" w:hAnsi="iCiel Avenir LT Std 35 Light" w:cs="Calibri"/>
            <w:b/>
            <w:bCs/>
            <w:i/>
            <w:iCs/>
            <w:sz w:val="22"/>
            <w:szCs w:val="22"/>
          </w:rPr>
          <w:t>ự</w:t>
        </w:r>
        <w:r w:rsidRPr="00863667">
          <w:rPr>
            <w:rFonts w:ascii="iCiel Avenir LT Std 35 Light" w:hAnsi="iCiel Avenir LT Std 35 Light" w:cs="Arial"/>
            <w:b/>
            <w:bCs/>
            <w:i/>
            <w:iCs/>
            <w:sz w:val="22"/>
            <w:szCs w:val="22"/>
          </w:rPr>
          <w:t>c t</w:t>
        </w:r>
        <w:r w:rsidRPr="00863667">
          <w:rPr>
            <w:rFonts w:ascii="iCiel Avenir LT Std 35 Light" w:hAnsi="iCiel Avenir LT Std 35 Light" w:cs="Calibri"/>
            <w:b/>
            <w:bCs/>
            <w:i/>
            <w:iCs/>
            <w:sz w:val="22"/>
            <w:szCs w:val="22"/>
          </w:rPr>
          <w:t>ậ</w:t>
        </w:r>
        <w:r w:rsidRPr="00863667">
          <w:rPr>
            <w:rFonts w:ascii="iCiel Avenir LT Std 35 Light" w:hAnsi="iCiel Avenir LT Std 35 Light" w:cs="Arial"/>
            <w:b/>
            <w:bCs/>
            <w:i/>
            <w:iCs/>
            <w:sz w:val="22"/>
            <w:szCs w:val="22"/>
          </w:rPr>
          <w:t>p</w:t>
        </w:r>
        <w:r w:rsidRPr="00863667">
          <w:rPr>
            <w:rFonts w:ascii="iCiel Avenir LT Std 35 Light" w:hAnsi="iCiel Avenir LT Std 35 Light" w:cs="Arial"/>
            <w:i/>
            <w:iCs/>
            <w:sz w:val="22"/>
            <w:szCs w:val="22"/>
          </w:rPr>
          <w:t>,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d</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t th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t</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phong chuy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và cách thức để được ghi nhận điểm PSG phù hợp. Phòng Hướng nghiệp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ti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p nh</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xem Bản Đánh giá Chất lượng Làm việc/ Bản đánh giá Hồ sơ Năng lực Chuyên môn và các tài liệu chứng minh liên quan khác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ghi nh</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điểm PSG, cũng như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th</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 m</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nh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m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thi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ng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ph</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trong t</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 xml:space="preserve">ng lai. </w:t>
        </w:r>
      </w:ins>
    </w:p>
    <w:p w14:paraId="7E2F9694" w14:textId="77777777" w:rsidR="003C6139" w:rsidRPr="00863667" w:rsidRDefault="003C6139" w:rsidP="003C6139">
      <w:pPr>
        <w:tabs>
          <w:tab w:val="left" w:pos="630"/>
          <w:tab w:val="left" w:pos="1080"/>
        </w:tabs>
        <w:ind w:firstLine="0"/>
        <w:rPr>
          <w:ins w:id="9950" w:author="An Tran, ACA (BUV)" w:date="2024-09-12T11:07:00Z" w16du:dateUtc="2024-09-12T04:07:00Z"/>
          <w:rFonts w:ascii="iCiel Avenir LT Std 35 Light" w:hAnsi="iCiel Avenir LT Std 35 Light" w:cs="Arial"/>
          <w:i/>
          <w:iCs/>
          <w:sz w:val="22"/>
          <w:szCs w:val="22"/>
        </w:rPr>
      </w:pPr>
      <w:ins w:id="9951" w:author="An Tran, ACA (BUV)" w:date="2024-09-12T11:07:00Z" w16du:dateUtc="2024-09-12T04:07:00Z">
        <w:r w:rsidRPr="00863667">
          <w:rPr>
            <w:rFonts w:ascii="iCiel Avenir LT Std 35 Light" w:hAnsi="iCiel Avenir LT Std 35 Light" w:cs="Arial"/>
            <w:i/>
            <w:iCs/>
            <w:sz w:val="22"/>
            <w:szCs w:val="22"/>
          </w:rPr>
          <w:t>M</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d</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 xml:space="preserve"> BUV cung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toàn diện li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quan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lu</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t</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trao quy</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n cho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ch</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u tr</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nhi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quy</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t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nh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ng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ch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nh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cho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chuy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t</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m trong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ng b</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c, thay v</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é</w:t>
        </w:r>
        <w:r w:rsidRPr="00863667">
          <w:rPr>
            <w:rFonts w:ascii="iCiel Avenir LT Std 35 Light" w:hAnsi="iCiel Avenir LT Std 35 Light" w:cs="Arial"/>
            <w:i/>
            <w:iCs/>
            <w:sz w:val="22"/>
            <w:szCs w:val="22"/>
          </w:rPr>
          <w:t>p bu</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sinh viên đi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ho</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ngay l</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t</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can thi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w:t>
        </w:r>
        <w:r w:rsidRPr="00863667">
          <w:rPr>
            <w:rFonts w:ascii="iCiel Avenir LT Std 35 Light" w:hAnsi="iCiel Avenir LT Std 35 Light" w:cs="Arial"/>
            <w:i/>
            <w:iCs/>
            <w:sz w:val="22"/>
            <w:szCs w:val="22"/>
          </w:rPr>
          <w:t>x</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venir Next LT Pro"/>
            <w:i/>
            <w:iCs/>
            <w:sz w:val="22"/>
            <w:szCs w:val="22"/>
          </w:rPr>
          <w:t>”</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cho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BUV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t</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o ra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th</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nhi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ch</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ng,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ch</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con ng</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i s</w:t>
        </w:r>
        <w:r w:rsidRPr="00863667">
          <w:rPr>
            <w:rFonts w:ascii="iCiel Avenir LT Std 35 Light" w:hAnsi="iCiel Avenir LT Std 35 Light" w:cs="Calibri"/>
            <w:i/>
            <w:iCs/>
            <w:sz w:val="22"/>
            <w:szCs w:val="22"/>
          </w:rPr>
          <w:t>ẵ</w:t>
        </w:r>
        <w:r w:rsidRPr="00863667">
          <w:rPr>
            <w:rFonts w:ascii="iCiel Avenir LT Std 35 Light" w:hAnsi="iCiel Avenir LT Std 35 Light" w:cs="Arial"/>
            <w:i/>
            <w:iCs/>
            <w:sz w:val="22"/>
            <w:szCs w:val="22"/>
          </w:rPr>
          <w:t>n s</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đó</w:t>
        </w:r>
        <w:r w:rsidRPr="00863667">
          <w:rPr>
            <w:rFonts w:ascii="iCiel Avenir LT Std 35 Light" w:hAnsi="iCiel Avenir LT Std 35 Light" w:cs="Arial"/>
            <w:i/>
            <w:iCs/>
            <w:sz w:val="22"/>
            <w:szCs w:val="22"/>
          </w:rPr>
          <w:t>n nh</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ẵ</w:t>
        </w:r>
        <w:r w:rsidRPr="00863667">
          <w:rPr>
            <w:rFonts w:ascii="iCiel Avenir LT Std 35 Light" w:hAnsi="iCiel Avenir LT Std 35 Light" w:cs="Arial"/>
            <w:i/>
            <w:iCs/>
            <w:sz w:val="22"/>
            <w:szCs w:val="22"/>
          </w:rPr>
          <w:t>n s</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ng cho t</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lai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w:t>
        </w:r>
      </w:ins>
    </w:p>
    <w:p w14:paraId="02B0B929" w14:textId="77777777" w:rsidR="003C6139" w:rsidRPr="00863667" w:rsidRDefault="003C6139" w:rsidP="003C6139">
      <w:pPr>
        <w:tabs>
          <w:tab w:val="left" w:pos="630"/>
          <w:tab w:val="left" w:pos="1080"/>
        </w:tabs>
        <w:ind w:firstLine="0"/>
        <w:rPr>
          <w:ins w:id="9952" w:author="An Tran, ACA (BUV)" w:date="2024-09-12T11:07:00Z" w16du:dateUtc="2024-09-12T04:07:00Z"/>
          <w:rFonts w:ascii="iCiel Avenir LT Std 35 Light" w:hAnsi="iCiel Avenir LT Std 35 Light" w:cs="Arial"/>
          <w:i/>
          <w:iCs/>
          <w:sz w:val="22"/>
          <w:szCs w:val="22"/>
        </w:rPr>
      </w:pPr>
      <w:ins w:id="9953"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9954" w:author="An Tran, ACA (BUV)" w:date="2024-09-13T17:29:00Z" w16du:dateUtc="2024-09-13T10:29:00Z">
              <w:rPr/>
            </w:rPrChange>
          </w:rPr>
          <w:fldChar w:fldCharType="begin"/>
        </w:r>
        <w:r w:rsidRPr="00863667">
          <w:rPr>
            <w:rFonts w:ascii="iCiel Avenir LT Std 35 Light" w:hAnsi="iCiel Avenir LT Std 35 Light"/>
            <w:rPrChange w:id="9955"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9956"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Để đặt lịch với chuyên viên tư vấn hướng nghiệp, vui lòng truy cập: </w:t>
        </w:r>
        <w:r w:rsidRPr="00863667">
          <w:rPr>
            <w:rFonts w:ascii="iCiel Avenir LT Std 35 Light" w:hAnsi="iCiel Avenir LT Std 35 Light"/>
            <w:rPrChange w:id="9957" w:author="An Tran, ACA (BUV)" w:date="2024-09-13T17:29:00Z" w16du:dateUtc="2024-09-13T10:29:00Z">
              <w:rPr/>
            </w:rPrChange>
          </w:rPr>
          <w:fldChar w:fldCharType="begin"/>
        </w:r>
        <w:r w:rsidRPr="00863667">
          <w:rPr>
            <w:rFonts w:ascii="iCiel Avenir LT Std 35 Light" w:hAnsi="iCiel Avenir LT Std 35 Light"/>
            <w:rPrChange w:id="9958" w:author="An Tran, ACA (BUV)" w:date="2024-09-13T17:29:00Z" w16du:dateUtc="2024-09-13T10:29:00Z">
              <w:rPr/>
            </w:rPrChange>
          </w:rPr>
          <w:instrText>HYPERLINK "https://buvse.simplybook.asia/v2/"</w:instrText>
        </w:r>
        <w:r w:rsidRPr="00B8666B">
          <w:rPr>
            <w:rFonts w:ascii="iCiel Avenir LT Std 35 Light" w:hAnsi="iCiel Avenir LT Std 35 Light"/>
          </w:rPr>
        </w:r>
        <w:r w:rsidRPr="00863667">
          <w:rPr>
            <w:rPrChange w:id="9959"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BUV SE Booking Portal</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(dành riêng cho sinh viên và cựu sinh viên BUV).</w:t>
        </w:r>
        <w:r w:rsidRPr="00863667">
          <w:rPr>
            <w:rFonts w:ascii="iCiel Avenir LT Std 35 Light" w:hAnsi="iCiel Avenir LT Std 35 Light" w:cs="Arial"/>
            <w:sz w:val="22"/>
            <w:szCs w:val="22"/>
          </w:rPr>
          <w:t xml:space="preserve"> </w:t>
        </w:r>
      </w:ins>
    </w:p>
    <w:p w14:paraId="50BC0414" w14:textId="77777777" w:rsidR="003C6139" w:rsidRPr="00863667" w:rsidRDefault="003C6139" w:rsidP="003C6139">
      <w:pPr>
        <w:pStyle w:val="Question"/>
        <w:numPr>
          <w:ilvl w:val="0"/>
          <w:numId w:val="7"/>
        </w:numPr>
        <w:tabs>
          <w:tab w:val="left" w:pos="630"/>
          <w:tab w:val="left" w:pos="1080"/>
        </w:tabs>
        <w:spacing w:line="400" w:lineRule="exact"/>
        <w:ind w:left="0" w:firstLine="720"/>
        <w:rPr>
          <w:ins w:id="9960" w:author="An Tran, ACA (BUV)" w:date="2024-09-12T11:07:00Z" w16du:dateUtc="2024-09-12T04:07:00Z"/>
          <w:rFonts w:cs="Arial"/>
          <w:b w:val="0"/>
          <w:i/>
          <w:iCs/>
          <w:szCs w:val="22"/>
        </w:rPr>
      </w:pPr>
      <w:bookmarkStart w:id="9961" w:name="_Toc149054150"/>
      <w:bookmarkStart w:id="9962" w:name="_Toc177025940"/>
      <w:bookmarkStart w:id="9963" w:name="_Toc177144052"/>
      <w:ins w:id="9964" w:author="An Tran, ACA (BUV)" w:date="2024-09-12T11:07:00Z" w16du:dateUtc="2024-09-12T04:07:00Z">
        <w:r w:rsidRPr="00863667">
          <w:rPr>
            <w:rFonts w:cs="Arial"/>
            <w:szCs w:val="22"/>
          </w:rPr>
          <w:t xml:space="preserve">Can first year students go for internships? / </w:t>
        </w:r>
        <w:r w:rsidRPr="00863667">
          <w:rPr>
            <w:rFonts w:cs="Arial"/>
            <w:i/>
            <w:iCs/>
            <w:szCs w:val="22"/>
          </w:rPr>
          <w:t>Sinh viên năm nh</w:t>
        </w:r>
        <w:r w:rsidRPr="00863667">
          <w:rPr>
            <w:rFonts w:cs="Calibri"/>
            <w:i/>
            <w:iCs/>
            <w:szCs w:val="22"/>
          </w:rPr>
          <w:t>ấ</w:t>
        </w:r>
        <w:r w:rsidRPr="00863667">
          <w:rPr>
            <w:rFonts w:cs="Arial"/>
            <w:i/>
            <w:iCs/>
            <w:szCs w:val="22"/>
          </w:rPr>
          <w:t>t có th</w:t>
        </w:r>
        <w:r w:rsidRPr="00863667">
          <w:rPr>
            <w:rFonts w:cs="Calibri"/>
            <w:i/>
            <w:iCs/>
            <w:szCs w:val="22"/>
          </w:rPr>
          <w:t>ể</w:t>
        </w:r>
        <w:r w:rsidRPr="00863667">
          <w:rPr>
            <w:rFonts w:cs="Arial"/>
            <w:i/>
            <w:iCs/>
            <w:szCs w:val="22"/>
          </w:rPr>
          <w:t xml:space="preserve"> đi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đ</w:t>
        </w:r>
        <w:r w:rsidRPr="00863667">
          <w:rPr>
            <w:rFonts w:cs="Calibri"/>
            <w:i/>
            <w:iCs/>
            <w:szCs w:val="22"/>
          </w:rPr>
          <w:t>ượ</w:t>
        </w:r>
        <w:r w:rsidRPr="00863667">
          <w:rPr>
            <w:rFonts w:cs="Arial"/>
            <w:i/>
            <w:iCs/>
            <w:szCs w:val="22"/>
          </w:rPr>
          <w:t>c không?</w:t>
        </w:r>
        <w:bookmarkEnd w:id="9961"/>
        <w:bookmarkEnd w:id="9962"/>
        <w:bookmarkEnd w:id="9963"/>
      </w:ins>
    </w:p>
    <w:p w14:paraId="57F55739" w14:textId="77777777" w:rsidR="003C6139" w:rsidRPr="00863667" w:rsidRDefault="003C6139" w:rsidP="003C6139">
      <w:pPr>
        <w:pStyle w:val="ListParagraph"/>
        <w:tabs>
          <w:tab w:val="left" w:pos="630"/>
          <w:tab w:val="left" w:pos="720"/>
          <w:tab w:val="left" w:pos="1080"/>
        </w:tabs>
        <w:ind w:left="0"/>
        <w:contextualSpacing w:val="0"/>
        <w:rPr>
          <w:ins w:id="9965" w:author="An Tran, ACA (BUV)" w:date="2024-09-12T11:07:00Z" w16du:dateUtc="2024-09-12T04:07:00Z"/>
          <w:rFonts w:ascii="iCiel Avenir LT Std 35 Light" w:hAnsi="iCiel Avenir LT Std 35 Light" w:cs="Arial"/>
          <w:b/>
          <w:bCs/>
          <w:sz w:val="22"/>
          <w:szCs w:val="22"/>
          <w:u w:val="single"/>
        </w:rPr>
      </w:pPr>
      <w:ins w:id="9966" w:author="An Tran, ACA (BUV)" w:date="2024-09-12T11:07:00Z" w16du:dateUtc="2024-09-12T04:07:00Z">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ins>
    </w:p>
    <w:p w14:paraId="7A1FFC05" w14:textId="77777777" w:rsidR="003C6139" w:rsidRPr="00863667" w:rsidRDefault="003C6139" w:rsidP="003C6139">
      <w:pPr>
        <w:tabs>
          <w:tab w:val="left" w:pos="630"/>
          <w:tab w:val="left" w:pos="1080"/>
        </w:tabs>
        <w:ind w:firstLine="0"/>
        <w:rPr>
          <w:ins w:id="9967" w:author="An Tran, ACA (BUV)" w:date="2024-09-12T11:07:00Z" w16du:dateUtc="2024-09-12T04:07:00Z"/>
          <w:rFonts w:ascii="iCiel Avenir LT Std 35 Light" w:hAnsi="iCiel Avenir LT Std 35 Light" w:cs="Arial"/>
          <w:sz w:val="22"/>
          <w:szCs w:val="22"/>
        </w:rPr>
      </w:pPr>
      <w:ins w:id="9968" w:author="An Tran, ACA (BUV)" w:date="2024-09-12T11:07:00Z" w16du:dateUtc="2024-09-12T04:07:00Z">
        <w:r w:rsidRPr="00863667">
          <w:rPr>
            <w:rFonts w:ascii="iCiel Avenir LT Std 35 Light" w:hAnsi="iCiel Avenir LT Std 35 Light" w:cs="Arial"/>
            <w:sz w:val="22"/>
            <w:szCs w:val="22"/>
          </w:rPr>
          <w: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level, and they will need time to accumulate and learn new things. </w:t>
        </w:r>
      </w:ins>
    </w:p>
    <w:p w14:paraId="3814559C" w14:textId="77777777" w:rsidR="003C6139" w:rsidRPr="00863667" w:rsidRDefault="003C6139" w:rsidP="003C6139">
      <w:pPr>
        <w:tabs>
          <w:tab w:val="left" w:pos="630"/>
          <w:tab w:val="left" w:pos="1080"/>
        </w:tabs>
        <w:ind w:firstLine="0"/>
        <w:rPr>
          <w:ins w:id="9969" w:author="An Tran, ACA (BUV)" w:date="2024-09-12T11:07:00Z" w16du:dateUtc="2024-09-12T04:07:00Z"/>
          <w:rFonts w:ascii="iCiel Avenir LT Std 35 Light" w:hAnsi="iCiel Avenir LT Std 35 Light" w:cs="Arial"/>
          <w:sz w:val="22"/>
          <w:szCs w:val="22"/>
        </w:rPr>
      </w:pPr>
      <w:ins w:id="9970" w:author="An Tran, ACA (BUV)" w:date="2024-09-12T11:07:00Z" w16du:dateUtc="2024-09-12T04:07:00Z">
        <w:r w:rsidRPr="00863667">
          <w:rPr>
            <w:rFonts w:ascii="iCiel Avenir LT Std 35 Light" w:hAnsi="iCiel Avenir LT Std 35 Light" w:cs="Arial"/>
            <w:sz w:val="22"/>
            <w:szCs w:val="22"/>
          </w:rPr>
          <w:t>Therefore, we highly recommend Year 1 students:</w:t>
        </w:r>
      </w:ins>
    </w:p>
    <w:p w14:paraId="7F251D02" w14:textId="77777777" w:rsidR="003C6139" w:rsidRPr="00863667" w:rsidRDefault="003C6139" w:rsidP="003C6139">
      <w:pPr>
        <w:numPr>
          <w:ilvl w:val="0"/>
          <w:numId w:val="35"/>
        </w:numPr>
        <w:tabs>
          <w:tab w:val="left" w:pos="630"/>
          <w:tab w:val="left" w:pos="1080"/>
        </w:tabs>
        <w:ind w:left="360" w:firstLine="360"/>
        <w:rPr>
          <w:ins w:id="9971" w:author="An Tran, ACA (BUV)" w:date="2024-09-12T11:07:00Z" w16du:dateUtc="2024-09-12T04:07:00Z"/>
          <w:rFonts w:ascii="iCiel Avenir LT Std 35 Light" w:hAnsi="iCiel Avenir LT Std 35 Light" w:cs="Arial"/>
          <w:sz w:val="22"/>
          <w:szCs w:val="22"/>
        </w:rPr>
      </w:pPr>
      <w:ins w:id="9972" w:author="An Tran, ACA (BUV)" w:date="2024-09-12T11:07:00Z" w16du:dateUtc="2024-09-12T04:07:00Z">
        <w:r w:rsidRPr="00863667">
          <w:rPr>
            <w:rFonts w:ascii="iCiel Avenir LT Std 35 Light" w:hAnsi="iCiel Avenir LT Std 35 Light" w:cs="Arial"/>
            <w:sz w:val="22"/>
            <w:szCs w:val="22"/>
          </w:rPr>
          <w:t>Participate in the compulsory PSG Weeks Programme for first-year students, which spans four weeks and focuses on holistic personal and social growth activities. The weeks are designed to equip students with essential social, professional, academic and life skills, providing a foundation for further personal development in the following years. The programme's duration of four weeks allows students to utilise their semester break for both the PSG Weeks Programme and an early internship.</w:t>
        </w:r>
      </w:ins>
    </w:p>
    <w:p w14:paraId="4DD6BFAD" w14:textId="77777777" w:rsidR="003C6139" w:rsidRPr="00863667" w:rsidRDefault="003C6139" w:rsidP="003C6139">
      <w:pPr>
        <w:pStyle w:val="ListParagraph"/>
        <w:numPr>
          <w:ilvl w:val="0"/>
          <w:numId w:val="35"/>
        </w:numPr>
        <w:tabs>
          <w:tab w:val="left" w:pos="630"/>
          <w:tab w:val="left" w:pos="1080"/>
        </w:tabs>
        <w:ind w:left="360" w:firstLine="360"/>
        <w:rPr>
          <w:ins w:id="9973" w:author="An Tran, ACA (BUV)" w:date="2024-09-12T11:07:00Z" w16du:dateUtc="2024-09-12T04:07:00Z"/>
          <w:rFonts w:ascii="iCiel Avenir LT Std 35 Light" w:hAnsi="iCiel Avenir LT Std 35 Light" w:cs="Arial"/>
          <w:sz w:val="22"/>
          <w:szCs w:val="22"/>
        </w:rPr>
      </w:pPr>
      <w:ins w:id="9974" w:author="An Tran, ACA (BUV)" w:date="2024-09-12T11:07:00Z" w16du:dateUtc="2024-09-12T04:07:00Z">
        <w:r w:rsidRPr="00863667">
          <w:rPr>
            <w:rFonts w:ascii="iCiel Avenir LT Std 35 Light" w:hAnsi="iCiel Avenir LT Std 35 Light" w:cs="Arial"/>
            <w:sz w:val="22"/>
            <w:szCs w:val="22"/>
          </w:rPr>
          <w:t>Not to limit their options within their specialised internships but broaden their opportunities to what they want to learn in any industry and explore the world of work to find out their best interests, strengths, passion, and a career decision after several exciting trials.</w:t>
        </w:r>
      </w:ins>
    </w:p>
    <w:p w14:paraId="428423B1" w14:textId="77777777" w:rsidR="003C6139" w:rsidRPr="00863667" w:rsidRDefault="003C6139" w:rsidP="003C6139">
      <w:pPr>
        <w:pStyle w:val="ListParagraph"/>
        <w:numPr>
          <w:ilvl w:val="0"/>
          <w:numId w:val="35"/>
        </w:numPr>
        <w:tabs>
          <w:tab w:val="left" w:pos="630"/>
          <w:tab w:val="left" w:pos="1080"/>
        </w:tabs>
        <w:ind w:left="360" w:firstLine="360"/>
        <w:rPr>
          <w:ins w:id="9975" w:author="An Tran, ACA (BUV)" w:date="2024-09-12T11:07:00Z" w16du:dateUtc="2024-09-12T04:07:00Z"/>
          <w:rFonts w:ascii="iCiel Avenir LT Std 35 Light" w:hAnsi="iCiel Avenir LT Std 35 Light" w:cs="Arial"/>
          <w:color w:val="000000" w:themeColor="text1"/>
          <w:sz w:val="22"/>
          <w:szCs w:val="22"/>
        </w:rPr>
      </w:pPr>
      <w:ins w:id="9976" w:author="An Tran, ACA (BUV)" w:date="2024-09-12T11:07:00Z" w16du:dateUtc="2024-09-12T04:07:00Z">
        <w:r w:rsidRPr="00863667">
          <w:rPr>
            <w:rFonts w:ascii="iCiel Avenir LT Std 35 Light" w:hAnsi="iCiel Avenir LT Std 35 Light" w:cs="Arial"/>
            <w:sz w:val="22"/>
            <w:szCs w:val="22"/>
          </w:rPr>
          <w:t>Not to feel pressured if they don’t get an internship in Year 1. There are several other approaches to equip more skills and experience and explore self and careers</w:t>
        </w:r>
        <w:r w:rsidRPr="00863667">
          <w:rPr>
            <w:rFonts w:ascii="iCiel Avenir LT Std 35 Light" w:hAnsi="iCiel Avenir LT Std 35 Light" w:cs="Arial"/>
            <w:color w:val="000000" w:themeColor="text1"/>
            <w:sz w:val="22"/>
            <w:szCs w:val="22"/>
          </w:rPr>
          <w:t xml:space="preserve">. These include participating in additional PSG activities beyond the PSG Weeks Programme, such as extra-curricular classes, career talks, skill workshops and courses, student projects, volunteer activities, and so on. </w:t>
        </w:r>
      </w:ins>
    </w:p>
    <w:p w14:paraId="625A20F4" w14:textId="77777777" w:rsidR="003C6139" w:rsidRPr="00863667" w:rsidRDefault="003C6139" w:rsidP="003C6139">
      <w:pPr>
        <w:tabs>
          <w:tab w:val="left" w:pos="630"/>
          <w:tab w:val="left" w:pos="1080"/>
        </w:tabs>
        <w:ind w:firstLine="0"/>
        <w:rPr>
          <w:ins w:id="9977" w:author="An Tran, ACA (BUV)" w:date="2024-09-12T11:07:00Z" w16du:dateUtc="2024-09-12T04:07:00Z"/>
          <w:rFonts w:ascii="iCiel Avenir LT Std 35 Light" w:hAnsi="iCiel Avenir LT Std 35 Light" w:cs="Arial"/>
          <w:sz w:val="22"/>
          <w:szCs w:val="22"/>
        </w:rPr>
      </w:pPr>
      <w:ins w:id="9978"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9979" w:author="An Tran, ACA (BUV)" w:date="2024-09-13T17:29:00Z" w16du:dateUtc="2024-09-13T10:29:00Z">
              <w:rPr/>
            </w:rPrChange>
          </w:rPr>
          <w:fldChar w:fldCharType="begin"/>
        </w:r>
        <w:r w:rsidRPr="00863667">
          <w:rPr>
            <w:rFonts w:ascii="iCiel Avenir LT Std 35 Light" w:hAnsi="iCiel Avenir LT Std 35 Light"/>
            <w:rPrChange w:id="9980"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9981"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36AF20CF" w14:textId="77777777" w:rsidR="003C6139" w:rsidRPr="00863667" w:rsidRDefault="003C6139" w:rsidP="003C6139">
      <w:pPr>
        <w:tabs>
          <w:tab w:val="left" w:pos="630"/>
          <w:tab w:val="left" w:pos="1080"/>
        </w:tabs>
        <w:ind w:firstLine="0"/>
        <w:rPr>
          <w:ins w:id="9982" w:author="An Tran, ACA (BUV)" w:date="2024-09-12T11:07:00Z" w16du:dateUtc="2024-09-12T04:07:00Z"/>
          <w:rFonts w:ascii="iCiel Avenir LT Std 35 Light" w:hAnsi="iCiel Avenir LT Std 35 Light" w:cs="Arial"/>
          <w:sz w:val="22"/>
          <w:szCs w:val="22"/>
        </w:rPr>
      </w:pPr>
      <w:ins w:id="9983"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778A7BD0" w14:textId="77777777" w:rsidR="003C6139" w:rsidRPr="00863667" w:rsidRDefault="003C6139" w:rsidP="003C6139">
      <w:pPr>
        <w:tabs>
          <w:tab w:val="left" w:pos="630"/>
          <w:tab w:val="left" w:pos="1080"/>
        </w:tabs>
        <w:ind w:firstLine="0"/>
        <w:rPr>
          <w:ins w:id="9984" w:author="An Tran, ACA (BUV)" w:date="2024-09-12T11:07:00Z" w16du:dateUtc="2024-09-12T04:07:00Z"/>
          <w:rFonts w:ascii="iCiel Avenir LT Std 35 Light" w:hAnsi="iCiel Avenir LT Std 35 Light" w:cs="Arial"/>
          <w:i/>
          <w:iCs/>
          <w:sz w:val="22"/>
          <w:szCs w:val="22"/>
        </w:rPr>
      </w:pPr>
      <w:ins w:id="9985" w:author="An Tran, ACA (BUV)" w:date="2024-09-12T11:07:00Z" w16du:dateUtc="2024-09-12T04:07:00Z">
        <w:r w:rsidRPr="00863667">
          <w:rPr>
            <w:rFonts w:ascii="iCiel Avenir LT Std 35 Light" w:hAnsi="iCiel Avenir LT Std 35 Light" w:cs="Arial"/>
            <w:i/>
            <w:iCs/>
            <w:sz w:val="22"/>
            <w:szCs w:val="22"/>
          </w:rPr>
          <w:t xml:space="preserve">Sinh viên BUV có thể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ngay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m nh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nếu các bạn sẵn sàng trải nghiệm và có đủ các kỹ năng mềm cơ bản. R</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nhi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BUV </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th</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nhau </w:t>
        </w:r>
        <w:r w:rsidRPr="00863667">
          <w:rPr>
            <w:rFonts w:ascii="iCiel Avenir LT Std 35 Light" w:hAnsi="iCiel Avenir LT Std 35 Light" w:cs="Avenir Next LT Pro"/>
            <w:i/>
            <w:iCs/>
            <w:sz w:val="22"/>
            <w:szCs w:val="22"/>
          </w:rPr>
          <w:t>đã</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su</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ngay sau 1 t</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2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ngh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ti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BUV.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m nh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thi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m</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c ti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u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quen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cu</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c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nghi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x</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n</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i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ỹ</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m</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nhau. Ki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Calibri"/>
            <w:i/>
            <w:iCs/>
            <w:sz w:val="22"/>
            <w:szCs w:val="22"/>
          </w:rPr>
          <w:t>ỹ</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ng chuyên môn, cũng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ỹ</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chuy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ổ</w:t>
        </w:r>
        <w:r w:rsidRPr="00863667">
          <w:rPr>
            <w:rFonts w:ascii="iCiel Avenir LT Std 35 Light" w:hAnsi="iCiel Avenir LT Std 35 Light" w:cs="Arial"/>
            <w:i/>
            <w:iCs/>
            <w:sz w:val="22"/>
            <w:szCs w:val="22"/>
          </w:rPr>
          <w:t>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m nh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v</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ò</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b</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 xml:space="preserve">i gian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trau d</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i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th</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m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m</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 xml:space="preserve">i. </w:t>
        </w:r>
      </w:ins>
    </w:p>
    <w:p w14:paraId="16BCD9DE" w14:textId="77777777" w:rsidR="003C6139" w:rsidRPr="00863667" w:rsidRDefault="003C6139" w:rsidP="003C6139">
      <w:pPr>
        <w:tabs>
          <w:tab w:val="left" w:pos="630"/>
          <w:tab w:val="left" w:pos="1080"/>
        </w:tabs>
        <w:ind w:firstLine="0"/>
        <w:rPr>
          <w:ins w:id="9986" w:author="An Tran, ACA (BUV)" w:date="2024-09-12T11:07:00Z" w16du:dateUtc="2024-09-12T04:07:00Z"/>
          <w:rFonts w:ascii="iCiel Avenir LT Std 35 Light" w:hAnsi="iCiel Avenir LT Std 35 Light" w:cs="Arial"/>
          <w:i/>
          <w:iCs/>
          <w:sz w:val="22"/>
          <w:szCs w:val="22"/>
        </w:rPr>
      </w:pPr>
      <w:ins w:id="9987" w:author="An Tran, ACA (BUV)" w:date="2024-09-12T11:07:00Z" w16du:dateUtc="2024-09-12T04:07:00Z">
        <w:r w:rsidRPr="00863667">
          <w:rPr>
            <w:rFonts w:ascii="iCiel Avenir LT Std 35 Light" w:hAnsi="iCiel Avenir LT Std 35 Light" w:cs="Arial"/>
            <w:i/>
            <w:iCs/>
            <w:sz w:val="22"/>
            <w:szCs w:val="22"/>
          </w:rPr>
          <w:t xml:space="preserve">Do </w:t>
        </w:r>
        <w:r w:rsidRPr="00863667">
          <w:rPr>
            <w:rFonts w:ascii="iCiel Avenir LT Std 35 Light" w:hAnsi="iCiel Avenir LT Std 35 Light" w:cs="Avenir Next LT Pro"/>
            <w:i/>
            <w:iCs/>
            <w:sz w:val="22"/>
            <w:szCs w:val="22"/>
          </w:rPr>
          <w:t>đó</w:t>
        </w:r>
        <w:r w:rsidRPr="00863667">
          <w:rPr>
            <w:rFonts w:ascii="iCiel Avenir LT Std 35 Light" w:hAnsi="iCiel Avenir LT Std 35 Light" w:cs="Arial"/>
            <w:i/>
            <w:iCs/>
            <w:sz w:val="22"/>
            <w:szCs w:val="22"/>
          </w:rPr>
          <w:t>,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bi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t khuy</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m nh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w:t>
        </w:r>
      </w:ins>
    </w:p>
    <w:p w14:paraId="65FEE480" w14:textId="77777777" w:rsidR="003C6139" w:rsidRPr="00863667" w:rsidRDefault="003C6139" w:rsidP="003C6139">
      <w:pPr>
        <w:pStyle w:val="ListParagraph"/>
        <w:numPr>
          <w:ilvl w:val="0"/>
          <w:numId w:val="36"/>
        </w:numPr>
        <w:tabs>
          <w:tab w:val="left" w:pos="1080"/>
        </w:tabs>
        <w:ind w:left="450" w:firstLine="270"/>
        <w:rPr>
          <w:ins w:id="9988" w:author="An Tran, ACA (BUV)" w:date="2024-09-12T11:07:00Z" w16du:dateUtc="2024-09-12T04:07:00Z"/>
          <w:rFonts w:ascii="iCiel Avenir LT Std 35 Light" w:hAnsi="iCiel Avenir LT Std 35 Light" w:cs="Arial"/>
          <w:i/>
          <w:iCs/>
          <w:sz w:val="22"/>
          <w:szCs w:val="22"/>
        </w:rPr>
      </w:pPr>
      <w:ins w:id="9989" w:author="An Tran, ACA (BUV)" w:date="2024-09-12T11:07:00Z" w16du:dateUtc="2024-09-12T04:07:00Z">
        <w:r w:rsidRPr="00863667">
          <w:rPr>
            <w:rFonts w:ascii="iCiel Avenir LT Std 35 Light" w:hAnsi="iCiel Avenir LT Std 35 Light" w:cs="Arial"/>
            <w:i/>
            <w:iCs/>
            <w:sz w:val="22"/>
            <w:szCs w:val="22"/>
          </w:rPr>
          <w:t>Tham gia vào Tuần lễ Nâng cao Năng lực Cá nhân và Kỹ năng Xã hội PSG dành cho sinh viên năm nhất, kéo dài trong vòng 04 tuần, giúp phát triển năng lực toàn diện trên nhiều lĩnh vực. Các tuần lễ này được thiết kế giúp trang bị cho sinh viên những kiến thức và kỹ năng xã hội, nghề nghiệp, học tập nền tảng, thiết yếu để phát triển năng lực mạnh mẽ trong các năm học tiếp theo. Chương trình kéo dài trong 04 tuần cũng tạo điều kiện cho sinh viên tận dụng kỳ nghỉ của mình, vừa tham gia các tuần lễ, vừa có thể đi thực tập từ sớm</w:t>
        </w:r>
      </w:ins>
    </w:p>
    <w:p w14:paraId="7E90EDF2" w14:textId="77777777" w:rsidR="003C6139" w:rsidRPr="00863667" w:rsidRDefault="003C6139" w:rsidP="003C6139">
      <w:pPr>
        <w:pStyle w:val="ListParagraph"/>
        <w:numPr>
          <w:ilvl w:val="0"/>
          <w:numId w:val="36"/>
        </w:numPr>
        <w:tabs>
          <w:tab w:val="left" w:pos="1080"/>
        </w:tabs>
        <w:ind w:left="360" w:firstLine="360"/>
        <w:rPr>
          <w:ins w:id="9990" w:author="An Tran, ACA (BUV)" w:date="2024-09-12T11:07:00Z" w16du:dateUtc="2024-09-12T04:07:00Z"/>
          <w:rFonts w:ascii="iCiel Avenir LT Std 35 Light" w:hAnsi="iCiel Avenir LT Std 35 Light" w:cs="Arial"/>
          <w:i/>
          <w:iCs/>
          <w:sz w:val="22"/>
          <w:szCs w:val="22"/>
        </w:rPr>
      </w:pPr>
      <w:ins w:id="9991" w:author="An Tran, ACA (BUV)" w:date="2024-09-12T11:07:00Z" w16du:dateUtc="2024-09-12T04:07:00Z">
        <w:r w:rsidRPr="00863667">
          <w:rPr>
            <w:rFonts w:ascii="iCiel Avenir LT Std 35 Light" w:hAnsi="iCiel Avenir LT Std 35 Light" w:cs="Arial"/>
            <w:i/>
            <w:iCs/>
            <w:sz w:val="22"/>
            <w:szCs w:val="22"/>
          </w:rPr>
          <w:t>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n</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gi</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h</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a ch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trong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ng</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li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quan tr</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chuy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ng</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m</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Avenir Next LT Pro"/>
            <w:i/>
            <w:iCs/>
            <w:sz w:val="22"/>
            <w:szCs w:val="22"/>
          </w:rPr>
          <w:t>ã</w:t>
        </w:r>
        <w:r w:rsidRPr="00863667">
          <w:rPr>
            <w:rFonts w:ascii="iCiel Avenir LT Std 35 Light" w:hAnsi="iCiel Avenir LT Std 35 Light" w:cs="Arial"/>
            <w:i/>
            <w:iCs/>
            <w:sz w:val="22"/>
            <w:szCs w:val="22"/>
          </w:rPr>
          <w:t>y n</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m</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r</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ng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mu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n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b</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c</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 ng</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l</w:t>
        </w:r>
        <w:r w:rsidRPr="00863667">
          <w:rPr>
            <w:rFonts w:ascii="iCiel Avenir LT Std 35 Light" w:hAnsi="iCiel Avenir LT Std 35 Light" w:cs="Avenir Next LT Pro"/>
            <w:i/>
            <w:iCs/>
            <w:sz w:val="22"/>
            <w:szCs w:val="22"/>
          </w:rPr>
          <w:t>ĩ</w:t>
        </w:r>
        <w:r w:rsidRPr="00863667">
          <w:rPr>
            <w:rFonts w:ascii="iCiel Avenir LT Std 35 Light" w:hAnsi="iCiel Avenir LT Std 35 Light" w:cs="Arial"/>
            <w:i/>
            <w:iCs/>
            <w:sz w:val="22"/>
            <w:szCs w:val="22"/>
          </w:rPr>
          <w:t>nh v</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n</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o,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m ra ni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m 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 th</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 m</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am m</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quy</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t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nh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ph</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sau nhi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l</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th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w:t>
        </w:r>
      </w:ins>
    </w:p>
    <w:p w14:paraId="190548E3" w14:textId="77777777" w:rsidR="003C6139" w:rsidRPr="00863667" w:rsidRDefault="003C6139" w:rsidP="003C6139">
      <w:pPr>
        <w:pStyle w:val="ListParagraph"/>
        <w:numPr>
          <w:ilvl w:val="0"/>
          <w:numId w:val="36"/>
        </w:numPr>
        <w:tabs>
          <w:tab w:val="left" w:pos="630"/>
          <w:tab w:val="left" w:pos="1080"/>
        </w:tabs>
        <w:ind w:left="360" w:firstLine="360"/>
        <w:rPr>
          <w:ins w:id="9992" w:author="An Tran, ACA (BUV)" w:date="2024-09-12T11:07:00Z" w16du:dateUtc="2024-09-12T04:07:00Z"/>
          <w:rFonts w:ascii="iCiel Avenir LT Std 35 Light" w:hAnsi="iCiel Avenir LT Std 35 Light" w:cs="Arial"/>
          <w:color w:val="000000" w:themeColor="text1"/>
          <w:sz w:val="22"/>
          <w:szCs w:val="22"/>
        </w:rPr>
      </w:pPr>
      <w:ins w:id="9993" w:author="An Tran, ACA (BUV)" w:date="2024-09-12T11:07:00Z" w16du:dateUtc="2024-09-12T04:07:00Z">
        <w:r w:rsidRPr="00863667">
          <w:rPr>
            <w:rFonts w:ascii="iCiel Avenir LT Std 35 Light" w:hAnsi="iCiel Avenir LT Std 35 Light" w:cs="Arial"/>
            <w:i/>
            <w:iCs/>
            <w:sz w:val="22"/>
            <w:szCs w:val="22"/>
          </w:rPr>
          <w:t xml:space="preserve">Không nên cảm thấy áp lực khi chưa đi thực tập từ Năm 1. Có rất nhiều cách khác để trang bị thêm kỹ năng và kinh nghiệm, khám phá bản thân và thế </w:t>
        </w:r>
        <w:r w:rsidRPr="00863667">
          <w:rPr>
            <w:rFonts w:ascii="iCiel Avenir LT Std 35 Light" w:hAnsi="iCiel Avenir LT Std 35 Light" w:cs="Arial"/>
            <w:i/>
            <w:iCs/>
            <w:color w:val="000000" w:themeColor="text1"/>
            <w:sz w:val="22"/>
            <w:szCs w:val="22"/>
          </w:rPr>
          <w: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t>
        </w:r>
      </w:ins>
    </w:p>
    <w:p w14:paraId="7AC9FC8F" w14:textId="77777777" w:rsidR="003C6139" w:rsidRPr="00863667" w:rsidRDefault="003C6139" w:rsidP="003C6139">
      <w:pPr>
        <w:tabs>
          <w:tab w:val="left" w:pos="630"/>
          <w:tab w:val="left" w:pos="1080"/>
        </w:tabs>
        <w:ind w:left="360" w:firstLine="0"/>
        <w:rPr>
          <w:ins w:id="9994" w:author="An Tran, ACA (BUV)" w:date="2024-09-12T11:07:00Z" w16du:dateUtc="2024-09-12T04:07:00Z"/>
          <w:rFonts w:ascii="iCiel Avenir LT Std 35 Light" w:hAnsi="iCiel Avenir LT Std 35 Light" w:cs="Arial"/>
          <w:i/>
          <w:iCs/>
          <w:sz w:val="22"/>
          <w:szCs w:val="22"/>
        </w:rPr>
      </w:pPr>
      <w:ins w:id="9995"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9996" w:author="An Tran, ACA (BUV)" w:date="2024-09-13T17:29:00Z" w16du:dateUtc="2024-09-13T10:29:00Z">
              <w:rPr/>
            </w:rPrChange>
          </w:rPr>
          <w:fldChar w:fldCharType="begin"/>
        </w:r>
        <w:r w:rsidRPr="00863667">
          <w:rPr>
            <w:rFonts w:ascii="iCiel Avenir LT Std 35 Light" w:hAnsi="iCiel Avenir LT Std 35 Light"/>
            <w:rPrChange w:id="9997"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9998"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31EB00D2" w14:textId="77777777" w:rsidR="003C6139" w:rsidRPr="00863667" w:rsidRDefault="003C6139" w:rsidP="003C6139">
      <w:pPr>
        <w:tabs>
          <w:tab w:val="left" w:pos="630"/>
          <w:tab w:val="left" w:pos="1080"/>
        </w:tabs>
        <w:ind w:left="360" w:firstLine="0"/>
        <w:rPr>
          <w:ins w:id="9999" w:author="An Tran, ACA (BUV)" w:date="2024-09-12T11:07:00Z" w16du:dateUtc="2024-09-12T04:07:00Z"/>
          <w:rFonts w:ascii="iCiel Avenir LT Std 35 Light" w:hAnsi="iCiel Avenir LT Std 35 Light" w:cs="Arial"/>
          <w:sz w:val="22"/>
          <w:szCs w:val="22"/>
        </w:rPr>
      </w:pPr>
      <w:ins w:id="10000"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r w:rsidRPr="00863667">
          <w:rPr>
            <w:rFonts w:ascii="iCiel Avenir LT Std 35 Light" w:hAnsi="iCiel Avenir LT Std 35 Light" w:cs="Arial"/>
            <w:sz w:val="22"/>
            <w:szCs w:val="22"/>
          </w:rPr>
          <w:t xml:space="preserve"> </w:t>
        </w:r>
      </w:ins>
    </w:p>
    <w:p w14:paraId="1F8B5055" w14:textId="77777777" w:rsidR="003C6139" w:rsidRPr="00863667" w:rsidRDefault="003C6139" w:rsidP="003C6139">
      <w:pPr>
        <w:pStyle w:val="Question"/>
        <w:numPr>
          <w:ilvl w:val="0"/>
          <w:numId w:val="7"/>
        </w:numPr>
        <w:tabs>
          <w:tab w:val="left" w:pos="630"/>
          <w:tab w:val="left" w:pos="1080"/>
        </w:tabs>
        <w:spacing w:line="400" w:lineRule="exact"/>
        <w:ind w:left="0" w:firstLine="720"/>
        <w:rPr>
          <w:ins w:id="10001" w:author="An Tran, ACA (BUV)" w:date="2024-09-12T11:07:00Z" w16du:dateUtc="2024-09-12T04:07:00Z"/>
          <w:rFonts w:cs="Arial"/>
          <w:szCs w:val="22"/>
        </w:rPr>
      </w:pPr>
      <w:bookmarkStart w:id="10002" w:name="_Toc149054152"/>
      <w:bookmarkStart w:id="10003" w:name="_Toc177025941"/>
      <w:bookmarkStart w:id="10004" w:name="_Toc177144053"/>
      <w:ins w:id="10005" w:author="An Tran, ACA (BUV)" w:date="2024-09-12T11:07:00Z" w16du:dateUtc="2024-09-12T04:07:00Z">
        <w:r w:rsidRPr="00863667">
          <w:rPr>
            <w:rFonts w:cs="Arial"/>
            <w:szCs w:val="22"/>
          </w:rPr>
          <w:t xml:space="preserve">Can BUV guarantee that every student will have an internship during the semester break? / </w:t>
        </w:r>
        <w:r w:rsidRPr="00863667">
          <w:rPr>
            <w:rFonts w:cs="Arial"/>
            <w:i/>
            <w:iCs/>
            <w:szCs w:val="22"/>
          </w:rPr>
          <w:t>Nhà tr</w:t>
        </w:r>
        <w:r w:rsidRPr="00863667">
          <w:rPr>
            <w:rFonts w:cs="Calibri"/>
            <w:i/>
            <w:iCs/>
            <w:szCs w:val="22"/>
          </w:rPr>
          <w:t>ườ</w:t>
        </w:r>
        <w:r w:rsidRPr="00863667">
          <w:rPr>
            <w:rFonts w:cs="Arial"/>
            <w:i/>
            <w:iCs/>
            <w:szCs w:val="22"/>
          </w:rPr>
          <w:t>ng có th</w:t>
        </w:r>
        <w:r w:rsidRPr="00863667">
          <w:rPr>
            <w:rFonts w:cs="Calibri"/>
            <w:i/>
            <w:iCs/>
            <w:szCs w:val="22"/>
          </w:rPr>
          <w:t>ể</w:t>
        </w:r>
        <w:r w:rsidRPr="00863667">
          <w:rPr>
            <w:rFonts w:cs="Arial"/>
            <w:i/>
            <w:iCs/>
            <w:szCs w:val="22"/>
          </w:rPr>
          <w:t xml:space="preserve"> đ</w:t>
        </w:r>
        <w:r w:rsidRPr="00863667">
          <w:rPr>
            <w:rFonts w:cs="Calibri"/>
            <w:i/>
            <w:iCs/>
            <w:szCs w:val="22"/>
          </w:rPr>
          <w:t>ả</w:t>
        </w:r>
        <w:r w:rsidRPr="00863667">
          <w:rPr>
            <w:rFonts w:cs="Arial"/>
            <w:i/>
            <w:iCs/>
            <w:szCs w:val="22"/>
          </w:rPr>
          <w:t>m b</w:t>
        </w:r>
        <w:r w:rsidRPr="00863667">
          <w:rPr>
            <w:rFonts w:cs="Calibri"/>
            <w:i/>
            <w:iCs/>
            <w:szCs w:val="22"/>
          </w:rPr>
          <w:t>ả</w:t>
        </w:r>
        <w:r w:rsidRPr="00863667">
          <w:rPr>
            <w:rFonts w:cs="Arial"/>
            <w:i/>
            <w:iCs/>
            <w:szCs w:val="22"/>
          </w:rPr>
          <w:t>o r</w:t>
        </w:r>
        <w:r w:rsidRPr="00863667">
          <w:rPr>
            <w:rFonts w:cs="Calibri"/>
            <w:i/>
            <w:iCs/>
            <w:szCs w:val="22"/>
          </w:rPr>
          <w:t>ằ</w:t>
        </w:r>
        <w:r w:rsidRPr="00863667">
          <w:rPr>
            <w:rFonts w:cs="Arial"/>
            <w:i/>
            <w:iCs/>
            <w:szCs w:val="22"/>
          </w:rPr>
          <w:t>ng t</w:t>
        </w:r>
        <w:r w:rsidRPr="00863667">
          <w:rPr>
            <w:rFonts w:cs="Calibri"/>
            <w:i/>
            <w:iCs/>
            <w:szCs w:val="22"/>
          </w:rPr>
          <w:t>ấ</w:t>
        </w:r>
        <w:r w:rsidRPr="00863667">
          <w:rPr>
            <w:rFonts w:cs="Arial"/>
            <w:i/>
            <w:iCs/>
            <w:szCs w:val="22"/>
          </w:rPr>
          <w:t>t c</w:t>
        </w:r>
        <w:r w:rsidRPr="00863667">
          <w:rPr>
            <w:rFonts w:cs="Calibri"/>
            <w:i/>
            <w:iCs/>
            <w:szCs w:val="22"/>
          </w:rPr>
          <w:t>ả</w:t>
        </w:r>
        <w:r w:rsidRPr="00863667">
          <w:rPr>
            <w:rFonts w:cs="Arial"/>
            <w:i/>
            <w:iCs/>
            <w:szCs w:val="22"/>
          </w:rPr>
          <w:t xml:space="preserve"> các sinh viên đ</w:t>
        </w:r>
        <w:r w:rsidRPr="00863667">
          <w:rPr>
            <w:rFonts w:cs="Calibri"/>
            <w:i/>
            <w:iCs/>
            <w:szCs w:val="22"/>
          </w:rPr>
          <w:t>ề</w:t>
        </w:r>
        <w:r w:rsidRPr="00863667">
          <w:rPr>
            <w:rFonts w:cs="Arial"/>
            <w:i/>
            <w:iCs/>
            <w:szCs w:val="22"/>
          </w:rPr>
          <w:t>u đ</w:t>
        </w:r>
        <w:r w:rsidRPr="00863667">
          <w:rPr>
            <w:rFonts w:cs="Calibri"/>
            <w:i/>
            <w:iCs/>
            <w:szCs w:val="22"/>
          </w:rPr>
          <w:t>ượ</w:t>
        </w:r>
        <w:r w:rsidRPr="00863667">
          <w:rPr>
            <w:rFonts w:cs="Arial"/>
            <w:i/>
            <w:iCs/>
            <w:szCs w:val="22"/>
          </w:rPr>
          <w:t>c đi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vào k</w:t>
        </w:r>
        <w:r w:rsidRPr="00863667">
          <w:rPr>
            <w:rFonts w:cs="Calibri"/>
            <w:i/>
            <w:iCs/>
            <w:szCs w:val="22"/>
          </w:rPr>
          <w:t>ỳ</w:t>
        </w:r>
        <w:r w:rsidRPr="00863667">
          <w:rPr>
            <w:rFonts w:cs="Arial"/>
            <w:i/>
            <w:iCs/>
            <w:szCs w:val="22"/>
          </w:rPr>
          <w:t xml:space="preserve"> ngh</w:t>
        </w:r>
        <w:r w:rsidRPr="00863667">
          <w:rPr>
            <w:rFonts w:cs="Calibri"/>
            <w:i/>
            <w:iCs/>
            <w:szCs w:val="22"/>
          </w:rPr>
          <w:t>ỉ</w:t>
        </w:r>
        <w:r w:rsidRPr="00863667">
          <w:rPr>
            <w:rFonts w:cs="Arial"/>
            <w:i/>
            <w:iCs/>
            <w:szCs w:val="22"/>
          </w:rPr>
          <w:t xml:space="preserve"> gi</w:t>
        </w:r>
        <w:r w:rsidRPr="00863667">
          <w:rPr>
            <w:rFonts w:cs="Calibri"/>
            <w:i/>
            <w:iCs/>
            <w:szCs w:val="22"/>
          </w:rPr>
          <w:t>ữ</w:t>
        </w:r>
        <w:r w:rsidRPr="00863667">
          <w:rPr>
            <w:rFonts w:cs="Arial"/>
            <w:i/>
            <w:iCs/>
            <w:szCs w:val="22"/>
          </w:rPr>
          <w:t>a h</w:t>
        </w:r>
        <w:r w:rsidRPr="00863667">
          <w:rPr>
            <w:rFonts w:cs="Calibri"/>
            <w:i/>
            <w:iCs/>
            <w:szCs w:val="22"/>
          </w:rPr>
          <w:t>ọ</w:t>
        </w:r>
        <w:r w:rsidRPr="00863667">
          <w:rPr>
            <w:rFonts w:cs="Arial"/>
            <w:i/>
            <w:iCs/>
            <w:szCs w:val="22"/>
          </w:rPr>
          <w:t>c k</w:t>
        </w:r>
        <w:r w:rsidRPr="00863667">
          <w:rPr>
            <w:rFonts w:cs="Calibri"/>
            <w:i/>
            <w:iCs/>
            <w:szCs w:val="22"/>
          </w:rPr>
          <w:t>ỳ</w:t>
        </w:r>
        <w:r w:rsidRPr="00863667">
          <w:rPr>
            <w:rFonts w:cs="Arial"/>
            <w:i/>
            <w:iCs/>
            <w:szCs w:val="22"/>
          </w:rPr>
          <w:t xml:space="preserve"> không?</w:t>
        </w:r>
        <w:bookmarkEnd w:id="10002"/>
        <w:bookmarkEnd w:id="10003"/>
        <w:bookmarkEnd w:id="10004"/>
      </w:ins>
    </w:p>
    <w:p w14:paraId="3E9590C4" w14:textId="77777777" w:rsidR="003C6139" w:rsidRPr="00863667" w:rsidRDefault="003C6139" w:rsidP="003C6139">
      <w:pPr>
        <w:pStyle w:val="ListParagraph"/>
        <w:tabs>
          <w:tab w:val="left" w:pos="630"/>
          <w:tab w:val="left" w:pos="720"/>
          <w:tab w:val="left" w:pos="1080"/>
        </w:tabs>
        <w:ind w:left="0"/>
        <w:contextualSpacing w:val="0"/>
        <w:rPr>
          <w:ins w:id="10006" w:author="An Tran, ACA (BUV)" w:date="2024-09-12T11:07:00Z" w16du:dateUtc="2024-09-12T04:07:00Z"/>
          <w:rFonts w:ascii="iCiel Avenir LT Std 35 Light" w:hAnsi="iCiel Avenir LT Std 35 Light" w:cs="Arial"/>
          <w:b/>
          <w:bCs/>
          <w:sz w:val="22"/>
          <w:szCs w:val="22"/>
          <w:u w:val="single"/>
        </w:rPr>
      </w:pPr>
      <w:ins w:id="10007" w:author="An Tran, ACA (BUV)" w:date="2024-09-12T11:07:00Z" w16du:dateUtc="2024-09-12T04:07:00Z">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ins>
    </w:p>
    <w:p w14:paraId="0ADF7869" w14:textId="77777777" w:rsidR="003C6139" w:rsidRPr="00863667" w:rsidRDefault="003C6139" w:rsidP="003C6139">
      <w:pPr>
        <w:tabs>
          <w:tab w:val="left" w:pos="630"/>
          <w:tab w:val="left" w:pos="1080"/>
        </w:tabs>
        <w:ind w:firstLine="0"/>
        <w:rPr>
          <w:ins w:id="10008" w:author="An Tran, ACA (BUV)" w:date="2024-09-12T11:07:00Z" w16du:dateUtc="2024-09-12T04:07:00Z"/>
          <w:rFonts w:ascii="iCiel Avenir LT Std 35 Light" w:hAnsi="iCiel Avenir LT Std 35 Light" w:cs="Arial"/>
          <w:sz w:val="22"/>
          <w:szCs w:val="22"/>
        </w:rPr>
      </w:pPr>
      <w:ins w:id="10009" w:author="An Tran, ACA (BUV)" w:date="2024-09-12T11:07:00Z" w16du:dateUtc="2024-09-12T04:07:00Z">
        <w:r w:rsidRPr="00863667">
          <w:rPr>
            <w:rFonts w:ascii="iCiel Avenir LT Std 35 Light" w:hAnsi="iCiel Avenir LT Std 35 Light" w:cs="Arial"/>
            <w:sz w:val="22"/>
            <w:szCs w:val="22"/>
          </w:rPr>
          <w:t>During the journey at British University Vietnam, students will have one PSG semester every academic year (PSG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t>
        </w:r>
      </w:ins>
    </w:p>
    <w:p w14:paraId="3A1B1961" w14:textId="77777777" w:rsidR="003C6139" w:rsidRPr="00863667" w:rsidRDefault="003C6139" w:rsidP="003C6139">
      <w:pPr>
        <w:tabs>
          <w:tab w:val="left" w:pos="630"/>
          <w:tab w:val="left" w:pos="1080"/>
        </w:tabs>
        <w:ind w:firstLine="0"/>
        <w:rPr>
          <w:ins w:id="10010" w:author="An Tran, ACA (BUV)" w:date="2024-09-12T11:07:00Z" w16du:dateUtc="2024-09-12T04:07:00Z"/>
          <w:rFonts w:ascii="iCiel Avenir LT Std 35 Light" w:hAnsi="iCiel Avenir LT Std 35 Light" w:cs="Arial"/>
          <w:sz w:val="22"/>
          <w:szCs w:val="22"/>
        </w:rPr>
      </w:pPr>
      <w:ins w:id="10011" w:author="An Tran, ACA (BUV)" w:date="2024-09-12T11:07:00Z" w16du:dateUtc="2024-09-12T04:07:00Z">
        <w:r w:rsidRPr="00863667">
          <w:rPr>
            <w:rFonts w:ascii="iCiel Avenir LT Std 35 Light" w:hAnsi="iCiel Avenir LT Std 35 Light" w:cs="Arial"/>
            <w:sz w:val="22"/>
            <w:szCs w:val="22"/>
          </w:rPr>
          <w: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providing sufficient internship opportunities to all BUV students in each PSG semester. Although applications sent via Career Services &amp; Industry Relations (CSIR)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Career Services &amp; Industry Relations (CSIR)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t>
        </w:r>
      </w:ins>
    </w:p>
    <w:p w14:paraId="3CA971C9" w14:textId="77777777" w:rsidR="003C6139" w:rsidRPr="00863667" w:rsidRDefault="003C6139" w:rsidP="003C6139">
      <w:pPr>
        <w:tabs>
          <w:tab w:val="left" w:pos="630"/>
          <w:tab w:val="left" w:pos="1080"/>
        </w:tabs>
        <w:ind w:firstLine="0"/>
        <w:rPr>
          <w:ins w:id="10012" w:author="An Tran, ACA (BUV)" w:date="2024-09-12T11:07:00Z" w16du:dateUtc="2024-09-12T04:07:00Z"/>
          <w:rFonts w:ascii="iCiel Avenir LT Std 35 Light" w:hAnsi="iCiel Avenir LT Std 35 Light" w:cs="Arial"/>
          <w:sz w:val="22"/>
          <w:szCs w:val="22"/>
        </w:rPr>
      </w:pPr>
      <w:ins w:id="10013"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014" w:author="An Tran, ACA (BUV)" w:date="2024-09-13T17:29:00Z" w16du:dateUtc="2024-09-13T10:29:00Z">
              <w:rPr/>
            </w:rPrChange>
          </w:rPr>
          <w:fldChar w:fldCharType="begin"/>
        </w:r>
        <w:r w:rsidRPr="00863667">
          <w:rPr>
            <w:rFonts w:ascii="iCiel Avenir LT Std 35 Light" w:hAnsi="iCiel Avenir LT Std 35 Light"/>
            <w:rPrChange w:id="10015"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016"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4B7EF3CD" w14:textId="77777777" w:rsidR="003C6139" w:rsidRPr="00863667" w:rsidRDefault="003C6139" w:rsidP="003C6139">
      <w:pPr>
        <w:tabs>
          <w:tab w:val="left" w:pos="630"/>
          <w:tab w:val="left" w:pos="1080"/>
        </w:tabs>
        <w:ind w:firstLine="0"/>
        <w:rPr>
          <w:ins w:id="10017" w:author="An Tran, ACA (BUV)" w:date="2024-09-12T11:07:00Z" w16du:dateUtc="2024-09-12T04:07:00Z"/>
          <w:rFonts w:ascii="iCiel Avenir LT Std 35 Light" w:hAnsi="iCiel Avenir LT Std 35 Light" w:cs="Arial"/>
          <w:sz w:val="22"/>
          <w:szCs w:val="22"/>
        </w:rPr>
      </w:pPr>
      <w:ins w:id="10018"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605BD9C2" w14:textId="77777777" w:rsidR="003C6139" w:rsidRPr="00863667" w:rsidRDefault="003C6139" w:rsidP="003C6139">
      <w:pPr>
        <w:tabs>
          <w:tab w:val="left" w:pos="630"/>
          <w:tab w:val="left" w:pos="1080"/>
        </w:tabs>
        <w:ind w:firstLine="0"/>
        <w:rPr>
          <w:ins w:id="10019" w:author="An Tran, ACA (BUV)" w:date="2024-09-12T11:07:00Z" w16du:dateUtc="2024-09-12T04:07:00Z"/>
          <w:rFonts w:ascii="iCiel Avenir LT Std 35 Light" w:hAnsi="iCiel Avenir LT Std 35 Light" w:cs="Arial"/>
          <w:sz w:val="22"/>
          <w:szCs w:val="22"/>
        </w:rPr>
      </w:pPr>
    </w:p>
    <w:p w14:paraId="3EBDE2F5" w14:textId="77777777" w:rsidR="003C6139" w:rsidRPr="00863667" w:rsidRDefault="003C6139" w:rsidP="003C6139">
      <w:pPr>
        <w:tabs>
          <w:tab w:val="left" w:pos="630"/>
          <w:tab w:val="left" w:pos="1080"/>
        </w:tabs>
        <w:ind w:firstLine="0"/>
        <w:rPr>
          <w:ins w:id="10020" w:author="An Tran, ACA (BUV)" w:date="2024-09-12T11:07:00Z" w16du:dateUtc="2024-09-12T04:07:00Z"/>
          <w:rFonts w:ascii="iCiel Avenir LT Std 35 Light" w:hAnsi="iCiel Avenir LT Std 35 Light" w:cs="Arial"/>
          <w:i/>
          <w:iCs/>
          <w:sz w:val="22"/>
          <w:szCs w:val="22"/>
        </w:rPr>
      </w:pPr>
      <w:ins w:id="10021" w:author="An Tran, ACA (BUV)" w:date="2024-09-12T11:07:00Z" w16du:dateUtc="2024-09-12T04:07:00Z">
        <w:r w:rsidRPr="00863667">
          <w:rPr>
            <w:rFonts w:ascii="iCiel Avenir LT Std 35 Light" w:hAnsi="iCiel Avenir LT Std 35 Light" w:cs="Arial"/>
            <w:i/>
            <w:iCs/>
            <w:sz w:val="22"/>
            <w:szCs w:val="22"/>
          </w:rPr>
          <w:t xml:space="preserve">Trong thời gian học tập tại BUV, sinh viên có một kỳ học PSG mỗi năm học (Tên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t>
        </w:r>
      </w:ins>
    </w:p>
    <w:p w14:paraId="15B8B809" w14:textId="77777777" w:rsidR="003C6139" w:rsidRPr="00863667" w:rsidRDefault="003C6139" w:rsidP="003C6139">
      <w:pPr>
        <w:tabs>
          <w:tab w:val="left" w:pos="630"/>
          <w:tab w:val="left" w:pos="1080"/>
        </w:tabs>
        <w:ind w:firstLine="0"/>
        <w:rPr>
          <w:ins w:id="10022" w:author="An Tran, ACA (BUV)" w:date="2024-09-12T11:07:00Z" w16du:dateUtc="2024-09-12T04:07:00Z"/>
          <w:rFonts w:ascii="iCiel Avenir LT Std 35 Light" w:hAnsi="iCiel Avenir LT Std 35 Light" w:cs="Arial"/>
          <w:i/>
          <w:iCs/>
          <w:sz w:val="22"/>
          <w:szCs w:val="22"/>
        </w:rPr>
      </w:pPr>
      <w:ins w:id="10023" w:author="An Tran, ACA (BUV)" w:date="2024-09-12T11:07:00Z" w16du:dateUtc="2024-09-12T04:07:00Z">
        <w:r w:rsidRPr="00863667">
          <w:rPr>
            <w:rFonts w:ascii="iCiel Avenir LT Std 35 Light" w:hAnsi="iCiel Avenir LT Std 35 Light" w:cs="Arial"/>
            <w:i/>
            <w:iCs/>
            <w:sz w:val="22"/>
            <w:szCs w:val="22"/>
          </w:rPr>
          <w:t>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400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Phòng Dịch vụ Hướng nghiệp &amp; Quan hệ Đối tác,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Đội ngũ Hướng nghiệp trong việc cung cấp dịch vụ hướng nghiệp tận tâm và chuyên nghiệp để chứng tỏ rằng sinh viên đạt tiêu chuẩn cho vị trí thực tập sinh. Cùng với sự đồng hành của Đội ngũ Hướng nghiệp, sinh viên cần thể hiện được sự cam kết cũng như khả năng của mình để có thể vượt qua các quy trình tuyển dụng cần thiết của công ty.</w:t>
        </w:r>
      </w:ins>
    </w:p>
    <w:p w14:paraId="6A78DB61" w14:textId="77777777" w:rsidR="003C6139" w:rsidRPr="00863667" w:rsidRDefault="003C6139" w:rsidP="003C6139">
      <w:pPr>
        <w:tabs>
          <w:tab w:val="left" w:pos="630"/>
          <w:tab w:val="left" w:pos="1080"/>
        </w:tabs>
        <w:ind w:firstLine="0"/>
        <w:rPr>
          <w:ins w:id="10024" w:author="An Tran, ACA (BUV)" w:date="2024-09-12T11:07:00Z" w16du:dateUtc="2024-09-12T04:07:00Z"/>
          <w:rFonts w:ascii="iCiel Avenir LT Std 35 Light" w:hAnsi="iCiel Avenir LT Std 35 Light" w:cs="Arial"/>
          <w:i/>
          <w:iCs/>
          <w:sz w:val="22"/>
          <w:szCs w:val="22"/>
        </w:rPr>
      </w:pPr>
      <w:ins w:id="10025"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026" w:author="An Tran, ACA (BUV)" w:date="2024-09-13T17:29:00Z" w16du:dateUtc="2024-09-13T10:29:00Z">
              <w:rPr/>
            </w:rPrChange>
          </w:rPr>
          <w:fldChar w:fldCharType="begin"/>
        </w:r>
        <w:r w:rsidRPr="00863667">
          <w:rPr>
            <w:rFonts w:ascii="iCiel Avenir LT Std 35 Light" w:hAnsi="iCiel Avenir LT Std 35 Light"/>
            <w:rPrChange w:id="10027"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028"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3984F53A" w14:textId="77777777" w:rsidR="003C6139" w:rsidRPr="00863667" w:rsidRDefault="003C6139" w:rsidP="003C6139">
      <w:pPr>
        <w:tabs>
          <w:tab w:val="left" w:pos="630"/>
          <w:tab w:val="left" w:pos="1080"/>
        </w:tabs>
        <w:ind w:firstLine="0"/>
        <w:rPr>
          <w:ins w:id="10029" w:author="An Tran, ACA (BUV)" w:date="2024-09-12T11:07:00Z" w16du:dateUtc="2024-09-12T04:07:00Z"/>
          <w:rFonts w:ascii="iCiel Avenir LT Std 35 Light" w:hAnsi="iCiel Avenir LT Std 35 Light" w:cs="Arial"/>
          <w:i/>
          <w:iCs/>
          <w:sz w:val="22"/>
          <w:szCs w:val="22"/>
        </w:rPr>
      </w:pPr>
      <w:ins w:id="10030"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r w:rsidRPr="00863667">
          <w:rPr>
            <w:rFonts w:ascii="iCiel Avenir LT Std 35 Light" w:hAnsi="iCiel Avenir LT Std 35 Light" w:cs="Arial"/>
            <w:sz w:val="22"/>
            <w:szCs w:val="22"/>
          </w:rPr>
          <w:t xml:space="preserve"> </w:t>
        </w:r>
      </w:ins>
    </w:p>
    <w:p w14:paraId="3CC07582" w14:textId="77777777" w:rsidR="003C6139" w:rsidRPr="00863667" w:rsidRDefault="003C6139" w:rsidP="003C6139">
      <w:pPr>
        <w:pStyle w:val="Question"/>
        <w:numPr>
          <w:ilvl w:val="0"/>
          <w:numId w:val="7"/>
        </w:numPr>
        <w:tabs>
          <w:tab w:val="left" w:pos="630"/>
          <w:tab w:val="left" w:pos="1170"/>
        </w:tabs>
        <w:spacing w:line="400" w:lineRule="exact"/>
        <w:ind w:left="0" w:firstLine="720"/>
        <w:rPr>
          <w:ins w:id="10031" w:author="An Tran, ACA (BUV)" w:date="2024-09-12T11:07:00Z" w16du:dateUtc="2024-09-12T04:07:00Z"/>
          <w:rFonts w:cs="Arial"/>
          <w:b w:val="0"/>
          <w:szCs w:val="22"/>
        </w:rPr>
      </w:pPr>
      <w:bookmarkStart w:id="10032" w:name="_Toc149054153"/>
      <w:bookmarkStart w:id="10033" w:name="_Toc177025942"/>
      <w:bookmarkStart w:id="10034" w:name="_Toc177144054"/>
      <w:ins w:id="10035" w:author="An Tran, ACA (BUV)" w:date="2024-09-12T11:07:00Z" w16du:dateUtc="2024-09-12T04:07:00Z">
        <w:r w:rsidRPr="00863667">
          <w:rPr>
            <w:rFonts w:cs="Arial"/>
            <w:szCs w:val="22"/>
          </w:rPr>
          <w:t xml:space="preserve">What can students do during 3 months break if they do not go for internships? / </w:t>
        </w:r>
        <w:r w:rsidRPr="00863667">
          <w:rPr>
            <w:rFonts w:cs="Arial"/>
            <w:i/>
            <w:iCs/>
            <w:szCs w:val="22"/>
          </w:rPr>
          <w:t>N</w:t>
        </w:r>
        <w:r w:rsidRPr="00863667">
          <w:rPr>
            <w:rFonts w:cs="Calibri"/>
            <w:i/>
            <w:iCs/>
            <w:szCs w:val="22"/>
          </w:rPr>
          <w:t>ế</w:t>
        </w:r>
        <w:r w:rsidRPr="00863667">
          <w:rPr>
            <w:rFonts w:cs="Arial"/>
            <w:i/>
            <w:iCs/>
            <w:szCs w:val="22"/>
          </w:rPr>
          <w:t>u trong 3 tháng ngh</w:t>
        </w:r>
        <w:r w:rsidRPr="00863667">
          <w:rPr>
            <w:rFonts w:cs="Calibri"/>
            <w:i/>
            <w:iCs/>
            <w:szCs w:val="22"/>
          </w:rPr>
          <w:t>ỉ</w:t>
        </w:r>
        <w:r w:rsidRPr="00863667">
          <w:rPr>
            <w:rFonts w:cs="Arial"/>
            <w:i/>
            <w:iCs/>
            <w:szCs w:val="22"/>
          </w:rPr>
          <w:t xml:space="preserve"> gi</w:t>
        </w:r>
        <w:r w:rsidRPr="00863667">
          <w:rPr>
            <w:rFonts w:cs="Calibri"/>
            <w:i/>
            <w:iCs/>
            <w:szCs w:val="22"/>
          </w:rPr>
          <w:t>ữ</w:t>
        </w:r>
        <w:r w:rsidRPr="00863667">
          <w:rPr>
            <w:rFonts w:cs="Arial"/>
            <w:i/>
            <w:iCs/>
            <w:szCs w:val="22"/>
          </w:rPr>
          <w:t>a k</w:t>
        </w:r>
        <w:r w:rsidRPr="00863667">
          <w:rPr>
            <w:rFonts w:cs="Calibri"/>
            <w:i/>
            <w:iCs/>
            <w:szCs w:val="22"/>
          </w:rPr>
          <w:t>ỳ</w:t>
        </w:r>
        <w:r w:rsidRPr="00863667">
          <w:rPr>
            <w:rFonts w:cs="Arial"/>
            <w:i/>
            <w:iCs/>
            <w:szCs w:val="22"/>
          </w:rPr>
          <w:t xml:space="preserve"> sinh viên không đi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thì có th</w:t>
        </w:r>
        <w:r w:rsidRPr="00863667">
          <w:rPr>
            <w:rFonts w:cs="Calibri"/>
            <w:i/>
            <w:iCs/>
            <w:szCs w:val="22"/>
          </w:rPr>
          <w:t>ể</w:t>
        </w:r>
        <w:r w:rsidRPr="00863667">
          <w:rPr>
            <w:rFonts w:cs="Arial"/>
            <w:i/>
            <w:iCs/>
            <w:szCs w:val="22"/>
          </w:rPr>
          <w:t xml:space="preserve"> làm gì?</w:t>
        </w:r>
        <w:bookmarkEnd w:id="10032"/>
        <w:bookmarkEnd w:id="10033"/>
        <w:bookmarkEnd w:id="10034"/>
      </w:ins>
    </w:p>
    <w:p w14:paraId="3E68C1FC" w14:textId="77777777" w:rsidR="003C6139" w:rsidRPr="00863667" w:rsidRDefault="003C6139" w:rsidP="003C6139">
      <w:pPr>
        <w:pStyle w:val="ListParagraph"/>
        <w:tabs>
          <w:tab w:val="left" w:pos="630"/>
          <w:tab w:val="left" w:pos="720"/>
          <w:tab w:val="left" w:pos="1080"/>
        </w:tabs>
        <w:ind w:left="0"/>
        <w:contextualSpacing w:val="0"/>
        <w:rPr>
          <w:ins w:id="10036" w:author="An Tran, ACA (BUV)" w:date="2024-09-12T11:07:00Z" w16du:dateUtc="2024-09-12T04:07:00Z"/>
          <w:rFonts w:ascii="iCiel Avenir LT Std 35 Light" w:hAnsi="iCiel Avenir LT Std 35 Light" w:cs="Arial"/>
          <w:b/>
          <w:bCs/>
          <w:sz w:val="22"/>
          <w:szCs w:val="22"/>
          <w:u w:val="single"/>
        </w:rPr>
      </w:pPr>
      <w:ins w:id="10037" w:author="An Tran, ACA (BUV)" w:date="2024-09-12T11:07:00Z" w16du:dateUtc="2024-09-12T04:07:00Z">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ins>
    </w:p>
    <w:p w14:paraId="53E6BE82" w14:textId="77777777" w:rsidR="003C6139" w:rsidRPr="00863667" w:rsidRDefault="003C6139" w:rsidP="003C6139">
      <w:pPr>
        <w:tabs>
          <w:tab w:val="left" w:pos="630"/>
          <w:tab w:val="left" w:pos="1080"/>
        </w:tabs>
        <w:ind w:firstLine="0"/>
        <w:rPr>
          <w:ins w:id="10038" w:author="An Tran, ACA (BUV)" w:date="2024-09-12T11:07:00Z" w16du:dateUtc="2024-09-12T04:07:00Z"/>
          <w:rFonts w:ascii="iCiel Avenir LT Std 35 Light" w:hAnsi="iCiel Avenir LT Std 35 Light" w:cs="Arial"/>
          <w:sz w:val="22"/>
          <w:szCs w:val="22"/>
        </w:rPr>
      </w:pPr>
      <w:ins w:id="10039" w:author="An Tran, ACA (BUV)" w:date="2024-09-12T11:07:00Z" w16du:dateUtc="2024-09-12T04:07:00Z">
        <w:r w:rsidRPr="00863667">
          <w:rPr>
            <w:rFonts w:ascii="iCiel Avenir LT Std 35 Light" w:hAnsi="iCiel Avenir LT Std 35 Light" w:cs="Arial"/>
            <w:sz w:val="22"/>
            <w:szCs w:val="22"/>
          </w:rPr>
          <w:t>BUV students are encouraged to go for internships and explore the world in different ways during their semester break. Apart from internships, students should use their semester breaks to enhance their skills, explore new things, and broaden their knowledge to be ready for their future. At BUV, during semester breaks, the Student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 (Old semester structure: January, April, July, and October; New semester structure: February, June, and October).</w:t>
        </w:r>
      </w:ins>
    </w:p>
    <w:p w14:paraId="56275286" w14:textId="77777777" w:rsidR="003C6139" w:rsidRPr="00863667" w:rsidRDefault="003C6139" w:rsidP="003C6139">
      <w:pPr>
        <w:tabs>
          <w:tab w:val="left" w:pos="630"/>
          <w:tab w:val="left" w:pos="1080"/>
        </w:tabs>
        <w:ind w:firstLine="0"/>
        <w:rPr>
          <w:ins w:id="10040" w:author="An Tran, ACA (BUV)" w:date="2024-09-12T11:07:00Z" w16du:dateUtc="2024-09-12T04:07:00Z"/>
          <w:rFonts w:ascii="iCiel Avenir LT Std 35 Light" w:hAnsi="iCiel Avenir LT Std 35 Light" w:cs="Arial"/>
          <w:sz w:val="22"/>
          <w:szCs w:val="22"/>
        </w:rPr>
      </w:pPr>
      <w:ins w:id="10041" w:author="An Tran, ACA (BUV)" w:date="2024-09-12T11:07:00Z" w16du:dateUtc="2024-09-12T04:07:00Z">
        <w:r w:rsidRPr="00863667">
          <w:rPr>
            <w:rFonts w:ascii="iCiel Avenir LT Std 35 Light" w:hAnsi="iCiel Avenir LT Std 35 Light" w:cs="Arial"/>
            <w:sz w:val="22"/>
            <w:szCs w:val="22"/>
          </w:rPr>
          <w:t>Besides, students can also participate in over 30 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projects and are always willing to accompany students to realise and implement their ideas.</w:t>
        </w:r>
      </w:ins>
    </w:p>
    <w:p w14:paraId="3D95BB97" w14:textId="77777777" w:rsidR="003C6139" w:rsidRPr="00863667" w:rsidRDefault="003C6139" w:rsidP="003C6139">
      <w:pPr>
        <w:tabs>
          <w:tab w:val="left" w:pos="630"/>
          <w:tab w:val="left" w:pos="1080"/>
        </w:tabs>
        <w:ind w:firstLine="0"/>
        <w:rPr>
          <w:ins w:id="10042" w:author="An Tran, ACA (BUV)" w:date="2024-09-12T11:07:00Z" w16du:dateUtc="2024-09-12T04:07:00Z"/>
          <w:rFonts w:ascii="iCiel Avenir LT Std 35 Light" w:hAnsi="iCiel Avenir LT Std 35 Light" w:cs="Arial"/>
          <w:sz w:val="22"/>
          <w:szCs w:val="22"/>
        </w:rPr>
      </w:pPr>
      <w:ins w:id="10043"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044" w:author="An Tran, ACA (BUV)" w:date="2024-09-13T17:29:00Z" w16du:dateUtc="2024-09-13T10:29:00Z">
              <w:rPr/>
            </w:rPrChange>
          </w:rPr>
          <w:fldChar w:fldCharType="begin"/>
        </w:r>
        <w:r w:rsidRPr="00863667">
          <w:rPr>
            <w:rFonts w:ascii="iCiel Avenir LT Std 35 Light" w:hAnsi="iCiel Avenir LT Std 35 Light"/>
            <w:rPrChange w:id="10045"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046"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344A72B0" w14:textId="77777777" w:rsidR="003C6139" w:rsidRPr="00863667" w:rsidRDefault="003C6139" w:rsidP="003C6139">
      <w:pPr>
        <w:tabs>
          <w:tab w:val="left" w:pos="630"/>
          <w:tab w:val="left" w:pos="1080"/>
        </w:tabs>
        <w:ind w:firstLine="0"/>
        <w:rPr>
          <w:ins w:id="10047" w:author="An Tran, ACA (BUV)" w:date="2024-09-12T11:07:00Z" w16du:dateUtc="2024-09-12T04:07:00Z"/>
          <w:rFonts w:ascii="iCiel Avenir LT Std 35 Light" w:hAnsi="iCiel Avenir LT Std 35 Light" w:cs="Arial"/>
          <w:sz w:val="22"/>
          <w:szCs w:val="22"/>
        </w:rPr>
      </w:pPr>
      <w:ins w:id="10048"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271E93D2" w14:textId="77777777" w:rsidR="003C6139" w:rsidRPr="00863667" w:rsidRDefault="003C6139" w:rsidP="003C6139">
      <w:pPr>
        <w:tabs>
          <w:tab w:val="left" w:pos="630"/>
          <w:tab w:val="left" w:pos="1080"/>
        </w:tabs>
        <w:ind w:firstLine="0"/>
        <w:rPr>
          <w:ins w:id="10049" w:author="An Tran, ACA (BUV)" w:date="2024-09-12T11:07:00Z" w16du:dateUtc="2024-09-12T04:07:00Z"/>
          <w:rFonts w:ascii="iCiel Avenir LT Std 35 Light" w:hAnsi="iCiel Avenir LT Std 35 Light" w:cs="Arial"/>
          <w:sz w:val="22"/>
          <w:szCs w:val="22"/>
        </w:rPr>
      </w:pPr>
    </w:p>
    <w:p w14:paraId="5B199683" w14:textId="77777777" w:rsidR="003C6139" w:rsidRPr="00863667" w:rsidRDefault="003C6139" w:rsidP="003C6139">
      <w:pPr>
        <w:tabs>
          <w:tab w:val="left" w:pos="630"/>
          <w:tab w:val="left" w:pos="1080"/>
        </w:tabs>
        <w:ind w:firstLine="0"/>
        <w:rPr>
          <w:ins w:id="10050" w:author="An Tran, ACA (BUV)" w:date="2024-09-12T11:07:00Z" w16du:dateUtc="2024-09-12T04:07:00Z"/>
          <w:rFonts w:ascii="iCiel Avenir LT Std 35 Light" w:hAnsi="iCiel Avenir LT Std 35 Light" w:cs="Arial"/>
          <w:i/>
          <w:iCs/>
          <w:sz w:val="22"/>
          <w:szCs w:val="22"/>
        </w:rPr>
      </w:pPr>
      <w:ins w:id="10051" w:author="An Tran, ACA (BUV)" w:date="2024-09-12T11:07:00Z" w16du:dateUtc="2024-09-12T04:07:00Z">
        <w:r w:rsidRPr="00863667">
          <w:rPr>
            <w:rFonts w:ascii="iCiel Avenir LT Std 35 Light" w:hAnsi="iCiel Avenir LT Std 35 Light" w:cs="Arial"/>
            <w:i/>
            <w:iCs/>
            <w:sz w:val="22"/>
            <w:szCs w:val="22"/>
          </w:rPr>
          <w:t>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khuy</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ch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và khám phá các trải nghiệm khác nhau trong th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i gian ngh</w:t>
        </w:r>
        <w:r w:rsidRPr="00863667">
          <w:rPr>
            <w:rFonts w:ascii="iCiel Avenir LT Std 35 Light" w:hAnsi="iCiel Avenir LT Std 35 Light" w:cs="Calibri"/>
            <w:i/>
            <w:iCs/>
            <w:sz w:val="22"/>
            <w:szCs w:val="22"/>
          </w:rPr>
          <w:t>ỉ học kỳ</w:t>
        </w:r>
        <w:r w:rsidRPr="00863667">
          <w:rPr>
            <w:rFonts w:ascii="iCiel Avenir LT Std 35 Light" w:hAnsi="iCiel Avenir LT Std 35 Light" w:cs="Arial"/>
            <w:i/>
            <w:iCs/>
            <w:sz w:val="22"/>
            <w:szCs w:val="22"/>
          </w:rPr>
          <w:t>, các sinh viên cũng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m</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quan t</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m ho</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d</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nh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nhau để phát triển bản thân. Th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i gian ngh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ho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to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s</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 xml:space="preserve"> d</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th</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m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kh</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a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ng</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n h</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m</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r</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ng b</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Avenir Next LT Pro"/>
            <w:i/>
            <w:iCs/>
            <w:sz w:val="22"/>
            <w:szCs w:val="22"/>
          </w:rPr>
          <w:t>ĩ</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ng,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m</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m</w:t>
        </w:r>
        <w:r w:rsidRPr="00863667">
          <w:rPr>
            <w:rFonts w:ascii="iCiel Avenir LT Std 35 Light" w:hAnsi="iCiel Avenir LT Std 35 Light" w:cs="Calibri"/>
            <w:i/>
            <w:iCs/>
            <w:sz w:val="22"/>
            <w:szCs w:val="22"/>
          </w:rPr>
          <w:t>ẻ</w:t>
        </w:r>
        <w:r w:rsidRPr="00863667">
          <w:rPr>
            <w:rFonts w:ascii="iCiel Avenir LT Std 35 Light" w:hAnsi="iCiel Avenir LT Std 35 Light" w:cs="Arial"/>
            <w:i/>
            <w:iCs/>
            <w:sz w:val="22"/>
            <w:szCs w:val="22"/>
          </w:rPr>
          <w:t>, n</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ng cao ki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nh</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m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o l</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 cho b</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n th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gi</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p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s</w:t>
        </w:r>
        <w:r w:rsidRPr="00863667">
          <w:rPr>
            <w:rFonts w:ascii="iCiel Avenir LT Std 35 Light" w:hAnsi="iCiel Avenir LT Std 35 Light" w:cs="Calibri"/>
            <w:i/>
            <w:iCs/>
            <w:sz w:val="22"/>
            <w:szCs w:val="22"/>
          </w:rPr>
          <w:t>ẵ</w:t>
        </w:r>
        <w:r w:rsidRPr="00863667">
          <w:rPr>
            <w:rFonts w:ascii="iCiel Avenir LT Std 35 Light" w:hAnsi="iCiel Avenir LT Std 35 Light" w:cs="Arial"/>
            <w:i/>
            <w:iCs/>
            <w:sz w:val="22"/>
            <w:szCs w:val="22"/>
          </w:rPr>
          <w:t>n s</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ng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tin h</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n trong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v</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trong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k</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sau hoặc chuẩn bị cho hành trình sự nghiệp tương lai của mình. Ban Phát triển và Công tác Sinh viên 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ang t</w:t>
        </w:r>
        <w:r w:rsidRPr="00863667">
          <w:rPr>
            <w:rFonts w:ascii="iCiel Avenir LT Std 35 Light" w:hAnsi="iCiel Avenir LT Std 35 Light" w:cs="Calibri"/>
            <w:i/>
            <w:iCs/>
            <w:sz w:val="22"/>
            <w:szCs w:val="22"/>
          </w:rPr>
          <w:t>ổ</w:t>
        </w:r>
        <w:r w:rsidRPr="00863667">
          <w:rPr>
            <w:rFonts w:ascii="iCiel Avenir LT Std 35 Light" w:hAnsi="iCiel Avenir LT Std 35 Light" w:cs="Arial"/>
            <w:i/>
            <w:iCs/>
            <w:sz w:val="22"/>
            <w:szCs w:val="22"/>
          </w:rPr>
          <w:t xml:space="preserve"> ch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Kỳ PSG bao gồm các lớp đào tạo và hội thảo chuyên đề, nhi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l</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p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ngo</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kho</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trong nhi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l</w:t>
        </w:r>
        <w:r w:rsidRPr="00863667">
          <w:rPr>
            <w:rFonts w:ascii="iCiel Avenir LT Std 35 Light" w:hAnsi="iCiel Avenir LT Std 35 Light" w:cs="Avenir Next LT Pro"/>
            <w:i/>
            <w:iCs/>
            <w:sz w:val="22"/>
            <w:szCs w:val="22"/>
          </w:rPr>
          <w:t>ĩ</w:t>
        </w:r>
        <w:r w:rsidRPr="00863667">
          <w:rPr>
            <w:rFonts w:ascii="iCiel Avenir LT Std 35 Light" w:hAnsi="iCiel Avenir LT Std 35 Light" w:cs="Arial"/>
            <w:i/>
            <w:iCs/>
            <w:sz w:val="22"/>
            <w:szCs w:val="22"/>
          </w:rPr>
          <w:t>nh v</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đă</w:t>
        </w:r>
        <w:r w:rsidRPr="00863667">
          <w:rPr>
            <w:rFonts w:ascii="iCiel Avenir LT Std 35 Light" w:hAnsi="iCiel Avenir LT Std 35 Light" w:cs="Arial"/>
            <w:i/>
            <w:iCs/>
            <w:sz w:val="22"/>
            <w:szCs w:val="22"/>
          </w:rPr>
          <w:t>ng k</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g</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i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th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tin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kh</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a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d</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đă</w:t>
        </w:r>
        <w:r w:rsidRPr="00863667">
          <w:rPr>
            <w:rFonts w:ascii="iCiel Avenir LT Std 35 Light" w:hAnsi="iCiel Avenir LT Std 35 Light" w:cs="Arial"/>
            <w:i/>
            <w:iCs/>
            <w:sz w:val="22"/>
            <w:szCs w:val="22"/>
          </w:rPr>
          <w:t>ng k</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qua h</w:t>
        </w:r>
        <w:r w:rsidRPr="00863667">
          <w:rPr>
            <w:rFonts w:ascii="iCiel Avenir LT Std 35 Light" w:hAnsi="iCiel Avenir LT Std 35 Light" w:cs="Avenir Next LT Pro"/>
            <w:i/>
            <w:iCs/>
            <w:sz w:val="22"/>
            <w:szCs w:val="22"/>
          </w:rPr>
          <w:t>ò</w:t>
        </w:r>
        <w:r w:rsidRPr="00863667">
          <w:rPr>
            <w:rFonts w:ascii="iCiel Avenir LT Std 35 Light" w:hAnsi="iCiel Avenir LT Std 35 Light" w:cs="Arial"/>
            <w:i/>
            <w:iCs/>
            <w:sz w:val="22"/>
            <w:szCs w:val="22"/>
          </w:rPr>
          <w:t>m th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kênh m</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x</w:t>
        </w:r>
        <w:r w:rsidRPr="00863667">
          <w:rPr>
            <w:rFonts w:ascii="iCiel Avenir LT Std 35 Light" w:hAnsi="iCiel Avenir LT Std 35 Light" w:cs="Avenir Next LT Pro"/>
            <w:i/>
            <w:iCs/>
            <w:sz w:val="22"/>
            <w:szCs w:val="22"/>
          </w:rPr>
          <w:t>ã</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c</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ng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BUV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o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(Thời khóa biểu cũ: Th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ng 1, Th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ng 4, Th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ng 7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ng 10; Thời khóa biểu mới: Tháng 2, Tháng 6 và Tháng 10).</w:t>
        </w:r>
      </w:ins>
    </w:p>
    <w:p w14:paraId="7FAFF468" w14:textId="77777777" w:rsidR="003C6139" w:rsidRPr="00863667" w:rsidRDefault="003C6139" w:rsidP="003C6139">
      <w:pPr>
        <w:tabs>
          <w:tab w:val="left" w:pos="630"/>
          <w:tab w:val="left" w:pos="1080"/>
        </w:tabs>
        <w:ind w:firstLine="0"/>
        <w:rPr>
          <w:ins w:id="10052" w:author="An Tran, ACA (BUV)" w:date="2024-09-12T11:07:00Z" w16du:dateUtc="2024-09-12T04:07:00Z"/>
          <w:rFonts w:ascii="iCiel Avenir LT Std 35 Light" w:hAnsi="iCiel Avenir LT Std 35 Light" w:cs="Arial"/>
          <w:i/>
          <w:iCs/>
          <w:sz w:val="22"/>
          <w:szCs w:val="22"/>
        </w:rPr>
      </w:pPr>
      <w:ins w:id="10053" w:author="An Tran, ACA (BUV)" w:date="2024-09-12T11:07:00Z" w16du:dateUtc="2024-09-12T04:07:00Z">
        <w:r w:rsidRPr="00863667">
          <w:rPr>
            <w:rFonts w:ascii="iCiel Avenir LT Std 35 Light" w:hAnsi="iCiel Avenir LT Std 35 Light" w:cs="Arial"/>
            <w:i/>
            <w:iCs/>
            <w:sz w:val="22"/>
            <w:szCs w:val="22"/>
          </w:rPr>
          <w:t>Bên c</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Avenir Next LT Pro"/>
            <w:i/>
            <w:iCs/>
            <w:sz w:val="22"/>
            <w:szCs w:val="22"/>
          </w:rPr>
          <w:t>đó</w:t>
        </w:r>
        <w:r w:rsidRPr="00863667">
          <w:rPr>
            <w:rFonts w:ascii="iCiel Avenir LT Std 35 Light" w:hAnsi="iCiel Avenir LT Std 35 Light" w:cs="Arial"/>
            <w:i/>
            <w:iCs/>
            <w:sz w:val="22"/>
            <w:szCs w:val="22"/>
          </w:rPr>
          <w:t>,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đă</w:t>
        </w:r>
        <w:r w:rsidRPr="00863667">
          <w:rPr>
            <w:rFonts w:ascii="iCiel Avenir LT Std 35 Light" w:hAnsi="iCiel Avenir LT Std 35 Light" w:cs="Arial"/>
            <w:i/>
            <w:iCs/>
            <w:sz w:val="22"/>
            <w:szCs w:val="22"/>
          </w:rPr>
          <w:t>ng k</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tham gia 30 c</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u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nh</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m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nhau,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ho</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 xml:space="preserve">t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ng ngo</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kh</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a 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d</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ổ</w:t>
        </w:r>
        <w:r w:rsidRPr="00863667">
          <w:rPr>
            <w:rFonts w:ascii="iCiel Avenir LT Std 35 Light" w:hAnsi="iCiel Avenir LT Std 35 Light" w:cs="Arial"/>
            <w:i/>
            <w:iCs/>
            <w:sz w:val="22"/>
            <w:szCs w:val="22"/>
          </w:rPr>
          <w:t xml:space="preserve"> ch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ng k</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khuy</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t</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xu</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th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l</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u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l</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d</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ng</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ng chung s</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m</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quan t</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m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nh</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 xml:space="preserve">m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 xml:space="preserve">t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gi</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l</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y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Calibri"/>
            <w:i/>
            <w:iCs/>
            <w:sz w:val="22"/>
            <w:szCs w:val="22"/>
          </w:rPr>
          <w:t>ỹ</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chuy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ổi</w:t>
        </w:r>
        <w:r w:rsidRPr="00863667">
          <w:rPr>
            <w:rFonts w:ascii="iCiel Avenir LT Std 35 Light" w:hAnsi="iCiel Avenir LT Std 35 Light" w:cs="Arial"/>
            <w:i/>
            <w:iCs/>
            <w:sz w:val="22"/>
            <w:szCs w:val="22"/>
          </w:rPr>
          <w:t xml:space="preserve"> cho b</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n th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cũng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ng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BUV. Bộ phận Đời sống Sinh viên lu</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 ch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o </w:t>
        </w:r>
        <w:r w:rsidRPr="00863667">
          <w:rPr>
            <w:rFonts w:ascii="iCiel Avenir LT Std 35 Light" w:hAnsi="iCiel Avenir LT Std 35 Light" w:cs="Avenir Next LT Pro"/>
            <w:i/>
            <w:iCs/>
            <w:sz w:val="22"/>
            <w:szCs w:val="22"/>
          </w:rPr>
          <w:t>đó</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hoan ngh</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nh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ưở</w:t>
        </w:r>
        <w:r w:rsidRPr="00863667">
          <w:rPr>
            <w:rFonts w:ascii="iCiel Avenir LT Std 35 Light" w:hAnsi="iCiel Avenir LT Std 35 Light" w:cs="Arial"/>
            <w:i/>
            <w:iCs/>
            <w:sz w:val="22"/>
            <w:szCs w:val="22"/>
          </w:rPr>
          <w:t>ng m</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ng 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gi</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p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h</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a </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ưở</w:t>
        </w:r>
        <w:r w:rsidRPr="00863667">
          <w:rPr>
            <w:rFonts w:ascii="iCiel Avenir LT Std 35 Light" w:hAnsi="iCiel Avenir LT Std 35 Light" w:cs="Arial"/>
            <w:i/>
            <w:iCs/>
            <w:sz w:val="22"/>
            <w:szCs w:val="22"/>
          </w:rPr>
          <w:t>ng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w:t>
        </w:r>
      </w:ins>
    </w:p>
    <w:p w14:paraId="1C402B4D" w14:textId="77777777" w:rsidR="003C6139" w:rsidRPr="00863667" w:rsidRDefault="003C6139" w:rsidP="003C6139">
      <w:pPr>
        <w:tabs>
          <w:tab w:val="left" w:pos="630"/>
          <w:tab w:val="left" w:pos="1080"/>
        </w:tabs>
        <w:ind w:firstLine="0"/>
        <w:rPr>
          <w:ins w:id="10054" w:author="An Tran, ACA (BUV)" w:date="2024-09-12T11:07:00Z" w16du:dateUtc="2024-09-12T04:07:00Z"/>
          <w:rFonts w:ascii="iCiel Avenir LT Std 35 Light" w:hAnsi="iCiel Avenir LT Std 35 Light" w:cs="Arial"/>
          <w:i/>
          <w:iCs/>
          <w:sz w:val="22"/>
          <w:szCs w:val="22"/>
        </w:rPr>
      </w:pPr>
      <w:ins w:id="10055"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056" w:author="An Tran, ACA (BUV)" w:date="2024-09-13T17:29:00Z" w16du:dateUtc="2024-09-13T10:29:00Z">
              <w:rPr/>
            </w:rPrChange>
          </w:rPr>
          <w:fldChar w:fldCharType="begin"/>
        </w:r>
        <w:r w:rsidRPr="00863667">
          <w:rPr>
            <w:rFonts w:ascii="iCiel Avenir LT Std 35 Light" w:hAnsi="iCiel Avenir LT Std 35 Light"/>
            <w:rPrChange w:id="10057"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058"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64C9E3A4" w14:textId="77777777" w:rsidR="003C6139" w:rsidRPr="00863667" w:rsidRDefault="003C6139" w:rsidP="003C6139">
      <w:pPr>
        <w:tabs>
          <w:tab w:val="left" w:pos="630"/>
          <w:tab w:val="left" w:pos="1080"/>
        </w:tabs>
        <w:ind w:firstLine="0"/>
        <w:rPr>
          <w:ins w:id="10059" w:author="An Tran, ACA (BUV)" w:date="2024-09-12T11:07:00Z" w16du:dateUtc="2024-09-12T04:07:00Z"/>
          <w:rFonts w:ascii="iCiel Avenir LT Std 35 Light" w:hAnsi="iCiel Avenir LT Std 35 Light" w:cs="Arial"/>
          <w:i/>
          <w:iCs/>
          <w:sz w:val="22"/>
          <w:szCs w:val="22"/>
        </w:rPr>
      </w:pPr>
      <w:ins w:id="10060"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ins>
    </w:p>
    <w:p w14:paraId="302EED09" w14:textId="77777777" w:rsidR="003C6139" w:rsidRPr="00863667" w:rsidRDefault="003C6139" w:rsidP="003C6139">
      <w:pPr>
        <w:pStyle w:val="Question"/>
        <w:numPr>
          <w:ilvl w:val="0"/>
          <w:numId w:val="7"/>
        </w:numPr>
        <w:tabs>
          <w:tab w:val="left" w:pos="630"/>
          <w:tab w:val="left" w:pos="1170"/>
        </w:tabs>
        <w:spacing w:line="400" w:lineRule="exact"/>
        <w:ind w:left="0" w:firstLine="720"/>
        <w:rPr>
          <w:ins w:id="10061" w:author="An Tran, ACA (BUV)" w:date="2024-09-12T11:07:00Z" w16du:dateUtc="2024-09-12T04:07:00Z"/>
          <w:rFonts w:cs="Arial"/>
          <w:b w:val="0"/>
          <w:i/>
          <w:iCs/>
          <w:szCs w:val="22"/>
          <w:lang w:val="en-GB"/>
        </w:rPr>
      </w:pPr>
      <w:bookmarkStart w:id="10062" w:name="_Toc149054262"/>
      <w:bookmarkStart w:id="10063" w:name="_Toc177025943"/>
      <w:bookmarkStart w:id="10064" w:name="_Toc177144055"/>
      <w:ins w:id="10065" w:author="An Tran, ACA (BUV)" w:date="2024-09-12T11:07:00Z" w16du:dateUtc="2024-09-12T04:07:00Z">
        <w:r w:rsidRPr="00863667">
          <w:rPr>
            <w:rFonts w:cs="Arial"/>
            <w:szCs w:val="22"/>
            <w:lang w:val="en-GB"/>
          </w:rPr>
          <w:t xml:space="preserve">Where can I get the information about the internships, extra-curricular activities, short courses that BUV is offering? / </w:t>
        </w:r>
        <w:r w:rsidRPr="00863667">
          <w:rPr>
            <w:rFonts w:cs="Arial"/>
            <w:i/>
            <w:iCs/>
            <w:szCs w:val="22"/>
            <w:lang w:val="en-GB"/>
          </w:rPr>
          <w:t>Chúng tôi có th</w:t>
        </w:r>
        <w:r w:rsidRPr="00863667">
          <w:rPr>
            <w:rFonts w:cs="Calibri"/>
            <w:i/>
            <w:iCs/>
            <w:szCs w:val="22"/>
            <w:lang w:val="en-GB"/>
          </w:rPr>
          <w:t>ể</w:t>
        </w:r>
        <w:r w:rsidRPr="00863667">
          <w:rPr>
            <w:rFonts w:cs="Arial"/>
            <w:i/>
            <w:iCs/>
            <w:szCs w:val="22"/>
            <w:lang w:val="en-GB"/>
          </w:rPr>
          <w:t xml:space="preserve"> c</w:t>
        </w:r>
        <w:r w:rsidRPr="00863667">
          <w:rPr>
            <w:rFonts w:cs="Calibri"/>
            <w:i/>
            <w:iCs/>
            <w:szCs w:val="22"/>
            <w:lang w:val="en-GB"/>
          </w:rPr>
          <w:t>ậ</w:t>
        </w:r>
        <w:r w:rsidRPr="00863667">
          <w:rPr>
            <w:rFonts w:cs="Arial"/>
            <w:i/>
            <w:iCs/>
            <w:szCs w:val="22"/>
            <w:lang w:val="en-GB"/>
          </w:rPr>
          <w:t>p nh</w:t>
        </w:r>
        <w:r w:rsidRPr="00863667">
          <w:rPr>
            <w:rFonts w:cs="Calibri"/>
            <w:i/>
            <w:iCs/>
            <w:szCs w:val="22"/>
            <w:lang w:val="en-GB"/>
          </w:rPr>
          <w:t>ậ</w:t>
        </w:r>
        <w:r w:rsidRPr="00863667">
          <w:rPr>
            <w:rFonts w:cs="Arial"/>
            <w:i/>
            <w:iCs/>
            <w:szCs w:val="22"/>
            <w:lang w:val="en-GB"/>
          </w:rPr>
          <w:t>t các thông tin v</w:t>
        </w:r>
        <w:r w:rsidRPr="00863667">
          <w:rPr>
            <w:rFonts w:cs="Calibri"/>
            <w:i/>
            <w:iCs/>
            <w:szCs w:val="22"/>
            <w:lang w:val="en-GB"/>
          </w:rPr>
          <w:t>ề</w:t>
        </w:r>
        <w:r w:rsidRPr="00863667">
          <w:rPr>
            <w:rFonts w:cs="Arial"/>
            <w:i/>
            <w:iCs/>
            <w:szCs w:val="22"/>
            <w:lang w:val="en-GB"/>
          </w:rPr>
          <w:t xml:space="preserve"> c</w:t>
        </w:r>
        <w:r w:rsidRPr="00863667">
          <w:rPr>
            <w:rFonts w:cs="Calibri"/>
            <w:i/>
            <w:iCs/>
            <w:szCs w:val="22"/>
            <w:lang w:val="en-GB"/>
          </w:rPr>
          <w:t>ơ</w:t>
        </w:r>
        <w:r w:rsidRPr="00863667">
          <w:rPr>
            <w:rFonts w:cs="Arial"/>
            <w:i/>
            <w:iCs/>
            <w:szCs w:val="22"/>
            <w:lang w:val="en-GB"/>
          </w:rPr>
          <w:t xml:space="preserve"> h</w:t>
        </w:r>
        <w:r w:rsidRPr="00863667">
          <w:rPr>
            <w:rFonts w:cs="Calibri"/>
            <w:i/>
            <w:iCs/>
            <w:szCs w:val="22"/>
            <w:lang w:val="en-GB"/>
          </w:rPr>
          <w:t>ộ</w:t>
        </w:r>
        <w:r w:rsidRPr="00863667">
          <w:rPr>
            <w:rFonts w:cs="Arial"/>
            <w:i/>
            <w:iCs/>
            <w:szCs w:val="22"/>
            <w:lang w:val="en-GB"/>
          </w:rPr>
          <w:t>i th</w:t>
        </w:r>
        <w:r w:rsidRPr="00863667">
          <w:rPr>
            <w:rFonts w:cs="Calibri"/>
            <w:i/>
            <w:iCs/>
            <w:szCs w:val="22"/>
            <w:lang w:val="en-GB"/>
          </w:rPr>
          <w:t>ự</w:t>
        </w:r>
        <w:r w:rsidRPr="00863667">
          <w:rPr>
            <w:rFonts w:cs="Arial"/>
            <w:i/>
            <w:iCs/>
            <w:szCs w:val="22"/>
            <w:lang w:val="en-GB"/>
          </w:rPr>
          <w:t>c t</w:t>
        </w:r>
        <w:r w:rsidRPr="00863667">
          <w:rPr>
            <w:rFonts w:cs="Calibri"/>
            <w:i/>
            <w:iCs/>
            <w:szCs w:val="22"/>
            <w:lang w:val="en-GB"/>
          </w:rPr>
          <w:t>ậ</w:t>
        </w:r>
        <w:r w:rsidRPr="00863667">
          <w:rPr>
            <w:rFonts w:cs="Arial"/>
            <w:i/>
            <w:iCs/>
            <w:szCs w:val="22"/>
            <w:lang w:val="en-GB"/>
          </w:rPr>
          <w:t>p, ho</w:t>
        </w:r>
        <w:r w:rsidRPr="00863667">
          <w:rPr>
            <w:rFonts w:cs="Calibri"/>
            <w:i/>
            <w:iCs/>
            <w:szCs w:val="22"/>
            <w:lang w:val="en-GB"/>
          </w:rPr>
          <w:t>ạ</w:t>
        </w:r>
        <w:r w:rsidRPr="00863667">
          <w:rPr>
            <w:rFonts w:cs="Arial"/>
            <w:i/>
            <w:iCs/>
            <w:szCs w:val="22"/>
            <w:lang w:val="en-GB"/>
          </w:rPr>
          <w:t xml:space="preserve">t </w:t>
        </w:r>
        <w:r w:rsidRPr="00863667">
          <w:rPr>
            <w:rFonts w:cs="Calibri"/>
            <w:i/>
            <w:iCs/>
            <w:szCs w:val="22"/>
            <w:lang w:val="en-GB"/>
          </w:rPr>
          <w:t>độ</w:t>
        </w:r>
        <w:r w:rsidRPr="00863667">
          <w:rPr>
            <w:rFonts w:cs="Arial"/>
            <w:i/>
            <w:iCs/>
            <w:szCs w:val="22"/>
            <w:lang w:val="en-GB"/>
          </w:rPr>
          <w:t>ng ngo</w:t>
        </w:r>
        <w:r w:rsidRPr="00863667">
          <w:rPr>
            <w:rFonts w:cs="Calibri"/>
            <w:i/>
            <w:iCs/>
            <w:szCs w:val="22"/>
            <w:lang w:val="en-GB"/>
          </w:rPr>
          <w:t>ạ</w:t>
        </w:r>
        <w:r w:rsidRPr="00863667">
          <w:rPr>
            <w:rFonts w:cs="Arial"/>
            <w:i/>
            <w:iCs/>
            <w:szCs w:val="22"/>
            <w:lang w:val="en-GB"/>
          </w:rPr>
          <w:t>i khóa và các khóa h</w:t>
        </w:r>
        <w:r w:rsidRPr="00863667">
          <w:rPr>
            <w:rFonts w:cs="Calibri"/>
            <w:i/>
            <w:iCs/>
            <w:szCs w:val="22"/>
            <w:lang w:val="en-GB"/>
          </w:rPr>
          <w:t>ọ</w:t>
        </w:r>
        <w:r w:rsidRPr="00863667">
          <w:rPr>
            <w:rFonts w:cs="Arial"/>
            <w:i/>
            <w:iCs/>
            <w:szCs w:val="22"/>
            <w:lang w:val="en-GB"/>
          </w:rPr>
          <w:t>c ng</w:t>
        </w:r>
        <w:r w:rsidRPr="00863667">
          <w:rPr>
            <w:rFonts w:cs="Calibri"/>
            <w:i/>
            <w:iCs/>
            <w:szCs w:val="22"/>
            <w:lang w:val="en-GB"/>
          </w:rPr>
          <w:t>ắ</w:t>
        </w:r>
        <w:r w:rsidRPr="00863667">
          <w:rPr>
            <w:rFonts w:cs="Arial"/>
            <w:i/>
            <w:iCs/>
            <w:szCs w:val="22"/>
            <w:lang w:val="en-GB"/>
          </w:rPr>
          <w:t>n h</w:t>
        </w:r>
        <w:r w:rsidRPr="00863667">
          <w:rPr>
            <w:rFonts w:cs="Calibri"/>
            <w:i/>
            <w:iCs/>
            <w:szCs w:val="22"/>
            <w:lang w:val="en-GB"/>
          </w:rPr>
          <w:t>ạ</w:t>
        </w:r>
        <w:r w:rsidRPr="00863667">
          <w:rPr>
            <w:rFonts w:cs="Arial"/>
            <w:i/>
            <w:iCs/>
            <w:szCs w:val="22"/>
            <w:lang w:val="en-GB"/>
          </w:rPr>
          <w:t xml:space="preserve">n BUV </w:t>
        </w:r>
        <w:r w:rsidRPr="00863667">
          <w:rPr>
            <w:rFonts w:cs="Calibri"/>
            <w:i/>
            <w:iCs/>
            <w:szCs w:val="22"/>
            <w:lang w:val="en-GB"/>
          </w:rPr>
          <w:t>đ</w:t>
        </w:r>
        <w:r w:rsidRPr="00863667">
          <w:rPr>
            <w:rFonts w:cs="Arial"/>
            <w:i/>
            <w:iCs/>
            <w:szCs w:val="22"/>
            <w:lang w:val="en-GB"/>
          </w:rPr>
          <w:t>ang cung c</w:t>
        </w:r>
        <w:r w:rsidRPr="00863667">
          <w:rPr>
            <w:rFonts w:cs="Calibri"/>
            <w:i/>
            <w:iCs/>
            <w:szCs w:val="22"/>
            <w:lang w:val="en-GB"/>
          </w:rPr>
          <w:t>ấ</w:t>
        </w:r>
        <w:r w:rsidRPr="00863667">
          <w:rPr>
            <w:rFonts w:cs="Arial"/>
            <w:i/>
            <w:iCs/>
            <w:szCs w:val="22"/>
            <w:lang w:val="en-GB"/>
          </w:rPr>
          <w:t xml:space="preserve">p </w:t>
        </w:r>
        <w:r w:rsidRPr="00863667">
          <w:rPr>
            <w:rFonts w:cs="Calibri"/>
            <w:i/>
            <w:iCs/>
            <w:szCs w:val="22"/>
            <w:lang w:val="en-GB"/>
          </w:rPr>
          <w:t>ở</w:t>
        </w:r>
        <w:r w:rsidRPr="00863667">
          <w:rPr>
            <w:rFonts w:cs="Arial"/>
            <w:i/>
            <w:iCs/>
            <w:szCs w:val="22"/>
            <w:lang w:val="en-GB"/>
          </w:rPr>
          <w:t xml:space="preserve"> </w:t>
        </w:r>
        <w:r w:rsidRPr="00863667">
          <w:rPr>
            <w:rFonts w:cs="Calibri"/>
            <w:i/>
            <w:iCs/>
            <w:szCs w:val="22"/>
            <w:lang w:val="en-GB"/>
          </w:rPr>
          <w:t>đ</w:t>
        </w:r>
        <w:r w:rsidRPr="00863667">
          <w:rPr>
            <w:rFonts w:cs="Avenir LT Std 35 Light"/>
            <w:i/>
            <w:iCs/>
            <w:szCs w:val="22"/>
            <w:lang w:val="en-GB"/>
          </w:rPr>
          <w:t>â</w:t>
        </w:r>
        <w:r w:rsidRPr="00863667">
          <w:rPr>
            <w:rFonts w:cs="Arial"/>
            <w:i/>
            <w:iCs/>
            <w:szCs w:val="22"/>
            <w:lang w:val="en-GB"/>
          </w:rPr>
          <w:t>u?</w:t>
        </w:r>
        <w:bookmarkEnd w:id="10062"/>
        <w:bookmarkEnd w:id="10063"/>
        <w:bookmarkEnd w:id="10064"/>
      </w:ins>
    </w:p>
    <w:p w14:paraId="13483FAC" w14:textId="77777777" w:rsidR="003C6139" w:rsidRPr="00863667" w:rsidRDefault="003C6139" w:rsidP="003C6139">
      <w:pPr>
        <w:pStyle w:val="ListParagraph"/>
        <w:tabs>
          <w:tab w:val="left" w:pos="630"/>
          <w:tab w:val="left" w:pos="720"/>
          <w:tab w:val="left" w:pos="1080"/>
        </w:tabs>
        <w:ind w:left="0"/>
        <w:contextualSpacing w:val="0"/>
        <w:rPr>
          <w:ins w:id="10066" w:author="An Tran, ACA (BUV)" w:date="2024-09-12T11:07:00Z" w16du:dateUtc="2024-09-12T04:07:00Z"/>
          <w:rFonts w:ascii="iCiel Avenir LT Std 35 Light" w:hAnsi="iCiel Avenir LT Std 35 Light" w:cs="Arial"/>
          <w:b/>
          <w:bCs/>
          <w:sz w:val="22"/>
          <w:szCs w:val="22"/>
          <w:u w:val="single"/>
          <w:lang w:val="en-GB"/>
        </w:rPr>
      </w:pPr>
      <w:ins w:id="10067" w:author="An Tran, ACA (BUV)" w:date="2024-09-12T11:07:00Z" w16du:dateUtc="2024-09-12T04:07:00Z">
        <w:r w:rsidRPr="00863667">
          <w:rPr>
            <w:rFonts w:ascii="iCiel Avenir LT Std 35 Light" w:hAnsi="iCiel Avenir LT Std 35 Light" w:cs="Arial"/>
            <w:b/>
            <w:bCs/>
            <w:sz w:val="22"/>
            <w:szCs w:val="22"/>
            <w:u w:val="single"/>
            <w:lang w:val="en-GB"/>
          </w:rPr>
          <w:t xml:space="preserve">Answer / </w:t>
        </w:r>
        <w:r w:rsidRPr="00863667">
          <w:rPr>
            <w:rFonts w:ascii="iCiel Avenir LT Std 35 Light" w:hAnsi="iCiel Avenir LT Std 35 Light" w:cs="Arial"/>
            <w:b/>
            <w:bCs/>
            <w:i/>
            <w:iCs/>
            <w:sz w:val="22"/>
            <w:szCs w:val="22"/>
            <w:u w:val="single"/>
            <w:lang w:val="en-GB"/>
          </w:rPr>
          <w:t>Câu tr</w:t>
        </w:r>
        <w:r w:rsidRPr="00863667">
          <w:rPr>
            <w:rFonts w:ascii="iCiel Avenir LT Std 35 Light" w:hAnsi="iCiel Avenir LT Std 35 Light" w:cs="Calibri"/>
            <w:b/>
            <w:bCs/>
            <w:i/>
            <w:iCs/>
            <w:sz w:val="22"/>
            <w:szCs w:val="22"/>
            <w:u w:val="single"/>
            <w:lang w:val="en-GB"/>
          </w:rPr>
          <w:t>ả</w:t>
        </w:r>
        <w:r w:rsidRPr="00863667">
          <w:rPr>
            <w:rFonts w:ascii="iCiel Avenir LT Std 35 Light" w:hAnsi="iCiel Avenir LT Std 35 Light" w:cs="Arial"/>
            <w:b/>
            <w:bCs/>
            <w:i/>
            <w:iCs/>
            <w:sz w:val="22"/>
            <w:szCs w:val="22"/>
            <w:u w:val="single"/>
            <w:lang w:val="en-GB"/>
          </w:rPr>
          <w:t xml:space="preserve"> l</w:t>
        </w:r>
        <w:r w:rsidRPr="00863667">
          <w:rPr>
            <w:rFonts w:ascii="iCiel Avenir LT Std 35 Light" w:hAnsi="iCiel Avenir LT Std 35 Light" w:cs="Calibri"/>
            <w:b/>
            <w:bCs/>
            <w:i/>
            <w:iCs/>
            <w:sz w:val="22"/>
            <w:szCs w:val="22"/>
            <w:u w:val="single"/>
            <w:lang w:val="en-GB"/>
          </w:rPr>
          <w:t>ờ</w:t>
        </w:r>
        <w:r w:rsidRPr="00863667">
          <w:rPr>
            <w:rFonts w:ascii="iCiel Avenir LT Std 35 Light" w:hAnsi="iCiel Avenir LT Std 35 Light" w:cs="Arial"/>
            <w:b/>
            <w:bCs/>
            <w:i/>
            <w:iCs/>
            <w:sz w:val="22"/>
            <w:szCs w:val="22"/>
            <w:u w:val="single"/>
            <w:lang w:val="en-GB"/>
          </w:rPr>
          <w:t>i</w:t>
        </w:r>
        <w:r w:rsidRPr="00863667">
          <w:rPr>
            <w:rFonts w:ascii="iCiel Avenir LT Std 35 Light" w:hAnsi="iCiel Avenir LT Std 35 Light" w:cs="Arial"/>
            <w:b/>
            <w:bCs/>
            <w:sz w:val="22"/>
            <w:szCs w:val="22"/>
            <w:u w:val="single"/>
            <w:lang w:val="en-GB"/>
          </w:rPr>
          <w:t>:</w:t>
        </w:r>
      </w:ins>
    </w:p>
    <w:p w14:paraId="55BF7550" w14:textId="77777777" w:rsidR="003C6139" w:rsidRPr="00863667" w:rsidRDefault="003C6139" w:rsidP="003C6139">
      <w:pPr>
        <w:tabs>
          <w:tab w:val="left" w:pos="630"/>
          <w:tab w:val="left" w:pos="1080"/>
        </w:tabs>
        <w:ind w:firstLine="0"/>
        <w:rPr>
          <w:ins w:id="10068" w:author="An Tran, ACA (BUV)" w:date="2024-09-12T11:07:00Z" w16du:dateUtc="2024-09-12T04:07:00Z"/>
          <w:rFonts w:ascii="iCiel Avenir LT Std 35 Light" w:hAnsi="iCiel Avenir LT Std 35 Light" w:cs="Arial"/>
          <w:sz w:val="22"/>
          <w:szCs w:val="22"/>
          <w:lang w:val="en-GB"/>
        </w:rPr>
      </w:pPr>
      <w:ins w:id="10069" w:author="An Tran, ACA (BUV)" w:date="2024-09-12T11:07:00Z" w16du:dateUtc="2024-09-12T04:07:00Z">
        <w:r w:rsidRPr="00863667">
          <w:rPr>
            <w:rFonts w:ascii="iCiel Avenir LT Std 35 Light" w:hAnsi="iCiel Avenir LT Std 35 Light" w:cs="Arial"/>
            <w:sz w:val="22"/>
            <w:szCs w:val="22"/>
            <w:lang w:val="en-GB"/>
          </w:rPr>
          <w:t>All information about internships and activities offered at BUV is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t>
        </w:r>
      </w:ins>
    </w:p>
    <w:p w14:paraId="2D045102" w14:textId="77777777" w:rsidR="003C6139" w:rsidRPr="00863667" w:rsidRDefault="003C6139" w:rsidP="003C6139">
      <w:pPr>
        <w:tabs>
          <w:tab w:val="left" w:pos="630"/>
          <w:tab w:val="left" w:pos="1080"/>
        </w:tabs>
        <w:rPr>
          <w:ins w:id="10070" w:author="An Tran, ACA (BUV)" w:date="2024-09-12T11:07:00Z" w16du:dateUtc="2024-09-12T04:07:00Z"/>
          <w:rStyle w:val="Hyperlink"/>
          <w:rFonts w:ascii="iCiel Avenir LT Std 35 Light" w:hAnsi="iCiel Avenir LT Std 35 Light" w:cs="Arial"/>
          <w:sz w:val="22"/>
          <w:szCs w:val="22"/>
          <w:lang w:val="en-GB"/>
        </w:rPr>
      </w:pPr>
      <w:ins w:id="10071" w:author="An Tran, ACA (BUV)" w:date="2024-09-12T11:07:00Z" w16du:dateUtc="2024-09-12T04:07:00Z">
        <w:r w:rsidRPr="00863667">
          <w:rPr>
            <w:rFonts w:ascii="iCiel Avenir LT Std 35 Light" w:hAnsi="iCiel Avenir LT Std 35 Light" w:cs="Arial"/>
            <w:sz w:val="22"/>
            <w:szCs w:val="22"/>
            <w:lang w:val="en-GB"/>
          </w:rPr>
          <w:t xml:space="preserve">BUV Career Services: </w:t>
        </w:r>
        <w:r w:rsidRPr="00863667">
          <w:rPr>
            <w:rFonts w:ascii="iCiel Avenir LT Std 35 Light" w:hAnsi="iCiel Avenir LT Std 35 Light"/>
            <w:rPrChange w:id="10072" w:author="An Tran, ACA (BUV)" w:date="2024-09-13T17:29:00Z" w16du:dateUtc="2024-09-13T10:29:00Z">
              <w:rPr/>
            </w:rPrChange>
          </w:rPr>
          <w:fldChar w:fldCharType="begin"/>
        </w:r>
        <w:r w:rsidRPr="00863667">
          <w:rPr>
            <w:rFonts w:ascii="iCiel Avenir LT Std 35 Light" w:hAnsi="iCiel Avenir LT Std 35 Light"/>
            <w:rPrChange w:id="10073" w:author="An Tran, ACA (BUV)" w:date="2024-09-13T17:29:00Z" w16du:dateUtc="2024-09-13T10:29:00Z">
              <w:rPr/>
            </w:rPrChange>
          </w:rPr>
          <w:instrText>HYPERLINK "https://www.facebook.com/buvcareer"</w:instrText>
        </w:r>
        <w:r w:rsidRPr="00B8666B">
          <w:rPr>
            <w:rFonts w:ascii="iCiel Avenir LT Std 35 Light" w:hAnsi="iCiel Avenir LT Std 35 Light"/>
          </w:rPr>
        </w:r>
        <w:r w:rsidRPr="00863667">
          <w:rPr>
            <w:rPrChange w:id="10074" w:author="An Tran, ACA (BUV)" w:date="2024-09-13T17:29:00Z" w16du:dateUtc="2024-09-13T10:29:00Z">
              <w:rPr>
                <w:rStyle w:val="Hyperlink"/>
                <w:rFonts w:ascii="iCiel Avenir LT Std 35 Light" w:hAnsi="iCiel Avenir LT Std 35 Light" w:cs="Arial"/>
                <w:sz w:val="22"/>
                <w:szCs w:val="22"/>
                <w:lang w:val="en-GB"/>
              </w:rPr>
            </w:rPrChange>
          </w:rPr>
          <w:fldChar w:fldCharType="separate"/>
        </w:r>
        <w:r w:rsidRPr="00863667">
          <w:rPr>
            <w:rStyle w:val="Hyperlink"/>
            <w:rFonts w:ascii="iCiel Avenir LT Std 35 Light" w:hAnsi="iCiel Avenir LT Std 35 Light" w:cs="Arial"/>
            <w:sz w:val="22"/>
            <w:szCs w:val="22"/>
            <w:lang w:val="en-GB"/>
          </w:rPr>
          <w:t>https://www.facebook.com/buvcareer</w:t>
        </w:r>
        <w:r w:rsidRPr="00863667">
          <w:rPr>
            <w:rStyle w:val="Hyperlink"/>
            <w:rFonts w:ascii="iCiel Avenir LT Std 35 Light" w:hAnsi="iCiel Avenir LT Std 35 Light" w:cs="Arial"/>
            <w:sz w:val="22"/>
            <w:szCs w:val="22"/>
            <w:lang w:val="en-GB"/>
          </w:rPr>
          <w:fldChar w:fldCharType="end"/>
        </w:r>
      </w:ins>
    </w:p>
    <w:p w14:paraId="19A4967E" w14:textId="77777777" w:rsidR="003C6139" w:rsidRPr="00863667" w:rsidRDefault="003C6139" w:rsidP="003C6139">
      <w:pPr>
        <w:pStyle w:val="ListParagraph"/>
        <w:tabs>
          <w:tab w:val="left" w:pos="630"/>
          <w:tab w:val="left" w:pos="1080"/>
        </w:tabs>
        <w:ind w:firstLine="0"/>
        <w:rPr>
          <w:ins w:id="10075" w:author="An Tran, ACA (BUV)" w:date="2024-09-12T11:07:00Z" w16du:dateUtc="2024-09-12T04:07:00Z"/>
          <w:rStyle w:val="Hyperlink"/>
          <w:rFonts w:ascii="iCiel Avenir LT Std 35 Light" w:hAnsi="iCiel Avenir LT Std 35 Light" w:cs="Arial"/>
          <w:sz w:val="22"/>
          <w:szCs w:val="22"/>
        </w:rPr>
      </w:pPr>
      <w:ins w:id="10076" w:author="An Tran, ACA (BUV)" w:date="2024-09-12T11:07:00Z" w16du:dateUtc="2024-09-12T04:07:00Z">
        <w:r w:rsidRPr="00863667">
          <w:rPr>
            <w:rFonts w:ascii="iCiel Avenir LT Std 35 Light" w:hAnsi="iCiel Avenir LT Std 35 Light" w:cs="Arial"/>
            <w:sz w:val="22"/>
            <w:szCs w:val="22"/>
          </w:rPr>
          <w:t>BUV Career Center Platform</w:t>
        </w:r>
        <w:r w:rsidRPr="00863667">
          <w:rPr>
            <w:rFonts w:ascii="iCiel Avenir LT Std 35 Light" w:hAnsi="iCiel Avenir LT Std 35 Light" w:cs="Arial"/>
            <w:noProof/>
            <w:sz w:val="22"/>
            <w:szCs w:val="22"/>
          </w:rPr>
          <w:t>:</w:t>
        </w:r>
        <w:r w:rsidRPr="00863667">
          <w:rPr>
            <w:rFonts w:ascii="iCiel Avenir LT Std 35 Light" w:hAnsi="iCiel Avenir LT Std 35 Light" w:cs="Arial"/>
            <w:i/>
            <w:iCs/>
            <w:noProof/>
            <w:sz w:val="22"/>
            <w:szCs w:val="22"/>
          </w:rPr>
          <w:t xml:space="preserve"> </w:t>
        </w:r>
        <w:r w:rsidRPr="00863667">
          <w:rPr>
            <w:rFonts w:ascii="iCiel Avenir LT Std 35 Light" w:hAnsi="iCiel Avenir LT Std 35 Light"/>
            <w:rPrChange w:id="10077" w:author="An Tran, ACA (BUV)" w:date="2024-09-13T17:29:00Z" w16du:dateUtc="2024-09-13T10:29:00Z">
              <w:rPr/>
            </w:rPrChange>
          </w:rPr>
          <w:fldChar w:fldCharType="begin"/>
        </w:r>
        <w:r w:rsidRPr="00863667">
          <w:rPr>
            <w:rFonts w:ascii="iCiel Avenir LT Std 35 Light" w:hAnsi="iCiel Avenir LT Std 35 Light"/>
            <w:rPrChange w:id="10078" w:author="An Tran, ACA (BUV)" w:date="2024-09-13T17:29:00Z" w16du:dateUtc="2024-09-13T10:29:00Z">
              <w:rPr/>
            </w:rPrChange>
          </w:rPr>
          <w:instrText>HYPERLINK "https://student.buv.edu.vn/"</w:instrText>
        </w:r>
        <w:r w:rsidRPr="00B8666B">
          <w:rPr>
            <w:rFonts w:ascii="iCiel Avenir LT Std 35 Light" w:hAnsi="iCiel Avenir LT Std 35 Light"/>
          </w:rPr>
        </w:r>
        <w:r w:rsidRPr="00863667">
          <w:rPr>
            <w:rPrChange w:id="10079" w:author="An Tran, ACA (BUV)" w:date="2024-09-13T17:29:00Z" w16du:dateUtc="2024-09-13T10:29:00Z">
              <w:rPr>
                <w:rStyle w:val="Hyperlink"/>
                <w:rFonts w:ascii="iCiel Avenir LT Std 35 Light" w:hAnsi="iCiel Avenir LT Std 35 Light" w:cs="Arial"/>
                <w:i/>
                <w:iCs/>
                <w:noProof/>
                <w:sz w:val="22"/>
                <w:szCs w:val="22"/>
                <w:lang w:val="en-GB"/>
              </w:rPr>
            </w:rPrChange>
          </w:rPr>
          <w:fldChar w:fldCharType="separate"/>
        </w:r>
        <w:r w:rsidRPr="00863667">
          <w:rPr>
            <w:rFonts w:ascii="iCiel Avenir LT Std 35 Light" w:hAnsi="iCiel Avenir LT Std 35 Light"/>
            <w:rPrChange w:id="10080" w:author="An Tran, ACA (BUV)" w:date="2024-09-13T17:29:00Z" w16du:dateUtc="2024-09-13T10:29:00Z">
              <w:rPr/>
            </w:rPrChange>
          </w:rPr>
          <w:fldChar w:fldCharType="begin"/>
        </w:r>
        <w:r w:rsidRPr="00863667">
          <w:rPr>
            <w:rFonts w:ascii="iCiel Avenir LT Std 35 Light" w:hAnsi="iCiel Avenir LT Std 35 Light"/>
            <w:rPrChange w:id="10081" w:author="An Tran, ACA (BUV)" w:date="2024-09-13T17:29:00Z" w16du:dateUtc="2024-09-13T10:29:00Z">
              <w:rPr/>
            </w:rPrChange>
          </w:rPr>
          <w:instrText>HYPERLINK "https://buv.careercentre.me/welcome/British-University-Vietnam"</w:instrText>
        </w:r>
        <w:r w:rsidRPr="00B8666B">
          <w:rPr>
            <w:rFonts w:ascii="iCiel Avenir LT Std 35 Light" w:hAnsi="iCiel Avenir LT Std 35 Light"/>
          </w:rPr>
        </w:r>
        <w:r w:rsidRPr="00863667">
          <w:rPr>
            <w:rPrChange w:id="10082" w:author="An Tran, ACA (BUV)" w:date="2024-09-13T17:29:00Z" w16du:dateUtc="2024-09-13T10:29:00Z">
              <w:rPr>
                <w:rStyle w:val="Hyperlink"/>
                <w:rFonts w:ascii="iCiel Avenir LT Std 35 Light" w:hAnsi="iCiel Avenir LT Std 35 Light" w:cs="Arial"/>
                <w:noProof/>
                <w:sz w:val="22"/>
                <w:szCs w:val="22"/>
                <w:lang w:val="en-GB"/>
              </w:rPr>
            </w:rPrChange>
          </w:rPr>
          <w:fldChar w:fldCharType="separate"/>
        </w:r>
        <w:r w:rsidRPr="00863667">
          <w:rPr>
            <w:rStyle w:val="Hyperlink"/>
            <w:rFonts w:ascii="iCiel Avenir LT Std 35 Light" w:hAnsi="iCiel Avenir LT Std 35 Light" w:cs="Arial"/>
            <w:noProof/>
            <w:sz w:val="22"/>
            <w:szCs w:val="22"/>
            <w:lang w:val="en-GB"/>
          </w:rPr>
          <w:t>https://buv.careercentre.me/welcome/British-University-Vietnam</w:t>
        </w:r>
        <w:r w:rsidRPr="00863667">
          <w:rPr>
            <w:rStyle w:val="Hyperlink"/>
            <w:rFonts w:ascii="iCiel Avenir LT Std 35 Light" w:hAnsi="iCiel Avenir LT Std 35 Light" w:cs="Arial"/>
            <w:noProof/>
            <w:sz w:val="22"/>
            <w:szCs w:val="22"/>
            <w:lang w:val="en-GB"/>
          </w:rPr>
          <w:fldChar w:fldCharType="end"/>
        </w:r>
        <w:r w:rsidRPr="00863667">
          <w:rPr>
            <w:rStyle w:val="Hyperlink"/>
            <w:rFonts w:ascii="iCiel Avenir LT Std 35 Light" w:hAnsi="iCiel Avenir LT Std 35 Light" w:cs="Arial"/>
            <w:i/>
            <w:iCs/>
            <w:noProof/>
            <w:sz w:val="22"/>
            <w:szCs w:val="22"/>
            <w:lang w:val="en-GB"/>
          </w:rPr>
          <w:t>/</w:t>
        </w:r>
        <w:r w:rsidRPr="00863667">
          <w:rPr>
            <w:rStyle w:val="Hyperlink"/>
            <w:rFonts w:ascii="iCiel Avenir LT Std 35 Light" w:hAnsi="iCiel Avenir LT Std 35 Light" w:cs="Arial"/>
            <w:i/>
            <w:iCs/>
            <w:noProof/>
            <w:sz w:val="22"/>
            <w:szCs w:val="22"/>
            <w:lang w:val="en-GB"/>
          </w:rPr>
          <w:fldChar w:fldCharType="end"/>
        </w:r>
      </w:ins>
    </w:p>
    <w:p w14:paraId="5A2E0E4D" w14:textId="77777777" w:rsidR="003C6139" w:rsidRPr="00863667" w:rsidRDefault="003C6139" w:rsidP="003C6139">
      <w:pPr>
        <w:tabs>
          <w:tab w:val="left" w:pos="630"/>
          <w:tab w:val="left" w:pos="1080"/>
        </w:tabs>
        <w:rPr>
          <w:ins w:id="10083" w:author="An Tran, ACA (BUV)" w:date="2024-09-12T11:07:00Z" w16du:dateUtc="2024-09-12T04:07:00Z"/>
          <w:rFonts w:ascii="iCiel Avenir LT Std 35 Light" w:hAnsi="iCiel Avenir LT Std 35 Light" w:cs="Arial"/>
          <w:sz w:val="22"/>
          <w:szCs w:val="22"/>
          <w:lang w:val="en-GB"/>
        </w:rPr>
      </w:pPr>
      <w:ins w:id="10084" w:author="An Tran, ACA (BUV)" w:date="2024-09-12T11:07:00Z" w16du:dateUtc="2024-09-12T04:07:00Z">
        <w:r w:rsidRPr="00863667">
          <w:rPr>
            <w:rFonts w:ascii="iCiel Avenir LT Std 35 Light" w:hAnsi="iCiel Avenir LT Std 35 Light" w:cs="Arial"/>
            <w:sz w:val="22"/>
            <w:szCs w:val="22"/>
            <w:lang w:val="en-GB"/>
          </w:rPr>
          <w:t xml:space="preserve">BUV Student Community: </w:t>
        </w:r>
        <w:r w:rsidRPr="00863667">
          <w:rPr>
            <w:rFonts w:ascii="iCiel Avenir LT Std 35 Light" w:hAnsi="iCiel Avenir LT Std 35 Light"/>
            <w:rPrChange w:id="10085" w:author="An Tran, ACA (BUV)" w:date="2024-09-13T17:29:00Z" w16du:dateUtc="2024-09-13T10:29:00Z">
              <w:rPr/>
            </w:rPrChange>
          </w:rPr>
          <w:fldChar w:fldCharType="begin"/>
        </w:r>
        <w:r w:rsidRPr="00863667">
          <w:rPr>
            <w:rFonts w:ascii="iCiel Avenir LT Std 35 Light" w:hAnsi="iCiel Avenir LT Std 35 Light"/>
            <w:rPrChange w:id="10086" w:author="An Tran, ACA (BUV)" w:date="2024-09-13T17:29:00Z" w16du:dateUtc="2024-09-13T10:29:00Z">
              <w:rPr/>
            </w:rPrChange>
          </w:rPr>
          <w:instrText>HYPERLINK "https://www.facebook.com/buvstudentcommunity"</w:instrText>
        </w:r>
        <w:r w:rsidRPr="00B8666B">
          <w:rPr>
            <w:rFonts w:ascii="iCiel Avenir LT Std 35 Light" w:hAnsi="iCiel Avenir LT Std 35 Light"/>
          </w:rPr>
        </w:r>
        <w:r w:rsidRPr="00863667">
          <w:rPr>
            <w:rPrChange w:id="10087" w:author="An Tran, ACA (BUV)" w:date="2024-09-13T17:29:00Z" w16du:dateUtc="2024-09-13T10:29:00Z">
              <w:rPr>
                <w:rStyle w:val="Hyperlink"/>
                <w:rFonts w:ascii="iCiel Avenir LT Std 35 Light" w:hAnsi="iCiel Avenir LT Std 35 Light" w:cs="Arial"/>
                <w:sz w:val="22"/>
                <w:szCs w:val="22"/>
                <w:lang w:val="en-GB"/>
              </w:rPr>
            </w:rPrChange>
          </w:rPr>
          <w:fldChar w:fldCharType="separate"/>
        </w:r>
        <w:r w:rsidRPr="00863667">
          <w:rPr>
            <w:rStyle w:val="Hyperlink"/>
            <w:rFonts w:ascii="iCiel Avenir LT Std 35 Light" w:hAnsi="iCiel Avenir LT Std 35 Light" w:cs="Arial"/>
            <w:sz w:val="22"/>
            <w:szCs w:val="22"/>
            <w:lang w:val="en-GB"/>
          </w:rPr>
          <w:t>https://www.facebook.com/buvstudentcommunity</w:t>
        </w:r>
        <w:r w:rsidRPr="00863667">
          <w:rPr>
            <w:rStyle w:val="Hyperlink"/>
            <w:rFonts w:ascii="iCiel Avenir LT Std 35 Light" w:hAnsi="iCiel Avenir LT Std 35 Light" w:cs="Arial"/>
            <w:sz w:val="22"/>
            <w:szCs w:val="22"/>
            <w:lang w:val="en-GB"/>
          </w:rPr>
          <w:fldChar w:fldCharType="end"/>
        </w:r>
        <w:r w:rsidRPr="00863667">
          <w:rPr>
            <w:rFonts w:ascii="iCiel Avenir LT Std 35 Light" w:hAnsi="iCiel Avenir LT Std 35 Light" w:cs="Arial"/>
            <w:sz w:val="22"/>
            <w:szCs w:val="22"/>
            <w:lang w:val="en-GB"/>
          </w:rPr>
          <w:t xml:space="preserve"> </w:t>
        </w:r>
      </w:ins>
    </w:p>
    <w:p w14:paraId="33E79875" w14:textId="77777777" w:rsidR="003C6139" w:rsidRPr="00863667" w:rsidRDefault="003C6139" w:rsidP="003C6139">
      <w:pPr>
        <w:tabs>
          <w:tab w:val="left" w:pos="630"/>
          <w:tab w:val="left" w:pos="1080"/>
        </w:tabs>
        <w:rPr>
          <w:ins w:id="10088" w:author="An Tran, ACA (BUV)" w:date="2024-09-12T11:07:00Z" w16du:dateUtc="2024-09-12T04:07:00Z"/>
          <w:rFonts w:ascii="iCiel Avenir LT Std 35 Light" w:hAnsi="iCiel Avenir LT Std 35 Light" w:cs="Arial"/>
          <w:sz w:val="22"/>
          <w:szCs w:val="22"/>
          <w:lang w:val="en-GB"/>
        </w:rPr>
      </w:pPr>
      <w:ins w:id="10089" w:author="An Tran, ACA (BUV)" w:date="2024-09-12T11:07:00Z" w16du:dateUtc="2024-09-12T04:07:00Z">
        <w:r w:rsidRPr="00863667">
          <w:rPr>
            <w:rFonts w:ascii="iCiel Avenir LT Std 35 Light" w:hAnsi="iCiel Avenir LT Std 35 Light" w:cs="Arial"/>
            <w:sz w:val="22"/>
            <w:szCs w:val="22"/>
            <w:lang w:val="en-GB"/>
          </w:rPr>
          <w:t xml:space="preserve">BUV Student Life: </w:t>
        </w:r>
        <w:r w:rsidRPr="00863667">
          <w:rPr>
            <w:rFonts w:ascii="iCiel Avenir LT Std 35 Light" w:hAnsi="iCiel Avenir LT Std 35 Light"/>
            <w:rPrChange w:id="10090" w:author="An Tran, ACA (BUV)" w:date="2024-09-13T17:29:00Z" w16du:dateUtc="2024-09-13T10:29:00Z">
              <w:rPr/>
            </w:rPrChange>
          </w:rPr>
          <w:fldChar w:fldCharType="begin"/>
        </w:r>
        <w:r w:rsidRPr="00863667">
          <w:rPr>
            <w:rFonts w:ascii="iCiel Avenir LT Std 35 Light" w:hAnsi="iCiel Avenir LT Std 35 Light"/>
            <w:rPrChange w:id="10091" w:author="An Tran, ACA (BUV)" w:date="2024-09-13T17:29:00Z" w16du:dateUtc="2024-09-13T10:29:00Z">
              <w:rPr/>
            </w:rPrChange>
          </w:rPr>
          <w:instrText>HYPERLINK "https://www.facebook.com/buvstudentlife"</w:instrText>
        </w:r>
        <w:r w:rsidRPr="00B8666B">
          <w:rPr>
            <w:rFonts w:ascii="iCiel Avenir LT Std 35 Light" w:hAnsi="iCiel Avenir LT Std 35 Light"/>
          </w:rPr>
        </w:r>
        <w:r w:rsidRPr="00863667">
          <w:rPr>
            <w:rPrChange w:id="10092" w:author="An Tran, ACA (BUV)" w:date="2024-09-13T17:29:00Z" w16du:dateUtc="2024-09-13T10:29:00Z">
              <w:rPr>
                <w:rStyle w:val="Hyperlink"/>
                <w:rFonts w:ascii="iCiel Avenir LT Std 35 Light" w:hAnsi="iCiel Avenir LT Std 35 Light" w:cs="Arial"/>
                <w:sz w:val="22"/>
                <w:szCs w:val="22"/>
                <w:lang w:val="en-GB"/>
              </w:rPr>
            </w:rPrChange>
          </w:rPr>
          <w:fldChar w:fldCharType="separate"/>
        </w:r>
        <w:r w:rsidRPr="00863667">
          <w:rPr>
            <w:rStyle w:val="Hyperlink"/>
            <w:rFonts w:ascii="iCiel Avenir LT Std 35 Light" w:hAnsi="iCiel Avenir LT Std 35 Light" w:cs="Arial"/>
            <w:sz w:val="22"/>
            <w:szCs w:val="22"/>
            <w:lang w:val="en-GB"/>
          </w:rPr>
          <w:t>https://www.facebook.com/buvstudentlife</w:t>
        </w:r>
        <w:r w:rsidRPr="00863667">
          <w:rPr>
            <w:rStyle w:val="Hyperlink"/>
            <w:rFonts w:ascii="iCiel Avenir LT Std 35 Light" w:hAnsi="iCiel Avenir LT Std 35 Light" w:cs="Arial"/>
            <w:sz w:val="22"/>
            <w:szCs w:val="22"/>
            <w:lang w:val="en-GB"/>
          </w:rPr>
          <w:fldChar w:fldCharType="end"/>
        </w:r>
        <w:r w:rsidRPr="00863667">
          <w:rPr>
            <w:rFonts w:ascii="iCiel Avenir LT Std 35 Light" w:hAnsi="iCiel Avenir LT Std 35 Light" w:cs="Arial"/>
            <w:sz w:val="22"/>
            <w:szCs w:val="22"/>
            <w:lang w:val="en-GB"/>
          </w:rPr>
          <w:t xml:space="preserve"> </w:t>
        </w:r>
      </w:ins>
    </w:p>
    <w:p w14:paraId="56D09D57" w14:textId="77777777" w:rsidR="003C6139" w:rsidRPr="00863667" w:rsidRDefault="003C6139" w:rsidP="003C6139">
      <w:pPr>
        <w:tabs>
          <w:tab w:val="left" w:pos="630"/>
          <w:tab w:val="left" w:pos="1080"/>
        </w:tabs>
        <w:rPr>
          <w:ins w:id="10093" w:author="An Tran, ACA (BUV)" w:date="2024-09-12T11:07:00Z" w16du:dateUtc="2024-09-12T04:07:00Z"/>
          <w:rFonts w:ascii="iCiel Avenir LT Std 35 Light" w:hAnsi="iCiel Avenir LT Std 35 Light" w:cs="Arial"/>
          <w:color w:val="FF0000"/>
          <w:sz w:val="22"/>
          <w:szCs w:val="22"/>
          <w:lang w:val="vi-VN"/>
        </w:rPr>
      </w:pPr>
      <w:ins w:id="10094" w:author="An Tran, ACA (BUV)" w:date="2024-09-12T11:07:00Z" w16du:dateUtc="2024-09-12T04:07:00Z">
        <w:r w:rsidRPr="00863667">
          <w:rPr>
            <w:rFonts w:ascii="iCiel Avenir LT Std 35 Light" w:hAnsi="iCiel Avenir LT Std 35 Light" w:cs="Arial"/>
            <w:sz w:val="22"/>
            <w:szCs w:val="22"/>
            <w:lang w:val="vi-VN"/>
          </w:rPr>
          <w:t xml:space="preserve">BUV Student Wellbeing: </w:t>
        </w:r>
        <w:r w:rsidRPr="00863667">
          <w:rPr>
            <w:rFonts w:ascii="iCiel Avenir LT Std 35 Light" w:hAnsi="iCiel Avenir LT Std 35 Light"/>
            <w:rPrChange w:id="10095" w:author="An Tran, ACA (BUV)" w:date="2024-09-13T17:29:00Z" w16du:dateUtc="2024-09-13T10:29:00Z">
              <w:rPr/>
            </w:rPrChange>
          </w:rPr>
          <w:fldChar w:fldCharType="begin"/>
        </w:r>
        <w:r w:rsidRPr="00863667">
          <w:rPr>
            <w:rFonts w:ascii="iCiel Avenir LT Std 35 Light" w:hAnsi="iCiel Avenir LT Std 35 Light"/>
            <w:rPrChange w:id="10096" w:author="An Tran, ACA (BUV)" w:date="2024-09-13T17:29:00Z" w16du:dateUtc="2024-09-13T10:29:00Z">
              <w:rPr/>
            </w:rPrChange>
          </w:rPr>
          <w:instrText>HYPERLINK "https://www.facebook.com/BUVstudentWELLBEING"</w:instrText>
        </w:r>
        <w:r w:rsidRPr="00B8666B">
          <w:rPr>
            <w:rFonts w:ascii="iCiel Avenir LT Std 35 Light" w:hAnsi="iCiel Avenir LT Std 35 Light"/>
          </w:rPr>
        </w:r>
        <w:r w:rsidRPr="00863667">
          <w:rPr>
            <w:rPrChange w:id="10097" w:author="An Tran, ACA (BUV)" w:date="2024-09-13T17:29:00Z" w16du:dateUtc="2024-09-13T10:29:00Z">
              <w:rPr>
                <w:rStyle w:val="Hyperlink"/>
                <w:rFonts w:ascii="iCiel Avenir LT Std 35 Light" w:hAnsi="iCiel Avenir LT Std 35 Light" w:cs="Arial"/>
                <w:sz w:val="22"/>
                <w:szCs w:val="22"/>
                <w:lang w:val="en-GB"/>
              </w:rPr>
            </w:rPrChange>
          </w:rPr>
          <w:fldChar w:fldCharType="separate"/>
        </w:r>
        <w:r w:rsidRPr="00863667">
          <w:rPr>
            <w:rStyle w:val="Hyperlink"/>
            <w:rFonts w:ascii="iCiel Avenir LT Std 35 Light" w:hAnsi="iCiel Avenir LT Std 35 Light" w:cs="Arial"/>
            <w:sz w:val="22"/>
            <w:szCs w:val="22"/>
            <w:lang w:val="en-GB"/>
          </w:rPr>
          <w:t>https://www.facebook.com/BUVstudentWELLBEING</w:t>
        </w:r>
        <w:r w:rsidRPr="00863667">
          <w:rPr>
            <w:rStyle w:val="Hyperlink"/>
            <w:rFonts w:ascii="iCiel Avenir LT Std 35 Light" w:hAnsi="iCiel Avenir LT Std 35 Light" w:cs="Arial"/>
            <w:sz w:val="22"/>
            <w:szCs w:val="22"/>
            <w:lang w:val="en-GB"/>
          </w:rPr>
          <w:fldChar w:fldCharType="end"/>
        </w:r>
      </w:ins>
    </w:p>
    <w:p w14:paraId="1C30EE78" w14:textId="77777777" w:rsidR="003C6139" w:rsidRPr="00863667" w:rsidRDefault="003C6139" w:rsidP="003C6139">
      <w:pPr>
        <w:tabs>
          <w:tab w:val="left" w:pos="630"/>
          <w:tab w:val="left" w:pos="1080"/>
        </w:tabs>
        <w:ind w:firstLine="0"/>
        <w:rPr>
          <w:ins w:id="10098" w:author="An Tran, ACA (BUV)" w:date="2024-09-12T11:07:00Z" w16du:dateUtc="2024-09-12T04:07:00Z"/>
          <w:rFonts w:ascii="iCiel Avenir LT Std 35 Light" w:hAnsi="iCiel Avenir LT Std 35 Light" w:cs="Arial"/>
          <w:sz w:val="22"/>
          <w:szCs w:val="22"/>
          <w:lang w:val="en-GB"/>
        </w:rPr>
      </w:pPr>
      <w:ins w:id="10099" w:author="An Tran, ACA (BUV)" w:date="2024-09-12T11:07:00Z" w16du:dateUtc="2024-09-12T04:07:00Z">
        <w:r w:rsidRPr="00863667">
          <w:rPr>
            <w:rFonts w:ascii="iCiel Avenir LT Std 35 Light" w:hAnsi="iCiel Avenir LT Std 35 Light" w:cs="Arial"/>
            <w:sz w:val="22"/>
            <w:szCs w:val="22"/>
            <w:lang w:val="en-GB"/>
          </w:rPr>
          <w:t xml:space="preserve">Every month, the </w:t>
        </w:r>
        <w:r w:rsidRPr="00863667">
          <w:rPr>
            <w:rFonts w:ascii="iCiel Avenir LT Std 35 Light" w:hAnsi="iCiel Avenir LT Std 35 Light" w:cs="Arial"/>
            <w:sz w:val="22"/>
            <w:szCs w:val="22"/>
            <w:lang w:val="vi-VN"/>
          </w:rPr>
          <w:t>Student Engagement Department</w:t>
        </w:r>
        <w:r w:rsidRPr="00863667">
          <w:rPr>
            <w:rFonts w:ascii="iCiel Avenir LT Std 35 Light" w:hAnsi="iCiel Avenir LT Std 35 Light" w:cs="Arial"/>
            <w:sz w:val="22"/>
            <w:szCs w:val="22"/>
            <w:lang w:val="en-GB"/>
          </w:rPr>
          <w:t xml:space="preserve"> also sends out a newsletter to keep parents updated of what is happening at BUV and important information. If parents would like to be included in the monthly newsletter updates, please make sure you provide us with your email address to Student Information Office at </w:t>
        </w:r>
        <w:r w:rsidRPr="00863667">
          <w:rPr>
            <w:rFonts w:ascii="iCiel Avenir LT Std 35 Light" w:hAnsi="iCiel Avenir LT Std 35 Light"/>
            <w:rPrChange w:id="10100" w:author="An Tran, ACA (BUV)" w:date="2024-09-13T17:29:00Z" w16du:dateUtc="2024-09-13T10:29:00Z">
              <w:rPr/>
            </w:rPrChange>
          </w:rPr>
          <w:fldChar w:fldCharType="begin"/>
        </w:r>
        <w:r w:rsidRPr="00863667">
          <w:rPr>
            <w:rFonts w:ascii="iCiel Avenir LT Std 35 Light" w:hAnsi="iCiel Avenir LT Std 35 Light"/>
            <w:rPrChange w:id="10101" w:author="An Tran, ACA (BUV)" w:date="2024-09-13T17:29:00Z" w16du:dateUtc="2024-09-13T10:29:00Z">
              <w:rPr/>
            </w:rPrChange>
          </w:rPr>
          <w:instrText>HYPERLINK "mailto:studentservice@buv.edu.vn"</w:instrText>
        </w:r>
        <w:r w:rsidRPr="00B8666B">
          <w:rPr>
            <w:rFonts w:ascii="iCiel Avenir LT Std 35 Light" w:hAnsi="iCiel Avenir LT Std 35 Light"/>
          </w:rPr>
        </w:r>
        <w:r w:rsidRPr="00863667">
          <w:rPr>
            <w:rPrChange w:id="10102" w:author="An Tran, ACA (BUV)" w:date="2024-09-13T17:29:00Z" w16du:dateUtc="2024-09-13T10:29:00Z">
              <w:rPr>
                <w:rStyle w:val="Hyperlink"/>
                <w:rFonts w:ascii="iCiel Avenir LT Std 35 Light" w:hAnsi="iCiel Avenir LT Std 35 Light" w:cs="Arial"/>
                <w:sz w:val="22"/>
                <w:szCs w:val="22"/>
                <w:lang w:val="en-GB"/>
              </w:rPr>
            </w:rPrChange>
          </w:rPr>
          <w:fldChar w:fldCharType="separate"/>
        </w:r>
        <w:r w:rsidRPr="00863667">
          <w:rPr>
            <w:rStyle w:val="Hyperlink"/>
            <w:rFonts w:ascii="iCiel Avenir LT Std 35 Light" w:hAnsi="iCiel Avenir LT Std 35 Light" w:cs="Arial"/>
            <w:sz w:val="22"/>
            <w:szCs w:val="22"/>
            <w:lang w:val="en-GB"/>
          </w:rPr>
          <w:t>studentservice@buv.edu.vn</w:t>
        </w:r>
        <w:r w:rsidRPr="00863667">
          <w:rPr>
            <w:rStyle w:val="Hyperlink"/>
            <w:rFonts w:ascii="iCiel Avenir LT Std 35 Light" w:hAnsi="iCiel Avenir LT Std 35 Light" w:cs="Arial"/>
            <w:sz w:val="22"/>
            <w:szCs w:val="22"/>
            <w:lang w:val="en-GB"/>
          </w:rPr>
          <w:fldChar w:fldCharType="end"/>
        </w:r>
        <w:r w:rsidRPr="00863667">
          <w:rPr>
            <w:rFonts w:ascii="iCiel Avenir LT Std 35 Light" w:hAnsi="iCiel Avenir LT Std 35 Light" w:cs="Arial"/>
            <w:sz w:val="22"/>
            <w:szCs w:val="22"/>
            <w:lang w:val="en-GB"/>
          </w:rPr>
          <w:t xml:space="preserve"> to receive our updates and other information.</w:t>
        </w:r>
      </w:ins>
    </w:p>
    <w:p w14:paraId="1C393F99" w14:textId="77777777" w:rsidR="003C6139" w:rsidRPr="00863667" w:rsidRDefault="003C6139" w:rsidP="003C6139">
      <w:pPr>
        <w:tabs>
          <w:tab w:val="left" w:pos="630"/>
          <w:tab w:val="left" w:pos="1080"/>
        </w:tabs>
        <w:ind w:firstLine="0"/>
        <w:rPr>
          <w:ins w:id="10103" w:author="An Tran, ACA (BUV)" w:date="2024-09-12T11:07:00Z" w16du:dateUtc="2024-09-12T04:07:00Z"/>
          <w:rFonts w:ascii="iCiel Avenir LT Std 35 Light" w:hAnsi="iCiel Avenir LT Std 35 Light" w:cs="Arial"/>
          <w:sz w:val="22"/>
          <w:szCs w:val="22"/>
          <w:lang w:val="en-GB"/>
        </w:rPr>
      </w:pPr>
      <w:ins w:id="10104" w:author="An Tran, ACA (BUV)" w:date="2024-09-12T11:07:00Z" w16du:dateUtc="2024-09-12T04:07:00Z">
        <w:r w:rsidRPr="00863667">
          <w:rPr>
            <w:rFonts w:ascii="iCiel Avenir LT Std 35 Light" w:hAnsi="iCiel Avenir LT Std 35 Light" w:cs="Arial"/>
            <w:sz w:val="22"/>
            <w:szCs w:val="22"/>
            <w:lang w:val="en-GB"/>
          </w:rPr>
          <w:t xml:space="preserve">In addition, all information about Student Engagement can be found on Canvas at "Course" named as "Student Engagement": </w:t>
        </w:r>
        <w:r w:rsidRPr="00863667">
          <w:rPr>
            <w:rFonts w:ascii="iCiel Avenir LT Std 35 Light" w:hAnsi="iCiel Avenir LT Std 35 Light"/>
            <w:rPrChange w:id="10105" w:author="An Tran, ACA (BUV)" w:date="2024-09-13T17:29:00Z" w16du:dateUtc="2024-09-13T10:29:00Z">
              <w:rPr/>
            </w:rPrChange>
          </w:rPr>
          <w:fldChar w:fldCharType="begin"/>
        </w:r>
        <w:r w:rsidRPr="00863667">
          <w:rPr>
            <w:rFonts w:ascii="iCiel Avenir LT Std 35 Light" w:hAnsi="iCiel Avenir LT Std 35 Light"/>
            <w:rPrChange w:id="10106" w:author="An Tran, ACA (BUV)" w:date="2024-09-13T17:29:00Z" w16du:dateUtc="2024-09-13T10:29:00Z">
              <w:rPr/>
            </w:rPrChange>
          </w:rPr>
          <w:instrText>HYPERLINK "https://buv.instructure.com/courses/334"</w:instrText>
        </w:r>
        <w:r w:rsidRPr="00B8666B">
          <w:rPr>
            <w:rFonts w:ascii="iCiel Avenir LT Std 35 Light" w:hAnsi="iCiel Avenir LT Std 35 Light"/>
          </w:rPr>
        </w:r>
        <w:r w:rsidRPr="00863667">
          <w:rPr>
            <w:rPrChange w:id="10107" w:author="An Tran, ACA (BUV)" w:date="2024-09-13T17:29:00Z" w16du:dateUtc="2024-09-13T10:29:00Z">
              <w:rPr>
                <w:rStyle w:val="Hyperlink"/>
                <w:rFonts w:ascii="iCiel Avenir LT Std 35 Light" w:hAnsi="iCiel Avenir LT Std 35 Light" w:cs="Arial"/>
                <w:sz w:val="22"/>
                <w:szCs w:val="22"/>
                <w:lang w:val="en-GB"/>
              </w:rPr>
            </w:rPrChange>
          </w:rPr>
          <w:fldChar w:fldCharType="separate"/>
        </w:r>
        <w:r w:rsidRPr="00863667">
          <w:rPr>
            <w:rStyle w:val="Hyperlink"/>
            <w:rFonts w:ascii="iCiel Avenir LT Std 35 Light" w:hAnsi="iCiel Avenir LT Std 35 Light" w:cs="Arial"/>
            <w:sz w:val="22"/>
            <w:szCs w:val="22"/>
            <w:lang w:val="en-GB"/>
          </w:rPr>
          <w:t>https://buv.instructure.com/courses/334</w:t>
        </w:r>
        <w:r w:rsidRPr="00863667">
          <w:rPr>
            <w:rStyle w:val="Hyperlink"/>
            <w:rFonts w:ascii="iCiel Avenir LT Std 35 Light" w:hAnsi="iCiel Avenir LT Std 35 Light" w:cs="Arial"/>
            <w:sz w:val="22"/>
            <w:szCs w:val="22"/>
            <w:lang w:val="en-GB"/>
          </w:rPr>
          <w:fldChar w:fldCharType="end"/>
        </w:r>
        <w:r w:rsidRPr="00863667">
          <w:rPr>
            <w:rFonts w:ascii="iCiel Avenir LT Std 35 Light" w:hAnsi="iCiel Avenir LT Std 35 Light" w:cs="Arial"/>
            <w:sz w:val="22"/>
            <w:szCs w:val="22"/>
            <w:lang w:val="en-GB"/>
          </w:rPr>
          <w:t xml:space="preserve"> . </w:t>
        </w:r>
      </w:ins>
    </w:p>
    <w:p w14:paraId="5B49876E" w14:textId="77777777" w:rsidR="003C6139" w:rsidRPr="00863667" w:rsidRDefault="003C6139" w:rsidP="003C6139">
      <w:pPr>
        <w:tabs>
          <w:tab w:val="left" w:pos="630"/>
          <w:tab w:val="left" w:pos="1080"/>
        </w:tabs>
        <w:spacing w:before="0" w:beforeAutospacing="0"/>
        <w:ind w:firstLine="0"/>
        <w:rPr>
          <w:ins w:id="10108" w:author="An Tran, ACA (BUV)" w:date="2024-09-12T11:07:00Z" w16du:dateUtc="2024-09-12T04:07:00Z"/>
          <w:rFonts w:ascii="iCiel Avenir LT Std 35 Light" w:hAnsi="iCiel Avenir LT Std 35 Light" w:cs="Arial"/>
          <w:sz w:val="22"/>
          <w:szCs w:val="22"/>
          <w:lang w:val="en-GB"/>
        </w:rPr>
      </w:pPr>
      <w:ins w:id="10109" w:author="An Tran, ACA (BUV)" w:date="2024-09-12T11:07:00Z" w16du:dateUtc="2024-09-12T04:07:00Z">
        <w:r w:rsidRPr="00863667">
          <w:rPr>
            <w:rFonts w:ascii="iCiel Avenir LT Std 35 Light" w:hAnsi="iCiel Avenir LT Std 35 Light" w:cs="Arial"/>
            <w:sz w:val="22"/>
            <w:szCs w:val="22"/>
            <w:lang w:val="en-GB"/>
          </w:rPr>
          <w:t>You can also access the “Event Calendar” to see all BUV events and activities, from student clubs and societies' events, career workshops, training, tea-talk, well-being sessions to other special events.</w:t>
        </w:r>
      </w:ins>
    </w:p>
    <w:p w14:paraId="2EDD5F4E" w14:textId="77777777" w:rsidR="003C6139" w:rsidRPr="00863667" w:rsidRDefault="003C6139" w:rsidP="003C6139">
      <w:pPr>
        <w:tabs>
          <w:tab w:val="left" w:pos="630"/>
          <w:tab w:val="left" w:pos="1080"/>
        </w:tabs>
        <w:spacing w:before="0" w:beforeAutospacing="0"/>
        <w:ind w:firstLine="0"/>
        <w:rPr>
          <w:ins w:id="10110" w:author="An Tran, ACA (BUV)" w:date="2024-09-12T11:07:00Z" w16du:dateUtc="2024-09-12T04:07:00Z"/>
          <w:rFonts w:ascii="iCiel Avenir LT Std 35 Light" w:hAnsi="iCiel Avenir LT Std 35 Light" w:cs="Arial"/>
          <w:i/>
          <w:iCs/>
          <w:sz w:val="22"/>
          <w:szCs w:val="22"/>
          <w:lang w:val="en-GB"/>
        </w:rPr>
      </w:pPr>
      <w:ins w:id="10111" w:author="An Tran, ACA (BUV)" w:date="2024-09-12T11:07:00Z" w16du:dateUtc="2024-09-12T04:07:00Z">
        <w:r w:rsidRPr="00863667">
          <w:rPr>
            <w:rFonts w:ascii="iCiel Avenir LT Std 35 Light" w:hAnsi="iCiel Avenir LT Std 35 Light" w:cs="Arial"/>
            <w:i/>
            <w:iCs/>
            <w:sz w:val="22"/>
            <w:szCs w:val="22"/>
            <w:lang w:val="en-GB"/>
          </w:rPr>
          <w:t>T</w:t>
        </w:r>
        <w:r w:rsidRPr="00863667">
          <w:rPr>
            <w:rFonts w:ascii="iCiel Avenir LT Std 35 Light" w:hAnsi="iCiel Avenir LT Std 35 Light" w:cs="Calibri"/>
            <w:i/>
            <w:iCs/>
            <w:sz w:val="22"/>
            <w:szCs w:val="22"/>
            <w:lang w:val="en-GB"/>
          </w:rPr>
          <w:t>ấ</w:t>
        </w:r>
        <w:r w:rsidRPr="00863667">
          <w:rPr>
            <w:rFonts w:ascii="iCiel Avenir LT Std 35 Light" w:hAnsi="iCiel Avenir LT Std 35 Light" w:cs="Arial"/>
            <w:i/>
            <w:iCs/>
            <w:sz w:val="22"/>
            <w:szCs w:val="22"/>
            <w:lang w:val="en-GB"/>
          </w:rPr>
          <w:t>t c</w:t>
        </w:r>
        <w:r w:rsidRPr="00863667">
          <w:rPr>
            <w:rFonts w:ascii="iCiel Avenir LT Std 35 Light" w:hAnsi="iCiel Avenir LT Std 35 Light" w:cs="Calibri"/>
            <w:i/>
            <w:iCs/>
            <w:sz w:val="22"/>
            <w:szCs w:val="22"/>
            <w:lang w:val="en-GB"/>
          </w:rPr>
          <w:t>ả</w:t>
        </w:r>
        <w:r w:rsidRPr="00863667">
          <w:rPr>
            <w:rFonts w:ascii="iCiel Avenir LT Std 35 Light" w:hAnsi="iCiel Avenir LT Std 35 Light" w:cs="Arial"/>
            <w:i/>
            <w:iCs/>
            <w:sz w:val="22"/>
            <w:szCs w:val="22"/>
            <w:lang w:val="en-GB"/>
          </w:rPr>
          <w:t xml:space="preserve"> th</w:t>
        </w:r>
        <w:r w:rsidRPr="00863667">
          <w:rPr>
            <w:rFonts w:ascii="iCiel Avenir LT Std 35 Light" w:hAnsi="iCiel Avenir LT Std 35 Light" w:cs="Avenir Next LT Pro"/>
            <w:i/>
            <w:iCs/>
            <w:sz w:val="22"/>
            <w:szCs w:val="22"/>
            <w:lang w:val="en-GB"/>
          </w:rPr>
          <w:t>ô</w:t>
        </w:r>
        <w:r w:rsidRPr="00863667">
          <w:rPr>
            <w:rFonts w:ascii="iCiel Avenir LT Std 35 Light" w:hAnsi="iCiel Avenir LT Std 35 Light" w:cs="Arial"/>
            <w:i/>
            <w:iCs/>
            <w:sz w:val="22"/>
            <w:szCs w:val="22"/>
            <w:lang w:val="en-GB"/>
          </w:rPr>
          <w:t>ng tin v</w:t>
        </w:r>
        <w:r w:rsidRPr="00863667">
          <w:rPr>
            <w:rFonts w:ascii="iCiel Avenir LT Std 35 Light" w:hAnsi="iCiel Avenir LT Std 35 Light" w:cs="Calibri"/>
            <w:i/>
            <w:iCs/>
            <w:sz w:val="22"/>
            <w:szCs w:val="22"/>
            <w:lang w:val="en-GB"/>
          </w:rPr>
          <w:t>ề</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Calibri"/>
            <w:i/>
            <w:iCs/>
            <w:sz w:val="22"/>
            <w:szCs w:val="22"/>
            <w:lang w:val="en-GB"/>
          </w:rPr>
          <w:t>ơ</w:t>
        </w:r>
        <w:r w:rsidRPr="00863667">
          <w:rPr>
            <w:rFonts w:ascii="iCiel Avenir LT Std 35 Light" w:hAnsi="iCiel Avenir LT Std 35 Light" w:cs="Arial"/>
            <w:i/>
            <w:iCs/>
            <w:sz w:val="22"/>
            <w:szCs w:val="22"/>
            <w:lang w:val="en-GB"/>
          </w:rPr>
          <w:t xml:space="preserve"> h</w:t>
        </w:r>
        <w:r w:rsidRPr="00863667">
          <w:rPr>
            <w:rFonts w:ascii="iCiel Avenir LT Std 35 Light" w:hAnsi="iCiel Avenir LT Std 35 Light" w:cs="Calibri"/>
            <w:i/>
            <w:iCs/>
            <w:sz w:val="22"/>
            <w:szCs w:val="22"/>
            <w:lang w:val="en-GB"/>
          </w:rPr>
          <w:t>ộ</w:t>
        </w:r>
        <w:r w:rsidRPr="00863667">
          <w:rPr>
            <w:rFonts w:ascii="iCiel Avenir LT Std 35 Light" w:hAnsi="iCiel Avenir LT Std 35 Light" w:cs="Arial"/>
            <w:i/>
            <w:iCs/>
            <w:sz w:val="22"/>
            <w:szCs w:val="22"/>
            <w:lang w:val="en-GB"/>
          </w:rPr>
          <w:t>i th</w:t>
        </w:r>
        <w:r w:rsidRPr="00863667">
          <w:rPr>
            <w:rFonts w:ascii="iCiel Avenir LT Std 35 Light" w:hAnsi="iCiel Avenir LT Std 35 Light" w:cs="Calibri"/>
            <w:i/>
            <w:iCs/>
            <w:sz w:val="22"/>
            <w:szCs w:val="22"/>
            <w:lang w:val="en-GB"/>
          </w:rPr>
          <w:t>ự</w:t>
        </w:r>
        <w:r w:rsidRPr="00863667">
          <w:rPr>
            <w:rFonts w:ascii="iCiel Avenir LT Std 35 Light" w:hAnsi="iCiel Avenir LT Std 35 Light" w:cs="Arial"/>
            <w:i/>
            <w:iCs/>
            <w:sz w:val="22"/>
            <w:szCs w:val="22"/>
            <w:lang w:val="en-GB"/>
          </w:rPr>
          <w:t>c t</w:t>
        </w:r>
        <w:r w:rsidRPr="00863667">
          <w:rPr>
            <w:rFonts w:ascii="iCiel Avenir LT Std 35 Light" w:hAnsi="iCiel Avenir LT Std 35 Light" w:cs="Calibri"/>
            <w:i/>
            <w:iCs/>
            <w:sz w:val="22"/>
            <w:szCs w:val="22"/>
            <w:lang w:val="en-GB"/>
          </w:rPr>
          <w:t>ậ</w:t>
        </w:r>
        <w:r w:rsidRPr="00863667">
          <w:rPr>
            <w:rFonts w:ascii="iCiel Avenir LT Std 35 Light" w:hAnsi="iCiel Avenir LT Std 35 Light" w:cs="Arial"/>
            <w:i/>
            <w:iCs/>
            <w:sz w:val="22"/>
            <w:szCs w:val="22"/>
            <w:lang w:val="en-GB"/>
          </w:rPr>
          <w:t>p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ho</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 xml:space="preserve">t </w:t>
        </w:r>
        <w:r w:rsidRPr="00863667">
          <w:rPr>
            <w:rFonts w:ascii="iCiel Avenir LT Std 35 Light" w:hAnsi="iCiel Avenir LT Std 35 Light" w:cs="Calibri"/>
            <w:i/>
            <w:iCs/>
            <w:sz w:val="22"/>
            <w:szCs w:val="22"/>
            <w:lang w:val="en-GB"/>
          </w:rPr>
          <w:t>độ</w:t>
        </w:r>
        <w:r w:rsidRPr="00863667">
          <w:rPr>
            <w:rFonts w:ascii="iCiel Avenir LT Std 35 Light" w:hAnsi="iCiel Avenir LT Std 35 Light" w:cs="Arial"/>
            <w:i/>
            <w:iCs/>
            <w:sz w:val="22"/>
            <w:szCs w:val="22"/>
            <w:lang w:val="en-GB"/>
          </w:rPr>
          <w:t>ng ngo</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i kh</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a s</w:t>
        </w:r>
        <w:r w:rsidRPr="00863667">
          <w:rPr>
            <w:rFonts w:ascii="iCiel Avenir LT Std 35 Light" w:hAnsi="iCiel Avenir LT Std 35 Light" w:cs="Calibri"/>
            <w:i/>
            <w:iCs/>
            <w:sz w:val="22"/>
            <w:szCs w:val="22"/>
            <w:lang w:val="en-GB"/>
          </w:rPr>
          <w:t>ẽ</w:t>
        </w:r>
        <w:r w:rsidRPr="00863667">
          <w:rPr>
            <w:rFonts w:ascii="iCiel Avenir LT Std 35 Light" w:hAnsi="iCiel Avenir LT Std 35 Light" w:cs="Arial"/>
            <w:i/>
            <w:iCs/>
            <w:sz w:val="22"/>
            <w:szCs w:val="22"/>
            <w:lang w:val="en-GB"/>
          </w:rPr>
          <w:t xml:space="preserve"> </w:t>
        </w:r>
        <w:r w:rsidRPr="00863667">
          <w:rPr>
            <w:rFonts w:ascii="iCiel Avenir LT Std 35 Light" w:hAnsi="iCiel Avenir LT Std 35 Light" w:cs="Calibri"/>
            <w:i/>
            <w:iCs/>
            <w:sz w:val="22"/>
            <w:szCs w:val="22"/>
            <w:lang w:val="en-GB"/>
          </w:rPr>
          <w:t>đượ</w:t>
        </w:r>
        <w:r w:rsidRPr="00863667">
          <w:rPr>
            <w:rFonts w:ascii="iCiel Avenir LT Std 35 Light" w:hAnsi="iCiel Avenir LT Std 35 Light" w:cs="Arial"/>
            <w:i/>
            <w:iCs/>
            <w:sz w:val="22"/>
            <w:szCs w:val="22"/>
            <w:lang w:val="en-GB"/>
          </w:rPr>
          <w:t>c chia s</w:t>
        </w:r>
        <w:r w:rsidRPr="00863667">
          <w:rPr>
            <w:rFonts w:ascii="iCiel Avenir LT Std 35 Light" w:hAnsi="iCiel Avenir LT Std 35 Light" w:cs="Calibri"/>
            <w:i/>
            <w:iCs/>
            <w:sz w:val="22"/>
            <w:szCs w:val="22"/>
            <w:lang w:val="en-GB"/>
          </w:rPr>
          <w:t>ẻ</w:t>
        </w:r>
        <w:r w:rsidRPr="00863667">
          <w:rPr>
            <w:rFonts w:ascii="iCiel Avenir LT Std 35 Light" w:hAnsi="iCiel Avenir LT Std 35 Light" w:cs="Arial"/>
            <w:i/>
            <w:iCs/>
            <w:sz w:val="22"/>
            <w:szCs w:val="22"/>
            <w:lang w:val="en-GB"/>
          </w:rPr>
          <w:t xml:space="preserve"> th</w:t>
        </w:r>
        <w:r w:rsidRPr="00863667">
          <w:rPr>
            <w:rFonts w:ascii="iCiel Avenir LT Std 35 Light" w:hAnsi="iCiel Avenir LT Std 35 Light" w:cs="Calibri"/>
            <w:i/>
            <w:iCs/>
            <w:sz w:val="22"/>
            <w:szCs w:val="22"/>
            <w:lang w:val="en-GB"/>
          </w:rPr>
          <w:t>ườ</w:t>
        </w:r>
        <w:r w:rsidRPr="00863667">
          <w:rPr>
            <w:rFonts w:ascii="iCiel Avenir LT Std 35 Light" w:hAnsi="iCiel Avenir LT Std 35 Light" w:cs="Arial"/>
            <w:i/>
            <w:iCs/>
            <w:sz w:val="22"/>
            <w:szCs w:val="22"/>
            <w:lang w:val="en-GB"/>
          </w:rPr>
          <w:t>ng xuy</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 xml:space="preserve">n </w:t>
        </w:r>
        <w:r w:rsidRPr="00863667">
          <w:rPr>
            <w:rFonts w:ascii="iCiel Avenir LT Std 35 Light" w:hAnsi="iCiel Avenir LT Std 35 Light" w:cs="Calibri"/>
            <w:i/>
            <w:iCs/>
            <w:sz w:val="22"/>
            <w:szCs w:val="22"/>
            <w:lang w:val="en-GB"/>
          </w:rPr>
          <w:t>đế</w:t>
        </w:r>
        <w:r w:rsidRPr="00863667">
          <w:rPr>
            <w:rFonts w:ascii="iCiel Avenir LT Std 35 Light" w:hAnsi="iCiel Avenir LT Std 35 Light" w:cs="Arial"/>
            <w:i/>
            <w:iCs/>
            <w:sz w:val="22"/>
            <w:szCs w:val="22"/>
            <w:lang w:val="en-GB"/>
          </w:rPr>
          <w:t>n t</w:t>
        </w:r>
        <w:r w:rsidRPr="00863667">
          <w:rPr>
            <w:rFonts w:ascii="iCiel Avenir LT Std 35 Light" w:hAnsi="iCiel Avenir LT Std 35 Light" w:cs="Calibri"/>
            <w:i/>
            <w:iCs/>
            <w:sz w:val="22"/>
            <w:szCs w:val="22"/>
            <w:lang w:val="en-GB"/>
          </w:rPr>
          <w:t>ấ</w:t>
        </w:r>
        <w:r w:rsidRPr="00863667">
          <w:rPr>
            <w:rFonts w:ascii="iCiel Avenir LT Std 35 Light" w:hAnsi="iCiel Avenir LT Std 35 Light" w:cs="Arial"/>
            <w:i/>
            <w:iCs/>
            <w:sz w:val="22"/>
            <w:szCs w:val="22"/>
            <w:lang w:val="en-GB"/>
          </w:rPr>
          <w:t>t c</w:t>
        </w:r>
        <w:r w:rsidRPr="00863667">
          <w:rPr>
            <w:rFonts w:ascii="iCiel Avenir LT Std 35 Light" w:hAnsi="iCiel Avenir LT Std 35 Light" w:cs="Calibri"/>
            <w:i/>
            <w:iCs/>
            <w:sz w:val="22"/>
            <w:szCs w:val="22"/>
            <w:lang w:val="en-GB"/>
          </w:rPr>
          <w:t>ả</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sinh vi</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th</w:t>
        </w:r>
        <w:r w:rsidRPr="00863667">
          <w:rPr>
            <w:rFonts w:ascii="iCiel Avenir LT Std 35 Light" w:hAnsi="iCiel Avenir LT Std 35 Light" w:cs="Avenir Next LT Pro"/>
            <w:i/>
            <w:iCs/>
            <w:sz w:val="22"/>
            <w:szCs w:val="22"/>
            <w:lang w:val="en-GB"/>
          </w:rPr>
          <w:t>ô</w:t>
        </w:r>
        <w:r w:rsidRPr="00863667">
          <w:rPr>
            <w:rFonts w:ascii="iCiel Avenir LT Std 35 Light" w:hAnsi="iCiel Avenir LT Std 35 Light" w:cs="Arial"/>
            <w:i/>
            <w:iCs/>
            <w:sz w:val="22"/>
            <w:szCs w:val="22"/>
            <w:lang w:val="en-GB"/>
          </w:rPr>
          <w:t>ng qua h</w:t>
        </w:r>
        <w:r w:rsidRPr="00863667">
          <w:rPr>
            <w:rFonts w:ascii="iCiel Avenir LT Std 35 Light" w:hAnsi="iCiel Avenir LT Std 35 Light" w:cs="Calibri"/>
            <w:i/>
            <w:iCs/>
            <w:sz w:val="22"/>
            <w:szCs w:val="22"/>
            <w:lang w:val="en-GB"/>
          </w:rPr>
          <w:t>ệ</w:t>
        </w:r>
        <w:r w:rsidRPr="00863667">
          <w:rPr>
            <w:rFonts w:ascii="iCiel Avenir LT Std 35 Light" w:hAnsi="iCiel Avenir LT Std 35 Light" w:cs="Arial"/>
            <w:i/>
            <w:iCs/>
            <w:sz w:val="22"/>
            <w:szCs w:val="22"/>
            <w:lang w:val="en-GB"/>
          </w:rPr>
          <w:t xml:space="preserve"> th</w:t>
        </w:r>
        <w:r w:rsidRPr="00863667">
          <w:rPr>
            <w:rFonts w:ascii="iCiel Avenir LT Std 35 Light" w:hAnsi="iCiel Avenir LT Std 35 Light" w:cs="Calibri"/>
            <w:i/>
            <w:iCs/>
            <w:sz w:val="22"/>
            <w:szCs w:val="22"/>
            <w:lang w:val="en-GB"/>
          </w:rPr>
          <w:t>ố</w:t>
        </w:r>
        <w:r w:rsidRPr="00863667">
          <w:rPr>
            <w:rFonts w:ascii="iCiel Avenir LT Std 35 Light" w:hAnsi="iCiel Avenir LT Std 35 Light" w:cs="Arial"/>
            <w:i/>
            <w:iCs/>
            <w:sz w:val="22"/>
            <w:szCs w:val="22"/>
            <w:lang w:val="en-GB"/>
          </w:rPr>
          <w:t>ng email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trang Facebook c</w:t>
        </w:r>
        <w:r w:rsidRPr="00863667">
          <w:rPr>
            <w:rFonts w:ascii="iCiel Avenir LT Std 35 Light" w:hAnsi="iCiel Avenir LT Std 35 Light" w:cs="Calibri"/>
            <w:i/>
            <w:iCs/>
            <w:sz w:val="22"/>
            <w:szCs w:val="22"/>
            <w:lang w:val="en-GB"/>
          </w:rPr>
          <w:t>ủ</w:t>
        </w:r>
        <w:r w:rsidRPr="00863667">
          <w:rPr>
            <w:rFonts w:ascii="iCiel Avenir LT Std 35 Light" w:hAnsi="iCiel Avenir LT Std 35 Light" w:cs="Arial"/>
            <w:i/>
            <w:iCs/>
            <w:sz w:val="22"/>
            <w:szCs w:val="22"/>
            <w:lang w:val="en-GB"/>
          </w:rPr>
          <w:t>a B</w:t>
        </w:r>
        <w:r w:rsidRPr="00863667">
          <w:rPr>
            <w:rFonts w:ascii="iCiel Avenir LT Std 35 Light" w:hAnsi="iCiel Avenir LT Std 35 Light" w:cs="Calibri"/>
            <w:i/>
            <w:iCs/>
            <w:sz w:val="22"/>
            <w:szCs w:val="22"/>
            <w:lang w:val="en-GB"/>
          </w:rPr>
          <w:t>ộ</w:t>
        </w:r>
        <w:r w:rsidRPr="00863667">
          <w:rPr>
            <w:rFonts w:ascii="iCiel Avenir LT Std 35 Light" w:hAnsi="iCiel Avenir LT Std 35 Light" w:cs="Arial"/>
            <w:i/>
            <w:iCs/>
            <w:sz w:val="22"/>
            <w:szCs w:val="22"/>
            <w:lang w:val="en-GB"/>
          </w:rPr>
          <w:t xml:space="preserve"> ph</w:t>
        </w:r>
        <w:r w:rsidRPr="00863667">
          <w:rPr>
            <w:rFonts w:ascii="iCiel Avenir LT Std 35 Light" w:hAnsi="iCiel Avenir LT Std 35 Light" w:cs="Calibri"/>
            <w:i/>
            <w:iCs/>
            <w:sz w:val="22"/>
            <w:szCs w:val="22"/>
            <w:lang w:val="en-GB"/>
          </w:rPr>
          <w:t>ậ</w:t>
        </w:r>
        <w:r w:rsidRPr="00863667">
          <w:rPr>
            <w:rFonts w:ascii="iCiel Avenir LT Std 35 Light" w:hAnsi="iCiel Avenir LT Std 35 Light" w:cs="Arial"/>
            <w:i/>
            <w:iCs/>
            <w:sz w:val="22"/>
            <w:szCs w:val="22"/>
            <w:lang w:val="en-GB"/>
          </w:rPr>
          <w:t>n. N</w:t>
        </w:r>
        <w:r w:rsidRPr="00863667">
          <w:rPr>
            <w:rFonts w:ascii="iCiel Avenir LT Std 35 Light" w:hAnsi="iCiel Avenir LT Std 35 Light" w:cs="Calibri"/>
            <w:i/>
            <w:iCs/>
            <w:sz w:val="22"/>
            <w:szCs w:val="22"/>
            <w:lang w:val="en-GB"/>
          </w:rPr>
          <w:t>ế</w:t>
        </w:r>
        <w:r w:rsidRPr="00863667">
          <w:rPr>
            <w:rFonts w:ascii="iCiel Avenir LT Std 35 Light" w:hAnsi="iCiel Avenir LT Std 35 Light" w:cs="Arial"/>
            <w:i/>
            <w:iCs/>
            <w:sz w:val="22"/>
            <w:szCs w:val="22"/>
            <w:lang w:val="en-GB"/>
          </w:rPr>
          <w:t>u qu</w:t>
        </w:r>
        <w:r w:rsidRPr="00863667">
          <w:rPr>
            <w:rFonts w:ascii="iCiel Avenir LT Std 35 Light" w:hAnsi="iCiel Avenir LT Std 35 Light" w:cs="Avenir Next LT Pro"/>
            <w:i/>
            <w:iCs/>
            <w:sz w:val="22"/>
            <w:szCs w:val="22"/>
            <w:lang w:val="en-GB"/>
          </w:rPr>
          <w:t>ý</w:t>
        </w:r>
        <w:r w:rsidRPr="00863667">
          <w:rPr>
            <w:rFonts w:ascii="iCiel Avenir LT Std 35 Light" w:hAnsi="iCiel Avenir LT Std 35 Light" w:cs="Arial"/>
            <w:i/>
            <w:iCs/>
            <w:sz w:val="22"/>
            <w:szCs w:val="22"/>
            <w:lang w:val="en-GB"/>
          </w:rPr>
          <w:t xml:space="preserve"> ph</w:t>
        </w:r>
        <w:r w:rsidRPr="00863667">
          <w:rPr>
            <w:rFonts w:ascii="iCiel Avenir LT Std 35 Light" w:hAnsi="iCiel Avenir LT Std 35 Light" w:cs="Calibri"/>
            <w:i/>
            <w:iCs/>
            <w:sz w:val="22"/>
            <w:szCs w:val="22"/>
            <w:lang w:val="en-GB"/>
          </w:rPr>
          <w:t>ụ</w:t>
        </w:r>
        <w:r w:rsidRPr="00863667">
          <w:rPr>
            <w:rFonts w:ascii="iCiel Avenir LT Std 35 Light" w:hAnsi="iCiel Avenir LT Std 35 Light" w:cs="Arial"/>
            <w:i/>
            <w:iCs/>
            <w:sz w:val="22"/>
            <w:szCs w:val="22"/>
            <w:lang w:val="en-GB"/>
          </w:rPr>
          <w:t xml:space="preserve"> huynh c</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 xml:space="preserve"> nhu c</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u t</w:t>
        </w:r>
        <w:r w:rsidRPr="00863667">
          <w:rPr>
            <w:rFonts w:ascii="iCiel Avenir LT Std 35 Light" w:hAnsi="iCiel Avenir LT Std 35 Light" w:cs="Avenir Next LT Pro"/>
            <w:i/>
            <w:iCs/>
            <w:sz w:val="22"/>
            <w:szCs w:val="22"/>
            <w:lang w:val="en-GB"/>
          </w:rPr>
          <w:t>ì</w:t>
        </w:r>
        <w:r w:rsidRPr="00863667">
          <w:rPr>
            <w:rFonts w:ascii="iCiel Avenir LT Std 35 Light" w:hAnsi="iCiel Avenir LT Std 35 Light" w:cs="Arial"/>
            <w:i/>
            <w:iCs/>
            <w:sz w:val="22"/>
            <w:szCs w:val="22"/>
            <w:lang w:val="en-GB"/>
          </w:rPr>
          <w:t>m hi</w:t>
        </w:r>
        <w:r w:rsidRPr="00863667">
          <w:rPr>
            <w:rFonts w:ascii="iCiel Avenir LT Std 35 Light" w:hAnsi="iCiel Avenir LT Std 35 Light" w:cs="Calibri"/>
            <w:i/>
            <w:iCs/>
            <w:sz w:val="22"/>
            <w:szCs w:val="22"/>
            <w:lang w:val="en-GB"/>
          </w:rPr>
          <w:t>ể</w:t>
        </w:r>
        <w:r w:rsidRPr="00863667">
          <w:rPr>
            <w:rFonts w:ascii="iCiel Avenir LT Std 35 Light" w:hAnsi="iCiel Avenir LT Std 35 Light" w:cs="Arial"/>
            <w:i/>
            <w:iCs/>
            <w:sz w:val="22"/>
            <w:szCs w:val="22"/>
            <w:lang w:val="en-GB"/>
          </w:rPr>
          <w:t>u th</w:t>
        </w:r>
        <w:r w:rsidRPr="00863667">
          <w:rPr>
            <w:rFonts w:ascii="iCiel Avenir LT Std 35 Light" w:hAnsi="iCiel Avenir LT Std 35 Light" w:cs="Avenir Next LT Pro"/>
            <w:i/>
            <w:iCs/>
            <w:sz w:val="22"/>
            <w:szCs w:val="22"/>
            <w:lang w:val="en-GB"/>
          </w:rPr>
          <w:t>ô</w:t>
        </w:r>
        <w:r w:rsidRPr="00863667">
          <w:rPr>
            <w:rFonts w:ascii="iCiel Avenir LT Std 35 Light" w:hAnsi="iCiel Avenir LT Std 35 Light" w:cs="Arial"/>
            <w:i/>
            <w:iCs/>
            <w:sz w:val="22"/>
            <w:szCs w:val="22"/>
            <w:lang w:val="en-GB"/>
          </w:rPr>
          <w:t>ng tin, vui l</w:t>
        </w:r>
        <w:r w:rsidRPr="00863667">
          <w:rPr>
            <w:rFonts w:ascii="iCiel Avenir LT Std 35 Light" w:hAnsi="iCiel Avenir LT Std 35 Light" w:cs="Avenir Next LT Pro"/>
            <w:i/>
            <w:iCs/>
            <w:sz w:val="22"/>
            <w:szCs w:val="22"/>
            <w:lang w:val="en-GB"/>
          </w:rPr>
          <w:t>ò</w:t>
        </w:r>
        <w:r w:rsidRPr="00863667">
          <w:rPr>
            <w:rFonts w:ascii="iCiel Avenir LT Std 35 Light" w:hAnsi="iCiel Avenir LT Std 35 Light" w:cs="Arial"/>
            <w:i/>
            <w:iCs/>
            <w:sz w:val="22"/>
            <w:szCs w:val="22"/>
            <w:lang w:val="en-GB"/>
          </w:rPr>
          <w:t>ng truy c</w:t>
        </w:r>
        <w:r w:rsidRPr="00863667">
          <w:rPr>
            <w:rFonts w:ascii="iCiel Avenir LT Std 35 Light" w:hAnsi="iCiel Avenir LT Std 35 Light" w:cs="Calibri"/>
            <w:i/>
            <w:iCs/>
            <w:sz w:val="22"/>
            <w:szCs w:val="22"/>
            <w:lang w:val="en-GB"/>
          </w:rPr>
          <w:t>ậ</w:t>
        </w:r>
        <w:r w:rsidRPr="00863667">
          <w:rPr>
            <w:rFonts w:ascii="iCiel Avenir LT Std 35 Light" w:hAnsi="iCiel Avenir LT Std 35 Light" w:cs="Arial"/>
            <w:i/>
            <w:iCs/>
            <w:sz w:val="22"/>
            <w:szCs w:val="22"/>
            <w:lang w:val="en-GB"/>
          </w:rPr>
          <w:t>p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o nh</w:t>
        </w:r>
        <w:r w:rsidRPr="00863667">
          <w:rPr>
            <w:rFonts w:ascii="iCiel Avenir LT Std 35 Light" w:hAnsi="iCiel Avenir LT Std 35 Light" w:cs="Calibri"/>
            <w:i/>
            <w:iCs/>
            <w:sz w:val="22"/>
            <w:szCs w:val="22"/>
            <w:lang w:val="en-GB"/>
          </w:rPr>
          <w:t>ữ</w:t>
        </w:r>
        <w:r w:rsidRPr="00863667">
          <w:rPr>
            <w:rFonts w:ascii="iCiel Avenir LT Std 35 Light" w:hAnsi="iCiel Avenir LT Std 35 Light" w:cs="Arial"/>
            <w:i/>
            <w:iCs/>
            <w:sz w:val="22"/>
            <w:szCs w:val="22"/>
            <w:lang w:val="en-GB"/>
          </w:rPr>
          <w:t xml:space="preserve">ng </w:t>
        </w:r>
        <w:r w:rsidRPr="00863667">
          <w:rPr>
            <w:rFonts w:ascii="iCiel Avenir LT Std 35 Light" w:hAnsi="iCiel Avenir LT Std 35 Light" w:cs="Calibri"/>
            <w:i/>
            <w:iCs/>
            <w:sz w:val="22"/>
            <w:szCs w:val="22"/>
            <w:lang w:val="en-GB"/>
          </w:rPr>
          <w:t>đườ</w:t>
        </w:r>
        <w:r w:rsidRPr="00863667">
          <w:rPr>
            <w:rFonts w:ascii="iCiel Avenir LT Std 35 Light" w:hAnsi="iCiel Avenir LT Std 35 Light" w:cs="Arial"/>
            <w:i/>
            <w:iCs/>
            <w:sz w:val="22"/>
            <w:szCs w:val="22"/>
            <w:lang w:val="en-GB"/>
          </w:rPr>
          <w:t>ng link d</w:t>
        </w:r>
        <w:r w:rsidRPr="00863667">
          <w:rPr>
            <w:rFonts w:ascii="iCiel Avenir LT Std 35 Light" w:hAnsi="iCiel Avenir LT Std 35 Light" w:cs="Calibri"/>
            <w:i/>
            <w:iCs/>
            <w:sz w:val="22"/>
            <w:szCs w:val="22"/>
            <w:lang w:val="en-GB"/>
          </w:rPr>
          <w:t>ướ</w:t>
        </w:r>
        <w:r w:rsidRPr="00863667">
          <w:rPr>
            <w:rFonts w:ascii="iCiel Avenir LT Std 35 Light" w:hAnsi="iCiel Avenir LT Std 35 Light" w:cs="Arial"/>
            <w:i/>
            <w:iCs/>
            <w:sz w:val="22"/>
            <w:szCs w:val="22"/>
            <w:lang w:val="en-GB"/>
          </w:rPr>
          <w:t xml:space="preserve">i </w:t>
        </w:r>
        <w:r w:rsidRPr="00863667">
          <w:rPr>
            <w:rFonts w:ascii="iCiel Avenir LT Std 35 Light" w:hAnsi="iCiel Avenir LT Std 35 Light" w:cs="Calibri"/>
            <w:i/>
            <w:iCs/>
            <w:sz w:val="22"/>
            <w:szCs w:val="22"/>
            <w:lang w:val="en-GB"/>
          </w:rPr>
          <w:t>đ</w:t>
        </w:r>
        <w:r w:rsidRPr="00863667">
          <w:rPr>
            <w:rFonts w:ascii="iCiel Avenir LT Std 35 Light" w:hAnsi="iCiel Avenir LT Std 35 Light" w:cs="Avenir LT Std 35 Light"/>
            <w:i/>
            <w:iCs/>
            <w:sz w:val="22"/>
            <w:szCs w:val="22"/>
            <w:lang w:val="en-GB"/>
          </w:rPr>
          <w:t>â</w:t>
        </w:r>
        <w:r w:rsidRPr="00863667">
          <w:rPr>
            <w:rFonts w:ascii="iCiel Avenir LT Std 35 Light" w:hAnsi="iCiel Avenir LT Std 35 Light" w:cs="Arial"/>
            <w:i/>
            <w:iCs/>
            <w:sz w:val="22"/>
            <w:szCs w:val="22"/>
            <w:lang w:val="en-GB"/>
          </w:rPr>
          <w:t xml:space="preserve">y </w:t>
        </w:r>
        <w:r w:rsidRPr="00863667">
          <w:rPr>
            <w:rFonts w:ascii="iCiel Avenir LT Std 35 Light" w:hAnsi="iCiel Avenir LT Std 35 Light" w:cs="Calibri"/>
            <w:i/>
            <w:iCs/>
            <w:sz w:val="22"/>
            <w:szCs w:val="22"/>
            <w:lang w:val="en-GB"/>
          </w:rPr>
          <w:t>để</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 xml:space="preserve"> th</w:t>
        </w:r>
        <w:r w:rsidRPr="00863667">
          <w:rPr>
            <w:rFonts w:ascii="iCiel Avenir LT Std 35 Light" w:hAnsi="iCiel Avenir LT Std 35 Light" w:cs="Calibri"/>
            <w:i/>
            <w:iCs/>
            <w:sz w:val="22"/>
            <w:szCs w:val="22"/>
            <w:lang w:val="en-GB"/>
          </w:rPr>
          <w:t>ể</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 xml:space="preserve"> nh</w:t>
        </w:r>
        <w:r w:rsidRPr="00863667">
          <w:rPr>
            <w:rFonts w:ascii="iCiel Avenir LT Std 35 Light" w:hAnsi="iCiel Avenir LT Std 35 Light" w:cs="Calibri"/>
            <w:i/>
            <w:iCs/>
            <w:sz w:val="22"/>
            <w:szCs w:val="22"/>
            <w:lang w:val="en-GB"/>
          </w:rPr>
          <w:t>ữ</w:t>
        </w:r>
        <w:r w:rsidRPr="00863667">
          <w:rPr>
            <w:rFonts w:ascii="iCiel Avenir LT Std 35 Light" w:hAnsi="iCiel Avenir LT Std 35 Light" w:cs="Arial"/>
            <w:i/>
            <w:iCs/>
            <w:sz w:val="22"/>
            <w:szCs w:val="22"/>
            <w:lang w:val="en-GB"/>
          </w:rPr>
          <w:t>ng th</w:t>
        </w:r>
        <w:r w:rsidRPr="00863667">
          <w:rPr>
            <w:rFonts w:ascii="iCiel Avenir LT Std 35 Light" w:hAnsi="iCiel Avenir LT Std 35 Light" w:cs="Avenir Next LT Pro"/>
            <w:i/>
            <w:iCs/>
            <w:sz w:val="22"/>
            <w:szCs w:val="22"/>
            <w:lang w:val="en-GB"/>
          </w:rPr>
          <w:t>ô</w:t>
        </w:r>
        <w:r w:rsidRPr="00863667">
          <w:rPr>
            <w:rFonts w:ascii="iCiel Avenir LT Std 35 Light" w:hAnsi="iCiel Avenir LT Std 35 Light" w:cs="Arial"/>
            <w:i/>
            <w:iCs/>
            <w:sz w:val="22"/>
            <w:szCs w:val="22"/>
            <w:lang w:val="en-GB"/>
          </w:rPr>
          <w:t>ng tin v</w:t>
        </w:r>
        <w:r w:rsidRPr="00863667">
          <w:rPr>
            <w:rFonts w:ascii="iCiel Avenir LT Std 35 Light" w:hAnsi="iCiel Avenir LT Std 35 Light" w:cs="Calibri"/>
            <w:i/>
            <w:iCs/>
            <w:sz w:val="22"/>
            <w:szCs w:val="22"/>
            <w:lang w:val="en-GB"/>
          </w:rPr>
          <w:t>ớ</w:t>
        </w:r>
        <w:r w:rsidRPr="00863667">
          <w:rPr>
            <w:rFonts w:ascii="iCiel Avenir LT Std 35 Light" w:hAnsi="iCiel Avenir LT Std 35 Light" w:cs="Arial"/>
            <w:i/>
            <w:iCs/>
            <w:sz w:val="22"/>
            <w:szCs w:val="22"/>
            <w:lang w:val="en-GB"/>
          </w:rPr>
          <w:t>i nh</w:t>
        </w:r>
        <w:r w:rsidRPr="00863667">
          <w:rPr>
            <w:rFonts w:ascii="iCiel Avenir LT Std 35 Light" w:hAnsi="iCiel Avenir LT Std 35 Light" w:cs="Calibri"/>
            <w:i/>
            <w:iCs/>
            <w:sz w:val="22"/>
            <w:szCs w:val="22"/>
            <w:lang w:val="en-GB"/>
          </w:rPr>
          <w:t>ấ</w:t>
        </w:r>
        <w:r w:rsidRPr="00863667">
          <w:rPr>
            <w:rFonts w:ascii="iCiel Avenir LT Std 35 Light" w:hAnsi="iCiel Avenir LT Std 35 Light" w:cs="Arial"/>
            <w:i/>
            <w:iCs/>
            <w:sz w:val="22"/>
            <w:szCs w:val="22"/>
            <w:lang w:val="en-GB"/>
          </w:rPr>
          <w:t>t v</w:t>
        </w:r>
        <w:r w:rsidRPr="00863667">
          <w:rPr>
            <w:rFonts w:ascii="iCiel Avenir LT Std 35 Light" w:hAnsi="iCiel Avenir LT Std 35 Light" w:cs="Calibri"/>
            <w:i/>
            <w:iCs/>
            <w:sz w:val="22"/>
            <w:szCs w:val="22"/>
            <w:lang w:val="en-GB"/>
          </w:rPr>
          <w:t>ề</w:t>
        </w:r>
        <w:r w:rsidRPr="00863667">
          <w:rPr>
            <w:rFonts w:ascii="iCiel Avenir LT Std 35 Light" w:hAnsi="iCiel Avenir LT Std 35 Light" w:cs="Arial"/>
            <w:i/>
            <w:iCs/>
            <w:sz w:val="22"/>
            <w:szCs w:val="22"/>
            <w:lang w:val="en-GB"/>
          </w:rPr>
          <w:t xml:space="preserve"> nh</w:t>
        </w:r>
        <w:r w:rsidRPr="00863667">
          <w:rPr>
            <w:rFonts w:ascii="iCiel Avenir LT Std 35 Light" w:hAnsi="iCiel Avenir LT Std 35 Light" w:cs="Calibri"/>
            <w:i/>
            <w:iCs/>
            <w:sz w:val="22"/>
            <w:szCs w:val="22"/>
            <w:lang w:val="en-GB"/>
          </w:rPr>
          <w:t>ữ</w:t>
        </w:r>
        <w:r w:rsidRPr="00863667">
          <w:rPr>
            <w:rFonts w:ascii="iCiel Avenir LT Std 35 Light" w:hAnsi="iCiel Avenir LT Std 35 Light" w:cs="Arial"/>
            <w:i/>
            <w:iCs/>
            <w:sz w:val="22"/>
            <w:szCs w:val="22"/>
            <w:lang w:val="en-GB"/>
          </w:rPr>
          <w:t>ng c</w:t>
        </w:r>
        <w:r w:rsidRPr="00863667">
          <w:rPr>
            <w:rFonts w:ascii="iCiel Avenir LT Std 35 Light" w:hAnsi="iCiel Avenir LT Std 35 Light" w:cs="Calibri"/>
            <w:i/>
            <w:iCs/>
            <w:sz w:val="22"/>
            <w:szCs w:val="22"/>
            <w:lang w:val="en-GB"/>
          </w:rPr>
          <w:t>ơ</w:t>
        </w:r>
        <w:r w:rsidRPr="00863667">
          <w:rPr>
            <w:rFonts w:ascii="iCiel Avenir LT Std 35 Light" w:hAnsi="iCiel Avenir LT Std 35 Light" w:cs="Arial"/>
            <w:i/>
            <w:iCs/>
            <w:sz w:val="22"/>
            <w:szCs w:val="22"/>
            <w:lang w:val="en-GB"/>
          </w:rPr>
          <w:t xml:space="preserve"> h</w:t>
        </w:r>
        <w:r w:rsidRPr="00863667">
          <w:rPr>
            <w:rFonts w:ascii="iCiel Avenir LT Std 35 Light" w:hAnsi="iCiel Avenir LT Std 35 Light" w:cs="Calibri"/>
            <w:i/>
            <w:iCs/>
            <w:sz w:val="22"/>
            <w:szCs w:val="22"/>
            <w:lang w:val="en-GB"/>
          </w:rPr>
          <w:t>ộ</w:t>
        </w:r>
        <w:r w:rsidRPr="00863667">
          <w:rPr>
            <w:rFonts w:ascii="iCiel Avenir LT Std 35 Light" w:hAnsi="iCiel Avenir LT Std 35 Light" w:cs="Arial"/>
            <w:i/>
            <w:iCs/>
            <w:sz w:val="22"/>
            <w:szCs w:val="22"/>
            <w:lang w:val="en-GB"/>
          </w:rPr>
          <w:t>i th</w:t>
        </w:r>
        <w:r w:rsidRPr="00863667">
          <w:rPr>
            <w:rFonts w:ascii="iCiel Avenir LT Std 35 Light" w:hAnsi="iCiel Avenir LT Std 35 Light" w:cs="Calibri"/>
            <w:i/>
            <w:iCs/>
            <w:sz w:val="22"/>
            <w:szCs w:val="22"/>
            <w:lang w:val="en-GB"/>
          </w:rPr>
          <w:t>ự</w:t>
        </w:r>
        <w:r w:rsidRPr="00863667">
          <w:rPr>
            <w:rFonts w:ascii="iCiel Avenir LT Std 35 Light" w:hAnsi="iCiel Avenir LT Std 35 Light" w:cs="Arial"/>
            <w:i/>
            <w:iCs/>
            <w:sz w:val="22"/>
            <w:szCs w:val="22"/>
            <w:lang w:val="en-GB"/>
          </w:rPr>
          <w:t>c t</w:t>
        </w:r>
        <w:r w:rsidRPr="00863667">
          <w:rPr>
            <w:rFonts w:ascii="iCiel Avenir LT Std 35 Light" w:hAnsi="iCiel Avenir LT Std 35 Light" w:cs="Calibri"/>
            <w:i/>
            <w:iCs/>
            <w:sz w:val="22"/>
            <w:szCs w:val="22"/>
            <w:lang w:val="en-GB"/>
          </w:rPr>
          <w:t>ậ</w:t>
        </w:r>
        <w:r w:rsidRPr="00863667">
          <w:rPr>
            <w:rFonts w:ascii="iCiel Avenir LT Std 35 Light" w:hAnsi="iCiel Avenir LT Std 35 Light" w:cs="Arial"/>
            <w:i/>
            <w:iCs/>
            <w:sz w:val="22"/>
            <w:szCs w:val="22"/>
            <w:lang w:val="en-GB"/>
          </w:rPr>
          <w:t>p,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kh</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a h</w:t>
        </w:r>
        <w:r w:rsidRPr="00863667">
          <w:rPr>
            <w:rFonts w:ascii="iCiel Avenir LT Std 35 Light" w:hAnsi="iCiel Avenir LT Std 35 Light" w:cs="Calibri"/>
            <w:i/>
            <w:iCs/>
            <w:sz w:val="22"/>
            <w:szCs w:val="22"/>
            <w:lang w:val="en-GB"/>
          </w:rPr>
          <w:t>ọ</w:t>
        </w:r>
        <w:r w:rsidRPr="00863667">
          <w:rPr>
            <w:rFonts w:ascii="iCiel Avenir LT Std 35 Light" w:hAnsi="iCiel Avenir LT Std 35 Light" w:cs="Arial"/>
            <w:i/>
            <w:iCs/>
            <w:sz w:val="22"/>
            <w:szCs w:val="22"/>
            <w:lang w:val="en-GB"/>
          </w:rPr>
          <w:t>c ng</w:t>
        </w:r>
        <w:r w:rsidRPr="00863667">
          <w:rPr>
            <w:rFonts w:ascii="iCiel Avenir LT Std 35 Light" w:hAnsi="iCiel Avenir LT Std 35 Light" w:cs="Calibri"/>
            <w:i/>
            <w:iCs/>
            <w:sz w:val="22"/>
            <w:szCs w:val="22"/>
            <w:lang w:val="en-GB"/>
          </w:rPr>
          <w:t>ắ</w:t>
        </w:r>
        <w:r w:rsidRPr="00863667">
          <w:rPr>
            <w:rFonts w:ascii="iCiel Avenir LT Std 35 Light" w:hAnsi="iCiel Avenir LT Std 35 Light" w:cs="Arial"/>
            <w:i/>
            <w:iCs/>
            <w:sz w:val="22"/>
            <w:szCs w:val="22"/>
            <w:lang w:val="en-GB"/>
          </w:rPr>
          <w:t>n c</w:t>
        </w:r>
        <w:r w:rsidRPr="00863667">
          <w:rPr>
            <w:rFonts w:ascii="iCiel Avenir LT Std 35 Light" w:hAnsi="iCiel Avenir LT Std 35 Light" w:cs="Calibri"/>
            <w:i/>
            <w:iCs/>
            <w:sz w:val="22"/>
            <w:szCs w:val="22"/>
            <w:lang w:val="en-GB"/>
          </w:rPr>
          <w:t>ũ</w:t>
        </w:r>
        <w:r w:rsidRPr="00863667">
          <w:rPr>
            <w:rFonts w:ascii="iCiel Avenir LT Std 35 Light" w:hAnsi="iCiel Avenir LT Std 35 Light" w:cs="Arial"/>
            <w:i/>
            <w:iCs/>
            <w:sz w:val="22"/>
            <w:szCs w:val="22"/>
            <w:lang w:val="en-GB"/>
          </w:rPr>
          <w:t>ng nh</w:t>
        </w:r>
        <w:r w:rsidRPr="00863667">
          <w:rPr>
            <w:rFonts w:ascii="iCiel Avenir LT Std 35 Light" w:hAnsi="iCiel Avenir LT Std 35 Light" w:cs="Calibri"/>
            <w:i/>
            <w:iCs/>
            <w:sz w:val="22"/>
            <w:szCs w:val="22"/>
            <w:lang w:val="en-GB"/>
          </w:rPr>
          <w:t>ư</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ho</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 xml:space="preserve">t </w:t>
        </w:r>
        <w:r w:rsidRPr="00863667">
          <w:rPr>
            <w:rFonts w:ascii="iCiel Avenir LT Std 35 Light" w:hAnsi="iCiel Avenir LT Std 35 Light" w:cs="Calibri"/>
            <w:i/>
            <w:iCs/>
            <w:sz w:val="22"/>
            <w:szCs w:val="22"/>
            <w:lang w:val="en-GB"/>
          </w:rPr>
          <w:t>độ</w:t>
        </w:r>
        <w:r w:rsidRPr="00863667">
          <w:rPr>
            <w:rFonts w:ascii="iCiel Avenir LT Std 35 Light" w:hAnsi="iCiel Avenir LT Std 35 Light" w:cs="Arial"/>
            <w:i/>
            <w:iCs/>
            <w:sz w:val="22"/>
            <w:szCs w:val="22"/>
            <w:lang w:val="en-GB"/>
          </w:rPr>
          <w:t>ng h</w:t>
        </w:r>
        <w:r w:rsidRPr="00863667">
          <w:rPr>
            <w:rFonts w:ascii="iCiel Avenir LT Std 35 Light" w:hAnsi="iCiel Avenir LT Std 35 Light" w:cs="Calibri"/>
            <w:i/>
            <w:iCs/>
            <w:sz w:val="22"/>
            <w:szCs w:val="22"/>
            <w:lang w:val="en-GB"/>
          </w:rPr>
          <w:t>ướ</w:t>
        </w:r>
        <w:r w:rsidRPr="00863667">
          <w:rPr>
            <w:rFonts w:ascii="iCiel Avenir LT Std 35 Light" w:hAnsi="iCiel Avenir LT Std 35 Light" w:cs="Arial"/>
            <w:i/>
            <w:iCs/>
            <w:sz w:val="22"/>
            <w:szCs w:val="22"/>
            <w:lang w:val="en-GB"/>
          </w:rPr>
          <w:t>ng nghi</w:t>
        </w:r>
        <w:r w:rsidRPr="00863667">
          <w:rPr>
            <w:rFonts w:ascii="iCiel Avenir LT Std 35 Light" w:hAnsi="iCiel Avenir LT Std 35 Light" w:cs="Calibri"/>
            <w:i/>
            <w:iCs/>
            <w:sz w:val="22"/>
            <w:szCs w:val="22"/>
            <w:lang w:val="en-GB"/>
          </w:rPr>
          <w:t>ệ</w:t>
        </w:r>
        <w:r w:rsidRPr="00863667">
          <w:rPr>
            <w:rFonts w:ascii="iCiel Avenir LT Std 35 Light" w:hAnsi="iCiel Avenir LT Std 35 Light" w:cs="Arial"/>
            <w:i/>
            <w:iCs/>
            <w:sz w:val="22"/>
            <w:szCs w:val="22"/>
            <w:lang w:val="en-GB"/>
          </w:rPr>
          <w:t>p, h</w:t>
        </w:r>
        <w:r w:rsidRPr="00863667">
          <w:rPr>
            <w:rFonts w:ascii="iCiel Avenir LT Std 35 Light" w:hAnsi="iCiel Avenir LT Std 35 Light" w:cs="Calibri"/>
            <w:i/>
            <w:iCs/>
            <w:sz w:val="22"/>
            <w:szCs w:val="22"/>
            <w:lang w:val="en-GB"/>
          </w:rPr>
          <w:t>ộ</w:t>
        </w:r>
        <w:r w:rsidRPr="00863667">
          <w:rPr>
            <w:rFonts w:ascii="iCiel Avenir LT Std 35 Light" w:hAnsi="iCiel Avenir LT Std 35 Light" w:cs="Arial"/>
            <w:i/>
            <w:iCs/>
            <w:sz w:val="22"/>
            <w:szCs w:val="22"/>
            <w:lang w:val="en-GB"/>
          </w:rPr>
          <w:t>i th</w:t>
        </w:r>
        <w:r w:rsidRPr="00863667">
          <w:rPr>
            <w:rFonts w:ascii="iCiel Avenir LT Std 35 Light" w:hAnsi="iCiel Avenir LT Std 35 Light" w:cs="Calibri"/>
            <w:i/>
            <w:iCs/>
            <w:sz w:val="22"/>
            <w:szCs w:val="22"/>
            <w:lang w:val="en-GB"/>
          </w:rPr>
          <w:t>ả</w:t>
        </w:r>
        <w:r w:rsidRPr="00863667">
          <w:rPr>
            <w:rFonts w:ascii="iCiel Avenir LT Std 35 Light" w:hAnsi="iCiel Avenir LT Std 35 Light" w:cs="Arial"/>
            <w:i/>
            <w:iCs/>
            <w:sz w:val="22"/>
            <w:szCs w:val="22"/>
            <w:lang w:val="en-GB"/>
          </w:rPr>
          <w:t>o kh</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ch m</w:t>
        </w:r>
        <w:r w:rsidRPr="00863667">
          <w:rPr>
            <w:rFonts w:ascii="iCiel Avenir LT Std 35 Light" w:hAnsi="iCiel Avenir LT Std 35 Light" w:cs="Calibri"/>
            <w:i/>
            <w:iCs/>
            <w:sz w:val="22"/>
            <w:szCs w:val="22"/>
            <w:lang w:val="en-GB"/>
          </w:rPr>
          <w:t>ờ</w:t>
        </w:r>
        <w:r w:rsidRPr="00863667">
          <w:rPr>
            <w:rFonts w:ascii="iCiel Avenir LT Std 35 Light" w:hAnsi="iCiel Avenir LT Std 35 Light" w:cs="Arial"/>
            <w:i/>
            <w:iCs/>
            <w:sz w:val="22"/>
            <w:szCs w:val="22"/>
            <w:lang w:val="en-GB"/>
          </w:rPr>
          <w:t>i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cu</w:t>
        </w:r>
        <w:r w:rsidRPr="00863667">
          <w:rPr>
            <w:rFonts w:ascii="iCiel Avenir LT Std 35 Light" w:hAnsi="iCiel Avenir LT Std 35 Light" w:cs="Calibri"/>
            <w:i/>
            <w:iCs/>
            <w:sz w:val="22"/>
            <w:szCs w:val="22"/>
            <w:lang w:val="en-GB"/>
          </w:rPr>
          <w:t>ộ</w:t>
        </w:r>
        <w:r w:rsidRPr="00863667">
          <w:rPr>
            <w:rFonts w:ascii="iCiel Avenir LT Std 35 Light" w:hAnsi="iCiel Avenir LT Std 35 Light" w:cs="Arial"/>
            <w:i/>
            <w:iCs/>
            <w:sz w:val="22"/>
            <w:szCs w:val="22"/>
            <w:lang w:val="en-GB"/>
          </w:rPr>
          <w:t>c thi, s</w:t>
        </w:r>
        <w:r w:rsidRPr="00863667">
          <w:rPr>
            <w:rFonts w:ascii="iCiel Avenir LT Std 35 Light" w:hAnsi="iCiel Avenir LT Std 35 Light" w:cs="Calibri"/>
            <w:i/>
            <w:iCs/>
            <w:sz w:val="22"/>
            <w:szCs w:val="22"/>
            <w:lang w:val="en-GB"/>
          </w:rPr>
          <w:t>ự</w:t>
        </w:r>
        <w:r w:rsidRPr="00863667">
          <w:rPr>
            <w:rFonts w:ascii="iCiel Avenir LT Std 35 Light" w:hAnsi="iCiel Avenir LT Std 35 Light" w:cs="Arial"/>
            <w:i/>
            <w:iCs/>
            <w:sz w:val="22"/>
            <w:szCs w:val="22"/>
            <w:lang w:val="en-GB"/>
          </w:rPr>
          <w:t xml:space="preserve"> ki</w:t>
        </w:r>
        <w:r w:rsidRPr="00863667">
          <w:rPr>
            <w:rFonts w:ascii="iCiel Avenir LT Std 35 Light" w:hAnsi="iCiel Avenir LT Std 35 Light" w:cs="Calibri"/>
            <w:i/>
            <w:iCs/>
            <w:sz w:val="22"/>
            <w:szCs w:val="22"/>
            <w:lang w:val="en-GB"/>
          </w:rPr>
          <w:t>ệ</w:t>
        </w:r>
        <w:r w:rsidRPr="00863667">
          <w:rPr>
            <w:rFonts w:ascii="iCiel Avenir LT Std 35 Light" w:hAnsi="iCiel Avenir LT Std 35 Light" w:cs="Arial"/>
            <w:i/>
            <w:iCs/>
            <w:sz w:val="22"/>
            <w:szCs w:val="22"/>
            <w:lang w:val="en-GB"/>
          </w:rPr>
          <w:t>n t</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 xml:space="preserve">i BUV: </w:t>
        </w:r>
      </w:ins>
    </w:p>
    <w:p w14:paraId="7D9DECBA" w14:textId="77777777" w:rsidR="003C6139" w:rsidRPr="00863667" w:rsidRDefault="003C6139" w:rsidP="003C6139">
      <w:pPr>
        <w:tabs>
          <w:tab w:val="left" w:pos="630"/>
          <w:tab w:val="left" w:pos="1080"/>
        </w:tabs>
        <w:rPr>
          <w:ins w:id="10112" w:author="An Tran, ACA (BUV)" w:date="2024-09-12T11:07:00Z" w16du:dateUtc="2024-09-12T04:07:00Z"/>
          <w:rStyle w:val="Hyperlink"/>
          <w:rFonts w:ascii="iCiel Avenir LT Std 35 Light" w:hAnsi="iCiel Avenir LT Std 35 Light" w:cs="Arial"/>
          <w:i/>
          <w:iCs/>
          <w:sz w:val="22"/>
          <w:szCs w:val="22"/>
          <w:lang w:val="en-GB"/>
        </w:rPr>
      </w:pPr>
      <w:ins w:id="10113" w:author="An Tran, ACA (BUV)" w:date="2024-09-12T11:07:00Z" w16du:dateUtc="2024-09-12T04:07:00Z">
        <w:r w:rsidRPr="00863667">
          <w:rPr>
            <w:rFonts w:ascii="iCiel Avenir LT Std 35 Light" w:hAnsi="iCiel Avenir LT Std 35 Light" w:cs="Arial"/>
            <w:i/>
            <w:iCs/>
            <w:sz w:val="22"/>
            <w:szCs w:val="22"/>
            <w:lang w:val="en-GB"/>
          </w:rPr>
          <w:t xml:space="preserve">BUV Careers Services: </w:t>
        </w:r>
        <w:r w:rsidRPr="00863667">
          <w:rPr>
            <w:rFonts w:ascii="iCiel Avenir LT Std 35 Light" w:hAnsi="iCiel Avenir LT Std 35 Light"/>
            <w:rPrChange w:id="10114" w:author="An Tran, ACA (BUV)" w:date="2024-09-13T17:29:00Z" w16du:dateUtc="2024-09-13T10:29:00Z">
              <w:rPr/>
            </w:rPrChange>
          </w:rPr>
          <w:fldChar w:fldCharType="begin"/>
        </w:r>
        <w:r w:rsidRPr="00863667">
          <w:rPr>
            <w:rFonts w:ascii="iCiel Avenir LT Std 35 Light" w:hAnsi="iCiel Avenir LT Std 35 Light"/>
            <w:rPrChange w:id="10115" w:author="An Tran, ACA (BUV)" w:date="2024-09-13T17:29:00Z" w16du:dateUtc="2024-09-13T10:29:00Z">
              <w:rPr/>
            </w:rPrChange>
          </w:rPr>
          <w:instrText>HYPERLINK "https://www.facebook.com/buvcareer"</w:instrText>
        </w:r>
        <w:r w:rsidRPr="00B8666B">
          <w:rPr>
            <w:rFonts w:ascii="iCiel Avenir LT Std 35 Light" w:hAnsi="iCiel Avenir LT Std 35 Light"/>
          </w:rPr>
        </w:r>
        <w:r w:rsidRPr="00863667">
          <w:rPr>
            <w:rPrChange w:id="10116" w:author="An Tran, ACA (BUV)" w:date="2024-09-13T17:29:00Z" w16du:dateUtc="2024-09-13T10:29:00Z">
              <w:rPr>
                <w:rStyle w:val="Hyperlink"/>
                <w:rFonts w:ascii="iCiel Avenir LT Std 35 Light" w:hAnsi="iCiel Avenir LT Std 35 Light" w:cs="Arial"/>
                <w:i/>
                <w:iCs/>
                <w:sz w:val="22"/>
                <w:szCs w:val="22"/>
                <w:lang w:val="en-GB"/>
              </w:rPr>
            </w:rPrChange>
          </w:rPr>
          <w:fldChar w:fldCharType="separate"/>
        </w:r>
        <w:r w:rsidRPr="00863667">
          <w:rPr>
            <w:rStyle w:val="Hyperlink"/>
            <w:rFonts w:ascii="iCiel Avenir LT Std 35 Light" w:hAnsi="iCiel Avenir LT Std 35 Light" w:cs="Arial"/>
            <w:i/>
            <w:iCs/>
            <w:sz w:val="22"/>
            <w:szCs w:val="22"/>
            <w:lang w:val="en-GB"/>
          </w:rPr>
          <w:t>https://www.facebook.com/buvcareer</w:t>
        </w:r>
        <w:r w:rsidRPr="00863667">
          <w:rPr>
            <w:rStyle w:val="Hyperlink"/>
            <w:rFonts w:ascii="iCiel Avenir LT Std 35 Light" w:hAnsi="iCiel Avenir LT Std 35 Light" w:cs="Arial"/>
            <w:i/>
            <w:iCs/>
            <w:sz w:val="22"/>
            <w:szCs w:val="22"/>
            <w:lang w:val="en-GB"/>
          </w:rPr>
          <w:fldChar w:fldCharType="end"/>
        </w:r>
      </w:ins>
    </w:p>
    <w:p w14:paraId="2E8FA105" w14:textId="77777777" w:rsidR="003C6139" w:rsidRPr="00863667" w:rsidRDefault="003C6139" w:rsidP="003C6139">
      <w:pPr>
        <w:pStyle w:val="ListParagraph"/>
        <w:tabs>
          <w:tab w:val="left" w:pos="630"/>
          <w:tab w:val="left" w:pos="1080"/>
        </w:tabs>
        <w:ind w:firstLine="0"/>
        <w:rPr>
          <w:ins w:id="10117" w:author="An Tran, ACA (BUV)" w:date="2024-09-12T11:07:00Z" w16du:dateUtc="2024-09-12T04:07:00Z"/>
          <w:rStyle w:val="Hyperlink"/>
          <w:rFonts w:ascii="iCiel Avenir LT Std 35 Light" w:hAnsi="iCiel Avenir LT Std 35 Light" w:cs="Arial"/>
          <w:sz w:val="22"/>
          <w:szCs w:val="22"/>
        </w:rPr>
      </w:pPr>
      <w:ins w:id="10118" w:author="An Tran, ACA (BUV)" w:date="2024-09-12T11:07:00Z" w16du:dateUtc="2024-09-12T04:07:00Z">
        <w:r w:rsidRPr="00863667">
          <w:rPr>
            <w:rFonts w:ascii="iCiel Avenir LT Std 35 Light" w:hAnsi="iCiel Avenir LT Std 35 Light" w:cs="Arial"/>
            <w:sz w:val="22"/>
            <w:szCs w:val="22"/>
          </w:rPr>
          <w:t>BUV Career Center Platform</w:t>
        </w:r>
        <w:r w:rsidRPr="00863667">
          <w:rPr>
            <w:rFonts w:ascii="iCiel Avenir LT Std 35 Light" w:hAnsi="iCiel Avenir LT Std 35 Light" w:cs="Arial"/>
            <w:noProof/>
            <w:sz w:val="22"/>
            <w:szCs w:val="22"/>
          </w:rPr>
          <w:t>:</w:t>
        </w:r>
        <w:r w:rsidRPr="00863667">
          <w:rPr>
            <w:rFonts w:ascii="iCiel Avenir LT Std 35 Light" w:hAnsi="iCiel Avenir LT Std 35 Light" w:cs="Arial"/>
            <w:i/>
            <w:iCs/>
            <w:noProof/>
            <w:sz w:val="22"/>
            <w:szCs w:val="22"/>
          </w:rPr>
          <w:t xml:space="preserve"> </w:t>
        </w:r>
        <w:r w:rsidRPr="00863667">
          <w:rPr>
            <w:rFonts w:ascii="iCiel Avenir LT Std 35 Light" w:hAnsi="iCiel Avenir LT Std 35 Light"/>
            <w:rPrChange w:id="10119" w:author="An Tran, ACA (BUV)" w:date="2024-09-13T17:29:00Z" w16du:dateUtc="2024-09-13T10:29:00Z">
              <w:rPr/>
            </w:rPrChange>
          </w:rPr>
          <w:fldChar w:fldCharType="begin"/>
        </w:r>
        <w:r w:rsidRPr="00863667">
          <w:rPr>
            <w:rFonts w:ascii="iCiel Avenir LT Std 35 Light" w:hAnsi="iCiel Avenir LT Std 35 Light"/>
            <w:rPrChange w:id="10120" w:author="An Tran, ACA (BUV)" w:date="2024-09-13T17:29:00Z" w16du:dateUtc="2024-09-13T10:29:00Z">
              <w:rPr/>
            </w:rPrChange>
          </w:rPr>
          <w:instrText>HYPERLINK "https://student.buv.edu.vn/"</w:instrText>
        </w:r>
        <w:r w:rsidRPr="00B8666B">
          <w:rPr>
            <w:rFonts w:ascii="iCiel Avenir LT Std 35 Light" w:hAnsi="iCiel Avenir LT Std 35 Light"/>
          </w:rPr>
        </w:r>
        <w:r w:rsidRPr="00863667">
          <w:rPr>
            <w:rPrChange w:id="10121" w:author="An Tran, ACA (BUV)" w:date="2024-09-13T17:29:00Z" w16du:dateUtc="2024-09-13T10:29:00Z">
              <w:rPr>
                <w:rStyle w:val="Hyperlink"/>
                <w:rFonts w:ascii="iCiel Avenir LT Std 35 Light" w:hAnsi="iCiel Avenir LT Std 35 Light" w:cs="Arial"/>
                <w:i/>
                <w:iCs/>
                <w:noProof/>
                <w:sz w:val="22"/>
                <w:szCs w:val="22"/>
                <w:lang w:val="en-GB"/>
              </w:rPr>
            </w:rPrChange>
          </w:rPr>
          <w:fldChar w:fldCharType="separate"/>
        </w:r>
        <w:r w:rsidRPr="00863667">
          <w:rPr>
            <w:rFonts w:ascii="iCiel Avenir LT Std 35 Light" w:hAnsi="iCiel Avenir LT Std 35 Light"/>
            <w:rPrChange w:id="10122" w:author="An Tran, ACA (BUV)" w:date="2024-09-13T17:29:00Z" w16du:dateUtc="2024-09-13T10:29:00Z">
              <w:rPr/>
            </w:rPrChange>
          </w:rPr>
          <w:fldChar w:fldCharType="begin"/>
        </w:r>
        <w:r w:rsidRPr="00863667">
          <w:rPr>
            <w:rFonts w:ascii="iCiel Avenir LT Std 35 Light" w:hAnsi="iCiel Avenir LT Std 35 Light"/>
            <w:rPrChange w:id="10123" w:author="An Tran, ACA (BUV)" w:date="2024-09-13T17:29:00Z" w16du:dateUtc="2024-09-13T10:29:00Z">
              <w:rPr/>
            </w:rPrChange>
          </w:rPr>
          <w:instrText>HYPERLINK "https://buv.careercentre.me/welcome/British-University-Vietnam"</w:instrText>
        </w:r>
        <w:r w:rsidRPr="00B8666B">
          <w:rPr>
            <w:rFonts w:ascii="iCiel Avenir LT Std 35 Light" w:hAnsi="iCiel Avenir LT Std 35 Light"/>
          </w:rPr>
        </w:r>
        <w:r w:rsidRPr="00863667">
          <w:rPr>
            <w:rPrChange w:id="10124" w:author="An Tran, ACA (BUV)" w:date="2024-09-13T17:29:00Z" w16du:dateUtc="2024-09-13T10:29:00Z">
              <w:rPr>
                <w:rStyle w:val="Hyperlink"/>
                <w:rFonts w:ascii="iCiel Avenir LT Std 35 Light" w:hAnsi="iCiel Avenir LT Std 35 Light" w:cs="Arial"/>
                <w:noProof/>
                <w:sz w:val="22"/>
                <w:szCs w:val="22"/>
                <w:lang w:val="en-GB"/>
              </w:rPr>
            </w:rPrChange>
          </w:rPr>
          <w:fldChar w:fldCharType="separate"/>
        </w:r>
        <w:r w:rsidRPr="00863667">
          <w:rPr>
            <w:rStyle w:val="Hyperlink"/>
            <w:rFonts w:ascii="iCiel Avenir LT Std 35 Light" w:hAnsi="iCiel Avenir LT Std 35 Light" w:cs="Arial"/>
            <w:noProof/>
            <w:sz w:val="22"/>
            <w:szCs w:val="22"/>
            <w:lang w:val="en-GB"/>
          </w:rPr>
          <w:t>https://buv.careercentre.me/welcome/British-University-Vietnam</w:t>
        </w:r>
        <w:r w:rsidRPr="00863667">
          <w:rPr>
            <w:rStyle w:val="Hyperlink"/>
            <w:rFonts w:ascii="iCiel Avenir LT Std 35 Light" w:hAnsi="iCiel Avenir LT Std 35 Light" w:cs="Arial"/>
            <w:noProof/>
            <w:sz w:val="22"/>
            <w:szCs w:val="22"/>
            <w:lang w:val="en-GB"/>
          </w:rPr>
          <w:fldChar w:fldCharType="end"/>
        </w:r>
        <w:r w:rsidRPr="00863667">
          <w:rPr>
            <w:rStyle w:val="Hyperlink"/>
            <w:rFonts w:ascii="iCiel Avenir LT Std 35 Light" w:hAnsi="iCiel Avenir LT Std 35 Light" w:cs="Arial"/>
            <w:i/>
            <w:iCs/>
            <w:noProof/>
            <w:sz w:val="22"/>
            <w:szCs w:val="22"/>
            <w:lang w:val="en-GB"/>
          </w:rPr>
          <w:t>/</w:t>
        </w:r>
        <w:r w:rsidRPr="00863667">
          <w:rPr>
            <w:rStyle w:val="Hyperlink"/>
            <w:rFonts w:ascii="iCiel Avenir LT Std 35 Light" w:hAnsi="iCiel Avenir LT Std 35 Light" w:cs="Arial"/>
            <w:i/>
            <w:iCs/>
            <w:noProof/>
            <w:sz w:val="22"/>
            <w:szCs w:val="22"/>
            <w:lang w:val="en-GB"/>
          </w:rPr>
          <w:fldChar w:fldCharType="end"/>
        </w:r>
      </w:ins>
    </w:p>
    <w:p w14:paraId="5721039F" w14:textId="77777777" w:rsidR="003C6139" w:rsidRPr="00863667" w:rsidRDefault="003C6139" w:rsidP="003C6139">
      <w:pPr>
        <w:tabs>
          <w:tab w:val="left" w:pos="630"/>
          <w:tab w:val="left" w:pos="1080"/>
        </w:tabs>
        <w:rPr>
          <w:ins w:id="10125" w:author="An Tran, ACA (BUV)" w:date="2024-09-12T11:07:00Z" w16du:dateUtc="2024-09-12T04:07:00Z"/>
          <w:rFonts w:ascii="iCiel Avenir LT Std 35 Light" w:hAnsi="iCiel Avenir LT Std 35 Light" w:cs="Arial"/>
          <w:i/>
          <w:iCs/>
          <w:sz w:val="22"/>
          <w:szCs w:val="22"/>
          <w:lang w:val="en-GB"/>
        </w:rPr>
      </w:pPr>
      <w:ins w:id="10126" w:author="An Tran, ACA (BUV)" w:date="2024-09-12T11:07:00Z" w16du:dateUtc="2024-09-12T04:07:00Z">
        <w:r w:rsidRPr="00863667">
          <w:rPr>
            <w:rFonts w:ascii="iCiel Avenir LT Std 35 Light" w:hAnsi="iCiel Avenir LT Std 35 Light" w:cs="Arial"/>
            <w:i/>
            <w:iCs/>
            <w:sz w:val="22"/>
            <w:szCs w:val="22"/>
            <w:lang w:val="en-GB"/>
          </w:rPr>
          <w:t xml:space="preserve">BUV Student Community: </w:t>
        </w:r>
        <w:r w:rsidRPr="00863667">
          <w:rPr>
            <w:rFonts w:ascii="iCiel Avenir LT Std 35 Light" w:hAnsi="iCiel Avenir LT Std 35 Light"/>
            <w:rPrChange w:id="10127" w:author="An Tran, ACA (BUV)" w:date="2024-09-13T17:29:00Z" w16du:dateUtc="2024-09-13T10:29:00Z">
              <w:rPr/>
            </w:rPrChange>
          </w:rPr>
          <w:fldChar w:fldCharType="begin"/>
        </w:r>
        <w:r w:rsidRPr="00863667">
          <w:rPr>
            <w:rFonts w:ascii="iCiel Avenir LT Std 35 Light" w:hAnsi="iCiel Avenir LT Std 35 Light"/>
            <w:rPrChange w:id="10128" w:author="An Tran, ACA (BUV)" w:date="2024-09-13T17:29:00Z" w16du:dateUtc="2024-09-13T10:29:00Z">
              <w:rPr/>
            </w:rPrChange>
          </w:rPr>
          <w:instrText>HYPERLINK "https://www.facebook.com/buvstudentcommunity"</w:instrText>
        </w:r>
        <w:r w:rsidRPr="00B8666B">
          <w:rPr>
            <w:rFonts w:ascii="iCiel Avenir LT Std 35 Light" w:hAnsi="iCiel Avenir LT Std 35 Light"/>
          </w:rPr>
        </w:r>
        <w:r w:rsidRPr="00863667">
          <w:rPr>
            <w:rPrChange w:id="10129" w:author="An Tran, ACA (BUV)" w:date="2024-09-13T17:29:00Z" w16du:dateUtc="2024-09-13T10:29:00Z">
              <w:rPr>
                <w:rStyle w:val="Hyperlink"/>
                <w:rFonts w:ascii="iCiel Avenir LT Std 35 Light" w:hAnsi="iCiel Avenir LT Std 35 Light" w:cs="Arial"/>
                <w:i/>
                <w:iCs/>
                <w:sz w:val="22"/>
                <w:szCs w:val="22"/>
                <w:lang w:val="en-GB"/>
              </w:rPr>
            </w:rPrChange>
          </w:rPr>
          <w:fldChar w:fldCharType="separate"/>
        </w:r>
        <w:r w:rsidRPr="00863667">
          <w:rPr>
            <w:rStyle w:val="Hyperlink"/>
            <w:rFonts w:ascii="iCiel Avenir LT Std 35 Light" w:hAnsi="iCiel Avenir LT Std 35 Light" w:cs="Arial"/>
            <w:i/>
            <w:iCs/>
            <w:sz w:val="22"/>
            <w:szCs w:val="22"/>
            <w:lang w:val="en-GB"/>
          </w:rPr>
          <w:t>https://www.facebook.com/buvstudentcommunity</w:t>
        </w:r>
        <w:r w:rsidRPr="00863667">
          <w:rPr>
            <w:rStyle w:val="Hyperlink"/>
            <w:rFonts w:ascii="iCiel Avenir LT Std 35 Light" w:hAnsi="iCiel Avenir LT Std 35 Light" w:cs="Arial"/>
            <w:i/>
            <w:iCs/>
            <w:sz w:val="22"/>
            <w:szCs w:val="22"/>
            <w:lang w:val="en-GB"/>
          </w:rPr>
          <w:fldChar w:fldCharType="end"/>
        </w:r>
        <w:r w:rsidRPr="00863667">
          <w:rPr>
            <w:rFonts w:ascii="iCiel Avenir LT Std 35 Light" w:hAnsi="iCiel Avenir LT Std 35 Light" w:cs="Arial"/>
            <w:i/>
            <w:iCs/>
            <w:sz w:val="22"/>
            <w:szCs w:val="22"/>
            <w:lang w:val="en-GB"/>
          </w:rPr>
          <w:t xml:space="preserve"> </w:t>
        </w:r>
      </w:ins>
    </w:p>
    <w:p w14:paraId="2894DD8E" w14:textId="77777777" w:rsidR="003C6139" w:rsidRPr="00863667" w:rsidRDefault="003C6139" w:rsidP="003C6139">
      <w:pPr>
        <w:tabs>
          <w:tab w:val="left" w:pos="630"/>
          <w:tab w:val="left" w:pos="1080"/>
        </w:tabs>
        <w:rPr>
          <w:ins w:id="10130" w:author="An Tran, ACA (BUV)" w:date="2024-09-12T11:07:00Z" w16du:dateUtc="2024-09-12T04:07:00Z"/>
          <w:rFonts w:ascii="iCiel Avenir LT Std 35 Light" w:hAnsi="iCiel Avenir LT Std 35 Light" w:cs="Arial"/>
          <w:i/>
          <w:iCs/>
          <w:sz w:val="22"/>
          <w:szCs w:val="22"/>
          <w:lang w:val="en-GB"/>
        </w:rPr>
      </w:pPr>
      <w:ins w:id="10131" w:author="An Tran, ACA (BUV)" w:date="2024-09-12T11:07:00Z" w16du:dateUtc="2024-09-12T04:07:00Z">
        <w:r w:rsidRPr="00863667">
          <w:rPr>
            <w:rFonts w:ascii="iCiel Avenir LT Std 35 Light" w:hAnsi="iCiel Avenir LT Std 35 Light" w:cs="Arial"/>
            <w:i/>
            <w:iCs/>
            <w:sz w:val="22"/>
            <w:szCs w:val="22"/>
            <w:lang w:val="en-GB"/>
          </w:rPr>
          <w:t xml:space="preserve">BUV Student Life: </w:t>
        </w:r>
        <w:r w:rsidRPr="00863667">
          <w:rPr>
            <w:rFonts w:ascii="iCiel Avenir LT Std 35 Light" w:hAnsi="iCiel Avenir LT Std 35 Light"/>
            <w:rPrChange w:id="10132" w:author="An Tran, ACA (BUV)" w:date="2024-09-13T17:29:00Z" w16du:dateUtc="2024-09-13T10:29:00Z">
              <w:rPr/>
            </w:rPrChange>
          </w:rPr>
          <w:fldChar w:fldCharType="begin"/>
        </w:r>
        <w:r w:rsidRPr="00863667">
          <w:rPr>
            <w:rFonts w:ascii="iCiel Avenir LT Std 35 Light" w:hAnsi="iCiel Avenir LT Std 35 Light"/>
            <w:rPrChange w:id="10133" w:author="An Tran, ACA (BUV)" w:date="2024-09-13T17:29:00Z" w16du:dateUtc="2024-09-13T10:29:00Z">
              <w:rPr/>
            </w:rPrChange>
          </w:rPr>
          <w:instrText>HYPERLINK "https://www.facebook.com/buvstudentlife"</w:instrText>
        </w:r>
        <w:r w:rsidRPr="00B8666B">
          <w:rPr>
            <w:rFonts w:ascii="iCiel Avenir LT Std 35 Light" w:hAnsi="iCiel Avenir LT Std 35 Light"/>
          </w:rPr>
        </w:r>
        <w:r w:rsidRPr="00863667">
          <w:rPr>
            <w:rPrChange w:id="10134" w:author="An Tran, ACA (BUV)" w:date="2024-09-13T17:29:00Z" w16du:dateUtc="2024-09-13T10:29:00Z">
              <w:rPr>
                <w:rStyle w:val="Hyperlink"/>
                <w:rFonts w:ascii="iCiel Avenir LT Std 35 Light" w:hAnsi="iCiel Avenir LT Std 35 Light" w:cs="Arial"/>
                <w:i/>
                <w:iCs/>
                <w:sz w:val="22"/>
                <w:szCs w:val="22"/>
                <w:lang w:val="en-GB"/>
              </w:rPr>
            </w:rPrChange>
          </w:rPr>
          <w:fldChar w:fldCharType="separate"/>
        </w:r>
        <w:r w:rsidRPr="00863667">
          <w:rPr>
            <w:rStyle w:val="Hyperlink"/>
            <w:rFonts w:ascii="iCiel Avenir LT Std 35 Light" w:hAnsi="iCiel Avenir LT Std 35 Light" w:cs="Arial"/>
            <w:i/>
            <w:iCs/>
            <w:sz w:val="22"/>
            <w:szCs w:val="22"/>
            <w:lang w:val="en-GB"/>
          </w:rPr>
          <w:t>https://www.facebook.com/buvstudentlife</w:t>
        </w:r>
        <w:r w:rsidRPr="00863667">
          <w:rPr>
            <w:rStyle w:val="Hyperlink"/>
            <w:rFonts w:ascii="iCiel Avenir LT Std 35 Light" w:hAnsi="iCiel Avenir LT Std 35 Light" w:cs="Arial"/>
            <w:i/>
            <w:iCs/>
            <w:sz w:val="22"/>
            <w:szCs w:val="22"/>
            <w:lang w:val="en-GB"/>
          </w:rPr>
          <w:fldChar w:fldCharType="end"/>
        </w:r>
        <w:r w:rsidRPr="00863667">
          <w:rPr>
            <w:rFonts w:ascii="iCiel Avenir LT Std 35 Light" w:hAnsi="iCiel Avenir LT Std 35 Light" w:cs="Arial"/>
            <w:i/>
            <w:iCs/>
            <w:sz w:val="22"/>
            <w:szCs w:val="22"/>
            <w:lang w:val="en-GB"/>
          </w:rPr>
          <w:t xml:space="preserve"> </w:t>
        </w:r>
      </w:ins>
    </w:p>
    <w:p w14:paraId="72044E8D" w14:textId="77777777" w:rsidR="003C6139" w:rsidRPr="00863667" w:rsidRDefault="003C6139" w:rsidP="003C6139">
      <w:pPr>
        <w:tabs>
          <w:tab w:val="left" w:pos="630"/>
          <w:tab w:val="left" w:pos="1080"/>
        </w:tabs>
        <w:rPr>
          <w:ins w:id="10135" w:author="An Tran, ACA (BUV)" w:date="2024-09-12T11:07:00Z" w16du:dateUtc="2024-09-12T04:07:00Z"/>
          <w:rFonts w:ascii="iCiel Avenir LT Std 35 Light" w:hAnsi="iCiel Avenir LT Std 35 Light" w:cs="Arial"/>
          <w:i/>
          <w:iCs/>
          <w:color w:val="FF0000"/>
          <w:sz w:val="22"/>
          <w:szCs w:val="22"/>
          <w:lang w:val="vi-VN"/>
        </w:rPr>
      </w:pPr>
      <w:ins w:id="10136" w:author="An Tran, ACA (BUV)" w:date="2024-09-12T11:07:00Z" w16du:dateUtc="2024-09-12T04:07:00Z">
        <w:r w:rsidRPr="00863667">
          <w:rPr>
            <w:rFonts w:ascii="iCiel Avenir LT Std 35 Light" w:hAnsi="iCiel Avenir LT Std 35 Light" w:cs="Arial"/>
            <w:i/>
            <w:iCs/>
            <w:sz w:val="22"/>
            <w:szCs w:val="22"/>
            <w:lang w:val="vi-VN"/>
          </w:rPr>
          <w:t>BUV Student Wellbeing:</w:t>
        </w:r>
        <w:r w:rsidRPr="00863667">
          <w:rPr>
            <w:rFonts w:ascii="iCiel Avenir LT Std 35 Light" w:hAnsi="iCiel Avenir LT Std 35 Light" w:cs="Arial"/>
            <w:i/>
            <w:iCs/>
            <w:color w:val="FF0000"/>
            <w:sz w:val="22"/>
            <w:szCs w:val="22"/>
            <w:lang w:val="vi-VN"/>
          </w:rPr>
          <w:t xml:space="preserve"> </w:t>
        </w:r>
        <w:r w:rsidRPr="00863667">
          <w:rPr>
            <w:rFonts w:ascii="iCiel Avenir LT Std 35 Light" w:hAnsi="iCiel Avenir LT Std 35 Light"/>
            <w:rPrChange w:id="10137" w:author="An Tran, ACA (BUV)" w:date="2024-09-13T17:29:00Z" w16du:dateUtc="2024-09-13T10:29:00Z">
              <w:rPr/>
            </w:rPrChange>
          </w:rPr>
          <w:fldChar w:fldCharType="begin"/>
        </w:r>
        <w:r w:rsidRPr="00863667">
          <w:rPr>
            <w:rFonts w:ascii="iCiel Avenir LT Std 35 Light" w:hAnsi="iCiel Avenir LT Std 35 Light"/>
            <w:rPrChange w:id="10138" w:author="An Tran, ACA (BUV)" w:date="2024-09-13T17:29:00Z" w16du:dateUtc="2024-09-13T10:29:00Z">
              <w:rPr/>
            </w:rPrChange>
          </w:rPr>
          <w:instrText>HYPERLINK "https://www.facebook.com/BUVstudentWELLBEING"</w:instrText>
        </w:r>
        <w:r w:rsidRPr="00B8666B">
          <w:rPr>
            <w:rFonts w:ascii="iCiel Avenir LT Std 35 Light" w:hAnsi="iCiel Avenir LT Std 35 Light"/>
          </w:rPr>
        </w:r>
        <w:r w:rsidRPr="00863667">
          <w:rPr>
            <w:rPrChange w:id="10139" w:author="An Tran, ACA (BUV)" w:date="2024-09-13T17:29:00Z" w16du:dateUtc="2024-09-13T10:29:00Z">
              <w:rPr>
                <w:rStyle w:val="Hyperlink"/>
                <w:rFonts w:ascii="iCiel Avenir LT Std 35 Light" w:hAnsi="iCiel Avenir LT Std 35 Light" w:cs="Arial"/>
                <w:i/>
                <w:iCs/>
                <w:sz w:val="22"/>
                <w:szCs w:val="22"/>
                <w:lang w:val="en-GB"/>
              </w:rPr>
            </w:rPrChange>
          </w:rPr>
          <w:fldChar w:fldCharType="separate"/>
        </w:r>
        <w:r w:rsidRPr="00863667">
          <w:rPr>
            <w:rStyle w:val="Hyperlink"/>
            <w:rFonts w:ascii="iCiel Avenir LT Std 35 Light" w:hAnsi="iCiel Avenir LT Std 35 Light" w:cs="Arial"/>
            <w:i/>
            <w:iCs/>
            <w:sz w:val="22"/>
            <w:szCs w:val="22"/>
            <w:lang w:val="en-GB"/>
          </w:rPr>
          <w:t>https://www.facebook.com/BUVstudentWELLBEING</w:t>
        </w:r>
        <w:r w:rsidRPr="00863667">
          <w:rPr>
            <w:rStyle w:val="Hyperlink"/>
            <w:rFonts w:ascii="iCiel Avenir LT Std 35 Light" w:hAnsi="iCiel Avenir LT Std 35 Light" w:cs="Arial"/>
            <w:i/>
            <w:iCs/>
            <w:sz w:val="22"/>
            <w:szCs w:val="22"/>
            <w:lang w:val="en-GB"/>
          </w:rPr>
          <w:fldChar w:fldCharType="end"/>
        </w:r>
      </w:ins>
    </w:p>
    <w:p w14:paraId="2A465961" w14:textId="77777777" w:rsidR="003C6139" w:rsidRPr="00863667" w:rsidRDefault="003C6139" w:rsidP="003C6139">
      <w:pPr>
        <w:tabs>
          <w:tab w:val="left" w:pos="630"/>
          <w:tab w:val="left" w:pos="1080"/>
        </w:tabs>
        <w:ind w:firstLine="0"/>
        <w:rPr>
          <w:ins w:id="10140" w:author="An Tran, ACA (BUV)" w:date="2024-09-12T11:07:00Z" w16du:dateUtc="2024-09-12T04:07:00Z"/>
          <w:rFonts w:ascii="iCiel Avenir LT Std 35 Light" w:hAnsi="iCiel Avenir LT Std 35 Light" w:cs="Arial"/>
          <w:i/>
          <w:iCs/>
          <w:sz w:val="22"/>
          <w:szCs w:val="22"/>
          <w:lang w:val="vi-VN"/>
        </w:rPr>
      </w:pPr>
      <w:ins w:id="10141" w:author="An Tran, ACA (BUV)" w:date="2024-09-12T11:07:00Z" w16du:dateUtc="2024-09-12T04:07:00Z">
        <w:r w:rsidRPr="00863667">
          <w:rPr>
            <w:rFonts w:ascii="iCiel Avenir LT Std 35 Light" w:hAnsi="iCiel Avenir LT Std 35 Light" w:cs="Arial"/>
            <w:i/>
            <w:iCs/>
            <w:sz w:val="22"/>
            <w:szCs w:val="22"/>
            <w:lang w:val="vi-VN"/>
          </w:rPr>
          <w:t>Hàng tháng, Ban Công tác và Phát tri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Sinh vi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ũ</w:t>
        </w:r>
        <w:r w:rsidRPr="00863667">
          <w:rPr>
            <w:rFonts w:ascii="iCiel Avenir LT Std 35 Light" w:hAnsi="iCiel Avenir LT Std 35 Light" w:cs="Arial"/>
            <w:i/>
            <w:iCs/>
            <w:sz w:val="22"/>
            <w:szCs w:val="22"/>
            <w:lang w:val="vi-VN"/>
          </w:rPr>
          <w:t>ng g</w:t>
        </w:r>
        <w:r w:rsidRPr="00863667">
          <w:rPr>
            <w:rFonts w:ascii="iCiel Avenir LT Std 35 Light" w:hAnsi="iCiel Avenir LT Std 35 Light" w:cs="Calibri"/>
            <w:i/>
            <w:iCs/>
            <w:sz w:val="22"/>
            <w:szCs w:val="22"/>
            <w:lang w:val="vi-VN"/>
          </w:rPr>
          <w:t>ử</w:t>
        </w:r>
        <w:r w:rsidRPr="00863667">
          <w:rPr>
            <w:rFonts w:ascii="iCiel Avenir LT Std 35 Light" w:hAnsi="iCiel Avenir LT Std 35 Light" w:cs="Arial"/>
            <w:i/>
            <w:iCs/>
            <w:sz w:val="22"/>
            <w:szCs w:val="22"/>
            <w:lang w:val="vi-VN"/>
          </w:rPr>
          <w:t>i ra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tin c</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t Newsletter nh</w:t>
        </w:r>
        <w:r w:rsidRPr="00863667">
          <w:rPr>
            <w:rFonts w:ascii="iCiel Avenir LT Std 35 Light" w:hAnsi="iCiel Avenir LT Std 35 Light" w:cs="Calibri"/>
            <w:i/>
            <w:iCs/>
            <w:sz w:val="22"/>
            <w:szCs w:val="22"/>
            <w:lang w:val="vi-VN"/>
          </w:rPr>
          <w:t>ằ</w:t>
        </w:r>
        <w:r w:rsidRPr="00863667">
          <w:rPr>
            <w:rFonts w:ascii="iCiel Avenir LT Std 35 Light" w:hAnsi="iCiel Avenir LT Std 35 Light" w:cs="Arial"/>
            <w:i/>
            <w:iCs/>
            <w:sz w:val="22"/>
            <w:szCs w:val="22"/>
            <w:lang w:val="vi-VN"/>
          </w:rPr>
          <w:t>m gi</w:t>
        </w:r>
        <w:r w:rsidRPr="00863667">
          <w:rPr>
            <w:rFonts w:ascii="iCiel Avenir LT Std 35 Light" w:hAnsi="iCiel Avenir LT Std 35 Light" w:cs="Avenir Next LT Pro"/>
            <w:i/>
            <w:iCs/>
            <w:sz w:val="22"/>
            <w:szCs w:val="22"/>
            <w:lang w:val="vi-VN"/>
          </w:rPr>
          <w:t>ú</w:t>
        </w:r>
        <w:r w:rsidRPr="00863667">
          <w:rPr>
            <w:rFonts w:ascii="iCiel Avenir LT Std 35 Light" w:hAnsi="iCiel Avenir LT Std 35 Light" w:cs="Arial"/>
            <w:i/>
            <w:iCs/>
            <w:sz w:val="22"/>
            <w:szCs w:val="22"/>
            <w:lang w:val="vi-VN"/>
          </w:rPr>
          <w:t>p qu</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c</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t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Calibri"/>
            <w:i/>
            <w:iCs/>
            <w:sz w:val="22"/>
            <w:szCs w:val="22"/>
            <w:lang w:val="vi-VN"/>
          </w:rPr>
          <w:t>ữ</w:t>
        </w:r>
        <w:r w:rsidRPr="00863667">
          <w:rPr>
            <w:rFonts w:ascii="iCiel Avenir LT Std 35 Light" w:hAnsi="iCiel Avenir LT Std 35 Light" w:cs="Arial"/>
            <w:i/>
            <w:iCs/>
            <w:sz w:val="22"/>
            <w:szCs w:val="22"/>
            <w:lang w:val="vi-VN"/>
          </w:rPr>
          <w:t>ng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Calibri"/>
            <w:i/>
            <w:iCs/>
            <w:sz w:val="22"/>
            <w:szCs w:val="22"/>
            <w:lang w:val="vi-VN"/>
          </w:rPr>
          <w:t>độ</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ang di</w:t>
        </w:r>
        <w:r w:rsidRPr="00863667">
          <w:rPr>
            <w:rFonts w:ascii="iCiel Avenir LT Std 35 Light" w:hAnsi="iCiel Avenir LT Std 35 Light" w:cs="Calibri"/>
            <w:i/>
            <w:iCs/>
            <w:sz w:val="22"/>
            <w:szCs w:val="22"/>
            <w:lang w:val="vi-VN"/>
          </w:rPr>
          <w:t>ễ</w:t>
        </w:r>
        <w:r w:rsidRPr="00863667">
          <w:rPr>
            <w:rFonts w:ascii="iCiel Avenir LT Std 35 Light" w:hAnsi="iCiel Avenir LT Std 35 Light" w:cs="Arial"/>
            <w:i/>
            <w:iCs/>
            <w:sz w:val="22"/>
            <w:szCs w:val="22"/>
            <w:lang w:val="vi-VN"/>
          </w:rPr>
          <w:t>n ra, nh</w:t>
        </w:r>
        <w:r w:rsidRPr="00863667">
          <w:rPr>
            <w:rFonts w:ascii="iCiel Avenir LT Std 35 Light" w:hAnsi="iCiel Avenir LT Std 35 Light" w:cs="Calibri"/>
            <w:i/>
            <w:iCs/>
            <w:sz w:val="22"/>
            <w:szCs w:val="22"/>
            <w:lang w:val="vi-VN"/>
          </w:rPr>
          <w:t>ữ</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quan tr</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để</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ó</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c h</w:t>
        </w:r>
        <w:r w:rsidRPr="00863667">
          <w:rPr>
            <w:rFonts w:ascii="iCiel Avenir LT Std 35 Light" w:hAnsi="iCiel Avenir LT Std 35 Light" w:cs="Avenir Next LT Pro"/>
            <w:i/>
            <w:iCs/>
            <w:sz w:val="22"/>
            <w:szCs w:val="22"/>
            <w:lang w:val="vi-VN"/>
          </w:rPr>
          <w:t>ì</w:t>
        </w:r>
        <w:r w:rsidRPr="00863667">
          <w:rPr>
            <w:rFonts w:ascii="iCiel Avenir LT Std 35 Light" w:hAnsi="iCiel Avenir LT Std 35 Light" w:cs="Arial"/>
            <w:i/>
            <w:iCs/>
            <w:sz w:val="22"/>
            <w:szCs w:val="22"/>
            <w:lang w:val="vi-VN"/>
          </w:rPr>
          <w:t>nh dung to</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nh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Calibri"/>
            <w:i/>
            <w:iCs/>
            <w:sz w:val="22"/>
            <w:szCs w:val="22"/>
            <w:lang w:val="vi-VN"/>
          </w:rPr>
          <w:t>độ</w:t>
        </w:r>
        <w:r w:rsidRPr="00863667">
          <w:rPr>
            <w:rFonts w:ascii="iCiel Avenir LT Std 35 Light" w:hAnsi="iCiel Avenir LT Std 35 Light" w:cs="Arial"/>
            <w:i/>
            <w:iCs/>
            <w:sz w:val="22"/>
            <w:szCs w:val="22"/>
            <w:lang w:val="vi-VN"/>
          </w:rPr>
          <w:t>ng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nh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 N</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u qu</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huynh và sinh viên có nhu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 xml:space="preserve">u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c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b</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n tin h</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ng, vui l</w:t>
        </w:r>
        <w:r w:rsidRPr="00863667">
          <w:rPr>
            <w:rFonts w:ascii="iCiel Avenir LT Std 35 Light" w:hAnsi="iCiel Avenir LT Std 35 Light" w:cs="Avenir Next LT Pro"/>
            <w:i/>
            <w:iCs/>
            <w:sz w:val="22"/>
            <w:szCs w:val="22"/>
            <w:lang w:val="vi-VN"/>
          </w:rPr>
          <w:t>ò</w:t>
        </w:r>
        <w:r w:rsidRPr="00863667">
          <w:rPr>
            <w:rFonts w:ascii="iCiel Avenir LT Std 35 Light" w:hAnsi="iCiel Avenir LT Std 35 Light" w:cs="Arial"/>
            <w:i/>
            <w:iCs/>
            <w:sz w:val="22"/>
            <w:szCs w:val="22"/>
            <w:lang w:val="vi-VN"/>
          </w:rPr>
          <w:t>ng cung c</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 xml:space="preserve">p </w:t>
        </w:r>
        <w:r w:rsidRPr="00863667">
          <w:rPr>
            <w:rFonts w:ascii="iCiel Avenir LT Std 35 Light" w:hAnsi="iCiel Avenir LT Std 35 Light" w:cs="Calibri"/>
            <w:i/>
            <w:iCs/>
            <w:sz w:val="22"/>
            <w:szCs w:val="22"/>
            <w:lang w:val="vi-VN"/>
          </w:rPr>
          <w:t>đị</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ỉ</w:t>
        </w:r>
        <w:r w:rsidRPr="00863667">
          <w:rPr>
            <w:rFonts w:ascii="iCiel Avenir LT Std 35 Light" w:hAnsi="iCiel Avenir LT Std 35 Light" w:cs="Arial"/>
            <w:i/>
            <w:iCs/>
            <w:sz w:val="22"/>
            <w:szCs w:val="22"/>
            <w:lang w:val="vi-VN"/>
          </w:rPr>
          <w:t xml:space="preserve"> email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qu</w:t>
        </w:r>
        <w:r w:rsidRPr="00863667">
          <w:rPr>
            <w:rFonts w:ascii="iCiel Avenir LT Std 35 Light" w:hAnsi="iCiel Avenir LT Std 35 Light" w:cs="Avenir Next LT Pro"/>
            <w:i/>
            <w:iCs/>
            <w:sz w:val="22"/>
            <w:szCs w:val="22"/>
            <w:lang w:val="vi-VN"/>
          </w:rPr>
          <w:t>ý</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Calibri"/>
            <w:i/>
            <w:iCs/>
            <w:sz w:val="22"/>
            <w:szCs w:val="22"/>
            <w:lang w:val="vi-VN"/>
          </w:rPr>
          <w:t>ị</w:t>
        </w:r>
        <w:r w:rsidRPr="00863667">
          <w:rPr>
            <w:rFonts w:ascii="iCiel Avenir LT Std 35 Light" w:hAnsi="iCiel Avenir LT Std 35 Light" w:cs="Arial"/>
            <w:i/>
            <w:iCs/>
            <w:sz w:val="22"/>
            <w:szCs w:val="22"/>
            <w:lang w:val="vi-VN"/>
          </w:rPr>
          <w:t xml:space="preserve"> t</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B</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 ph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Sinh viên (</w:t>
        </w:r>
        <w:r w:rsidRPr="00863667">
          <w:rPr>
            <w:rFonts w:ascii="iCiel Avenir LT Std 35 Light" w:hAnsi="iCiel Avenir LT Std 35 Light"/>
            <w:rPrChange w:id="10142" w:author="An Tran, ACA (BUV)" w:date="2024-09-13T17:29:00Z" w16du:dateUtc="2024-09-13T10:29:00Z">
              <w:rPr/>
            </w:rPrChange>
          </w:rPr>
          <w:fldChar w:fldCharType="begin"/>
        </w:r>
        <w:r w:rsidRPr="00863667">
          <w:rPr>
            <w:rFonts w:ascii="iCiel Avenir LT Std 35 Light" w:hAnsi="iCiel Avenir LT Std 35 Light"/>
            <w:rPrChange w:id="10143" w:author="An Tran, ACA (BUV)" w:date="2024-09-13T17:29:00Z" w16du:dateUtc="2024-09-13T10:29:00Z">
              <w:rPr/>
            </w:rPrChange>
          </w:rPr>
          <w:instrText>HYPERLINK "mailto:studentservice@buv.edu.vn"</w:instrText>
        </w:r>
        <w:r w:rsidRPr="00B8666B">
          <w:rPr>
            <w:rFonts w:ascii="iCiel Avenir LT Std 35 Light" w:hAnsi="iCiel Avenir LT Std 35 Light"/>
          </w:rPr>
        </w:r>
        <w:r w:rsidRPr="00863667">
          <w:rPr>
            <w:rPrChange w:id="10144"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studentservice@buv.edu.vn</w:t>
        </w:r>
        <w:r w:rsidRPr="00863667">
          <w:rPr>
            <w:rStyle w:val="Hyperlink"/>
            <w:rFonts w:ascii="iCiel Avenir LT Std 35 Light" w:hAnsi="iCiel Avenir LT Std 35 Light" w:cs="Arial"/>
            <w:i/>
            <w:iCs/>
            <w:sz w:val="22"/>
            <w:szCs w:val="22"/>
            <w:lang w:val="vi-VN"/>
          </w:rPr>
          <w:fldChar w:fldCharType="end"/>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để</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nh</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t v</w:t>
        </w:r>
        <w:r w:rsidRPr="00863667">
          <w:rPr>
            <w:rFonts w:ascii="iCiel Avenir LT Std 35 Light" w:hAnsi="iCiel Avenir LT Std 35 Light" w:cs="Avenir Next LT Pro"/>
            <w:i/>
            <w:iCs/>
            <w:sz w:val="22"/>
            <w:szCs w:val="22"/>
            <w:lang w:val="vi-VN"/>
          </w:rPr>
          <w:t>à</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 th</w:t>
        </w:r>
        <w:r w:rsidRPr="00863667">
          <w:rPr>
            <w:rFonts w:ascii="iCiel Avenir LT Std 35 Light" w:hAnsi="iCiel Avenir LT Std 35 Light" w:cs="Avenir Next LT Pro"/>
            <w:i/>
            <w:iCs/>
            <w:sz w:val="22"/>
            <w:szCs w:val="22"/>
            <w:lang w:val="vi-VN"/>
          </w:rPr>
          <w:t>ô</w:t>
        </w:r>
        <w:r w:rsidRPr="00863667">
          <w:rPr>
            <w:rFonts w:ascii="iCiel Avenir LT Std 35 Light" w:hAnsi="iCiel Avenir LT Std 35 Light" w:cs="Arial"/>
            <w:i/>
            <w:iCs/>
            <w:sz w:val="22"/>
            <w:szCs w:val="22"/>
            <w:lang w:val="vi-VN"/>
          </w:rPr>
          <w:t>ng tin kh</w:t>
        </w:r>
        <w:r w:rsidRPr="00863667">
          <w:rPr>
            <w:rFonts w:ascii="iCiel Avenir LT Std 35 Light" w:hAnsi="iCiel Avenir LT Std 35 Light" w:cs="Avenir Next LT Pro"/>
            <w:i/>
            <w:iCs/>
            <w:sz w:val="22"/>
            <w:szCs w:val="22"/>
            <w:lang w:val="vi-VN"/>
          </w:rPr>
          <w:t>á</w:t>
        </w:r>
        <w:r w:rsidRPr="00863667">
          <w:rPr>
            <w:rFonts w:ascii="iCiel Avenir LT Std 35 Light" w:hAnsi="iCiel Avenir LT Std 35 Light" w:cs="Arial"/>
            <w:i/>
            <w:iCs/>
            <w:sz w:val="22"/>
            <w:szCs w:val="22"/>
            <w:lang w:val="vi-VN"/>
          </w:rPr>
          <w:t>c.</w:t>
        </w:r>
      </w:ins>
    </w:p>
    <w:p w14:paraId="67DFB647" w14:textId="77777777" w:rsidR="003C6139" w:rsidRPr="00863667" w:rsidRDefault="003C6139" w:rsidP="003C6139">
      <w:pPr>
        <w:tabs>
          <w:tab w:val="left" w:pos="630"/>
          <w:tab w:val="left" w:pos="1080"/>
        </w:tabs>
        <w:ind w:firstLine="0"/>
        <w:rPr>
          <w:ins w:id="10145" w:author="An Tran, ACA (BUV)" w:date="2024-09-12T11:07:00Z" w16du:dateUtc="2024-09-12T04:07:00Z"/>
          <w:rFonts w:ascii="iCiel Avenir LT Std 35 Light" w:hAnsi="iCiel Avenir LT Std 35 Light" w:cs="Arial"/>
          <w:i/>
          <w:iCs/>
          <w:sz w:val="22"/>
          <w:szCs w:val="22"/>
          <w:lang w:val="vi-VN"/>
        </w:rPr>
      </w:pPr>
      <w:ins w:id="10146" w:author="An Tran, ACA (BUV)" w:date="2024-09-12T11:07:00Z" w16du:dateUtc="2024-09-12T04:07:00Z">
        <w:r w:rsidRPr="00863667">
          <w:rPr>
            <w:rFonts w:ascii="iCiel Avenir LT Std 35 Light" w:hAnsi="iCiel Avenir LT Std 35 Light" w:cs="Arial"/>
            <w:i/>
            <w:iCs/>
            <w:sz w:val="22"/>
            <w:szCs w:val="22"/>
            <w:lang w:val="vi-VN"/>
          </w:rPr>
          <w:t xml:space="preserve">Ngoài ra, để nắm được tất cả thông tin về các hoạt động và dịch vụ từ ban Công tác và Phát triển Sinh Viên, sinh viên có thể truy cập trang Canvas, phần “Course" có tên "Student Engagement": </w:t>
        </w:r>
        <w:r w:rsidRPr="00863667">
          <w:rPr>
            <w:rFonts w:ascii="iCiel Avenir LT Std 35 Light" w:hAnsi="iCiel Avenir LT Std 35 Light"/>
            <w:rPrChange w:id="10147" w:author="An Tran, ACA (BUV)" w:date="2024-09-13T17:29:00Z" w16du:dateUtc="2024-09-13T10:29:00Z">
              <w:rPr/>
            </w:rPrChange>
          </w:rPr>
          <w:fldChar w:fldCharType="begin"/>
        </w:r>
        <w:r w:rsidRPr="00863667">
          <w:rPr>
            <w:rFonts w:ascii="iCiel Avenir LT Std 35 Light" w:hAnsi="iCiel Avenir LT Std 35 Light"/>
            <w:rPrChange w:id="10148" w:author="An Tran, ACA (BUV)" w:date="2024-09-13T17:29:00Z" w16du:dateUtc="2024-09-13T10:29:00Z">
              <w:rPr/>
            </w:rPrChange>
          </w:rPr>
          <w:instrText>HYPERLINK "https://buv.instructure.com/courses/334"</w:instrText>
        </w:r>
        <w:r w:rsidRPr="00B8666B">
          <w:rPr>
            <w:rFonts w:ascii="iCiel Avenir LT Std 35 Light" w:hAnsi="iCiel Avenir LT Std 35 Light"/>
          </w:rPr>
        </w:r>
        <w:r w:rsidRPr="00863667">
          <w:rPr>
            <w:rPrChange w:id="10149" w:author="An Tran, ACA (BUV)" w:date="2024-09-13T17:29:00Z" w16du:dateUtc="2024-09-13T10:29:00Z">
              <w:rPr>
                <w:rStyle w:val="Hyperlink"/>
                <w:rFonts w:ascii="iCiel Avenir LT Std 35 Light" w:hAnsi="iCiel Avenir LT Std 35 Light" w:cs="Arial"/>
                <w:i/>
                <w:iCs/>
                <w:sz w:val="22"/>
                <w:szCs w:val="22"/>
                <w:lang w:val="vi-VN"/>
              </w:rPr>
            </w:rPrChange>
          </w:rPr>
          <w:fldChar w:fldCharType="separate"/>
        </w:r>
        <w:r w:rsidRPr="00863667">
          <w:rPr>
            <w:rStyle w:val="Hyperlink"/>
            <w:rFonts w:ascii="iCiel Avenir LT Std 35 Light" w:hAnsi="iCiel Avenir LT Std 35 Light" w:cs="Arial"/>
            <w:i/>
            <w:iCs/>
            <w:sz w:val="22"/>
            <w:szCs w:val="22"/>
            <w:lang w:val="vi-VN"/>
          </w:rPr>
          <w:t>https://buv.instructure.com/courses/334</w:t>
        </w:r>
        <w:r w:rsidRPr="00863667">
          <w:rPr>
            <w:rStyle w:val="Hyperlink"/>
            <w:rFonts w:ascii="iCiel Avenir LT Std 35 Light" w:hAnsi="iCiel Avenir LT Std 35 Light" w:cs="Arial"/>
            <w:i/>
            <w:iCs/>
            <w:sz w:val="22"/>
            <w:szCs w:val="22"/>
            <w:lang w:val="vi-VN"/>
          </w:rPr>
          <w:fldChar w:fldCharType="end"/>
        </w:r>
        <w:r w:rsidRPr="00863667">
          <w:rPr>
            <w:rFonts w:ascii="iCiel Avenir LT Std 35 Light" w:hAnsi="iCiel Avenir LT Std 35 Light" w:cs="Arial"/>
            <w:i/>
            <w:iCs/>
            <w:sz w:val="22"/>
            <w:szCs w:val="22"/>
            <w:lang w:val="vi-VN"/>
          </w:rPr>
          <w:t xml:space="preserve">. </w:t>
        </w:r>
      </w:ins>
    </w:p>
    <w:p w14:paraId="0C60AC0B" w14:textId="77777777" w:rsidR="003C6139" w:rsidRPr="00863667" w:rsidRDefault="003C6139" w:rsidP="003C6139">
      <w:pPr>
        <w:tabs>
          <w:tab w:val="left" w:pos="630"/>
          <w:tab w:val="left" w:pos="1080"/>
        </w:tabs>
        <w:ind w:firstLine="0"/>
        <w:rPr>
          <w:ins w:id="10150" w:author="An Tran, ACA (BUV)" w:date="2024-09-12T11:07:00Z" w16du:dateUtc="2024-09-12T04:07:00Z"/>
          <w:rFonts w:ascii="iCiel Avenir LT Std 35 Light" w:hAnsi="iCiel Avenir LT Std 35 Light" w:cs="Arial"/>
          <w:i/>
          <w:iCs/>
          <w:sz w:val="22"/>
          <w:szCs w:val="22"/>
          <w:lang w:val="en-GB"/>
        </w:rPr>
      </w:pPr>
      <w:ins w:id="10151" w:author="An Tran, ACA (BUV)" w:date="2024-09-12T11:07:00Z" w16du:dateUtc="2024-09-12T04:07:00Z">
        <w:r w:rsidRPr="00863667">
          <w:rPr>
            <w:rFonts w:ascii="iCiel Avenir LT Std 35 Light" w:hAnsi="iCiel Avenir LT Std 35 Light" w:cs="Arial"/>
            <w:i/>
            <w:iCs/>
            <w:sz w:val="22"/>
            <w:szCs w:val="22"/>
            <w:lang w:val="vi-VN"/>
          </w:rPr>
          <w: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t>
        </w:r>
      </w:ins>
    </w:p>
    <w:p w14:paraId="73B4EB33"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152" w:author="An Tran, ACA (BUV)" w:date="2024-09-12T11:07:00Z" w16du:dateUtc="2024-09-12T04:07:00Z"/>
          <w:rFonts w:cs="Arial"/>
          <w:b w:val="0"/>
          <w:i/>
          <w:iCs/>
          <w:szCs w:val="22"/>
          <w:lang w:val="en-GB"/>
        </w:rPr>
      </w:pPr>
      <w:bookmarkStart w:id="10153" w:name="_Toc149054263"/>
      <w:bookmarkStart w:id="10154" w:name="_Toc177025944"/>
      <w:bookmarkStart w:id="10155" w:name="_Toc177144056"/>
      <w:ins w:id="10156" w:author="An Tran, ACA (BUV)" w:date="2024-09-12T11:07:00Z" w16du:dateUtc="2024-09-12T04:07:00Z">
        <w:r w:rsidRPr="00863667">
          <w:rPr>
            <w:rFonts w:cs="Arial"/>
            <w:szCs w:val="22"/>
            <w:lang w:val="en-GB"/>
          </w:rPr>
          <w:t xml:space="preserve">What is the point of going for an internship which is not relevant to student’s major? / </w:t>
        </w:r>
        <w:r w:rsidRPr="00863667">
          <w:rPr>
            <w:rFonts w:cs="Arial"/>
            <w:i/>
            <w:iCs/>
            <w:szCs w:val="22"/>
            <w:lang w:val="en-GB"/>
          </w:rPr>
          <w:t>N</w:t>
        </w:r>
        <w:r w:rsidRPr="00863667">
          <w:rPr>
            <w:rFonts w:cs="Calibri"/>
            <w:i/>
            <w:iCs/>
            <w:szCs w:val="22"/>
            <w:lang w:val="en-GB"/>
          </w:rPr>
          <w:t>ế</w:t>
        </w:r>
        <w:r w:rsidRPr="00863667">
          <w:rPr>
            <w:rFonts w:cs="Arial"/>
            <w:i/>
            <w:iCs/>
            <w:szCs w:val="22"/>
            <w:lang w:val="en-GB"/>
          </w:rPr>
          <w:t xml:space="preserve">u sinh viên </w:t>
        </w:r>
        <w:r w:rsidRPr="00863667">
          <w:rPr>
            <w:rFonts w:cs="Calibri"/>
            <w:i/>
            <w:iCs/>
            <w:szCs w:val="22"/>
            <w:lang w:val="en-GB"/>
          </w:rPr>
          <w:t>đ</w:t>
        </w:r>
        <w:r w:rsidRPr="00863667">
          <w:rPr>
            <w:rFonts w:cs="Arial"/>
            <w:i/>
            <w:iCs/>
            <w:szCs w:val="22"/>
            <w:lang w:val="en-GB"/>
          </w:rPr>
          <w:t>i th</w:t>
        </w:r>
        <w:r w:rsidRPr="00863667">
          <w:rPr>
            <w:rFonts w:cs="Calibri"/>
            <w:i/>
            <w:iCs/>
            <w:szCs w:val="22"/>
            <w:lang w:val="en-GB"/>
          </w:rPr>
          <w:t>ự</w:t>
        </w:r>
        <w:r w:rsidRPr="00863667">
          <w:rPr>
            <w:rFonts w:cs="Arial"/>
            <w:i/>
            <w:iCs/>
            <w:szCs w:val="22"/>
            <w:lang w:val="en-GB"/>
          </w:rPr>
          <w:t>c t</w:t>
        </w:r>
        <w:r w:rsidRPr="00863667">
          <w:rPr>
            <w:rFonts w:cs="Calibri"/>
            <w:i/>
            <w:iCs/>
            <w:szCs w:val="22"/>
            <w:lang w:val="en-GB"/>
          </w:rPr>
          <w:t>ậ</w:t>
        </w:r>
        <w:r w:rsidRPr="00863667">
          <w:rPr>
            <w:rFonts w:cs="Arial"/>
            <w:i/>
            <w:iCs/>
            <w:szCs w:val="22"/>
            <w:lang w:val="en-GB"/>
          </w:rPr>
          <w:t>p trong m</w:t>
        </w:r>
        <w:r w:rsidRPr="00863667">
          <w:rPr>
            <w:rFonts w:cs="Calibri"/>
            <w:i/>
            <w:iCs/>
            <w:szCs w:val="22"/>
            <w:lang w:val="en-GB"/>
          </w:rPr>
          <w:t>ả</w:t>
        </w:r>
        <w:r w:rsidRPr="00863667">
          <w:rPr>
            <w:rFonts w:cs="Arial"/>
            <w:i/>
            <w:iCs/>
            <w:szCs w:val="22"/>
            <w:lang w:val="en-GB"/>
          </w:rPr>
          <w:t>ng không liên quan t</w:t>
        </w:r>
        <w:r w:rsidRPr="00863667">
          <w:rPr>
            <w:rFonts w:cs="Calibri"/>
            <w:i/>
            <w:iCs/>
            <w:szCs w:val="22"/>
            <w:lang w:val="en-GB"/>
          </w:rPr>
          <w:t>ớ</w:t>
        </w:r>
        <w:r w:rsidRPr="00863667">
          <w:rPr>
            <w:rFonts w:cs="Arial"/>
            <w:i/>
            <w:iCs/>
            <w:szCs w:val="22"/>
            <w:lang w:val="en-GB"/>
          </w:rPr>
          <w:t>i ngành h</w:t>
        </w:r>
        <w:r w:rsidRPr="00863667">
          <w:rPr>
            <w:rFonts w:cs="Calibri"/>
            <w:i/>
            <w:iCs/>
            <w:szCs w:val="22"/>
            <w:lang w:val="en-GB"/>
          </w:rPr>
          <w:t>ọ</w:t>
        </w:r>
        <w:r w:rsidRPr="00863667">
          <w:rPr>
            <w:rFonts w:cs="Arial"/>
            <w:i/>
            <w:iCs/>
            <w:szCs w:val="22"/>
            <w:lang w:val="en-GB"/>
          </w:rPr>
          <w:t>c thì có tác d</w:t>
        </w:r>
        <w:r w:rsidRPr="00863667">
          <w:rPr>
            <w:rFonts w:cs="Calibri"/>
            <w:i/>
            <w:iCs/>
            <w:szCs w:val="22"/>
            <w:lang w:val="en-GB"/>
          </w:rPr>
          <w:t>ụ</w:t>
        </w:r>
        <w:r w:rsidRPr="00863667">
          <w:rPr>
            <w:rFonts w:cs="Arial"/>
            <w:i/>
            <w:iCs/>
            <w:szCs w:val="22"/>
            <w:lang w:val="en-GB"/>
          </w:rPr>
          <w:t>ng gì?</w:t>
        </w:r>
        <w:bookmarkEnd w:id="10153"/>
        <w:bookmarkEnd w:id="10154"/>
        <w:bookmarkEnd w:id="10155"/>
      </w:ins>
    </w:p>
    <w:p w14:paraId="7EAFEF1F" w14:textId="77777777" w:rsidR="003C6139" w:rsidRPr="00863667" w:rsidRDefault="003C6139" w:rsidP="003C6139">
      <w:pPr>
        <w:pStyle w:val="ListParagraph"/>
        <w:tabs>
          <w:tab w:val="left" w:pos="630"/>
          <w:tab w:val="left" w:pos="720"/>
          <w:tab w:val="left" w:pos="1080"/>
        </w:tabs>
        <w:ind w:left="0"/>
        <w:contextualSpacing w:val="0"/>
        <w:rPr>
          <w:ins w:id="10157" w:author="An Tran, ACA (BUV)" w:date="2024-09-12T11:07:00Z" w16du:dateUtc="2024-09-12T04:07:00Z"/>
          <w:rFonts w:ascii="iCiel Avenir LT Std 35 Light" w:hAnsi="iCiel Avenir LT Std 35 Light" w:cs="Arial"/>
          <w:b/>
          <w:bCs/>
          <w:sz w:val="22"/>
          <w:szCs w:val="22"/>
          <w:u w:val="single"/>
          <w:lang w:val="en-GB"/>
        </w:rPr>
      </w:pPr>
      <w:ins w:id="10158" w:author="An Tran, ACA (BUV)" w:date="2024-09-12T11:07:00Z" w16du:dateUtc="2024-09-12T04:07:00Z">
        <w:r w:rsidRPr="00863667">
          <w:rPr>
            <w:rFonts w:ascii="iCiel Avenir LT Std 35 Light" w:hAnsi="iCiel Avenir LT Std 35 Light" w:cs="Arial"/>
            <w:b/>
            <w:bCs/>
            <w:sz w:val="22"/>
            <w:szCs w:val="22"/>
            <w:u w:val="single"/>
            <w:lang w:val="en-GB"/>
          </w:rPr>
          <w:t xml:space="preserve">Answer / </w:t>
        </w:r>
        <w:r w:rsidRPr="00863667">
          <w:rPr>
            <w:rFonts w:ascii="iCiel Avenir LT Std 35 Light" w:hAnsi="iCiel Avenir LT Std 35 Light" w:cs="Arial"/>
            <w:b/>
            <w:bCs/>
            <w:i/>
            <w:iCs/>
            <w:sz w:val="22"/>
            <w:szCs w:val="22"/>
            <w:u w:val="single"/>
            <w:lang w:val="en-GB"/>
          </w:rPr>
          <w:t>Câu tr</w:t>
        </w:r>
        <w:r w:rsidRPr="00863667">
          <w:rPr>
            <w:rFonts w:ascii="iCiel Avenir LT Std 35 Light" w:hAnsi="iCiel Avenir LT Std 35 Light" w:cs="Calibri"/>
            <w:b/>
            <w:bCs/>
            <w:i/>
            <w:iCs/>
            <w:sz w:val="22"/>
            <w:szCs w:val="22"/>
            <w:u w:val="single"/>
            <w:lang w:val="en-GB"/>
          </w:rPr>
          <w:t>ả</w:t>
        </w:r>
        <w:r w:rsidRPr="00863667">
          <w:rPr>
            <w:rFonts w:ascii="iCiel Avenir LT Std 35 Light" w:hAnsi="iCiel Avenir LT Std 35 Light" w:cs="Arial"/>
            <w:b/>
            <w:bCs/>
            <w:i/>
            <w:iCs/>
            <w:sz w:val="22"/>
            <w:szCs w:val="22"/>
            <w:u w:val="single"/>
            <w:lang w:val="en-GB"/>
          </w:rPr>
          <w:t xml:space="preserve"> l</w:t>
        </w:r>
        <w:r w:rsidRPr="00863667">
          <w:rPr>
            <w:rFonts w:ascii="iCiel Avenir LT Std 35 Light" w:hAnsi="iCiel Avenir LT Std 35 Light" w:cs="Calibri"/>
            <w:b/>
            <w:bCs/>
            <w:i/>
            <w:iCs/>
            <w:sz w:val="22"/>
            <w:szCs w:val="22"/>
            <w:u w:val="single"/>
            <w:lang w:val="en-GB"/>
          </w:rPr>
          <w:t>ờ</w:t>
        </w:r>
        <w:r w:rsidRPr="00863667">
          <w:rPr>
            <w:rFonts w:ascii="iCiel Avenir LT Std 35 Light" w:hAnsi="iCiel Avenir LT Std 35 Light" w:cs="Arial"/>
            <w:b/>
            <w:bCs/>
            <w:i/>
            <w:iCs/>
            <w:sz w:val="22"/>
            <w:szCs w:val="22"/>
            <w:u w:val="single"/>
            <w:lang w:val="en-GB"/>
          </w:rPr>
          <w:t>i</w:t>
        </w:r>
        <w:r w:rsidRPr="00863667">
          <w:rPr>
            <w:rFonts w:ascii="iCiel Avenir LT Std 35 Light" w:hAnsi="iCiel Avenir LT Std 35 Light" w:cs="Arial"/>
            <w:b/>
            <w:bCs/>
            <w:sz w:val="22"/>
            <w:szCs w:val="22"/>
            <w:u w:val="single"/>
            <w:lang w:val="en-GB"/>
          </w:rPr>
          <w:t>:</w:t>
        </w:r>
      </w:ins>
    </w:p>
    <w:p w14:paraId="3E75722C" w14:textId="77777777" w:rsidR="003C6139" w:rsidRPr="00863667" w:rsidRDefault="003C6139" w:rsidP="003C6139">
      <w:pPr>
        <w:tabs>
          <w:tab w:val="left" w:pos="630"/>
          <w:tab w:val="left" w:pos="1080"/>
        </w:tabs>
        <w:ind w:firstLine="0"/>
        <w:rPr>
          <w:ins w:id="10159" w:author="An Tran, ACA (BUV)" w:date="2024-09-12T11:07:00Z" w16du:dateUtc="2024-09-12T04:07:00Z"/>
          <w:rFonts w:ascii="iCiel Avenir LT Std 35 Light" w:hAnsi="iCiel Avenir LT Std 35 Light" w:cs="Arial"/>
          <w:sz w:val="22"/>
          <w:szCs w:val="22"/>
        </w:rPr>
      </w:pPr>
      <w:ins w:id="10160" w:author="An Tran, ACA (BUV)" w:date="2024-09-12T11:07:00Z" w16du:dateUtc="2024-09-12T04:07:00Z">
        <w:r w:rsidRPr="00863667">
          <w:rPr>
            <w:rFonts w:ascii="iCiel Avenir LT Std 35 Light" w:hAnsi="iCiel Avenir LT Std 35 Light" w:cs="Arial"/>
            <w:sz w:val="22"/>
            <w:szCs w:val="22"/>
          </w:rPr>
          <w:t>Going for an internship is not only about enhancing specialised skills and knowledge, but also about exploring what is available and waiting for them in the labour market. On the one hand, an internship helps students to familiarize themselves with working life, learning business etiquettes and workplace skills. On the other hand, the student can try out different roles in different industries and in different organisations’ scales to reaffirm what they are good at, what motivates them most at work, or what they want to avoid in their career. We believe that our students, after completing internships in diverse areas have been equipped with a wide range of experience and be more certain in their future career decisions.</w:t>
        </w:r>
      </w:ins>
    </w:p>
    <w:p w14:paraId="3AA9C9D7" w14:textId="77777777" w:rsidR="003C6139" w:rsidRPr="00863667" w:rsidRDefault="003C6139" w:rsidP="003C6139">
      <w:pPr>
        <w:tabs>
          <w:tab w:val="left" w:pos="630"/>
          <w:tab w:val="left" w:pos="1080"/>
        </w:tabs>
        <w:ind w:firstLine="0"/>
        <w:rPr>
          <w:ins w:id="10161" w:author="An Tran, ACA (BUV)" w:date="2024-09-12T11:07:00Z" w16du:dateUtc="2024-09-12T04:07:00Z"/>
          <w:rFonts w:ascii="iCiel Avenir LT Std 35 Light" w:hAnsi="iCiel Avenir LT Std 35 Light" w:cs="Arial"/>
          <w:sz w:val="22"/>
          <w:szCs w:val="22"/>
        </w:rPr>
      </w:pPr>
      <w:ins w:id="10162"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163" w:author="An Tran, ACA (BUV)" w:date="2024-09-13T17:29:00Z" w16du:dateUtc="2024-09-13T10:29:00Z">
              <w:rPr/>
            </w:rPrChange>
          </w:rPr>
          <w:fldChar w:fldCharType="begin"/>
        </w:r>
        <w:r w:rsidRPr="00863667">
          <w:rPr>
            <w:rFonts w:ascii="iCiel Avenir LT Std 35 Light" w:hAnsi="iCiel Avenir LT Std 35 Light"/>
            <w:rPrChange w:id="10164"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165"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1EB11E5D" w14:textId="77777777" w:rsidR="003C6139" w:rsidRPr="00863667" w:rsidRDefault="003C6139" w:rsidP="003C6139">
      <w:pPr>
        <w:tabs>
          <w:tab w:val="left" w:pos="630"/>
          <w:tab w:val="left" w:pos="1080"/>
        </w:tabs>
        <w:ind w:firstLine="0"/>
        <w:rPr>
          <w:ins w:id="10166" w:author="An Tran, ACA (BUV)" w:date="2024-09-12T11:07:00Z" w16du:dateUtc="2024-09-12T04:07:00Z"/>
          <w:rFonts w:ascii="iCiel Avenir LT Std 35 Light" w:hAnsi="iCiel Avenir LT Std 35 Light" w:cs="Arial"/>
          <w:sz w:val="22"/>
          <w:szCs w:val="22"/>
        </w:rPr>
      </w:pPr>
      <w:ins w:id="10167"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0BE6A6C9" w14:textId="77777777" w:rsidR="003C6139" w:rsidRPr="00863667" w:rsidRDefault="003C6139" w:rsidP="003C6139">
      <w:pPr>
        <w:tabs>
          <w:tab w:val="left" w:pos="630"/>
          <w:tab w:val="left" w:pos="1080"/>
        </w:tabs>
        <w:ind w:firstLine="0"/>
        <w:rPr>
          <w:ins w:id="10168" w:author="An Tran, ACA (BUV)" w:date="2024-09-12T11:07:00Z" w16du:dateUtc="2024-09-12T04:07:00Z"/>
          <w:rFonts w:ascii="iCiel Avenir LT Std 35 Light" w:hAnsi="iCiel Avenir LT Std 35 Light" w:cs="Arial"/>
          <w:i/>
          <w:iCs/>
          <w:sz w:val="22"/>
          <w:szCs w:val="22"/>
        </w:rPr>
      </w:pPr>
      <w:ins w:id="10169" w:author="An Tran, ACA (BUV)" w:date="2024-09-12T11:07:00Z" w16du:dateUtc="2024-09-12T04:07:00Z">
        <w:r w:rsidRPr="00863667">
          <w:rPr>
            <w:rFonts w:ascii="iCiel Avenir LT Std 35 Light" w:hAnsi="iCiel Avenir LT Std 35 Light" w:cs="Arial"/>
            <w:i/>
            <w:iCs/>
            <w:sz w:val="22"/>
            <w:szCs w:val="22"/>
          </w:rPr>
          <w:t xml:space="preserve">Sinh viên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ch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để</w:t>
        </w:r>
        <w:r w:rsidRPr="00863667">
          <w:rPr>
            <w:rFonts w:ascii="iCiel Avenir LT Std 35 Light" w:hAnsi="iCiel Avenir LT Std 35 Light" w:cs="Arial"/>
            <w:i/>
            <w:iCs/>
            <w:sz w:val="22"/>
            <w:szCs w:val="22"/>
          </w:rPr>
          <w:t xml:space="preserve"> trau d</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ng c</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Calibri"/>
            <w:i/>
            <w:iCs/>
            <w:sz w:val="22"/>
            <w:szCs w:val="22"/>
          </w:rPr>
          <w:t>ỹ</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Calibri"/>
            <w:i/>
            <w:iCs/>
            <w:sz w:val="22"/>
            <w:szCs w:val="22"/>
          </w:rPr>
          <w:t>ă</w:t>
        </w:r>
        <w:r w:rsidRPr="00863667">
          <w:rPr>
            <w:rFonts w:ascii="iCiel Avenir LT Std 35 Light" w:hAnsi="iCiel Avenir LT Std 35 Light" w:cs="Arial"/>
            <w:i/>
            <w:iCs/>
            <w:sz w:val="22"/>
            <w:szCs w:val="22"/>
          </w:rPr>
          <w:t>ng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ki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chuy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m</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 m</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ò</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Calibri"/>
            <w:i/>
            <w:iCs/>
            <w:sz w:val="22"/>
            <w:szCs w:val="22"/>
          </w:rPr>
          <w:t>để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m ph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m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g</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ang t</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g</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ang ch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đợ</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 xml:space="preserve">ng lao </w:t>
        </w:r>
        <w:r w:rsidRPr="00863667">
          <w:rPr>
            <w:rFonts w:ascii="iCiel Avenir LT Std 35 Light" w:hAnsi="iCiel Avenir LT Std 35 Light" w:cs="Calibri"/>
            <w:i/>
            <w:iCs/>
            <w:sz w:val="22"/>
            <w:szCs w:val="22"/>
          </w:rPr>
          <w:t>độ</w:t>
        </w:r>
        <w:r w:rsidRPr="00863667">
          <w:rPr>
            <w:rFonts w:ascii="iCiel Avenir LT Std 35 Light" w:hAnsi="iCiel Avenir LT Std 35 Light" w:cs="Arial"/>
            <w:i/>
            <w:iCs/>
            <w:sz w:val="22"/>
            <w:szCs w:val="22"/>
          </w:rPr>
          <w:t>ng.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m</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gi</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p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quen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cu</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c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i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nghi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x</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n</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i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ỹ</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Calibri"/>
            <w:i/>
            <w:iCs/>
            <w:sz w:val="22"/>
            <w:szCs w:val="22"/>
          </w:rPr>
          <w:t>ă</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m</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nhau, d</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w:t>
        </w:r>
        <w:r w:rsidRPr="00863667">
          <w:rPr>
            <w:rFonts w:ascii="iCiel Avenir LT Std 35 Light" w:hAnsi="iCiel Avenir LT Std 35 Light" w:cs="Avenir LT Std 35 Light"/>
            <w:i/>
            <w:iCs/>
            <w:sz w:val="22"/>
            <w:szCs w:val="22"/>
          </w:rPr>
          <w:t>ó</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v</w:t>
        </w:r>
        <w:r w:rsidRPr="00863667">
          <w:rPr>
            <w:rFonts w:ascii="iCiel Avenir LT Std 35 Light" w:hAnsi="iCiel Avenir LT Std 35 Light" w:cs="Calibri"/>
            <w:i/>
            <w:iCs/>
            <w:sz w:val="22"/>
            <w:szCs w:val="22"/>
          </w:rPr>
          <w:t>ă</w:t>
        </w:r>
        <w:r w:rsidRPr="00863667">
          <w:rPr>
            <w:rFonts w:ascii="iCiel Avenir LT Std 35 Light" w:hAnsi="iCiel Avenir LT Std 35 Light" w:cs="Arial"/>
            <w:i/>
            <w:iCs/>
            <w:sz w:val="22"/>
            <w:szCs w:val="22"/>
          </w:rPr>
          <w:t>n ph</w:t>
        </w:r>
        <w:r w:rsidRPr="00863667">
          <w:rPr>
            <w:rFonts w:ascii="iCiel Avenir LT Std 35 Light" w:hAnsi="iCiel Avenir LT Std 35 Light" w:cs="Avenir Next LT Pro"/>
            <w:i/>
            <w:iCs/>
            <w:sz w:val="22"/>
            <w:szCs w:val="22"/>
          </w:rPr>
          <w:t>ò</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s</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Calibri"/>
            <w:i/>
            <w:iCs/>
            <w:sz w:val="22"/>
            <w:szCs w:val="22"/>
          </w:rPr>
          <w:t>đị</w:t>
        </w:r>
        <w:r w:rsidRPr="00863667">
          <w:rPr>
            <w:rFonts w:ascii="iCiel Avenir LT Std 35 Light" w:hAnsi="iCiel Avenir LT Std 35 Light" w:cs="Arial"/>
            <w:i/>
            <w:iCs/>
            <w:sz w:val="22"/>
            <w:szCs w:val="22"/>
          </w:rPr>
          <w:t xml:space="preserve">a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m cung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d</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ch v</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hay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Calibri"/>
            <w:i/>
            <w:iCs/>
            <w:sz w:val="22"/>
            <w:szCs w:val="22"/>
          </w:rPr>
          <w:t>đị</w:t>
        </w:r>
        <w:r w:rsidRPr="00863667">
          <w:rPr>
            <w:rFonts w:ascii="iCiel Avenir LT Std 35 Light" w:hAnsi="iCiel Avenir LT Std 35 Light" w:cs="Arial"/>
            <w:i/>
            <w:iCs/>
            <w:sz w:val="22"/>
            <w:szCs w:val="22"/>
          </w:rPr>
          <w:t>a d</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m</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khác, sinh viên có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nhi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v</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nhau, trong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a d</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ng</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quy m</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n nh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 xml:space="preserve">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nhau, </w:t>
        </w:r>
        <w:r w:rsidRPr="00863667">
          <w:rPr>
            <w:rFonts w:ascii="iCiel Avenir LT Std 35 Light" w:hAnsi="iCiel Avenir LT Std 35 Light" w:cs="Calibri"/>
            <w:i/>
            <w:iCs/>
            <w:sz w:val="22"/>
            <w:szCs w:val="22"/>
          </w:rPr>
          <w:t>để</w:t>
        </w:r>
        <w:r w:rsidRPr="00863667">
          <w:rPr>
            <w:rFonts w:ascii="iCiel Avenir LT Std 35 Light" w:hAnsi="iCiel Avenir LT Std 35 Light" w:cs="Arial"/>
            <w:i/>
            <w:iCs/>
            <w:sz w:val="22"/>
            <w:szCs w:val="22"/>
          </w:rPr>
          <w:t xml:space="preserve"> x</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t</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t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g</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g</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độ</w:t>
        </w:r>
        <w:r w:rsidRPr="00863667">
          <w:rPr>
            <w:rFonts w:ascii="iCiel Avenir LT Std 35 Light" w:hAnsi="iCiel Avenir LT Std 35 Light" w:cs="Arial"/>
            <w:i/>
            <w:iCs/>
            <w:sz w:val="22"/>
            <w:szCs w:val="22"/>
          </w:rPr>
          <w:t>ng l</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cho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trong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c, hay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m</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mu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n tr</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nh trong l</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a ch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n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tin t</w:t>
        </w:r>
        <w:r w:rsidRPr="00863667">
          <w:rPr>
            <w:rFonts w:ascii="iCiel Avenir LT Std 35 Light" w:hAnsi="iCiel Avenir LT Std 35 Light" w:cs="Calibri"/>
            <w:i/>
            <w:iCs/>
            <w:sz w:val="22"/>
            <w:szCs w:val="22"/>
          </w:rPr>
          <w:t>ưở</w:t>
        </w:r>
        <w:r w:rsidRPr="00863667">
          <w:rPr>
            <w:rFonts w:ascii="iCiel Avenir LT Std 35 Light" w:hAnsi="iCiel Avenir LT Std 35 Light" w:cs="Arial"/>
            <w:i/>
            <w:iCs/>
            <w:sz w:val="22"/>
            <w:szCs w:val="22"/>
          </w:rPr>
          <w:t>ng r</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sau khi ho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th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ng</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a d</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nhau,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Calibri"/>
            <w:i/>
            <w:iCs/>
            <w:sz w:val="22"/>
            <w:szCs w:val="22"/>
          </w:rPr>
          <w:t>đ</w:t>
        </w:r>
        <w:r w:rsidRPr="00863667">
          <w:rPr>
            <w:rFonts w:ascii="iCiel Avenir LT Std 35 Light" w:hAnsi="iCiel Avenir LT Std 35 Light" w:cs="Avenir LT Std 35 Light"/>
            <w:i/>
            <w:iCs/>
            <w:sz w:val="22"/>
            <w:szCs w:val="22"/>
          </w:rPr>
          <w:t>ã</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trang b</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đượ</w:t>
        </w:r>
        <w:r w:rsidRPr="00863667">
          <w:rPr>
            <w:rFonts w:ascii="iCiel Avenir LT Std 35 Light" w:hAnsi="iCiel Avenir LT Std 35 Light" w:cs="Arial"/>
            <w:i/>
            <w:iCs/>
            <w:sz w:val="22"/>
            <w:szCs w:val="22"/>
          </w:rPr>
          <w:t>c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m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a d</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m ph</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ch</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c ch</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n trong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quy</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t </w:t>
        </w:r>
        <w:r w:rsidRPr="00863667">
          <w:rPr>
            <w:rFonts w:ascii="iCiel Avenir LT Std 35 Light" w:hAnsi="iCiel Avenir LT Std 35 Light" w:cs="Calibri"/>
            <w:i/>
            <w:iCs/>
            <w:sz w:val="22"/>
            <w:szCs w:val="22"/>
          </w:rPr>
          <w:t>đị</w:t>
        </w:r>
        <w:r w:rsidRPr="00863667">
          <w:rPr>
            <w:rFonts w:ascii="iCiel Avenir LT Std 35 Light" w:hAnsi="iCiel Avenir LT Std 35 Light" w:cs="Arial"/>
            <w:i/>
            <w:iCs/>
            <w:sz w:val="22"/>
            <w:szCs w:val="22"/>
          </w:rPr>
          <w:t>nh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trong t</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lai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mình.</w:t>
        </w:r>
      </w:ins>
    </w:p>
    <w:p w14:paraId="2A992E0F" w14:textId="77777777" w:rsidR="003C6139" w:rsidRPr="00863667" w:rsidRDefault="003C6139" w:rsidP="003C6139">
      <w:pPr>
        <w:tabs>
          <w:tab w:val="left" w:pos="630"/>
          <w:tab w:val="left" w:pos="1080"/>
        </w:tabs>
        <w:ind w:firstLine="0"/>
        <w:rPr>
          <w:ins w:id="10170" w:author="An Tran, ACA (BUV)" w:date="2024-09-12T11:07:00Z" w16du:dateUtc="2024-09-12T04:07:00Z"/>
          <w:rFonts w:ascii="iCiel Avenir LT Std 35 Light" w:hAnsi="iCiel Avenir LT Std 35 Light" w:cs="Arial"/>
          <w:i/>
          <w:iCs/>
          <w:sz w:val="22"/>
          <w:szCs w:val="22"/>
        </w:rPr>
      </w:pPr>
      <w:ins w:id="10171"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172" w:author="An Tran, ACA (BUV)" w:date="2024-09-13T17:29:00Z" w16du:dateUtc="2024-09-13T10:29:00Z">
              <w:rPr/>
            </w:rPrChange>
          </w:rPr>
          <w:fldChar w:fldCharType="begin"/>
        </w:r>
        <w:r w:rsidRPr="00863667">
          <w:rPr>
            <w:rFonts w:ascii="iCiel Avenir LT Std 35 Light" w:hAnsi="iCiel Avenir LT Std 35 Light"/>
            <w:rPrChange w:id="10173"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174"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188C266" w14:textId="77777777" w:rsidR="003C6139" w:rsidRPr="00863667" w:rsidRDefault="003C6139" w:rsidP="003C6139">
      <w:pPr>
        <w:tabs>
          <w:tab w:val="left" w:pos="630"/>
          <w:tab w:val="left" w:pos="1080"/>
        </w:tabs>
        <w:ind w:firstLine="0"/>
        <w:rPr>
          <w:ins w:id="10175" w:author="An Tran, ACA (BUV)" w:date="2024-09-12T11:07:00Z" w16du:dateUtc="2024-09-12T04:07:00Z"/>
          <w:rFonts w:ascii="iCiel Avenir LT Std 35 Light" w:hAnsi="iCiel Avenir LT Std 35 Light" w:cs="Arial"/>
          <w:i/>
          <w:iCs/>
          <w:sz w:val="22"/>
          <w:szCs w:val="22"/>
        </w:rPr>
      </w:pPr>
      <w:ins w:id="10176"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r w:rsidRPr="00863667">
          <w:rPr>
            <w:rFonts w:ascii="iCiel Avenir LT Std 35 Light" w:hAnsi="iCiel Avenir LT Std 35 Light" w:cs="Arial"/>
            <w:sz w:val="22"/>
            <w:szCs w:val="22"/>
          </w:rPr>
          <w:t xml:space="preserve"> </w:t>
        </w:r>
      </w:ins>
    </w:p>
    <w:p w14:paraId="0696B1CD" w14:textId="77777777" w:rsidR="003C6139" w:rsidRPr="00863667" w:rsidRDefault="003C6139" w:rsidP="003C6139">
      <w:pPr>
        <w:pStyle w:val="Question"/>
        <w:numPr>
          <w:ilvl w:val="0"/>
          <w:numId w:val="7"/>
        </w:numPr>
        <w:tabs>
          <w:tab w:val="left" w:pos="630"/>
          <w:tab w:val="left" w:pos="1170"/>
        </w:tabs>
        <w:spacing w:line="400" w:lineRule="exact"/>
        <w:ind w:left="0" w:firstLine="720"/>
        <w:rPr>
          <w:ins w:id="10177" w:author="An Tran, ACA (BUV)" w:date="2024-09-12T11:07:00Z" w16du:dateUtc="2024-09-12T04:07:00Z"/>
          <w:rFonts w:cs="Arial"/>
          <w:b w:val="0"/>
          <w:szCs w:val="22"/>
        </w:rPr>
      </w:pPr>
      <w:bookmarkStart w:id="10178" w:name="_Toc149054264"/>
      <w:bookmarkStart w:id="10179" w:name="_Toc177025945"/>
      <w:bookmarkStart w:id="10180" w:name="_Toc177144057"/>
      <w:ins w:id="10181" w:author="An Tran, ACA (BUV)" w:date="2024-09-12T11:07:00Z" w16du:dateUtc="2024-09-12T04:07:00Z">
        <w:r w:rsidRPr="00863667">
          <w:rPr>
            <w:rFonts w:cs="Arial"/>
            <w:szCs w:val="22"/>
          </w:rPr>
          <w:t xml:space="preserve">Does BUV have any solutions if students </w:t>
        </w:r>
        <w:r w:rsidRPr="00863667">
          <w:rPr>
            <w:rFonts w:cs="Arial"/>
            <w:bCs/>
            <w:szCs w:val="22"/>
          </w:rPr>
          <w:t>cannot</w:t>
        </w:r>
        <w:r w:rsidRPr="00863667">
          <w:rPr>
            <w:rFonts w:cs="Arial"/>
            <w:szCs w:val="22"/>
          </w:rPr>
          <w:t xml:space="preserve"> pass internship interviews many times? / </w:t>
        </w:r>
        <w:r w:rsidRPr="00863667">
          <w:rPr>
            <w:rFonts w:cs="Arial"/>
            <w:i/>
            <w:iCs/>
            <w:szCs w:val="22"/>
          </w:rPr>
          <w:t>Nhà tr</w:t>
        </w:r>
        <w:r w:rsidRPr="00863667">
          <w:rPr>
            <w:rFonts w:cs="Calibri"/>
            <w:i/>
            <w:iCs/>
            <w:szCs w:val="22"/>
          </w:rPr>
          <w:t>ườ</w:t>
        </w:r>
        <w:r w:rsidRPr="00863667">
          <w:rPr>
            <w:rFonts w:cs="Arial"/>
            <w:i/>
            <w:iCs/>
            <w:szCs w:val="22"/>
          </w:rPr>
          <w:t>ng có ph</w:t>
        </w:r>
        <w:r w:rsidRPr="00863667">
          <w:rPr>
            <w:rFonts w:cs="Calibri"/>
            <w:i/>
            <w:iCs/>
            <w:szCs w:val="22"/>
          </w:rPr>
          <w:t>ươ</w:t>
        </w:r>
        <w:r w:rsidRPr="00863667">
          <w:rPr>
            <w:rFonts w:cs="Arial"/>
            <w:i/>
            <w:iCs/>
            <w:szCs w:val="22"/>
          </w:rPr>
          <w:t xml:space="preserve">ng </w:t>
        </w:r>
        <w:r w:rsidRPr="00863667">
          <w:rPr>
            <w:rFonts w:cs="Avenir Next LT Pro"/>
            <w:i/>
            <w:iCs/>
            <w:szCs w:val="22"/>
          </w:rPr>
          <w:t>á</w:t>
        </w:r>
        <w:r w:rsidRPr="00863667">
          <w:rPr>
            <w:rFonts w:cs="Arial"/>
            <w:i/>
            <w:iCs/>
            <w:szCs w:val="22"/>
          </w:rPr>
          <w:t>n g</w:t>
        </w:r>
        <w:r w:rsidRPr="00863667">
          <w:rPr>
            <w:rFonts w:cs="Avenir Next LT Pro"/>
            <w:i/>
            <w:iCs/>
            <w:szCs w:val="22"/>
          </w:rPr>
          <w:t>ì</w:t>
        </w:r>
        <w:r w:rsidRPr="00863667">
          <w:rPr>
            <w:rFonts w:cs="Arial"/>
            <w:i/>
            <w:iCs/>
            <w:szCs w:val="22"/>
          </w:rPr>
          <w:t xml:space="preserve"> n</w:t>
        </w:r>
        <w:r w:rsidRPr="00863667">
          <w:rPr>
            <w:rFonts w:cs="Calibri"/>
            <w:i/>
            <w:iCs/>
            <w:szCs w:val="22"/>
          </w:rPr>
          <w:t>ế</w:t>
        </w:r>
        <w:r w:rsidRPr="00863667">
          <w:rPr>
            <w:rFonts w:cs="Arial"/>
            <w:i/>
            <w:iCs/>
            <w:szCs w:val="22"/>
          </w:rPr>
          <w:t>u sinh viên liên t</w:t>
        </w:r>
        <w:r w:rsidRPr="00863667">
          <w:rPr>
            <w:rFonts w:cs="Calibri"/>
            <w:i/>
            <w:iCs/>
            <w:szCs w:val="22"/>
          </w:rPr>
          <w:t>ụ</w:t>
        </w:r>
        <w:r w:rsidRPr="00863667">
          <w:rPr>
            <w:rFonts w:cs="Arial"/>
            <w:i/>
            <w:iCs/>
            <w:szCs w:val="22"/>
          </w:rPr>
          <w:t>c không đ</w:t>
        </w:r>
        <w:r w:rsidRPr="00863667">
          <w:rPr>
            <w:rFonts w:cs="Calibri"/>
            <w:i/>
            <w:iCs/>
            <w:szCs w:val="22"/>
          </w:rPr>
          <w:t>ỗ</w:t>
        </w:r>
        <w:r w:rsidRPr="00863667">
          <w:rPr>
            <w:rFonts w:cs="Arial"/>
            <w:i/>
            <w:iCs/>
            <w:szCs w:val="22"/>
          </w:rPr>
          <w:t xml:space="preserve"> các vòng ph</w:t>
        </w:r>
        <w:r w:rsidRPr="00863667">
          <w:rPr>
            <w:rFonts w:cs="Calibri"/>
            <w:i/>
            <w:iCs/>
            <w:szCs w:val="22"/>
          </w:rPr>
          <w:t>ỏ</w:t>
        </w:r>
        <w:r w:rsidRPr="00863667">
          <w:rPr>
            <w:rFonts w:cs="Arial"/>
            <w:i/>
            <w:iCs/>
            <w:szCs w:val="22"/>
          </w:rPr>
          <w:t>ng v</w:t>
        </w:r>
        <w:r w:rsidRPr="00863667">
          <w:rPr>
            <w:rFonts w:cs="Calibri"/>
            <w:i/>
            <w:iCs/>
            <w:szCs w:val="22"/>
          </w:rPr>
          <w:t>ấ</w:t>
        </w:r>
        <w:r w:rsidRPr="00863667">
          <w:rPr>
            <w:rFonts w:cs="Arial"/>
            <w:i/>
            <w:iCs/>
            <w:szCs w:val="22"/>
          </w:rPr>
          <w:t>n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v</w:t>
        </w:r>
        <w:r w:rsidRPr="00863667">
          <w:rPr>
            <w:rFonts w:cs="Calibri"/>
            <w:i/>
            <w:iCs/>
            <w:szCs w:val="22"/>
          </w:rPr>
          <w:t>ớ</w:t>
        </w:r>
        <w:r w:rsidRPr="00863667">
          <w:rPr>
            <w:rFonts w:cs="Arial"/>
            <w:i/>
            <w:iCs/>
            <w:szCs w:val="22"/>
          </w:rPr>
          <w:t>i công ty?</w:t>
        </w:r>
        <w:bookmarkEnd w:id="10178"/>
        <w:bookmarkEnd w:id="10179"/>
        <w:bookmarkEnd w:id="10180"/>
      </w:ins>
    </w:p>
    <w:p w14:paraId="5E2FCAC8" w14:textId="77777777" w:rsidR="003C6139" w:rsidRPr="00863667" w:rsidRDefault="003C6139" w:rsidP="003C6139">
      <w:pPr>
        <w:pStyle w:val="ListParagraph"/>
        <w:tabs>
          <w:tab w:val="left" w:pos="630"/>
          <w:tab w:val="left" w:pos="720"/>
          <w:tab w:val="left" w:pos="1080"/>
        </w:tabs>
        <w:ind w:left="0"/>
        <w:contextualSpacing w:val="0"/>
        <w:rPr>
          <w:ins w:id="10182" w:author="An Tran, ACA (BUV)" w:date="2024-09-12T11:07:00Z" w16du:dateUtc="2024-09-12T04:07:00Z"/>
          <w:rFonts w:ascii="iCiel Avenir LT Std 35 Light" w:hAnsi="iCiel Avenir LT Std 35 Light" w:cs="Arial"/>
          <w:b/>
          <w:bCs/>
          <w:sz w:val="22"/>
          <w:szCs w:val="22"/>
          <w:u w:val="single"/>
        </w:rPr>
      </w:pPr>
      <w:ins w:id="10183" w:author="An Tran, ACA (BUV)" w:date="2024-09-12T11:07:00Z" w16du:dateUtc="2024-09-12T04:07:00Z">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ins>
    </w:p>
    <w:p w14:paraId="6A83352B" w14:textId="77777777" w:rsidR="003C6139" w:rsidRPr="00863667" w:rsidRDefault="003C6139" w:rsidP="003C6139">
      <w:pPr>
        <w:tabs>
          <w:tab w:val="left" w:pos="630"/>
          <w:tab w:val="left" w:pos="1080"/>
        </w:tabs>
        <w:ind w:firstLine="0"/>
        <w:rPr>
          <w:ins w:id="10184" w:author="An Tran, ACA (BUV)" w:date="2024-09-12T11:07:00Z" w16du:dateUtc="2024-09-12T04:07:00Z"/>
          <w:rFonts w:ascii="iCiel Avenir LT Std 35 Light" w:hAnsi="iCiel Avenir LT Std 35 Light" w:cs="Arial"/>
          <w:sz w:val="22"/>
          <w:szCs w:val="22"/>
        </w:rPr>
      </w:pPr>
      <w:ins w:id="10185" w:author="An Tran, ACA (BUV)" w:date="2024-09-12T11:07:00Z" w16du:dateUtc="2024-09-12T04:07:00Z">
        <w:r w:rsidRPr="00863667">
          <w:rPr>
            <w:rFonts w:ascii="iCiel Avenir LT Std 35 Light" w:hAnsi="iCiel Avenir LT Std 35 Light" w:cs="Arial"/>
            <w:sz w:val="22"/>
            <w:szCs w:val="22"/>
          </w:rPr>
          <w: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t>
        </w:r>
      </w:ins>
    </w:p>
    <w:p w14:paraId="469B9CA5" w14:textId="77777777" w:rsidR="003C6139" w:rsidRPr="00863667" w:rsidRDefault="003C6139" w:rsidP="003C6139">
      <w:pPr>
        <w:tabs>
          <w:tab w:val="left" w:pos="630"/>
          <w:tab w:val="left" w:pos="1080"/>
        </w:tabs>
        <w:ind w:firstLine="0"/>
        <w:rPr>
          <w:ins w:id="10186" w:author="An Tran, ACA (BUV)" w:date="2024-09-12T11:07:00Z" w16du:dateUtc="2024-09-12T04:07:00Z"/>
          <w:rFonts w:ascii="iCiel Avenir LT Std 35 Light" w:hAnsi="iCiel Avenir LT Std 35 Light" w:cs="Arial"/>
          <w:sz w:val="22"/>
          <w:szCs w:val="22"/>
        </w:rPr>
      </w:pPr>
      <w:ins w:id="10187" w:author="An Tran, ACA (BUV)" w:date="2024-09-12T11:07:00Z" w16du:dateUtc="2024-09-12T04:07:00Z">
        <w:r w:rsidRPr="00863667">
          <w:rPr>
            <w:rFonts w:ascii="iCiel Avenir LT Std 35 Light" w:hAnsi="iCiel Avenir LT Std 35 Light" w:cs="Arial"/>
            <w:sz w:val="22"/>
            <w:szCs w:val="22"/>
          </w:rPr>
          <w:t xml:space="preserve"> In case a student cannot pass internship interviews multiple times, our Career Consultant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t>
        </w:r>
      </w:ins>
    </w:p>
    <w:p w14:paraId="5AD5409A" w14:textId="77777777" w:rsidR="003C6139" w:rsidRPr="00863667" w:rsidRDefault="003C6139" w:rsidP="003C6139">
      <w:pPr>
        <w:tabs>
          <w:tab w:val="left" w:pos="630"/>
          <w:tab w:val="left" w:pos="1080"/>
        </w:tabs>
        <w:ind w:firstLine="0"/>
        <w:rPr>
          <w:ins w:id="10188" w:author="An Tran, ACA (BUV)" w:date="2024-09-12T11:07:00Z" w16du:dateUtc="2024-09-12T04:07:00Z"/>
          <w:rFonts w:ascii="iCiel Avenir LT Std 35 Light" w:hAnsi="iCiel Avenir LT Std 35 Light" w:cs="Arial"/>
          <w:sz w:val="22"/>
          <w:szCs w:val="22"/>
        </w:rPr>
      </w:pPr>
      <w:ins w:id="10189"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190" w:author="An Tran, ACA (BUV)" w:date="2024-09-13T17:29:00Z" w16du:dateUtc="2024-09-13T10:29:00Z">
              <w:rPr/>
            </w:rPrChange>
          </w:rPr>
          <w:fldChar w:fldCharType="begin"/>
        </w:r>
        <w:r w:rsidRPr="00863667">
          <w:rPr>
            <w:rFonts w:ascii="iCiel Avenir LT Std 35 Light" w:hAnsi="iCiel Avenir LT Std 35 Light"/>
            <w:rPrChange w:id="10191"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192"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421C4BE8" w14:textId="77777777" w:rsidR="003C6139" w:rsidRPr="00863667" w:rsidRDefault="003C6139" w:rsidP="003C6139">
      <w:pPr>
        <w:tabs>
          <w:tab w:val="left" w:pos="630"/>
          <w:tab w:val="left" w:pos="1080"/>
        </w:tabs>
        <w:ind w:firstLine="0"/>
        <w:rPr>
          <w:ins w:id="10193" w:author="An Tran, ACA (BUV)" w:date="2024-09-12T11:07:00Z" w16du:dateUtc="2024-09-12T04:07:00Z"/>
          <w:rFonts w:ascii="iCiel Avenir LT Std 35 Light" w:hAnsi="iCiel Avenir LT Std 35 Light" w:cs="Arial"/>
          <w:sz w:val="22"/>
          <w:szCs w:val="22"/>
        </w:rPr>
      </w:pPr>
      <w:ins w:id="10194"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5298D5B4" w14:textId="77777777" w:rsidR="003C6139" w:rsidRPr="00863667" w:rsidRDefault="003C6139" w:rsidP="003C6139">
      <w:pPr>
        <w:tabs>
          <w:tab w:val="left" w:pos="630"/>
          <w:tab w:val="left" w:pos="1080"/>
        </w:tabs>
        <w:ind w:firstLine="0"/>
        <w:rPr>
          <w:ins w:id="10195" w:author="An Tran, ACA (BUV)" w:date="2024-09-12T11:07:00Z" w16du:dateUtc="2024-09-12T04:07:00Z"/>
          <w:rFonts w:ascii="iCiel Avenir LT Std 35 Light" w:hAnsi="iCiel Avenir LT Std 35 Light" w:cs="Arial"/>
          <w:sz w:val="22"/>
          <w:szCs w:val="22"/>
        </w:rPr>
      </w:pPr>
    </w:p>
    <w:p w14:paraId="4C4B2CBD" w14:textId="77777777" w:rsidR="003C6139" w:rsidRPr="00863667" w:rsidRDefault="003C6139" w:rsidP="003C6139">
      <w:pPr>
        <w:tabs>
          <w:tab w:val="left" w:pos="630"/>
          <w:tab w:val="left" w:pos="1080"/>
        </w:tabs>
        <w:ind w:firstLine="0"/>
        <w:rPr>
          <w:ins w:id="10196" w:author="An Tran, ACA (BUV)" w:date="2024-09-12T11:07:00Z" w16du:dateUtc="2024-09-12T04:07:00Z"/>
          <w:rFonts w:ascii="iCiel Avenir LT Std 35 Light" w:hAnsi="iCiel Avenir LT Std 35 Light" w:cs="Arial"/>
          <w:i/>
          <w:iCs/>
          <w:sz w:val="22"/>
          <w:szCs w:val="22"/>
        </w:rPr>
      </w:pPr>
      <w:ins w:id="10197" w:author="An Tran, ACA (BUV)" w:date="2024-09-12T11:07:00Z" w16du:dateUtc="2024-09-12T04:07:00Z">
        <w:r w:rsidRPr="00863667">
          <w:rPr>
            <w:rFonts w:ascii="iCiel Avenir LT Std 35 Light" w:hAnsi="iCiel Avenir LT Std 35 Light" w:cs="Arial"/>
            <w:i/>
            <w:iCs/>
            <w:sz w:val="22"/>
            <w:szCs w:val="22"/>
          </w:rPr>
          <w:t>Là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ph</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trong quy tr</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BUV d</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cho t</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trong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sau t</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cu</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c ph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ng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theo d</w:t>
        </w:r>
        <w:r w:rsidRPr="00863667">
          <w:rPr>
            <w:rFonts w:ascii="iCiel Avenir LT Std 35 Light" w:hAnsi="iCiel Avenir LT Std 35 Light" w:cs="Avenir Next LT Pro"/>
            <w:i/>
            <w:iCs/>
            <w:sz w:val="22"/>
            <w:szCs w:val="22"/>
          </w:rPr>
          <w:t>õ</w:t>
        </w:r>
        <w:r w:rsidRPr="00863667">
          <w:rPr>
            <w:rFonts w:ascii="iCiel Avenir LT Std 35 Light" w:hAnsi="iCiel Avenir LT Std 35 Light" w:cs="Arial"/>
            <w:i/>
            <w:iCs/>
            <w:sz w:val="22"/>
            <w:szCs w:val="22"/>
          </w:rPr>
          <w:t>i ph</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n h</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ng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đó</w:t>
        </w:r>
        <w:r w:rsidRPr="00863667">
          <w:rPr>
            <w:rFonts w:ascii="iCiel Avenir LT Std 35 Light" w:hAnsi="iCiel Avenir LT Std 35 Light" w:cs="Arial"/>
            <w:i/>
            <w:iCs/>
            <w:sz w:val="22"/>
            <w:szCs w:val="22"/>
          </w:rPr>
          <w:t xml:space="preserve">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b</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truy</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t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th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b</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h</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mang t</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nh xây d</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ng, th</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o lu</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a ra gi</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ph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thi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trong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hu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ng t</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t</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trong t</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lai.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bu</w:t>
        </w:r>
        <w:r w:rsidRPr="00863667">
          <w:rPr>
            <w:rFonts w:ascii="iCiel Avenir LT Std 35 Light" w:hAnsi="iCiel Avenir LT Std 35 Light" w:cs="Calibri"/>
            <w:i/>
            <w:iCs/>
            <w:sz w:val="22"/>
            <w:szCs w:val="22"/>
          </w:rPr>
          <w:t>ổ</w:t>
        </w:r>
        <w:r w:rsidRPr="00863667">
          <w:rPr>
            <w:rFonts w:ascii="iCiel Avenir LT Std 35 Light" w:hAnsi="iCiel Avenir LT Std 35 Light" w:cs="Arial"/>
            <w:i/>
            <w:iCs/>
            <w:sz w:val="22"/>
            <w:szCs w:val="22"/>
          </w:rPr>
          <w:t>i ph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ng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b</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c</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 khi n</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o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p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chu</w:t>
        </w:r>
        <w:r w:rsidRPr="00863667">
          <w:rPr>
            <w:rFonts w:ascii="iCiel Avenir LT Std 35 Light" w:hAnsi="iCiel Avenir LT Std 35 Light" w:cs="Calibri"/>
            <w:i/>
            <w:iCs/>
            <w:sz w:val="22"/>
            <w:szCs w:val="22"/>
          </w:rPr>
          <w:t>ẩ</w:t>
        </w:r>
        <w:r w:rsidRPr="00863667">
          <w:rPr>
            <w:rFonts w:ascii="iCiel Avenir LT Std 35 Light" w:hAnsi="iCiel Avenir LT Std 35 Light" w:cs="Arial"/>
            <w:i/>
            <w:iCs/>
            <w:sz w:val="22"/>
            <w:szCs w:val="22"/>
          </w:rPr>
          <w:t>n b</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t h</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n trong các l</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ph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ng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ti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p theo. </w:t>
        </w:r>
      </w:ins>
    </w:p>
    <w:p w14:paraId="7B001A09" w14:textId="77777777" w:rsidR="003C6139" w:rsidRPr="00863667" w:rsidRDefault="003C6139" w:rsidP="003C6139">
      <w:pPr>
        <w:tabs>
          <w:tab w:val="left" w:pos="630"/>
          <w:tab w:val="left" w:pos="1080"/>
        </w:tabs>
        <w:ind w:firstLine="0"/>
        <w:rPr>
          <w:ins w:id="10198" w:author="An Tran, ACA (BUV)" w:date="2024-09-12T11:07:00Z" w16du:dateUtc="2024-09-12T04:07:00Z"/>
          <w:rFonts w:ascii="iCiel Avenir LT Std 35 Light" w:hAnsi="iCiel Avenir LT Std 35 Light" w:cs="Arial"/>
          <w:i/>
          <w:iCs/>
          <w:sz w:val="22"/>
          <w:szCs w:val="22"/>
        </w:rPr>
      </w:pPr>
      <w:ins w:id="10199" w:author="An Tran, ACA (BUV)" w:date="2024-09-12T11:07:00Z" w16du:dateUtc="2024-09-12T04:07:00Z">
        <w:r w:rsidRPr="00863667">
          <w:rPr>
            <w:rFonts w:ascii="iCiel Avenir LT Std 35 Light" w:hAnsi="iCiel Avenir LT Std 35 Light" w:cs="Arial"/>
            <w:i/>
            <w:iCs/>
            <w:sz w:val="22"/>
            <w:szCs w:val="22"/>
          </w:rPr>
          <w:t>Trong tr</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v</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sau nhi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l</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ph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ng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chuyên viên Hướng nghiệp của trường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ng ng</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i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l</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n</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 xml:space="preserve">a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m ra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t l</w:t>
        </w:r>
        <w:r w:rsidRPr="00863667">
          <w:rPr>
            <w:rFonts w:ascii="iCiel Avenir LT Std 35 Light" w:hAnsi="iCiel Avenir LT Std 35 Light" w:cs="Avenir Next LT Pro"/>
            <w:i/>
            <w:iCs/>
            <w:sz w:val="22"/>
            <w:szCs w:val="22"/>
          </w:rPr>
          <w:t>õ</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khi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ch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a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thi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g</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VD: l</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do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khi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m</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c l</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 l</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p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1 l</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i,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m l</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hay chi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l</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l</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a ch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n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ch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a ph</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gi</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thi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u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n</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i chuy</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Chuy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gia T</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m l</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kh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e tinh th</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n</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u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m th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y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thi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t.</w:t>
        </w:r>
      </w:ins>
    </w:p>
    <w:p w14:paraId="4DF3C122" w14:textId="77777777" w:rsidR="003C6139" w:rsidRPr="00863667" w:rsidRDefault="003C6139" w:rsidP="003C6139">
      <w:pPr>
        <w:tabs>
          <w:tab w:val="left" w:pos="630"/>
          <w:tab w:val="left" w:pos="1080"/>
        </w:tabs>
        <w:ind w:firstLine="0"/>
        <w:rPr>
          <w:ins w:id="10200" w:author="An Tran, ACA (BUV)" w:date="2024-09-12T11:07:00Z" w16du:dateUtc="2024-09-12T04:07:00Z"/>
          <w:rFonts w:ascii="iCiel Avenir LT Std 35 Light" w:hAnsi="iCiel Avenir LT Std 35 Light" w:cs="Arial"/>
          <w:i/>
          <w:iCs/>
          <w:sz w:val="22"/>
          <w:szCs w:val="22"/>
        </w:rPr>
      </w:pPr>
      <w:ins w:id="10201"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202" w:author="An Tran, ACA (BUV)" w:date="2024-09-13T17:29:00Z" w16du:dateUtc="2024-09-13T10:29:00Z">
              <w:rPr/>
            </w:rPrChange>
          </w:rPr>
          <w:fldChar w:fldCharType="begin"/>
        </w:r>
        <w:r w:rsidRPr="00863667">
          <w:rPr>
            <w:rFonts w:ascii="iCiel Avenir LT Std 35 Light" w:hAnsi="iCiel Avenir LT Std 35 Light"/>
            <w:rPrChange w:id="10203"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204"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B45048E" w14:textId="77777777" w:rsidR="003C6139" w:rsidRPr="00863667" w:rsidRDefault="003C6139" w:rsidP="003C6139">
      <w:pPr>
        <w:tabs>
          <w:tab w:val="left" w:pos="630"/>
          <w:tab w:val="left" w:pos="1080"/>
        </w:tabs>
        <w:ind w:firstLine="0"/>
        <w:rPr>
          <w:ins w:id="10205" w:author="An Tran, ACA (BUV)" w:date="2024-09-12T11:07:00Z" w16du:dateUtc="2024-09-12T04:07:00Z"/>
          <w:rFonts w:ascii="iCiel Avenir LT Std 35 Light" w:hAnsi="iCiel Avenir LT Std 35 Light" w:cs="Arial"/>
          <w:i/>
          <w:iCs/>
          <w:sz w:val="22"/>
          <w:szCs w:val="22"/>
        </w:rPr>
      </w:pPr>
      <w:ins w:id="10206"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ins>
    </w:p>
    <w:p w14:paraId="41CC6ED6"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207" w:author="An Tran, ACA (BUV)" w:date="2024-09-12T11:07:00Z" w16du:dateUtc="2024-09-12T04:07:00Z"/>
          <w:rFonts w:cs="Arial"/>
          <w:b w:val="0"/>
          <w:i/>
          <w:iCs/>
          <w:szCs w:val="22"/>
        </w:rPr>
      </w:pPr>
      <w:bookmarkStart w:id="10208" w:name="_Toc177025946"/>
      <w:bookmarkStart w:id="10209" w:name="_Toc177144058"/>
      <w:bookmarkStart w:id="10210" w:name="_Toc149054265"/>
      <w:ins w:id="10211" w:author="An Tran, ACA (BUV)" w:date="2024-09-12T11:07:00Z" w16du:dateUtc="2024-09-12T04:07:00Z">
        <w:r w:rsidRPr="00863667">
          <w:rPr>
            <w:rFonts w:cs="Arial"/>
            <w:szCs w:val="22"/>
          </w:rPr>
          <w:t xml:space="preserve">Are the internships that BUV support students paid or unpaid? / </w:t>
        </w:r>
        <w:r w:rsidRPr="00863667">
          <w:rPr>
            <w:rFonts w:cs="Arial"/>
            <w:i/>
            <w:iCs/>
            <w:szCs w:val="22"/>
          </w:rPr>
          <w:t>Các c</w:t>
        </w:r>
        <w:r w:rsidRPr="00863667">
          <w:rPr>
            <w:rFonts w:cs="Calibri"/>
            <w:i/>
            <w:iCs/>
            <w:szCs w:val="22"/>
          </w:rPr>
          <w:t>ơ</w:t>
        </w:r>
        <w:r w:rsidRPr="00863667">
          <w:rPr>
            <w:rFonts w:cs="Arial"/>
            <w:i/>
            <w:iCs/>
            <w:szCs w:val="22"/>
          </w:rPr>
          <w:t xml:space="preserve"> h</w:t>
        </w:r>
        <w:r w:rsidRPr="00863667">
          <w:rPr>
            <w:rFonts w:cs="Calibri"/>
            <w:i/>
            <w:iCs/>
            <w:szCs w:val="22"/>
          </w:rPr>
          <w:t>ộ</w:t>
        </w:r>
        <w:r w:rsidRPr="00863667">
          <w:rPr>
            <w:rFonts w:cs="Arial"/>
            <w:i/>
            <w:iCs/>
            <w:szCs w:val="22"/>
          </w:rPr>
          <w:t>i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đ</w:t>
        </w:r>
        <w:r w:rsidRPr="00863667">
          <w:rPr>
            <w:rFonts w:cs="Calibri"/>
            <w:i/>
            <w:iCs/>
            <w:szCs w:val="22"/>
          </w:rPr>
          <w:t>ượ</w:t>
        </w:r>
        <w:r w:rsidRPr="00863667">
          <w:rPr>
            <w:rFonts w:cs="Arial"/>
            <w:i/>
            <w:iCs/>
            <w:szCs w:val="22"/>
          </w:rPr>
          <w:t>c cung c</w:t>
        </w:r>
        <w:r w:rsidRPr="00863667">
          <w:rPr>
            <w:rFonts w:cs="Calibri"/>
            <w:i/>
            <w:iCs/>
            <w:szCs w:val="22"/>
          </w:rPr>
          <w:t>ấ</w:t>
        </w:r>
        <w:r w:rsidRPr="00863667">
          <w:rPr>
            <w:rFonts w:cs="Arial"/>
            <w:i/>
            <w:iCs/>
            <w:szCs w:val="22"/>
          </w:rPr>
          <w:t>p t</w:t>
        </w:r>
        <w:r w:rsidRPr="00863667">
          <w:rPr>
            <w:rFonts w:cs="Calibri"/>
            <w:i/>
            <w:iCs/>
            <w:szCs w:val="22"/>
          </w:rPr>
          <w:t>ạ</w:t>
        </w:r>
        <w:r w:rsidRPr="00863667">
          <w:rPr>
            <w:rFonts w:cs="Arial"/>
            <w:i/>
            <w:iCs/>
            <w:szCs w:val="22"/>
          </w:rPr>
          <w:t>i BUV có ph</w:t>
        </w:r>
        <w:r w:rsidRPr="00863667">
          <w:rPr>
            <w:rFonts w:cs="Calibri"/>
            <w:i/>
            <w:iCs/>
            <w:szCs w:val="22"/>
          </w:rPr>
          <w:t>ụ</w:t>
        </w:r>
        <w:r w:rsidRPr="00863667">
          <w:rPr>
            <w:rFonts w:cs="Arial"/>
            <w:i/>
            <w:iCs/>
            <w:szCs w:val="22"/>
          </w:rPr>
          <w:t xml:space="preserve"> c</w:t>
        </w:r>
        <w:r w:rsidRPr="00863667">
          <w:rPr>
            <w:rFonts w:cs="Calibri"/>
            <w:i/>
            <w:iCs/>
            <w:szCs w:val="22"/>
          </w:rPr>
          <w:t>ấ</w:t>
        </w:r>
        <w:r w:rsidRPr="00863667">
          <w:rPr>
            <w:rFonts w:cs="Arial"/>
            <w:i/>
            <w:iCs/>
            <w:szCs w:val="22"/>
          </w:rPr>
          <w:t>p hay không?</w:t>
        </w:r>
        <w:bookmarkEnd w:id="10208"/>
        <w:bookmarkEnd w:id="10209"/>
        <w:r w:rsidRPr="00863667">
          <w:rPr>
            <w:rFonts w:cs="Arial"/>
            <w:i/>
            <w:iCs/>
            <w:szCs w:val="22"/>
          </w:rPr>
          <w:t xml:space="preserve"> </w:t>
        </w:r>
        <w:bookmarkEnd w:id="10210"/>
      </w:ins>
    </w:p>
    <w:p w14:paraId="5AC4EADF" w14:textId="77777777" w:rsidR="003C6139" w:rsidRPr="00863667" w:rsidRDefault="003C6139" w:rsidP="003C6139">
      <w:pPr>
        <w:pStyle w:val="ListParagraph"/>
        <w:tabs>
          <w:tab w:val="left" w:pos="630"/>
          <w:tab w:val="left" w:pos="720"/>
          <w:tab w:val="left" w:pos="1080"/>
        </w:tabs>
        <w:ind w:left="0"/>
        <w:contextualSpacing w:val="0"/>
        <w:rPr>
          <w:ins w:id="10212" w:author="An Tran, ACA (BUV)" w:date="2024-09-12T11:07:00Z" w16du:dateUtc="2024-09-12T04:07:00Z"/>
          <w:rFonts w:ascii="iCiel Avenir LT Std 35 Light" w:hAnsi="iCiel Avenir LT Std 35 Light" w:cs="Arial"/>
          <w:b/>
          <w:bCs/>
          <w:sz w:val="22"/>
          <w:szCs w:val="22"/>
          <w:u w:val="single"/>
        </w:rPr>
      </w:pPr>
      <w:ins w:id="10213" w:author="An Tran, ACA (BUV)" w:date="2024-09-12T11:07:00Z" w16du:dateUtc="2024-09-12T04:07:00Z">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ins>
    </w:p>
    <w:p w14:paraId="4F7352C4" w14:textId="77777777" w:rsidR="003C6139" w:rsidRPr="00863667" w:rsidRDefault="003C6139" w:rsidP="003C6139">
      <w:pPr>
        <w:tabs>
          <w:tab w:val="left" w:pos="630"/>
          <w:tab w:val="left" w:pos="1080"/>
        </w:tabs>
        <w:ind w:firstLine="0"/>
        <w:rPr>
          <w:ins w:id="10214" w:author="An Tran, ACA (BUV)" w:date="2024-09-12T11:07:00Z" w16du:dateUtc="2024-09-12T04:07:00Z"/>
          <w:rFonts w:ascii="iCiel Avenir LT Std 35 Light" w:hAnsi="iCiel Avenir LT Std 35 Light" w:cs="Arial"/>
          <w:sz w:val="22"/>
          <w:szCs w:val="22"/>
        </w:rPr>
      </w:pPr>
      <w:ins w:id="10215" w:author="An Tran, ACA (BUV)" w:date="2024-09-12T11:07:00Z" w16du:dateUtc="2024-09-12T04:07:00Z">
        <w:r w:rsidRPr="00863667">
          <w:rPr>
            <w:rFonts w:ascii="iCiel Avenir LT Std 35 Light" w:hAnsi="iCiel Avenir LT Std 35 Light" w:cs="Arial"/>
            <w:sz w:val="22"/>
            <w:szCs w:val="22"/>
          </w:rPr>
          <w: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t>
        </w:r>
      </w:ins>
    </w:p>
    <w:p w14:paraId="163AF64F" w14:textId="77777777" w:rsidR="003C6139" w:rsidRPr="00863667" w:rsidRDefault="003C6139" w:rsidP="003C6139">
      <w:pPr>
        <w:tabs>
          <w:tab w:val="left" w:pos="630"/>
          <w:tab w:val="left" w:pos="1080"/>
        </w:tabs>
        <w:ind w:firstLine="0"/>
        <w:rPr>
          <w:ins w:id="10216" w:author="An Tran, ACA (BUV)" w:date="2024-09-12T11:07:00Z" w16du:dateUtc="2024-09-12T04:07:00Z"/>
          <w:rFonts w:ascii="iCiel Avenir LT Std 35 Light" w:hAnsi="iCiel Avenir LT Std 35 Light" w:cs="Arial"/>
          <w:sz w:val="22"/>
          <w:szCs w:val="22"/>
        </w:rPr>
      </w:pPr>
      <w:ins w:id="10217" w:author="An Tran, ACA (BUV)" w:date="2024-09-12T11:07:00Z" w16du:dateUtc="2024-09-12T04:07:00Z">
        <w:r w:rsidRPr="00863667">
          <w:rPr>
            <w:rFonts w:ascii="iCiel Avenir LT Std 35 Light" w:hAnsi="iCiel Avenir LT Std 35 Light" w:cs="Arial"/>
            <w:sz w:val="22"/>
            <w:szCs w:val="22"/>
          </w:rPr>
          <w: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 but still, it is important that students remain aware of their rights and do not let anyone take advantage of them. The Career Services &amp; Industry Relations Team are always available for advice if students feel unsure anytime.</w:t>
        </w:r>
      </w:ins>
    </w:p>
    <w:p w14:paraId="6F07E4A7" w14:textId="77777777" w:rsidR="003C6139" w:rsidRPr="00863667" w:rsidRDefault="003C6139" w:rsidP="003C6139">
      <w:pPr>
        <w:tabs>
          <w:tab w:val="left" w:pos="630"/>
          <w:tab w:val="left" w:pos="1080"/>
        </w:tabs>
        <w:ind w:firstLine="0"/>
        <w:rPr>
          <w:ins w:id="10218" w:author="An Tran, ACA (BUV)" w:date="2024-09-12T11:07:00Z" w16du:dateUtc="2024-09-12T04:07:00Z"/>
          <w:rFonts w:ascii="iCiel Avenir LT Std 35 Light" w:hAnsi="iCiel Avenir LT Std 35 Light" w:cs="Arial"/>
          <w:sz w:val="22"/>
          <w:szCs w:val="22"/>
        </w:rPr>
      </w:pPr>
      <w:ins w:id="10219"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220" w:author="An Tran, ACA (BUV)" w:date="2024-09-13T17:29:00Z" w16du:dateUtc="2024-09-13T10:29:00Z">
              <w:rPr/>
            </w:rPrChange>
          </w:rPr>
          <w:fldChar w:fldCharType="begin"/>
        </w:r>
        <w:r w:rsidRPr="00863667">
          <w:rPr>
            <w:rFonts w:ascii="iCiel Avenir LT Std 35 Light" w:hAnsi="iCiel Avenir LT Std 35 Light"/>
            <w:rPrChange w:id="10221"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222"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1CDBBE1A" w14:textId="77777777" w:rsidR="003C6139" w:rsidRPr="00863667" w:rsidRDefault="003C6139" w:rsidP="003C6139">
      <w:pPr>
        <w:tabs>
          <w:tab w:val="left" w:pos="630"/>
          <w:tab w:val="left" w:pos="1080"/>
        </w:tabs>
        <w:ind w:firstLine="0"/>
        <w:rPr>
          <w:ins w:id="10223" w:author="An Tran, ACA (BUV)" w:date="2024-09-12T11:07:00Z" w16du:dateUtc="2024-09-12T04:07:00Z"/>
          <w:rFonts w:ascii="iCiel Avenir LT Std 35 Light" w:hAnsi="iCiel Avenir LT Std 35 Light" w:cs="Arial"/>
          <w:sz w:val="22"/>
          <w:szCs w:val="22"/>
        </w:rPr>
      </w:pPr>
      <w:ins w:id="10224"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3518A06C" w14:textId="77777777" w:rsidR="003C6139" w:rsidRPr="00863667" w:rsidRDefault="003C6139" w:rsidP="003C6139">
      <w:pPr>
        <w:tabs>
          <w:tab w:val="left" w:pos="630"/>
          <w:tab w:val="left" w:pos="1080"/>
        </w:tabs>
        <w:ind w:firstLine="0"/>
        <w:rPr>
          <w:ins w:id="10225" w:author="An Tran, ACA (BUV)" w:date="2024-09-12T11:07:00Z" w16du:dateUtc="2024-09-12T04:07:00Z"/>
          <w:rFonts w:ascii="iCiel Avenir LT Std 35 Light" w:hAnsi="iCiel Avenir LT Std 35 Light" w:cs="Arial"/>
          <w:sz w:val="22"/>
          <w:szCs w:val="22"/>
        </w:rPr>
      </w:pPr>
      <w:ins w:id="10226" w:author="An Tran, ACA (BUV)" w:date="2024-09-12T11:07:00Z" w16du:dateUtc="2024-09-12T04:07:00Z">
        <w:r w:rsidRPr="00863667">
          <w:rPr>
            <w:rFonts w:ascii="iCiel Avenir LT Std 35 Light" w:hAnsi="iCiel Avenir LT Std 35 Light" w:cs="Arial"/>
            <w:i/>
            <w:iCs/>
            <w:sz w:val="22"/>
            <w:szCs w:val="22"/>
          </w:rPr>
          <w:t xml:space="preserve"> Các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cung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t</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BUV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ho</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t</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y theo ch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nh s</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Trong ph</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l</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p sinh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 xml:space="preserve">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kho</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n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nh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m</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đí</w:t>
        </w:r>
        <w:r w:rsidRPr="00863667">
          <w:rPr>
            <w:rFonts w:ascii="iCiel Avenir LT Std 35 Light" w:hAnsi="iCiel Avenir LT Std 35 Light" w:cs="Arial"/>
            <w:i/>
            <w:iCs/>
            <w:sz w:val="22"/>
            <w:szCs w:val="22"/>
          </w:rPr>
          <w:t>ch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n x</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 xml:space="preserve">ng xe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ho</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a tr</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a;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cung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cho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ng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c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b</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a tr</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a, thay vì 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n m</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c bi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t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v</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y</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u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cao,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sinh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g</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nh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nh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m</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t</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t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hay l</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cho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sinh. Tuy nhiên,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 xml:space="preserve"> kho</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n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nh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 xml:space="preserve"> hay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ng ngh</w:t>
        </w:r>
        <w:r w:rsidRPr="00863667">
          <w:rPr>
            <w:rFonts w:ascii="iCiel Avenir LT Std 35 Light" w:hAnsi="iCiel Avenir LT Std 35 Light" w:cs="Avenir Next LT Pro"/>
            <w:i/>
            <w:iCs/>
            <w:sz w:val="22"/>
            <w:szCs w:val="22"/>
          </w:rPr>
          <w:t>ĩ</w:t>
        </w:r>
        <w:r w:rsidRPr="00863667">
          <w:rPr>
            <w:rFonts w:ascii="iCiel Avenir LT Std 35 Light" w:hAnsi="iCiel Avenir LT Std 35 Light" w:cs="Arial"/>
            <w:i/>
            <w:iCs/>
            <w:sz w:val="22"/>
            <w:szCs w:val="22"/>
          </w:rPr>
          <w:t>a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coi tr</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ng c</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ng hi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c lao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ng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sinh. Thay v</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quy</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n l</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i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i ch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nh,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n</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y cung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nh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n l</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ng 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ch</w:t>
        </w:r>
        <w:r w:rsidRPr="00863667">
          <w:rPr>
            <w:rFonts w:ascii="iCiel Avenir LT Std 35 Light" w:hAnsi="iCiel Avenir LT Std 35 Light" w:cs="Calibri"/>
            <w:i/>
            <w:iCs/>
            <w:sz w:val="22"/>
            <w:szCs w:val="22"/>
          </w:rPr>
          <w:t>ỉ</w:t>
        </w:r>
        <w:r w:rsidRPr="00863667">
          <w:rPr>
            <w:rFonts w:ascii="iCiel Avenir LT Std 35 Light" w:hAnsi="iCiel Avenir LT Std 35 Light" w:cs="Arial"/>
            <w:i/>
            <w:iCs/>
            <w:sz w:val="22"/>
            <w:szCs w:val="22"/>
          </w:rPr>
          <w:t xml:space="preserve"> d</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sinh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trong khi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t ch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g</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c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bao g</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m laptop/m</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y t</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tho</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v</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 ph</w:t>
        </w:r>
        <w:r w:rsidRPr="00863667">
          <w:rPr>
            <w:rFonts w:ascii="iCiel Avenir LT Std 35 Light" w:hAnsi="iCiel Avenir LT Std 35 Light" w:cs="Avenir Next LT Pro"/>
            <w:i/>
            <w:iCs/>
            <w:sz w:val="22"/>
            <w:szCs w:val="22"/>
          </w:rPr>
          <w:t>ò</w:t>
        </w:r>
        <w:r w:rsidRPr="00863667">
          <w:rPr>
            <w:rFonts w:ascii="iCiel Avenir LT Std 35 Light" w:hAnsi="iCiel Avenir LT Std 35 Light" w:cs="Arial"/>
            <w:i/>
            <w:iCs/>
            <w:sz w:val="22"/>
            <w:szCs w:val="22"/>
          </w:rPr>
          <w:t>ng ph</w:t>
        </w:r>
        <w:r w:rsidRPr="00863667">
          <w:rPr>
            <w:rFonts w:ascii="iCiel Avenir LT Std 35 Light" w:hAnsi="iCiel Avenir LT Std 35 Light" w:cs="Calibri"/>
            <w:i/>
            <w:iCs/>
            <w:sz w:val="22"/>
            <w:szCs w:val="22"/>
          </w:rPr>
          <w:t>ẩ</w:t>
        </w:r>
        <w:r w:rsidRPr="00863667">
          <w:rPr>
            <w:rFonts w:ascii="iCiel Avenir LT Std 35 Light" w:hAnsi="iCiel Avenir LT Std 35 Light" w:cs="Arial"/>
            <w:i/>
            <w:iCs/>
            <w:sz w:val="22"/>
            <w:szCs w:val="22"/>
          </w:rPr>
          <w:t>m; b</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 xml:space="preserve">a </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 theo ca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nh</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r</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i ro khi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sinh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ch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a t</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t trong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l</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ti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w:t>
        </w:r>
      </w:ins>
    </w:p>
    <w:p w14:paraId="0CCF12D3" w14:textId="77777777" w:rsidR="003C6139" w:rsidRPr="00863667" w:rsidRDefault="003C6139" w:rsidP="003C6139">
      <w:pPr>
        <w:tabs>
          <w:tab w:val="left" w:pos="630"/>
          <w:tab w:val="left" w:pos="1080"/>
        </w:tabs>
        <w:ind w:firstLine="0"/>
        <w:rPr>
          <w:ins w:id="10227" w:author="An Tran, ACA (BUV)" w:date="2024-09-12T11:07:00Z" w16du:dateUtc="2024-09-12T04:07:00Z"/>
          <w:rFonts w:ascii="iCiel Avenir LT Std 35 Light" w:hAnsi="iCiel Avenir LT Std 35 Light" w:cs="Arial"/>
          <w:i/>
          <w:iCs/>
          <w:sz w:val="22"/>
          <w:szCs w:val="22"/>
        </w:rPr>
      </w:pPr>
      <w:ins w:id="10228" w:author="An Tran, ACA (BUV)" w:date="2024-09-12T11:07:00Z" w16du:dateUtc="2024-09-12T04:07:00Z">
        <w:r w:rsidRPr="00863667">
          <w:rPr>
            <w:rFonts w:ascii="iCiel Avenir LT Std 35 Light" w:hAnsi="iCiel Avenir LT Std 35 Light" w:cs="Arial"/>
            <w:i/>
            <w:iCs/>
            <w:sz w:val="22"/>
            <w:szCs w:val="22"/>
          </w:rPr>
          <w:t>N</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u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p l</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i ch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nh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chi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 xml:space="preserve"> cu</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c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ng,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i khuy</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n</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thu nh</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m </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u ti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trong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m</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thay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o </w:t>
        </w:r>
        <w:r w:rsidRPr="00863667">
          <w:rPr>
            <w:rFonts w:ascii="iCiel Avenir LT Std 35 Light" w:hAnsi="iCiel Avenir LT Std 35 Light" w:cs="Avenir Next LT Pro"/>
            <w:i/>
            <w:iCs/>
            <w:sz w:val="22"/>
            <w:szCs w:val="22"/>
          </w:rPr>
          <w:t>đó</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đó</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th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ẩ</w:t>
        </w:r>
        <w:r w:rsidRPr="00863667">
          <w:rPr>
            <w:rFonts w:ascii="iCiel Avenir LT Std 35 Light" w:hAnsi="iCiel Avenir LT Std 35 Light" w:cs="Arial"/>
            <w:i/>
            <w:iCs/>
            <w:sz w:val="22"/>
            <w:szCs w:val="22"/>
          </w:rPr>
          <w:t>y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quan tr</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ng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ng th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i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tr</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o qu</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gi</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p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k</w:t>
        </w:r>
        <w:r w:rsidRPr="00863667">
          <w:rPr>
            <w:rFonts w:ascii="iCiel Avenir LT Std 35 Light" w:hAnsi="iCiel Avenir LT Std 35 Light" w:cs="Calibri"/>
            <w:i/>
            <w:iCs/>
            <w:sz w:val="22"/>
            <w:szCs w:val="22"/>
          </w:rPr>
          <w:t>ỹ</w:t>
        </w:r>
        <w:r w:rsidRPr="00863667">
          <w:rPr>
            <w:rFonts w:ascii="iCiel Avenir LT Std 35 Light" w:hAnsi="iCiel Avenir LT Std 35 Light" w:cs="Arial"/>
            <w:i/>
            <w:iCs/>
            <w:sz w:val="22"/>
            <w:szCs w:val="22"/>
          </w:rPr>
          <w:t xml:space="preserve"> n</w:t>
        </w:r>
        <w:r w:rsidRPr="00863667">
          <w:rPr>
            <w:rFonts w:ascii="iCiel Avenir LT Std 35 Light" w:hAnsi="iCiel Avenir LT Std 35 Light" w:cs="Avenir Next LT Pro"/>
            <w:i/>
            <w:iCs/>
            <w:sz w:val="22"/>
            <w:szCs w:val="22"/>
          </w:rPr>
          <w:t>ă</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ặ</w:t>
        </w:r>
        <w:r w:rsidRPr="00863667">
          <w:rPr>
            <w:rFonts w:ascii="iCiel Avenir LT Std 35 Light" w:hAnsi="iCiel Avenir LT Std 35 Light" w:cs="Arial"/>
            <w:i/>
            <w:iCs/>
            <w:sz w:val="22"/>
            <w:szCs w:val="22"/>
          </w:rPr>
          <w:t>t n</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n m</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ng cho m</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l</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i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b</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c ch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u ti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o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nh c</w:t>
        </w:r>
        <w:r w:rsidRPr="00863667">
          <w:rPr>
            <w:rFonts w:ascii="iCiel Avenir LT Std 35 Light" w:hAnsi="iCiel Avenir LT Std 35 Light" w:cs="Calibri"/>
            <w:i/>
            <w:iCs/>
            <w:sz w:val="22"/>
            <w:szCs w:val="22"/>
          </w:rPr>
          <w:t>ử</w:t>
        </w:r>
        <w:r w:rsidRPr="00863667">
          <w:rPr>
            <w:rFonts w:ascii="iCiel Avenir LT Std 35 Light" w:hAnsi="iCiel Avenir LT Std 35 Light" w:cs="Arial"/>
            <w:i/>
            <w:iCs/>
            <w:sz w:val="22"/>
            <w:szCs w:val="22"/>
          </w:rPr>
          <w:t>a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Tuy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mang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r</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nhi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l</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ch cho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quan tr</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ng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ượ</w:t>
        </w:r>
        <w:r w:rsidRPr="00863667">
          <w:rPr>
            <w:rFonts w:ascii="iCiel Avenir LT Std 35 Light" w:hAnsi="iCiel Avenir LT Std 35 Light" w:cs="Arial"/>
            <w:i/>
            <w:iCs/>
            <w:sz w:val="22"/>
            <w:szCs w:val="22"/>
          </w:rPr>
          <w:t>c quy</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n l</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i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b</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i d</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ng</w:t>
        </w:r>
        <w:r w:rsidRPr="00863667">
          <w:rPr>
            <w:rFonts w:ascii="iCiel Avenir LT Std 35 Light" w:hAnsi="iCiel Avenir LT Std 35 Light" w:cs="Avenir Next LT Pro"/>
            <w:i/>
            <w:iCs/>
            <w:sz w:val="22"/>
            <w:szCs w:val="22"/>
          </w:rPr>
          <w:t>ũ</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lu</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 s</w:t>
        </w:r>
        <w:r w:rsidRPr="00863667">
          <w:rPr>
            <w:rFonts w:ascii="iCiel Avenir LT Std 35 Light" w:hAnsi="iCiel Avenir LT Std 35 Light" w:cs="Calibri"/>
            <w:i/>
            <w:iCs/>
            <w:sz w:val="22"/>
            <w:szCs w:val="22"/>
          </w:rPr>
          <w:t>ẵ</w:t>
        </w:r>
        <w:r w:rsidRPr="00863667">
          <w:rPr>
            <w:rFonts w:ascii="iCiel Avenir LT Std 35 Light" w:hAnsi="iCiel Avenir LT Std 35 Light" w:cs="Arial"/>
            <w:i/>
            <w:iCs/>
            <w:sz w:val="22"/>
            <w:szCs w:val="22"/>
          </w:rPr>
          <w:t>n s</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ng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n b</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t c</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c n</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o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em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m th</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y kh</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ch</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c ch</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n s</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ỡ</w:t>
        </w:r>
        <w:r w:rsidRPr="00863667">
          <w:rPr>
            <w:rFonts w:ascii="iCiel Avenir LT Std 35 Light" w:hAnsi="iCiel Avenir LT Std 35 Light" w:cs="Arial"/>
            <w:i/>
            <w:iCs/>
            <w:sz w:val="22"/>
            <w:szCs w:val="22"/>
          </w:rPr>
          <w:t xml:space="preserve">.  </w:t>
        </w:r>
      </w:ins>
    </w:p>
    <w:p w14:paraId="7F11D5FB" w14:textId="77777777" w:rsidR="003C6139" w:rsidRPr="00863667" w:rsidRDefault="003C6139" w:rsidP="003C6139">
      <w:pPr>
        <w:tabs>
          <w:tab w:val="left" w:pos="630"/>
          <w:tab w:val="left" w:pos="1080"/>
        </w:tabs>
        <w:ind w:firstLine="0"/>
        <w:rPr>
          <w:ins w:id="10229" w:author="An Tran, ACA (BUV)" w:date="2024-09-12T11:07:00Z" w16du:dateUtc="2024-09-12T04:07:00Z"/>
          <w:rFonts w:ascii="iCiel Avenir LT Std 35 Light" w:hAnsi="iCiel Avenir LT Std 35 Light" w:cs="Arial"/>
          <w:i/>
          <w:iCs/>
          <w:sz w:val="22"/>
          <w:szCs w:val="22"/>
        </w:rPr>
      </w:pPr>
      <w:ins w:id="10230"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231" w:author="An Tran, ACA (BUV)" w:date="2024-09-13T17:29:00Z" w16du:dateUtc="2024-09-13T10:29:00Z">
              <w:rPr/>
            </w:rPrChange>
          </w:rPr>
          <w:fldChar w:fldCharType="begin"/>
        </w:r>
        <w:r w:rsidRPr="00863667">
          <w:rPr>
            <w:rFonts w:ascii="iCiel Avenir LT Std 35 Light" w:hAnsi="iCiel Avenir LT Std 35 Light"/>
            <w:rPrChange w:id="10232"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233"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6A4AFA43" w14:textId="77777777" w:rsidR="003C6139" w:rsidRPr="00863667" w:rsidRDefault="003C6139" w:rsidP="003C6139">
      <w:pPr>
        <w:tabs>
          <w:tab w:val="left" w:pos="630"/>
          <w:tab w:val="left" w:pos="1080"/>
        </w:tabs>
        <w:ind w:firstLine="0"/>
        <w:rPr>
          <w:ins w:id="10234" w:author="An Tran, ACA (BUV)" w:date="2024-09-12T11:07:00Z" w16du:dateUtc="2024-09-12T04:07:00Z"/>
          <w:rFonts w:ascii="iCiel Avenir LT Std 35 Light" w:hAnsi="iCiel Avenir LT Std 35 Light" w:cs="Arial"/>
          <w:i/>
          <w:iCs/>
          <w:sz w:val="22"/>
          <w:szCs w:val="22"/>
        </w:rPr>
      </w:pPr>
      <w:ins w:id="10235"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 xml:space="preserve">(dành riêng cho sinh viên và cựu sinh viên BUV).  </w:t>
        </w:r>
      </w:ins>
    </w:p>
    <w:p w14:paraId="596FD4C0"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236" w:author="An Tran, ACA (BUV)" w:date="2024-09-12T11:07:00Z" w16du:dateUtc="2024-09-12T04:07:00Z"/>
          <w:rFonts w:cs="Arial"/>
          <w:b w:val="0"/>
          <w:i/>
          <w:iCs/>
          <w:szCs w:val="22"/>
        </w:rPr>
      </w:pPr>
      <w:ins w:id="10237" w:author="An Tran, ACA (BUV)" w:date="2024-09-12T11:07:00Z" w16du:dateUtc="2024-09-12T04:07:00Z">
        <w:r w:rsidRPr="00863667">
          <w:rPr>
            <w:rFonts w:cs="Arial"/>
            <w:szCs w:val="22"/>
          </w:rPr>
          <w:t xml:space="preserve"> </w:t>
        </w:r>
        <w:bookmarkStart w:id="10238" w:name="_Toc149054266"/>
        <w:bookmarkStart w:id="10239" w:name="_Toc177025947"/>
        <w:bookmarkStart w:id="10240" w:name="_Toc177144059"/>
        <w:r w:rsidRPr="00863667">
          <w:rPr>
            <w:rFonts w:cs="Arial"/>
            <w:szCs w:val="22"/>
          </w:rPr>
          <w:t xml:space="preserve">How does BUV evaluate students’ internship? Is any post-internship report required from students to prove they have done it? / </w:t>
        </w:r>
        <w:r w:rsidRPr="00863667">
          <w:rPr>
            <w:rFonts w:cs="Arial"/>
            <w:i/>
            <w:iCs/>
            <w:szCs w:val="22"/>
          </w:rPr>
          <w:t>Nhà tr</w:t>
        </w:r>
        <w:r w:rsidRPr="00863667">
          <w:rPr>
            <w:rFonts w:cs="Calibri"/>
            <w:i/>
            <w:iCs/>
            <w:szCs w:val="22"/>
          </w:rPr>
          <w:t>ườ</w:t>
        </w:r>
        <w:r w:rsidRPr="00863667">
          <w:rPr>
            <w:rFonts w:cs="Arial"/>
            <w:i/>
            <w:iCs/>
            <w:szCs w:val="22"/>
          </w:rPr>
          <w:t>ng đánh giá k</w:t>
        </w:r>
        <w:r w:rsidRPr="00863667">
          <w:rPr>
            <w:rFonts w:cs="Calibri"/>
            <w:i/>
            <w:iCs/>
            <w:szCs w:val="22"/>
          </w:rPr>
          <w:t>ế</w:t>
        </w:r>
        <w:r w:rsidRPr="00863667">
          <w:rPr>
            <w:rFonts w:cs="Arial"/>
            <w:i/>
            <w:iCs/>
            <w:szCs w:val="22"/>
          </w:rPr>
          <w:t>t qu</w:t>
        </w:r>
        <w:r w:rsidRPr="00863667">
          <w:rPr>
            <w:rFonts w:cs="Calibri"/>
            <w:i/>
            <w:iCs/>
            <w:szCs w:val="22"/>
          </w:rPr>
          <w:t>ả</w:t>
        </w:r>
        <w:r w:rsidRPr="00863667">
          <w:rPr>
            <w:rFonts w:cs="Arial"/>
            <w:i/>
            <w:iCs/>
            <w:szCs w:val="22"/>
          </w:rPr>
          <w:t xml:space="preserve">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c</w:t>
        </w:r>
        <w:r w:rsidRPr="00863667">
          <w:rPr>
            <w:rFonts w:cs="Calibri"/>
            <w:i/>
            <w:iCs/>
            <w:szCs w:val="22"/>
          </w:rPr>
          <w:t>ủ</w:t>
        </w:r>
        <w:r w:rsidRPr="00863667">
          <w:rPr>
            <w:rFonts w:cs="Arial"/>
            <w:i/>
            <w:iCs/>
            <w:szCs w:val="22"/>
          </w:rPr>
          <w:t>a sinh viên th</w:t>
        </w:r>
        <w:r w:rsidRPr="00863667">
          <w:rPr>
            <w:rFonts w:cs="Calibri"/>
            <w:i/>
            <w:iCs/>
            <w:szCs w:val="22"/>
          </w:rPr>
          <w:t>ế</w:t>
        </w:r>
        <w:r w:rsidRPr="00863667">
          <w:rPr>
            <w:rFonts w:cs="Arial"/>
            <w:i/>
            <w:iCs/>
            <w:szCs w:val="22"/>
          </w:rPr>
          <w:t xml:space="preserve"> nào? Nhà tr</w:t>
        </w:r>
        <w:r w:rsidRPr="00863667">
          <w:rPr>
            <w:rFonts w:cs="Calibri"/>
            <w:i/>
            <w:iCs/>
            <w:szCs w:val="22"/>
          </w:rPr>
          <w:t>ườ</w:t>
        </w:r>
        <w:r w:rsidRPr="00863667">
          <w:rPr>
            <w:rFonts w:cs="Arial"/>
            <w:i/>
            <w:iCs/>
            <w:szCs w:val="22"/>
          </w:rPr>
          <w:t>ng có yêu c</w:t>
        </w:r>
        <w:r w:rsidRPr="00863667">
          <w:rPr>
            <w:rFonts w:cs="Calibri"/>
            <w:i/>
            <w:iCs/>
            <w:szCs w:val="22"/>
          </w:rPr>
          <w:t>ầ</w:t>
        </w:r>
        <w:r w:rsidRPr="00863667">
          <w:rPr>
            <w:rFonts w:cs="Arial"/>
            <w:i/>
            <w:iCs/>
            <w:szCs w:val="22"/>
          </w:rPr>
          <w:t>u báo cáo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cu</w:t>
        </w:r>
        <w:r w:rsidRPr="00863667">
          <w:rPr>
            <w:rFonts w:cs="Calibri"/>
            <w:i/>
            <w:iCs/>
            <w:szCs w:val="22"/>
          </w:rPr>
          <w:t>ố</w:t>
        </w:r>
        <w:r w:rsidRPr="00863667">
          <w:rPr>
            <w:rFonts w:cs="Arial"/>
            <w:i/>
            <w:iCs/>
            <w:szCs w:val="22"/>
          </w:rPr>
          <w:t>i k</w:t>
        </w:r>
        <w:r w:rsidRPr="00863667">
          <w:rPr>
            <w:rFonts w:cs="Calibri"/>
            <w:i/>
            <w:iCs/>
            <w:szCs w:val="22"/>
          </w:rPr>
          <w:t>ỳ</w:t>
        </w:r>
        <w:r w:rsidRPr="00863667">
          <w:rPr>
            <w:rFonts w:cs="Arial"/>
            <w:i/>
            <w:iCs/>
            <w:szCs w:val="22"/>
          </w:rPr>
          <w:t xml:space="preserve"> t</w:t>
        </w:r>
        <w:r w:rsidRPr="00863667">
          <w:rPr>
            <w:rFonts w:cs="Calibri"/>
            <w:i/>
            <w:iCs/>
            <w:szCs w:val="22"/>
          </w:rPr>
          <w:t>ừ</w:t>
        </w:r>
        <w:r w:rsidRPr="00863667">
          <w:rPr>
            <w:rFonts w:cs="Arial"/>
            <w:i/>
            <w:iCs/>
            <w:szCs w:val="22"/>
          </w:rPr>
          <w:t xml:space="preserve"> sinh viên đ</w:t>
        </w:r>
        <w:r w:rsidRPr="00863667">
          <w:rPr>
            <w:rFonts w:cs="Calibri"/>
            <w:i/>
            <w:iCs/>
            <w:szCs w:val="22"/>
          </w:rPr>
          <w:t>ể</w:t>
        </w:r>
        <w:r w:rsidRPr="00863667">
          <w:rPr>
            <w:rFonts w:cs="Arial"/>
            <w:i/>
            <w:iCs/>
            <w:szCs w:val="22"/>
          </w:rPr>
          <w:t xml:space="preserve"> có b</w:t>
        </w:r>
        <w:r w:rsidRPr="00863667">
          <w:rPr>
            <w:rFonts w:cs="Calibri"/>
            <w:i/>
            <w:iCs/>
            <w:szCs w:val="22"/>
          </w:rPr>
          <w:t>ằ</w:t>
        </w:r>
        <w:r w:rsidRPr="00863667">
          <w:rPr>
            <w:rFonts w:cs="Arial"/>
            <w:i/>
            <w:iCs/>
            <w:szCs w:val="22"/>
          </w:rPr>
          <w:t>ng ch</w:t>
        </w:r>
        <w:r w:rsidRPr="00863667">
          <w:rPr>
            <w:rFonts w:cs="Calibri"/>
            <w:i/>
            <w:iCs/>
            <w:szCs w:val="22"/>
          </w:rPr>
          <w:t>ứ</w:t>
        </w:r>
        <w:r w:rsidRPr="00863667">
          <w:rPr>
            <w:rFonts w:cs="Arial"/>
            <w:i/>
            <w:iCs/>
            <w:szCs w:val="22"/>
          </w:rPr>
          <w:t>ng đã hoàn thành th</w:t>
        </w:r>
        <w:r w:rsidRPr="00863667">
          <w:rPr>
            <w:rFonts w:cs="Calibri"/>
            <w:i/>
            <w:iCs/>
            <w:szCs w:val="22"/>
          </w:rPr>
          <w:t>ự</w:t>
        </w:r>
        <w:r w:rsidRPr="00863667">
          <w:rPr>
            <w:rFonts w:cs="Arial"/>
            <w:i/>
            <w:iCs/>
            <w:szCs w:val="22"/>
          </w:rPr>
          <w:t>c t</w:t>
        </w:r>
        <w:r w:rsidRPr="00863667">
          <w:rPr>
            <w:rFonts w:cs="Calibri"/>
            <w:i/>
            <w:iCs/>
            <w:szCs w:val="22"/>
          </w:rPr>
          <w:t>ậ</w:t>
        </w:r>
        <w:r w:rsidRPr="00863667">
          <w:rPr>
            <w:rFonts w:cs="Arial"/>
            <w:i/>
            <w:iCs/>
            <w:szCs w:val="22"/>
          </w:rPr>
          <w:t>p không?</w:t>
        </w:r>
        <w:bookmarkEnd w:id="10238"/>
        <w:bookmarkEnd w:id="10239"/>
        <w:bookmarkEnd w:id="10240"/>
      </w:ins>
    </w:p>
    <w:p w14:paraId="32419F9E" w14:textId="77777777" w:rsidR="003C6139" w:rsidRPr="00863667" w:rsidRDefault="003C6139" w:rsidP="003C6139">
      <w:pPr>
        <w:pStyle w:val="ListParagraph"/>
        <w:tabs>
          <w:tab w:val="left" w:pos="630"/>
          <w:tab w:val="left" w:pos="720"/>
          <w:tab w:val="left" w:pos="1080"/>
        </w:tabs>
        <w:ind w:left="0"/>
        <w:contextualSpacing w:val="0"/>
        <w:rPr>
          <w:ins w:id="10241" w:author="An Tran, ACA (BUV)" w:date="2024-09-12T11:07:00Z" w16du:dateUtc="2024-09-12T04:07:00Z"/>
          <w:rFonts w:ascii="iCiel Avenir LT Std 35 Light" w:hAnsi="iCiel Avenir LT Std 35 Light" w:cs="Arial"/>
          <w:b/>
          <w:bCs/>
          <w:sz w:val="22"/>
          <w:szCs w:val="22"/>
          <w:u w:val="single"/>
        </w:rPr>
      </w:pPr>
      <w:ins w:id="10242" w:author="An Tran, ACA (BUV)" w:date="2024-09-12T11:07:00Z" w16du:dateUtc="2024-09-12T04:07:00Z">
        <w:r w:rsidRPr="00863667">
          <w:rPr>
            <w:rFonts w:ascii="iCiel Avenir LT Std 35 Light" w:hAnsi="iCiel Avenir LT Std 35 Light" w:cs="Arial"/>
            <w:b/>
            <w:bCs/>
            <w:sz w:val="22"/>
            <w:szCs w:val="22"/>
            <w:u w:val="single"/>
          </w:rPr>
          <w:t xml:space="preserve">Answer / </w:t>
        </w:r>
        <w:r w:rsidRPr="00863667">
          <w:rPr>
            <w:rFonts w:ascii="iCiel Avenir LT Std 35 Light" w:hAnsi="iCiel Avenir LT Std 35 Light" w:cs="Arial"/>
            <w:b/>
            <w:bCs/>
            <w:i/>
            <w:iCs/>
            <w:sz w:val="22"/>
            <w:szCs w:val="22"/>
            <w:u w:val="single"/>
          </w:rPr>
          <w:t>Câu tr</w:t>
        </w:r>
        <w:r w:rsidRPr="00863667">
          <w:rPr>
            <w:rFonts w:ascii="iCiel Avenir LT Std 35 Light" w:hAnsi="iCiel Avenir LT Std 35 Light" w:cs="Calibri"/>
            <w:b/>
            <w:bCs/>
            <w:i/>
            <w:iCs/>
            <w:sz w:val="22"/>
            <w:szCs w:val="22"/>
            <w:u w:val="single"/>
          </w:rPr>
          <w:t>ả</w:t>
        </w:r>
        <w:r w:rsidRPr="00863667">
          <w:rPr>
            <w:rFonts w:ascii="iCiel Avenir LT Std 35 Light" w:hAnsi="iCiel Avenir LT Std 35 Light" w:cs="Arial"/>
            <w:b/>
            <w:bCs/>
            <w:i/>
            <w:iCs/>
            <w:sz w:val="22"/>
            <w:szCs w:val="22"/>
            <w:u w:val="single"/>
          </w:rPr>
          <w:t xml:space="preserve"> l</w:t>
        </w:r>
        <w:r w:rsidRPr="00863667">
          <w:rPr>
            <w:rFonts w:ascii="iCiel Avenir LT Std 35 Light" w:hAnsi="iCiel Avenir LT Std 35 Light" w:cs="Calibri"/>
            <w:b/>
            <w:bCs/>
            <w:i/>
            <w:iCs/>
            <w:sz w:val="22"/>
            <w:szCs w:val="22"/>
            <w:u w:val="single"/>
          </w:rPr>
          <w:t>ờ</w:t>
        </w:r>
        <w:r w:rsidRPr="00863667">
          <w:rPr>
            <w:rFonts w:ascii="iCiel Avenir LT Std 35 Light" w:hAnsi="iCiel Avenir LT Std 35 Light" w:cs="Arial"/>
            <w:b/>
            <w:bCs/>
            <w:i/>
            <w:iCs/>
            <w:sz w:val="22"/>
            <w:szCs w:val="22"/>
            <w:u w:val="single"/>
          </w:rPr>
          <w:t>i</w:t>
        </w:r>
        <w:r w:rsidRPr="00863667">
          <w:rPr>
            <w:rFonts w:ascii="iCiel Avenir LT Std 35 Light" w:hAnsi="iCiel Avenir LT Std 35 Light" w:cs="Arial"/>
            <w:b/>
            <w:bCs/>
            <w:sz w:val="22"/>
            <w:szCs w:val="22"/>
            <w:u w:val="single"/>
          </w:rPr>
          <w:t>:</w:t>
        </w:r>
      </w:ins>
    </w:p>
    <w:p w14:paraId="1A955062" w14:textId="77777777" w:rsidR="003C6139" w:rsidRPr="00863667" w:rsidRDefault="003C6139" w:rsidP="003C6139">
      <w:pPr>
        <w:tabs>
          <w:tab w:val="left" w:pos="630"/>
          <w:tab w:val="left" w:pos="1080"/>
        </w:tabs>
        <w:ind w:firstLine="0"/>
        <w:rPr>
          <w:ins w:id="10243" w:author="An Tran, ACA (BUV)" w:date="2024-09-12T11:07:00Z" w16du:dateUtc="2024-09-12T04:07:00Z"/>
          <w:rFonts w:ascii="iCiel Avenir LT Std 35 Light" w:hAnsi="iCiel Avenir LT Std 35 Light" w:cs="Arial"/>
          <w:sz w:val="22"/>
          <w:szCs w:val="22"/>
        </w:rPr>
      </w:pPr>
      <w:ins w:id="10244" w:author="An Tran, ACA (BUV)" w:date="2024-09-12T11:07:00Z" w16du:dateUtc="2024-09-12T04:07:00Z">
        <w:r w:rsidRPr="00863667">
          <w:rPr>
            <w:rFonts w:ascii="iCiel Avenir LT Std 35 Light" w:hAnsi="iCiel Avenir LT Std 35 Light" w:cs="Arial"/>
            <w:sz w:val="22"/>
            <w:szCs w:val="22"/>
          </w:rPr>
          <w:t xml:space="preserve">We encourage students to take professional experience in order to create a real-life learning experience from which they can reflect on what they have done well, what they should improve, and their next steps in their career exploration journey. </w:t>
        </w:r>
      </w:ins>
    </w:p>
    <w:p w14:paraId="6D398D3A" w14:textId="77777777" w:rsidR="003C6139" w:rsidRPr="00863667" w:rsidRDefault="003C6139" w:rsidP="003C6139">
      <w:pPr>
        <w:tabs>
          <w:tab w:val="left" w:pos="630"/>
          <w:tab w:val="left" w:pos="1080"/>
        </w:tabs>
        <w:ind w:firstLine="0"/>
        <w:rPr>
          <w:ins w:id="10245" w:author="An Tran, ACA (BUV)" w:date="2024-09-12T11:07:00Z" w16du:dateUtc="2024-09-12T04:07:00Z"/>
          <w:rFonts w:ascii="iCiel Avenir LT Std 35 Light" w:hAnsi="iCiel Avenir LT Std 35 Light" w:cs="Arial"/>
          <w:sz w:val="22"/>
          <w:szCs w:val="22"/>
        </w:rPr>
      </w:pPr>
      <w:ins w:id="10246" w:author="An Tran, ACA (BUV)" w:date="2024-09-12T11:07:00Z" w16du:dateUtc="2024-09-12T04:07:00Z">
        <w:r w:rsidRPr="00863667">
          <w:rPr>
            <w:rFonts w:ascii="iCiel Avenir LT Std 35 Light" w:hAnsi="iCiel Avenir LT Std 35 Light" w:cs="Arial"/>
            <w:sz w:val="22"/>
            <w:szCs w:val="22"/>
          </w:rPr>
          <w:t xml:space="preserve">We have different processes and requirements for different professional experience options. </w:t>
        </w:r>
      </w:ins>
    </w:p>
    <w:p w14:paraId="53EBCACD" w14:textId="77777777" w:rsidR="003C6139" w:rsidRPr="00863667" w:rsidRDefault="003C6139" w:rsidP="003C6139">
      <w:pPr>
        <w:pStyle w:val="ListParagraph"/>
        <w:numPr>
          <w:ilvl w:val="0"/>
          <w:numId w:val="45"/>
        </w:numPr>
        <w:rPr>
          <w:ins w:id="10247" w:author="An Tran, ACA (BUV)" w:date="2024-09-12T11:07:00Z" w16du:dateUtc="2024-09-12T04:07:00Z"/>
          <w:rFonts w:ascii="iCiel Avenir LT Std 35 Light" w:hAnsi="iCiel Avenir LT Std 35 Light" w:cs="Arial"/>
          <w:sz w:val="22"/>
          <w:szCs w:val="22"/>
        </w:rPr>
      </w:pPr>
      <w:ins w:id="10248" w:author="An Tran, ACA (BUV)" w:date="2024-09-12T11:07:00Z" w16du:dateUtc="2024-09-12T04:07:00Z">
        <w:r w:rsidRPr="00863667">
          <w:rPr>
            <w:rFonts w:ascii="iCiel Avenir LT Std 35 Light" w:hAnsi="iCiel Avenir LT Std 35 Light" w:cs="Arial"/>
            <w:b/>
            <w:bCs/>
            <w:sz w:val="22"/>
            <w:szCs w:val="22"/>
          </w:rPr>
          <w:t>Part-time jobs; Internships; Work placements (Academic credited); Long-term community projects with verified NGOs, NPOs, social enterprises; Start-up incubation and acceleration</w:t>
        </w:r>
        <w:r w:rsidRPr="00863667">
          <w:rPr>
            <w:rFonts w:ascii="iCiel Avenir LT Std 35 Light" w:hAnsi="iCiel Avenir LT Std 35 Light" w:cs="Arial"/>
            <w:sz w:val="22"/>
            <w:szCs w:val="22"/>
          </w:rPr>
          <w:t xml:space="preserve">: students are required to get a </w:t>
        </w:r>
        <w:r w:rsidRPr="00863667">
          <w:rPr>
            <w:rFonts w:ascii="iCiel Avenir LT Std 35 Light" w:hAnsi="iCiel Avenir LT Std 35 Light" w:cs="Arial"/>
            <w:b/>
            <w:bCs/>
            <w:sz w:val="22"/>
            <w:szCs w:val="22"/>
          </w:rPr>
          <w:t>Professional Experience Evaluation Form</w:t>
        </w:r>
        <w:r w:rsidRPr="00863667">
          <w:rPr>
            <w:rFonts w:ascii="iCiel Avenir LT Std 35 Light" w:hAnsi="iCiel Avenir LT Std 35 Light" w:cs="Arial"/>
            <w:sz w:val="22"/>
            <w:szCs w:val="22"/>
          </w:rPr>
          <w:t xml:space="preserve"> endorsed by their Employer/ Supervisor. </w:t>
        </w:r>
        <w:r w:rsidRPr="00863667">
          <w:rPr>
            <w:rFonts w:ascii="iCiel Avenir LT Std 35 Light" w:hAnsi="iCiel Avenir LT Std 35 Light"/>
            <w:color w:val="000000"/>
            <w:sz w:val="22"/>
            <w:szCs w:val="22"/>
          </w:rPr>
          <w:t xml:space="preserve">Please access the </w:t>
        </w:r>
        <w:r w:rsidRPr="00863667">
          <w:rPr>
            <w:rFonts w:ascii="iCiel Avenir LT Std 35 Light" w:hAnsi="iCiel Avenir LT Std 35 Light"/>
            <w:color w:val="000000"/>
            <w:sz w:val="22"/>
            <w:szCs w:val="22"/>
          </w:rPr>
          <w:fldChar w:fldCharType="begin"/>
        </w:r>
        <w:r w:rsidRPr="00863667">
          <w:rPr>
            <w:rFonts w:ascii="iCiel Avenir LT Std 35 Light" w:hAnsi="iCiel Avenir LT Std 35 Light"/>
            <w:color w:val="000000"/>
            <w:sz w:val="22"/>
            <w:szCs w:val="22"/>
          </w:rPr>
          <w:instrText>HYPERLINK "https://student.buv.edu.vn/evaluation" \o "https://student.buv.edu.vn/evaluation"</w:instrText>
        </w:r>
        <w:r w:rsidRPr="00863667">
          <w:rPr>
            <w:rFonts w:ascii="iCiel Avenir LT Std 35 Light" w:hAnsi="iCiel Avenir LT Std 35 Light"/>
            <w:color w:val="000000"/>
            <w:sz w:val="22"/>
            <w:szCs w:val="22"/>
          </w:rPr>
        </w:r>
        <w:r w:rsidRPr="00863667">
          <w:rPr>
            <w:rFonts w:ascii="iCiel Avenir LT Std 35 Light" w:hAnsi="iCiel Avenir LT Std 35 Light"/>
            <w:color w:val="000000"/>
            <w:sz w:val="22"/>
            <w:szCs w:val="22"/>
          </w:rPr>
          <w:fldChar w:fldCharType="separate"/>
        </w:r>
        <w:r w:rsidRPr="00863667">
          <w:rPr>
            <w:rStyle w:val="Hyperlink"/>
            <w:rFonts w:ascii="iCiel Avenir LT Std 35 Light" w:hAnsi="iCiel Avenir LT Std 35 Light"/>
            <w:sz w:val="22"/>
            <w:szCs w:val="22"/>
          </w:rPr>
          <w:t>Student Portal/Student Experience/Internship Evaluation</w:t>
        </w:r>
        <w:r w:rsidRPr="00863667">
          <w:rPr>
            <w:rFonts w:ascii="iCiel Avenir LT Std 35 Light" w:hAnsi="iCiel Avenir LT Std 35 Light"/>
            <w:color w:val="000000"/>
            <w:sz w:val="22"/>
            <w:szCs w:val="22"/>
          </w:rPr>
          <w:fldChar w:fldCharType="end"/>
        </w:r>
        <w:r w:rsidRPr="00863667">
          <w:rPr>
            <w:rFonts w:ascii="iCiel Avenir LT Std 35 Light" w:hAnsi="iCiel Avenir LT Std 35 Light"/>
            <w:color w:val="000000"/>
            <w:sz w:val="22"/>
            <w:szCs w:val="22"/>
          </w:rPr>
          <w:t> to create an online form and review the guidelines below to decide which method applies to your companies and complete the evaluation accordingly.</w:t>
        </w:r>
      </w:ins>
    </w:p>
    <w:p w14:paraId="17D0077F" w14:textId="77777777" w:rsidR="003C6139" w:rsidRPr="00863667" w:rsidRDefault="003C6139" w:rsidP="003C6139">
      <w:pPr>
        <w:pStyle w:val="ListParagraph"/>
        <w:ind w:firstLine="0"/>
        <w:rPr>
          <w:ins w:id="10249" w:author="An Tran, ACA (BUV)" w:date="2024-09-12T11:07:00Z" w16du:dateUtc="2024-09-12T04:07:00Z"/>
          <w:rFonts w:ascii="iCiel Avenir LT Std 35 Light" w:hAnsi="iCiel Avenir LT Std 35 Light" w:cs="Arial"/>
          <w:sz w:val="22"/>
          <w:szCs w:val="22"/>
        </w:rPr>
      </w:pPr>
    </w:p>
    <w:p w14:paraId="22BC51A1" w14:textId="77777777" w:rsidR="003C6139" w:rsidRPr="00863667" w:rsidRDefault="003C6139" w:rsidP="003C6139">
      <w:pPr>
        <w:pStyle w:val="ListParagraph"/>
        <w:numPr>
          <w:ilvl w:val="1"/>
          <w:numId w:val="45"/>
        </w:numPr>
        <w:rPr>
          <w:ins w:id="10250" w:author="An Tran, ACA (BUV)" w:date="2024-09-12T11:07:00Z" w16du:dateUtc="2024-09-12T04:07:00Z"/>
          <w:rFonts w:ascii="iCiel Avenir LT Std 35 Light" w:hAnsi="iCiel Avenir LT Std 35 Light" w:cs="Arial"/>
          <w:sz w:val="22"/>
          <w:szCs w:val="22"/>
        </w:rPr>
      </w:pPr>
      <w:ins w:id="10251" w:author="An Tran, ACA (BUV)" w:date="2024-09-12T11:07:00Z" w16du:dateUtc="2024-09-12T04:07:00Z">
        <w:r w:rsidRPr="00863667">
          <w:rPr>
            <w:rFonts w:ascii="iCiel Avenir LT Std 35 Light" w:hAnsi="iCiel Avenir LT Std 35 Light" w:cs="Arial"/>
            <w:sz w:val="22"/>
            <w:szCs w:val="22"/>
          </w:rPr>
          <w:t xml:space="preserve">If the employer/supervisor uses a corporate email domain (e.g., @buv.edu.vn, @savills.com, etc.), students and the employer/supervisor only need to fill out and submit the online form directly to the University on the system. No need to print the form and get signature and stamp on the printed form. –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"https://buv.instructure.com/courses/334/files/436707?wrap=1"</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“Internship Evaluation Form for Managers with Corporate Email”.</w:t>
        </w:r>
        <w:r w:rsidRPr="00863667">
          <w:rPr>
            <w:rFonts w:ascii="iCiel Avenir LT Std 35 Light" w:hAnsi="iCiel Avenir LT Std 35 Light" w:cs="Arial"/>
            <w:sz w:val="22"/>
            <w:szCs w:val="22"/>
          </w:rPr>
          <w:fldChar w:fldCharType="end"/>
        </w:r>
      </w:ins>
    </w:p>
    <w:p w14:paraId="2D9453B3" w14:textId="77777777" w:rsidR="003C6139" w:rsidRPr="00863667" w:rsidRDefault="003C6139" w:rsidP="003C6139">
      <w:pPr>
        <w:pStyle w:val="ListParagraph"/>
        <w:numPr>
          <w:ilvl w:val="1"/>
          <w:numId w:val="45"/>
        </w:numPr>
        <w:rPr>
          <w:ins w:id="10252" w:author="An Tran, ACA (BUV)" w:date="2024-09-12T11:07:00Z" w16du:dateUtc="2024-09-12T04:07:00Z"/>
          <w:rFonts w:ascii="iCiel Avenir LT Std 35 Light" w:hAnsi="iCiel Avenir LT Std 35 Light" w:cs="Arial"/>
          <w:sz w:val="22"/>
          <w:szCs w:val="22"/>
        </w:rPr>
      </w:pPr>
      <w:ins w:id="10253" w:author="An Tran, ACA (BUV)" w:date="2024-09-12T11:07:00Z" w16du:dateUtc="2024-09-12T04:07:00Z">
        <w:r w:rsidRPr="00863667">
          <w:rPr>
            <w:rFonts w:ascii="iCiel Avenir LT Std 35 Light" w:hAnsi="iCiel Avenir LT Std 35 Light" w:cs="Arial"/>
            <w:sz w:val="22"/>
            <w:szCs w:val="22"/>
          </w:rPr>
          <w:t xml:space="preserve">If the employer/supervisor does not use a corporate email domain and instead uses a personal email (e.g., @gmail.com, @hotmail.com, @yahoo.com.vn, @outlook.com, etc.), on top of the online form, you will need to print the filled form and submit the printed form with the employer/supervisor’s signature and seal. –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"https://buv.instructure.com/courses/334/files/436708?wrap=1"</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“Internship Evaluation Form for Managers without Corporate Email”.</w:t>
        </w:r>
        <w:r w:rsidRPr="00863667">
          <w:rPr>
            <w:rFonts w:ascii="iCiel Avenir LT Std 35 Light" w:hAnsi="iCiel Avenir LT Std 35 Light" w:cs="Arial"/>
            <w:sz w:val="22"/>
            <w:szCs w:val="22"/>
          </w:rPr>
          <w:fldChar w:fldCharType="end"/>
        </w:r>
      </w:ins>
    </w:p>
    <w:p w14:paraId="2E5BB512" w14:textId="77777777" w:rsidR="003C6139" w:rsidRPr="00863667" w:rsidRDefault="003C6139" w:rsidP="003C6139">
      <w:pPr>
        <w:pStyle w:val="ListParagraph"/>
        <w:numPr>
          <w:ilvl w:val="0"/>
          <w:numId w:val="45"/>
        </w:numPr>
        <w:rPr>
          <w:ins w:id="10254" w:author="An Tran, ACA (BUV)" w:date="2024-09-12T11:07:00Z" w16du:dateUtc="2024-09-12T04:07:00Z"/>
          <w:rFonts w:ascii="iCiel Avenir LT Std 35 Light" w:hAnsi="iCiel Avenir LT Std 35 Light" w:cs="Arial"/>
          <w:sz w:val="22"/>
          <w:szCs w:val="22"/>
        </w:rPr>
      </w:pPr>
      <w:ins w:id="10255" w:author="An Tran, ACA (BUV)" w:date="2024-09-12T11:07:00Z" w16du:dateUtc="2024-09-12T04:07:00Z">
        <w:r w:rsidRPr="00863667">
          <w:rPr>
            <w:rFonts w:ascii="iCiel Avenir LT Std 35 Light" w:hAnsi="iCiel Avenir LT Std 35 Light" w:cs="Arial"/>
            <w:b/>
            <w:bCs/>
            <w:sz w:val="22"/>
            <w:szCs w:val="22"/>
          </w:rPr>
          <w:t>Running a business:</w:t>
        </w:r>
        <w:r w:rsidRPr="00863667">
          <w:rPr>
            <w:rFonts w:ascii="iCiel Avenir LT Std 35 Light" w:hAnsi="iCiel Avenir LT Std 35 Light" w:cs="Arial"/>
            <w:sz w:val="22"/>
            <w:szCs w:val="22"/>
          </w:rPr>
          <w:t xml:space="preserve"> Students are required to submit Business Registration Certificate and supporting evidence with their name on it, or an introduction letter from the Founder verifying that the student is one of the Co-founders/ key stakeholders of the business. Please submit the required documents to Career Services &amp; Industry Relations (CSIR) via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"mailto:SE-Careers@buv.edu.vn"</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SE-Careers@buv.edu.vn</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w:t>
        </w:r>
      </w:ins>
    </w:p>
    <w:p w14:paraId="0F3E527A" w14:textId="77777777" w:rsidR="003C6139" w:rsidRPr="00863667" w:rsidRDefault="003C6139" w:rsidP="003C6139">
      <w:pPr>
        <w:pStyle w:val="ListParagraph"/>
        <w:numPr>
          <w:ilvl w:val="0"/>
          <w:numId w:val="45"/>
        </w:numPr>
        <w:rPr>
          <w:ins w:id="10256" w:author="An Tran, ACA (BUV)" w:date="2024-09-12T11:07:00Z" w16du:dateUtc="2024-09-12T04:07:00Z"/>
          <w:rFonts w:ascii="iCiel Avenir LT Std 35 Light" w:hAnsi="iCiel Avenir LT Std 35 Light"/>
          <w:b/>
          <w:bCs/>
          <w:rPrChange w:id="10257" w:author="An Tran, ACA (BUV)" w:date="2024-09-13T17:29:00Z" w16du:dateUtc="2024-09-13T10:29:00Z">
            <w:rPr>
              <w:ins w:id="10258" w:author="An Tran, ACA (BUV)" w:date="2024-09-12T11:07:00Z" w16du:dateUtc="2024-09-12T04:07:00Z"/>
              <w:b/>
              <w:bCs/>
            </w:rPr>
          </w:rPrChange>
        </w:rPr>
      </w:pPr>
      <w:ins w:id="10259" w:author="An Tran, ACA (BUV)" w:date="2024-09-12T11:07:00Z" w16du:dateUtc="2024-09-12T04:07:00Z">
        <w:r w:rsidRPr="00863667">
          <w:rPr>
            <w:rFonts w:ascii="iCiel Avenir LT Std 35 Light" w:hAnsi="iCiel Avenir LT Std 35 Light" w:cs="Arial"/>
            <w:b/>
            <w:bCs/>
            <w:sz w:val="22"/>
            <w:szCs w:val="22"/>
          </w:rPr>
          <w:t>Submitting a personal professional portfolio (For EM students only):</w:t>
        </w:r>
        <w:r w:rsidRPr="00863667">
          <w:rPr>
            <w:rFonts w:ascii="iCiel Avenir LT Std 35 Light" w:hAnsi="iCiel Avenir LT Std 35 Light" w:cs="Arial"/>
            <w:sz w:val="22"/>
            <w:szCs w:val="22"/>
          </w:rPr>
          <w:t xml:space="preserve"> For each event, an Event Support Evaluation Form from the event supervisor plus any documents, photos, videos, or other materials synthesised into a portfolio that demonstrate your contribution &amp; involvement. Please follow the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"https://buv.instructure.com/courses/334/files?preview=550267&amp;sort=created_at&amp;order=desc"</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Event Support Evaluation (Prof Porfolio) Process</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and submit the required documents to Career Services &amp; Industry Relations (CSIR) via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"mailto:SE-Careers@buv.edu.vn"</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SE-Careers@buv.edu.vn</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w:t>
        </w:r>
      </w:ins>
    </w:p>
    <w:p w14:paraId="64EECB1D" w14:textId="77777777" w:rsidR="003C6139" w:rsidRPr="00863667" w:rsidRDefault="003C6139" w:rsidP="003C6139">
      <w:pPr>
        <w:pStyle w:val="ListParagraph"/>
        <w:numPr>
          <w:ilvl w:val="0"/>
          <w:numId w:val="45"/>
        </w:numPr>
        <w:rPr>
          <w:ins w:id="10260" w:author="An Tran, ACA (BUV)" w:date="2024-09-12T11:07:00Z" w16du:dateUtc="2024-09-12T04:07:00Z"/>
          <w:rFonts w:ascii="iCiel Avenir LT Std 35 Light" w:hAnsi="iCiel Avenir LT Std 35 Light"/>
          <w:b/>
          <w:bCs/>
          <w:rPrChange w:id="10261" w:author="An Tran, ACA (BUV)" w:date="2024-09-13T17:29:00Z" w16du:dateUtc="2024-09-13T10:29:00Z">
            <w:rPr>
              <w:ins w:id="10262" w:author="An Tran, ACA (BUV)" w:date="2024-09-12T11:07:00Z" w16du:dateUtc="2024-09-12T04:07:00Z"/>
              <w:b/>
              <w:bCs/>
            </w:rPr>
          </w:rPrChange>
        </w:rPr>
      </w:pPr>
      <w:ins w:id="10263" w:author="An Tran, ACA (BUV)" w:date="2024-09-12T11:07:00Z" w16du:dateUtc="2024-09-12T04:07:00Z">
        <w:r w:rsidRPr="00863667">
          <w:rPr>
            <w:rFonts w:ascii="iCiel Avenir LT Std 35 Light" w:hAnsi="iCiel Avenir LT Std 35 Light" w:cs="Arial"/>
            <w:b/>
            <w:bCs/>
            <w:sz w:val="22"/>
            <w:szCs w:val="22"/>
          </w:rPr>
          <w:t>Submitting a personal professional portfolio (For CS, CT, CGDP, CCP students only):</w:t>
        </w:r>
        <w:r w:rsidRPr="00863667">
          <w:rPr>
            <w:rFonts w:ascii="iCiel Avenir LT Std 35 Light" w:hAnsi="iCiel Avenir LT Std 35 Light" w:cs="Arial"/>
            <w:sz w:val="22"/>
            <w:szCs w:val="22"/>
          </w:rPr>
          <w:t xml:space="preserve"> A personal portfolio with previous works that qualify for job applications AND a Portfolio Evaluation Form from a verified industry expert or an employer on the portfolio quality. Please follow the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"https://buv.instructure.com/courses/334/files?preview=550268&amp;sort=created_at&amp;order=desc"</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Computing Portfolio Evaluation Submission Process</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OR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"https://buv.instructure.com/courses/334/files?preview=550266&amp;sort=created_at&amp;order=desc"</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Creative Portfolio Evaluation Submission Process</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and submit the required documents to Career Services &amp; Industry Relations (CSIR) via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"mailto:SE-Careers@buv.edu.vn"</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SE-Careers@buv.edu.vn</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w:t>
        </w:r>
      </w:ins>
    </w:p>
    <w:p w14:paraId="37F30B9A" w14:textId="77777777" w:rsidR="003C6139" w:rsidRPr="00863667" w:rsidRDefault="003C6139" w:rsidP="003C6139">
      <w:pPr>
        <w:tabs>
          <w:tab w:val="left" w:pos="630"/>
          <w:tab w:val="left" w:pos="1080"/>
        </w:tabs>
        <w:ind w:firstLine="0"/>
        <w:rPr>
          <w:ins w:id="10264" w:author="An Tran, ACA (BUV)" w:date="2024-09-12T11:07:00Z" w16du:dateUtc="2024-09-12T04:07:00Z"/>
          <w:rFonts w:ascii="iCiel Avenir LT Std 35 Light" w:hAnsi="iCiel Avenir LT Std 35 Light" w:cs="Arial"/>
          <w:sz w:val="22"/>
          <w:szCs w:val="22"/>
        </w:rPr>
      </w:pPr>
      <w:ins w:id="10265" w:author="An Tran, ACA (BUV)" w:date="2024-09-12T11:07:00Z" w16du:dateUtc="2024-09-12T04:07:00Z">
        <w:r w:rsidRPr="00863667">
          <w:rPr>
            <w:rFonts w:ascii="iCiel Avenir LT Std 35 Light" w:hAnsi="iCiel Avenir LT Std 35 Light" w:cs="Arial"/>
            <w:sz w:val="22"/>
            <w:szCs w:val="22"/>
          </w:rPr>
          <w:t xml:space="preserve">After that, all the submitted documents are: </w:t>
        </w:r>
      </w:ins>
    </w:p>
    <w:p w14:paraId="0210D449" w14:textId="77777777" w:rsidR="003C6139" w:rsidRPr="00863667" w:rsidRDefault="003C6139" w:rsidP="003C6139">
      <w:pPr>
        <w:pStyle w:val="ListParagraph"/>
        <w:numPr>
          <w:ilvl w:val="0"/>
          <w:numId w:val="46"/>
        </w:numPr>
        <w:ind w:left="720"/>
        <w:rPr>
          <w:ins w:id="10266" w:author="An Tran, ACA (BUV)" w:date="2024-09-12T11:07:00Z" w16du:dateUtc="2024-09-12T04:07:00Z"/>
          <w:rFonts w:ascii="iCiel Avenir LT Std 35 Light" w:hAnsi="iCiel Avenir LT Std 35 Light" w:cs="Arial"/>
          <w:sz w:val="22"/>
          <w:szCs w:val="22"/>
        </w:rPr>
      </w:pPr>
      <w:ins w:id="10267" w:author="An Tran, ACA (BUV)" w:date="2024-09-12T11:07:00Z" w16du:dateUtc="2024-09-12T04:07:00Z">
        <w:r w:rsidRPr="00863667">
          <w:rPr>
            <w:rFonts w:ascii="iCiel Avenir LT Std 35 Light" w:hAnsi="iCiel Avenir LT Std 35 Light" w:cs="Arial"/>
            <w:sz w:val="22"/>
            <w:szCs w:val="22"/>
          </w:rPr>
          <w:t>Reviewed by Career Services &amp; Industry Relations (CSIR) to record the students’ strengths and weaknesses and provide suitable career guidance for them.</w:t>
        </w:r>
      </w:ins>
    </w:p>
    <w:p w14:paraId="5AACB6FB" w14:textId="77777777" w:rsidR="003C6139" w:rsidRPr="00863667" w:rsidRDefault="003C6139" w:rsidP="003C6139">
      <w:pPr>
        <w:pStyle w:val="ListParagraph"/>
        <w:numPr>
          <w:ilvl w:val="0"/>
          <w:numId w:val="46"/>
        </w:numPr>
        <w:ind w:left="720"/>
        <w:rPr>
          <w:ins w:id="10268" w:author="An Tran, ACA (BUV)" w:date="2024-09-12T11:07:00Z" w16du:dateUtc="2024-09-12T04:07:00Z"/>
          <w:rFonts w:ascii="iCiel Avenir LT Std 35 Light" w:hAnsi="iCiel Avenir LT Std 35 Light" w:cs="Arial"/>
          <w:sz w:val="22"/>
          <w:szCs w:val="22"/>
        </w:rPr>
      </w:pPr>
      <w:ins w:id="10269" w:author="An Tran, ACA (BUV)" w:date="2024-09-12T11:07:00Z" w16du:dateUtc="2024-09-12T04:07:00Z">
        <w:r w:rsidRPr="00863667">
          <w:rPr>
            <w:rFonts w:ascii="iCiel Avenir LT Std 35 Light" w:hAnsi="iCiel Avenir LT Std 35 Light" w:cs="Arial"/>
            <w:sz w:val="22"/>
            <w:szCs w:val="22"/>
          </w:rPr>
          <w:t xml:space="preserve">Approved by BUV Management if an internship and the evaluation are valid for students to gain PSG points. The number of PSG points varies upon types and lengths of each experience. </w:t>
        </w:r>
      </w:ins>
    </w:p>
    <w:p w14:paraId="2EF49972" w14:textId="77777777" w:rsidR="003C6139" w:rsidRPr="00863667" w:rsidRDefault="003C6139" w:rsidP="003C6139">
      <w:pPr>
        <w:tabs>
          <w:tab w:val="left" w:pos="630"/>
          <w:tab w:val="left" w:pos="1080"/>
        </w:tabs>
        <w:ind w:firstLine="0"/>
        <w:rPr>
          <w:ins w:id="10270" w:author="An Tran, ACA (BUV)" w:date="2024-09-12T11:07:00Z" w16du:dateUtc="2024-09-12T04:07:00Z"/>
          <w:rFonts w:ascii="iCiel Avenir LT Std 35 Light" w:hAnsi="iCiel Avenir LT Std 35 Light" w:cs="Arial"/>
          <w:sz w:val="22"/>
          <w:szCs w:val="22"/>
        </w:rPr>
      </w:pPr>
      <w:ins w:id="10271" w:author="An Tran, ACA (BUV)" w:date="2024-09-12T11:07:00Z" w16du:dateUtc="2024-09-12T04:07:00Z">
        <w:r w:rsidRPr="00863667">
          <w:rPr>
            <w:rFonts w:ascii="iCiel Avenir LT Std 35 Light" w:hAnsi="iCiel Avenir LT Std 35 Light" w:cs="Arial"/>
            <w:sz w:val="22"/>
            <w:szCs w:val="22"/>
          </w:rPr>
          <w:t xml:space="preserve">If there is any update in the processes, the step-by-step instructions will be fully communicated to all students via email. </w:t>
        </w:r>
      </w:ins>
    </w:p>
    <w:p w14:paraId="78AF8839" w14:textId="77777777" w:rsidR="003C6139" w:rsidRPr="00863667" w:rsidRDefault="003C6139" w:rsidP="003C6139">
      <w:pPr>
        <w:tabs>
          <w:tab w:val="left" w:pos="630"/>
          <w:tab w:val="left" w:pos="1080"/>
        </w:tabs>
        <w:spacing w:before="0" w:beforeAutospacing="0" w:after="0" w:afterAutospacing="0"/>
        <w:ind w:firstLine="0"/>
        <w:rPr>
          <w:ins w:id="10272" w:author="An Tran, ACA (BUV)" w:date="2024-09-12T11:07:00Z" w16du:dateUtc="2024-09-12T04:07:00Z"/>
          <w:rFonts w:ascii="iCiel Avenir LT Std 35 Light" w:hAnsi="iCiel Avenir LT Std 35 Light" w:cs="Arial"/>
          <w:b/>
          <w:bCs/>
          <w:sz w:val="22"/>
          <w:szCs w:val="22"/>
        </w:rPr>
      </w:pPr>
      <w:ins w:id="10273" w:author="An Tran, ACA (BUV)" w:date="2024-09-12T11:07:00Z" w16du:dateUtc="2024-09-12T04:07:00Z">
        <w:r w:rsidRPr="00863667">
          <w:rPr>
            <w:rFonts w:ascii="iCiel Avenir LT Std 35 Light" w:hAnsi="iCiel Avenir LT Std 35 Light" w:cs="Arial"/>
            <w:b/>
            <w:bCs/>
            <w:sz w:val="22"/>
            <w:szCs w:val="22"/>
          </w:rPr>
          <w:t xml:space="preserve">*Note: </w:t>
        </w:r>
      </w:ins>
    </w:p>
    <w:p w14:paraId="0109DC6F" w14:textId="77777777" w:rsidR="003C6139" w:rsidRPr="00863667" w:rsidRDefault="003C6139" w:rsidP="003C6139">
      <w:pPr>
        <w:tabs>
          <w:tab w:val="left" w:pos="630"/>
          <w:tab w:val="left" w:pos="1080"/>
        </w:tabs>
        <w:spacing w:before="0" w:beforeAutospacing="0" w:after="0" w:afterAutospacing="0"/>
        <w:ind w:firstLine="0"/>
        <w:rPr>
          <w:ins w:id="10274" w:author="An Tran, ACA (BUV)" w:date="2024-09-12T11:07:00Z" w16du:dateUtc="2024-09-12T04:07:00Z"/>
          <w:rFonts w:ascii="iCiel Avenir LT Std 35 Light" w:hAnsi="iCiel Avenir LT Std 35 Light" w:cs="Arial"/>
          <w:sz w:val="22"/>
          <w:szCs w:val="22"/>
        </w:rPr>
      </w:pPr>
      <w:ins w:id="10275" w:author="An Tran, ACA (BUV)" w:date="2024-09-12T11:07:00Z" w16du:dateUtc="2024-09-12T04:07:00Z">
        <w:r w:rsidRPr="00863667">
          <w:rPr>
            <w:rFonts w:ascii="iCiel Avenir LT Std 35 Light" w:hAnsi="iCiel Avenir LT Std 35 Light" w:cs="Arial"/>
            <w:sz w:val="22"/>
            <w:szCs w:val="22"/>
          </w:rPr>
          <w:t xml:space="preserve">- “Internship Evaluation Form” has been changed to “Professional Experience Evaluation Form” to recognise all kinds of professional experience which add values to students’ professional profile. </w:t>
        </w:r>
      </w:ins>
    </w:p>
    <w:p w14:paraId="725A4D30" w14:textId="77777777" w:rsidR="003C6139" w:rsidRPr="00863667" w:rsidRDefault="003C6139" w:rsidP="003C6139">
      <w:pPr>
        <w:tabs>
          <w:tab w:val="left" w:pos="630"/>
          <w:tab w:val="left" w:pos="1080"/>
        </w:tabs>
        <w:spacing w:before="0" w:beforeAutospacing="0"/>
        <w:ind w:firstLine="0"/>
        <w:rPr>
          <w:ins w:id="10276" w:author="An Tran, ACA (BUV)" w:date="2024-09-12T11:07:00Z" w16du:dateUtc="2024-09-12T04:07:00Z"/>
          <w:rFonts w:ascii="iCiel Avenir LT Std 35 Light" w:hAnsi="iCiel Avenir LT Std 35 Light" w:cs="Arial"/>
          <w:sz w:val="22"/>
          <w:szCs w:val="22"/>
        </w:rPr>
      </w:pPr>
      <w:ins w:id="10277" w:author="An Tran, ACA (BUV)" w:date="2024-09-12T11:07:00Z" w16du:dateUtc="2024-09-12T04:07:00Z">
        <w:r w:rsidRPr="00863667">
          <w:rPr>
            <w:rFonts w:ascii="iCiel Avenir LT Std 35 Light" w:hAnsi="iCiel Avenir LT Std 35 Light" w:cs="Arial"/>
            <w:sz w:val="22"/>
            <w:szCs w:val="22"/>
          </w:rPr>
          <w:t xml:space="preserve">- We no longer issue Internship Completion Certificate. If students would like to have any professional experience evidence for any purpose, please take the initiative to ask additional documents, such as a recommendation letter or a certificate, from the employers; or save the hard copy of the Evaluation Form. </w:t>
        </w:r>
      </w:ins>
    </w:p>
    <w:p w14:paraId="0D50137E" w14:textId="77777777" w:rsidR="003C6139" w:rsidRPr="00863667" w:rsidRDefault="003C6139" w:rsidP="003C6139">
      <w:pPr>
        <w:tabs>
          <w:tab w:val="left" w:pos="630"/>
          <w:tab w:val="left" w:pos="1080"/>
        </w:tabs>
        <w:ind w:firstLine="0"/>
        <w:rPr>
          <w:ins w:id="10278" w:author="An Tran, ACA (BUV)" w:date="2024-09-12T11:07:00Z" w16du:dateUtc="2024-09-12T04:07:00Z"/>
          <w:rFonts w:ascii="iCiel Avenir LT Std 35 Light" w:hAnsi="iCiel Avenir LT Std 35 Light" w:cs="Arial"/>
          <w:sz w:val="22"/>
          <w:szCs w:val="22"/>
        </w:rPr>
      </w:pPr>
      <w:ins w:id="10279"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280" w:author="An Tran, ACA (BUV)" w:date="2024-09-13T17:29:00Z" w16du:dateUtc="2024-09-13T10:29:00Z">
              <w:rPr/>
            </w:rPrChange>
          </w:rPr>
          <w:fldChar w:fldCharType="begin"/>
        </w:r>
        <w:r w:rsidRPr="00863667">
          <w:rPr>
            <w:rFonts w:ascii="iCiel Avenir LT Std 35 Light" w:hAnsi="iCiel Avenir LT Std 35 Light"/>
            <w:rPrChange w:id="10281"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282"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54087AC0" w14:textId="77777777" w:rsidR="003C6139" w:rsidRPr="00863667" w:rsidRDefault="003C6139" w:rsidP="003C6139">
      <w:pPr>
        <w:tabs>
          <w:tab w:val="left" w:pos="630"/>
          <w:tab w:val="left" w:pos="1080"/>
        </w:tabs>
        <w:ind w:firstLine="0"/>
        <w:rPr>
          <w:ins w:id="10283" w:author="An Tran, ACA (BUV)" w:date="2024-09-12T11:07:00Z" w16du:dateUtc="2024-09-12T04:07:00Z"/>
          <w:rFonts w:ascii="iCiel Avenir LT Std 35 Light" w:hAnsi="iCiel Avenir LT Std 35 Light" w:cs="Arial"/>
          <w:sz w:val="22"/>
          <w:szCs w:val="22"/>
        </w:rPr>
      </w:pPr>
      <w:ins w:id="10284"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6459F782" w14:textId="77777777" w:rsidR="003C6139" w:rsidRPr="00863667" w:rsidRDefault="003C6139" w:rsidP="003C6139">
      <w:pPr>
        <w:tabs>
          <w:tab w:val="left" w:pos="630"/>
          <w:tab w:val="left" w:pos="1080"/>
        </w:tabs>
        <w:ind w:firstLine="0"/>
        <w:rPr>
          <w:ins w:id="10285" w:author="An Tran, ACA (BUV)" w:date="2024-09-12T11:07:00Z" w16du:dateUtc="2024-09-12T04:07:00Z"/>
          <w:rFonts w:ascii="iCiel Avenir LT Std 35 Light" w:hAnsi="iCiel Avenir LT Std 35 Light" w:cs="Arial"/>
          <w:i/>
          <w:iCs/>
          <w:sz w:val="22"/>
          <w:szCs w:val="22"/>
        </w:rPr>
      </w:pPr>
      <w:ins w:id="10286" w:author="An Tran, ACA (BUV)" w:date="2024-09-12T11:07:00Z" w16du:dateUtc="2024-09-12T04:07:00Z">
        <w:r w:rsidRPr="00863667">
          <w:rPr>
            <w:rFonts w:ascii="iCiel Avenir LT Std 35 Light" w:hAnsi="iCiel Avenir LT Std 35 Light" w:cs="Arial"/>
            <w:i/>
            <w:iCs/>
            <w:sz w:val="22"/>
            <w:szCs w:val="22"/>
          </w:rPr>
          <w:t>Chúng tôi khuyến khích sinh viên trải nghiệm làm việc để các bạn có thể h</w:t>
        </w:r>
        <w:r w:rsidRPr="00863667">
          <w:rPr>
            <w:rFonts w:ascii="iCiel Avenir LT Std 35 Light" w:hAnsi="iCiel Avenir LT Std 35 Light" w:cs="Calibri"/>
            <w:i/>
            <w:iCs/>
            <w:sz w:val="22"/>
            <w:szCs w:val="22"/>
          </w:rPr>
          <w:t>ọ</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i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Avenir Next LT Pro"/>
            <w:i/>
            <w:iCs/>
            <w:sz w:val="22"/>
            <w:szCs w:val="22"/>
          </w:rPr>
          <w:t>đó</w:t>
        </w:r>
        <w:r w:rsidRPr="00863667">
          <w:rPr>
            <w:rFonts w:ascii="iCiel Avenir LT Std 35 Light" w:hAnsi="iCiel Avenir LT Std 35 Light" w:cs="Arial"/>
            <w:i/>
            <w:iCs/>
            <w:sz w:val="22"/>
            <w:szCs w:val="22"/>
          </w:rPr>
          <w:t xml:space="preserve"> suy ng</w:t>
        </w:r>
        <w:r w:rsidRPr="00863667">
          <w:rPr>
            <w:rFonts w:ascii="iCiel Avenir LT Std 35 Light" w:hAnsi="iCiel Avenir LT Std 35 Light" w:cs="Calibri"/>
            <w:i/>
            <w:iCs/>
            <w:sz w:val="22"/>
            <w:szCs w:val="22"/>
          </w:rPr>
          <w:t>ẫ</w:t>
        </w:r>
        <w:r w:rsidRPr="00863667">
          <w:rPr>
            <w:rFonts w:ascii="iCiel Avenir LT Std 35 Light" w:hAnsi="iCiel Avenir LT Std 35 Light" w:cs="Arial"/>
            <w:i/>
            <w:iCs/>
            <w:sz w:val="22"/>
            <w:szCs w:val="22"/>
          </w:rPr>
          <w:t>m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r</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t kinh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m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ng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bạn </w:t>
        </w:r>
        <w:r w:rsidRPr="00863667">
          <w:rPr>
            <w:rFonts w:ascii="iCiel Avenir LT Std 35 Light" w:hAnsi="iCiel Avenir LT Std 35 Light" w:cs="Avenir Next LT Pro"/>
            <w:i/>
            <w:iCs/>
            <w:sz w:val="22"/>
            <w:szCs w:val="22"/>
          </w:rPr>
          <w:t>đã</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t</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t, nh</w:t>
        </w:r>
        <w:r w:rsidRPr="00863667">
          <w:rPr>
            <w:rFonts w:ascii="iCiel Avenir LT Std 35 Light" w:hAnsi="iCiel Avenir LT Std 35 Light" w:cs="Calibri"/>
            <w:i/>
            <w:iCs/>
            <w:sz w:val="22"/>
            <w:szCs w:val="22"/>
          </w:rPr>
          <w:t>ữ</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Arial"/>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n</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i thi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các b</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c c</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ti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p theo tr</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 xml:space="preserve">n con </w:t>
        </w:r>
        <w:r w:rsidRPr="00863667">
          <w:rPr>
            <w:rFonts w:ascii="iCiel Avenir LT Std 35 Light" w:hAnsi="iCiel Avenir LT Std 35 Light" w:cs="Avenir Next LT Pro"/>
            <w:i/>
            <w:iCs/>
            <w:sz w:val="22"/>
            <w:szCs w:val="22"/>
          </w:rPr>
          <w:t>đ</w:t>
        </w:r>
        <w:r w:rsidRPr="00863667">
          <w:rPr>
            <w:rFonts w:ascii="iCiel Avenir LT Std 35 Light" w:hAnsi="iCiel Avenir LT Std 35 Light" w:cs="Calibri"/>
            <w:i/>
            <w:iCs/>
            <w:sz w:val="22"/>
            <w:szCs w:val="22"/>
          </w:rPr>
          <w:t>ườ</w:t>
        </w:r>
        <w:r w:rsidRPr="00863667">
          <w:rPr>
            <w:rFonts w:ascii="iCiel Avenir LT Std 35 Light" w:hAnsi="iCiel Avenir LT Std 35 Light" w:cs="Arial"/>
            <w:i/>
            <w:iCs/>
            <w:sz w:val="22"/>
            <w:szCs w:val="22"/>
          </w:rPr>
          <w:t>ng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m ph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ngh</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nghi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p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m</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 xml:space="preserve">nh. </w:t>
        </w:r>
      </w:ins>
    </w:p>
    <w:p w14:paraId="6A79154F" w14:textId="77777777" w:rsidR="003C6139" w:rsidRPr="00863667" w:rsidRDefault="003C6139" w:rsidP="003C6139">
      <w:pPr>
        <w:tabs>
          <w:tab w:val="left" w:pos="630"/>
          <w:tab w:val="left" w:pos="1080"/>
        </w:tabs>
        <w:ind w:firstLine="0"/>
        <w:rPr>
          <w:ins w:id="10287" w:author="An Tran, ACA (BUV)" w:date="2024-09-12T11:07:00Z" w16du:dateUtc="2024-09-12T04:07:00Z"/>
          <w:rFonts w:ascii="iCiel Avenir LT Std 35 Light" w:hAnsi="iCiel Avenir LT Std 35 Light" w:cs="Arial"/>
          <w:i/>
          <w:iCs/>
          <w:sz w:val="22"/>
          <w:szCs w:val="22"/>
        </w:rPr>
      </w:pPr>
      <w:ins w:id="10288" w:author="An Tran, ACA (BUV)" w:date="2024-09-12T11:07:00Z" w16du:dateUtc="2024-09-12T04:07:00Z">
        <w:r w:rsidRPr="00863667">
          <w:rPr>
            <w:rFonts w:ascii="iCiel Avenir LT Std 35 Light" w:hAnsi="iCiel Avenir LT Std 35 Light" w:cs="Arial"/>
            <w:i/>
            <w:iCs/>
            <w:sz w:val="22"/>
            <w:szCs w:val="22"/>
          </w:rPr>
          <w:t xml:space="preserve">Mỗi lựa chọn trải nghiệm sẽ có các quy trình và yêu cầu khác nhau. </w:t>
        </w:r>
      </w:ins>
    </w:p>
    <w:p w14:paraId="423364CC" w14:textId="77777777" w:rsidR="003C6139" w:rsidRPr="00863667" w:rsidRDefault="003C6139" w:rsidP="003C6139">
      <w:pPr>
        <w:pStyle w:val="ListParagraph"/>
        <w:numPr>
          <w:ilvl w:val="0"/>
          <w:numId w:val="45"/>
        </w:numPr>
        <w:rPr>
          <w:ins w:id="10289" w:author="An Tran, ACA (BUV)" w:date="2024-09-12T11:07:00Z" w16du:dateUtc="2024-09-12T04:07:00Z"/>
          <w:rFonts w:ascii="iCiel Avenir LT Std 35 Light" w:hAnsi="iCiel Avenir LT Std 35 Light" w:cs="Arial"/>
          <w:i/>
          <w:iCs/>
          <w:sz w:val="22"/>
          <w:szCs w:val="22"/>
        </w:rPr>
      </w:pPr>
      <w:ins w:id="10290" w:author="An Tran, ACA (BUV)" w:date="2024-09-12T11:07:00Z" w16du:dateUtc="2024-09-12T04:07:00Z">
        <w:r w:rsidRPr="00863667">
          <w:rPr>
            <w:rFonts w:ascii="iCiel Avenir LT Std 35 Light" w:hAnsi="iCiel Avenir LT Std 35 Light" w:cs="Arial"/>
            <w:b/>
            <w:bCs/>
            <w:i/>
            <w:iCs/>
            <w:sz w:val="22"/>
            <w:szCs w:val="22"/>
          </w:rPr>
          <w:t>Làm thêm, thực tập, kiến tập, dự án cộng đồng với các tổ chức phi chính phủ (NGO), tổ chức phi lợi nhuận (NPO), doanh nghiệp xã hội đã được xác nhận; chương trình ươm tạo và tăng tốc khởi nghiệp:</w:t>
        </w:r>
        <w:r w:rsidRPr="00863667">
          <w:rPr>
            <w:rFonts w:ascii="iCiel Avenir LT Std 35 Light" w:hAnsi="iCiel Avenir LT Std 35 Light" w:cs="Arial"/>
            <w:i/>
            <w:iCs/>
            <w:sz w:val="22"/>
            <w:szCs w:val="22"/>
          </w:rPr>
          <w:t xml:space="preserve"> Yêu cầu nộp Bản đánh giá Chất lượng Làm việc được chứng thực bởi Công ty/ Quản lý. Sinh viên có thể điền và nộp Bản đánh giá tại </w:t>
        </w:r>
        <w:r w:rsidRPr="00863667">
          <w:rPr>
            <w:rFonts w:ascii="iCiel Avenir LT Std 35 Light" w:hAnsi="iCiel Avenir LT Std 35 Light"/>
            <w:color w:val="000000"/>
            <w:sz w:val="22"/>
            <w:szCs w:val="22"/>
          </w:rPr>
          <w:fldChar w:fldCharType="begin"/>
        </w:r>
        <w:r w:rsidRPr="00863667">
          <w:rPr>
            <w:rFonts w:ascii="iCiel Avenir LT Std 35 Light" w:hAnsi="iCiel Avenir LT Std 35 Light"/>
            <w:color w:val="000000"/>
            <w:sz w:val="22"/>
            <w:szCs w:val="22"/>
          </w:rPr>
          <w:instrText>HYPERLINK "https://student.buv.edu.vn/evaluation" \o "https://student.buv.edu.vn/evaluation"</w:instrText>
        </w:r>
        <w:r w:rsidRPr="00863667">
          <w:rPr>
            <w:rFonts w:ascii="iCiel Avenir LT Std 35 Light" w:hAnsi="iCiel Avenir LT Std 35 Light"/>
            <w:color w:val="000000"/>
            <w:sz w:val="22"/>
            <w:szCs w:val="22"/>
          </w:rPr>
        </w:r>
        <w:r w:rsidRPr="00863667">
          <w:rPr>
            <w:rFonts w:ascii="iCiel Avenir LT Std 35 Light" w:hAnsi="iCiel Avenir LT Std 35 Light"/>
            <w:color w:val="000000"/>
            <w:sz w:val="22"/>
            <w:szCs w:val="22"/>
          </w:rPr>
          <w:fldChar w:fldCharType="separate"/>
        </w:r>
        <w:r w:rsidRPr="00863667">
          <w:rPr>
            <w:rStyle w:val="Hyperlink"/>
            <w:rFonts w:ascii="iCiel Avenir LT Std 35 Light" w:hAnsi="iCiel Avenir LT Std 35 Light"/>
            <w:sz w:val="22"/>
            <w:szCs w:val="22"/>
          </w:rPr>
          <w:t>Student Portal/Student Experience/Internship Evaluation</w:t>
        </w:r>
        <w:r w:rsidRPr="00863667">
          <w:rPr>
            <w:rFonts w:ascii="iCiel Avenir LT Std 35 Light" w:hAnsi="iCiel Avenir LT Std 35 Light"/>
            <w:color w:val="000000"/>
            <w:sz w:val="22"/>
            <w:szCs w:val="22"/>
          </w:rPr>
          <w:fldChar w:fldCharType="end"/>
        </w:r>
        <w:r w:rsidRPr="00863667">
          <w:rPr>
            <w:rFonts w:ascii="iCiel Avenir LT Std 35 Light" w:hAnsi="iCiel Avenir LT Std 35 Light" w:cs="Arial"/>
            <w:i/>
            <w:iCs/>
            <w:sz w:val="22"/>
            <w:szCs w:val="22"/>
          </w:rPr>
          <w:fldChar w:fldCharType="begin"/>
        </w:r>
        <w:r w:rsidRPr="00863667">
          <w:rPr>
            <w:rFonts w:ascii="iCiel Avenir LT Std 35 Light" w:hAnsi="iCiel Avenir LT Std 35 Light" w:cs="Arial"/>
            <w:i/>
            <w:iCs/>
            <w:sz w:val="22"/>
            <w:szCs w:val="22"/>
          </w:rPr>
          <w:instrText>HYPERLINK "https://student.buv.edu.vn/signin"</w:instrText>
        </w:r>
        <w:r w:rsidRPr="00863667">
          <w:rPr>
            <w:rFonts w:ascii="iCiel Avenir LT Std 35 Light" w:hAnsi="iCiel Avenir LT Std 35 Light" w:cs="Arial"/>
            <w:i/>
            <w:iCs/>
            <w:sz w:val="22"/>
            <w:szCs w:val="22"/>
          </w:rPr>
        </w:r>
        <w:r w:rsidR="00B8666B">
          <w:rPr>
            <w:rFonts w:ascii="iCiel Avenir LT Std 35 Light" w:hAnsi="iCiel Avenir LT Std 35 Light" w:cs="Arial"/>
            <w:i/>
            <w:iCs/>
            <w:sz w:val="22"/>
            <w:szCs w:val="22"/>
          </w:rPr>
          <w:fldChar w:fldCharType="separate"/>
        </w:r>
        <w:r w:rsidRPr="00863667">
          <w:rPr>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Vui lòng đọc kỹ hướng dẫn dưới đây và lựa chọn hình thức nộp phù hợp. </w:t>
        </w:r>
      </w:ins>
    </w:p>
    <w:p w14:paraId="48AEAB91" w14:textId="77777777" w:rsidR="003C6139" w:rsidRPr="00863667" w:rsidRDefault="003C6139" w:rsidP="003C6139">
      <w:pPr>
        <w:pStyle w:val="ListParagraph"/>
        <w:numPr>
          <w:ilvl w:val="1"/>
          <w:numId w:val="45"/>
        </w:numPr>
        <w:rPr>
          <w:ins w:id="10291" w:author="An Tran, ACA (BUV)" w:date="2024-09-12T11:07:00Z" w16du:dateUtc="2024-09-12T04:07:00Z"/>
          <w:rFonts w:ascii="iCiel Avenir LT Std 35 Light" w:hAnsi="iCiel Avenir LT Std 35 Light" w:cs="Arial"/>
          <w:i/>
          <w:iCs/>
          <w:sz w:val="22"/>
          <w:szCs w:val="22"/>
        </w:rPr>
      </w:pPr>
      <w:ins w:id="10292" w:author="An Tran, ACA (BUV)" w:date="2024-09-12T11:07:00Z" w16du:dateUtc="2024-09-12T04:07:00Z">
        <w:r w:rsidRPr="00863667">
          <w:rPr>
            <w:rFonts w:ascii="iCiel Avenir LT Std 35 Light" w:hAnsi="iCiel Avenir LT Std 35 Light" w:cs="Arial"/>
            <w:i/>
            <w:iCs/>
            <w:sz w:val="22"/>
            <w:szCs w:val="22"/>
          </w:rPr>
          <w:t xml:space="preserve">Nếu nhà tuyển dụng/người giám sát sử dụng tên miền email công ty (ví dụ: @buv.edu.vn, @savills.com, v.v.), sinh viên và nhà tuyển dụng/người giám sát chỉ cần điền và nộp biểu mẫu trực tuyến trực tiếp trên hệ thống. Sinh viên KHÔNG cần in biểu mẫu và lấy chữ ký, con dấu trên bản in. –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"https://buv.instructure.com/courses/334/files/436707?wrap=1"</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“Internship Evaluation Form for Managers with Corporate Email”.</w:t>
        </w:r>
        <w:r w:rsidRPr="00863667">
          <w:rPr>
            <w:rFonts w:ascii="iCiel Avenir LT Std 35 Light" w:hAnsi="iCiel Avenir LT Std 35 Light" w:cs="Arial"/>
            <w:sz w:val="22"/>
            <w:szCs w:val="22"/>
          </w:rPr>
          <w:fldChar w:fldCharType="end"/>
        </w:r>
      </w:ins>
    </w:p>
    <w:p w14:paraId="6FF8C220" w14:textId="77777777" w:rsidR="003C6139" w:rsidRPr="00863667" w:rsidRDefault="003C6139" w:rsidP="003C6139">
      <w:pPr>
        <w:pStyle w:val="ListParagraph"/>
        <w:numPr>
          <w:ilvl w:val="1"/>
          <w:numId w:val="45"/>
        </w:numPr>
        <w:rPr>
          <w:ins w:id="10293" w:author="An Tran, ACA (BUV)" w:date="2024-09-12T11:07:00Z" w16du:dateUtc="2024-09-12T04:07:00Z"/>
          <w:rFonts w:ascii="iCiel Avenir LT Std 35 Light" w:hAnsi="iCiel Avenir LT Std 35 Light" w:cs="Arial"/>
          <w:i/>
          <w:iCs/>
          <w:sz w:val="22"/>
          <w:szCs w:val="22"/>
        </w:rPr>
      </w:pPr>
      <w:ins w:id="10294" w:author="An Tran, ACA (BUV)" w:date="2024-09-12T11:07:00Z" w16du:dateUtc="2024-09-12T04:07:00Z">
        <w:r w:rsidRPr="00863667">
          <w:rPr>
            <w:rFonts w:ascii="iCiel Avenir LT Std 35 Light" w:hAnsi="iCiel Avenir LT Std 35 Light" w:cs="Arial"/>
            <w:i/>
            <w:iCs/>
            <w:sz w:val="22"/>
            <w:szCs w:val="22"/>
          </w:rPr>
          <w:t xml:space="preserve">Nếu nhà tuyển dụng/người giám sát không sử dụng tên miền email công ty mà sử dụng email cá nhân (ví dụ: @gmail.com, @hotmail.com, v.v.), ngoài việc điền biểu mẫu trực tuyến, sinh viên cần in biểu mẫu đã điền và nộp bản in kèm theo chữ ký và con dấu của nhà tuyển dụng/người giám sát. –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"https://buv.instructure.com/courses/334/files/436708?wrap=1"</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“Internship Evaluation Form for Managers without Corporate Email”.</w:t>
        </w:r>
        <w:r w:rsidRPr="00863667">
          <w:rPr>
            <w:rFonts w:ascii="iCiel Avenir LT Std 35 Light" w:hAnsi="iCiel Avenir LT Std 35 Light" w:cs="Arial"/>
            <w:sz w:val="22"/>
            <w:szCs w:val="22"/>
          </w:rPr>
          <w:fldChar w:fldCharType="end"/>
        </w:r>
      </w:ins>
    </w:p>
    <w:p w14:paraId="353C2768" w14:textId="77777777" w:rsidR="003C6139" w:rsidRPr="00863667" w:rsidRDefault="003C6139" w:rsidP="003C6139">
      <w:pPr>
        <w:pStyle w:val="ListParagraph"/>
        <w:numPr>
          <w:ilvl w:val="0"/>
          <w:numId w:val="47"/>
        </w:numPr>
        <w:rPr>
          <w:ins w:id="10295" w:author="An Tran, ACA (BUV)" w:date="2024-09-12T11:07:00Z" w16du:dateUtc="2024-09-12T04:07:00Z"/>
          <w:rFonts w:ascii="iCiel Avenir LT Std 35 Light" w:hAnsi="iCiel Avenir LT Std 35 Light" w:cs="Arial"/>
          <w:i/>
          <w:iCs/>
          <w:sz w:val="22"/>
          <w:szCs w:val="22"/>
        </w:rPr>
      </w:pPr>
      <w:ins w:id="10296" w:author="An Tran, ACA (BUV)" w:date="2024-09-12T11:07:00Z" w16du:dateUtc="2024-09-12T04:07:00Z">
        <w:r w:rsidRPr="00863667">
          <w:rPr>
            <w:rFonts w:ascii="iCiel Avenir LT Std 35 Light" w:hAnsi="iCiel Avenir LT Std 35 Light" w:cs="Arial"/>
            <w:b/>
            <w:bCs/>
            <w:i/>
            <w:iCs/>
            <w:sz w:val="22"/>
            <w:szCs w:val="22"/>
          </w:rPr>
          <w:t>Kinh doanh riêng:</w:t>
        </w:r>
        <w:r w:rsidRPr="00863667">
          <w:rPr>
            <w:rFonts w:ascii="iCiel Avenir LT Std 35 Light" w:hAnsi="iCiel Avenir LT Std 35 Light" w:cs="Arial"/>
            <w:i/>
            <w:iCs/>
            <w:sz w:val="22"/>
            <w:szCs w:val="22"/>
          </w:rPr>
          <w: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Sinh viên nộp các tài liệu được yêu cầu tới Phòng DV Hướng nghiệp và QH Đối tác qua email </w:t>
        </w:r>
        <w:r w:rsidRPr="00863667">
          <w:rPr>
            <w:rFonts w:ascii="iCiel Avenir LT Std 35 Light" w:hAnsi="iCiel Avenir LT Std 35 Light" w:cs="Arial"/>
            <w:i/>
            <w:iCs/>
            <w:sz w:val="22"/>
            <w:szCs w:val="22"/>
          </w:rPr>
          <w:fldChar w:fldCharType="begin"/>
        </w:r>
        <w:r w:rsidRPr="00863667">
          <w:rPr>
            <w:rFonts w:ascii="iCiel Avenir LT Std 35 Light" w:hAnsi="iCiel Avenir LT Std 35 Light" w:cs="Arial"/>
            <w:i/>
            <w:iCs/>
            <w:sz w:val="22"/>
            <w:szCs w:val="22"/>
          </w:rPr>
          <w:instrText>HYPERLINK "mailto:SE-Careers@buv.edu.vn"</w:instrText>
        </w:r>
        <w:r w:rsidRPr="00863667">
          <w:rPr>
            <w:rFonts w:ascii="iCiel Avenir LT Std 35 Light" w:hAnsi="iCiel Avenir LT Std 35 Light" w:cs="Arial"/>
            <w:i/>
            <w:iCs/>
            <w:sz w:val="22"/>
            <w:szCs w:val="22"/>
          </w:rPr>
        </w:r>
        <w:r w:rsidRPr="00863667">
          <w:rPr>
            <w:rFonts w:ascii="iCiel Avenir LT Std 35 Light" w:hAnsi="iCiel Avenir LT Std 35 Light" w:cs="Arial"/>
            <w:i/>
            <w:iCs/>
            <w:sz w:val="22"/>
            <w:szCs w:val="22"/>
          </w:rPr>
          <w:fldChar w:fldCharType="separate"/>
        </w:r>
        <w:r w:rsidRPr="00863667">
          <w:rPr>
            <w:rStyle w:val="Hyperlink"/>
            <w:rFonts w:ascii="iCiel Avenir LT Std 35 Light" w:hAnsi="iCiel Avenir LT Std 35 Light" w:cs="Arial"/>
            <w:i/>
            <w:iCs/>
            <w:sz w:val="22"/>
            <w:szCs w:val="22"/>
          </w:rPr>
          <w:t>SE-Careers@buv.edu.vn</w:t>
        </w:r>
        <w:r w:rsidRPr="00863667">
          <w:rPr>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w:t>
        </w:r>
      </w:ins>
    </w:p>
    <w:p w14:paraId="5FC09C44" w14:textId="77777777" w:rsidR="003C6139" w:rsidRPr="00863667" w:rsidRDefault="003C6139" w:rsidP="003C6139">
      <w:pPr>
        <w:pStyle w:val="ListParagraph"/>
        <w:numPr>
          <w:ilvl w:val="0"/>
          <w:numId w:val="47"/>
        </w:numPr>
        <w:rPr>
          <w:ins w:id="10297" w:author="An Tran, ACA (BUV)" w:date="2024-09-12T11:07:00Z" w16du:dateUtc="2024-09-12T04:07:00Z"/>
          <w:rFonts w:ascii="iCiel Avenir LT Std 35 Light" w:hAnsi="iCiel Avenir LT Std 35 Light" w:cs="Arial"/>
          <w:i/>
          <w:iCs/>
          <w:sz w:val="22"/>
          <w:szCs w:val="22"/>
        </w:rPr>
      </w:pPr>
      <w:ins w:id="10298" w:author="An Tran, ACA (BUV)" w:date="2024-09-12T11:07:00Z" w16du:dateUtc="2024-09-12T04:07:00Z">
        <w:r w:rsidRPr="00863667">
          <w:rPr>
            <w:rFonts w:ascii="iCiel Avenir LT Std 35 Light" w:hAnsi="iCiel Avenir LT Std 35 Light" w:cs="Arial"/>
            <w:b/>
            <w:bCs/>
            <w:i/>
            <w:iCs/>
            <w:sz w:val="22"/>
            <w:szCs w:val="22"/>
          </w:rPr>
          <w:t>Hồ sơ năng lực chuyên môn (chuyên ngành Quản trị Sự kiện):</w:t>
        </w:r>
        <w:r w:rsidRPr="00863667">
          <w:rPr>
            <w:rFonts w:ascii="iCiel Avenir LT Std 35 Light" w:hAnsi="iCiel Avenir LT Std 35 Light" w:cs="Arial"/>
            <w:i/>
            <w:iCs/>
            <w:sz w:val="22"/>
            <w:szCs w:val="22"/>
          </w:rPr>
          <w: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 Sinh viên làm theo quy trình </w:t>
        </w:r>
        <w:r w:rsidRPr="00863667">
          <w:rPr>
            <w:rFonts w:ascii="iCiel Avenir LT Std 35 Light" w:hAnsi="iCiel Avenir LT Std 35 Light" w:cs="Arial"/>
            <w:i/>
            <w:iCs/>
            <w:sz w:val="22"/>
            <w:szCs w:val="22"/>
          </w:rPr>
          <w:fldChar w:fldCharType="begin"/>
        </w:r>
        <w:r w:rsidRPr="00863667">
          <w:rPr>
            <w:rFonts w:ascii="iCiel Avenir LT Std 35 Light" w:hAnsi="iCiel Avenir LT Std 35 Light" w:cs="Arial"/>
            <w:i/>
            <w:iCs/>
            <w:sz w:val="22"/>
            <w:szCs w:val="22"/>
          </w:rPr>
          <w:instrText>HYPERLINK "https://buv.instructure.com/courses/334/files?preview=550267&amp;sort=created_at&amp;order=desc"</w:instrText>
        </w:r>
        <w:r w:rsidRPr="00863667">
          <w:rPr>
            <w:rFonts w:ascii="iCiel Avenir LT Std 35 Light" w:hAnsi="iCiel Avenir LT Std 35 Light" w:cs="Arial"/>
            <w:i/>
            <w:iCs/>
            <w:sz w:val="22"/>
            <w:szCs w:val="22"/>
          </w:rPr>
        </w:r>
        <w:r w:rsidRPr="00863667">
          <w:rPr>
            <w:rFonts w:ascii="iCiel Avenir LT Std 35 Light" w:hAnsi="iCiel Avenir LT Std 35 Light" w:cs="Arial"/>
            <w:i/>
            <w:iCs/>
            <w:sz w:val="22"/>
            <w:szCs w:val="22"/>
          </w:rPr>
          <w:fldChar w:fldCharType="separate"/>
        </w:r>
        <w:r w:rsidRPr="00863667">
          <w:rPr>
            <w:rStyle w:val="Hyperlink"/>
            <w:rFonts w:ascii="iCiel Avenir LT Std 35 Light" w:hAnsi="iCiel Avenir LT Std 35 Light" w:cs="Arial"/>
            <w:i/>
            <w:iCs/>
            <w:sz w:val="22"/>
            <w:szCs w:val="22"/>
          </w:rPr>
          <w:t>Event Support Evaluation (Prof Porfolio) Process</w:t>
        </w:r>
        <w:r w:rsidRPr="00863667">
          <w:rPr>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và nộp các tài liệu được yêu cầu tới Phòng DV Hướng nghiệp và QH Đối tác qua email </w:t>
        </w:r>
        <w:r w:rsidRPr="00863667">
          <w:rPr>
            <w:rFonts w:ascii="iCiel Avenir LT Std 35 Light" w:hAnsi="iCiel Avenir LT Std 35 Light" w:cs="Arial"/>
            <w:i/>
            <w:iCs/>
            <w:sz w:val="22"/>
            <w:szCs w:val="22"/>
          </w:rPr>
          <w:fldChar w:fldCharType="begin"/>
        </w:r>
        <w:r w:rsidRPr="00863667">
          <w:rPr>
            <w:rFonts w:ascii="iCiel Avenir LT Std 35 Light" w:hAnsi="iCiel Avenir LT Std 35 Light" w:cs="Arial"/>
            <w:i/>
            <w:iCs/>
            <w:sz w:val="22"/>
            <w:szCs w:val="22"/>
          </w:rPr>
          <w:instrText>HYPERLINK "mailto:SE-Careers@buv.edu.vn"</w:instrText>
        </w:r>
        <w:r w:rsidRPr="00863667">
          <w:rPr>
            <w:rFonts w:ascii="iCiel Avenir LT Std 35 Light" w:hAnsi="iCiel Avenir LT Std 35 Light" w:cs="Arial"/>
            <w:i/>
            <w:iCs/>
            <w:sz w:val="22"/>
            <w:szCs w:val="22"/>
          </w:rPr>
        </w:r>
        <w:r w:rsidRPr="00863667">
          <w:rPr>
            <w:rFonts w:ascii="iCiel Avenir LT Std 35 Light" w:hAnsi="iCiel Avenir LT Std 35 Light" w:cs="Arial"/>
            <w:i/>
            <w:iCs/>
            <w:sz w:val="22"/>
            <w:szCs w:val="22"/>
          </w:rPr>
          <w:fldChar w:fldCharType="separate"/>
        </w:r>
        <w:r w:rsidRPr="00863667">
          <w:rPr>
            <w:rStyle w:val="Hyperlink"/>
            <w:rFonts w:ascii="iCiel Avenir LT Std 35 Light" w:hAnsi="iCiel Avenir LT Std 35 Light" w:cs="Arial"/>
            <w:i/>
            <w:iCs/>
            <w:sz w:val="22"/>
            <w:szCs w:val="22"/>
          </w:rPr>
          <w:t>SE-Careers@buv.edu.vn</w:t>
        </w:r>
        <w:r w:rsidRPr="00863667">
          <w:rPr>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w:t>
        </w:r>
      </w:ins>
    </w:p>
    <w:p w14:paraId="7B37D496" w14:textId="77777777" w:rsidR="003C6139" w:rsidRPr="00863667" w:rsidRDefault="003C6139" w:rsidP="003C6139">
      <w:pPr>
        <w:pStyle w:val="ListParagraph"/>
        <w:numPr>
          <w:ilvl w:val="0"/>
          <w:numId w:val="47"/>
        </w:numPr>
        <w:rPr>
          <w:ins w:id="10299" w:author="An Tran, ACA (BUV)" w:date="2024-09-12T11:07:00Z" w16du:dateUtc="2024-09-12T04:07:00Z"/>
          <w:rFonts w:ascii="iCiel Avenir LT Std 35 Light" w:hAnsi="iCiel Avenir LT Std 35 Light" w:cs="Arial"/>
          <w:i/>
          <w:iCs/>
          <w:sz w:val="22"/>
          <w:szCs w:val="22"/>
        </w:rPr>
      </w:pPr>
      <w:ins w:id="10300" w:author="An Tran, ACA (BUV)" w:date="2024-09-12T11:07:00Z" w16du:dateUtc="2024-09-12T04:07:00Z">
        <w:r w:rsidRPr="00863667">
          <w:rPr>
            <w:rFonts w:ascii="iCiel Avenir LT Std 35 Light" w:hAnsi="iCiel Avenir LT Std 35 Light" w:cs="Arial"/>
            <w:b/>
            <w:bCs/>
            <w:i/>
            <w:iCs/>
            <w:sz w:val="22"/>
            <w:szCs w:val="22"/>
          </w:rPr>
          <w:t>Hồ sơ năng lực chuyên môn (chuyên ngành An ninh mạng, Công nghệ Đám mây, Thiết kế và Lập trình Game, Ứng dụng Sáng tạo Đương đại):</w:t>
        </w:r>
        <w:r w:rsidRPr="00863667">
          <w:rPr>
            <w:rFonts w:ascii="iCiel Avenir LT Std 35 Light" w:hAnsi="iCiel Avenir LT Std 35 Light" w:cs="Arial"/>
            <w:i/>
            <w:iCs/>
            <w:sz w:val="22"/>
            <w:szCs w:val="22"/>
          </w:rPr>
          <w:t xml:space="preserve"> Hồ sơ cần bao gồm các công trình, dự án chuyên môn có thể dùng được để ứng tuyển việc làm kèm với Bản đánh giá Hồ sơ Năng lực Chuyên môn từ một chuyên gia trong ngành đủ điều kiện theo yêu cầu của Nhà trường.  Sinh viên làm theo quy trình </w:t>
        </w:r>
        <w:r w:rsidRPr="00863667">
          <w:rPr>
            <w:rFonts w:ascii="iCiel Avenir LT Std 35 Light" w:hAnsi="iCiel Avenir LT Std 35 Light" w:cs="Arial"/>
            <w:i/>
            <w:iCs/>
            <w:sz w:val="22"/>
            <w:szCs w:val="22"/>
          </w:rPr>
          <w:fldChar w:fldCharType="begin"/>
        </w:r>
        <w:r w:rsidRPr="00863667">
          <w:rPr>
            <w:rFonts w:ascii="iCiel Avenir LT Std 35 Light" w:hAnsi="iCiel Avenir LT Std 35 Light" w:cs="Arial"/>
            <w:i/>
            <w:iCs/>
            <w:sz w:val="22"/>
            <w:szCs w:val="22"/>
          </w:rPr>
          <w:instrText>HYPERLINK "https://buv.instructure.com/courses/334/files?preview=550268&amp;sort=created_at&amp;order=desc"</w:instrText>
        </w:r>
        <w:r w:rsidRPr="00863667">
          <w:rPr>
            <w:rFonts w:ascii="iCiel Avenir LT Std 35 Light" w:hAnsi="iCiel Avenir LT Std 35 Light" w:cs="Arial"/>
            <w:i/>
            <w:iCs/>
            <w:sz w:val="22"/>
            <w:szCs w:val="22"/>
          </w:rPr>
        </w:r>
        <w:r w:rsidRPr="00863667">
          <w:rPr>
            <w:rFonts w:ascii="iCiel Avenir LT Std 35 Light" w:hAnsi="iCiel Avenir LT Std 35 Light" w:cs="Arial"/>
            <w:i/>
            <w:iCs/>
            <w:sz w:val="22"/>
            <w:szCs w:val="22"/>
          </w:rPr>
          <w:fldChar w:fldCharType="separate"/>
        </w:r>
        <w:r w:rsidRPr="00863667">
          <w:rPr>
            <w:rStyle w:val="Hyperlink"/>
            <w:rFonts w:ascii="iCiel Avenir LT Std 35 Light" w:hAnsi="iCiel Avenir LT Std 35 Light" w:cs="Arial"/>
            <w:i/>
            <w:iCs/>
            <w:sz w:val="22"/>
            <w:szCs w:val="22"/>
          </w:rPr>
          <w:t>Computing Portfolio Evaluation Submission Process</w:t>
        </w:r>
        <w:r w:rsidRPr="00863667">
          <w:rPr>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OR </w:t>
        </w:r>
        <w:r w:rsidRPr="00863667">
          <w:rPr>
            <w:rFonts w:ascii="iCiel Avenir LT Std 35 Light" w:hAnsi="iCiel Avenir LT Std 35 Light" w:cs="Arial"/>
            <w:i/>
            <w:iCs/>
            <w:sz w:val="22"/>
            <w:szCs w:val="22"/>
          </w:rPr>
          <w:fldChar w:fldCharType="begin"/>
        </w:r>
        <w:r w:rsidRPr="00863667">
          <w:rPr>
            <w:rFonts w:ascii="iCiel Avenir LT Std 35 Light" w:hAnsi="iCiel Avenir LT Std 35 Light" w:cs="Arial"/>
            <w:i/>
            <w:iCs/>
            <w:sz w:val="22"/>
            <w:szCs w:val="22"/>
          </w:rPr>
          <w:instrText>HYPERLINK "https://buv.instructure.com/courses/334/files?preview=550266&amp;sort=created_at&amp;order=desc"</w:instrText>
        </w:r>
        <w:r w:rsidRPr="00863667">
          <w:rPr>
            <w:rFonts w:ascii="iCiel Avenir LT Std 35 Light" w:hAnsi="iCiel Avenir LT Std 35 Light" w:cs="Arial"/>
            <w:i/>
            <w:iCs/>
            <w:sz w:val="22"/>
            <w:szCs w:val="22"/>
          </w:rPr>
        </w:r>
        <w:r w:rsidRPr="00863667">
          <w:rPr>
            <w:rFonts w:ascii="iCiel Avenir LT Std 35 Light" w:hAnsi="iCiel Avenir LT Std 35 Light" w:cs="Arial"/>
            <w:i/>
            <w:iCs/>
            <w:sz w:val="22"/>
            <w:szCs w:val="22"/>
          </w:rPr>
          <w:fldChar w:fldCharType="separate"/>
        </w:r>
        <w:r w:rsidRPr="00863667">
          <w:rPr>
            <w:rStyle w:val="Hyperlink"/>
            <w:rFonts w:ascii="iCiel Avenir LT Std 35 Light" w:hAnsi="iCiel Avenir LT Std 35 Light" w:cs="Arial"/>
            <w:i/>
            <w:iCs/>
            <w:sz w:val="22"/>
            <w:szCs w:val="22"/>
          </w:rPr>
          <w:t>Creative Portfolio Evaluation Submission Process</w:t>
        </w:r>
        <w:r w:rsidRPr="00863667">
          <w:rPr>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và nộp các tài liệu được yêu cầu tới Phòng DV Hướng nghiệp và QH Đối tác qua email </w:t>
        </w:r>
        <w:r w:rsidRPr="00863667">
          <w:rPr>
            <w:rFonts w:ascii="iCiel Avenir LT Std 35 Light" w:hAnsi="iCiel Avenir LT Std 35 Light" w:cs="Arial"/>
            <w:i/>
            <w:iCs/>
            <w:sz w:val="22"/>
            <w:szCs w:val="22"/>
          </w:rPr>
          <w:fldChar w:fldCharType="begin"/>
        </w:r>
        <w:r w:rsidRPr="00863667">
          <w:rPr>
            <w:rFonts w:ascii="iCiel Avenir LT Std 35 Light" w:hAnsi="iCiel Avenir LT Std 35 Light" w:cs="Arial"/>
            <w:i/>
            <w:iCs/>
            <w:sz w:val="22"/>
            <w:szCs w:val="22"/>
          </w:rPr>
          <w:instrText>HYPERLINK "mailto:SE-Careers@buv.edu.vn"</w:instrText>
        </w:r>
        <w:r w:rsidRPr="00863667">
          <w:rPr>
            <w:rFonts w:ascii="iCiel Avenir LT Std 35 Light" w:hAnsi="iCiel Avenir LT Std 35 Light" w:cs="Arial"/>
            <w:i/>
            <w:iCs/>
            <w:sz w:val="22"/>
            <w:szCs w:val="22"/>
          </w:rPr>
        </w:r>
        <w:r w:rsidRPr="00863667">
          <w:rPr>
            <w:rFonts w:ascii="iCiel Avenir LT Std 35 Light" w:hAnsi="iCiel Avenir LT Std 35 Light" w:cs="Arial"/>
            <w:i/>
            <w:iCs/>
            <w:sz w:val="22"/>
            <w:szCs w:val="22"/>
          </w:rPr>
          <w:fldChar w:fldCharType="separate"/>
        </w:r>
        <w:r w:rsidRPr="00863667">
          <w:rPr>
            <w:rStyle w:val="Hyperlink"/>
            <w:rFonts w:ascii="iCiel Avenir LT Std 35 Light" w:hAnsi="iCiel Avenir LT Std 35 Light" w:cs="Arial"/>
            <w:i/>
            <w:iCs/>
            <w:sz w:val="22"/>
            <w:szCs w:val="22"/>
          </w:rPr>
          <w:t>SE-Careers@buv.edu.vn</w:t>
        </w:r>
        <w:r w:rsidRPr="00863667">
          <w:rPr>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w:t>
        </w:r>
      </w:ins>
    </w:p>
    <w:p w14:paraId="27E3704F" w14:textId="77777777" w:rsidR="003C6139" w:rsidRPr="00863667" w:rsidRDefault="003C6139" w:rsidP="003C6139">
      <w:pPr>
        <w:tabs>
          <w:tab w:val="left" w:pos="630"/>
          <w:tab w:val="left" w:pos="1080"/>
        </w:tabs>
        <w:ind w:firstLine="0"/>
        <w:rPr>
          <w:ins w:id="10301" w:author="An Tran, ACA (BUV)" w:date="2024-09-12T11:07:00Z" w16du:dateUtc="2024-09-12T04:07:00Z"/>
          <w:rFonts w:ascii="iCiel Avenir LT Std 35 Light" w:hAnsi="iCiel Avenir LT Std 35 Light" w:cs="Arial"/>
          <w:i/>
          <w:iCs/>
          <w:sz w:val="22"/>
          <w:szCs w:val="22"/>
        </w:rPr>
      </w:pPr>
      <w:ins w:id="10302" w:author="An Tran, ACA (BUV)" w:date="2024-09-12T11:07:00Z" w16du:dateUtc="2024-09-12T04:07:00Z">
        <w:r w:rsidRPr="00863667">
          <w:rPr>
            <w:rFonts w:ascii="iCiel Avenir LT Std 35 Light" w:hAnsi="iCiel Avenir LT Std 35 Light" w:cs="Arial"/>
            <w:i/>
            <w:iCs/>
            <w:sz w:val="22"/>
            <w:szCs w:val="22"/>
          </w:rPr>
          <w:t>Các bản đánh giá và tài liệu bằng chứng sẽ được:</w:t>
        </w:r>
      </w:ins>
    </w:p>
    <w:p w14:paraId="5B585D3D" w14:textId="77777777" w:rsidR="003C6139" w:rsidRPr="00863667" w:rsidRDefault="003C6139" w:rsidP="003C6139">
      <w:pPr>
        <w:pStyle w:val="ListParagraph"/>
        <w:numPr>
          <w:ilvl w:val="0"/>
          <w:numId w:val="37"/>
        </w:numPr>
        <w:tabs>
          <w:tab w:val="left" w:pos="630"/>
          <w:tab w:val="left" w:pos="1080"/>
        </w:tabs>
        <w:ind w:firstLine="360"/>
        <w:rPr>
          <w:ins w:id="10303" w:author="An Tran, ACA (BUV)" w:date="2024-09-12T11:07:00Z" w16du:dateUtc="2024-09-12T04:07:00Z"/>
          <w:rFonts w:ascii="iCiel Avenir LT Std 35 Light" w:hAnsi="iCiel Avenir LT Std 35 Light" w:cs="Arial"/>
          <w:i/>
          <w:iCs/>
          <w:sz w:val="22"/>
          <w:szCs w:val="22"/>
        </w:rPr>
      </w:pPr>
      <w:ins w:id="10304" w:author="An Tran, ACA (BUV)" w:date="2024-09-12T11:07:00Z" w16du:dateUtc="2024-09-12T04:07:00Z">
        <w:r w:rsidRPr="00863667">
          <w:rPr>
            <w:rFonts w:ascii="iCiel Avenir LT Std 35 Light" w:hAnsi="iCiel Avenir LT Std 35 Light" w:cs="Arial"/>
            <w:i/>
            <w:iCs/>
            <w:sz w:val="22"/>
            <w:szCs w:val="22"/>
          </w:rPr>
          <w:t xml:space="preserve">Tiếp nhận và xử lý bởi </w:t>
        </w:r>
        <w:r w:rsidRPr="00863667">
          <w:rPr>
            <w:rFonts w:ascii="iCiel Avenir LT Std 35 Light" w:hAnsi="iCiel Avenir LT Std 35 Light" w:cs="Arial"/>
            <w:b/>
            <w:bCs/>
            <w:i/>
            <w:iCs/>
            <w:sz w:val="22"/>
            <w:szCs w:val="22"/>
          </w:rPr>
          <w:t>Phòng DV Hướng nghiệp và QH Đối tác</w:t>
        </w:r>
        <w:r w:rsidRPr="00863667" w:rsidDel="00CF56FB">
          <w:rPr>
            <w:rFonts w:ascii="iCiel Avenir LT Std 35 Light" w:hAnsi="iCiel Avenir LT Std 35 Light" w:cs="Arial"/>
            <w:i/>
            <w:iCs/>
            <w:sz w:val="22"/>
            <w:szCs w:val="22"/>
          </w:rPr>
          <w:t xml:space="preserve"> </w:t>
        </w:r>
        <w:r w:rsidRPr="00863667">
          <w:rPr>
            <w:rFonts w:ascii="iCiel Avenir LT Std 35 Light" w:hAnsi="iCiel Avenir LT Std 35 Light" w:cs="Arial"/>
            <w:i/>
            <w:iCs/>
            <w:sz w:val="22"/>
            <w:szCs w:val="22"/>
          </w:rPr>
          <w:t>với mục đích ghi nhận thế mạnh, điểm yếu, từ đó hỗ trợ hướng nghiệp cho sinh viên một cách phù hợp.</w:t>
        </w:r>
      </w:ins>
    </w:p>
    <w:p w14:paraId="67FDE57E" w14:textId="77777777" w:rsidR="003C6139" w:rsidRPr="00863667" w:rsidRDefault="003C6139" w:rsidP="003C6139">
      <w:pPr>
        <w:pStyle w:val="ListParagraph"/>
        <w:numPr>
          <w:ilvl w:val="0"/>
          <w:numId w:val="37"/>
        </w:numPr>
        <w:tabs>
          <w:tab w:val="left" w:pos="630"/>
          <w:tab w:val="left" w:pos="1080"/>
        </w:tabs>
        <w:ind w:firstLine="360"/>
        <w:rPr>
          <w:ins w:id="10305" w:author="An Tran, ACA (BUV)" w:date="2024-09-12T11:07:00Z" w16du:dateUtc="2024-09-12T04:07:00Z"/>
          <w:rFonts w:ascii="iCiel Avenir LT Std 35 Light" w:hAnsi="iCiel Avenir LT Std 35 Light" w:cs="Arial"/>
          <w:i/>
          <w:iCs/>
          <w:sz w:val="22"/>
          <w:szCs w:val="22"/>
        </w:rPr>
      </w:pPr>
      <w:ins w:id="10306" w:author="An Tran, ACA (BUV)" w:date="2024-09-12T11:07:00Z" w16du:dateUtc="2024-09-12T04:07:00Z">
        <w:r w:rsidRPr="00863667">
          <w:rPr>
            <w:rFonts w:ascii="iCiel Avenir LT Std 35 Light" w:hAnsi="iCiel Avenir LT Std 35 Light" w:cs="Arial"/>
            <w:i/>
            <w:iCs/>
            <w:sz w:val="22"/>
            <w:szCs w:val="22"/>
          </w:rPr>
          <w:t xml:space="preserve">Xem xét về bản chất kỳ thực tập và chất lượng thực tập, phê duyệt bởi Ban lãnh đạo nhà trường để được ghi nhận điểm PSG. </w:t>
        </w:r>
      </w:ins>
    </w:p>
    <w:p w14:paraId="125A080A" w14:textId="77777777" w:rsidR="003C6139" w:rsidRPr="00863667" w:rsidRDefault="003C6139" w:rsidP="003C6139">
      <w:pPr>
        <w:tabs>
          <w:tab w:val="left" w:pos="630"/>
          <w:tab w:val="left" w:pos="1080"/>
        </w:tabs>
        <w:ind w:firstLine="0"/>
        <w:rPr>
          <w:ins w:id="10307" w:author="An Tran, ACA (BUV)" w:date="2024-09-12T11:07:00Z" w16du:dateUtc="2024-09-12T04:07:00Z"/>
          <w:rFonts w:ascii="iCiel Avenir LT Std 35 Light" w:hAnsi="iCiel Avenir LT Std 35 Light" w:cs="Arial"/>
          <w:i/>
          <w:iCs/>
          <w:sz w:val="22"/>
          <w:szCs w:val="22"/>
        </w:rPr>
      </w:pPr>
      <w:ins w:id="10308" w:author="An Tran, ACA (BUV)" w:date="2024-09-12T11:07:00Z" w16du:dateUtc="2024-09-12T04:07:00Z">
        <w:r w:rsidRPr="00863667">
          <w:rPr>
            <w:rFonts w:ascii="iCiel Avenir LT Std 35 Light" w:hAnsi="iCiel Avenir LT Std 35 Light" w:cs="Arial"/>
            <w:i/>
            <w:iCs/>
            <w:sz w:val="22"/>
            <w:szCs w:val="22"/>
          </w:rPr>
          <w:t xml:space="preserve">Nếu có bất cứ cập nhật nào trong quy trình, chúng tôi sẽ gửi thông báo tới sinh viên qua email. </w:t>
        </w:r>
      </w:ins>
    </w:p>
    <w:p w14:paraId="22F32560" w14:textId="77777777" w:rsidR="003C6139" w:rsidRPr="00863667" w:rsidRDefault="003C6139" w:rsidP="003C6139">
      <w:pPr>
        <w:tabs>
          <w:tab w:val="left" w:pos="630"/>
          <w:tab w:val="left" w:pos="1080"/>
        </w:tabs>
        <w:spacing w:before="0" w:beforeAutospacing="0" w:after="0" w:afterAutospacing="0"/>
        <w:ind w:firstLine="0"/>
        <w:rPr>
          <w:ins w:id="10309" w:author="An Tran, ACA (BUV)" w:date="2024-09-12T11:07:00Z" w16du:dateUtc="2024-09-12T04:07:00Z"/>
          <w:rFonts w:ascii="iCiel Avenir LT Std 35 Light" w:hAnsi="iCiel Avenir LT Std 35 Light" w:cs="Arial"/>
          <w:b/>
          <w:bCs/>
          <w:sz w:val="22"/>
          <w:szCs w:val="22"/>
        </w:rPr>
      </w:pPr>
      <w:ins w:id="10310" w:author="An Tran, ACA (BUV)" w:date="2024-09-12T11:07:00Z" w16du:dateUtc="2024-09-12T04:07:00Z">
        <w:r w:rsidRPr="00863667">
          <w:rPr>
            <w:rFonts w:ascii="iCiel Avenir LT Std 35 Light" w:hAnsi="iCiel Avenir LT Std 35 Light" w:cs="Arial"/>
            <w:b/>
            <w:bCs/>
            <w:sz w:val="22"/>
            <w:szCs w:val="22"/>
          </w:rPr>
          <w:t xml:space="preserve">*Lưu ý </w:t>
        </w:r>
      </w:ins>
    </w:p>
    <w:p w14:paraId="64EDA120" w14:textId="77777777" w:rsidR="003C6139" w:rsidRPr="00863667" w:rsidRDefault="003C6139" w:rsidP="003C6139">
      <w:pPr>
        <w:tabs>
          <w:tab w:val="left" w:pos="630"/>
          <w:tab w:val="left" w:pos="1080"/>
        </w:tabs>
        <w:spacing w:before="0" w:beforeAutospacing="0" w:after="0" w:afterAutospacing="0"/>
        <w:ind w:firstLine="0"/>
        <w:rPr>
          <w:ins w:id="10311" w:author="An Tran, ACA (BUV)" w:date="2024-09-12T11:07:00Z" w16du:dateUtc="2024-09-12T04:07:00Z"/>
          <w:rFonts w:ascii="iCiel Avenir LT Std 35 Light" w:hAnsi="iCiel Avenir LT Std 35 Light" w:cs="Arial"/>
          <w:sz w:val="22"/>
          <w:szCs w:val="22"/>
        </w:rPr>
      </w:pPr>
      <w:ins w:id="10312" w:author="An Tran, ACA (BUV)" w:date="2024-09-12T11:07:00Z" w16du:dateUtc="2024-09-12T04:07:00Z">
        <w:r w:rsidRPr="00863667">
          <w:rPr>
            <w:rFonts w:ascii="iCiel Avenir LT Std 35 Light" w:hAnsi="iCiel Avenir LT Std 35 Light" w:cs="Arial"/>
            <w:sz w:val="22"/>
            <w:szCs w:val="22"/>
          </w:rPr>
          <w:t xml:space="preserve">- Tên gọi “Internship Evaluation Form” – “Bản đánh giá thực tập” đã được thay đổi thành “Professional Experience Evaluation Form” – “Bản đánh giá chất lượng làm việc” để ghi nhận các loại hình trải nghiệm đa dạng đem lại giá trị cho hồ sơ chuyên nghiệp của sinh viên.  </w:t>
        </w:r>
      </w:ins>
    </w:p>
    <w:p w14:paraId="0B4B2CE2" w14:textId="77777777" w:rsidR="003C6139" w:rsidRPr="00863667" w:rsidRDefault="003C6139" w:rsidP="003C6139">
      <w:pPr>
        <w:tabs>
          <w:tab w:val="left" w:pos="630"/>
          <w:tab w:val="left" w:pos="1080"/>
        </w:tabs>
        <w:spacing w:before="0" w:beforeAutospacing="0"/>
        <w:ind w:firstLine="0"/>
        <w:rPr>
          <w:ins w:id="10313" w:author="An Tran, ACA (BUV)" w:date="2024-09-12T11:07:00Z" w16du:dateUtc="2024-09-12T04:07:00Z"/>
          <w:rFonts w:ascii="iCiel Avenir LT Std 35 Light" w:hAnsi="iCiel Avenir LT Std 35 Light" w:cs="Arial"/>
          <w:i/>
          <w:iCs/>
          <w:sz w:val="22"/>
          <w:szCs w:val="22"/>
        </w:rPr>
      </w:pPr>
      <w:ins w:id="10314" w:author="An Tran, ACA (BUV)" w:date="2024-09-12T11:07:00Z" w16du:dateUtc="2024-09-12T04:07:00Z">
        <w:r w:rsidRPr="00863667">
          <w:rPr>
            <w:rFonts w:ascii="iCiel Avenir LT Std 35 Light" w:hAnsi="iCiel Avenir LT Std 35 Light" w:cs="Arial"/>
            <w:sz w:val="22"/>
            <w:szCs w:val="22"/>
          </w:rPr>
          <w:t xml:space="preserve">- Chúng tôi không cấp Internship Completion Certificate - Chứng nhận Hoàn thành Thực tập. Nếu sinh viên có nhu cầu có bằng chứng cho trải nghiệm làm việc của mình cho bất cứ mục đích nào, vui long chủ động làm việc với nhà tuyển dụng/ người giám sát để có thêm tài liệu bổ sung, ví dụ như thư giới thiệu hoặc giấy chứng nhận, hoặc lưu một bản in của Bản đánh giá chất lượng làm việc. </w:t>
        </w:r>
      </w:ins>
    </w:p>
    <w:p w14:paraId="5E058EED" w14:textId="77777777" w:rsidR="003C6139" w:rsidRPr="00863667" w:rsidRDefault="003C6139" w:rsidP="003C6139">
      <w:pPr>
        <w:tabs>
          <w:tab w:val="left" w:pos="630"/>
          <w:tab w:val="left" w:pos="1080"/>
        </w:tabs>
        <w:ind w:firstLine="0"/>
        <w:rPr>
          <w:ins w:id="10315" w:author="An Tran, ACA (BUV)" w:date="2024-09-12T11:07:00Z" w16du:dateUtc="2024-09-12T04:07:00Z"/>
          <w:rFonts w:ascii="iCiel Avenir LT Std 35 Light" w:hAnsi="iCiel Avenir LT Std 35 Light" w:cs="Arial"/>
          <w:i/>
          <w:iCs/>
          <w:sz w:val="22"/>
          <w:szCs w:val="22"/>
        </w:rPr>
      </w:pPr>
      <w:ins w:id="10316"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317" w:author="An Tran, ACA (BUV)" w:date="2024-09-13T17:29:00Z" w16du:dateUtc="2024-09-13T10:29:00Z">
              <w:rPr/>
            </w:rPrChange>
          </w:rPr>
          <w:fldChar w:fldCharType="begin"/>
        </w:r>
        <w:r w:rsidRPr="00863667">
          <w:rPr>
            <w:rFonts w:ascii="iCiel Avenir LT Std 35 Light" w:hAnsi="iCiel Avenir LT Std 35 Light"/>
            <w:rPrChange w:id="10318"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319"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648F61D" w14:textId="77777777" w:rsidR="003C6139" w:rsidRPr="00863667" w:rsidRDefault="003C6139" w:rsidP="003C6139">
      <w:pPr>
        <w:tabs>
          <w:tab w:val="left" w:pos="630"/>
          <w:tab w:val="left" w:pos="1080"/>
        </w:tabs>
        <w:ind w:firstLine="0"/>
        <w:rPr>
          <w:ins w:id="10320" w:author="An Tran, ACA (BUV)" w:date="2024-09-12T11:07:00Z" w16du:dateUtc="2024-09-12T04:07:00Z"/>
          <w:rFonts w:ascii="iCiel Avenir LT Std 35 Light" w:hAnsi="iCiel Avenir LT Std 35 Light" w:cs="Arial"/>
          <w:i/>
          <w:iCs/>
          <w:sz w:val="22"/>
          <w:szCs w:val="22"/>
        </w:rPr>
      </w:pPr>
      <w:ins w:id="10321"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 xml:space="preserve"> </w:t>
        </w:r>
      </w:ins>
    </w:p>
    <w:p w14:paraId="08166C1D"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322" w:author="An Tran, ACA (BUV)" w:date="2024-09-12T11:07:00Z" w16du:dateUtc="2024-09-12T04:07:00Z"/>
          <w:rFonts w:cs="Arial"/>
          <w:b w:val="0"/>
          <w:i/>
          <w:iCs/>
          <w:szCs w:val="22"/>
          <w:lang w:val="en-GB"/>
        </w:rPr>
      </w:pPr>
      <w:bookmarkStart w:id="10323" w:name="_Toc149054267"/>
      <w:bookmarkStart w:id="10324" w:name="_Toc177025948"/>
      <w:bookmarkStart w:id="10325" w:name="_Toc177144060"/>
      <w:ins w:id="10326" w:author="An Tran, ACA (BUV)" w:date="2024-09-12T11:07:00Z" w16du:dateUtc="2024-09-12T04:07:00Z">
        <w:r w:rsidRPr="00863667">
          <w:rPr>
            <w:rFonts w:cs="Arial"/>
            <w:szCs w:val="22"/>
            <w:lang w:val="en-GB"/>
          </w:rPr>
          <w:t xml:space="preserve">Who are normally the companies that host BUV students for internships? How can internships take place if companies continue to work from home with social distancing? / </w:t>
        </w:r>
        <w:r w:rsidRPr="00863667">
          <w:rPr>
            <w:rFonts w:cs="Arial"/>
            <w:i/>
            <w:iCs/>
            <w:szCs w:val="22"/>
            <w:lang w:val="en-GB"/>
          </w:rPr>
          <w:t>Các công ty nh</w:t>
        </w:r>
        <w:r w:rsidRPr="00863667">
          <w:rPr>
            <w:rFonts w:cs="Calibri"/>
            <w:i/>
            <w:iCs/>
            <w:szCs w:val="22"/>
            <w:lang w:val="en-GB"/>
          </w:rPr>
          <w:t>ậ</w:t>
        </w:r>
        <w:r w:rsidRPr="00863667">
          <w:rPr>
            <w:rFonts w:cs="Arial"/>
            <w:i/>
            <w:iCs/>
            <w:szCs w:val="22"/>
            <w:lang w:val="en-GB"/>
          </w:rPr>
          <w:t>n sinh viên th</w:t>
        </w:r>
        <w:r w:rsidRPr="00863667">
          <w:rPr>
            <w:rFonts w:cs="Calibri"/>
            <w:i/>
            <w:iCs/>
            <w:szCs w:val="22"/>
            <w:lang w:val="en-GB"/>
          </w:rPr>
          <w:t>ự</w:t>
        </w:r>
        <w:r w:rsidRPr="00863667">
          <w:rPr>
            <w:rFonts w:cs="Arial"/>
            <w:i/>
            <w:iCs/>
            <w:szCs w:val="22"/>
            <w:lang w:val="en-GB"/>
          </w:rPr>
          <w:t>c t</w:t>
        </w:r>
        <w:r w:rsidRPr="00863667">
          <w:rPr>
            <w:rFonts w:cs="Calibri"/>
            <w:i/>
            <w:iCs/>
            <w:szCs w:val="22"/>
            <w:lang w:val="en-GB"/>
          </w:rPr>
          <w:t>ậ</w:t>
        </w:r>
        <w:r w:rsidRPr="00863667">
          <w:rPr>
            <w:rFonts w:cs="Arial"/>
            <w:i/>
            <w:iCs/>
            <w:szCs w:val="22"/>
            <w:lang w:val="en-GB"/>
          </w:rPr>
          <w:t>p t</w:t>
        </w:r>
        <w:r w:rsidRPr="00863667">
          <w:rPr>
            <w:rFonts w:cs="Calibri"/>
            <w:i/>
            <w:iCs/>
            <w:szCs w:val="22"/>
            <w:lang w:val="en-GB"/>
          </w:rPr>
          <w:t>ừ</w:t>
        </w:r>
        <w:r w:rsidRPr="00863667">
          <w:rPr>
            <w:rFonts w:cs="Arial"/>
            <w:i/>
            <w:iCs/>
            <w:szCs w:val="22"/>
            <w:lang w:val="en-GB"/>
          </w:rPr>
          <w:t xml:space="preserve"> BUV th</w:t>
        </w:r>
        <w:r w:rsidRPr="00863667">
          <w:rPr>
            <w:rFonts w:cs="Calibri"/>
            <w:i/>
            <w:iCs/>
            <w:szCs w:val="22"/>
            <w:lang w:val="en-GB"/>
          </w:rPr>
          <w:t>ườ</w:t>
        </w:r>
        <w:r w:rsidRPr="00863667">
          <w:rPr>
            <w:rFonts w:cs="Arial"/>
            <w:i/>
            <w:iCs/>
            <w:szCs w:val="22"/>
            <w:lang w:val="en-GB"/>
          </w:rPr>
          <w:t>ng là nh</w:t>
        </w:r>
        <w:r w:rsidRPr="00863667">
          <w:rPr>
            <w:rFonts w:cs="Calibri"/>
            <w:i/>
            <w:iCs/>
            <w:szCs w:val="22"/>
            <w:lang w:val="en-GB"/>
          </w:rPr>
          <w:t>ữ</w:t>
        </w:r>
        <w:r w:rsidRPr="00863667">
          <w:rPr>
            <w:rFonts w:cs="Arial"/>
            <w:i/>
            <w:iCs/>
            <w:szCs w:val="22"/>
            <w:lang w:val="en-GB"/>
          </w:rPr>
          <w:t>ng công ty nào? N</w:t>
        </w:r>
        <w:r w:rsidRPr="00863667">
          <w:rPr>
            <w:rFonts w:cs="Calibri"/>
            <w:i/>
            <w:iCs/>
            <w:szCs w:val="22"/>
            <w:lang w:val="en-GB"/>
          </w:rPr>
          <w:t>ế</w:t>
        </w:r>
        <w:r w:rsidRPr="00863667">
          <w:rPr>
            <w:rFonts w:cs="Arial"/>
            <w:i/>
            <w:iCs/>
            <w:szCs w:val="22"/>
            <w:lang w:val="en-GB"/>
          </w:rPr>
          <w:t>u các công ty ti</w:t>
        </w:r>
        <w:r w:rsidRPr="00863667">
          <w:rPr>
            <w:rFonts w:cs="Calibri"/>
            <w:i/>
            <w:iCs/>
            <w:szCs w:val="22"/>
            <w:lang w:val="en-GB"/>
          </w:rPr>
          <w:t>ế</w:t>
        </w:r>
        <w:r w:rsidRPr="00863667">
          <w:rPr>
            <w:rFonts w:cs="Arial"/>
            <w:i/>
            <w:iCs/>
            <w:szCs w:val="22"/>
            <w:lang w:val="en-GB"/>
          </w:rPr>
          <w:t>p t</w:t>
        </w:r>
        <w:r w:rsidRPr="00863667">
          <w:rPr>
            <w:rFonts w:cs="Calibri"/>
            <w:i/>
            <w:iCs/>
            <w:szCs w:val="22"/>
            <w:lang w:val="en-GB"/>
          </w:rPr>
          <w:t>ụ</w:t>
        </w:r>
        <w:r w:rsidRPr="00863667">
          <w:rPr>
            <w:rFonts w:cs="Arial"/>
            <w:i/>
            <w:iCs/>
            <w:szCs w:val="22"/>
            <w:lang w:val="en-GB"/>
          </w:rPr>
          <w:t>c làm vi</w:t>
        </w:r>
        <w:r w:rsidRPr="00863667">
          <w:rPr>
            <w:rFonts w:cs="Calibri"/>
            <w:i/>
            <w:iCs/>
            <w:szCs w:val="22"/>
            <w:lang w:val="en-GB"/>
          </w:rPr>
          <w:t>ệ</w:t>
        </w:r>
        <w:r w:rsidRPr="00863667">
          <w:rPr>
            <w:rFonts w:cs="Arial"/>
            <w:i/>
            <w:iCs/>
            <w:szCs w:val="22"/>
            <w:lang w:val="en-GB"/>
          </w:rPr>
          <w:t>c t</w:t>
        </w:r>
        <w:r w:rsidRPr="00863667">
          <w:rPr>
            <w:rFonts w:cs="Calibri"/>
            <w:i/>
            <w:iCs/>
            <w:szCs w:val="22"/>
            <w:lang w:val="en-GB"/>
          </w:rPr>
          <w:t>ừ</w:t>
        </w:r>
        <w:r w:rsidRPr="00863667">
          <w:rPr>
            <w:rFonts w:cs="Arial"/>
            <w:i/>
            <w:iCs/>
            <w:szCs w:val="22"/>
            <w:lang w:val="en-GB"/>
          </w:rPr>
          <w:t xml:space="preserve"> xa do giãn cách thì sinh viên có th</w:t>
        </w:r>
        <w:r w:rsidRPr="00863667">
          <w:rPr>
            <w:rFonts w:cs="Calibri"/>
            <w:i/>
            <w:iCs/>
            <w:szCs w:val="22"/>
            <w:lang w:val="en-GB"/>
          </w:rPr>
          <w:t>ể</w:t>
        </w:r>
        <w:r w:rsidRPr="00863667">
          <w:rPr>
            <w:rFonts w:cs="Arial"/>
            <w:i/>
            <w:iCs/>
            <w:szCs w:val="22"/>
            <w:lang w:val="en-GB"/>
          </w:rPr>
          <w:t xml:space="preserve"> </w:t>
        </w:r>
        <w:r w:rsidRPr="00863667">
          <w:rPr>
            <w:rFonts w:cs="Calibri"/>
            <w:i/>
            <w:iCs/>
            <w:szCs w:val="22"/>
            <w:lang w:val="en-GB"/>
          </w:rPr>
          <w:t>đ</w:t>
        </w:r>
        <w:r w:rsidRPr="00863667">
          <w:rPr>
            <w:rFonts w:cs="Arial"/>
            <w:i/>
            <w:iCs/>
            <w:szCs w:val="22"/>
            <w:lang w:val="en-GB"/>
          </w:rPr>
          <w:t>i th</w:t>
        </w:r>
        <w:r w:rsidRPr="00863667">
          <w:rPr>
            <w:rFonts w:cs="Calibri"/>
            <w:i/>
            <w:iCs/>
            <w:szCs w:val="22"/>
            <w:lang w:val="en-GB"/>
          </w:rPr>
          <w:t>ự</w:t>
        </w:r>
        <w:r w:rsidRPr="00863667">
          <w:rPr>
            <w:rFonts w:cs="Arial"/>
            <w:i/>
            <w:iCs/>
            <w:szCs w:val="22"/>
            <w:lang w:val="en-GB"/>
          </w:rPr>
          <w:t>c t</w:t>
        </w:r>
        <w:r w:rsidRPr="00863667">
          <w:rPr>
            <w:rFonts w:cs="Calibri"/>
            <w:i/>
            <w:iCs/>
            <w:szCs w:val="22"/>
            <w:lang w:val="en-GB"/>
          </w:rPr>
          <w:t>ậ</w:t>
        </w:r>
        <w:r w:rsidRPr="00863667">
          <w:rPr>
            <w:rFonts w:cs="Arial"/>
            <w:i/>
            <w:iCs/>
            <w:szCs w:val="22"/>
            <w:lang w:val="en-GB"/>
          </w:rPr>
          <w:t>p không?</w:t>
        </w:r>
        <w:bookmarkEnd w:id="10323"/>
        <w:bookmarkEnd w:id="10324"/>
        <w:bookmarkEnd w:id="10325"/>
      </w:ins>
    </w:p>
    <w:p w14:paraId="5F3E4324" w14:textId="77777777" w:rsidR="003C6139" w:rsidRPr="00863667" w:rsidRDefault="003C6139" w:rsidP="003C6139">
      <w:pPr>
        <w:pStyle w:val="ListParagraph"/>
        <w:tabs>
          <w:tab w:val="left" w:pos="630"/>
          <w:tab w:val="left" w:pos="1080"/>
        </w:tabs>
        <w:ind w:left="0"/>
        <w:contextualSpacing w:val="0"/>
        <w:rPr>
          <w:ins w:id="10327" w:author="An Tran, ACA (BUV)" w:date="2024-09-12T11:07:00Z" w16du:dateUtc="2024-09-12T04:07:00Z"/>
          <w:rFonts w:ascii="iCiel Avenir LT Std 35 Light" w:hAnsi="iCiel Avenir LT Std 35 Light" w:cs="Arial"/>
          <w:b/>
          <w:bCs/>
          <w:i/>
          <w:iCs/>
          <w:sz w:val="22"/>
          <w:szCs w:val="22"/>
          <w:u w:val="single"/>
          <w:lang w:val="en-GB"/>
        </w:rPr>
      </w:pPr>
      <w:ins w:id="10328" w:author="An Tran, ACA (BUV)" w:date="2024-09-12T11:07:00Z" w16du:dateUtc="2024-09-12T04:07:00Z">
        <w:r w:rsidRPr="00863667">
          <w:rPr>
            <w:rFonts w:ascii="iCiel Avenir LT Std 35 Light" w:hAnsi="iCiel Avenir LT Std 35 Light" w:cs="Arial"/>
            <w:b/>
            <w:bCs/>
            <w:sz w:val="22"/>
            <w:szCs w:val="22"/>
            <w:u w:val="single"/>
            <w:lang w:val="en-GB"/>
          </w:rPr>
          <w:t xml:space="preserve">Answer / </w:t>
        </w:r>
        <w:r w:rsidRPr="00863667">
          <w:rPr>
            <w:rFonts w:ascii="iCiel Avenir LT Std 35 Light" w:hAnsi="iCiel Avenir LT Std 35 Light" w:cs="Arial"/>
            <w:b/>
            <w:bCs/>
            <w:i/>
            <w:iCs/>
            <w:sz w:val="22"/>
            <w:szCs w:val="22"/>
            <w:u w:val="single"/>
            <w:lang w:val="en-GB"/>
          </w:rPr>
          <w:t>Câu tr</w:t>
        </w:r>
        <w:r w:rsidRPr="00863667">
          <w:rPr>
            <w:rFonts w:ascii="iCiel Avenir LT Std 35 Light" w:hAnsi="iCiel Avenir LT Std 35 Light" w:cs="Calibri"/>
            <w:b/>
            <w:bCs/>
            <w:i/>
            <w:iCs/>
            <w:sz w:val="22"/>
            <w:szCs w:val="22"/>
            <w:u w:val="single"/>
            <w:lang w:val="en-GB"/>
          </w:rPr>
          <w:t>ả</w:t>
        </w:r>
        <w:r w:rsidRPr="00863667">
          <w:rPr>
            <w:rFonts w:ascii="iCiel Avenir LT Std 35 Light" w:hAnsi="iCiel Avenir LT Std 35 Light" w:cs="Arial"/>
            <w:b/>
            <w:bCs/>
            <w:i/>
            <w:iCs/>
            <w:sz w:val="22"/>
            <w:szCs w:val="22"/>
            <w:u w:val="single"/>
            <w:lang w:val="en-GB"/>
          </w:rPr>
          <w:t xml:space="preserve"> l</w:t>
        </w:r>
        <w:r w:rsidRPr="00863667">
          <w:rPr>
            <w:rFonts w:ascii="iCiel Avenir LT Std 35 Light" w:hAnsi="iCiel Avenir LT Std 35 Light" w:cs="Calibri"/>
            <w:b/>
            <w:bCs/>
            <w:i/>
            <w:iCs/>
            <w:sz w:val="22"/>
            <w:szCs w:val="22"/>
            <w:u w:val="single"/>
            <w:lang w:val="en-GB"/>
          </w:rPr>
          <w:t>ờ</w:t>
        </w:r>
        <w:r w:rsidRPr="00863667">
          <w:rPr>
            <w:rFonts w:ascii="iCiel Avenir LT Std 35 Light" w:hAnsi="iCiel Avenir LT Std 35 Light" w:cs="Arial"/>
            <w:b/>
            <w:bCs/>
            <w:i/>
            <w:iCs/>
            <w:sz w:val="22"/>
            <w:szCs w:val="22"/>
            <w:u w:val="single"/>
            <w:lang w:val="en-GB"/>
          </w:rPr>
          <w:t>i:</w:t>
        </w:r>
      </w:ins>
    </w:p>
    <w:p w14:paraId="72A2952A" w14:textId="77777777" w:rsidR="003C6139" w:rsidRPr="00863667" w:rsidRDefault="003C6139" w:rsidP="003C6139">
      <w:pPr>
        <w:tabs>
          <w:tab w:val="left" w:pos="630"/>
          <w:tab w:val="left" w:pos="1080"/>
        </w:tabs>
        <w:ind w:firstLine="0"/>
        <w:rPr>
          <w:ins w:id="10329" w:author="An Tran, ACA (BUV)" w:date="2024-09-12T11:07:00Z" w16du:dateUtc="2024-09-12T04:07:00Z"/>
          <w:rFonts w:ascii="iCiel Avenir LT Std 35 Light" w:hAnsi="iCiel Avenir LT Std 35 Light" w:cs="Arial"/>
          <w:sz w:val="22"/>
          <w:szCs w:val="22"/>
        </w:rPr>
      </w:pPr>
      <w:ins w:id="10330" w:author="An Tran, ACA (BUV)" w:date="2024-09-12T11:07:00Z" w16du:dateUtc="2024-09-12T04:07:00Z">
        <w:r w:rsidRPr="00863667">
          <w:rPr>
            <w:rFonts w:ascii="iCiel Avenir LT Std 35 Light" w:hAnsi="iCiel Avenir LT Std 35 Light" w:cs="Arial"/>
            <w:sz w:val="22"/>
            <w:szCs w:val="22"/>
          </w:rPr>
          <w: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t>
        </w:r>
      </w:ins>
    </w:p>
    <w:p w14:paraId="62416B56" w14:textId="77777777" w:rsidR="003C6139" w:rsidRPr="00863667" w:rsidRDefault="003C6139" w:rsidP="003C6139">
      <w:pPr>
        <w:tabs>
          <w:tab w:val="left" w:pos="630"/>
          <w:tab w:val="left" w:pos="1080"/>
        </w:tabs>
        <w:ind w:firstLine="0"/>
        <w:rPr>
          <w:ins w:id="10331" w:author="An Tran, ACA (BUV)" w:date="2024-09-12T11:07:00Z" w16du:dateUtc="2024-09-12T04:07:00Z"/>
          <w:rFonts w:ascii="iCiel Avenir LT Std 35 Light" w:hAnsi="iCiel Avenir LT Std 35 Light" w:cs="Arial"/>
          <w:sz w:val="22"/>
          <w:szCs w:val="22"/>
        </w:rPr>
      </w:pPr>
      <w:ins w:id="10332" w:author="An Tran, ACA (BUV)" w:date="2024-09-12T11:07:00Z" w16du:dateUtc="2024-09-12T04:07:00Z">
        <w:r w:rsidRPr="00863667">
          <w:rPr>
            <w:rFonts w:ascii="iCiel Avenir LT Std 35 Light" w:hAnsi="iCiel Avenir LT Std 35 Light" w:cs="Arial"/>
            <w:noProof/>
            <w:sz w:val="22"/>
            <w:szCs w:val="22"/>
          </w:rPr>
          <w:drawing>
            <wp:anchor distT="0" distB="0" distL="114300" distR="114300" simplePos="0" relativeHeight="251689984" behindDoc="1" locked="0" layoutInCell="1" allowOverlap="1" wp14:anchorId="7FC36124" wp14:editId="05728C7B">
              <wp:simplePos x="0" y="0"/>
              <wp:positionH relativeFrom="margin">
                <wp:posOffset>-45720</wp:posOffset>
              </wp:positionH>
              <wp:positionV relativeFrom="paragraph">
                <wp:posOffset>76835</wp:posOffset>
              </wp:positionV>
              <wp:extent cx="6264910" cy="3366770"/>
              <wp:effectExtent l="0" t="0" r="2540" b="5080"/>
              <wp:wrapTopAndBottom/>
              <wp:docPr id="1618391773"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863667">
          <w:rPr>
            <w:rFonts w:ascii="iCiel Avenir LT Std 35 Light" w:hAnsi="iCiel Avenir LT Std 35 Light" w:cs="Arial"/>
            <w:sz w:val="22"/>
            <w:szCs w:val="22"/>
          </w:rPr>
          <w: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t>
        </w:r>
      </w:ins>
    </w:p>
    <w:p w14:paraId="02BF9E7C" w14:textId="77777777" w:rsidR="003C6139" w:rsidRPr="00863667" w:rsidRDefault="003C6139" w:rsidP="003C6139">
      <w:pPr>
        <w:tabs>
          <w:tab w:val="left" w:pos="630"/>
          <w:tab w:val="left" w:pos="1080"/>
        </w:tabs>
        <w:ind w:firstLine="0"/>
        <w:rPr>
          <w:ins w:id="10333" w:author="An Tran, ACA (BUV)" w:date="2024-09-12T11:07:00Z" w16du:dateUtc="2024-09-12T04:07:00Z"/>
          <w:rFonts w:ascii="iCiel Avenir LT Std 35 Light" w:hAnsi="iCiel Avenir LT Std 35 Light" w:cs="Arial"/>
          <w:sz w:val="22"/>
          <w:szCs w:val="22"/>
        </w:rPr>
      </w:pPr>
      <w:ins w:id="10334"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335" w:author="An Tran, ACA (BUV)" w:date="2024-09-13T17:29:00Z" w16du:dateUtc="2024-09-13T10:29:00Z">
              <w:rPr/>
            </w:rPrChange>
          </w:rPr>
          <w:fldChar w:fldCharType="begin"/>
        </w:r>
        <w:r w:rsidRPr="00863667">
          <w:rPr>
            <w:rFonts w:ascii="iCiel Avenir LT Std 35 Light" w:hAnsi="iCiel Avenir LT Std 35 Light"/>
            <w:rPrChange w:id="10336"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337"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0C2F9F2A" w14:textId="77777777" w:rsidR="003C6139" w:rsidRPr="00863667" w:rsidRDefault="003C6139" w:rsidP="003C6139">
      <w:pPr>
        <w:tabs>
          <w:tab w:val="left" w:pos="630"/>
          <w:tab w:val="left" w:pos="1080"/>
        </w:tabs>
        <w:ind w:firstLine="0"/>
        <w:rPr>
          <w:ins w:id="10338" w:author="An Tran, ACA (BUV)" w:date="2024-09-12T11:07:00Z" w16du:dateUtc="2024-09-12T04:07:00Z"/>
          <w:rFonts w:ascii="iCiel Avenir LT Std 35 Light" w:hAnsi="iCiel Avenir LT Std 35 Light" w:cs="Arial"/>
          <w:sz w:val="22"/>
          <w:szCs w:val="22"/>
        </w:rPr>
      </w:pPr>
      <w:ins w:id="10339"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19F9D6DE" w14:textId="77777777" w:rsidR="003C6139" w:rsidRPr="00863667" w:rsidRDefault="003C6139" w:rsidP="003C6139">
      <w:pPr>
        <w:tabs>
          <w:tab w:val="left" w:pos="630"/>
          <w:tab w:val="left" w:pos="1080"/>
        </w:tabs>
        <w:ind w:firstLine="0"/>
        <w:rPr>
          <w:ins w:id="10340" w:author="An Tran, ACA (BUV)" w:date="2024-09-12T11:07:00Z" w16du:dateUtc="2024-09-12T04:07:00Z"/>
          <w:rFonts w:ascii="iCiel Avenir LT Std 35 Light" w:hAnsi="iCiel Avenir LT Std 35 Light" w:cs="Arial"/>
          <w:i/>
          <w:iCs/>
          <w:sz w:val="22"/>
          <w:szCs w:val="22"/>
        </w:rPr>
      </w:pPr>
      <w:ins w:id="10341" w:author="An Tran, ACA (BUV)" w:date="2024-09-12T11:07:00Z" w16du:dateUtc="2024-09-12T04:07:00Z">
        <w:r w:rsidRPr="00863667">
          <w:rPr>
            <w:rFonts w:ascii="iCiel Avenir LT Std 35 Light" w:hAnsi="iCiel Avenir LT Std 35 Light" w:cs="Arial"/>
            <w:i/>
            <w:iCs/>
            <w:sz w:val="22"/>
            <w:szCs w:val="22"/>
          </w:rPr>
          <w:t xml:space="preserve">Các công ty </w:t>
        </w:r>
        <w:r w:rsidRPr="00863667">
          <w:rPr>
            <w:rFonts w:ascii="iCiel Avenir LT Std 35 Light" w:hAnsi="iCiel Avenir LT Std 35 Light" w:cs="Calibri"/>
            <w:i/>
            <w:iCs/>
            <w:sz w:val="22"/>
            <w:szCs w:val="22"/>
          </w:rPr>
          <w:t>đố</w:t>
        </w:r>
        <w:r w:rsidRPr="00863667">
          <w:rPr>
            <w:rFonts w:ascii="iCiel Avenir LT Std 35 Light" w:hAnsi="iCiel Avenir LT Std 35 Light" w:cs="Arial"/>
            <w:i/>
            <w:iCs/>
            <w:sz w:val="22"/>
            <w:szCs w:val="22"/>
          </w:rPr>
          <w:t>i t</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BUV v</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bao g</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m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 xml:space="preserve">p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l</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v</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a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nh</w:t>
        </w:r>
        <w:r w:rsidRPr="00863667">
          <w:rPr>
            <w:rFonts w:ascii="iCiel Avenir LT Std 35 Light" w:hAnsi="iCiel Avenir LT Std 35 Light" w:cs="Calibri"/>
            <w:i/>
            <w:iCs/>
            <w:sz w:val="22"/>
            <w:szCs w:val="22"/>
          </w:rPr>
          <w:t>ỏ</w:t>
        </w:r>
        <w:r w:rsidRPr="00863667">
          <w:rPr>
            <w:rFonts w:ascii="iCiel Avenir LT Std 35 Light" w:hAnsi="iCiel Avenir LT Std 35 Light" w:cs="Arial"/>
            <w:i/>
            <w:iCs/>
            <w:sz w:val="22"/>
            <w:szCs w:val="22"/>
          </w:rPr>
          <w:t>,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t Nam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qu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ổ</w:t>
        </w:r>
        <w:r w:rsidRPr="00863667">
          <w:rPr>
            <w:rFonts w:ascii="iCiel Avenir LT Std 35 Light" w:hAnsi="iCiel Avenir LT Std 35 Light" w:cs="Arial"/>
            <w:i/>
            <w:iCs/>
            <w:sz w:val="22"/>
            <w:szCs w:val="22"/>
          </w:rPr>
          <w:t xml:space="preserve"> ch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phi l</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i nhu</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phi ch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nh ph</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 xml:space="preserve"> (NGOs),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đặ</w:t>
        </w:r>
        <w:r w:rsidRPr="00863667">
          <w:rPr>
            <w:rFonts w:ascii="iCiel Avenir LT Std 35 Light" w:hAnsi="iCiel Avenir LT Std 35 Light" w:cs="Arial"/>
            <w:i/>
            <w:iCs/>
            <w:sz w:val="22"/>
            <w:szCs w:val="22"/>
          </w:rPr>
          <w:t>t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n</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c ngo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i, trong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a d</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l</w:t>
        </w:r>
        <w:r w:rsidRPr="00863667">
          <w:rPr>
            <w:rFonts w:ascii="iCiel Avenir LT Std 35 Light" w:hAnsi="iCiel Avenir LT Std 35 Light" w:cs="Calibri"/>
            <w:i/>
            <w:iCs/>
            <w:sz w:val="22"/>
            <w:szCs w:val="22"/>
          </w:rPr>
          <w:t>ĩ</w:t>
        </w:r>
        <w:r w:rsidRPr="00863667">
          <w:rPr>
            <w:rFonts w:ascii="iCiel Avenir LT Std 35 Light" w:hAnsi="iCiel Avenir LT Std 35 Light" w:cs="Arial"/>
            <w:i/>
            <w:iCs/>
            <w:sz w:val="22"/>
            <w:szCs w:val="22"/>
          </w:rPr>
          <w:t>nh v</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nhau. Qu</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ph</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 huynh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 xml:space="preserve"> tham kh</w:t>
        </w:r>
        <w:r w:rsidRPr="00863667">
          <w:rPr>
            <w:rFonts w:ascii="iCiel Avenir LT Std 35 Light" w:hAnsi="iCiel Avenir LT Std 35 Light" w:cs="Calibri"/>
            <w:i/>
            <w:iCs/>
            <w:sz w:val="22"/>
            <w:szCs w:val="22"/>
          </w:rPr>
          <w:t>ả</w:t>
        </w:r>
        <w:r w:rsidRPr="00863667">
          <w:rPr>
            <w:rFonts w:ascii="iCiel Avenir LT Std 35 Light" w:hAnsi="iCiel Avenir LT Std 35 Light" w:cs="Arial"/>
            <w:i/>
            <w:iCs/>
            <w:sz w:val="22"/>
            <w:szCs w:val="22"/>
          </w:rPr>
          <w:t>o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n</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m trong m</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ng l</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i h</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n 400 </w:t>
        </w:r>
        <w:r w:rsidRPr="00863667">
          <w:rPr>
            <w:rFonts w:ascii="iCiel Avenir LT Std 35 Light" w:hAnsi="iCiel Avenir LT Std 35 Light" w:cs="Calibri"/>
            <w:i/>
            <w:iCs/>
            <w:sz w:val="22"/>
            <w:szCs w:val="22"/>
          </w:rPr>
          <w:t>đố</w:t>
        </w:r>
        <w:r w:rsidRPr="00863667">
          <w:rPr>
            <w:rFonts w:ascii="iCiel Avenir LT Std 35 Light" w:hAnsi="iCiel Avenir LT Std 35 Light" w:cs="Arial"/>
            <w:i/>
            <w:iCs/>
            <w:sz w:val="22"/>
            <w:szCs w:val="22"/>
          </w:rPr>
          <w:t>i t</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w:t>
        </w:r>
        <w:r w:rsidRPr="00863667">
          <w:rPr>
            <w:rFonts w:ascii="iCiel Avenir LT Std 35 Light" w:hAnsi="iCiel Avenir LT Std 35 Light" w:cs="Calibri"/>
            <w:i/>
            <w:iCs/>
            <w:sz w:val="22"/>
            <w:szCs w:val="22"/>
          </w:rPr>
          <w:t>ư</w:t>
        </w:r>
        <w:r w:rsidRPr="00863667">
          <w:rPr>
            <w:rFonts w:ascii="iCiel Avenir LT Std 35 Light" w:hAnsi="iCiel Avenir LT Std 35 Light" w:cs="Arial"/>
            <w:i/>
            <w:iCs/>
            <w:sz w:val="22"/>
            <w:szCs w:val="22"/>
          </w:rPr>
          <w:t xml:space="preserve"> trong h</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w:t>
        </w:r>
      </w:ins>
    </w:p>
    <w:p w14:paraId="20B4CD7F" w14:textId="77777777" w:rsidR="003C6139" w:rsidRPr="00863667" w:rsidRDefault="003C6139" w:rsidP="003C6139">
      <w:pPr>
        <w:ind w:firstLine="0"/>
        <w:rPr>
          <w:ins w:id="10342" w:author="An Tran, ACA (BUV)" w:date="2024-09-12T11:07:00Z" w16du:dateUtc="2024-09-12T04:07:00Z"/>
          <w:rFonts w:ascii="iCiel Avenir LT Std 35 Light" w:hAnsi="iCiel Avenir LT Std 35 Light" w:cs="Arial"/>
          <w:i/>
          <w:iCs/>
          <w:sz w:val="22"/>
          <w:szCs w:val="22"/>
        </w:rPr>
      </w:pPr>
      <w:ins w:id="10343" w:author="An Tran, ACA (BUV)" w:date="2024-09-12T11:07:00Z" w16du:dateUtc="2024-09-12T04:07:00Z">
        <w:r w:rsidRPr="00863667">
          <w:rPr>
            <w:rFonts w:ascii="iCiel Avenir LT Std 35 Light" w:hAnsi="iCiel Avenir LT Std 35 Light" w:cs="Arial"/>
            <w:noProof/>
            <w:sz w:val="22"/>
            <w:szCs w:val="22"/>
          </w:rPr>
          <w:drawing>
            <wp:anchor distT="0" distB="0" distL="114300" distR="114300" simplePos="0" relativeHeight="251691008" behindDoc="1" locked="0" layoutInCell="1" allowOverlap="1" wp14:anchorId="1683FB77" wp14:editId="6052C138">
              <wp:simplePos x="0" y="0"/>
              <wp:positionH relativeFrom="margin">
                <wp:posOffset>0</wp:posOffset>
              </wp:positionH>
              <wp:positionV relativeFrom="paragraph">
                <wp:posOffset>0</wp:posOffset>
              </wp:positionV>
              <wp:extent cx="6264910" cy="3366770"/>
              <wp:effectExtent l="0" t="0" r="2540" b="5080"/>
              <wp:wrapTopAndBottom/>
              <wp:docPr id="1903279951" name="Picture 190327995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863667">
          <w:rPr>
            <w:rFonts w:ascii="iCiel Avenir LT Std 35 Light" w:hAnsi="iCiel Avenir LT Std 35 Light" w:cs="Arial"/>
            <w:i/>
            <w:iCs/>
            <w:sz w:val="22"/>
            <w:szCs w:val="22"/>
          </w:rPr>
          <w:t>Chúng tôi tin r</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ng d</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ch Covid-19 </w:t>
        </w:r>
        <w:r w:rsidRPr="00863667">
          <w:rPr>
            <w:rFonts w:ascii="iCiel Avenir LT Std 35 Light" w:hAnsi="iCiel Avenir LT Std 35 Light" w:cs="Calibri"/>
            <w:i/>
            <w:iCs/>
            <w:sz w:val="22"/>
            <w:szCs w:val="22"/>
          </w:rPr>
          <w:t>đ</w:t>
        </w:r>
        <w:r w:rsidRPr="00863667">
          <w:rPr>
            <w:rFonts w:ascii="iCiel Avenir LT Std 35 Light" w:hAnsi="iCiel Avenir LT Std 35 Light" w:cs="Avenir LT Std 35 Light"/>
            <w:i/>
            <w:iCs/>
            <w:sz w:val="22"/>
            <w:szCs w:val="22"/>
          </w:rPr>
          <w:t>ã</w:t>
        </w:r>
        <w:r w:rsidRPr="00863667">
          <w:rPr>
            <w:rFonts w:ascii="iCiel Avenir LT Std 35 Light" w:hAnsi="iCiel Avenir LT Std 35 Light" w:cs="Arial"/>
            <w:i/>
            <w:iCs/>
            <w:sz w:val="22"/>
            <w:szCs w:val="22"/>
          </w:rPr>
          <w:t xml:space="preserve"> xoay chuy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m</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Làm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online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xa hi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Calibri"/>
            <w:i/>
            <w:iCs/>
            <w:sz w:val="22"/>
            <w:szCs w:val="22"/>
          </w:rPr>
          <w:t>đ</w:t>
        </w:r>
        <w:r w:rsidRPr="00863667">
          <w:rPr>
            <w:rFonts w:ascii="iCiel Avenir LT Std 35 Light" w:hAnsi="iCiel Avenir LT Std 35 Light" w:cs="Avenir LT Std 35 Light"/>
            <w:i/>
            <w:iCs/>
            <w:sz w:val="22"/>
            <w:szCs w:val="22"/>
          </w:rPr>
          <w:t>ã</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th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nh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xu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xu h</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ng n</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y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ò</w:t>
        </w:r>
        <w:r w:rsidRPr="00863667">
          <w:rPr>
            <w:rFonts w:ascii="iCiel Avenir LT Std 35 Light" w:hAnsi="iCiel Avenir LT Std 35 Light" w:cs="Arial"/>
            <w:i/>
            <w:iCs/>
            <w:sz w:val="22"/>
            <w:szCs w:val="22"/>
          </w:rPr>
          <w:t>n ti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p t</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c trong t</w:t>
        </w:r>
        <w:r w:rsidRPr="00863667">
          <w:rPr>
            <w:rFonts w:ascii="iCiel Avenir LT Std 35 Light" w:hAnsi="iCiel Avenir LT Std 35 Light" w:cs="Calibri"/>
            <w:i/>
            <w:iCs/>
            <w:sz w:val="22"/>
            <w:szCs w:val="22"/>
          </w:rPr>
          <w:t>ươ</w:t>
        </w:r>
        <w:r w:rsidRPr="00863667">
          <w:rPr>
            <w:rFonts w:ascii="iCiel Avenir LT Std 35 Light" w:hAnsi="iCiel Avenir LT Std 35 Light" w:cs="Arial"/>
            <w:i/>
            <w:iCs/>
            <w:sz w:val="22"/>
            <w:szCs w:val="22"/>
          </w:rPr>
          <w:t>ng lai theo nhi</w:t>
        </w:r>
        <w:r w:rsidRPr="00863667">
          <w:rPr>
            <w:rFonts w:ascii="iCiel Avenir LT Std 35 Light" w:hAnsi="iCiel Avenir LT Std 35 Light" w:cs="Calibri"/>
            <w:i/>
            <w:iCs/>
            <w:sz w:val="22"/>
            <w:szCs w:val="22"/>
          </w:rPr>
          <w:t>ề</w:t>
        </w:r>
        <w:r w:rsidRPr="00863667">
          <w:rPr>
            <w:rFonts w:ascii="iCiel Avenir LT Std 35 Light" w:hAnsi="iCiel Avenir LT Std 35 Light" w:cs="Arial"/>
            <w:i/>
            <w:iCs/>
            <w:sz w:val="22"/>
            <w:szCs w:val="22"/>
          </w:rPr>
          <w:t>u nghi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u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nhau g</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 xml:space="preserve">n </w:t>
        </w:r>
        <w:r w:rsidRPr="00863667">
          <w:rPr>
            <w:rFonts w:ascii="iCiel Avenir LT Std 35 Light" w:hAnsi="iCiel Avenir LT Std 35 Light" w:cs="Calibri"/>
            <w:i/>
            <w:iCs/>
            <w:sz w:val="22"/>
            <w:szCs w:val="22"/>
          </w:rPr>
          <w:t>đ</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cs="Arial"/>
            <w:i/>
            <w:iCs/>
            <w:sz w:val="22"/>
            <w:szCs w:val="22"/>
          </w:rPr>
          <w:t>y. Trong t</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hu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ng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ng ty ti</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p t</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c l</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nh</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trong th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i k</w:t>
        </w:r>
        <w:r w:rsidRPr="00863667">
          <w:rPr>
            <w:rFonts w:ascii="iCiel Avenir LT Std 35 Light" w:hAnsi="iCiel Avenir LT Std 35 Light" w:cs="Calibri"/>
            <w:i/>
            <w:iCs/>
            <w:sz w:val="22"/>
            <w:szCs w:val="22"/>
          </w:rPr>
          <w:t>ỳ</w:t>
        </w:r>
        <w:r w:rsidRPr="00863667">
          <w:rPr>
            <w:rFonts w:ascii="iCiel Avenir LT Std 35 Light" w:hAnsi="iCiel Avenir LT Std 35 Light" w:cs="Arial"/>
            <w:i/>
            <w:iCs/>
            <w:sz w:val="22"/>
            <w:szCs w:val="22"/>
          </w:rPr>
          <w:t xml:space="preserve"> gi</w:t>
        </w:r>
        <w:r w:rsidRPr="00863667">
          <w:rPr>
            <w:rFonts w:ascii="iCiel Avenir LT Std 35 Light" w:hAnsi="iCiel Avenir LT Std 35 Light" w:cs="Avenir Next LT Pro"/>
            <w:i/>
            <w:iCs/>
            <w:sz w:val="22"/>
            <w:szCs w:val="22"/>
          </w:rPr>
          <w:t>ã</w:t>
        </w:r>
        <w:r w:rsidRPr="00863667">
          <w:rPr>
            <w:rFonts w:ascii="iCiel Avenir LT Std 35 Light" w:hAnsi="iCiel Avenir LT Std 35 Light" w:cs="Arial"/>
            <w:i/>
            <w:iCs/>
            <w:sz w:val="22"/>
            <w:szCs w:val="22"/>
          </w:rPr>
          <w:t>n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ch x</w:t>
        </w:r>
        <w:r w:rsidRPr="00863667">
          <w:rPr>
            <w:rFonts w:ascii="iCiel Avenir LT Std 35 Light" w:hAnsi="iCiel Avenir LT Std 35 Light" w:cs="Avenir Next LT Pro"/>
            <w:i/>
            <w:iCs/>
            <w:sz w:val="22"/>
            <w:szCs w:val="22"/>
          </w:rPr>
          <w:t>ã</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ch</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ng t</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ang h</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p t</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v</w:t>
        </w:r>
        <w:r w:rsidRPr="00863667">
          <w:rPr>
            <w:rFonts w:ascii="iCiel Avenir LT Std 35 Light" w:hAnsi="iCiel Avenir LT Std 35 Light" w:cs="Calibri"/>
            <w:i/>
            <w:iCs/>
            <w:sz w:val="22"/>
            <w:szCs w:val="22"/>
          </w:rPr>
          <w:t>ớ</w:t>
        </w:r>
        <w:r w:rsidRPr="00863667">
          <w:rPr>
            <w:rFonts w:ascii="iCiel Avenir LT Std 35 Light" w:hAnsi="iCiel Avenir LT Std 35 Light" w:cs="Arial"/>
            <w:i/>
            <w:iCs/>
            <w:sz w:val="22"/>
            <w:szCs w:val="22"/>
          </w:rPr>
          <w:t>i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c </w:t>
        </w:r>
        <w:r w:rsidRPr="00863667">
          <w:rPr>
            <w:rFonts w:ascii="iCiel Avenir LT Std 35 Light" w:hAnsi="iCiel Avenir LT Std 35 Light" w:cs="Calibri"/>
            <w:i/>
            <w:iCs/>
            <w:sz w:val="22"/>
            <w:szCs w:val="22"/>
          </w:rPr>
          <w:t>đố</w:t>
        </w:r>
        <w:r w:rsidRPr="00863667">
          <w:rPr>
            <w:rFonts w:ascii="iCiel Avenir LT Std 35 Light" w:hAnsi="iCiel Avenir LT Std 35 Light" w:cs="Arial"/>
            <w:i/>
            <w:iCs/>
            <w:sz w:val="22"/>
            <w:szCs w:val="22"/>
          </w:rPr>
          <w:t>i t</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cung c</w:t>
        </w:r>
        <w:r w:rsidRPr="00863667">
          <w:rPr>
            <w:rFonts w:ascii="iCiel Avenir LT Std 35 Light" w:hAnsi="iCiel Avenir LT Std 35 Light" w:cs="Calibri"/>
            <w:i/>
            <w:iCs/>
            <w:sz w:val="22"/>
            <w:szCs w:val="22"/>
          </w:rPr>
          <w:t>ấ</w:t>
        </w:r>
        <w:r w:rsidRPr="00863667">
          <w:rPr>
            <w:rFonts w:ascii="iCiel Avenir LT Std 35 Light" w:hAnsi="iCiel Avenir LT Std 35 Light" w:cs="Arial"/>
            <w:i/>
            <w:iCs/>
            <w:sz w:val="22"/>
            <w:szCs w:val="22"/>
          </w:rPr>
          <w:t>p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t</w:t>
        </w:r>
        <w:r w:rsidRPr="00863667">
          <w:rPr>
            <w:rFonts w:ascii="iCiel Avenir LT Std 35 Light" w:hAnsi="iCiel Avenir LT Std 35 Light" w:cs="Calibri"/>
            <w:i/>
            <w:iCs/>
            <w:sz w:val="22"/>
            <w:szCs w:val="22"/>
          </w:rPr>
          <w:t>ừ</w:t>
        </w:r>
        <w:r w:rsidRPr="00863667">
          <w:rPr>
            <w:rFonts w:ascii="iCiel Avenir LT Std 35 Light" w:hAnsi="iCiel Avenir LT Std 35 Light" w:cs="Arial"/>
            <w:i/>
            <w:iCs/>
            <w:sz w:val="22"/>
            <w:szCs w:val="22"/>
          </w:rPr>
          <w:t xml:space="preserve"> xa to</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i gian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b</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n th</w:t>
        </w:r>
        <w:r w:rsidRPr="00863667">
          <w:rPr>
            <w:rFonts w:ascii="iCiel Avenir LT Std 35 Light" w:hAnsi="iCiel Avenir LT Std 35 Light" w:cs="Calibri"/>
            <w:i/>
            <w:iCs/>
            <w:sz w:val="22"/>
            <w:szCs w:val="22"/>
          </w:rPr>
          <w:t>ờ</w:t>
        </w:r>
        <w:r w:rsidRPr="00863667">
          <w:rPr>
            <w:rFonts w:ascii="iCiel Avenir LT Std 35 Light" w:hAnsi="iCiel Avenir LT Std 35 Light" w:cs="Arial"/>
            <w:i/>
            <w:iCs/>
            <w:sz w:val="22"/>
            <w:szCs w:val="22"/>
          </w:rPr>
          <w:t>i gian cho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Avenir Next LT Pro"/>
            <w:i/>
            <w:iCs/>
            <w:sz w:val="22"/>
            <w:szCs w:val="22"/>
          </w:rPr>
          <w:t>ô</w:t>
        </w:r>
        <w:r w:rsidRPr="00863667">
          <w:rPr>
            <w:rFonts w:ascii="iCiel Avenir LT Std 35 Light" w:hAnsi="iCiel Avenir LT Std 35 Light" w:cs="Arial"/>
            <w:i/>
            <w:iCs/>
            <w:sz w:val="22"/>
            <w:szCs w:val="22"/>
          </w:rPr>
          <w:t xml:space="preserve">ng ty </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t</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 Vi</w:t>
        </w:r>
        <w:r w:rsidRPr="00863667">
          <w:rPr>
            <w:rFonts w:ascii="iCiel Avenir LT Std 35 Light" w:hAnsi="iCiel Avenir LT Std 35 Light" w:cs="Calibri"/>
            <w:i/>
            <w:iCs/>
            <w:sz w:val="22"/>
            <w:szCs w:val="22"/>
          </w:rPr>
          <w:t>ệ</w:t>
        </w:r>
        <w:r w:rsidRPr="00863667">
          <w:rPr>
            <w:rFonts w:ascii="iCiel Avenir LT Std 35 Light" w:hAnsi="iCiel Avenir LT Std 35 Light" w:cs="Arial"/>
            <w:i/>
            <w:iCs/>
            <w:sz w:val="22"/>
            <w:szCs w:val="22"/>
          </w:rPr>
          <w:t>t Nam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ở</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n</w:t>
        </w:r>
        <w:r w:rsidRPr="00863667">
          <w:rPr>
            <w:rFonts w:ascii="iCiel Avenir LT Std 35 Light" w:hAnsi="iCiel Avenir LT Std 35 Light" w:cs="Calibri"/>
            <w:i/>
            <w:iCs/>
            <w:sz w:val="22"/>
            <w:szCs w:val="22"/>
          </w:rPr>
          <w:t>ướ</w:t>
        </w:r>
        <w:r w:rsidRPr="00863667">
          <w:rPr>
            <w:rFonts w:ascii="iCiel Avenir LT Std 35 Light" w:hAnsi="iCiel Avenir LT Std 35 Light" w:cs="Arial"/>
            <w:i/>
            <w:iCs/>
            <w:sz w:val="22"/>
            <w:szCs w:val="22"/>
          </w:rPr>
          <w:t>c kh</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trong khu v</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Ch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 xml:space="preserve">u </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Ch</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 xml:space="preserve">u </w:t>
        </w:r>
        <w:r w:rsidRPr="00863667">
          <w:rPr>
            <w:rFonts w:ascii="iCiel Avenir LT Std 35 Light" w:hAnsi="iCiel Avenir LT Std 35 Light" w:cs="Avenir Next LT Pro"/>
            <w:i/>
            <w:iCs/>
            <w:sz w:val="22"/>
            <w:szCs w:val="22"/>
          </w:rPr>
          <w:t>Â</w:t>
        </w:r>
        <w:r w:rsidRPr="00863667">
          <w:rPr>
            <w:rFonts w:ascii="iCiel Avenir LT Std 35 Light" w:hAnsi="iCiel Avenir LT Std 35 Light" w:cs="Arial"/>
            <w:i/>
            <w:iCs/>
            <w:sz w:val="22"/>
            <w:szCs w:val="22"/>
          </w:rPr>
          <w:t>u. N</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u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s</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i th</w:t>
        </w:r>
        <w:r w:rsidRPr="00863667">
          <w:rPr>
            <w:rFonts w:ascii="iCiel Avenir LT Std 35 Light" w:hAnsi="iCiel Avenir LT Std 35 Light" w:cs="Calibri"/>
            <w:i/>
            <w:iCs/>
            <w:sz w:val="22"/>
            <w:szCs w:val="22"/>
          </w:rPr>
          <w:t>ự</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p qu</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chi ph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 xml:space="preserve"> b</w:t>
        </w:r>
        <w:r w:rsidRPr="00863667">
          <w:rPr>
            <w:rFonts w:ascii="iCiel Avenir LT Std 35 Light" w:hAnsi="iCiel Avenir LT Std 35 Light" w:cs="Calibri"/>
            <w:i/>
            <w:iCs/>
            <w:sz w:val="22"/>
            <w:szCs w:val="22"/>
          </w:rPr>
          <w:t>ắ</w:t>
        </w:r>
        <w:r w:rsidRPr="00863667">
          <w:rPr>
            <w:rFonts w:ascii="iCiel Avenir LT Std 35 Light" w:hAnsi="iCiel Avenir LT Std 35 Light" w:cs="Arial"/>
            <w:i/>
            <w:iCs/>
            <w:sz w:val="22"/>
            <w:szCs w:val="22"/>
          </w:rPr>
          <w:t>t bu</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c cho </w:t>
        </w:r>
        <w:r w:rsidRPr="00863667">
          <w:rPr>
            <w:rFonts w:ascii="iCiel Avenir LT Std 35 Light" w:hAnsi="iCiel Avenir LT Std 35 Light" w:cs="Calibri"/>
            <w:i/>
            <w:iCs/>
            <w:sz w:val="22"/>
            <w:szCs w:val="22"/>
          </w:rPr>
          <w:t>đơ</w:t>
        </w:r>
        <w:r w:rsidRPr="00863667">
          <w:rPr>
            <w:rFonts w:ascii="iCiel Avenir LT Std 35 Light" w:hAnsi="iCiel Avenir LT Std 35 Light" w:cs="Arial"/>
            <w:i/>
            <w:iCs/>
            <w:sz w:val="22"/>
            <w:szCs w:val="22"/>
          </w:rPr>
          <w:t>n v</w:t>
        </w:r>
        <w:r w:rsidRPr="00863667">
          <w:rPr>
            <w:rFonts w:ascii="iCiel Avenir LT Std 35 Light" w:hAnsi="iCiel Avenir LT Std 35 Light" w:cs="Calibri"/>
            <w:i/>
            <w:iCs/>
            <w:sz w:val="22"/>
            <w:szCs w:val="22"/>
          </w:rPr>
          <w:t>ị</w:t>
        </w:r>
        <w:r w:rsidRPr="00863667">
          <w:rPr>
            <w:rFonts w:ascii="iCiel Avenir LT Std 35 Light" w:hAnsi="iCiel Avenir LT Std 35 Light" w:cs="Arial"/>
            <w:i/>
            <w:iCs/>
            <w:sz w:val="22"/>
            <w:szCs w:val="22"/>
          </w:rPr>
          <w:t xml:space="preserve"> k</w:t>
        </w:r>
        <w:r w:rsidRPr="00863667">
          <w:rPr>
            <w:rFonts w:ascii="iCiel Avenir LT Std 35 Light" w:hAnsi="iCiel Avenir LT Std 35 Light" w:cs="Calibri"/>
            <w:i/>
            <w:iCs/>
            <w:sz w:val="22"/>
            <w:szCs w:val="22"/>
          </w:rPr>
          <w:t>ế</w:t>
        </w:r>
        <w:r w:rsidRPr="00863667">
          <w:rPr>
            <w:rFonts w:ascii="iCiel Avenir LT Std 35 Light" w:hAnsi="iCiel Avenir LT Std 35 Light" w:cs="Arial"/>
            <w:i/>
            <w:iCs/>
            <w:sz w:val="22"/>
            <w:szCs w:val="22"/>
          </w:rPr>
          <w:t>t n</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i, BUV s</w:t>
        </w:r>
        <w:r w:rsidRPr="00863667">
          <w:rPr>
            <w:rFonts w:ascii="iCiel Avenir LT Std 35 Light" w:hAnsi="iCiel Avenir LT Std 35 Light" w:cs="Calibri"/>
            <w:i/>
            <w:iCs/>
            <w:sz w:val="22"/>
            <w:szCs w:val="22"/>
          </w:rPr>
          <w:t>ẽ</w:t>
        </w:r>
        <w:r w:rsidRPr="00863667">
          <w:rPr>
            <w:rFonts w:ascii="iCiel Avenir LT Std 35 Light" w:hAnsi="iCiel Avenir LT Std 35 Light" w:cs="Arial"/>
            <w:i/>
            <w:iCs/>
            <w:sz w:val="22"/>
            <w:szCs w:val="22"/>
          </w:rPr>
          <w:t xml:space="preserve"> c</w:t>
        </w:r>
        <w:r w:rsidRPr="00863667">
          <w:rPr>
            <w:rFonts w:ascii="iCiel Avenir LT Std 35 Light" w:hAnsi="iCiel Avenir LT Std 35 Light" w:cs="Avenir Next LT Pro"/>
            <w:i/>
            <w:iCs/>
            <w:sz w:val="22"/>
            <w:szCs w:val="22"/>
          </w:rPr>
          <w:t>ó</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Avenir Next LT Pro"/>
            <w:i/>
            <w:iCs/>
            <w:sz w:val="22"/>
            <w:szCs w:val="22"/>
          </w:rPr>
          <w:t>ì</w:t>
        </w:r>
        <w:r w:rsidRPr="00863667">
          <w:rPr>
            <w:rFonts w:ascii="iCiel Avenir LT Std 35 Light" w:hAnsi="iCiel Avenir LT Std 35 Light" w:cs="Arial"/>
            <w:i/>
            <w:iCs/>
            <w:sz w:val="22"/>
            <w:szCs w:val="22"/>
          </w:rPr>
          <w:t>nh th</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c h</w:t>
        </w:r>
        <w:r w:rsidRPr="00863667">
          <w:rPr>
            <w:rFonts w:ascii="iCiel Avenir LT Std 35 Light" w:hAnsi="iCiel Avenir LT Std 35 Light" w:cs="Calibri"/>
            <w:i/>
            <w:iCs/>
            <w:sz w:val="22"/>
            <w:szCs w:val="22"/>
          </w:rPr>
          <w:t>ỗ</w:t>
        </w:r>
        <w:r w:rsidRPr="00863667">
          <w:rPr>
            <w:rFonts w:ascii="iCiel Avenir LT Std 35 Light" w:hAnsi="iCiel Avenir LT Std 35 Light" w:cs="Arial"/>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cs="Arial"/>
            <w:i/>
            <w:iCs/>
            <w:sz w:val="22"/>
            <w:szCs w:val="22"/>
          </w:rPr>
          <w:t xml:space="preserve">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m</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t ph</w:t>
        </w:r>
        <w:r w:rsidRPr="00863667">
          <w:rPr>
            <w:rFonts w:ascii="iCiel Avenir LT Std 35 Light" w:hAnsi="iCiel Avenir LT Std 35 Light" w:cs="Calibri"/>
            <w:i/>
            <w:iCs/>
            <w:sz w:val="22"/>
            <w:szCs w:val="22"/>
          </w:rPr>
          <w:t>ầ</w:t>
        </w:r>
        <w:r w:rsidRPr="00863667">
          <w:rPr>
            <w:rFonts w:ascii="iCiel Avenir LT Std 35 Light" w:hAnsi="iCiel Avenir LT Std 35 Light" w:cs="Arial"/>
            <w:i/>
            <w:iCs/>
            <w:sz w:val="22"/>
            <w:szCs w:val="22"/>
          </w:rPr>
          <w:t>n t</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i ch</w:t>
        </w:r>
        <w:r w:rsidRPr="00863667">
          <w:rPr>
            <w:rFonts w:ascii="iCiel Avenir LT Std 35 Light" w:hAnsi="iCiel Avenir LT Std 35 Light" w:cs="Avenir Next LT Pro"/>
            <w:i/>
            <w:iCs/>
            <w:sz w:val="22"/>
            <w:szCs w:val="22"/>
          </w:rPr>
          <w:t>í</w:t>
        </w:r>
        <w:r w:rsidRPr="00863667">
          <w:rPr>
            <w:rFonts w:ascii="iCiel Avenir LT Std 35 Light" w:hAnsi="iCiel Avenir LT Std 35 Light" w:cs="Arial"/>
            <w:i/>
            <w:iCs/>
            <w:sz w:val="22"/>
            <w:szCs w:val="22"/>
          </w:rPr>
          <w:t>nh t</w:t>
        </w:r>
        <w:r w:rsidRPr="00863667">
          <w:rPr>
            <w:rFonts w:ascii="iCiel Avenir LT Std 35 Light" w:hAnsi="iCiel Avenir LT Std 35 Light" w:cs="Avenir Next LT Pro"/>
            <w:i/>
            <w:iCs/>
            <w:sz w:val="22"/>
            <w:szCs w:val="22"/>
          </w:rPr>
          <w:t>ù</w:t>
        </w:r>
        <w:r w:rsidRPr="00863667">
          <w:rPr>
            <w:rFonts w:ascii="iCiel Avenir LT Std 35 Light" w:hAnsi="iCiel Avenir LT Std 35 Light" w:cs="Arial"/>
            <w:i/>
            <w:iCs/>
            <w:sz w:val="22"/>
            <w:szCs w:val="22"/>
          </w:rPr>
          <w:t>y thu</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c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o h</w:t>
        </w:r>
        <w:r w:rsidRPr="00863667">
          <w:rPr>
            <w:rFonts w:ascii="iCiel Avenir LT Std 35 Light" w:hAnsi="iCiel Avenir LT Std 35 Light" w:cs="Calibri"/>
            <w:i/>
            <w:iCs/>
            <w:sz w:val="22"/>
            <w:szCs w:val="22"/>
          </w:rPr>
          <w:t>ồ</w:t>
        </w:r>
        <w:r w:rsidRPr="00863667">
          <w:rPr>
            <w:rFonts w:ascii="iCiel Avenir LT Std 35 Light" w:hAnsi="iCiel Avenir LT Std 35 Light" w:cs="Arial"/>
            <w:i/>
            <w:iCs/>
            <w:sz w:val="22"/>
            <w:szCs w:val="22"/>
          </w:rPr>
          <w:t xml:space="preserve"> s</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đă</w:t>
        </w:r>
        <w:r w:rsidRPr="00863667">
          <w:rPr>
            <w:rFonts w:ascii="iCiel Avenir LT Std 35 Light" w:hAnsi="iCiel Avenir LT Std 35 Light" w:cs="Arial"/>
            <w:i/>
            <w:iCs/>
            <w:sz w:val="22"/>
            <w:szCs w:val="22"/>
          </w:rPr>
          <w:t>ng k</w:t>
        </w:r>
        <w:r w:rsidRPr="00863667">
          <w:rPr>
            <w:rFonts w:ascii="iCiel Avenir LT Std 35 Light" w:hAnsi="iCiel Avenir LT Std 35 Light" w:cs="Avenir Next LT Pro"/>
            <w:i/>
            <w:iCs/>
            <w:sz w:val="22"/>
            <w:szCs w:val="22"/>
          </w:rPr>
          <w:t>ý</w:t>
        </w:r>
        <w:r w:rsidRPr="00863667">
          <w:rPr>
            <w:rFonts w:ascii="iCiel Avenir LT Std 35 Light" w:hAnsi="iCiel Avenir LT Std 35 Light" w:cs="Arial"/>
            <w:i/>
            <w:iCs/>
            <w:sz w:val="22"/>
            <w:szCs w:val="22"/>
          </w:rPr>
          <w:t xml:space="preserve"> v</w:t>
        </w:r>
        <w:r w:rsidRPr="00863667">
          <w:rPr>
            <w:rFonts w:ascii="iCiel Avenir LT Std 35 Light" w:hAnsi="iCiel Avenir LT Std 35 Light" w:cs="Avenir Next LT Pro"/>
            <w:i/>
            <w:iCs/>
            <w:sz w:val="22"/>
            <w:szCs w:val="22"/>
          </w:rPr>
          <w:t>à</w:t>
        </w:r>
        <w:r w:rsidRPr="00863667">
          <w:rPr>
            <w:rFonts w:ascii="iCiel Avenir LT Std 35 Light" w:hAnsi="iCiel Avenir LT Std 35 Light" w:cs="Arial"/>
            <w:i/>
            <w:iCs/>
            <w:sz w:val="22"/>
            <w:szCs w:val="22"/>
          </w:rPr>
          <w:t xml:space="preserve"> </w:t>
        </w:r>
        <w:r w:rsidRPr="00863667">
          <w:rPr>
            <w:rFonts w:ascii="iCiel Avenir LT Std 35 Light" w:hAnsi="iCiel Avenir LT Std 35 Light" w:cs="Calibri"/>
            <w:i/>
            <w:iCs/>
            <w:sz w:val="22"/>
            <w:szCs w:val="22"/>
          </w:rPr>
          <w:t>ứ</w:t>
        </w:r>
        <w:r w:rsidRPr="00863667">
          <w:rPr>
            <w:rFonts w:ascii="iCiel Avenir LT Std 35 Light" w:hAnsi="iCiel Avenir LT Std 35 Light" w:cs="Arial"/>
            <w:i/>
            <w:iCs/>
            <w:sz w:val="22"/>
            <w:szCs w:val="22"/>
          </w:rPr>
          <w:t>ng tuy</w:t>
        </w:r>
        <w:r w:rsidRPr="00863667">
          <w:rPr>
            <w:rFonts w:ascii="iCiel Avenir LT Std 35 Light" w:hAnsi="iCiel Avenir LT Std 35 Light" w:cs="Calibri"/>
            <w:i/>
            <w:iCs/>
            <w:sz w:val="22"/>
            <w:szCs w:val="22"/>
          </w:rPr>
          <w:t>ể</w:t>
        </w:r>
        <w:r w:rsidRPr="00863667">
          <w:rPr>
            <w:rFonts w:ascii="iCiel Avenir LT Std 35 Light" w:hAnsi="iCiel Avenir LT Std 35 Light" w:cs="Arial"/>
            <w:i/>
            <w:iCs/>
            <w:sz w:val="22"/>
            <w:szCs w:val="22"/>
          </w:rPr>
          <w:t>n c</w:t>
        </w:r>
        <w:r w:rsidRPr="00863667">
          <w:rPr>
            <w:rFonts w:ascii="iCiel Avenir LT Std 35 Light" w:hAnsi="iCiel Avenir LT Std 35 Light" w:cs="Calibri"/>
            <w:i/>
            <w:iCs/>
            <w:sz w:val="22"/>
            <w:szCs w:val="22"/>
          </w:rPr>
          <w:t>ủ</w:t>
        </w:r>
        <w:r w:rsidRPr="00863667">
          <w:rPr>
            <w:rFonts w:ascii="iCiel Avenir LT Std 35 Light" w:hAnsi="iCiel Avenir LT Std 35 Light" w:cs="Arial"/>
            <w:i/>
            <w:iCs/>
            <w:sz w:val="22"/>
            <w:szCs w:val="22"/>
          </w:rPr>
          <w:t>a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b</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n nh</w:t>
        </w:r>
        <w:r w:rsidRPr="00863667">
          <w:rPr>
            <w:rFonts w:ascii="iCiel Avenir LT Std 35 Light" w:hAnsi="iCiel Avenir LT Std 35 Light" w:cs="Calibri"/>
            <w:i/>
            <w:iCs/>
            <w:sz w:val="22"/>
            <w:szCs w:val="22"/>
          </w:rPr>
          <w:t>ằ</w:t>
        </w:r>
        <w:r w:rsidRPr="00863667">
          <w:rPr>
            <w:rFonts w:ascii="iCiel Avenir LT Std 35 Light" w:hAnsi="iCiel Avenir LT Std 35 Light" w:cs="Arial"/>
            <w:i/>
            <w:iCs/>
            <w:sz w:val="22"/>
            <w:szCs w:val="22"/>
          </w:rPr>
          <w:t>m gi</w:t>
        </w:r>
        <w:r w:rsidRPr="00863667">
          <w:rPr>
            <w:rFonts w:ascii="iCiel Avenir LT Std 35 Light" w:hAnsi="iCiel Avenir LT Std 35 Light" w:cs="Avenir Next LT Pro"/>
            <w:i/>
            <w:iCs/>
            <w:sz w:val="22"/>
            <w:szCs w:val="22"/>
          </w:rPr>
          <w:t>ú</w:t>
        </w:r>
        <w:r w:rsidRPr="00863667">
          <w:rPr>
            <w:rFonts w:ascii="iCiel Avenir LT Std 35 Light" w:hAnsi="iCiel Avenir LT Std 35 Light" w:cs="Arial"/>
            <w:i/>
            <w:iCs/>
            <w:sz w:val="22"/>
            <w:szCs w:val="22"/>
          </w:rPr>
          <w:t>p sinh vi</w:t>
        </w:r>
        <w:r w:rsidRPr="00863667">
          <w:rPr>
            <w:rFonts w:ascii="iCiel Avenir LT Std 35 Light" w:hAnsi="iCiel Avenir LT Std 35 Light" w:cs="Avenir Next LT Pro"/>
            <w:i/>
            <w:iCs/>
            <w:sz w:val="22"/>
            <w:szCs w:val="22"/>
          </w:rPr>
          <w:t>ê</w:t>
        </w:r>
        <w:r w:rsidRPr="00863667">
          <w:rPr>
            <w:rFonts w:ascii="iCiel Avenir LT Std 35 Light" w:hAnsi="iCiel Avenir LT Std 35 Light" w:cs="Arial"/>
            <w:i/>
            <w:iCs/>
            <w:sz w:val="22"/>
            <w:szCs w:val="22"/>
          </w:rPr>
          <w:t>n t</w:t>
        </w:r>
        <w:r w:rsidRPr="00863667">
          <w:rPr>
            <w:rFonts w:ascii="iCiel Avenir LT Std 35 Light" w:hAnsi="iCiel Avenir LT Std 35 Light" w:cs="Calibri"/>
            <w:i/>
            <w:iCs/>
            <w:sz w:val="22"/>
            <w:szCs w:val="22"/>
          </w:rPr>
          <w:t>ậ</w:t>
        </w:r>
        <w:r w:rsidRPr="00863667">
          <w:rPr>
            <w:rFonts w:ascii="iCiel Avenir LT Std 35 Light" w:hAnsi="iCiel Avenir LT Std 35 Light" w:cs="Arial"/>
            <w:i/>
            <w:iCs/>
            <w:sz w:val="22"/>
            <w:szCs w:val="22"/>
          </w:rPr>
          <w:t>n d</w:t>
        </w:r>
        <w:r w:rsidRPr="00863667">
          <w:rPr>
            <w:rFonts w:ascii="iCiel Avenir LT Std 35 Light" w:hAnsi="iCiel Avenir LT Std 35 Light" w:cs="Calibri"/>
            <w:i/>
            <w:iCs/>
            <w:sz w:val="22"/>
            <w:szCs w:val="22"/>
          </w:rPr>
          <w:t>ụ</w:t>
        </w:r>
        <w:r w:rsidRPr="00863667">
          <w:rPr>
            <w:rFonts w:ascii="iCiel Avenir LT Std 35 Light" w:hAnsi="iCiel Avenir LT Std 35 Light" w:cs="Arial"/>
            <w:i/>
            <w:iCs/>
            <w:sz w:val="22"/>
            <w:szCs w:val="22"/>
          </w:rPr>
          <w:t xml:space="preserve">ng </w:t>
        </w:r>
        <w:r w:rsidRPr="00863667">
          <w:rPr>
            <w:rFonts w:ascii="iCiel Avenir LT Std 35 Light" w:hAnsi="iCiel Avenir LT Std 35 Light" w:cs="Calibri"/>
            <w:i/>
            <w:iCs/>
            <w:sz w:val="22"/>
            <w:szCs w:val="22"/>
          </w:rPr>
          <w:t>đượ</w:t>
        </w:r>
        <w:r w:rsidRPr="00863667">
          <w:rPr>
            <w:rFonts w:ascii="iCiel Avenir LT Std 35 Light" w:hAnsi="iCiel Avenir LT Std 35 Light" w:cs="Arial"/>
            <w:i/>
            <w:iCs/>
            <w:sz w:val="22"/>
            <w:szCs w:val="22"/>
          </w:rPr>
          <w:t>c t</w:t>
        </w:r>
        <w:r w:rsidRPr="00863667">
          <w:rPr>
            <w:rFonts w:ascii="iCiel Avenir LT Std 35 Light" w:hAnsi="iCiel Avenir LT Std 35 Light" w:cs="Calibri"/>
            <w:i/>
            <w:iCs/>
            <w:sz w:val="22"/>
            <w:szCs w:val="22"/>
          </w:rPr>
          <w:t>ố</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Calibri"/>
            <w:i/>
            <w:iCs/>
            <w:sz w:val="22"/>
            <w:szCs w:val="22"/>
          </w:rPr>
          <w:t>đ</w:t>
        </w:r>
        <w:r w:rsidRPr="00863667">
          <w:rPr>
            <w:rFonts w:ascii="iCiel Avenir LT Std 35 Light" w:hAnsi="iCiel Avenir LT Std 35 Light" w:cs="Arial"/>
            <w:i/>
            <w:iCs/>
            <w:sz w:val="22"/>
            <w:szCs w:val="22"/>
          </w:rPr>
          <w:t>a c</w:t>
        </w:r>
        <w:r w:rsidRPr="00863667">
          <w:rPr>
            <w:rFonts w:ascii="iCiel Avenir LT Std 35 Light" w:hAnsi="iCiel Avenir LT Std 35 Light" w:cs="Avenir Next LT Pro"/>
            <w:i/>
            <w:iCs/>
            <w:sz w:val="22"/>
            <w:szCs w:val="22"/>
          </w:rPr>
          <w:t>á</w:t>
        </w:r>
        <w:r w:rsidRPr="00863667">
          <w:rPr>
            <w:rFonts w:ascii="iCiel Avenir LT Std 35 Light" w:hAnsi="iCiel Avenir LT Std 35 Light" w:cs="Arial"/>
            <w:i/>
            <w:iCs/>
            <w:sz w:val="22"/>
            <w:szCs w:val="22"/>
          </w:rPr>
          <w:t>c c</w:t>
        </w:r>
        <w:r w:rsidRPr="00863667">
          <w:rPr>
            <w:rFonts w:ascii="iCiel Avenir LT Std 35 Light" w:hAnsi="iCiel Avenir LT Std 35 Light" w:cs="Calibri"/>
            <w:i/>
            <w:iCs/>
            <w:sz w:val="22"/>
            <w:szCs w:val="22"/>
          </w:rPr>
          <w:t>ơ</w:t>
        </w:r>
        <w:r w:rsidRPr="00863667">
          <w:rPr>
            <w:rFonts w:ascii="iCiel Avenir LT Std 35 Light" w:hAnsi="iCiel Avenir LT Std 35 Light" w:cs="Arial"/>
            <w:i/>
            <w:iCs/>
            <w:sz w:val="22"/>
            <w:szCs w:val="22"/>
          </w:rPr>
          <w:t xml:space="preserve"> h</w:t>
        </w:r>
        <w:r w:rsidRPr="00863667">
          <w:rPr>
            <w:rFonts w:ascii="iCiel Avenir LT Std 35 Light" w:hAnsi="iCiel Avenir LT Std 35 Light" w:cs="Calibri"/>
            <w:i/>
            <w:iCs/>
            <w:sz w:val="22"/>
            <w:szCs w:val="22"/>
          </w:rPr>
          <w:t>ộ</w:t>
        </w:r>
        <w:r w:rsidRPr="00863667">
          <w:rPr>
            <w:rFonts w:ascii="iCiel Avenir LT Std 35 Light" w:hAnsi="iCiel Avenir LT Std 35 Light" w:cs="Arial"/>
            <w:i/>
            <w:iCs/>
            <w:sz w:val="22"/>
            <w:szCs w:val="22"/>
          </w:rPr>
          <w:t xml:space="preserve">i </w:t>
        </w:r>
        <w:r w:rsidRPr="00863667">
          <w:rPr>
            <w:rFonts w:ascii="iCiel Avenir LT Std 35 Light" w:hAnsi="iCiel Avenir LT Std 35 Light" w:cs="Calibri"/>
            <w:i/>
            <w:iCs/>
            <w:sz w:val="22"/>
            <w:szCs w:val="22"/>
          </w:rPr>
          <w:t>đượ</w:t>
        </w:r>
        <w:r w:rsidRPr="00863667">
          <w:rPr>
            <w:rFonts w:ascii="iCiel Avenir LT Std 35 Light" w:hAnsi="iCiel Avenir LT Std 35 Light" w:cs="Arial"/>
            <w:i/>
            <w:iCs/>
            <w:sz w:val="22"/>
            <w:szCs w:val="22"/>
          </w:rPr>
          <w:t>c mang l</w:t>
        </w:r>
        <w:r w:rsidRPr="00863667">
          <w:rPr>
            <w:rFonts w:ascii="iCiel Avenir LT Std 35 Light" w:hAnsi="iCiel Avenir LT Std 35 Light" w:cs="Calibri"/>
            <w:i/>
            <w:iCs/>
            <w:sz w:val="22"/>
            <w:szCs w:val="22"/>
          </w:rPr>
          <w:t>ạ</w:t>
        </w:r>
        <w:r w:rsidRPr="00863667">
          <w:rPr>
            <w:rFonts w:ascii="iCiel Avenir LT Std 35 Light" w:hAnsi="iCiel Avenir LT Std 35 Light" w:cs="Arial"/>
            <w:i/>
            <w:iCs/>
            <w:sz w:val="22"/>
            <w:szCs w:val="22"/>
          </w:rPr>
          <w:t>i.</w:t>
        </w:r>
      </w:ins>
    </w:p>
    <w:p w14:paraId="533C36F9" w14:textId="77777777" w:rsidR="003C6139" w:rsidRPr="00863667" w:rsidRDefault="003C6139" w:rsidP="003C6139">
      <w:pPr>
        <w:tabs>
          <w:tab w:val="left" w:pos="630"/>
          <w:tab w:val="left" w:pos="1080"/>
        </w:tabs>
        <w:ind w:firstLine="0"/>
        <w:rPr>
          <w:ins w:id="10344" w:author="An Tran, ACA (BUV)" w:date="2024-09-12T11:07:00Z" w16du:dateUtc="2024-09-12T04:07:00Z"/>
          <w:rFonts w:ascii="iCiel Avenir LT Std 35 Light" w:hAnsi="iCiel Avenir LT Std 35 Light" w:cs="Arial"/>
          <w:i/>
          <w:iCs/>
          <w:sz w:val="22"/>
          <w:szCs w:val="22"/>
        </w:rPr>
      </w:pPr>
      <w:ins w:id="10345"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346" w:author="An Tran, ACA (BUV)" w:date="2024-09-13T17:29:00Z" w16du:dateUtc="2024-09-13T10:29:00Z">
              <w:rPr/>
            </w:rPrChange>
          </w:rPr>
          <w:fldChar w:fldCharType="begin"/>
        </w:r>
        <w:r w:rsidRPr="00863667">
          <w:rPr>
            <w:rFonts w:ascii="iCiel Avenir LT Std 35 Light" w:hAnsi="iCiel Avenir LT Std 35 Light"/>
            <w:rPrChange w:id="10347"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348"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4815C8A2" w14:textId="77777777" w:rsidR="003C6139" w:rsidRPr="00863667" w:rsidRDefault="003C6139" w:rsidP="003C6139">
      <w:pPr>
        <w:ind w:firstLine="0"/>
        <w:rPr>
          <w:ins w:id="10349" w:author="An Tran, ACA (BUV)" w:date="2024-09-12T11:07:00Z" w16du:dateUtc="2024-09-12T04:07:00Z"/>
          <w:rFonts w:ascii="iCiel Avenir LT Std 35 Light" w:hAnsi="iCiel Avenir LT Std 35 Light" w:cs="Arial"/>
          <w:i/>
          <w:iCs/>
          <w:sz w:val="22"/>
          <w:szCs w:val="22"/>
          <w:lang w:val="en-GB"/>
        </w:rPr>
      </w:pPr>
      <w:ins w:id="10350"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ins>
    </w:p>
    <w:p w14:paraId="06BECCAA"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351" w:author="An Tran, ACA (BUV)" w:date="2024-09-12T11:07:00Z" w16du:dateUtc="2024-09-12T04:07:00Z"/>
          <w:b w:val="0"/>
          <w:i/>
          <w:iCs/>
          <w:lang w:val="vi-VN"/>
        </w:rPr>
      </w:pPr>
      <w:bookmarkStart w:id="10352" w:name="_Toc155774579"/>
      <w:bookmarkStart w:id="10353" w:name="_Toc177025949"/>
      <w:bookmarkStart w:id="10354" w:name="_Toc177144061"/>
      <w:ins w:id="10355" w:author="An Tran, ACA (BUV)" w:date="2024-09-12T11:07:00Z" w16du:dateUtc="2024-09-12T04:07:00Z">
        <w:r w:rsidRPr="00863667">
          <w:rPr>
            <w:rFonts w:cs="Arial"/>
            <w:szCs w:val="22"/>
            <w:lang w:val="en-GB"/>
          </w:rPr>
          <w:t xml:space="preserve">How does BUV evaluate companies/organisations to send students for internship? Will BUV check in on students' performance &amp; working environment during their internship to ensure fairness and safety? / </w:t>
        </w:r>
        <w:r w:rsidRPr="00863667">
          <w:rPr>
            <w:rFonts w:cs="Arial"/>
            <w:i/>
            <w:iCs/>
            <w:szCs w:val="22"/>
            <w:lang w:val="en-GB"/>
          </w:rPr>
          <w:t>BUV đánh giá các doanh nghiệp như thế nào trước khi gửi sinh viên đi thực tập. BUV có kiểm tra môi trường làm việc của sinh viên trong quá trình thực tập hay không?</w:t>
        </w:r>
        <w:bookmarkEnd w:id="10352"/>
        <w:bookmarkEnd w:id="10353"/>
        <w:bookmarkEnd w:id="10354"/>
      </w:ins>
    </w:p>
    <w:p w14:paraId="60BE591E" w14:textId="77777777" w:rsidR="003C6139" w:rsidRPr="00863667" w:rsidRDefault="003C6139" w:rsidP="003C6139">
      <w:pPr>
        <w:pStyle w:val="ListParagraph"/>
        <w:tabs>
          <w:tab w:val="left" w:pos="630"/>
          <w:tab w:val="left" w:pos="1080"/>
        </w:tabs>
        <w:ind w:left="0"/>
        <w:contextualSpacing w:val="0"/>
        <w:rPr>
          <w:ins w:id="10356" w:author="An Tran, ACA (BUV)" w:date="2024-09-12T11:07:00Z" w16du:dateUtc="2024-09-12T04:07:00Z"/>
          <w:rFonts w:ascii="iCiel Avenir LT Std 35 Light" w:hAnsi="iCiel Avenir LT Std 35 Light" w:cs="Arial"/>
          <w:b/>
          <w:bCs/>
          <w:i/>
          <w:iCs/>
          <w:sz w:val="22"/>
          <w:szCs w:val="22"/>
          <w:u w:val="single"/>
          <w:lang w:val="vi-VN"/>
        </w:rPr>
      </w:pPr>
      <w:ins w:id="10357" w:author="An Tran, ACA (BUV)" w:date="2024-09-12T11:07:00Z" w16du:dateUtc="2024-09-12T04:07:00Z">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ins>
    </w:p>
    <w:p w14:paraId="016DB90E" w14:textId="77777777" w:rsidR="003C6139" w:rsidRPr="00863667" w:rsidRDefault="003C6139" w:rsidP="003C6139">
      <w:pPr>
        <w:ind w:firstLine="0"/>
        <w:rPr>
          <w:ins w:id="10358" w:author="An Tran, ACA (BUV)" w:date="2024-09-12T11:07:00Z" w16du:dateUtc="2024-09-12T04:07:00Z"/>
          <w:rFonts w:ascii="iCiel Avenir LT Std 35 Light" w:hAnsi="iCiel Avenir LT Std 35 Light" w:cs="Arial"/>
          <w:sz w:val="22"/>
          <w:szCs w:val="22"/>
        </w:rPr>
      </w:pPr>
      <w:ins w:id="10359" w:author="An Tran, ACA (BUV)" w:date="2024-09-12T11:07:00Z" w16du:dateUtc="2024-09-12T04:07:00Z">
        <w:r w:rsidRPr="00863667">
          <w:rPr>
            <w:rFonts w:ascii="iCiel Avenir LT Std 35 Light" w:hAnsi="iCiel Avenir LT Std 35 Light" w:cs="Arial"/>
            <w:sz w:val="22"/>
            <w:szCs w:val="22"/>
          </w:rPr>
          <w:t xml:space="preserve">BUV carefully selects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t>
        </w:r>
      </w:ins>
    </w:p>
    <w:p w14:paraId="696109CD" w14:textId="77777777" w:rsidR="003C6139" w:rsidRPr="00863667" w:rsidRDefault="003C6139" w:rsidP="003C6139">
      <w:pPr>
        <w:ind w:firstLine="0"/>
        <w:rPr>
          <w:ins w:id="10360" w:author="An Tran, ACA (BUV)" w:date="2024-09-12T11:07:00Z" w16du:dateUtc="2024-09-12T04:07:00Z"/>
          <w:rFonts w:ascii="iCiel Avenir LT Std 35 Light" w:hAnsi="iCiel Avenir LT Std 35 Light" w:cs="Arial"/>
          <w:i/>
          <w:iCs/>
          <w:sz w:val="22"/>
          <w:szCs w:val="22"/>
        </w:rPr>
      </w:pPr>
      <w:ins w:id="10361" w:author="An Tran, ACA (BUV)" w:date="2024-09-12T11:07:00Z" w16du:dateUtc="2024-09-12T04:07:00Z">
        <w:r w:rsidRPr="00863667">
          <w:rPr>
            <w:rFonts w:ascii="iCiel Avenir LT Std 35 Light" w:hAnsi="iCiel Avenir LT Std 35 Light" w:cs="Arial"/>
            <w:sz w:val="22"/>
            <w:szCs w:val="22"/>
          </w:rPr>
          <w:t>The Career Services and Industry Relations Division maintains regular communication with these companies to stay informed about the progress of the students' internships. Additionally, the university’s staff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t>
        </w:r>
        <w:r w:rsidRPr="00863667">
          <w:rPr>
            <w:rFonts w:ascii="iCiel Avenir LT Std 35 Light" w:hAnsi="iCiel Avenir LT Std 35 Light" w:cs="Arial"/>
            <w:i/>
            <w:iCs/>
            <w:sz w:val="22"/>
            <w:szCs w:val="22"/>
          </w:rPr>
          <w:t xml:space="preserve">  </w:t>
        </w:r>
      </w:ins>
    </w:p>
    <w:p w14:paraId="4AC1F4C2" w14:textId="77777777" w:rsidR="003C6139" w:rsidRPr="00863667" w:rsidRDefault="003C6139" w:rsidP="003C6139">
      <w:pPr>
        <w:tabs>
          <w:tab w:val="left" w:pos="630"/>
          <w:tab w:val="left" w:pos="1080"/>
        </w:tabs>
        <w:ind w:firstLine="0"/>
        <w:rPr>
          <w:ins w:id="10362" w:author="An Tran, ACA (BUV)" w:date="2024-09-12T11:07:00Z" w16du:dateUtc="2024-09-12T04:07:00Z"/>
          <w:rFonts w:ascii="iCiel Avenir LT Std 35 Light" w:hAnsi="iCiel Avenir LT Std 35 Light" w:cs="Arial"/>
          <w:sz w:val="22"/>
          <w:szCs w:val="22"/>
        </w:rPr>
      </w:pPr>
      <w:ins w:id="10363"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364" w:author="An Tran, ACA (BUV)" w:date="2024-09-13T17:29:00Z" w16du:dateUtc="2024-09-13T10:29:00Z">
              <w:rPr/>
            </w:rPrChange>
          </w:rPr>
          <w:fldChar w:fldCharType="begin"/>
        </w:r>
        <w:r w:rsidRPr="00863667">
          <w:rPr>
            <w:rFonts w:ascii="iCiel Avenir LT Std 35 Light" w:hAnsi="iCiel Avenir LT Std 35 Light"/>
            <w:rPrChange w:id="10365"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366"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0DD7A260" w14:textId="77777777" w:rsidR="003C6139" w:rsidRPr="00863667" w:rsidRDefault="003C6139" w:rsidP="003C6139">
      <w:pPr>
        <w:tabs>
          <w:tab w:val="left" w:pos="630"/>
          <w:tab w:val="left" w:pos="1080"/>
        </w:tabs>
        <w:ind w:firstLine="0"/>
        <w:rPr>
          <w:ins w:id="10367" w:author="An Tran, ACA (BUV)" w:date="2024-09-12T11:07:00Z" w16du:dateUtc="2024-09-12T04:07:00Z"/>
          <w:rFonts w:ascii="iCiel Avenir LT Std 35 Light" w:hAnsi="iCiel Avenir LT Std 35 Light" w:cs="Arial"/>
          <w:sz w:val="22"/>
          <w:szCs w:val="22"/>
        </w:rPr>
      </w:pPr>
      <w:ins w:id="10368"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247D05EF" w14:textId="77777777" w:rsidR="003C6139" w:rsidRPr="00863667" w:rsidRDefault="003C6139" w:rsidP="003C6139">
      <w:pPr>
        <w:ind w:firstLine="0"/>
        <w:rPr>
          <w:ins w:id="10369" w:author="An Tran, ACA (BUV)" w:date="2024-09-12T11:07:00Z" w16du:dateUtc="2024-09-12T04:07:00Z"/>
          <w:rFonts w:ascii="iCiel Avenir LT Std 35 Light" w:hAnsi="iCiel Avenir LT Std 35 Light" w:cs="Arial"/>
          <w:i/>
          <w:iCs/>
          <w:sz w:val="22"/>
          <w:szCs w:val="22"/>
        </w:rPr>
      </w:pPr>
      <w:ins w:id="10370" w:author="An Tran, ACA (BUV)" w:date="2024-09-12T11:07:00Z" w16du:dateUtc="2024-09-12T04:07:00Z">
        <w:r w:rsidRPr="00863667">
          <w:rPr>
            <w:rFonts w:ascii="iCiel Avenir LT Std 35 Light" w:hAnsi="iCiel Avenir LT Std 35 Light" w:cs="Arial"/>
            <w:i/>
            <w:iCs/>
            <w:sz w:val="22"/>
            <w:szCs w:val="22"/>
          </w:rPr>
          <w:t xml:space="preserve">BUV rất thận trọng trong việc hợp tác với các công ty về thực tập và hướng nghiệp. Với những đối tác thực tập, các nhà tuyển dụng cần có giấy phép hoạt động hợp pháp tại Việt Nam và được kiểm tra về lịch sử hoạt động, môi trường làm việc và các cơ hội thực tập, việc làm cung cấp đủ cơ hội phát triển cho sinh viên. </w:t>
        </w:r>
      </w:ins>
    </w:p>
    <w:p w14:paraId="6B59591E" w14:textId="77777777" w:rsidR="003C6139" w:rsidRPr="00863667" w:rsidRDefault="003C6139" w:rsidP="003C6139">
      <w:pPr>
        <w:ind w:firstLine="0"/>
        <w:rPr>
          <w:ins w:id="10371" w:author="An Tran, ACA (BUV)" w:date="2024-09-12T11:07:00Z" w16du:dateUtc="2024-09-12T04:07:00Z"/>
          <w:rFonts w:ascii="iCiel Avenir LT Std 35 Light" w:hAnsi="iCiel Avenir LT Std 35 Light" w:cs="Arial"/>
          <w:i/>
          <w:iCs/>
          <w:sz w:val="22"/>
          <w:szCs w:val="22"/>
        </w:rPr>
      </w:pPr>
      <w:ins w:id="10372" w:author="An Tran, ACA (BUV)" w:date="2024-09-12T11:07:00Z" w16du:dateUtc="2024-09-12T04:07:00Z">
        <w:r w:rsidRPr="00863667">
          <w:rPr>
            <w:rFonts w:ascii="iCiel Avenir LT Std 35 Light" w:hAnsi="iCiel Avenir LT Std 35 Light" w:cs="Arial"/>
            <w:i/>
            <w:iCs/>
            <w:sz w:val="22"/>
            <w:szCs w:val="22"/>
          </w:rPr>
          <w:t xml:space="preserve">Phòng Dịch vụ Hướng nghiệp và Quan hệ Đối tác giữ liên lạc thường xuyên với doanh nghiệp để cập nhật tình hình thực tập của sinh viên. Ngoài ra, nhà trường trường cũng tới thăm sinh viên tại doanh nghiệp vào giữa và cuối mỗi kỳ thực tập để đảm bảo sinh viên đang phát triển tốt và làm việc trong môi trường công bằng, bình đẳng và lành mạnh. </w:t>
        </w:r>
      </w:ins>
    </w:p>
    <w:p w14:paraId="5DBCD60C" w14:textId="77777777" w:rsidR="003C6139" w:rsidRPr="00863667" w:rsidRDefault="003C6139" w:rsidP="003C6139">
      <w:pPr>
        <w:tabs>
          <w:tab w:val="left" w:pos="630"/>
          <w:tab w:val="left" w:pos="1080"/>
        </w:tabs>
        <w:ind w:firstLine="0"/>
        <w:rPr>
          <w:ins w:id="10373" w:author="An Tran, ACA (BUV)" w:date="2024-09-12T11:07:00Z" w16du:dateUtc="2024-09-12T04:07:00Z"/>
          <w:rFonts w:ascii="iCiel Avenir LT Std 35 Light" w:hAnsi="iCiel Avenir LT Std 35 Light" w:cs="Arial"/>
          <w:i/>
          <w:iCs/>
          <w:sz w:val="22"/>
          <w:szCs w:val="22"/>
        </w:rPr>
      </w:pPr>
      <w:ins w:id="10374"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375" w:author="An Tran, ACA (BUV)" w:date="2024-09-13T17:29:00Z" w16du:dateUtc="2024-09-13T10:29:00Z">
              <w:rPr/>
            </w:rPrChange>
          </w:rPr>
          <w:fldChar w:fldCharType="begin"/>
        </w:r>
        <w:r w:rsidRPr="00863667">
          <w:rPr>
            <w:rFonts w:ascii="iCiel Avenir LT Std 35 Light" w:hAnsi="iCiel Avenir LT Std 35 Light"/>
            <w:rPrChange w:id="10376"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377"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306C77D5" w14:textId="77777777" w:rsidR="003C6139" w:rsidRPr="00863667" w:rsidRDefault="003C6139" w:rsidP="003C6139">
      <w:pPr>
        <w:ind w:firstLine="0"/>
        <w:rPr>
          <w:ins w:id="10378" w:author="An Tran, ACA (BUV)" w:date="2024-09-12T11:07:00Z" w16du:dateUtc="2024-09-12T04:07:00Z"/>
          <w:rFonts w:ascii="iCiel Avenir LT Std 35 Light" w:hAnsi="iCiel Avenir LT Std 35 Light" w:cs="Arial"/>
          <w:i/>
          <w:iCs/>
          <w:sz w:val="22"/>
          <w:szCs w:val="22"/>
          <w:lang w:val="vi-VN"/>
        </w:rPr>
      </w:pPr>
      <w:ins w:id="10379"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r w:rsidRPr="00863667">
          <w:rPr>
            <w:rFonts w:ascii="iCiel Avenir LT Std 35 Light" w:hAnsi="iCiel Avenir LT Std 35 Light" w:cs="Arial"/>
            <w:sz w:val="22"/>
            <w:szCs w:val="22"/>
            <w:lang w:val="vi-VN"/>
          </w:rPr>
          <w:t xml:space="preserve"> </w:t>
        </w:r>
        <w:r w:rsidRPr="00863667">
          <w:rPr>
            <w:rFonts w:ascii="iCiel Avenir LT Std 35 Light" w:hAnsi="iCiel Avenir LT Std 35 Light" w:cs="Arial"/>
            <w:i/>
            <w:iCs/>
            <w:sz w:val="22"/>
            <w:szCs w:val="22"/>
            <w:lang w:val="vi-VN"/>
          </w:rPr>
          <w:t xml:space="preserve"> </w:t>
        </w:r>
      </w:ins>
    </w:p>
    <w:p w14:paraId="4C3DE851"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380" w:author="An Tran, ACA (BUV)" w:date="2024-09-12T11:07:00Z" w16du:dateUtc="2024-09-12T04:07:00Z"/>
          <w:b w:val="0"/>
          <w:i/>
          <w:iCs/>
          <w:lang w:val="vi-VN"/>
        </w:rPr>
      </w:pPr>
      <w:bookmarkStart w:id="10381" w:name="_Toc155774580"/>
      <w:bookmarkStart w:id="10382" w:name="_Toc177025950"/>
      <w:bookmarkStart w:id="10383" w:name="_Toc177144062"/>
      <w:ins w:id="10384" w:author="An Tran, ACA (BUV)" w:date="2024-09-12T11:07:00Z" w16du:dateUtc="2024-09-12T04:07:00Z">
        <w:r w:rsidRPr="00863667">
          <w:rPr>
            <w:rFonts w:cs="Arial"/>
            <w:szCs w:val="22"/>
            <w:lang w:val="en-GB"/>
          </w:rPr>
          <w:t xml:space="preserve">Does BUV and partnered companies/organisations have plans to conduct the internship and training programme to offer full-time recruitment for students after graduation? / </w:t>
        </w:r>
        <w:r w:rsidRPr="00863667">
          <w:rPr>
            <w:rFonts w:cs="Arial"/>
            <w:i/>
            <w:iCs/>
            <w:szCs w:val="22"/>
            <w:lang w:val="en-GB"/>
          </w:rPr>
          <w:t>BUV và các đối tác có quan hệ chiến lược lâu dài trong kế hoạch tuyển thực tập sinh và sau đó là tuyển dụng các vị trí chính thức cho sinh viên sau khi tốt nghiệp hay không?</w:t>
        </w:r>
        <w:bookmarkEnd w:id="10381"/>
        <w:bookmarkEnd w:id="10382"/>
        <w:bookmarkEnd w:id="10383"/>
      </w:ins>
    </w:p>
    <w:p w14:paraId="7E063F44" w14:textId="77777777" w:rsidR="003C6139" w:rsidRPr="00863667" w:rsidRDefault="003C6139" w:rsidP="003C6139">
      <w:pPr>
        <w:pStyle w:val="ListParagraph"/>
        <w:tabs>
          <w:tab w:val="left" w:pos="630"/>
          <w:tab w:val="left" w:pos="1080"/>
        </w:tabs>
        <w:ind w:left="0"/>
        <w:contextualSpacing w:val="0"/>
        <w:rPr>
          <w:ins w:id="10385" w:author="An Tran, ACA (BUV)" w:date="2024-09-12T11:07:00Z" w16du:dateUtc="2024-09-12T04:07:00Z"/>
          <w:rFonts w:ascii="iCiel Avenir LT Std 35 Light" w:hAnsi="iCiel Avenir LT Std 35 Light" w:cs="Arial"/>
          <w:b/>
          <w:bCs/>
          <w:i/>
          <w:iCs/>
          <w:sz w:val="22"/>
          <w:szCs w:val="22"/>
          <w:u w:val="single"/>
          <w:lang w:val="vi-VN"/>
        </w:rPr>
      </w:pPr>
      <w:ins w:id="10386" w:author="An Tran, ACA (BUV)" w:date="2024-09-12T11:07:00Z" w16du:dateUtc="2024-09-12T04:07:00Z">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ins>
    </w:p>
    <w:p w14:paraId="50B61DB8" w14:textId="77777777" w:rsidR="003C6139" w:rsidRPr="00863667" w:rsidRDefault="003C6139" w:rsidP="003C6139">
      <w:pPr>
        <w:tabs>
          <w:tab w:val="left" w:pos="630"/>
          <w:tab w:val="left" w:pos="1080"/>
        </w:tabs>
        <w:ind w:firstLine="0"/>
        <w:rPr>
          <w:ins w:id="10387" w:author="An Tran, ACA (BUV)" w:date="2024-09-12T11:07:00Z" w16du:dateUtc="2024-09-12T04:07:00Z"/>
          <w:rFonts w:ascii="iCiel Avenir LT Std 35 Light" w:hAnsi="iCiel Avenir LT Std 35 Light" w:cs="Arial"/>
          <w:sz w:val="22"/>
          <w:szCs w:val="22"/>
        </w:rPr>
      </w:pPr>
      <w:ins w:id="10388" w:author="An Tran, ACA (BUV)" w:date="2024-09-12T11:07:00Z" w16du:dateUtc="2024-09-12T04:07:00Z">
        <w:r w:rsidRPr="00863667">
          <w:rPr>
            <w:rFonts w:ascii="iCiel Avenir LT Std 35 Light" w:hAnsi="iCiel Avenir LT Std 35 Light" w:cs="Arial"/>
            <w:sz w:val="22"/>
            <w:szCs w:val="22"/>
          </w:rPr>
          <w: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t>
        </w:r>
      </w:ins>
    </w:p>
    <w:p w14:paraId="759F0C29" w14:textId="77777777" w:rsidR="003C6139" w:rsidRPr="00863667" w:rsidRDefault="003C6139" w:rsidP="003C6139">
      <w:pPr>
        <w:tabs>
          <w:tab w:val="left" w:pos="630"/>
          <w:tab w:val="left" w:pos="1080"/>
        </w:tabs>
        <w:ind w:firstLine="0"/>
        <w:rPr>
          <w:ins w:id="10389" w:author="An Tran, ACA (BUV)" w:date="2024-09-12T11:07:00Z" w16du:dateUtc="2024-09-12T04:07:00Z"/>
          <w:rFonts w:ascii="iCiel Avenir LT Std 35 Light" w:hAnsi="iCiel Avenir LT Std 35 Light" w:cs="Arial"/>
          <w:sz w:val="22"/>
          <w:szCs w:val="22"/>
        </w:rPr>
      </w:pPr>
      <w:ins w:id="10390" w:author="An Tran, ACA (BUV)" w:date="2024-09-12T11:07:00Z" w16du:dateUtc="2024-09-12T04:07:00Z">
        <w:r w:rsidRPr="00863667">
          <w:rPr>
            <w:rFonts w:ascii="iCiel Avenir LT Std 35 Light" w:hAnsi="iCiel Avenir LT Std 35 Light" w:cs="Arial"/>
            <w:sz w:val="22"/>
            <w:szCs w:val="22"/>
          </w:rPr>
          <w:t xml:space="preserve">Should you have any question or need any support, feel free to contact </w:t>
        </w:r>
        <w:r w:rsidRPr="00863667">
          <w:rPr>
            <w:rFonts w:ascii="iCiel Avenir LT Std 35 Light" w:hAnsi="iCiel Avenir LT Std 35 Light" w:cs="Arial"/>
            <w:b/>
            <w:bCs/>
            <w:sz w:val="22"/>
            <w:szCs w:val="22"/>
          </w:rPr>
          <w:t>Career Services &amp; Industry Relations (CSIR)</w:t>
        </w:r>
        <w:r w:rsidRPr="00863667">
          <w:rPr>
            <w:rFonts w:ascii="iCiel Avenir LT Std 35 Light" w:hAnsi="iCiel Avenir LT Std 35 Light" w:cs="Arial"/>
            <w:sz w:val="22"/>
            <w:szCs w:val="22"/>
          </w:rPr>
          <w:t xml:space="preserve"> via the email address: </w:t>
        </w:r>
        <w:r w:rsidRPr="00863667">
          <w:rPr>
            <w:rFonts w:ascii="iCiel Avenir LT Std 35 Light" w:hAnsi="iCiel Avenir LT Std 35 Light"/>
            <w:rPrChange w:id="10391" w:author="An Tran, ACA (BUV)" w:date="2024-09-13T17:29:00Z" w16du:dateUtc="2024-09-13T10:29:00Z">
              <w:rPr/>
            </w:rPrChange>
          </w:rPr>
          <w:fldChar w:fldCharType="begin"/>
        </w:r>
        <w:r w:rsidRPr="00863667">
          <w:rPr>
            <w:rFonts w:ascii="iCiel Avenir LT Std 35 Light" w:hAnsi="iCiel Avenir LT Std 35 Light"/>
            <w:rPrChange w:id="10392"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393" w:author="An Tran, ACA (BUV)" w:date="2024-09-13T17:29:00Z" w16du:dateUtc="2024-09-13T10:29:00Z">
              <w:rPr>
                <w:rStyle w:val="Hyperlink"/>
                <w:rFonts w:ascii="iCiel Avenir LT Std 35 Light" w:hAnsi="iCiel Avenir LT Std 35 Light" w:cs="Arial"/>
                <w:sz w:val="22"/>
                <w:szCs w:val="22"/>
              </w:rPr>
            </w:rPrChange>
          </w:rPr>
          <w:fldChar w:fldCharType="separate"/>
        </w:r>
        <w:r w:rsidRPr="00863667">
          <w:rPr>
            <w:rStyle w:val="Hyperlink"/>
            <w:rFonts w:ascii="iCiel Avenir LT Std 35 Light" w:hAnsi="iCiel Avenir LT Std 35 Light" w:cs="Arial"/>
            <w:sz w:val="22"/>
            <w:szCs w:val="22"/>
          </w:rPr>
          <w:t>SE-Careers@buv.edu.vn</w:t>
        </w:r>
        <w:r w:rsidRPr="00863667">
          <w:rPr>
            <w:rStyle w:val="Hyperlink"/>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BUV’s phone number: (+84) (221) 6 250 250 | Ext. 562, or meet us at the SE Lounge (1</w:t>
        </w:r>
        <w:r w:rsidRPr="00863667">
          <w:rPr>
            <w:rFonts w:ascii="iCiel Avenir LT Std 35 Light" w:hAnsi="iCiel Avenir LT Std 35 Light" w:cs="Arial"/>
            <w:sz w:val="22"/>
            <w:szCs w:val="22"/>
            <w:vertAlign w:val="superscript"/>
          </w:rPr>
          <w:t>st</w:t>
        </w:r>
        <w:r w:rsidRPr="00863667">
          <w:rPr>
            <w:rFonts w:ascii="iCiel Avenir LT Std 35 Light" w:hAnsi="iCiel Avenir LT Std 35 Light" w:cs="Arial"/>
            <w:sz w:val="22"/>
            <w:szCs w:val="22"/>
          </w:rPr>
          <w:t xml:space="preserve"> Floor, BUV Ecopark Campus). </w:t>
        </w:r>
      </w:ins>
    </w:p>
    <w:p w14:paraId="71A26572" w14:textId="77777777" w:rsidR="003C6139" w:rsidRPr="00863667" w:rsidRDefault="003C6139" w:rsidP="003C6139">
      <w:pPr>
        <w:tabs>
          <w:tab w:val="left" w:pos="630"/>
          <w:tab w:val="left" w:pos="1080"/>
        </w:tabs>
        <w:ind w:firstLine="0"/>
        <w:rPr>
          <w:ins w:id="10394" w:author="An Tran, ACA (BUV)" w:date="2024-09-12T11:07:00Z" w16du:dateUtc="2024-09-12T04:07:00Z"/>
          <w:rFonts w:ascii="iCiel Avenir LT Std 35 Light" w:hAnsi="iCiel Avenir LT Std 35 Light" w:cs="Arial"/>
          <w:sz w:val="22"/>
          <w:szCs w:val="22"/>
        </w:rPr>
      </w:pPr>
      <w:ins w:id="10395" w:author="An Tran, ACA (BUV)" w:date="2024-09-12T11:07:00Z" w16du:dateUtc="2024-09-12T04:07:00Z">
        <w:r w:rsidRPr="00863667">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(exclusive to BUV students and alumni). </w:t>
        </w:r>
      </w:ins>
    </w:p>
    <w:p w14:paraId="7E1ABD9F" w14:textId="77777777" w:rsidR="003C6139" w:rsidRPr="00863667" w:rsidRDefault="003C6139" w:rsidP="003C6139">
      <w:pPr>
        <w:ind w:firstLine="0"/>
        <w:rPr>
          <w:ins w:id="10396" w:author="An Tran, ACA (BUV)" w:date="2024-09-12T11:07:00Z" w16du:dateUtc="2024-09-12T04:07:00Z"/>
          <w:rFonts w:ascii="iCiel Avenir LT Std 35 Light" w:hAnsi="iCiel Avenir LT Std 35 Light" w:cs="Arial"/>
          <w:i/>
          <w:iCs/>
          <w:sz w:val="22"/>
          <w:szCs w:val="22"/>
        </w:rPr>
      </w:pPr>
      <w:ins w:id="10397" w:author="An Tran, ACA (BUV)" w:date="2024-09-12T11:07:00Z" w16du:dateUtc="2024-09-12T04:07:00Z">
        <w:r w:rsidRPr="00863667">
          <w:rPr>
            <w:rFonts w:ascii="iCiel Avenir LT Std 35 Light" w:hAnsi="iCiel Avenir LT Std 35 Light" w:cs="Arial"/>
            <w:i/>
            <w:iCs/>
            <w:sz w:val="22"/>
            <w:szCs w:val="22"/>
          </w:rPr>
          <w: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t>
        </w:r>
      </w:ins>
    </w:p>
    <w:p w14:paraId="62E97CAA" w14:textId="77777777" w:rsidR="003C6139" w:rsidRPr="00863667" w:rsidRDefault="003C6139" w:rsidP="003C6139">
      <w:pPr>
        <w:tabs>
          <w:tab w:val="left" w:pos="630"/>
          <w:tab w:val="left" w:pos="1080"/>
        </w:tabs>
        <w:ind w:firstLine="0"/>
        <w:rPr>
          <w:ins w:id="10398" w:author="An Tran, ACA (BUV)" w:date="2024-09-12T11:07:00Z" w16du:dateUtc="2024-09-12T04:07:00Z"/>
          <w:rFonts w:ascii="iCiel Avenir LT Std 35 Light" w:hAnsi="iCiel Avenir LT Std 35 Light" w:cs="Arial"/>
          <w:i/>
          <w:iCs/>
          <w:sz w:val="22"/>
          <w:szCs w:val="22"/>
        </w:rPr>
      </w:pPr>
      <w:ins w:id="10399" w:author="An Tran, ACA (BUV)" w:date="2024-09-12T11:07:00Z" w16du:dateUtc="2024-09-12T04:07:00Z">
        <w:r w:rsidRPr="00863667">
          <w:rPr>
            <w:rFonts w:ascii="iCiel Avenir LT Std 35 Light" w:hAnsi="iCiel Avenir LT Std 35 Light" w:cs="Arial"/>
            <w:i/>
            <w:iCs/>
            <w:sz w:val="22"/>
            <w:szCs w:val="22"/>
          </w:rPr>
          <w:t xml:space="preserve">Nếu có bất cứ câu hỏi hoặc cần hỗ trợ thêm, vui lòng liên hệ </w:t>
        </w:r>
        <w:r w:rsidRPr="00863667">
          <w:rPr>
            <w:rFonts w:ascii="iCiel Avenir LT Std 35 Light" w:hAnsi="iCiel Avenir LT Std 35 Light" w:cs="Arial"/>
            <w:b/>
            <w:bCs/>
            <w:i/>
            <w:iCs/>
            <w:sz w:val="22"/>
            <w:szCs w:val="22"/>
          </w:rPr>
          <w:t>với Phòng DV Hướng nghiệp và QH Đối tác</w:t>
        </w:r>
        <w:r w:rsidRPr="00863667">
          <w:rPr>
            <w:rFonts w:ascii="iCiel Avenir LT Std 35 Light" w:hAnsi="iCiel Avenir LT Std 35 Light" w:cs="Arial"/>
            <w:i/>
            <w:iCs/>
            <w:sz w:val="22"/>
            <w:szCs w:val="22"/>
          </w:rPr>
          <w:t xml:space="preserve"> qua hòm thư điện tử </w:t>
        </w:r>
        <w:r w:rsidRPr="00863667">
          <w:rPr>
            <w:rFonts w:ascii="iCiel Avenir LT Std 35 Light" w:hAnsi="iCiel Avenir LT Std 35 Light"/>
            <w:rPrChange w:id="10400" w:author="An Tran, ACA (BUV)" w:date="2024-09-13T17:29:00Z" w16du:dateUtc="2024-09-13T10:29:00Z">
              <w:rPr/>
            </w:rPrChange>
          </w:rPr>
          <w:fldChar w:fldCharType="begin"/>
        </w:r>
        <w:r w:rsidRPr="00863667">
          <w:rPr>
            <w:rFonts w:ascii="iCiel Avenir LT Std 35 Light" w:hAnsi="iCiel Avenir LT Std 35 Light"/>
            <w:rPrChange w:id="10401" w:author="An Tran, ACA (BUV)" w:date="2024-09-13T17:29:00Z" w16du:dateUtc="2024-09-13T10:29:00Z">
              <w:rPr/>
            </w:rPrChange>
          </w:rPr>
          <w:instrText>HYPERLINK "mailto:SE-Careers@buv.edu.vn"</w:instrText>
        </w:r>
        <w:r w:rsidRPr="00B8666B">
          <w:rPr>
            <w:rFonts w:ascii="iCiel Avenir LT Std 35 Light" w:hAnsi="iCiel Avenir LT Std 35 Light"/>
          </w:rPr>
        </w:r>
        <w:r w:rsidRPr="00863667">
          <w:rPr>
            <w:rPrChange w:id="10402" w:author="An Tran, ACA (BUV)" w:date="2024-09-13T17:29:00Z" w16du:dateUtc="2024-09-13T10:29:00Z">
              <w:rPr>
                <w:rStyle w:val="Hyperlink"/>
                <w:rFonts w:ascii="iCiel Avenir LT Std 35 Light" w:hAnsi="iCiel Avenir LT Std 35 Light" w:cs="Arial"/>
                <w:i/>
                <w:iCs/>
                <w:sz w:val="22"/>
                <w:szCs w:val="22"/>
              </w:rPr>
            </w:rPrChange>
          </w:rPr>
          <w:fldChar w:fldCharType="separate"/>
        </w:r>
        <w:r w:rsidRPr="00863667">
          <w:rPr>
            <w:rStyle w:val="Hyperlink"/>
            <w:rFonts w:ascii="iCiel Avenir LT Std 35 Light" w:hAnsi="iCiel Avenir LT Std 35 Light" w:cs="Arial"/>
            <w:i/>
            <w:iCs/>
            <w:sz w:val="22"/>
            <w:szCs w:val="22"/>
          </w:rPr>
          <w:t>SE-Careers@buv.edu.vn</w:t>
        </w:r>
        <w:r w:rsidRPr="00863667">
          <w:rPr>
            <w:rStyle w:val="Hyperlink"/>
            <w:rFonts w:ascii="iCiel Avenir LT Std 35 Light" w:hAnsi="iCiel Avenir LT Std 35 Light" w:cs="Arial"/>
            <w:i/>
            <w:iCs/>
            <w:sz w:val="22"/>
            <w:szCs w:val="22"/>
          </w:rPr>
          <w:fldChar w:fldCharType="end"/>
        </w:r>
        <w:r w:rsidRPr="00863667">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326061FF" w14:textId="77777777" w:rsidR="003C6139" w:rsidRPr="00863667" w:rsidRDefault="003C6139" w:rsidP="003C6139">
      <w:pPr>
        <w:ind w:firstLine="0"/>
        <w:rPr>
          <w:ins w:id="10403" w:author="An Tran, ACA (BUV)" w:date="2024-09-12T11:07:00Z" w16du:dateUtc="2024-09-12T04:07:00Z"/>
          <w:rFonts w:ascii="iCiel Avenir LT Std 35 Light" w:hAnsi="iCiel Avenir LT Std 35 Light" w:cs="Arial"/>
          <w:sz w:val="22"/>
          <w:szCs w:val="22"/>
          <w:lang w:val="vi-VN"/>
        </w:rPr>
      </w:pPr>
      <w:ins w:id="10404" w:author="An Tran, ACA (BUV)" w:date="2024-09-12T11:07:00Z" w16du:dateUtc="2024-09-12T04:07:00Z">
        <w:r w:rsidRPr="00863667">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63667">
          <w:rPr>
            <w:rFonts w:ascii="iCiel Avenir LT Std 35 Light" w:hAnsi="iCiel Avenir LT Std 35 Light" w:cs="Arial"/>
            <w:sz w:val="22"/>
            <w:szCs w:val="22"/>
          </w:rPr>
          <w:fldChar w:fldCharType="begin"/>
        </w:r>
        <w:r w:rsidRPr="00863667">
          <w:rPr>
            <w:rFonts w:ascii="iCiel Avenir LT Std 35 Light" w:hAnsi="iCiel Avenir LT Std 35 Light" w:cs="Arial"/>
            <w:sz w:val="22"/>
            <w:szCs w:val="22"/>
          </w:rPr>
          <w:instrText>HYPERLINK "https://buv.careercentre.me/welcome/British-University-Vietnam"</w:instrText>
        </w:r>
        <w:r w:rsidRPr="00863667">
          <w:rPr>
            <w:rFonts w:ascii="iCiel Avenir LT Std 35 Light" w:hAnsi="iCiel Avenir LT Std 35 Light" w:cs="Arial"/>
            <w:sz w:val="22"/>
            <w:szCs w:val="22"/>
          </w:rPr>
        </w:r>
        <w:r w:rsidRPr="00863667">
          <w:rPr>
            <w:rFonts w:ascii="iCiel Avenir LT Std 35 Light" w:hAnsi="iCiel Avenir LT Std 35 Light" w:cs="Arial"/>
            <w:sz w:val="22"/>
            <w:szCs w:val="22"/>
          </w:rPr>
          <w:fldChar w:fldCharType="separate"/>
        </w:r>
        <w:r w:rsidRPr="00863667">
          <w:rPr>
            <w:rStyle w:val="Hyperlink"/>
            <w:rFonts w:ascii="iCiel Avenir LT Std 35 Light" w:hAnsi="iCiel Avenir LT Std 35 Light" w:cs="Arial"/>
            <w:sz w:val="22"/>
            <w:szCs w:val="22"/>
          </w:rPr>
          <w:t>BUV Career Platform</w:t>
        </w:r>
        <w:r w:rsidRPr="00863667">
          <w:rPr>
            <w:rFonts w:ascii="iCiel Avenir LT Std 35 Light" w:hAnsi="iCiel Avenir LT Std 35 Light" w:cs="Arial"/>
            <w:sz w:val="22"/>
            <w:szCs w:val="22"/>
          </w:rPr>
          <w:fldChar w:fldCharType="end"/>
        </w:r>
        <w:r w:rsidRPr="00863667">
          <w:rPr>
            <w:rFonts w:ascii="iCiel Avenir LT Std 35 Light" w:hAnsi="iCiel Avenir LT Std 35 Light" w:cs="Arial"/>
            <w:sz w:val="22"/>
            <w:szCs w:val="22"/>
          </w:rPr>
          <w:t xml:space="preserve"> </w:t>
        </w:r>
        <w:r w:rsidRPr="00863667">
          <w:rPr>
            <w:rFonts w:ascii="iCiel Avenir LT Std 35 Light" w:hAnsi="iCiel Avenir LT Std 35 Light" w:cs="Arial"/>
            <w:i/>
            <w:iCs/>
            <w:sz w:val="22"/>
            <w:szCs w:val="22"/>
          </w:rPr>
          <w:t>(dành riêng cho sinh viên và cựu sinh viên BUV).</w:t>
        </w:r>
      </w:ins>
    </w:p>
    <w:p w14:paraId="369C3E1E"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405" w:author="An Tran, ACA (BUV)" w:date="2024-09-12T11:07:00Z" w16du:dateUtc="2024-09-12T04:07:00Z"/>
          <w:rFonts w:cs="Arial"/>
          <w:szCs w:val="22"/>
          <w:lang w:val="en-GB"/>
        </w:rPr>
      </w:pPr>
      <w:bookmarkStart w:id="10406" w:name="_Toc149054268"/>
      <w:bookmarkStart w:id="10407" w:name="_Toc177025951"/>
      <w:bookmarkStart w:id="10408" w:name="_Toc177144063"/>
      <w:ins w:id="10409" w:author="An Tran, ACA (BUV)" w:date="2024-09-12T11:07:00Z" w16du:dateUtc="2024-09-12T04:07:00Z">
        <w:r w:rsidRPr="00863667">
          <w:rPr>
            <w:rFonts w:cs="Arial"/>
            <w:szCs w:val="22"/>
            <w:lang w:val="en-GB"/>
          </w:rPr>
          <w:t xml:space="preserve">What kind of extra-curricular classes and short courses can students register and when? Do we have to pay course fee for those? / </w:t>
        </w:r>
        <w:r w:rsidRPr="00863667">
          <w:rPr>
            <w:rFonts w:cs="Arial"/>
            <w:i/>
            <w:iCs/>
            <w:szCs w:val="22"/>
            <w:lang w:val="en-GB"/>
          </w:rPr>
          <w:t>BUV cung cấp các lớp học ngoại khóa và khóa học ngắn nào và vào lúc nào? Sinh viên có cần trả học phí cho các khóa học này không?</w:t>
        </w:r>
        <w:bookmarkEnd w:id="10406"/>
        <w:bookmarkEnd w:id="10407"/>
        <w:bookmarkEnd w:id="10408"/>
      </w:ins>
    </w:p>
    <w:p w14:paraId="2307CD82" w14:textId="77777777" w:rsidR="003C6139" w:rsidRPr="00863667" w:rsidRDefault="003C6139" w:rsidP="003C6139">
      <w:pPr>
        <w:pStyle w:val="ListParagraph"/>
        <w:tabs>
          <w:tab w:val="left" w:pos="630"/>
          <w:tab w:val="left" w:pos="1080"/>
        </w:tabs>
        <w:ind w:left="0"/>
        <w:contextualSpacing w:val="0"/>
        <w:rPr>
          <w:ins w:id="10410" w:author="An Tran, ACA (BUV)" w:date="2024-09-12T11:07:00Z" w16du:dateUtc="2024-09-12T04:07:00Z"/>
          <w:rFonts w:ascii="iCiel Avenir LT Std 35 Light" w:hAnsi="iCiel Avenir LT Std 35 Light" w:cs="Arial"/>
          <w:b/>
          <w:bCs/>
          <w:i/>
          <w:iCs/>
          <w:sz w:val="22"/>
          <w:szCs w:val="22"/>
          <w:u w:val="single"/>
          <w:lang w:val="en-GB"/>
          <w:rPrChange w:id="10411" w:author="An Tran, ACA (BUV)" w:date="2024-09-13T17:29:00Z" w16du:dateUtc="2024-09-13T10:29:00Z">
            <w:rPr>
              <w:ins w:id="10412" w:author="An Tran, ACA (BUV)" w:date="2024-09-12T11:07:00Z" w16du:dateUtc="2024-09-12T04:07:00Z"/>
              <w:rFonts w:ascii="Avenir LT Std 35 Light" w:hAnsi="Avenir LT Std 35 Light" w:cs="Arial"/>
              <w:b/>
              <w:bCs/>
              <w:i/>
              <w:iCs/>
              <w:sz w:val="22"/>
              <w:szCs w:val="22"/>
              <w:u w:val="single"/>
              <w:lang w:val="en-GB"/>
            </w:rPr>
          </w:rPrChange>
        </w:rPr>
      </w:pPr>
      <w:ins w:id="10413" w:author="An Tran, ACA (BUV)" w:date="2024-09-12T11:07:00Z" w16du:dateUtc="2024-09-12T04:07:00Z">
        <w:r w:rsidRPr="00863667">
          <w:rPr>
            <w:rFonts w:ascii="iCiel Avenir LT Std 35 Light" w:hAnsi="iCiel Avenir LT Std 35 Light" w:cs="Arial"/>
            <w:b/>
            <w:bCs/>
            <w:sz w:val="22"/>
            <w:szCs w:val="22"/>
            <w:u w:val="single"/>
            <w:lang w:val="en-GB"/>
            <w:rPrChange w:id="10414" w:author="An Tran, ACA (BUV)" w:date="2024-09-13T17:29:00Z" w16du:dateUtc="2024-09-13T10:29:00Z">
              <w:rPr>
                <w:rFonts w:ascii="Avenir LT Std 35 Light" w:hAnsi="Avenir LT Std 35 Light" w:cs="Arial"/>
                <w:b/>
                <w:bCs/>
                <w:sz w:val="22"/>
                <w:szCs w:val="22"/>
                <w:u w:val="single"/>
                <w:lang w:val="en-GB"/>
              </w:rPr>
            </w:rPrChange>
          </w:rPr>
          <w:t xml:space="preserve">Answer / </w:t>
        </w:r>
        <w:r w:rsidRPr="00863667">
          <w:rPr>
            <w:rFonts w:ascii="iCiel Avenir LT Std 35 Light" w:hAnsi="iCiel Avenir LT Std 35 Light" w:cs="Arial"/>
            <w:b/>
            <w:bCs/>
            <w:i/>
            <w:iCs/>
            <w:sz w:val="22"/>
            <w:szCs w:val="22"/>
            <w:u w:val="single"/>
            <w:lang w:val="en-GB"/>
            <w:rPrChange w:id="10415" w:author="An Tran, ACA (BUV)" w:date="2024-09-13T17:29:00Z" w16du:dateUtc="2024-09-13T10:29:00Z">
              <w:rPr>
                <w:rFonts w:ascii="Avenir LT Std 35 Light" w:hAnsi="Avenir LT Std 35 Light" w:cs="Arial"/>
                <w:b/>
                <w:bCs/>
                <w:i/>
                <w:iCs/>
                <w:sz w:val="22"/>
                <w:szCs w:val="22"/>
                <w:u w:val="single"/>
                <w:lang w:val="en-GB"/>
              </w:rPr>
            </w:rPrChange>
          </w:rPr>
          <w:t>Câu tr</w:t>
        </w:r>
        <w:r w:rsidRPr="00863667">
          <w:rPr>
            <w:rFonts w:ascii="iCiel Avenir LT Std 35 Light" w:hAnsi="iCiel Avenir LT Std 35 Light" w:cs="Calibri"/>
            <w:b/>
            <w:bCs/>
            <w:i/>
            <w:iCs/>
            <w:sz w:val="22"/>
            <w:szCs w:val="22"/>
            <w:u w:val="single"/>
            <w:lang w:val="en-GB"/>
            <w:rPrChange w:id="10416" w:author="An Tran, ACA (BUV)" w:date="2024-09-13T17:29:00Z" w16du:dateUtc="2024-09-13T10:29:00Z">
              <w:rPr>
                <w:rFonts w:ascii="Calibri" w:hAnsi="Calibri" w:cs="Calibri"/>
                <w:b/>
                <w:bCs/>
                <w:i/>
                <w:iCs/>
                <w:sz w:val="22"/>
                <w:szCs w:val="22"/>
                <w:u w:val="single"/>
                <w:lang w:val="en-GB"/>
              </w:rPr>
            </w:rPrChange>
          </w:rPr>
          <w:t>ả</w:t>
        </w:r>
        <w:r w:rsidRPr="00863667">
          <w:rPr>
            <w:rFonts w:ascii="iCiel Avenir LT Std 35 Light" w:hAnsi="iCiel Avenir LT Std 35 Light" w:cs="Arial"/>
            <w:b/>
            <w:bCs/>
            <w:i/>
            <w:iCs/>
            <w:sz w:val="22"/>
            <w:szCs w:val="22"/>
            <w:u w:val="single"/>
            <w:lang w:val="en-GB"/>
            <w:rPrChange w:id="10417" w:author="An Tran, ACA (BUV)" w:date="2024-09-13T17:29:00Z" w16du:dateUtc="2024-09-13T10:29:00Z">
              <w:rPr>
                <w:rFonts w:ascii="Avenir LT Std 35 Light" w:hAnsi="Avenir LT Std 35 Light" w:cs="Arial"/>
                <w:b/>
                <w:bCs/>
                <w:i/>
                <w:iCs/>
                <w:sz w:val="22"/>
                <w:szCs w:val="22"/>
                <w:u w:val="single"/>
                <w:lang w:val="en-GB"/>
              </w:rPr>
            </w:rPrChange>
          </w:rPr>
          <w:t xml:space="preserve"> l</w:t>
        </w:r>
        <w:r w:rsidRPr="00863667">
          <w:rPr>
            <w:rFonts w:ascii="iCiel Avenir LT Std 35 Light" w:hAnsi="iCiel Avenir LT Std 35 Light" w:cs="Calibri"/>
            <w:b/>
            <w:bCs/>
            <w:i/>
            <w:iCs/>
            <w:sz w:val="22"/>
            <w:szCs w:val="22"/>
            <w:u w:val="single"/>
            <w:lang w:val="en-GB"/>
            <w:rPrChange w:id="10418" w:author="An Tran, ACA (BUV)" w:date="2024-09-13T17:29:00Z" w16du:dateUtc="2024-09-13T10:29:00Z">
              <w:rPr>
                <w:rFonts w:ascii="Calibri" w:hAnsi="Calibri" w:cs="Calibri"/>
                <w:b/>
                <w:bCs/>
                <w:i/>
                <w:iCs/>
                <w:sz w:val="22"/>
                <w:szCs w:val="22"/>
                <w:u w:val="single"/>
                <w:lang w:val="en-GB"/>
              </w:rPr>
            </w:rPrChange>
          </w:rPr>
          <w:t>ờ</w:t>
        </w:r>
        <w:r w:rsidRPr="00863667">
          <w:rPr>
            <w:rFonts w:ascii="iCiel Avenir LT Std 35 Light" w:hAnsi="iCiel Avenir LT Std 35 Light" w:cs="Arial"/>
            <w:b/>
            <w:bCs/>
            <w:i/>
            <w:iCs/>
            <w:sz w:val="22"/>
            <w:szCs w:val="22"/>
            <w:u w:val="single"/>
            <w:lang w:val="en-GB"/>
            <w:rPrChange w:id="10419" w:author="An Tran, ACA (BUV)" w:date="2024-09-13T17:29:00Z" w16du:dateUtc="2024-09-13T10:29:00Z">
              <w:rPr>
                <w:rFonts w:ascii="Avenir LT Std 35 Light" w:hAnsi="Avenir LT Std 35 Light" w:cs="Arial"/>
                <w:b/>
                <w:bCs/>
                <w:i/>
                <w:iCs/>
                <w:sz w:val="22"/>
                <w:szCs w:val="22"/>
                <w:u w:val="single"/>
                <w:lang w:val="en-GB"/>
              </w:rPr>
            </w:rPrChange>
          </w:rPr>
          <w:t>i:</w:t>
        </w:r>
      </w:ins>
    </w:p>
    <w:p w14:paraId="7D63A813" w14:textId="77777777" w:rsidR="003C6139" w:rsidRPr="00863667" w:rsidRDefault="003C6139" w:rsidP="003C6139">
      <w:pPr>
        <w:ind w:firstLine="0"/>
        <w:rPr>
          <w:ins w:id="10420" w:author="An Tran, ACA (BUV)" w:date="2024-09-12T11:07:00Z" w16du:dateUtc="2024-09-12T04:07:00Z"/>
          <w:rFonts w:ascii="iCiel Avenir LT Std 35 Light" w:eastAsiaTheme="minorEastAsia" w:hAnsi="iCiel Avenir LT Std 35 Light" w:cstheme="minorBidi"/>
          <w:sz w:val="22"/>
          <w:szCs w:val="22"/>
          <w:lang w:val="vi-VN"/>
        </w:rPr>
      </w:pPr>
      <w:ins w:id="10421" w:author="An Tran, ACA (BUV)" w:date="2024-09-12T11:07:00Z" w16du:dateUtc="2024-09-12T04:07:00Z">
        <w:r w:rsidRPr="00863667">
          <w:rPr>
            <w:rFonts w:ascii="iCiel Avenir LT Std 35 Light" w:eastAsiaTheme="minorEastAsia" w:hAnsi="iCiel Avenir LT Std 35 Light" w:cstheme="minorBidi"/>
            <w:sz w:val="22"/>
            <w:szCs w:val="22"/>
            <w:lang w:val="vi-VN"/>
          </w:rPr>
          <w:t>The Personal and Social Growth (PSG) Programme offers various online courses on Coursera and short courses at the BUV campus to equip students with sought-after knowledge, skills, and attitudes for future life and career success.</w:t>
        </w:r>
      </w:ins>
    </w:p>
    <w:p w14:paraId="7333D56A" w14:textId="77777777" w:rsidR="003C6139" w:rsidRPr="00863667" w:rsidRDefault="003C6139" w:rsidP="003C6139">
      <w:pPr>
        <w:ind w:firstLine="0"/>
        <w:rPr>
          <w:ins w:id="10422" w:author="An Tran, ACA (BUV)" w:date="2024-09-12T11:07:00Z" w16du:dateUtc="2024-09-12T04:07:00Z"/>
          <w:rFonts w:ascii="iCiel Avenir LT Std 35 Light" w:eastAsiaTheme="minorEastAsia" w:hAnsi="iCiel Avenir LT Std 35 Light" w:cstheme="minorBidi"/>
          <w:sz w:val="22"/>
          <w:szCs w:val="22"/>
          <w:lang w:val="vi-VN"/>
        </w:rPr>
      </w:pPr>
      <w:ins w:id="10423" w:author="An Tran, ACA (BUV)" w:date="2024-09-12T11:07:00Z" w16du:dateUtc="2024-09-12T04:07:00Z">
        <w:r w:rsidRPr="00863667">
          <w:rPr>
            <w:rFonts w:ascii="iCiel Avenir LT Std 35 Light" w:eastAsiaTheme="minorEastAsia" w:hAnsi="iCiel Avenir LT Std 35 Light" w:cstheme="minorBidi"/>
            <w:sz w:val="22"/>
            <w:szCs w:val="22"/>
            <w:lang w:val="vi-VN"/>
          </w:rPr>
          <w: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t>
        </w:r>
      </w:ins>
    </w:p>
    <w:p w14:paraId="268F2EBB" w14:textId="77777777" w:rsidR="003C6139" w:rsidRPr="00863667" w:rsidRDefault="003C6139" w:rsidP="003C6139">
      <w:pPr>
        <w:ind w:firstLine="0"/>
        <w:rPr>
          <w:ins w:id="10424" w:author="An Tran, ACA (BUV)" w:date="2024-09-12T11:07:00Z" w16du:dateUtc="2024-09-12T04:07:00Z"/>
          <w:rFonts w:ascii="iCiel Avenir LT Std 35 Light" w:eastAsiaTheme="minorEastAsia" w:hAnsi="iCiel Avenir LT Std 35 Light" w:cstheme="minorBidi"/>
          <w:sz w:val="22"/>
          <w:szCs w:val="22"/>
          <w:lang w:val="vi-VN"/>
        </w:rPr>
      </w:pPr>
      <w:ins w:id="10425" w:author="An Tran, ACA (BUV)" w:date="2024-09-12T11:07:00Z" w16du:dateUtc="2024-09-12T04:07:00Z">
        <w:r w:rsidRPr="00863667">
          <w:rPr>
            <w:rFonts w:ascii="iCiel Avenir LT Std 35 Light" w:eastAsiaTheme="minorEastAsia" w:hAnsi="iCiel Avenir LT Std 35 Light" w:cstheme="minorBidi"/>
            <w:sz w:val="22"/>
            <w:szCs w:val="22"/>
            <w:lang w:val="vi-VN"/>
          </w:rPr>
          <w:t>Below are some of the course categories Coursera offers:</w:t>
        </w:r>
      </w:ins>
    </w:p>
    <w:p w14:paraId="5E009313" w14:textId="77777777" w:rsidR="003C6139" w:rsidRPr="00863667" w:rsidRDefault="003C6139" w:rsidP="003C6139">
      <w:pPr>
        <w:pStyle w:val="ListParagraph"/>
        <w:numPr>
          <w:ilvl w:val="0"/>
          <w:numId w:val="37"/>
        </w:numPr>
        <w:tabs>
          <w:tab w:val="left" w:pos="630"/>
          <w:tab w:val="left" w:pos="1080"/>
        </w:tabs>
        <w:ind w:firstLine="360"/>
        <w:contextualSpacing w:val="0"/>
        <w:rPr>
          <w:ins w:id="10426" w:author="An Tran, ACA (BUV)" w:date="2024-09-12T11:07:00Z" w16du:dateUtc="2024-09-12T04:07:00Z"/>
          <w:rFonts w:ascii="iCiel Avenir LT Std 35 Light" w:hAnsi="iCiel Avenir LT Std 35 Light" w:cs="Arial"/>
          <w:sz w:val="22"/>
          <w:szCs w:val="22"/>
          <w:lang w:val="vi-VN"/>
        </w:rPr>
      </w:pPr>
      <w:ins w:id="10427" w:author="An Tran, ACA (BUV)" w:date="2024-09-12T11:07:00Z" w16du:dateUtc="2024-09-12T04:07:00Z">
        <w:r w:rsidRPr="00863667">
          <w:rPr>
            <w:rFonts w:ascii="iCiel Avenir LT Std 35 Light" w:hAnsi="iCiel Avenir LT Std 35 Light" w:cs="Arial"/>
            <w:sz w:val="22"/>
            <w:szCs w:val="22"/>
            <w:lang w:val="vi-VN"/>
          </w:rPr>
          <w:t>Expertise-related knowledge and skills (Business, Marketing and Communications, Engineering, Creative Industries, Tourism and Hospitality, Green and Sustainability…)</w:t>
        </w:r>
      </w:ins>
    </w:p>
    <w:p w14:paraId="57172342" w14:textId="77777777" w:rsidR="003C6139" w:rsidRPr="00863667" w:rsidRDefault="003C6139" w:rsidP="003C6139">
      <w:pPr>
        <w:pStyle w:val="ListParagraph"/>
        <w:numPr>
          <w:ilvl w:val="0"/>
          <w:numId w:val="37"/>
        </w:numPr>
        <w:tabs>
          <w:tab w:val="left" w:pos="630"/>
          <w:tab w:val="left" w:pos="1080"/>
        </w:tabs>
        <w:ind w:firstLine="360"/>
        <w:contextualSpacing w:val="0"/>
        <w:rPr>
          <w:ins w:id="10428" w:author="An Tran, ACA (BUV)" w:date="2024-09-12T11:07:00Z" w16du:dateUtc="2024-09-12T04:07:00Z"/>
          <w:rFonts w:ascii="iCiel Avenir LT Std 35 Light" w:hAnsi="iCiel Avenir LT Std 35 Light" w:cs="Arial"/>
          <w:sz w:val="22"/>
          <w:szCs w:val="22"/>
          <w:lang w:val="vi-VN"/>
        </w:rPr>
      </w:pPr>
      <w:ins w:id="10429" w:author="An Tran, ACA (BUV)" w:date="2024-09-12T11:07:00Z" w16du:dateUtc="2024-09-12T04:07:00Z">
        <w:r w:rsidRPr="00863667">
          <w:rPr>
            <w:rFonts w:ascii="iCiel Avenir LT Std 35 Light" w:hAnsi="iCiel Avenir LT Std 35 Light" w:cs="Arial"/>
            <w:sz w:val="22"/>
            <w:szCs w:val="22"/>
            <w:lang w:val="vi-VN"/>
          </w:rPr>
          <w:t>Languages (English, Chinese, Korean, Japanese, French…)</w:t>
        </w:r>
      </w:ins>
    </w:p>
    <w:p w14:paraId="2DB06F46" w14:textId="77777777" w:rsidR="003C6139" w:rsidRPr="00863667" w:rsidRDefault="003C6139" w:rsidP="003C6139">
      <w:pPr>
        <w:pStyle w:val="ListParagraph"/>
        <w:numPr>
          <w:ilvl w:val="0"/>
          <w:numId w:val="37"/>
        </w:numPr>
        <w:tabs>
          <w:tab w:val="left" w:pos="630"/>
          <w:tab w:val="left" w:pos="1080"/>
        </w:tabs>
        <w:ind w:firstLine="360"/>
        <w:contextualSpacing w:val="0"/>
        <w:rPr>
          <w:ins w:id="10430" w:author="An Tran, ACA (BUV)" w:date="2024-09-12T11:07:00Z" w16du:dateUtc="2024-09-12T04:07:00Z"/>
          <w:rFonts w:ascii="iCiel Avenir LT Std 35 Light" w:hAnsi="iCiel Avenir LT Std 35 Light" w:cs="Arial"/>
          <w:sz w:val="22"/>
          <w:szCs w:val="22"/>
          <w:lang w:val="vi-VN"/>
        </w:rPr>
      </w:pPr>
      <w:ins w:id="10431" w:author="An Tran, ACA (BUV)" w:date="2024-09-12T11:07:00Z" w16du:dateUtc="2024-09-12T04:07:00Z">
        <w:r w:rsidRPr="00863667">
          <w:rPr>
            <w:rFonts w:ascii="iCiel Avenir LT Std 35 Light" w:hAnsi="iCiel Avenir LT Std 35 Light" w:cs="Arial"/>
            <w:sz w:val="22"/>
            <w:szCs w:val="22"/>
            <w:lang w:val="vi-VN"/>
          </w:rPr>
          <w:t>Soft skills and employability skills</w:t>
        </w:r>
      </w:ins>
    </w:p>
    <w:p w14:paraId="64A9912A" w14:textId="77777777" w:rsidR="003C6139" w:rsidRPr="00863667" w:rsidRDefault="003C6139" w:rsidP="003C6139">
      <w:pPr>
        <w:pStyle w:val="ListParagraph"/>
        <w:numPr>
          <w:ilvl w:val="0"/>
          <w:numId w:val="37"/>
        </w:numPr>
        <w:tabs>
          <w:tab w:val="left" w:pos="630"/>
          <w:tab w:val="left" w:pos="1080"/>
        </w:tabs>
        <w:ind w:firstLine="360"/>
        <w:contextualSpacing w:val="0"/>
        <w:rPr>
          <w:ins w:id="10432" w:author="An Tran, ACA (BUV)" w:date="2024-09-12T11:07:00Z" w16du:dateUtc="2024-09-12T04:07:00Z"/>
          <w:rFonts w:ascii="iCiel Avenir LT Std 35 Light" w:hAnsi="iCiel Avenir LT Std 35 Light" w:cs="Arial"/>
          <w:sz w:val="22"/>
          <w:szCs w:val="22"/>
          <w:lang w:val="vi-VN"/>
        </w:rPr>
      </w:pPr>
      <w:ins w:id="10433" w:author="An Tran, ACA (BUV)" w:date="2024-09-12T11:07:00Z" w16du:dateUtc="2024-09-12T04:07:00Z">
        <w:r w:rsidRPr="00863667">
          <w:rPr>
            <w:rFonts w:ascii="iCiel Avenir LT Std 35 Light" w:hAnsi="iCiel Avenir LT Std 35 Light" w:cs="Arial"/>
            <w:sz w:val="22"/>
            <w:szCs w:val="22"/>
            <w:lang w:val="vi-VN"/>
          </w:rPr>
          <w:t>Research and academic skills</w:t>
        </w:r>
      </w:ins>
    </w:p>
    <w:p w14:paraId="5832F610" w14:textId="77777777" w:rsidR="003C6139" w:rsidRPr="00863667" w:rsidRDefault="003C6139" w:rsidP="003C6139">
      <w:pPr>
        <w:pStyle w:val="ListParagraph"/>
        <w:tabs>
          <w:tab w:val="left" w:pos="630"/>
          <w:tab w:val="left" w:pos="1080"/>
        </w:tabs>
        <w:ind w:left="1080" w:firstLine="0"/>
        <w:contextualSpacing w:val="0"/>
        <w:rPr>
          <w:ins w:id="10434" w:author="An Tran, ACA (BUV)" w:date="2024-09-12T11:07:00Z" w16du:dateUtc="2024-09-12T04:07:00Z"/>
          <w:rFonts w:ascii="iCiel Avenir LT Std 35 Light" w:hAnsi="iCiel Avenir LT Std 35 Light" w:cs="Arial"/>
          <w:sz w:val="22"/>
          <w:szCs w:val="22"/>
          <w:lang w:val="vi-VN"/>
        </w:rPr>
      </w:pPr>
      <w:ins w:id="10435" w:author="An Tran, ACA (BUV)" w:date="2024-09-12T11:07:00Z" w16du:dateUtc="2024-09-12T04:07:00Z">
        <w:r w:rsidRPr="00863667">
          <w:rPr>
            <w:rFonts w:ascii="iCiel Avenir LT Std 35 Light" w:hAnsi="iCiel Avenir LT Std 35 Light" w:cs="Arial"/>
            <w:sz w:val="22"/>
            <w:szCs w:val="22"/>
            <w:lang w:val="vi-VN"/>
          </w:rPr>
          <w:tab/>
        </w:r>
        <w:r w:rsidRPr="00863667">
          <w:rPr>
            <w:rFonts w:ascii="iCiel Avenir LT Std 35 Light" w:eastAsiaTheme="minorEastAsia" w:hAnsi="iCiel Avenir LT Std 35 Light" w:cstheme="minorBidi"/>
            <w:sz w:val="22"/>
            <w:szCs w:val="22"/>
            <w:lang w:val="vi-VN"/>
          </w:rPr>
          <w:t>… and many more</w:t>
        </w:r>
      </w:ins>
    </w:p>
    <w:p w14:paraId="36169CAE" w14:textId="77777777" w:rsidR="003C6139" w:rsidRPr="00863667" w:rsidRDefault="003C6139" w:rsidP="003C6139">
      <w:pPr>
        <w:ind w:firstLine="0"/>
        <w:rPr>
          <w:ins w:id="10436" w:author="An Tran, ACA (BUV)" w:date="2024-09-12T11:07:00Z" w16du:dateUtc="2024-09-12T04:07:00Z"/>
          <w:rFonts w:ascii="iCiel Avenir LT Std 35 Light" w:eastAsiaTheme="minorEastAsia" w:hAnsi="iCiel Avenir LT Std 35 Light" w:cstheme="minorBidi"/>
          <w:sz w:val="22"/>
          <w:szCs w:val="22"/>
          <w:lang w:val="vi-VN"/>
        </w:rPr>
      </w:pPr>
      <w:ins w:id="10437" w:author="An Tran, ACA (BUV)" w:date="2024-09-12T11:07:00Z" w16du:dateUtc="2024-09-12T04:07:00Z">
        <w:r w:rsidRPr="00863667">
          <w:rPr>
            <w:rFonts w:ascii="iCiel Avenir LT Std 35 Light" w:eastAsiaTheme="minorEastAsia" w:hAnsi="iCiel Avenir LT Std 35 Light" w:cstheme="minorBidi"/>
            <w:sz w:val="22"/>
            <w:szCs w:val="22"/>
            <w:lang w:val="vi-VN"/>
          </w:rPr>
          <w: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t>
        </w:r>
      </w:ins>
    </w:p>
    <w:p w14:paraId="1C858306" w14:textId="77777777" w:rsidR="003C6139" w:rsidRPr="00863667" w:rsidRDefault="003C6139" w:rsidP="003C6139">
      <w:pPr>
        <w:ind w:firstLine="0"/>
        <w:rPr>
          <w:ins w:id="10438" w:author="An Tran, ACA (BUV)" w:date="2024-09-12T11:07:00Z" w16du:dateUtc="2024-09-12T04:07:00Z"/>
          <w:rFonts w:ascii="iCiel Avenir LT Std 35 Light" w:eastAsiaTheme="minorEastAsia" w:hAnsi="iCiel Avenir LT Std 35 Light" w:cstheme="minorBidi"/>
          <w:sz w:val="22"/>
          <w:szCs w:val="22"/>
          <w:lang w:val="vi-VN"/>
        </w:rPr>
      </w:pPr>
      <w:ins w:id="10439" w:author="An Tran, ACA (BUV)" w:date="2024-09-12T11:07:00Z" w16du:dateUtc="2024-09-12T04:07:00Z">
        <w:r w:rsidRPr="00863667">
          <w:rPr>
            <w:rFonts w:ascii="iCiel Avenir LT Std 35 Light" w:eastAsiaTheme="minorEastAsia" w:hAnsi="iCiel Avenir LT Std 35 Light" w:cstheme="minorBidi"/>
            <w:sz w:val="22"/>
            <w:szCs w:val="22"/>
            <w:lang w:val="vi-VN"/>
          </w:rPr>
          <w:t>Furthermore, the PSG Programme also offers students some in-person extra-curricular classes and short courses at the BUV campus at the beginning of each semester:</w:t>
        </w:r>
      </w:ins>
    </w:p>
    <w:p w14:paraId="49003F6B" w14:textId="77777777" w:rsidR="003C6139" w:rsidRPr="00863667" w:rsidRDefault="003C6139" w:rsidP="003C6139">
      <w:pPr>
        <w:ind w:firstLine="450"/>
        <w:rPr>
          <w:ins w:id="10440" w:author="An Tran, ACA (BUV)" w:date="2024-09-12T11:07:00Z" w16du:dateUtc="2024-09-12T04:07:00Z"/>
          <w:rFonts w:ascii="iCiel Avenir LT Std 35 Light" w:eastAsiaTheme="minorEastAsia" w:hAnsi="iCiel Avenir LT Std 35 Light" w:cstheme="minorBidi"/>
          <w:b/>
          <w:bCs/>
          <w:sz w:val="22"/>
          <w:szCs w:val="22"/>
          <w:lang w:val="vi-VN"/>
        </w:rPr>
      </w:pPr>
      <w:ins w:id="10441" w:author="An Tran, ACA (BUV)" w:date="2024-09-12T11:07:00Z" w16du:dateUtc="2024-09-12T04:07:00Z">
        <w:r w:rsidRPr="00863667">
          <w:rPr>
            <w:rFonts w:ascii="iCiel Avenir LT Std 35 Light" w:eastAsiaTheme="minorEastAsia" w:hAnsi="iCiel Avenir LT Std 35 Light" w:cstheme="minorBidi"/>
            <w:b/>
            <w:bCs/>
            <w:sz w:val="22"/>
            <w:szCs w:val="22"/>
            <w:lang w:val="vi-VN"/>
          </w:rPr>
          <w:t>Skills development:</w:t>
        </w:r>
        <w:r w:rsidRPr="00863667">
          <w:rPr>
            <w:rStyle w:val="eop"/>
            <w:rFonts w:ascii="iCiel Avenir LT Std 35 Light" w:eastAsiaTheme="minorEastAsia" w:hAnsi="iCiel Avenir LT Std 35 Light" w:cstheme="minorBidi"/>
            <w:b/>
            <w:bCs/>
            <w:sz w:val="22"/>
            <w:szCs w:val="22"/>
            <w:lang w:val="vi-VN"/>
          </w:rPr>
          <w:t> </w:t>
        </w:r>
        <w:r w:rsidRPr="00863667">
          <w:rPr>
            <w:rFonts w:ascii="iCiel Avenir LT Std 35 Light" w:eastAsiaTheme="minorEastAsia" w:hAnsi="iCiel Avenir LT Std 35 Light" w:cstheme="minorBidi"/>
            <w:b/>
            <w:bCs/>
            <w:sz w:val="22"/>
            <w:szCs w:val="22"/>
            <w:lang w:val="vi-VN"/>
          </w:rPr>
          <w:t xml:space="preserve"> </w:t>
        </w:r>
      </w:ins>
    </w:p>
    <w:p w14:paraId="298DB53A" w14:textId="77777777" w:rsidR="003C6139" w:rsidRPr="00863667" w:rsidRDefault="003C6139" w:rsidP="003C6139">
      <w:pPr>
        <w:pStyle w:val="ListParagraph"/>
        <w:numPr>
          <w:ilvl w:val="0"/>
          <w:numId w:val="37"/>
        </w:numPr>
        <w:tabs>
          <w:tab w:val="left" w:pos="630"/>
          <w:tab w:val="left" w:pos="1080"/>
        </w:tabs>
        <w:ind w:firstLine="360"/>
        <w:contextualSpacing w:val="0"/>
        <w:rPr>
          <w:ins w:id="10442" w:author="An Tran, ACA (BUV)" w:date="2024-09-12T11:07:00Z" w16du:dateUtc="2024-09-12T04:07:00Z"/>
          <w:rFonts w:ascii="iCiel Avenir LT Std 35 Light" w:hAnsi="iCiel Avenir LT Std 35 Light" w:cs="Arial"/>
          <w:sz w:val="22"/>
          <w:szCs w:val="22"/>
          <w:lang w:val="vi-VN"/>
        </w:rPr>
      </w:pPr>
      <w:ins w:id="10443" w:author="An Tran, ACA (BUV)" w:date="2024-09-12T11:07:00Z" w16du:dateUtc="2024-09-12T04:07:00Z">
        <w:r w:rsidRPr="00863667">
          <w:rPr>
            <w:rFonts w:ascii="iCiel Avenir LT Std 35 Light" w:hAnsi="iCiel Avenir LT Std 35 Light" w:cs="Arial"/>
            <w:sz w:val="22"/>
            <w:szCs w:val="22"/>
            <w:lang w:val="vi-VN"/>
          </w:rPr>
          <w:t xml:space="preserve">Event planning and organising  </w:t>
        </w:r>
      </w:ins>
    </w:p>
    <w:p w14:paraId="3C6E453E" w14:textId="77777777" w:rsidR="003C6139" w:rsidRPr="00863667" w:rsidRDefault="003C6139" w:rsidP="003C6139">
      <w:pPr>
        <w:pStyle w:val="ListParagraph"/>
        <w:numPr>
          <w:ilvl w:val="0"/>
          <w:numId w:val="37"/>
        </w:numPr>
        <w:tabs>
          <w:tab w:val="left" w:pos="630"/>
          <w:tab w:val="left" w:pos="1080"/>
        </w:tabs>
        <w:ind w:firstLine="360"/>
        <w:contextualSpacing w:val="0"/>
        <w:rPr>
          <w:ins w:id="10444" w:author="An Tran, ACA (BUV)" w:date="2024-09-12T11:07:00Z" w16du:dateUtc="2024-09-12T04:07:00Z"/>
          <w:rFonts w:ascii="iCiel Avenir LT Std 35 Light" w:hAnsi="iCiel Avenir LT Std 35 Light" w:cs="Arial"/>
          <w:sz w:val="22"/>
          <w:szCs w:val="22"/>
          <w:lang w:val="vi-VN"/>
        </w:rPr>
      </w:pPr>
      <w:ins w:id="10445" w:author="An Tran, ACA (BUV)" w:date="2024-09-12T11:07:00Z" w16du:dateUtc="2024-09-12T04:07:00Z">
        <w:r w:rsidRPr="00863667">
          <w:rPr>
            <w:rFonts w:ascii="iCiel Avenir LT Std 35 Light" w:hAnsi="iCiel Avenir LT Std 35 Light" w:cs="Arial"/>
            <w:sz w:val="22"/>
            <w:szCs w:val="22"/>
          </w:rPr>
          <w:t>Designing travel products</w:t>
        </w:r>
      </w:ins>
    </w:p>
    <w:p w14:paraId="6D6326D3" w14:textId="77777777" w:rsidR="003C6139" w:rsidRPr="00863667" w:rsidRDefault="003C6139" w:rsidP="003C6139">
      <w:pPr>
        <w:pStyle w:val="ListParagraph"/>
        <w:numPr>
          <w:ilvl w:val="0"/>
          <w:numId w:val="37"/>
        </w:numPr>
        <w:tabs>
          <w:tab w:val="left" w:pos="630"/>
          <w:tab w:val="left" w:pos="1080"/>
        </w:tabs>
        <w:ind w:firstLine="360"/>
        <w:contextualSpacing w:val="0"/>
        <w:rPr>
          <w:ins w:id="10446" w:author="An Tran, ACA (BUV)" w:date="2024-09-12T11:07:00Z" w16du:dateUtc="2024-09-12T04:07:00Z"/>
          <w:rFonts w:ascii="iCiel Avenir LT Std 35 Light" w:hAnsi="iCiel Avenir LT Std 35 Light" w:cs="Arial"/>
          <w:sz w:val="22"/>
          <w:szCs w:val="22"/>
          <w:lang w:val="vi-VN"/>
        </w:rPr>
      </w:pPr>
      <w:ins w:id="10447" w:author="An Tran, ACA (BUV)" w:date="2024-09-12T11:07:00Z" w16du:dateUtc="2024-09-12T04:07:00Z">
        <w:r w:rsidRPr="00863667">
          <w:rPr>
            <w:rFonts w:ascii="iCiel Avenir LT Std 35 Light" w:hAnsi="iCiel Avenir LT Std 35 Light" w:cs="Arial"/>
            <w:sz w:val="22"/>
            <w:szCs w:val="22"/>
            <w:lang w:val="vi-VN"/>
          </w:rPr>
          <w:t>Public speaking</w:t>
        </w:r>
      </w:ins>
    </w:p>
    <w:p w14:paraId="0FD55B8D" w14:textId="77777777" w:rsidR="003C6139" w:rsidRPr="00863667" w:rsidRDefault="003C6139" w:rsidP="003C6139">
      <w:pPr>
        <w:pStyle w:val="ListParagraph"/>
        <w:numPr>
          <w:ilvl w:val="0"/>
          <w:numId w:val="37"/>
        </w:numPr>
        <w:tabs>
          <w:tab w:val="left" w:pos="630"/>
          <w:tab w:val="left" w:pos="1080"/>
        </w:tabs>
        <w:ind w:firstLine="360"/>
        <w:contextualSpacing w:val="0"/>
        <w:rPr>
          <w:ins w:id="10448" w:author="An Tran, ACA (BUV)" w:date="2024-09-12T11:07:00Z" w16du:dateUtc="2024-09-12T04:07:00Z"/>
          <w:rFonts w:ascii="iCiel Avenir LT Std 35 Light" w:hAnsi="iCiel Avenir LT Std 35 Light" w:cs="Arial"/>
          <w:sz w:val="22"/>
          <w:szCs w:val="22"/>
          <w:lang w:val="vi-VN"/>
        </w:rPr>
      </w:pPr>
      <w:ins w:id="10449" w:author="An Tran, ACA (BUV)" w:date="2024-09-12T11:07:00Z" w16du:dateUtc="2024-09-12T04:07:00Z">
        <w:r w:rsidRPr="00863667">
          <w:rPr>
            <w:rFonts w:ascii="iCiel Avenir LT Std 35 Light" w:hAnsi="iCiel Avenir LT Std 35 Light" w:cs="Arial"/>
            <w:sz w:val="22"/>
            <w:szCs w:val="22"/>
            <w:lang w:val="vi-VN"/>
          </w:rPr>
          <w:t xml:space="preserve">Multi-cultural communication and etiquette </w:t>
        </w:r>
      </w:ins>
    </w:p>
    <w:p w14:paraId="0725DD1C" w14:textId="77777777" w:rsidR="003C6139" w:rsidRPr="00863667" w:rsidRDefault="003C6139" w:rsidP="003C6139">
      <w:pPr>
        <w:pStyle w:val="ListParagraph"/>
        <w:tabs>
          <w:tab w:val="left" w:pos="630"/>
          <w:tab w:val="left" w:pos="1080"/>
        </w:tabs>
        <w:ind w:left="1080" w:firstLine="0"/>
        <w:contextualSpacing w:val="0"/>
        <w:rPr>
          <w:ins w:id="10450" w:author="An Tran, ACA (BUV)" w:date="2024-09-12T11:07:00Z" w16du:dateUtc="2024-09-12T04:07:00Z"/>
          <w:rFonts w:ascii="iCiel Avenir LT Std 35 Light" w:hAnsi="iCiel Avenir LT Std 35 Light" w:cs="Arial"/>
          <w:sz w:val="22"/>
          <w:szCs w:val="22"/>
          <w:lang w:val="vi-VN"/>
        </w:rPr>
      </w:pPr>
      <w:ins w:id="10451" w:author="An Tran, ACA (BUV)" w:date="2024-09-12T11:07:00Z" w16du:dateUtc="2024-09-12T04:07:00Z">
        <w:r w:rsidRPr="00863667">
          <w:rPr>
            <w:rFonts w:ascii="iCiel Avenir LT Std 35 Light" w:hAnsi="iCiel Avenir LT Std 35 Light" w:cs="Arial"/>
            <w:sz w:val="22"/>
            <w:szCs w:val="22"/>
            <w:lang w:val="vi-VN"/>
          </w:rPr>
          <w:tab/>
          <w:t xml:space="preserve">… </w:t>
        </w:r>
        <w:r w:rsidRPr="00863667">
          <w:rPr>
            <w:rFonts w:ascii="iCiel Avenir LT Std 35 Light" w:eastAsiaTheme="minorEastAsia" w:hAnsi="iCiel Avenir LT Std 35 Light" w:cstheme="minorBidi"/>
            <w:sz w:val="22"/>
            <w:szCs w:val="22"/>
            <w:lang w:val="vi-VN"/>
          </w:rPr>
          <w:t>and many more</w:t>
        </w:r>
      </w:ins>
    </w:p>
    <w:p w14:paraId="52A02714" w14:textId="77777777" w:rsidR="003C6139" w:rsidRPr="00863667" w:rsidRDefault="003C6139" w:rsidP="003C6139">
      <w:pPr>
        <w:ind w:firstLine="450"/>
        <w:rPr>
          <w:ins w:id="10452" w:author="An Tran, ACA (BUV)" w:date="2024-09-12T11:07:00Z" w16du:dateUtc="2024-09-12T04:07:00Z"/>
          <w:rFonts w:ascii="iCiel Avenir LT Std 35 Light" w:eastAsiaTheme="minorEastAsia" w:hAnsi="iCiel Avenir LT Std 35 Light" w:cstheme="minorBidi"/>
          <w:b/>
          <w:bCs/>
          <w:sz w:val="22"/>
          <w:szCs w:val="22"/>
          <w:lang w:val="vi-VN"/>
        </w:rPr>
      </w:pPr>
      <w:ins w:id="10453" w:author="An Tran, ACA (BUV)" w:date="2024-09-12T11:07:00Z" w16du:dateUtc="2024-09-12T04:07:00Z">
        <w:r w:rsidRPr="00863667">
          <w:rPr>
            <w:rFonts w:ascii="iCiel Avenir LT Std 35 Light" w:eastAsiaTheme="minorEastAsia" w:hAnsi="iCiel Avenir LT Std 35 Light" w:cstheme="minorBidi"/>
            <w:b/>
            <w:bCs/>
            <w:sz w:val="22"/>
            <w:szCs w:val="22"/>
            <w:lang w:val="vi-VN"/>
          </w:rPr>
          <w:t>Professional certifications and qualifications:</w:t>
        </w:r>
        <w:r w:rsidRPr="00863667">
          <w:rPr>
            <w:rStyle w:val="eop"/>
            <w:rFonts w:ascii="iCiel Avenir LT Std 35 Light" w:eastAsiaTheme="minorEastAsia" w:hAnsi="iCiel Avenir LT Std 35 Light" w:cstheme="minorBidi"/>
            <w:b/>
            <w:bCs/>
            <w:sz w:val="22"/>
            <w:szCs w:val="22"/>
            <w:lang w:val="vi-VN"/>
          </w:rPr>
          <w:t> </w:t>
        </w:r>
        <w:r w:rsidRPr="00863667">
          <w:rPr>
            <w:rFonts w:ascii="iCiel Avenir LT Std 35 Light" w:eastAsiaTheme="minorEastAsia" w:hAnsi="iCiel Avenir LT Std 35 Light" w:cstheme="minorBidi"/>
            <w:b/>
            <w:bCs/>
            <w:sz w:val="22"/>
            <w:szCs w:val="22"/>
            <w:lang w:val="vi-VN"/>
          </w:rPr>
          <w:t xml:space="preserve"> </w:t>
        </w:r>
      </w:ins>
    </w:p>
    <w:p w14:paraId="65081509" w14:textId="77777777" w:rsidR="003C6139" w:rsidRPr="00863667" w:rsidRDefault="003C6139" w:rsidP="003C6139">
      <w:pPr>
        <w:numPr>
          <w:ilvl w:val="0"/>
          <w:numId w:val="37"/>
        </w:numPr>
        <w:tabs>
          <w:tab w:val="left" w:pos="630"/>
          <w:tab w:val="left" w:pos="1080"/>
        </w:tabs>
        <w:ind w:firstLine="360"/>
        <w:rPr>
          <w:ins w:id="10454" w:author="An Tran, ACA (BUV)" w:date="2024-09-12T11:07:00Z" w16du:dateUtc="2024-09-12T04:07:00Z"/>
          <w:rFonts w:ascii="iCiel Avenir LT Std 35 Light" w:hAnsi="iCiel Avenir LT Std 35 Light" w:cs="Arial"/>
          <w:i/>
          <w:iCs/>
          <w:sz w:val="22"/>
          <w:szCs w:val="22"/>
          <w:lang w:val="vi-VN"/>
          <w14:ligatures w14:val="standardContextual"/>
        </w:rPr>
      </w:pPr>
      <w:ins w:id="10455" w:author="An Tran, ACA (BUV)" w:date="2024-09-12T11:07:00Z" w16du:dateUtc="2024-09-12T04:07:00Z">
        <w:r w:rsidRPr="00863667">
          <w:rPr>
            <w:rFonts w:ascii="iCiel Avenir LT Std 35 Light" w:hAnsi="iCiel Avenir LT Std 35 Light" w:cs="Arial"/>
            <w:i/>
            <w:iCs/>
            <w:sz w:val="22"/>
            <w:szCs w:val="22"/>
            <w:lang w:val="vi-VN"/>
            <w14:ligatures w14:val="standardContextual"/>
          </w:rPr>
          <w:t xml:space="preserve">AWS: Amazon Web Services Certification  </w:t>
        </w:r>
      </w:ins>
    </w:p>
    <w:p w14:paraId="021BF442" w14:textId="77777777" w:rsidR="003C6139" w:rsidRPr="00863667" w:rsidRDefault="003C6139" w:rsidP="003C6139">
      <w:pPr>
        <w:numPr>
          <w:ilvl w:val="0"/>
          <w:numId w:val="37"/>
        </w:numPr>
        <w:tabs>
          <w:tab w:val="left" w:pos="630"/>
          <w:tab w:val="left" w:pos="1080"/>
        </w:tabs>
        <w:ind w:firstLine="360"/>
        <w:rPr>
          <w:ins w:id="10456" w:author="An Tran, ACA (BUV)" w:date="2024-09-12T11:07:00Z" w16du:dateUtc="2024-09-12T04:07:00Z"/>
          <w:rFonts w:ascii="iCiel Avenir LT Std 35 Light" w:hAnsi="iCiel Avenir LT Std 35 Light" w:cs="Arial"/>
          <w:i/>
          <w:iCs/>
          <w:sz w:val="22"/>
          <w:szCs w:val="22"/>
          <w:lang w:val="vi-VN"/>
          <w14:ligatures w14:val="standardContextual"/>
        </w:rPr>
      </w:pPr>
      <w:ins w:id="10457" w:author="An Tran, ACA (BUV)" w:date="2024-09-12T11:07:00Z" w16du:dateUtc="2024-09-12T04:07:00Z">
        <w:r w:rsidRPr="00863667">
          <w:rPr>
            <w:rFonts w:ascii="iCiel Avenir LT Std 35 Light" w:hAnsi="iCiel Avenir LT Std 35 Light" w:cs="Arial"/>
            <w:i/>
            <w:iCs/>
            <w:sz w:val="22"/>
            <w:szCs w:val="22"/>
            <w:lang w:val="vi-VN"/>
            <w14:ligatures w14:val="standardContextual"/>
          </w:rPr>
          <w:t xml:space="preserve">WSET: Wine &amp; Spirit Education Trust </w:t>
        </w:r>
      </w:ins>
    </w:p>
    <w:p w14:paraId="0576305E" w14:textId="77777777" w:rsidR="003C6139" w:rsidRPr="00863667" w:rsidRDefault="003C6139" w:rsidP="003C6139">
      <w:pPr>
        <w:pStyle w:val="ListParagraph"/>
        <w:tabs>
          <w:tab w:val="left" w:pos="630"/>
          <w:tab w:val="left" w:pos="1080"/>
        </w:tabs>
        <w:ind w:left="1080" w:firstLine="0"/>
        <w:contextualSpacing w:val="0"/>
        <w:rPr>
          <w:ins w:id="10458" w:author="An Tran, ACA (BUV)" w:date="2024-09-12T11:07:00Z" w16du:dateUtc="2024-09-12T04:07:00Z"/>
          <w:rFonts w:ascii="iCiel Avenir LT Std 35 Light" w:hAnsi="iCiel Avenir LT Std 35 Light" w:cs="Arial"/>
          <w:sz w:val="22"/>
          <w:szCs w:val="22"/>
          <w:lang w:val="vi-VN"/>
        </w:rPr>
      </w:pPr>
      <w:ins w:id="10459" w:author="An Tran, ACA (BUV)" w:date="2024-09-12T11:07:00Z" w16du:dateUtc="2024-09-12T04:07:00Z">
        <w:r w:rsidRPr="00863667">
          <w:rPr>
            <w:rFonts w:ascii="iCiel Avenir LT Std 35 Light" w:hAnsi="iCiel Avenir LT Std 35 Light" w:cs="Arial"/>
            <w:i/>
            <w:iCs/>
            <w:sz w:val="22"/>
            <w:szCs w:val="22"/>
            <w:lang w:val="vi-VN"/>
            <w14:ligatures w14:val="standardContextual"/>
          </w:rPr>
          <w:tab/>
          <w:t xml:space="preserve">… </w:t>
        </w:r>
        <w:r w:rsidRPr="00863667">
          <w:rPr>
            <w:rFonts w:ascii="iCiel Avenir LT Std 35 Light" w:hAnsi="iCiel Avenir LT Std 35 Light"/>
            <w:i/>
            <w:iCs/>
            <w:sz w:val="22"/>
            <w:szCs w:val="22"/>
            <w:lang w:val="vi-VN"/>
            <w14:ligatures w14:val="standardContextual"/>
          </w:rPr>
          <w:t>and many more</w:t>
        </w:r>
      </w:ins>
    </w:p>
    <w:p w14:paraId="222A35F5" w14:textId="77777777" w:rsidR="003C6139" w:rsidRPr="00863667" w:rsidRDefault="003C6139" w:rsidP="003C6139">
      <w:pPr>
        <w:ind w:firstLine="0"/>
        <w:rPr>
          <w:ins w:id="10460" w:author="An Tran, ACA (BUV)" w:date="2024-09-12T11:07:00Z" w16du:dateUtc="2024-09-12T04:07:00Z"/>
          <w:rFonts w:ascii="iCiel Avenir LT Std 35 Light" w:eastAsiaTheme="minorEastAsia" w:hAnsi="iCiel Avenir LT Std 35 Light" w:cstheme="minorBidi"/>
          <w:sz w:val="22"/>
          <w:szCs w:val="22"/>
          <w:lang w:val="vi-VN"/>
        </w:rPr>
      </w:pPr>
      <w:ins w:id="10461" w:author="An Tran, ACA (BUV)" w:date="2024-09-12T11:07:00Z" w16du:dateUtc="2024-09-12T04:07:00Z">
        <w:r w:rsidRPr="00863667">
          <w:rPr>
            <w:rStyle w:val="eop"/>
            <w:rFonts w:ascii="iCiel Avenir LT Std 35 Light" w:eastAsiaTheme="minorEastAsia" w:hAnsi="iCiel Avenir LT Std 35 Light" w:cstheme="minorBidi"/>
            <w:sz w:val="22"/>
            <w:szCs w:val="22"/>
            <w:lang w:val="vi-VN"/>
          </w:rPr>
          <w:t xml:space="preserve">Students need to make a deposit payment at </w:t>
        </w:r>
        <w:r w:rsidRPr="00863667">
          <w:rPr>
            <w:rFonts w:ascii="iCiel Avenir LT Std 35 Light" w:eastAsiaTheme="minorEastAsia" w:hAnsi="iCiel Avenir LT Std 35 Light" w:cstheme="minorBidi"/>
            <w:sz w:val="22"/>
            <w:szCs w:val="22"/>
            <w:lang w:val="vi-VN"/>
          </w:rPr>
          <w: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t>
        </w:r>
      </w:ins>
    </w:p>
    <w:p w14:paraId="4864BE21" w14:textId="77777777" w:rsidR="003C6139" w:rsidRPr="00863667" w:rsidRDefault="003C6139" w:rsidP="003C6139">
      <w:pPr>
        <w:ind w:firstLine="0"/>
        <w:rPr>
          <w:ins w:id="10462" w:author="An Tran, ACA (BUV)" w:date="2024-09-12T11:07:00Z" w16du:dateUtc="2024-09-12T04:07:00Z"/>
          <w:rFonts w:ascii="iCiel Avenir LT Std 35 Light" w:eastAsiaTheme="minorEastAsia" w:hAnsi="iCiel Avenir LT Std 35 Light" w:cstheme="minorBidi"/>
          <w:i/>
          <w:iCs/>
          <w:sz w:val="22"/>
          <w:szCs w:val="22"/>
          <w:lang w:val="vi-VN"/>
        </w:rPr>
      </w:pPr>
      <w:ins w:id="10463" w:author="An Tran, ACA (BUV)" w:date="2024-09-12T11:07:00Z" w16du:dateUtc="2024-09-12T04:07:00Z">
        <w:r w:rsidRPr="00863667">
          <w:rPr>
            <w:rFonts w:ascii="iCiel Avenir LT Std 35 Light" w:eastAsiaTheme="minorEastAsia" w:hAnsi="iCiel Avenir LT Std 35 Light" w:cstheme="minorBidi"/>
            <w:i/>
            <w:iCs/>
            <w:sz w:val="22"/>
            <w:szCs w:val="22"/>
            <w:lang w:val="vi-VN"/>
          </w:rPr>
          <w: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t>
        </w:r>
      </w:ins>
    </w:p>
    <w:p w14:paraId="5BDEC32D" w14:textId="77777777" w:rsidR="003C6139" w:rsidRPr="00863667" w:rsidRDefault="003C6139" w:rsidP="003C6139">
      <w:pPr>
        <w:ind w:firstLine="0"/>
        <w:rPr>
          <w:ins w:id="10464" w:author="An Tran, ACA (BUV)" w:date="2024-09-12T11:07:00Z" w16du:dateUtc="2024-09-12T04:07:00Z"/>
          <w:rFonts w:ascii="iCiel Avenir LT Std 35 Light" w:eastAsiaTheme="minorEastAsia" w:hAnsi="iCiel Avenir LT Std 35 Light" w:cstheme="minorBidi"/>
          <w:i/>
          <w:iCs/>
          <w:sz w:val="22"/>
          <w:szCs w:val="22"/>
          <w:lang w:val="vi-VN"/>
        </w:rPr>
      </w:pPr>
      <w:ins w:id="10465" w:author="An Tran, ACA (BUV)" w:date="2024-09-12T11:07:00Z" w16du:dateUtc="2024-09-12T04:07:00Z">
        <w:r w:rsidRPr="00863667">
          <w:rPr>
            <w:rFonts w:ascii="iCiel Avenir LT Std 35 Light" w:eastAsiaTheme="minorEastAsia" w:hAnsi="iCiel Avenir LT Std 35 Light" w:cstheme="minorBidi"/>
            <w:i/>
            <w:iCs/>
            <w:sz w:val="22"/>
            <w:szCs w:val="22"/>
            <w:lang w:val="vi-VN"/>
          </w:rPr>
          <w: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t>
        </w:r>
      </w:ins>
    </w:p>
    <w:p w14:paraId="0BF28CF0" w14:textId="77777777" w:rsidR="003C6139" w:rsidRPr="00863667" w:rsidRDefault="003C6139" w:rsidP="003C6139">
      <w:pPr>
        <w:ind w:firstLine="0"/>
        <w:rPr>
          <w:ins w:id="10466" w:author="An Tran, ACA (BUV)" w:date="2024-09-12T11:07:00Z" w16du:dateUtc="2024-09-12T04:07:00Z"/>
          <w:rFonts w:ascii="iCiel Avenir LT Std 35 Light" w:eastAsiaTheme="minorEastAsia" w:hAnsi="iCiel Avenir LT Std 35 Light" w:cstheme="minorBidi"/>
          <w:i/>
          <w:iCs/>
          <w:sz w:val="22"/>
          <w:szCs w:val="22"/>
          <w:lang w:val="vi-VN"/>
        </w:rPr>
      </w:pPr>
      <w:ins w:id="10467" w:author="An Tran, ACA (BUV)" w:date="2024-09-12T11:07:00Z" w16du:dateUtc="2024-09-12T04:07:00Z">
        <w:r w:rsidRPr="00863667">
          <w:rPr>
            <w:rFonts w:ascii="iCiel Avenir LT Std 35 Light" w:eastAsiaTheme="minorEastAsia" w:hAnsi="iCiel Avenir LT Std 35 Light" w:cstheme="minorBidi"/>
            <w:i/>
            <w:iCs/>
            <w:sz w:val="22"/>
            <w:szCs w:val="22"/>
            <w:lang w:val="vi-VN"/>
          </w:rPr>
          <w:t>Một số nhóm khóa học được cung cấp tại Coursera có thể kể tới:</w:t>
        </w:r>
      </w:ins>
    </w:p>
    <w:p w14:paraId="731582C4" w14:textId="77777777" w:rsidR="003C6139" w:rsidRPr="00863667" w:rsidRDefault="003C6139" w:rsidP="003C6139">
      <w:pPr>
        <w:pStyle w:val="ListParagraph"/>
        <w:numPr>
          <w:ilvl w:val="0"/>
          <w:numId w:val="37"/>
        </w:numPr>
        <w:tabs>
          <w:tab w:val="left" w:pos="630"/>
          <w:tab w:val="left" w:pos="1080"/>
        </w:tabs>
        <w:ind w:firstLine="360"/>
        <w:contextualSpacing w:val="0"/>
        <w:rPr>
          <w:ins w:id="10468" w:author="An Tran, ACA (BUV)" w:date="2024-09-12T11:07:00Z" w16du:dateUtc="2024-09-12T04:07:00Z"/>
          <w:rFonts w:ascii="iCiel Avenir LT Std 35 Light" w:hAnsi="iCiel Avenir LT Std 35 Light" w:cs="Arial"/>
          <w:i/>
          <w:iCs/>
          <w:sz w:val="22"/>
          <w:szCs w:val="22"/>
          <w:lang w:val="vi-VN"/>
        </w:rPr>
      </w:pPr>
      <w:ins w:id="10469" w:author="An Tran, ACA (BUV)" w:date="2024-09-12T11:07:00Z" w16du:dateUtc="2024-09-12T04:07:00Z">
        <w:r w:rsidRPr="00863667">
          <w:rPr>
            <w:rFonts w:ascii="iCiel Avenir LT Std 35 Light" w:hAnsi="iCiel Avenir LT Std 35 Light" w:cs="Arial"/>
            <w:i/>
            <w:iCs/>
            <w:sz w:val="22"/>
            <w:szCs w:val="22"/>
            <w:lang w:val="vi-VN"/>
          </w:rPr>
          <w:t>Kiến thức và kỹ năng bổ trợ chuyên ngành (Kinh doanh, Truyền thông, Kỹ thuật, Công nghệ, Sáng tạo, Du lịch và khách sạn, Phát triển xanh và bền vững…)</w:t>
        </w:r>
      </w:ins>
    </w:p>
    <w:p w14:paraId="1B468028" w14:textId="77777777" w:rsidR="003C6139" w:rsidRPr="00863667" w:rsidRDefault="003C6139" w:rsidP="003C6139">
      <w:pPr>
        <w:pStyle w:val="ListParagraph"/>
        <w:numPr>
          <w:ilvl w:val="0"/>
          <w:numId w:val="37"/>
        </w:numPr>
        <w:tabs>
          <w:tab w:val="left" w:pos="630"/>
          <w:tab w:val="left" w:pos="1080"/>
        </w:tabs>
        <w:ind w:firstLine="360"/>
        <w:contextualSpacing w:val="0"/>
        <w:rPr>
          <w:ins w:id="10470" w:author="An Tran, ACA (BUV)" w:date="2024-09-12T11:07:00Z" w16du:dateUtc="2024-09-12T04:07:00Z"/>
          <w:rFonts w:ascii="iCiel Avenir LT Std 35 Light" w:hAnsi="iCiel Avenir LT Std 35 Light" w:cs="Arial"/>
          <w:i/>
          <w:iCs/>
          <w:sz w:val="22"/>
          <w:szCs w:val="22"/>
          <w:lang w:val="vi-VN"/>
        </w:rPr>
      </w:pPr>
      <w:ins w:id="10471" w:author="An Tran, ACA (BUV)" w:date="2024-09-12T11:07:00Z" w16du:dateUtc="2024-09-12T04:07:00Z">
        <w:r w:rsidRPr="00863667">
          <w:rPr>
            <w:rFonts w:ascii="iCiel Avenir LT Std 35 Light" w:hAnsi="iCiel Avenir LT Std 35 Light" w:cs="Arial"/>
            <w:i/>
            <w:iCs/>
            <w:sz w:val="22"/>
            <w:szCs w:val="22"/>
            <w:lang w:val="vi-VN"/>
          </w:rPr>
          <w:t>Ngôn ngữ (Tiếng Anh, Trung Quốc, Hàn, Nhật, Pháp, Tây Ban Nha…)</w:t>
        </w:r>
      </w:ins>
    </w:p>
    <w:p w14:paraId="7AAF482F" w14:textId="77777777" w:rsidR="003C6139" w:rsidRPr="00863667" w:rsidRDefault="003C6139" w:rsidP="003C6139">
      <w:pPr>
        <w:pStyle w:val="ListParagraph"/>
        <w:numPr>
          <w:ilvl w:val="0"/>
          <w:numId w:val="37"/>
        </w:numPr>
        <w:tabs>
          <w:tab w:val="left" w:pos="630"/>
          <w:tab w:val="left" w:pos="1080"/>
        </w:tabs>
        <w:ind w:firstLine="360"/>
        <w:contextualSpacing w:val="0"/>
        <w:rPr>
          <w:ins w:id="10472" w:author="An Tran, ACA (BUV)" w:date="2024-09-12T11:07:00Z" w16du:dateUtc="2024-09-12T04:07:00Z"/>
          <w:rFonts w:ascii="iCiel Avenir LT Std 35 Light" w:hAnsi="iCiel Avenir LT Std 35 Light" w:cs="Arial"/>
          <w:i/>
          <w:iCs/>
          <w:sz w:val="22"/>
          <w:szCs w:val="22"/>
          <w:lang w:val="vi-VN"/>
        </w:rPr>
      </w:pPr>
      <w:ins w:id="10473" w:author="An Tran, ACA (BUV)" w:date="2024-09-12T11:07:00Z" w16du:dateUtc="2024-09-12T04:07:00Z">
        <w:r w:rsidRPr="00863667">
          <w:rPr>
            <w:rFonts w:ascii="iCiel Avenir LT Std 35 Light" w:hAnsi="iCiel Avenir LT Std 35 Light" w:cs="Arial"/>
            <w:i/>
            <w:iCs/>
            <w:sz w:val="22"/>
            <w:szCs w:val="22"/>
            <w:lang w:val="vi-VN"/>
          </w:rPr>
          <w:t>Phát triển kỹ năng mềm và kỹ năng nghề nghiệp</w:t>
        </w:r>
      </w:ins>
    </w:p>
    <w:p w14:paraId="3171221F" w14:textId="77777777" w:rsidR="003C6139" w:rsidRPr="00863667" w:rsidRDefault="003C6139" w:rsidP="003C6139">
      <w:pPr>
        <w:pStyle w:val="ListParagraph"/>
        <w:numPr>
          <w:ilvl w:val="0"/>
          <w:numId w:val="37"/>
        </w:numPr>
        <w:tabs>
          <w:tab w:val="left" w:pos="630"/>
          <w:tab w:val="left" w:pos="1080"/>
        </w:tabs>
        <w:ind w:firstLine="360"/>
        <w:contextualSpacing w:val="0"/>
        <w:rPr>
          <w:ins w:id="10474" w:author="An Tran, ACA (BUV)" w:date="2024-09-12T11:07:00Z" w16du:dateUtc="2024-09-12T04:07:00Z"/>
          <w:rFonts w:ascii="iCiel Avenir LT Std 35 Light" w:hAnsi="iCiel Avenir LT Std 35 Light" w:cs="Arial"/>
          <w:i/>
          <w:iCs/>
          <w:sz w:val="22"/>
          <w:szCs w:val="22"/>
          <w:lang w:val="vi-VN"/>
        </w:rPr>
      </w:pPr>
      <w:ins w:id="10475" w:author="An Tran, ACA (BUV)" w:date="2024-09-12T11:07:00Z" w16du:dateUtc="2024-09-12T04:07:00Z">
        <w:r w:rsidRPr="00863667">
          <w:rPr>
            <w:rFonts w:ascii="iCiel Avenir LT Std 35 Light" w:hAnsi="iCiel Avenir LT Std 35 Light" w:cs="Arial"/>
            <w:i/>
            <w:iCs/>
            <w:sz w:val="22"/>
            <w:szCs w:val="22"/>
            <w:lang w:val="vi-VN"/>
          </w:rPr>
          <w:t>Kỹ năng học thuật và nghiên cứu</w:t>
        </w:r>
      </w:ins>
    </w:p>
    <w:p w14:paraId="5C36BA3B" w14:textId="77777777" w:rsidR="003C6139" w:rsidRPr="00863667" w:rsidRDefault="003C6139" w:rsidP="003C6139">
      <w:pPr>
        <w:pStyle w:val="ListParagraph"/>
        <w:tabs>
          <w:tab w:val="left" w:pos="630"/>
          <w:tab w:val="left" w:pos="1080"/>
        </w:tabs>
        <w:ind w:left="1080" w:firstLine="0"/>
        <w:contextualSpacing w:val="0"/>
        <w:rPr>
          <w:ins w:id="10476" w:author="An Tran, ACA (BUV)" w:date="2024-09-12T11:07:00Z" w16du:dateUtc="2024-09-12T04:07:00Z"/>
          <w:rFonts w:ascii="iCiel Avenir LT Std 35 Light" w:hAnsi="iCiel Avenir LT Std 35 Light" w:cs="Arial"/>
          <w:i/>
          <w:iCs/>
          <w:sz w:val="22"/>
          <w:szCs w:val="22"/>
          <w:lang w:val="vi-VN"/>
        </w:rPr>
      </w:pPr>
      <w:ins w:id="10477" w:author="An Tran, ACA (BUV)" w:date="2024-09-12T11:07:00Z" w16du:dateUtc="2024-09-12T04:07:00Z">
        <w:r w:rsidRPr="00863667">
          <w:rPr>
            <w:rFonts w:ascii="iCiel Avenir LT Std 35 Light" w:hAnsi="iCiel Avenir LT Std 35 Light" w:cs="Arial"/>
            <w:i/>
            <w:iCs/>
            <w:sz w:val="22"/>
            <w:szCs w:val="22"/>
            <w:lang w:val="vi-VN"/>
          </w:rPr>
          <w:tab/>
          <w:t xml:space="preserve">… </w:t>
        </w:r>
        <w:r w:rsidRPr="00863667">
          <w:rPr>
            <w:rFonts w:ascii="iCiel Avenir LT Std 35 Light" w:eastAsiaTheme="minorEastAsia" w:hAnsi="iCiel Avenir LT Std 35 Light" w:cstheme="minorBidi"/>
            <w:i/>
            <w:iCs/>
            <w:sz w:val="22"/>
            <w:szCs w:val="22"/>
            <w:lang w:val="vi-VN"/>
          </w:rPr>
          <w:t xml:space="preserve"> và rất nhiều lĩnh vực khác.</w:t>
        </w:r>
      </w:ins>
    </w:p>
    <w:p w14:paraId="3A934166" w14:textId="77777777" w:rsidR="003C6139" w:rsidRPr="00863667" w:rsidRDefault="003C6139" w:rsidP="003C6139">
      <w:pPr>
        <w:ind w:firstLine="0"/>
        <w:rPr>
          <w:ins w:id="10478" w:author="An Tran, ACA (BUV)" w:date="2024-09-12T11:07:00Z" w16du:dateUtc="2024-09-12T04:07:00Z"/>
          <w:rFonts w:ascii="iCiel Avenir LT Std 35 Light" w:eastAsiaTheme="minorEastAsia" w:hAnsi="iCiel Avenir LT Std 35 Light" w:cstheme="minorBidi"/>
          <w:i/>
          <w:iCs/>
          <w:sz w:val="22"/>
          <w:szCs w:val="22"/>
          <w:lang w:val="vi-VN"/>
        </w:rPr>
      </w:pPr>
      <w:ins w:id="10479" w:author="An Tran, ACA (BUV)" w:date="2024-09-12T11:07:00Z" w16du:dateUtc="2024-09-12T04:07:00Z">
        <w:r w:rsidRPr="00863667">
          <w:rPr>
            <w:rFonts w:ascii="iCiel Avenir LT Std 35 Light" w:eastAsiaTheme="minorEastAsia" w:hAnsi="iCiel Avenir LT Std 35 Light" w:cstheme="minorBidi"/>
            <w:i/>
            <w:iCs/>
            <w:sz w:val="22"/>
            <w:szCs w:val="22"/>
            <w:lang w:val="vi-VN"/>
          </w:rPr>
          <w: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t>
        </w:r>
      </w:ins>
    </w:p>
    <w:p w14:paraId="3E40C956" w14:textId="77777777" w:rsidR="003C6139" w:rsidRPr="00863667" w:rsidRDefault="003C6139" w:rsidP="003C6139">
      <w:pPr>
        <w:ind w:firstLine="360"/>
        <w:rPr>
          <w:ins w:id="10480" w:author="An Tran, ACA (BUV)" w:date="2024-09-12T11:07:00Z" w16du:dateUtc="2024-09-12T04:07:00Z"/>
          <w:rFonts w:ascii="iCiel Avenir LT Std 35 Light" w:eastAsiaTheme="minorEastAsia" w:hAnsi="iCiel Avenir LT Std 35 Light" w:cstheme="minorBidi"/>
          <w:b/>
          <w:bCs/>
          <w:i/>
          <w:iCs/>
          <w:sz w:val="22"/>
          <w:szCs w:val="22"/>
          <w:lang w:val="vi-VN"/>
        </w:rPr>
      </w:pPr>
      <w:ins w:id="10481" w:author="An Tran, ACA (BUV)" w:date="2024-09-12T11:07:00Z" w16du:dateUtc="2024-09-12T04:07:00Z">
        <w:r w:rsidRPr="00863667">
          <w:rPr>
            <w:rFonts w:ascii="iCiel Avenir LT Std 35 Light" w:eastAsiaTheme="minorEastAsia" w:hAnsi="iCiel Avenir LT Std 35 Light" w:cstheme="minorBidi"/>
            <w:b/>
            <w:bCs/>
            <w:i/>
            <w:iCs/>
            <w:sz w:val="22"/>
            <w:szCs w:val="22"/>
            <w:lang w:val="vi-VN"/>
          </w:rPr>
          <w:t>Lớp học kỹ năng</w:t>
        </w:r>
      </w:ins>
    </w:p>
    <w:p w14:paraId="5678B591" w14:textId="77777777" w:rsidR="003C6139" w:rsidRPr="00863667" w:rsidRDefault="003C6139" w:rsidP="003C6139">
      <w:pPr>
        <w:pStyle w:val="ListParagraph"/>
        <w:numPr>
          <w:ilvl w:val="0"/>
          <w:numId w:val="37"/>
        </w:numPr>
        <w:tabs>
          <w:tab w:val="left" w:pos="630"/>
          <w:tab w:val="left" w:pos="1080"/>
        </w:tabs>
        <w:ind w:firstLine="360"/>
        <w:contextualSpacing w:val="0"/>
        <w:rPr>
          <w:ins w:id="10482" w:author="An Tran, ACA (BUV)" w:date="2024-09-12T11:07:00Z" w16du:dateUtc="2024-09-12T04:07:00Z"/>
          <w:rFonts w:ascii="iCiel Avenir LT Std 35 Light" w:hAnsi="iCiel Avenir LT Std 35 Light" w:cs="Arial"/>
          <w:i/>
          <w:iCs/>
          <w:sz w:val="22"/>
          <w:szCs w:val="22"/>
          <w:lang w:val="vi-VN"/>
        </w:rPr>
      </w:pPr>
      <w:ins w:id="10483" w:author="An Tran, ACA (BUV)" w:date="2024-09-12T11:07:00Z" w16du:dateUtc="2024-09-12T04:07:00Z">
        <w:r w:rsidRPr="00863667">
          <w:rPr>
            <w:rFonts w:ascii="iCiel Avenir LT Std 35 Light" w:hAnsi="iCiel Avenir LT Std 35 Light" w:cs="Arial"/>
            <w:i/>
            <w:iCs/>
            <w:sz w:val="22"/>
            <w:szCs w:val="22"/>
            <w:lang w:val="vi-VN"/>
          </w:rPr>
          <w:t>Lập kế hoạch và tổ chức sự kiện</w:t>
        </w:r>
      </w:ins>
    </w:p>
    <w:p w14:paraId="6FDA66E5" w14:textId="77777777" w:rsidR="003C6139" w:rsidRPr="00863667" w:rsidRDefault="003C6139" w:rsidP="003C6139">
      <w:pPr>
        <w:pStyle w:val="ListParagraph"/>
        <w:numPr>
          <w:ilvl w:val="0"/>
          <w:numId w:val="37"/>
        </w:numPr>
        <w:tabs>
          <w:tab w:val="left" w:pos="630"/>
          <w:tab w:val="left" w:pos="1080"/>
        </w:tabs>
        <w:ind w:firstLine="360"/>
        <w:contextualSpacing w:val="0"/>
        <w:rPr>
          <w:ins w:id="10484" w:author="An Tran, ACA (BUV)" w:date="2024-09-12T11:07:00Z" w16du:dateUtc="2024-09-12T04:07:00Z"/>
          <w:rFonts w:ascii="iCiel Avenir LT Std 35 Light" w:hAnsi="iCiel Avenir LT Std 35 Light" w:cs="Arial"/>
          <w:i/>
          <w:iCs/>
          <w:sz w:val="22"/>
          <w:szCs w:val="22"/>
          <w:lang w:val="vi-VN"/>
        </w:rPr>
      </w:pPr>
      <w:ins w:id="10485" w:author="An Tran, ACA (BUV)" w:date="2024-09-12T11:07:00Z" w16du:dateUtc="2024-09-12T04:07:00Z">
        <w:r w:rsidRPr="00863667">
          <w:rPr>
            <w:rFonts w:ascii="iCiel Avenir LT Std 35 Light" w:hAnsi="iCiel Avenir LT Std 35 Light" w:cs="Arial"/>
            <w:i/>
            <w:iCs/>
            <w:sz w:val="22"/>
            <w:szCs w:val="22"/>
            <w:lang w:val="vi-VN"/>
          </w:rPr>
          <w:t xml:space="preserve">Thiết kế </w:t>
        </w:r>
        <w:r w:rsidRPr="00863667">
          <w:rPr>
            <w:rFonts w:ascii="iCiel Avenir LT Std 35 Light" w:hAnsi="iCiel Avenir LT Std 35 Light" w:cs="Arial"/>
            <w:i/>
            <w:iCs/>
            <w:sz w:val="22"/>
            <w:szCs w:val="22"/>
          </w:rPr>
          <w:t>sản phẩm</w:t>
        </w:r>
        <w:r w:rsidRPr="00863667">
          <w:rPr>
            <w:rFonts w:ascii="iCiel Avenir LT Std 35 Light" w:hAnsi="iCiel Avenir LT Std 35 Light" w:cs="Arial"/>
            <w:i/>
            <w:iCs/>
            <w:sz w:val="22"/>
            <w:szCs w:val="22"/>
            <w:lang w:val="vi-VN"/>
          </w:rPr>
          <w:t xml:space="preserve"> du lịch</w:t>
        </w:r>
      </w:ins>
    </w:p>
    <w:p w14:paraId="28AA5CA0" w14:textId="77777777" w:rsidR="003C6139" w:rsidRPr="00863667" w:rsidRDefault="003C6139" w:rsidP="003C6139">
      <w:pPr>
        <w:pStyle w:val="ListParagraph"/>
        <w:numPr>
          <w:ilvl w:val="0"/>
          <w:numId w:val="37"/>
        </w:numPr>
        <w:tabs>
          <w:tab w:val="left" w:pos="630"/>
          <w:tab w:val="left" w:pos="1080"/>
        </w:tabs>
        <w:ind w:firstLine="360"/>
        <w:contextualSpacing w:val="0"/>
        <w:rPr>
          <w:ins w:id="10486" w:author="An Tran, ACA (BUV)" w:date="2024-09-12T11:07:00Z" w16du:dateUtc="2024-09-12T04:07:00Z"/>
          <w:rFonts w:ascii="iCiel Avenir LT Std 35 Light" w:hAnsi="iCiel Avenir LT Std 35 Light" w:cs="Arial"/>
          <w:i/>
          <w:iCs/>
          <w:sz w:val="22"/>
          <w:szCs w:val="22"/>
          <w:lang w:val="vi-VN"/>
        </w:rPr>
      </w:pPr>
      <w:ins w:id="10487" w:author="An Tran, ACA (BUV)" w:date="2024-09-12T11:07:00Z" w16du:dateUtc="2024-09-12T04:07:00Z">
        <w:r w:rsidRPr="00863667">
          <w:rPr>
            <w:rFonts w:ascii="iCiel Avenir LT Std 35 Light" w:hAnsi="iCiel Avenir LT Std 35 Light" w:cs="Arial"/>
            <w:i/>
            <w:iCs/>
            <w:sz w:val="22"/>
            <w:szCs w:val="22"/>
            <w:lang w:val="vi-VN"/>
          </w:rPr>
          <w:t>Nói trước đám đông</w:t>
        </w:r>
      </w:ins>
    </w:p>
    <w:p w14:paraId="2AB01C4D" w14:textId="77777777" w:rsidR="003C6139" w:rsidRPr="00863667" w:rsidRDefault="003C6139" w:rsidP="003C6139">
      <w:pPr>
        <w:pStyle w:val="ListParagraph"/>
        <w:numPr>
          <w:ilvl w:val="0"/>
          <w:numId w:val="37"/>
        </w:numPr>
        <w:tabs>
          <w:tab w:val="left" w:pos="630"/>
          <w:tab w:val="left" w:pos="1080"/>
        </w:tabs>
        <w:ind w:firstLine="360"/>
        <w:contextualSpacing w:val="0"/>
        <w:rPr>
          <w:ins w:id="10488" w:author="An Tran, ACA (BUV)" w:date="2024-09-12T11:07:00Z" w16du:dateUtc="2024-09-12T04:07:00Z"/>
          <w:rFonts w:ascii="iCiel Avenir LT Std 35 Light" w:hAnsi="iCiel Avenir LT Std 35 Light" w:cs="Arial"/>
          <w:i/>
          <w:iCs/>
          <w:sz w:val="22"/>
          <w:szCs w:val="22"/>
          <w:lang w:val="vi-VN"/>
        </w:rPr>
      </w:pPr>
      <w:ins w:id="10489" w:author="An Tran, ACA (BUV)" w:date="2024-09-12T11:07:00Z" w16du:dateUtc="2024-09-12T04:07:00Z">
        <w:r w:rsidRPr="00863667">
          <w:rPr>
            <w:rFonts w:ascii="iCiel Avenir LT Std 35 Light" w:hAnsi="iCiel Avenir LT Std 35 Light" w:cs="Arial"/>
            <w:i/>
            <w:iCs/>
            <w:sz w:val="22"/>
            <w:szCs w:val="22"/>
            <w:lang w:val="vi-VN"/>
          </w:rPr>
          <w:t>Giao tiếp và ứng xử đa văn hóa</w:t>
        </w:r>
      </w:ins>
    </w:p>
    <w:p w14:paraId="413A75F6" w14:textId="77777777" w:rsidR="003C6139" w:rsidRPr="00863667" w:rsidRDefault="003C6139" w:rsidP="003C6139">
      <w:pPr>
        <w:pStyle w:val="ListParagraph"/>
        <w:tabs>
          <w:tab w:val="left" w:pos="630"/>
          <w:tab w:val="left" w:pos="1080"/>
        </w:tabs>
        <w:ind w:left="1080" w:firstLine="0"/>
        <w:contextualSpacing w:val="0"/>
        <w:rPr>
          <w:ins w:id="10490" w:author="An Tran, ACA (BUV)" w:date="2024-09-12T11:07:00Z" w16du:dateUtc="2024-09-12T04:07:00Z"/>
          <w:rFonts w:ascii="iCiel Avenir LT Std 35 Light" w:hAnsi="iCiel Avenir LT Std 35 Light" w:cs="Arial"/>
          <w:i/>
          <w:iCs/>
          <w:sz w:val="22"/>
          <w:szCs w:val="22"/>
        </w:rPr>
      </w:pPr>
      <w:ins w:id="10491" w:author="An Tran, ACA (BUV)" w:date="2024-09-12T11:07:00Z" w16du:dateUtc="2024-09-12T04:07:00Z">
        <w:r w:rsidRPr="00863667">
          <w:rPr>
            <w:rFonts w:ascii="iCiel Avenir LT Std 35 Light" w:hAnsi="iCiel Avenir LT Std 35 Light" w:cs="Arial"/>
            <w:i/>
            <w:iCs/>
            <w:sz w:val="22"/>
            <w:szCs w:val="22"/>
          </w:rPr>
          <w:tab/>
        </w:r>
        <w:r w:rsidRPr="00863667">
          <w:rPr>
            <w:rFonts w:ascii="iCiel Avenir LT Std 35 Light" w:hAnsi="iCiel Avenir LT Std 35 Light" w:cs="Arial"/>
            <w:i/>
            <w:iCs/>
            <w:sz w:val="22"/>
            <w:szCs w:val="22"/>
            <w:lang w:val="vi-VN"/>
          </w:rPr>
          <w:t xml:space="preserve">… </w:t>
        </w:r>
      </w:ins>
    </w:p>
    <w:p w14:paraId="7ACC3CD9" w14:textId="77777777" w:rsidR="003C6139" w:rsidRPr="00863667" w:rsidRDefault="003C6139" w:rsidP="003C6139">
      <w:pPr>
        <w:spacing w:before="0" w:beforeAutospacing="0"/>
        <w:ind w:firstLine="360"/>
        <w:rPr>
          <w:ins w:id="10492" w:author="An Tran, ACA (BUV)" w:date="2024-09-12T11:07:00Z" w16du:dateUtc="2024-09-12T04:07:00Z"/>
          <w:rFonts w:ascii="iCiel Avenir LT Std 35 Light" w:eastAsiaTheme="minorEastAsia" w:hAnsi="iCiel Avenir LT Std 35 Light" w:cstheme="minorBidi"/>
          <w:b/>
          <w:bCs/>
          <w:i/>
          <w:iCs/>
          <w:sz w:val="22"/>
          <w:szCs w:val="22"/>
          <w:lang w:val="vi-VN"/>
        </w:rPr>
      </w:pPr>
      <w:ins w:id="10493" w:author="An Tran, ACA (BUV)" w:date="2024-09-12T11:07:00Z" w16du:dateUtc="2024-09-12T04:07:00Z">
        <w:r w:rsidRPr="00863667">
          <w:rPr>
            <w:rFonts w:ascii="iCiel Avenir LT Std 35 Light" w:eastAsiaTheme="minorEastAsia" w:hAnsi="iCiel Avenir LT Std 35 Light" w:cstheme="minorBidi"/>
            <w:b/>
            <w:bCs/>
            <w:i/>
            <w:iCs/>
            <w:sz w:val="22"/>
            <w:szCs w:val="22"/>
            <w:lang w:val="vi-VN"/>
          </w:rPr>
          <w:t xml:space="preserve">Lớp chứng chỉ chuyên môn và nghề nghiệp: </w:t>
        </w:r>
      </w:ins>
    </w:p>
    <w:p w14:paraId="084752E9" w14:textId="77777777" w:rsidR="003C6139" w:rsidRPr="00863667" w:rsidRDefault="003C6139" w:rsidP="003C6139">
      <w:pPr>
        <w:pStyle w:val="ListParagraph"/>
        <w:numPr>
          <w:ilvl w:val="0"/>
          <w:numId w:val="37"/>
        </w:numPr>
        <w:tabs>
          <w:tab w:val="left" w:pos="630"/>
          <w:tab w:val="left" w:pos="1080"/>
        </w:tabs>
        <w:ind w:firstLine="360"/>
        <w:contextualSpacing w:val="0"/>
        <w:rPr>
          <w:ins w:id="10494" w:author="An Tran, ACA (BUV)" w:date="2024-09-12T11:07:00Z" w16du:dateUtc="2024-09-12T04:07:00Z"/>
          <w:rFonts w:ascii="iCiel Avenir LT Std 35 Light" w:hAnsi="iCiel Avenir LT Std 35 Light" w:cs="Arial"/>
          <w:i/>
          <w:iCs/>
          <w:sz w:val="22"/>
          <w:szCs w:val="22"/>
          <w:lang w:val="vi-VN"/>
        </w:rPr>
      </w:pPr>
      <w:ins w:id="10495" w:author="An Tran, ACA (BUV)" w:date="2024-09-12T11:07:00Z" w16du:dateUtc="2024-09-12T04:07:00Z">
        <w:r w:rsidRPr="00863667">
          <w:rPr>
            <w:rFonts w:ascii="iCiel Avenir LT Std 35 Light" w:hAnsi="iCiel Avenir LT Std 35 Light" w:cs="Arial"/>
            <w:i/>
            <w:iCs/>
            <w:sz w:val="22"/>
            <w:szCs w:val="22"/>
            <w:lang w:val="vi-VN"/>
          </w:rPr>
          <w:t xml:space="preserve">AWS: Bộ chứng chỉ về điện toán đám mây của Amazon </w:t>
        </w:r>
      </w:ins>
    </w:p>
    <w:p w14:paraId="334474B6" w14:textId="77777777" w:rsidR="003C6139" w:rsidRPr="00863667" w:rsidRDefault="003C6139" w:rsidP="003C6139">
      <w:pPr>
        <w:pStyle w:val="ListParagraph"/>
        <w:numPr>
          <w:ilvl w:val="0"/>
          <w:numId w:val="37"/>
        </w:numPr>
        <w:tabs>
          <w:tab w:val="left" w:pos="630"/>
          <w:tab w:val="left" w:pos="1080"/>
        </w:tabs>
        <w:ind w:firstLine="360"/>
        <w:contextualSpacing w:val="0"/>
        <w:rPr>
          <w:ins w:id="10496" w:author="An Tran, ACA (BUV)" w:date="2024-09-12T11:07:00Z" w16du:dateUtc="2024-09-12T04:07:00Z"/>
          <w:rFonts w:ascii="iCiel Avenir LT Std 35 Light" w:hAnsi="iCiel Avenir LT Std 35 Light" w:cs="Arial"/>
          <w:i/>
          <w:iCs/>
          <w:sz w:val="22"/>
          <w:szCs w:val="22"/>
          <w:lang w:val="vi-VN"/>
        </w:rPr>
      </w:pPr>
      <w:ins w:id="10497" w:author="An Tran, ACA (BUV)" w:date="2024-09-12T11:07:00Z" w16du:dateUtc="2024-09-12T04:07:00Z">
        <w:r w:rsidRPr="00863667">
          <w:rPr>
            <w:rFonts w:ascii="iCiel Avenir LT Std 35 Light" w:hAnsi="iCiel Avenir LT Std 35 Light" w:cs="Arial"/>
            <w:i/>
            <w:iCs/>
            <w:sz w:val="22"/>
            <w:szCs w:val="22"/>
            <w:lang w:val="vi-VN"/>
          </w:rPr>
          <w:t>WSET: Chứng chỉ quốc tế về rượu vang và rượu mạnh</w:t>
        </w:r>
      </w:ins>
    </w:p>
    <w:p w14:paraId="643E2934" w14:textId="77777777" w:rsidR="003C6139" w:rsidRPr="00863667" w:rsidRDefault="003C6139" w:rsidP="003C6139">
      <w:pPr>
        <w:pStyle w:val="ListParagraph"/>
        <w:tabs>
          <w:tab w:val="left" w:pos="630"/>
          <w:tab w:val="left" w:pos="1080"/>
        </w:tabs>
        <w:ind w:left="1080" w:firstLine="0"/>
        <w:contextualSpacing w:val="0"/>
        <w:rPr>
          <w:ins w:id="10498" w:author="An Tran, ACA (BUV)" w:date="2024-09-12T11:07:00Z" w16du:dateUtc="2024-09-12T04:07:00Z"/>
          <w:rFonts w:ascii="iCiel Avenir LT Std 35 Light" w:hAnsi="iCiel Avenir LT Std 35 Light" w:cs="Arial"/>
          <w:i/>
          <w:iCs/>
          <w:sz w:val="22"/>
          <w:szCs w:val="22"/>
        </w:rPr>
      </w:pPr>
      <w:ins w:id="10499" w:author="An Tran, ACA (BUV)" w:date="2024-09-12T11:07:00Z" w16du:dateUtc="2024-09-12T04:07:00Z">
        <w:r w:rsidRPr="00863667">
          <w:rPr>
            <w:rFonts w:ascii="iCiel Avenir LT Std 35 Light" w:hAnsi="iCiel Avenir LT Std 35 Light" w:cs="Arial"/>
            <w:i/>
            <w:iCs/>
            <w:sz w:val="22"/>
            <w:szCs w:val="22"/>
            <w:lang w:val="vi-VN"/>
          </w:rPr>
          <w:tab/>
          <w:t>…</w:t>
        </w:r>
      </w:ins>
    </w:p>
    <w:p w14:paraId="3FBFADD8" w14:textId="77777777" w:rsidR="003C6139" w:rsidRPr="00863667" w:rsidRDefault="003C6139" w:rsidP="003C6139">
      <w:pPr>
        <w:ind w:firstLine="0"/>
        <w:rPr>
          <w:ins w:id="10500" w:author="An Tran, ACA (BUV)" w:date="2024-09-12T11:07:00Z" w16du:dateUtc="2024-09-12T04:07:00Z"/>
          <w:rFonts w:ascii="iCiel Avenir LT Std 35 Light" w:hAnsi="iCiel Avenir LT Std 35 Light" w:cs="Arial"/>
          <w:i/>
          <w:iCs/>
          <w:sz w:val="22"/>
          <w:szCs w:val="22"/>
          <w:lang w:val="vi-VN"/>
        </w:rPr>
      </w:pPr>
      <w:ins w:id="10501" w:author="An Tran, ACA (BUV)" w:date="2024-09-12T11:07:00Z" w16du:dateUtc="2024-09-12T04:07:00Z">
        <w:r w:rsidRPr="00863667">
          <w:rPr>
            <w:rFonts w:ascii="iCiel Avenir LT Std 35 Light" w:hAnsi="iCiel Avenir LT Std 35 Light" w:cs="Arial"/>
            <w:i/>
            <w:iCs/>
            <w:sz w:val="22"/>
            <w:szCs w:val="22"/>
            <w:lang w:val="vi-VN"/>
          </w:rPr>
          <w: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t>
        </w:r>
      </w:ins>
    </w:p>
    <w:p w14:paraId="377D1E45"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502" w:author="An Tran, ACA (BUV)" w:date="2024-09-12T11:07:00Z" w16du:dateUtc="2024-09-12T04:07:00Z"/>
          <w:rFonts w:cs="Arial"/>
          <w:i/>
          <w:iCs/>
          <w:szCs w:val="22"/>
          <w:lang w:val="en-GB"/>
        </w:rPr>
      </w:pPr>
      <w:bookmarkStart w:id="10503" w:name="_Toc149054269"/>
      <w:bookmarkStart w:id="10504" w:name="_Toc177025952"/>
      <w:bookmarkStart w:id="10505" w:name="_Toc177144064"/>
      <w:ins w:id="10506" w:author="An Tran, ACA (BUV)" w:date="2024-09-12T11:07:00Z" w16du:dateUtc="2024-09-12T04:07:00Z">
        <w:r w:rsidRPr="00863667">
          <w:rPr>
            <w:rFonts w:cs="Arial"/>
            <w:szCs w:val="22"/>
            <w:lang w:val="en-GB"/>
          </w:rPr>
          <w:t xml:space="preserve">Where to get support when students have concerns about their wellbeing and personal life? Who can parents/students contact if students need help with stress and anxiety at school? / </w:t>
        </w:r>
        <w:r w:rsidRPr="00863667">
          <w:rPr>
            <w:rFonts w:cs="Arial"/>
            <w:i/>
            <w:iCs/>
            <w:szCs w:val="22"/>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bookmarkEnd w:id="10503"/>
        <w:bookmarkEnd w:id="10504"/>
        <w:bookmarkEnd w:id="10505"/>
      </w:ins>
    </w:p>
    <w:p w14:paraId="55FF1EFF" w14:textId="77777777" w:rsidR="003C6139" w:rsidRPr="00863667" w:rsidRDefault="003C6139" w:rsidP="003C6139">
      <w:pPr>
        <w:pStyle w:val="ListParagraph"/>
        <w:tabs>
          <w:tab w:val="left" w:pos="630"/>
          <w:tab w:val="left" w:pos="1080"/>
        </w:tabs>
        <w:ind w:left="0"/>
        <w:contextualSpacing w:val="0"/>
        <w:rPr>
          <w:ins w:id="10507" w:author="An Tran, ACA (BUV)" w:date="2024-09-12T11:07:00Z" w16du:dateUtc="2024-09-12T04:07:00Z"/>
          <w:rFonts w:ascii="iCiel Avenir LT Std 35 Light" w:hAnsi="iCiel Avenir LT Std 35 Light" w:cs="Arial"/>
          <w:b/>
          <w:bCs/>
          <w:i/>
          <w:iCs/>
          <w:sz w:val="22"/>
          <w:szCs w:val="22"/>
          <w:u w:val="single"/>
          <w:lang w:val="en-GB"/>
        </w:rPr>
      </w:pPr>
      <w:ins w:id="10508" w:author="An Tran, ACA (BUV)" w:date="2024-09-12T11:07:00Z" w16du:dateUtc="2024-09-12T04:07:00Z">
        <w:r w:rsidRPr="00863667">
          <w:rPr>
            <w:rFonts w:ascii="iCiel Avenir LT Std 35 Light" w:hAnsi="iCiel Avenir LT Std 35 Light" w:cs="Arial"/>
            <w:b/>
            <w:bCs/>
            <w:sz w:val="22"/>
            <w:szCs w:val="22"/>
            <w:u w:val="single"/>
            <w:lang w:val="en-GB"/>
          </w:rPr>
          <w:t xml:space="preserve">Answer / </w:t>
        </w:r>
        <w:r w:rsidRPr="00863667">
          <w:rPr>
            <w:rFonts w:ascii="iCiel Avenir LT Std 35 Light" w:hAnsi="iCiel Avenir LT Std 35 Light" w:cs="Arial"/>
            <w:b/>
            <w:bCs/>
            <w:i/>
            <w:iCs/>
            <w:sz w:val="22"/>
            <w:szCs w:val="22"/>
            <w:u w:val="single"/>
            <w:lang w:val="en-GB"/>
          </w:rPr>
          <w:t>Câu tr</w:t>
        </w:r>
        <w:r w:rsidRPr="00863667">
          <w:rPr>
            <w:rFonts w:ascii="iCiel Avenir LT Std 35 Light" w:hAnsi="iCiel Avenir LT Std 35 Light" w:cs="Calibri"/>
            <w:b/>
            <w:bCs/>
            <w:i/>
            <w:iCs/>
            <w:sz w:val="22"/>
            <w:szCs w:val="22"/>
            <w:u w:val="single"/>
            <w:lang w:val="en-GB"/>
          </w:rPr>
          <w:t>ả</w:t>
        </w:r>
        <w:r w:rsidRPr="00863667">
          <w:rPr>
            <w:rFonts w:ascii="iCiel Avenir LT Std 35 Light" w:hAnsi="iCiel Avenir LT Std 35 Light" w:cs="Arial"/>
            <w:b/>
            <w:bCs/>
            <w:i/>
            <w:iCs/>
            <w:sz w:val="22"/>
            <w:szCs w:val="22"/>
            <w:u w:val="single"/>
            <w:lang w:val="en-GB"/>
          </w:rPr>
          <w:t xml:space="preserve"> l</w:t>
        </w:r>
        <w:r w:rsidRPr="00863667">
          <w:rPr>
            <w:rFonts w:ascii="iCiel Avenir LT Std 35 Light" w:hAnsi="iCiel Avenir LT Std 35 Light" w:cs="Calibri"/>
            <w:b/>
            <w:bCs/>
            <w:i/>
            <w:iCs/>
            <w:sz w:val="22"/>
            <w:szCs w:val="22"/>
            <w:u w:val="single"/>
            <w:lang w:val="en-GB"/>
          </w:rPr>
          <w:t>ờ</w:t>
        </w:r>
        <w:r w:rsidRPr="00863667">
          <w:rPr>
            <w:rFonts w:ascii="iCiel Avenir LT Std 35 Light" w:hAnsi="iCiel Avenir LT Std 35 Light" w:cs="Arial"/>
            <w:b/>
            <w:bCs/>
            <w:i/>
            <w:iCs/>
            <w:sz w:val="22"/>
            <w:szCs w:val="22"/>
            <w:u w:val="single"/>
            <w:lang w:val="en-GB"/>
          </w:rPr>
          <w:t>i:</w:t>
        </w:r>
      </w:ins>
    </w:p>
    <w:p w14:paraId="375505FD" w14:textId="77777777" w:rsidR="003C6139" w:rsidRPr="00863667" w:rsidRDefault="003C6139" w:rsidP="003C6139">
      <w:pPr>
        <w:pStyle w:val="ListParagraph"/>
        <w:tabs>
          <w:tab w:val="left" w:pos="630"/>
          <w:tab w:val="left" w:pos="1080"/>
        </w:tabs>
        <w:ind w:left="0" w:firstLine="0"/>
        <w:contextualSpacing w:val="0"/>
        <w:rPr>
          <w:ins w:id="10509" w:author="An Tran, ACA (BUV)" w:date="2024-09-12T11:07:00Z" w16du:dateUtc="2024-09-12T04:07:00Z"/>
          <w:rFonts w:ascii="iCiel Avenir LT Std 35 Light" w:hAnsi="iCiel Avenir LT Std 35 Light" w:cs="Arial"/>
          <w:sz w:val="22"/>
          <w:szCs w:val="22"/>
          <w:lang w:val="en-GB"/>
        </w:rPr>
      </w:pPr>
      <w:ins w:id="10510" w:author="An Tran, ACA (BUV)" w:date="2024-09-12T11:07:00Z" w16du:dateUtc="2024-09-12T04:07:00Z">
        <w:r w:rsidRPr="00863667">
          <w:rPr>
            <w:rFonts w:ascii="iCiel Avenir LT Std 35 Light" w:hAnsi="iCiel Avenir LT Std 35 Light" w:cs="Arial"/>
            <w:sz w:val="22"/>
            <w:szCs w:val="22"/>
            <w:lang w:val="en-GB"/>
          </w:rPr>
          <w: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t>
        </w:r>
      </w:ins>
    </w:p>
    <w:p w14:paraId="53D37D39" w14:textId="77777777" w:rsidR="003C6139" w:rsidRPr="00863667" w:rsidRDefault="003C6139" w:rsidP="003C6139">
      <w:pPr>
        <w:pStyle w:val="ListParagraph"/>
        <w:tabs>
          <w:tab w:val="left" w:pos="630"/>
          <w:tab w:val="left" w:pos="1080"/>
        </w:tabs>
        <w:ind w:left="0" w:firstLine="0"/>
        <w:contextualSpacing w:val="0"/>
        <w:rPr>
          <w:ins w:id="10511" w:author="An Tran, ACA (BUV)" w:date="2024-09-12T11:07:00Z" w16du:dateUtc="2024-09-12T04:07:00Z"/>
          <w:rFonts w:ascii="iCiel Avenir LT Std 35 Light" w:hAnsi="iCiel Avenir LT Std 35 Light" w:cs="Arial"/>
          <w:sz w:val="22"/>
          <w:szCs w:val="22"/>
          <w:lang w:val="en-GB"/>
        </w:rPr>
      </w:pPr>
      <w:ins w:id="10512" w:author="An Tran, ACA (BUV)" w:date="2024-09-12T11:07:00Z" w16du:dateUtc="2024-09-12T04:07:00Z">
        <w:r w:rsidRPr="00863667">
          <w:rPr>
            <w:rFonts w:ascii="iCiel Avenir LT Std 35 Light" w:hAnsi="iCiel Avenir LT Std 35 Light" w:cs="Arial"/>
            <w:sz w:val="22"/>
            <w:szCs w:val="22"/>
            <w:lang w:val="en-GB"/>
          </w:rPr>
          <w:t>If you are worried about students’ mental health such as stress or anxiety, please email us at:</w:t>
        </w:r>
        <w:r w:rsidRPr="00863667">
          <w:rPr>
            <w:rStyle w:val="Hyperlink"/>
            <w:rFonts w:ascii="iCiel Avenir LT Std 35 Light" w:hAnsi="iCiel Avenir LT Std 35 Light" w:cs="Arial"/>
            <w:sz w:val="22"/>
            <w:szCs w:val="22"/>
            <w:lang w:val="en-GB"/>
          </w:rPr>
          <w:t xml:space="preserve"> Student-Wellbeing@buv.edu.vn</w:t>
        </w:r>
        <w:r w:rsidRPr="00863667">
          <w:rPr>
            <w:rFonts w:ascii="iCiel Avenir LT Std 35 Light" w:hAnsi="iCiel Avenir LT Std 35 Light" w:cs="Arial"/>
            <w:sz w:val="22"/>
            <w:szCs w:val="22"/>
            <w:lang w:val="en-GB"/>
          </w:rPr>
          <w:t>. Our Well-being Counsellor will help to give the best psychological support to students with confidentiality.</w:t>
        </w:r>
      </w:ins>
    </w:p>
    <w:p w14:paraId="7377C407" w14:textId="77777777" w:rsidR="003C6139" w:rsidRPr="00863667" w:rsidRDefault="003C6139" w:rsidP="003C6139">
      <w:pPr>
        <w:tabs>
          <w:tab w:val="left" w:pos="630"/>
          <w:tab w:val="left" w:pos="1080"/>
        </w:tabs>
        <w:ind w:firstLine="0"/>
        <w:rPr>
          <w:ins w:id="10513" w:author="An Tran, ACA (BUV)" w:date="2024-09-12T11:07:00Z" w16du:dateUtc="2024-09-12T04:07:00Z"/>
          <w:rFonts w:ascii="iCiel Avenir LT Std 35 Light" w:hAnsi="iCiel Avenir LT Std 35 Light" w:cs="Arial"/>
          <w:i/>
          <w:iCs/>
          <w:sz w:val="22"/>
          <w:szCs w:val="22"/>
          <w:lang w:val="en-GB"/>
        </w:rPr>
      </w:pPr>
      <w:ins w:id="10514" w:author="An Tran, ACA (BUV)" w:date="2024-09-12T11:07:00Z" w16du:dateUtc="2024-09-12T04:07:00Z">
        <w:r w:rsidRPr="00863667">
          <w:rPr>
            <w:rFonts w:ascii="iCiel Avenir LT Std 35 Light" w:hAnsi="iCiel Avenir LT Std 35 Light" w:cs="Arial"/>
            <w:i/>
            <w:iCs/>
            <w:sz w:val="22"/>
            <w:szCs w:val="22"/>
            <w:lang w:val="en-GB"/>
          </w:rPr>
          <w:t>B</w:t>
        </w:r>
        <w:r w:rsidRPr="00863667">
          <w:rPr>
            <w:rFonts w:ascii="iCiel Avenir LT Std 35 Light" w:hAnsi="iCiel Avenir LT Std 35 Light" w:cs="Calibri"/>
            <w:i/>
            <w:iCs/>
            <w:sz w:val="22"/>
            <w:szCs w:val="22"/>
            <w:lang w:val="en-GB"/>
          </w:rPr>
          <w:t>ộ</w:t>
        </w:r>
        <w:r w:rsidRPr="00863667">
          <w:rPr>
            <w:rFonts w:ascii="iCiel Avenir LT Std 35 Light" w:hAnsi="iCiel Avenir LT Std 35 Light" w:cs="Arial"/>
            <w:i/>
            <w:iCs/>
            <w:sz w:val="22"/>
            <w:szCs w:val="22"/>
            <w:lang w:val="en-GB"/>
          </w:rPr>
          <w:t xml:space="preserve"> ph</w:t>
        </w:r>
        <w:r w:rsidRPr="00863667">
          <w:rPr>
            <w:rFonts w:ascii="iCiel Avenir LT Std 35 Light" w:hAnsi="iCiel Avenir LT Std 35 Light" w:cs="Calibri"/>
            <w:i/>
            <w:iCs/>
            <w:sz w:val="22"/>
            <w:szCs w:val="22"/>
            <w:lang w:val="en-GB"/>
          </w:rPr>
          <w:t>ậ</w:t>
        </w:r>
        <w:r w:rsidRPr="00863667">
          <w:rPr>
            <w:rFonts w:ascii="iCiel Avenir LT Std 35 Light" w:hAnsi="iCiel Avenir LT Std 35 Light" w:cs="Arial"/>
            <w:i/>
            <w:iCs/>
            <w:sz w:val="22"/>
            <w:szCs w:val="22"/>
            <w:lang w:val="en-GB"/>
          </w:rPr>
          <w:t>n T</w:t>
        </w:r>
        <w:r w:rsidRPr="00863667">
          <w:rPr>
            <w:rFonts w:ascii="iCiel Avenir LT Std 35 Light" w:hAnsi="iCiel Avenir LT Std 35 Light" w:cs="Calibri"/>
            <w:i/>
            <w:iCs/>
            <w:sz w:val="22"/>
            <w:szCs w:val="22"/>
            <w:lang w:val="en-GB"/>
          </w:rPr>
          <w:t>ư</w:t>
        </w:r>
        <w:r w:rsidRPr="00863667">
          <w:rPr>
            <w:rFonts w:ascii="iCiel Avenir LT Std 35 Light" w:hAnsi="iCiel Avenir LT Std 35 Light" w:cs="Arial"/>
            <w:i/>
            <w:iCs/>
            <w:sz w:val="22"/>
            <w:szCs w:val="22"/>
            <w:lang w:val="en-GB"/>
          </w:rPr>
          <w:t xml:space="preserve"> v</w:t>
        </w:r>
        <w:r w:rsidRPr="00863667">
          <w:rPr>
            <w:rFonts w:ascii="iCiel Avenir LT Std 35 Light" w:hAnsi="iCiel Avenir LT Std 35 Light" w:cs="Calibri"/>
            <w:i/>
            <w:iCs/>
            <w:sz w:val="22"/>
            <w:szCs w:val="22"/>
            <w:lang w:val="en-GB"/>
          </w:rPr>
          <w:t>ấ</w:t>
        </w:r>
        <w:r w:rsidRPr="00863667">
          <w:rPr>
            <w:rFonts w:ascii="iCiel Avenir LT Std 35 Light" w:hAnsi="iCiel Avenir LT Std 35 Light" w:cs="Arial"/>
            <w:i/>
            <w:iCs/>
            <w:sz w:val="22"/>
            <w:szCs w:val="22"/>
            <w:lang w:val="en-GB"/>
          </w:rPr>
          <w:t>n t</w:t>
        </w:r>
        <w:r w:rsidRPr="00863667">
          <w:rPr>
            <w:rFonts w:ascii="iCiel Avenir LT Std 35 Light" w:hAnsi="iCiel Avenir LT Std 35 Light" w:cs="Avenir Next LT Pro"/>
            <w:i/>
            <w:iCs/>
            <w:sz w:val="22"/>
            <w:szCs w:val="22"/>
            <w:lang w:val="en-GB"/>
          </w:rPr>
          <w:t>â</w:t>
        </w:r>
        <w:r w:rsidRPr="00863667">
          <w:rPr>
            <w:rFonts w:ascii="iCiel Avenir LT Std 35 Light" w:hAnsi="iCiel Avenir LT Std 35 Light" w:cs="Arial"/>
            <w:i/>
            <w:iCs/>
            <w:sz w:val="22"/>
            <w:szCs w:val="22"/>
            <w:lang w:val="en-GB"/>
          </w:rPr>
          <w:t>m l</w:t>
        </w:r>
        <w:r w:rsidRPr="00863667">
          <w:rPr>
            <w:rFonts w:ascii="iCiel Avenir LT Std 35 Light" w:hAnsi="iCiel Avenir LT Std 35 Light" w:cs="Avenir Next LT Pro"/>
            <w:i/>
            <w:iCs/>
            <w:sz w:val="22"/>
            <w:szCs w:val="22"/>
            <w:lang w:val="en-GB"/>
          </w:rPr>
          <w:t>ý</w:t>
        </w:r>
        <w:r w:rsidRPr="00863667">
          <w:rPr>
            <w:rFonts w:ascii="iCiel Avenir LT Std 35 Light" w:hAnsi="iCiel Avenir LT Std 35 Light" w:cs="Arial"/>
            <w:i/>
            <w:iCs/>
            <w:sz w:val="22"/>
            <w:szCs w:val="22"/>
            <w:lang w:val="en-GB"/>
          </w:rPr>
          <w:t xml:space="preserve">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Ch</w:t>
        </w:r>
        <w:r w:rsidRPr="00863667">
          <w:rPr>
            <w:rFonts w:ascii="iCiel Avenir LT Std 35 Light" w:hAnsi="iCiel Avenir LT Std 35 Light" w:cs="Calibri"/>
            <w:i/>
            <w:iCs/>
            <w:sz w:val="22"/>
            <w:szCs w:val="22"/>
            <w:lang w:val="en-GB"/>
          </w:rPr>
          <w:t>ă</w:t>
        </w:r>
        <w:r w:rsidRPr="00863667">
          <w:rPr>
            <w:rFonts w:ascii="iCiel Avenir LT Std 35 Light" w:hAnsi="iCiel Avenir LT Std 35 Light" w:cs="Arial"/>
            <w:i/>
            <w:iCs/>
            <w:sz w:val="22"/>
            <w:szCs w:val="22"/>
            <w:lang w:val="en-GB"/>
          </w:rPr>
          <w:t>m s</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c S</w:t>
        </w:r>
        <w:r w:rsidRPr="00863667">
          <w:rPr>
            <w:rFonts w:ascii="iCiel Avenir LT Std 35 Light" w:hAnsi="iCiel Avenir LT Std 35 Light" w:cs="Calibri"/>
            <w:i/>
            <w:iCs/>
            <w:sz w:val="22"/>
            <w:szCs w:val="22"/>
            <w:lang w:val="en-GB"/>
          </w:rPr>
          <w:t>ứ</w:t>
        </w:r>
        <w:r w:rsidRPr="00863667">
          <w:rPr>
            <w:rFonts w:ascii="iCiel Avenir LT Std 35 Light" w:hAnsi="iCiel Avenir LT Std 35 Light" w:cs="Arial"/>
            <w:i/>
            <w:iCs/>
            <w:sz w:val="22"/>
            <w:szCs w:val="22"/>
            <w:lang w:val="en-GB"/>
          </w:rPr>
          <w:t>c kho</w:t>
        </w:r>
        <w:r w:rsidRPr="00863667">
          <w:rPr>
            <w:rFonts w:ascii="iCiel Avenir LT Std 35 Light" w:hAnsi="iCiel Avenir LT Std 35 Light" w:cs="Calibri"/>
            <w:i/>
            <w:iCs/>
            <w:sz w:val="22"/>
            <w:szCs w:val="22"/>
            <w:lang w:val="en-GB"/>
          </w:rPr>
          <w:t>ẻ</w:t>
        </w:r>
        <w:r w:rsidRPr="00863667">
          <w:rPr>
            <w:rFonts w:ascii="iCiel Avenir LT Std 35 Light" w:hAnsi="iCiel Avenir LT Std 35 Light" w:cs="Arial"/>
            <w:i/>
            <w:iCs/>
            <w:sz w:val="22"/>
            <w:szCs w:val="22"/>
            <w:lang w:val="en-GB"/>
          </w:rPr>
          <w:t xml:space="preserve"> Tinh th</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n là n</w:t>
        </w:r>
        <w:r w:rsidRPr="00863667">
          <w:rPr>
            <w:rFonts w:ascii="iCiel Avenir LT Std 35 Light" w:hAnsi="iCiel Avenir LT Std 35 Light" w:cs="Calibri"/>
            <w:i/>
            <w:iCs/>
            <w:sz w:val="22"/>
            <w:szCs w:val="22"/>
            <w:lang w:val="en-GB"/>
          </w:rPr>
          <w:t>ơ</w:t>
        </w:r>
        <w:r w:rsidRPr="00863667">
          <w:rPr>
            <w:rFonts w:ascii="iCiel Avenir LT Std 35 Light" w:hAnsi="iCiel Avenir LT Std 35 Light" w:cs="Arial"/>
            <w:i/>
            <w:iCs/>
            <w:sz w:val="22"/>
            <w:szCs w:val="22"/>
            <w:lang w:val="en-GB"/>
          </w:rPr>
          <w:t>i ti</w:t>
        </w:r>
        <w:r w:rsidRPr="00863667">
          <w:rPr>
            <w:rFonts w:ascii="iCiel Avenir LT Std 35 Light" w:hAnsi="iCiel Avenir LT Std 35 Light" w:cs="Calibri"/>
            <w:i/>
            <w:iCs/>
            <w:sz w:val="22"/>
            <w:szCs w:val="22"/>
            <w:lang w:val="en-GB"/>
          </w:rPr>
          <w:t>ế</w:t>
        </w:r>
        <w:r w:rsidRPr="00863667">
          <w:rPr>
            <w:rFonts w:ascii="iCiel Avenir LT Std 35 Light" w:hAnsi="iCiel Avenir LT Std 35 Light" w:cs="Arial"/>
            <w:i/>
            <w:iCs/>
            <w:sz w:val="22"/>
            <w:szCs w:val="22"/>
            <w:lang w:val="en-GB"/>
          </w:rPr>
          <w:t>p nh</w:t>
        </w:r>
        <w:r w:rsidRPr="00863667">
          <w:rPr>
            <w:rFonts w:ascii="iCiel Avenir LT Std 35 Light" w:hAnsi="iCiel Avenir LT Std 35 Light" w:cs="Calibri"/>
            <w:i/>
            <w:iCs/>
            <w:sz w:val="22"/>
            <w:szCs w:val="22"/>
            <w:lang w:val="en-GB"/>
          </w:rPr>
          <w:t>ậ</w:t>
        </w:r>
        <w:r w:rsidRPr="00863667">
          <w:rPr>
            <w:rFonts w:ascii="iCiel Avenir LT Std 35 Light" w:hAnsi="iCiel Avenir LT Std 35 Light" w:cs="Arial"/>
            <w:i/>
            <w:iCs/>
            <w:sz w:val="22"/>
            <w:szCs w:val="22"/>
            <w:lang w:val="en-GB"/>
          </w:rPr>
          <w:t>n nh</w:t>
        </w:r>
        <w:r w:rsidRPr="00863667">
          <w:rPr>
            <w:rFonts w:ascii="iCiel Avenir LT Std 35 Light" w:hAnsi="iCiel Avenir LT Std 35 Light" w:cs="Calibri"/>
            <w:i/>
            <w:iCs/>
            <w:sz w:val="22"/>
            <w:szCs w:val="22"/>
            <w:lang w:val="en-GB"/>
          </w:rPr>
          <w:t>ữ</w:t>
        </w:r>
        <w:r w:rsidRPr="00863667">
          <w:rPr>
            <w:rFonts w:ascii="iCiel Avenir LT Std 35 Light" w:hAnsi="iCiel Avenir LT Std 35 Light" w:cs="Arial"/>
            <w:i/>
            <w:iCs/>
            <w:sz w:val="22"/>
            <w:szCs w:val="22"/>
            <w:lang w:val="en-GB"/>
          </w:rPr>
          <w:t>ng y</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u c</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u h</w:t>
        </w:r>
        <w:r w:rsidRPr="00863667">
          <w:rPr>
            <w:rFonts w:ascii="iCiel Avenir LT Std 35 Light" w:hAnsi="iCiel Avenir LT Std 35 Light" w:cs="Calibri"/>
            <w:i/>
            <w:iCs/>
            <w:sz w:val="22"/>
            <w:szCs w:val="22"/>
            <w:lang w:val="en-GB"/>
          </w:rPr>
          <w:t>ỗ</w:t>
        </w:r>
        <w:r w:rsidRPr="00863667">
          <w:rPr>
            <w:rFonts w:ascii="iCiel Avenir LT Std 35 Light" w:hAnsi="iCiel Avenir LT Std 35 Light" w:cs="Arial"/>
            <w:i/>
            <w:iCs/>
            <w:sz w:val="22"/>
            <w:szCs w:val="22"/>
            <w:lang w:val="en-GB"/>
          </w:rPr>
          <w:t xml:space="preserve"> tr</w:t>
        </w:r>
        <w:r w:rsidRPr="00863667">
          <w:rPr>
            <w:rFonts w:ascii="iCiel Avenir LT Std 35 Light" w:hAnsi="iCiel Avenir LT Std 35 Light" w:cs="Calibri"/>
            <w:i/>
            <w:iCs/>
            <w:sz w:val="22"/>
            <w:szCs w:val="22"/>
            <w:lang w:val="en-GB"/>
          </w:rPr>
          <w:t>ợ</w:t>
        </w:r>
        <w:r w:rsidRPr="00863667">
          <w:rPr>
            <w:rFonts w:ascii="iCiel Avenir LT Std 35 Light" w:hAnsi="iCiel Avenir LT Std 35 Light" w:cs="Arial"/>
            <w:i/>
            <w:iCs/>
            <w:sz w:val="22"/>
            <w:szCs w:val="22"/>
            <w:lang w:val="en-GB"/>
          </w:rPr>
          <w:t xml:space="preserve"> t</w:t>
        </w:r>
        <w:r w:rsidRPr="00863667">
          <w:rPr>
            <w:rFonts w:ascii="iCiel Avenir LT Std 35 Light" w:hAnsi="iCiel Avenir LT Std 35 Light" w:cs="Avenir Next LT Pro"/>
            <w:i/>
            <w:iCs/>
            <w:sz w:val="22"/>
            <w:szCs w:val="22"/>
            <w:lang w:val="en-GB"/>
          </w:rPr>
          <w:t>â</w:t>
        </w:r>
        <w:r w:rsidRPr="00863667">
          <w:rPr>
            <w:rFonts w:ascii="iCiel Avenir LT Std 35 Light" w:hAnsi="iCiel Avenir LT Std 35 Light" w:cs="Arial"/>
            <w:i/>
            <w:iCs/>
            <w:sz w:val="22"/>
            <w:szCs w:val="22"/>
            <w:lang w:val="en-GB"/>
          </w:rPr>
          <w:t>m l</w:t>
        </w:r>
        <w:r w:rsidRPr="00863667">
          <w:rPr>
            <w:rFonts w:ascii="iCiel Avenir LT Std 35 Light" w:hAnsi="iCiel Avenir LT Std 35 Light" w:cs="Avenir Next LT Pro"/>
            <w:i/>
            <w:iCs/>
            <w:sz w:val="22"/>
            <w:szCs w:val="22"/>
            <w:lang w:val="en-GB"/>
          </w:rPr>
          <w:t>ý</w:t>
        </w:r>
        <w:r w:rsidRPr="00863667">
          <w:rPr>
            <w:rFonts w:ascii="iCiel Avenir LT Std 35 Light" w:hAnsi="iCiel Avenir LT Std 35 Light" w:cs="Arial"/>
            <w:i/>
            <w:iCs/>
            <w:sz w:val="22"/>
            <w:szCs w:val="22"/>
            <w:lang w:val="en-GB"/>
          </w:rPr>
          <w:t xml:space="preserve">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s</w:t>
        </w:r>
        <w:r w:rsidRPr="00863667">
          <w:rPr>
            <w:rFonts w:ascii="iCiel Avenir LT Std 35 Light" w:hAnsi="iCiel Avenir LT Std 35 Light" w:cs="Calibri"/>
            <w:i/>
            <w:iCs/>
            <w:sz w:val="22"/>
            <w:szCs w:val="22"/>
            <w:lang w:val="en-GB"/>
          </w:rPr>
          <w:t>ứ</w:t>
        </w:r>
        <w:r w:rsidRPr="00863667">
          <w:rPr>
            <w:rFonts w:ascii="iCiel Avenir LT Std 35 Light" w:hAnsi="iCiel Avenir LT Std 35 Light" w:cs="Arial"/>
            <w:i/>
            <w:iCs/>
            <w:sz w:val="22"/>
            <w:szCs w:val="22"/>
            <w:lang w:val="en-GB"/>
          </w:rPr>
          <w:t>c kho</w:t>
        </w:r>
        <w:r w:rsidRPr="00863667">
          <w:rPr>
            <w:rFonts w:ascii="iCiel Avenir LT Std 35 Light" w:hAnsi="iCiel Avenir LT Std 35 Light" w:cs="Calibri"/>
            <w:i/>
            <w:iCs/>
            <w:sz w:val="22"/>
            <w:szCs w:val="22"/>
            <w:lang w:val="en-GB"/>
          </w:rPr>
          <w:t>ẻ</w:t>
        </w:r>
        <w:r w:rsidRPr="00863667">
          <w:rPr>
            <w:rFonts w:ascii="iCiel Avenir LT Std 35 Light" w:hAnsi="iCiel Avenir LT Std 35 Light" w:cs="Arial"/>
            <w:i/>
            <w:iCs/>
            <w:sz w:val="22"/>
            <w:szCs w:val="22"/>
            <w:lang w:val="en-GB"/>
          </w:rPr>
          <w:t xml:space="preserve"> tinh th</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n c</w:t>
        </w:r>
        <w:r w:rsidRPr="00863667">
          <w:rPr>
            <w:rFonts w:ascii="iCiel Avenir LT Std 35 Light" w:hAnsi="iCiel Avenir LT Std 35 Light" w:cs="Calibri"/>
            <w:i/>
            <w:iCs/>
            <w:sz w:val="22"/>
            <w:szCs w:val="22"/>
            <w:lang w:val="en-GB"/>
          </w:rPr>
          <w:t>ủ</w:t>
        </w:r>
        <w:r w:rsidRPr="00863667">
          <w:rPr>
            <w:rFonts w:ascii="iCiel Avenir LT Std 35 Light" w:hAnsi="iCiel Avenir LT Std 35 Light" w:cs="Arial"/>
            <w:i/>
            <w:iCs/>
            <w:sz w:val="22"/>
            <w:szCs w:val="22"/>
            <w:lang w:val="en-GB"/>
          </w:rPr>
          <w:t>a sinh vi</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BUV. Chúng tôi cung c</w:t>
        </w:r>
        <w:r w:rsidRPr="00863667">
          <w:rPr>
            <w:rFonts w:ascii="iCiel Avenir LT Std 35 Light" w:hAnsi="iCiel Avenir LT Std 35 Light" w:cs="Calibri"/>
            <w:i/>
            <w:iCs/>
            <w:sz w:val="22"/>
            <w:szCs w:val="22"/>
            <w:lang w:val="en-GB"/>
          </w:rPr>
          <w:t>ấ</w:t>
        </w:r>
        <w:r w:rsidRPr="00863667">
          <w:rPr>
            <w:rFonts w:ascii="iCiel Avenir LT Std 35 Light" w:hAnsi="iCiel Avenir LT Std 35 Light" w:cs="Arial"/>
            <w:i/>
            <w:iCs/>
            <w:sz w:val="22"/>
            <w:szCs w:val="22"/>
            <w:lang w:val="en-GB"/>
          </w:rPr>
          <w:t>p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ho</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 xml:space="preserve">t </w:t>
        </w:r>
        <w:r w:rsidRPr="00863667">
          <w:rPr>
            <w:rFonts w:ascii="iCiel Avenir LT Std 35 Light" w:hAnsi="iCiel Avenir LT Std 35 Light" w:cs="Calibri"/>
            <w:i/>
            <w:iCs/>
            <w:sz w:val="22"/>
            <w:szCs w:val="22"/>
            <w:lang w:val="en-GB"/>
          </w:rPr>
          <w:t>độ</w:t>
        </w:r>
        <w:r w:rsidRPr="00863667">
          <w:rPr>
            <w:rFonts w:ascii="iCiel Avenir LT Std 35 Light" w:hAnsi="iCiel Avenir LT Std 35 Light" w:cs="Arial"/>
            <w:i/>
            <w:iCs/>
            <w:sz w:val="22"/>
            <w:szCs w:val="22"/>
            <w:lang w:val="en-GB"/>
          </w:rPr>
          <w:t>ng ch</w:t>
        </w:r>
        <w:r w:rsidRPr="00863667">
          <w:rPr>
            <w:rFonts w:ascii="iCiel Avenir LT Std 35 Light" w:hAnsi="iCiel Avenir LT Std 35 Light" w:cs="Calibri"/>
            <w:i/>
            <w:iCs/>
            <w:sz w:val="22"/>
            <w:szCs w:val="22"/>
            <w:lang w:val="en-GB"/>
          </w:rPr>
          <w:t>ă</w:t>
        </w:r>
        <w:r w:rsidRPr="00863667">
          <w:rPr>
            <w:rFonts w:ascii="iCiel Avenir LT Std 35 Light" w:hAnsi="iCiel Avenir LT Std 35 Light" w:cs="Arial"/>
            <w:i/>
            <w:iCs/>
            <w:sz w:val="22"/>
            <w:szCs w:val="22"/>
            <w:lang w:val="en-GB"/>
          </w:rPr>
          <w:t>m s</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c s</w:t>
        </w:r>
        <w:r w:rsidRPr="00863667">
          <w:rPr>
            <w:rFonts w:ascii="iCiel Avenir LT Std 35 Light" w:hAnsi="iCiel Avenir LT Std 35 Light" w:cs="Calibri"/>
            <w:i/>
            <w:iCs/>
            <w:sz w:val="22"/>
            <w:szCs w:val="22"/>
            <w:lang w:val="en-GB"/>
          </w:rPr>
          <w:t>ứ</w:t>
        </w:r>
        <w:r w:rsidRPr="00863667">
          <w:rPr>
            <w:rFonts w:ascii="iCiel Avenir LT Std 35 Light" w:hAnsi="iCiel Avenir LT Std 35 Light" w:cs="Arial"/>
            <w:i/>
            <w:iCs/>
            <w:sz w:val="22"/>
            <w:szCs w:val="22"/>
            <w:lang w:val="en-GB"/>
          </w:rPr>
          <w:t>c kh</w:t>
        </w:r>
        <w:r w:rsidRPr="00863667">
          <w:rPr>
            <w:rFonts w:ascii="iCiel Avenir LT Std 35 Light" w:hAnsi="iCiel Avenir LT Std 35 Light" w:cs="Calibri"/>
            <w:i/>
            <w:iCs/>
            <w:sz w:val="22"/>
            <w:szCs w:val="22"/>
            <w:lang w:val="en-GB"/>
          </w:rPr>
          <w:t>ỏ</w:t>
        </w:r>
        <w:r w:rsidRPr="00863667">
          <w:rPr>
            <w:rFonts w:ascii="iCiel Avenir LT Std 35 Light" w:hAnsi="iCiel Avenir LT Std 35 Light" w:cs="Arial"/>
            <w:i/>
            <w:iCs/>
            <w:sz w:val="22"/>
            <w:szCs w:val="22"/>
            <w:lang w:val="en-GB"/>
          </w:rPr>
          <w:t>e tinh th</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 xml:space="preserve">n </w:t>
        </w:r>
        <w:r w:rsidRPr="00863667">
          <w:rPr>
            <w:rFonts w:ascii="iCiel Avenir LT Std 35 Light" w:hAnsi="iCiel Avenir LT Std 35 Light" w:cs="Calibri"/>
            <w:i/>
            <w:iCs/>
            <w:sz w:val="22"/>
            <w:szCs w:val="22"/>
            <w:lang w:val="en-GB"/>
          </w:rPr>
          <w:t>đ</w:t>
        </w:r>
        <w:r w:rsidRPr="00863667">
          <w:rPr>
            <w:rFonts w:ascii="iCiel Avenir LT Std 35 Light" w:hAnsi="iCiel Avenir LT Std 35 Light" w:cs="Arial"/>
            <w:i/>
            <w:iCs/>
            <w:sz w:val="22"/>
            <w:szCs w:val="22"/>
            <w:lang w:val="en-GB"/>
          </w:rPr>
          <w:t>a d</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 xml:space="preserve">ng </w:t>
        </w:r>
        <w:r w:rsidRPr="00863667">
          <w:rPr>
            <w:rFonts w:ascii="iCiel Avenir LT Std 35 Light" w:hAnsi="iCiel Avenir LT Std 35 Light" w:cs="Calibri"/>
            <w:i/>
            <w:iCs/>
            <w:sz w:val="22"/>
            <w:szCs w:val="22"/>
            <w:lang w:val="en-GB"/>
          </w:rPr>
          <w:t>để</w:t>
        </w:r>
        <w:r w:rsidRPr="00863667">
          <w:rPr>
            <w:rFonts w:ascii="iCiel Avenir LT Std 35 Light" w:hAnsi="iCiel Avenir LT Std 35 Light" w:cs="Arial"/>
            <w:i/>
            <w:iCs/>
            <w:sz w:val="22"/>
            <w:szCs w:val="22"/>
            <w:lang w:val="en-GB"/>
          </w:rPr>
          <w:t xml:space="preserve"> h</w:t>
        </w:r>
        <w:r w:rsidRPr="00863667">
          <w:rPr>
            <w:rFonts w:ascii="iCiel Avenir LT Std 35 Light" w:hAnsi="iCiel Avenir LT Std 35 Light" w:cs="Calibri"/>
            <w:i/>
            <w:iCs/>
            <w:sz w:val="22"/>
            <w:szCs w:val="22"/>
            <w:lang w:val="en-GB"/>
          </w:rPr>
          <w:t>ỗ</w:t>
        </w:r>
        <w:r w:rsidRPr="00863667">
          <w:rPr>
            <w:rFonts w:ascii="iCiel Avenir LT Std 35 Light" w:hAnsi="iCiel Avenir LT Std 35 Light" w:cs="Arial"/>
            <w:i/>
            <w:iCs/>
            <w:sz w:val="22"/>
            <w:szCs w:val="22"/>
            <w:lang w:val="en-GB"/>
          </w:rPr>
          <w:t xml:space="preserve"> tr</w:t>
        </w:r>
        <w:r w:rsidRPr="00863667">
          <w:rPr>
            <w:rFonts w:ascii="iCiel Avenir LT Std 35 Light" w:hAnsi="iCiel Avenir LT Std 35 Light" w:cs="Calibri"/>
            <w:i/>
            <w:iCs/>
            <w:sz w:val="22"/>
            <w:szCs w:val="22"/>
            <w:lang w:val="en-GB"/>
          </w:rPr>
          <w:t>ợ</w:t>
        </w:r>
        <w:r w:rsidRPr="00863667">
          <w:rPr>
            <w:rFonts w:ascii="iCiel Avenir LT Std 35 Light" w:hAnsi="iCiel Avenir LT Std 35 Light" w:cs="Arial"/>
            <w:i/>
            <w:iCs/>
            <w:sz w:val="22"/>
            <w:szCs w:val="22"/>
            <w:lang w:val="en-GB"/>
          </w:rPr>
          <w:t xml:space="preserve"> sinh vi</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th</w:t>
        </w:r>
        <w:r w:rsidRPr="00863667">
          <w:rPr>
            <w:rFonts w:ascii="iCiel Avenir LT Std 35 Light" w:hAnsi="iCiel Avenir LT Std 35 Light" w:cs="Avenir Next LT Pro"/>
            <w:i/>
            <w:iCs/>
            <w:sz w:val="22"/>
            <w:szCs w:val="22"/>
            <w:lang w:val="en-GB"/>
          </w:rPr>
          <w:t>ô</w:t>
        </w:r>
        <w:r w:rsidRPr="00863667">
          <w:rPr>
            <w:rFonts w:ascii="iCiel Avenir LT Std 35 Light" w:hAnsi="iCiel Avenir LT Std 35 Light" w:cs="Arial"/>
            <w:i/>
            <w:iCs/>
            <w:sz w:val="22"/>
            <w:szCs w:val="22"/>
            <w:lang w:val="en-GB"/>
          </w:rPr>
          <w:t>ng qua vi</w:t>
        </w:r>
        <w:r w:rsidRPr="00863667">
          <w:rPr>
            <w:rFonts w:ascii="iCiel Avenir LT Std 35 Light" w:hAnsi="iCiel Avenir LT Std 35 Light" w:cs="Calibri"/>
            <w:i/>
            <w:iCs/>
            <w:sz w:val="22"/>
            <w:szCs w:val="22"/>
            <w:lang w:val="en-GB"/>
          </w:rPr>
          <w:t>ệ</w:t>
        </w:r>
        <w:r w:rsidRPr="00863667">
          <w:rPr>
            <w:rFonts w:ascii="iCiel Avenir LT Std 35 Light" w:hAnsi="iCiel Avenir LT Std 35 Light" w:cs="Arial"/>
            <w:i/>
            <w:iCs/>
            <w:sz w:val="22"/>
            <w:szCs w:val="22"/>
            <w:lang w:val="en-GB"/>
          </w:rPr>
          <w:t>c t</w:t>
        </w:r>
        <w:r w:rsidRPr="00863667">
          <w:rPr>
            <w:rFonts w:ascii="iCiel Avenir LT Std 35 Light" w:hAnsi="iCiel Avenir LT Std 35 Light" w:cs="Calibri"/>
            <w:i/>
            <w:iCs/>
            <w:sz w:val="22"/>
            <w:szCs w:val="22"/>
            <w:lang w:val="en-GB"/>
          </w:rPr>
          <w:t>ổ</w:t>
        </w:r>
        <w:r w:rsidRPr="00863667">
          <w:rPr>
            <w:rFonts w:ascii="iCiel Avenir LT Std 35 Light" w:hAnsi="iCiel Avenir LT Std 35 Light" w:cs="Arial"/>
            <w:i/>
            <w:iCs/>
            <w:sz w:val="22"/>
            <w:szCs w:val="22"/>
            <w:lang w:val="en-GB"/>
          </w:rPr>
          <w:t xml:space="preserve"> ch</w:t>
        </w:r>
        <w:r w:rsidRPr="00863667">
          <w:rPr>
            <w:rFonts w:ascii="iCiel Avenir LT Std 35 Light" w:hAnsi="iCiel Avenir LT Std 35 Light" w:cs="Calibri"/>
            <w:i/>
            <w:iCs/>
            <w:sz w:val="22"/>
            <w:szCs w:val="22"/>
            <w:lang w:val="en-GB"/>
          </w:rPr>
          <w:t>ứ</w:t>
        </w:r>
        <w:r w:rsidRPr="00863667">
          <w:rPr>
            <w:rFonts w:ascii="iCiel Avenir LT Std 35 Light" w:hAnsi="iCiel Avenir LT Std 35 Light" w:cs="Arial"/>
            <w:i/>
            <w:iCs/>
            <w:sz w:val="22"/>
            <w:szCs w:val="22"/>
            <w:lang w:val="en-GB"/>
          </w:rPr>
          <w:t>c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h</w:t>
        </w:r>
        <w:r w:rsidRPr="00863667">
          <w:rPr>
            <w:rFonts w:ascii="iCiel Avenir LT Std 35 Light" w:hAnsi="iCiel Avenir LT Std 35 Light" w:cs="Calibri"/>
            <w:i/>
            <w:iCs/>
            <w:sz w:val="22"/>
            <w:szCs w:val="22"/>
            <w:lang w:val="en-GB"/>
          </w:rPr>
          <w:t>ộ</w:t>
        </w:r>
        <w:r w:rsidRPr="00863667">
          <w:rPr>
            <w:rFonts w:ascii="iCiel Avenir LT Std 35 Light" w:hAnsi="iCiel Avenir LT Std 35 Light" w:cs="Arial"/>
            <w:i/>
            <w:iCs/>
            <w:sz w:val="22"/>
            <w:szCs w:val="22"/>
            <w:lang w:val="en-GB"/>
          </w:rPr>
          <w:t>i th</w:t>
        </w:r>
        <w:r w:rsidRPr="00863667">
          <w:rPr>
            <w:rFonts w:ascii="iCiel Avenir LT Std 35 Light" w:hAnsi="iCiel Avenir LT Std 35 Light" w:cs="Calibri"/>
            <w:i/>
            <w:iCs/>
            <w:sz w:val="22"/>
            <w:szCs w:val="22"/>
            <w:lang w:val="en-GB"/>
          </w:rPr>
          <w:t>ả</w:t>
        </w:r>
        <w:r w:rsidRPr="00863667">
          <w:rPr>
            <w:rFonts w:ascii="iCiel Avenir LT Std 35 Light" w:hAnsi="iCiel Avenir LT Std 35 Light" w:cs="Arial"/>
            <w:i/>
            <w:iCs/>
            <w:sz w:val="22"/>
            <w:szCs w:val="22"/>
            <w:lang w:val="en-GB"/>
          </w:rPr>
          <w:t>o v</w:t>
        </w:r>
        <w:r w:rsidRPr="00863667">
          <w:rPr>
            <w:rFonts w:ascii="iCiel Avenir LT Std 35 Light" w:hAnsi="iCiel Avenir LT Std 35 Light" w:cs="Calibri"/>
            <w:i/>
            <w:iCs/>
            <w:sz w:val="22"/>
            <w:szCs w:val="22"/>
            <w:lang w:val="en-GB"/>
          </w:rPr>
          <w:t>ề</w:t>
        </w:r>
        <w:r w:rsidRPr="00863667">
          <w:rPr>
            <w:rFonts w:ascii="iCiel Avenir LT Std 35 Light" w:hAnsi="iCiel Avenir LT Std 35 Light" w:cs="Arial"/>
            <w:i/>
            <w:iCs/>
            <w:sz w:val="22"/>
            <w:szCs w:val="22"/>
            <w:lang w:val="en-GB"/>
          </w:rPr>
          <w:t xml:space="preserve"> k</w:t>
        </w:r>
        <w:r w:rsidRPr="00863667">
          <w:rPr>
            <w:rFonts w:ascii="iCiel Avenir LT Std 35 Light" w:hAnsi="iCiel Avenir LT Std 35 Light" w:cs="Calibri"/>
            <w:i/>
            <w:iCs/>
            <w:sz w:val="22"/>
            <w:szCs w:val="22"/>
            <w:lang w:val="en-GB"/>
          </w:rPr>
          <w:t>ỹ</w:t>
        </w:r>
        <w:r w:rsidRPr="00863667">
          <w:rPr>
            <w:rFonts w:ascii="iCiel Avenir LT Std 35 Light" w:hAnsi="iCiel Avenir LT Std 35 Light" w:cs="Arial"/>
            <w:i/>
            <w:iCs/>
            <w:sz w:val="22"/>
            <w:szCs w:val="22"/>
            <w:lang w:val="en-GB"/>
          </w:rPr>
          <w:t xml:space="preserve"> n</w:t>
        </w:r>
        <w:r w:rsidRPr="00863667">
          <w:rPr>
            <w:rFonts w:ascii="iCiel Avenir LT Std 35 Light" w:hAnsi="iCiel Avenir LT Std 35 Light" w:cs="Calibri"/>
            <w:i/>
            <w:iCs/>
            <w:sz w:val="22"/>
            <w:szCs w:val="22"/>
            <w:lang w:val="en-GB"/>
          </w:rPr>
          <w:t>ă</w:t>
        </w:r>
        <w:r w:rsidRPr="00863667">
          <w:rPr>
            <w:rFonts w:ascii="iCiel Avenir LT Std 35 Light" w:hAnsi="iCiel Avenir LT Std 35 Light" w:cs="Arial"/>
            <w:i/>
            <w:iCs/>
            <w:sz w:val="22"/>
            <w:szCs w:val="22"/>
            <w:lang w:val="en-GB"/>
          </w:rPr>
          <w:t>ng s</w:t>
        </w:r>
        <w:r w:rsidRPr="00863667">
          <w:rPr>
            <w:rFonts w:ascii="iCiel Avenir LT Std 35 Light" w:hAnsi="iCiel Avenir LT Std 35 Light" w:cs="Calibri"/>
            <w:i/>
            <w:iCs/>
            <w:sz w:val="22"/>
            <w:szCs w:val="22"/>
            <w:lang w:val="en-GB"/>
          </w:rPr>
          <w:t>ố</w:t>
        </w:r>
        <w:r w:rsidRPr="00863667">
          <w:rPr>
            <w:rFonts w:ascii="iCiel Avenir LT Std 35 Light" w:hAnsi="iCiel Avenir LT Std 35 Light" w:cs="Arial"/>
            <w:i/>
            <w:iCs/>
            <w:sz w:val="22"/>
            <w:szCs w:val="22"/>
            <w:lang w:val="en-GB"/>
          </w:rPr>
          <w:t>ng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s</w:t>
        </w:r>
        <w:r w:rsidRPr="00863667">
          <w:rPr>
            <w:rFonts w:ascii="iCiel Avenir LT Std 35 Light" w:hAnsi="iCiel Avenir LT Std 35 Light" w:cs="Calibri"/>
            <w:i/>
            <w:iCs/>
            <w:sz w:val="22"/>
            <w:szCs w:val="22"/>
            <w:lang w:val="en-GB"/>
          </w:rPr>
          <w:t>ứ</w:t>
        </w:r>
        <w:r w:rsidRPr="00863667">
          <w:rPr>
            <w:rFonts w:ascii="iCiel Avenir LT Std 35 Light" w:hAnsi="iCiel Avenir LT Std 35 Light" w:cs="Arial"/>
            <w:i/>
            <w:iCs/>
            <w:sz w:val="22"/>
            <w:szCs w:val="22"/>
            <w:lang w:val="en-GB"/>
          </w:rPr>
          <w:t>c kh</w:t>
        </w:r>
        <w:r w:rsidRPr="00863667">
          <w:rPr>
            <w:rFonts w:ascii="iCiel Avenir LT Std 35 Light" w:hAnsi="iCiel Avenir LT Std 35 Light" w:cs="Calibri"/>
            <w:i/>
            <w:iCs/>
            <w:sz w:val="22"/>
            <w:szCs w:val="22"/>
            <w:lang w:val="en-GB"/>
          </w:rPr>
          <w:t>ỏ</w:t>
        </w:r>
        <w:r w:rsidRPr="00863667">
          <w:rPr>
            <w:rFonts w:ascii="iCiel Avenir LT Std 35 Light" w:hAnsi="iCiel Avenir LT Std 35 Light" w:cs="Arial"/>
            <w:i/>
            <w:iCs/>
            <w:sz w:val="22"/>
            <w:szCs w:val="22"/>
            <w:lang w:val="en-GB"/>
          </w:rPr>
          <w:t>e tinh th</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n d</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nh cho toàn b</w:t>
        </w:r>
        <w:r w:rsidRPr="00863667">
          <w:rPr>
            <w:rFonts w:ascii="iCiel Avenir LT Std 35 Light" w:hAnsi="iCiel Avenir LT Std 35 Light" w:cs="Calibri"/>
            <w:i/>
            <w:iCs/>
            <w:sz w:val="22"/>
            <w:szCs w:val="22"/>
            <w:lang w:val="en-GB"/>
          </w:rPr>
          <w:t>ộ</w:t>
        </w:r>
        <w:r w:rsidRPr="00863667">
          <w:rPr>
            <w:rFonts w:ascii="iCiel Avenir LT Std 35 Light" w:hAnsi="iCiel Avenir LT Std 35 Light" w:cs="Arial"/>
            <w:i/>
            <w:iCs/>
            <w:sz w:val="22"/>
            <w:szCs w:val="22"/>
            <w:lang w:val="en-GB"/>
          </w:rPr>
          <w:t xml:space="preserve"> sinh vi</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bu</w:t>
        </w:r>
        <w:r w:rsidRPr="00863667">
          <w:rPr>
            <w:rFonts w:ascii="iCiel Avenir LT Std 35 Light" w:hAnsi="iCiel Avenir LT Std 35 Light" w:cs="Calibri"/>
            <w:i/>
            <w:iCs/>
            <w:sz w:val="22"/>
            <w:szCs w:val="22"/>
            <w:lang w:val="en-GB"/>
          </w:rPr>
          <w:t>ổ</w:t>
        </w:r>
        <w:r w:rsidRPr="00863667">
          <w:rPr>
            <w:rFonts w:ascii="iCiel Avenir LT Std 35 Light" w:hAnsi="iCiel Avenir LT Std 35 Light" w:cs="Arial"/>
            <w:i/>
            <w:iCs/>
            <w:sz w:val="22"/>
            <w:szCs w:val="22"/>
            <w:lang w:val="en-GB"/>
          </w:rPr>
          <w:t>i tr</w:t>
        </w:r>
        <w:r w:rsidRPr="00863667">
          <w:rPr>
            <w:rFonts w:ascii="iCiel Avenir LT Std 35 Light" w:hAnsi="iCiel Avenir LT Std 35 Light" w:cs="Avenir Next LT Pro"/>
            <w:i/>
            <w:iCs/>
            <w:sz w:val="22"/>
            <w:szCs w:val="22"/>
            <w:lang w:val="en-GB"/>
          </w:rPr>
          <w:t>ò</w:t>
        </w:r>
        <w:r w:rsidRPr="00863667">
          <w:rPr>
            <w:rFonts w:ascii="iCiel Avenir LT Std 35 Light" w:hAnsi="iCiel Avenir LT Std 35 Light" w:cs="Arial"/>
            <w:i/>
            <w:iCs/>
            <w:sz w:val="22"/>
            <w:szCs w:val="22"/>
            <w:lang w:val="en-GB"/>
          </w:rPr>
          <w:t xml:space="preserve"> chuy</w:t>
        </w:r>
        <w:r w:rsidRPr="00863667">
          <w:rPr>
            <w:rFonts w:ascii="iCiel Avenir LT Std 35 Light" w:hAnsi="iCiel Avenir LT Std 35 Light" w:cs="Calibri"/>
            <w:i/>
            <w:iCs/>
            <w:sz w:val="22"/>
            <w:szCs w:val="22"/>
            <w:lang w:val="en-GB"/>
          </w:rPr>
          <w:t>ệ</w:t>
        </w:r>
        <w:r w:rsidRPr="00863667">
          <w:rPr>
            <w:rFonts w:ascii="iCiel Avenir LT Std 35 Light" w:hAnsi="iCiel Avenir LT Std 35 Light" w:cs="Arial"/>
            <w:i/>
            <w:iCs/>
            <w:sz w:val="22"/>
            <w:szCs w:val="22"/>
            <w:lang w:val="en-GB"/>
          </w:rPr>
          <w:t>n tr</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chi</w:t>
        </w:r>
        <w:r w:rsidRPr="00863667">
          <w:rPr>
            <w:rFonts w:ascii="iCiel Avenir LT Std 35 Light" w:hAnsi="iCiel Avenir LT Std 35 Light" w:cs="Calibri"/>
            <w:i/>
            <w:iCs/>
            <w:sz w:val="22"/>
            <w:szCs w:val="22"/>
            <w:lang w:val="en-GB"/>
          </w:rPr>
          <w:t>ề</w:t>
        </w:r>
        <w:r w:rsidRPr="00863667">
          <w:rPr>
            <w:rFonts w:ascii="iCiel Avenir LT Std 35 Light" w:hAnsi="iCiel Avenir LT Std 35 Light" w:cs="Arial"/>
            <w:i/>
            <w:iCs/>
            <w:sz w:val="22"/>
            <w:szCs w:val="22"/>
            <w:lang w:val="en-GB"/>
          </w:rPr>
          <w:t>u nh</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m nh</w:t>
        </w:r>
        <w:r w:rsidRPr="00863667">
          <w:rPr>
            <w:rFonts w:ascii="iCiel Avenir LT Std 35 Light" w:hAnsi="iCiel Avenir LT Std 35 Light" w:cs="Calibri"/>
            <w:i/>
            <w:iCs/>
            <w:sz w:val="22"/>
            <w:szCs w:val="22"/>
            <w:lang w:val="en-GB"/>
          </w:rPr>
          <w:t>ỏ</w:t>
        </w:r>
        <w:r w:rsidRPr="00863667">
          <w:rPr>
            <w:rFonts w:ascii="iCiel Avenir LT Std 35 Light" w:hAnsi="iCiel Avenir LT Std 35 Light" w:cs="Arial"/>
            <w:i/>
            <w:iCs/>
            <w:sz w:val="22"/>
            <w:szCs w:val="22"/>
            <w:lang w:val="en-GB"/>
          </w:rPr>
          <w:t xml:space="preserve"> ph</w:t>
        </w:r>
        <w:r w:rsidRPr="00863667">
          <w:rPr>
            <w:rFonts w:ascii="iCiel Avenir LT Std 35 Light" w:hAnsi="iCiel Avenir LT Std 35 Light" w:cs="Avenir Next LT Pro"/>
            <w:i/>
            <w:iCs/>
            <w:sz w:val="22"/>
            <w:szCs w:val="22"/>
            <w:lang w:val="en-GB"/>
          </w:rPr>
          <w:t>ù</w:t>
        </w:r>
        <w:r w:rsidRPr="00863667">
          <w:rPr>
            <w:rFonts w:ascii="iCiel Avenir LT Std 35 Light" w:hAnsi="iCiel Avenir LT Std 35 Light" w:cs="Arial"/>
            <w:i/>
            <w:iCs/>
            <w:sz w:val="22"/>
            <w:szCs w:val="22"/>
            <w:lang w:val="en-GB"/>
          </w:rPr>
          <w:t xml:space="preserve"> h</w:t>
        </w:r>
        <w:r w:rsidRPr="00863667">
          <w:rPr>
            <w:rFonts w:ascii="iCiel Avenir LT Std 35 Light" w:hAnsi="iCiel Avenir LT Std 35 Light" w:cs="Calibri"/>
            <w:i/>
            <w:iCs/>
            <w:sz w:val="22"/>
            <w:szCs w:val="22"/>
            <w:lang w:val="en-GB"/>
          </w:rPr>
          <w:t>ợ</w:t>
        </w:r>
        <w:r w:rsidRPr="00863667">
          <w:rPr>
            <w:rFonts w:ascii="iCiel Avenir LT Std 35 Light" w:hAnsi="iCiel Avenir LT Std 35 Light" w:cs="Arial"/>
            <w:i/>
            <w:iCs/>
            <w:sz w:val="22"/>
            <w:szCs w:val="22"/>
            <w:lang w:val="en-GB"/>
          </w:rPr>
          <w:t>p cho nh</w:t>
        </w:r>
        <w:r w:rsidRPr="00863667">
          <w:rPr>
            <w:rFonts w:ascii="iCiel Avenir LT Std 35 Light" w:hAnsi="iCiel Avenir LT Std 35 Light" w:cs="Calibri"/>
            <w:i/>
            <w:iCs/>
            <w:sz w:val="22"/>
            <w:szCs w:val="22"/>
            <w:lang w:val="en-GB"/>
          </w:rPr>
          <w:t>ữ</w:t>
        </w:r>
        <w:r w:rsidRPr="00863667">
          <w:rPr>
            <w:rFonts w:ascii="iCiel Avenir LT Std 35 Light" w:hAnsi="iCiel Avenir LT Std 35 Light" w:cs="Arial"/>
            <w:i/>
            <w:iCs/>
            <w:sz w:val="22"/>
            <w:szCs w:val="22"/>
            <w:lang w:val="en-GB"/>
          </w:rPr>
          <w:t>ng ch</w:t>
        </w:r>
        <w:r w:rsidRPr="00863667">
          <w:rPr>
            <w:rFonts w:ascii="iCiel Avenir LT Std 35 Light" w:hAnsi="iCiel Avenir LT Std 35 Light" w:cs="Calibri"/>
            <w:i/>
            <w:iCs/>
            <w:sz w:val="22"/>
            <w:szCs w:val="22"/>
            <w:lang w:val="en-GB"/>
          </w:rPr>
          <w:t>ủ</w:t>
        </w:r>
        <w:r w:rsidRPr="00863667">
          <w:rPr>
            <w:rFonts w:ascii="iCiel Avenir LT Std 35 Light" w:hAnsi="iCiel Avenir LT Std 35 Light" w:cs="Arial"/>
            <w:i/>
            <w:iCs/>
            <w:sz w:val="22"/>
            <w:szCs w:val="22"/>
            <w:lang w:val="en-GB"/>
          </w:rPr>
          <w:t xml:space="preserve"> </w:t>
        </w:r>
        <w:r w:rsidRPr="00863667">
          <w:rPr>
            <w:rFonts w:ascii="iCiel Avenir LT Std 35 Light" w:hAnsi="iCiel Avenir LT Std 35 Light" w:cs="Calibri"/>
            <w:i/>
            <w:iCs/>
            <w:sz w:val="22"/>
            <w:szCs w:val="22"/>
            <w:lang w:val="en-GB"/>
          </w:rPr>
          <w:t>đề</w:t>
        </w:r>
        <w:r w:rsidRPr="00863667">
          <w:rPr>
            <w:rFonts w:ascii="iCiel Avenir LT Std 35 Light" w:hAnsi="iCiel Avenir LT Std 35 Light" w:cs="Arial"/>
            <w:i/>
            <w:iCs/>
            <w:sz w:val="22"/>
            <w:szCs w:val="22"/>
            <w:lang w:val="en-GB"/>
          </w:rPr>
          <w:t xml:space="preserve"> chuy</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s</w:t>
        </w:r>
        <w:r w:rsidRPr="00863667">
          <w:rPr>
            <w:rFonts w:ascii="iCiel Avenir LT Std 35 Light" w:hAnsi="iCiel Avenir LT Std 35 Light" w:cs="Avenir Next LT Pro"/>
            <w:i/>
            <w:iCs/>
            <w:sz w:val="22"/>
            <w:szCs w:val="22"/>
            <w:lang w:val="en-GB"/>
          </w:rPr>
          <w:t>â</w:t>
        </w:r>
        <w:r w:rsidRPr="00863667">
          <w:rPr>
            <w:rFonts w:ascii="iCiel Avenir LT Std 35 Light" w:hAnsi="iCiel Avenir LT Std 35 Light" w:cs="Arial"/>
            <w:i/>
            <w:iCs/>
            <w:sz w:val="22"/>
            <w:szCs w:val="22"/>
            <w:lang w:val="en-GB"/>
          </w:rPr>
          <w:t>u,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ho</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 xml:space="preserve">t </w:t>
        </w:r>
        <w:r w:rsidRPr="00863667">
          <w:rPr>
            <w:rFonts w:ascii="iCiel Avenir LT Std 35 Light" w:hAnsi="iCiel Avenir LT Std 35 Light" w:cs="Calibri"/>
            <w:i/>
            <w:iCs/>
            <w:sz w:val="22"/>
            <w:szCs w:val="22"/>
            <w:lang w:val="en-GB"/>
          </w:rPr>
          <w:t>độ</w:t>
        </w:r>
        <w:r w:rsidRPr="00863667">
          <w:rPr>
            <w:rFonts w:ascii="iCiel Avenir LT Std 35 Light" w:hAnsi="iCiel Avenir LT Std 35 Light" w:cs="Arial"/>
            <w:i/>
            <w:iCs/>
            <w:sz w:val="22"/>
            <w:szCs w:val="22"/>
            <w:lang w:val="en-GB"/>
          </w:rPr>
          <w:t>ng n</w:t>
        </w:r>
        <w:r w:rsidRPr="00863667">
          <w:rPr>
            <w:rFonts w:ascii="iCiel Avenir LT Std 35 Light" w:hAnsi="iCiel Avenir LT Std 35 Light" w:cs="Avenir Next LT Pro"/>
            <w:i/>
            <w:iCs/>
            <w:sz w:val="22"/>
            <w:szCs w:val="22"/>
            <w:lang w:val="en-GB"/>
          </w:rPr>
          <w:t>â</w:t>
        </w:r>
        <w:r w:rsidRPr="00863667">
          <w:rPr>
            <w:rFonts w:ascii="iCiel Avenir LT Std 35 Light" w:hAnsi="iCiel Avenir LT Std 35 Light" w:cs="Arial"/>
            <w:i/>
            <w:iCs/>
            <w:sz w:val="22"/>
            <w:szCs w:val="22"/>
            <w:lang w:val="en-GB"/>
          </w:rPr>
          <w:t xml:space="preserve">ng cao </w:t>
        </w:r>
        <w:r w:rsidRPr="00863667">
          <w:rPr>
            <w:rFonts w:ascii="iCiel Avenir LT Std 35 Light" w:hAnsi="iCiel Avenir LT Std 35 Light" w:cs="Calibri"/>
            <w:i/>
            <w:iCs/>
            <w:sz w:val="22"/>
            <w:szCs w:val="22"/>
            <w:lang w:val="en-GB"/>
          </w:rPr>
          <w:t>đờ</w:t>
        </w:r>
        <w:r w:rsidRPr="00863667">
          <w:rPr>
            <w:rFonts w:ascii="iCiel Avenir LT Std 35 Light" w:hAnsi="iCiel Avenir LT Std 35 Light" w:cs="Arial"/>
            <w:i/>
            <w:iCs/>
            <w:sz w:val="22"/>
            <w:szCs w:val="22"/>
            <w:lang w:val="en-GB"/>
          </w:rPr>
          <w:t>i s</w:t>
        </w:r>
        <w:r w:rsidRPr="00863667">
          <w:rPr>
            <w:rFonts w:ascii="iCiel Avenir LT Std 35 Light" w:hAnsi="iCiel Avenir LT Std 35 Light" w:cs="Calibri"/>
            <w:i/>
            <w:iCs/>
            <w:sz w:val="22"/>
            <w:szCs w:val="22"/>
            <w:lang w:val="en-GB"/>
          </w:rPr>
          <w:t>ố</w:t>
        </w:r>
        <w:r w:rsidRPr="00863667">
          <w:rPr>
            <w:rFonts w:ascii="iCiel Avenir LT Std 35 Light" w:hAnsi="iCiel Avenir LT Std 35 Light" w:cs="Arial"/>
            <w:i/>
            <w:iCs/>
            <w:sz w:val="22"/>
            <w:szCs w:val="22"/>
            <w:lang w:val="en-GB"/>
          </w:rPr>
          <w:t>ng tinh th</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n kh</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nh</w:t>
        </w:r>
        <w:r w:rsidRPr="00863667">
          <w:rPr>
            <w:rFonts w:ascii="iCiel Avenir LT Std 35 Light" w:hAnsi="iCiel Avenir LT Std 35 Light" w:cs="Calibri"/>
            <w:i/>
            <w:iCs/>
            <w:sz w:val="22"/>
            <w:szCs w:val="22"/>
            <w:lang w:val="en-GB"/>
          </w:rPr>
          <w:t>ư</w:t>
        </w:r>
        <w:r w:rsidRPr="00863667">
          <w:rPr>
            <w:rFonts w:ascii="iCiel Avenir LT Std 35 Light" w:hAnsi="iCiel Avenir LT Std 35 Light" w:cs="Arial"/>
            <w:i/>
            <w:iCs/>
            <w:sz w:val="22"/>
            <w:szCs w:val="22"/>
            <w:lang w:val="en-GB"/>
          </w:rPr>
          <w:t xml:space="preserve"> tri</w:t>
        </w:r>
        <w:r w:rsidRPr="00863667">
          <w:rPr>
            <w:rFonts w:ascii="iCiel Avenir LT Std 35 Light" w:hAnsi="iCiel Avenir LT Std 35 Light" w:cs="Calibri"/>
            <w:i/>
            <w:iCs/>
            <w:sz w:val="22"/>
            <w:szCs w:val="22"/>
            <w:lang w:val="en-GB"/>
          </w:rPr>
          <w:t>ể</w:t>
        </w:r>
        <w:r w:rsidRPr="00863667">
          <w:rPr>
            <w:rFonts w:ascii="iCiel Avenir LT Std 35 Light" w:hAnsi="iCiel Avenir LT Std 35 Light" w:cs="Arial"/>
            <w:i/>
            <w:iCs/>
            <w:sz w:val="22"/>
            <w:szCs w:val="22"/>
            <w:lang w:val="en-GB"/>
          </w:rPr>
          <w:t>n l</w:t>
        </w:r>
        <w:r w:rsidRPr="00863667">
          <w:rPr>
            <w:rFonts w:ascii="iCiel Avenir LT Std 35 Light" w:hAnsi="iCiel Avenir LT Std 35 Light" w:cs="Avenir Next LT Pro"/>
            <w:i/>
            <w:iCs/>
            <w:sz w:val="22"/>
            <w:szCs w:val="22"/>
            <w:lang w:val="en-GB"/>
          </w:rPr>
          <w:t>ã</w:t>
        </w:r>
        <w:r w:rsidRPr="00863667">
          <w:rPr>
            <w:rFonts w:ascii="iCiel Avenir LT Std 35 Light" w:hAnsi="iCiel Avenir LT Std 35 Light" w:cs="Arial"/>
            <w:i/>
            <w:iCs/>
            <w:sz w:val="22"/>
            <w:szCs w:val="22"/>
            <w:lang w:val="en-GB"/>
          </w:rPr>
          <w:t>m hay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chi</w:t>
        </w:r>
        <w:r w:rsidRPr="00863667">
          <w:rPr>
            <w:rFonts w:ascii="iCiel Avenir LT Std 35 Light" w:hAnsi="iCiel Avenir LT Std 35 Light" w:cs="Calibri"/>
            <w:i/>
            <w:iCs/>
            <w:sz w:val="22"/>
            <w:szCs w:val="22"/>
            <w:lang w:val="en-GB"/>
          </w:rPr>
          <w:t>ế</w:t>
        </w:r>
        <w:r w:rsidRPr="00863667">
          <w:rPr>
            <w:rFonts w:ascii="iCiel Avenir LT Std 35 Light" w:hAnsi="iCiel Avenir LT Std 35 Light" w:cs="Arial"/>
            <w:i/>
            <w:iCs/>
            <w:sz w:val="22"/>
            <w:szCs w:val="22"/>
            <w:lang w:val="en-GB"/>
          </w:rPr>
          <w:t>n d</w:t>
        </w:r>
        <w:r w:rsidRPr="00863667">
          <w:rPr>
            <w:rFonts w:ascii="iCiel Avenir LT Std 35 Light" w:hAnsi="iCiel Avenir LT Std 35 Light" w:cs="Calibri"/>
            <w:i/>
            <w:iCs/>
            <w:sz w:val="22"/>
            <w:szCs w:val="22"/>
            <w:lang w:val="en-GB"/>
          </w:rPr>
          <w:t>ị</w:t>
        </w:r>
        <w:r w:rsidRPr="00863667">
          <w:rPr>
            <w:rFonts w:ascii="iCiel Avenir LT Std 35 Light" w:hAnsi="iCiel Avenir LT Std 35 Light" w:cs="Arial"/>
            <w:i/>
            <w:iCs/>
            <w:sz w:val="22"/>
            <w:szCs w:val="22"/>
            <w:lang w:val="en-GB"/>
          </w:rPr>
          <w:t>ch.</w:t>
        </w:r>
      </w:ins>
    </w:p>
    <w:p w14:paraId="54A835F4" w14:textId="77777777" w:rsidR="003C6139" w:rsidRPr="00863667" w:rsidRDefault="003C6139" w:rsidP="003C6139">
      <w:pPr>
        <w:ind w:firstLine="0"/>
        <w:rPr>
          <w:ins w:id="10515" w:author="An Tran, ACA (BUV)" w:date="2024-09-12T11:07:00Z" w16du:dateUtc="2024-09-12T04:07:00Z"/>
          <w:rFonts w:ascii="iCiel Avenir LT Std 35 Light" w:hAnsi="iCiel Avenir LT Std 35 Light" w:cs="Arial"/>
          <w:i/>
          <w:iCs/>
          <w:sz w:val="22"/>
          <w:szCs w:val="22"/>
          <w:lang w:val="en-GB"/>
        </w:rPr>
      </w:pPr>
      <w:ins w:id="10516" w:author="An Tran, ACA (BUV)" w:date="2024-09-12T11:07:00Z" w16du:dateUtc="2024-09-12T04:07:00Z">
        <w:r w:rsidRPr="00863667">
          <w:rPr>
            <w:rFonts w:ascii="iCiel Avenir LT Std 35 Light" w:hAnsi="iCiel Avenir LT Std 35 Light" w:cs="Arial"/>
            <w:i/>
            <w:iCs/>
            <w:sz w:val="22"/>
            <w:szCs w:val="22"/>
            <w:lang w:val="en-GB"/>
          </w:rPr>
          <w:t>N</w:t>
        </w:r>
        <w:r w:rsidRPr="00863667">
          <w:rPr>
            <w:rFonts w:ascii="iCiel Avenir LT Std 35 Light" w:hAnsi="iCiel Avenir LT Std 35 Light" w:cs="Calibri"/>
            <w:i/>
            <w:iCs/>
            <w:sz w:val="22"/>
            <w:szCs w:val="22"/>
            <w:lang w:val="en-GB"/>
          </w:rPr>
          <w:t>ế</w:t>
        </w:r>
        <w:r w:rsidRPr="00863667">
          <w:rPr>
            <w:rFonts w:ascii="iCiel Avenir LT Std 35 Light" w:hAnsi="iCiel Avenir LT Std 35 Light" w:cs="Arial"/>
            <w:i/>
            <w:iCs/>
            <w:sz w:val="22"/>
            <w:szCs w:val="22"/>
            <w:lang w:val="en-GB"/>
          </w:rPr>
          <w:t>u nh</w:t>
        </w:r>
        <w:r w:rsidRPr="00863667">
          <w:rPr>
            <w:rFonts w:ascii="iCiel Avenir LT Std 35 Light" w:hAnsi="iCiel Avenir LT Std 35 Light" w:cs="Calibri"/>
            <w:i/>
            <w:iCs/>
            <w:sz w:val="22"/>
            <w:szCs w:val="22"/>
            <w:lang w:val="en-GB"/>
          </w:rPr>
          <w:t>ậ</w:t>
        </w:r>
        <w:r w:rsidRPr="00863667">
          <w:rPr>
            <w:rFonts w:ascii="iCiel Avenir LT Std 35 Light" w:hAnsi="iCiel Avenir LT Std 35 Light" w:cs="Arial"/>
            <w:i/>
            <w:iCs/>
            <w:sz w:val="22"/>
            <w:szCs w:val="22"/>
            <w:lang w:val="en-GB"/>
          </w:rPr>
          <w:t>n th</w:t>
        </w:r>
        <w:r w:rsidRPr="00863667">
          <w:rPr>
            <w:rFonts w:ascii="iCiel Avenir LT Std 35 Light" w:hAnsi="iCiel Avenir LT Std 35 Light" w:cs="Calibri"/>
            <w:i/>
            <w:iCs/>
            <w:sz w:val="22"/>
            <w:szCs w:val="22"/>
            <w:lang w:val="en-GB"/>
          </w:rPr>
          <w:t>ấ</w:t>
        </w:r>
        <w:r w:rsidRPr="00863667">
          <w:rPr>
            <w:rFonts w:ascii="iCiel Avenir LT Std 35 Light" w:hAnsi="iCiel Avenir LT Std 35 Light" w:cs="Arial"/>
            <w:i/>
            <w:iCs/>
            <w:sz w:val="22"/>
            <w:szCs w:val="22"/>
            <w:lang w:val="en-GB"/>
          </w:rPr>
          <w:t>y nh</w:t>
        </w:r>
        <w:r w:rsidRPr="00863667">
          <w:rPr>
            <w:rFonts w:ascii="iCiel Avenir LT Std 35 Light" w:hAnsi="iCiel Avenir LT Std 35 Light" w:cs="Calibri"/>
            <w:i/>
            <w:iCs/>
            <w:sz w:val="22"/>
            <w:szCs w:val="22"/>
            <w:lang w:val="en-GB"/>
          </w:rPr>
          <w:t>ữ</w:t>
        </w:r>
        <w:r w:rsidRPr="00863667">
          <w:rPr>
            <w:rFonts w:ascii="iCiel Avenir LT Std 35 Light" w:hAnsi="iCiel Avenir LT Std 35 Light" w:cs="Arial"/>
            <w:i/>
            <w:iCs/>
            <w:sz w:val="22"/>
            <w:szCs w:val="22"/>
            <w:lang w:val="en-GB"/>
          </w:rPr>
          <w:t>ng bi</w:t>
        </w:r>
        <w:r w:rsidRPr="00863667">
          <w:rPr>
            <w:rFonts w:ascii="iCiel Avenir LT Std 35 Light" w:hAnsi="iCiel Avenir LT Std 35 Light" w:cs="Calibri"/>
            <w:i/>
            <w:iCs/>
            <w:sz w:val="22"/>
            <w:szCs w:val="22"/>
            <w:lang w:val="en-GB"/>
          </w:rPr>
          <w:t>ể</w:t>
        </w:r>
        <w:r w:rsidRPr="00863667">
          <w:rPr>
            <w:rFonts w:ascii="iCiel Avenir LT Std 35 Light" w:hAnsi="iCiel Avenir LT Std 35 Light" w:cs="Arial"/>
            <w:i/>
            <w:iCs/>
            <w:sz w:val="22"/>
            <w:szCs w:val="22"/>
            <w:lang w:val="en-GB"/>
          </w:rPr>
          <w:t>u hi</w:t>
        </w:r>
        <w:r w:rsidRPr="00863667">
          <w:rPr>
            <w:rFonts w:ascii="iCiel Avenir LT Std 35 Light" w:hAnsi="iCiel Avenir LT Std 35 Light" w:cs="Calibri"/>
            <w:i/>
            <w:iCs/>
            <w:sz w:val="22"/>
            <w:szCs w:val="22"/>
            <w:lang w:val="en-GB"/>
          </w:rPr>
          <w:t>ệ</w:t>
        </w:r>
        <w:r w:rsidRPr="00863667">
          <w:rPr>
            <w:rFonts w:ascii="iCiel Avenir LT Std 35 Light" w:hAnsi="iCiel Avenir LT Std 35 Light" w:cs="Arial"/>
            <w:i/>
            <w:iCs/>
            <w:sz w:val="22"/>
            <w:szCs w:val="22"/>
            <w:lang w:val="en-GB"/>
          </w:rPr>
          <w:t>n lo l</w:t>
        </w:r>
        <w:r w:rsidRPr="00863667">
          <w:rPr>
            <w:rFonts w:ascii="iCiel Avenir LT Std 35 Light" w:hAnsi="iCiel Avenir LT Std 35 Light" w:cs="Calibri"/>
            <w:i/>
            <w:iCs/>
            <w:sz w:val="22"/>
            <w:szCs w:val="22"/>
            <w:lang w:val="en-GB"/>
          </w:rPr>
          <w:t>ắ</w:t>
        </w:r>
        <w:r w:rsidRPr="00863667">
          <w:rPr>
            <w:rFonts w:ascii="iCiel Avenir LT Std 35 Light" w:hAnsi="iCiel Avenir LT Std 35 Light" w:cs="Arial"/>
            <w:i/>
            <w:iCs/>
            <w:sz w:val="22"/>
            <w:szCs w:val="22"/>
            <w:lang w:val="en-GB"/>
          </w:rPr>
          <w:t>ng, b</w:t>
        </w:r>
        <w:r w:rsidRPr="00863667">
          <w:rPr>
            <w:rFonts w:ascii="iCiel Avenir LT Std 35 Light" w:hAnsi="iCiel Avenir LT Std 35 Light" w:cs="Calibri"/>
            <w:i/>
            <w:iCs/>
            <w:sz w:val="22"/>
            <w:szCs w:val="22"/>
            <w:lang w:val="en-GB"/>
          </w:rPr>
          <w:t>ấ</w:t>
        </w:r>
        <w:r w:rsidRPr="00863667">
          <w:rPr>
            <w:rFonts w:ascii="iCiel Avenir LT Std 35 Light" w:hAnsi="iCiel Avenir LT Std 35 Light" w:cs="Arial"/>
            <w:i/>
            <w:iCs/>
            <w:sz w:val="22"/>
            <w:szCs w:val="22"/>
            <w:lang w:val="en-GB"/>
          </w:rPr>
          <w:t>t an hay c</w:t>
        </w:r>
        <w:r w:rsidRPr="00863667">
          <w:rPr>
            <w:rFonts w:ascii="iCiel Avenir LT Std 35 Light" w:hAnsi="iCiel Avenir LT Std 35 Light" w:cs="Calibri"/>
            <w:i/>
            <w:iCs/>
            <w:sz w:val="22"/>
            <w:szCs w:val="22"/>
            <w:lang w:val="en-GB"/>
          </w:rPr>
          <w:t>ă</w:t>
        </w:r>
        <w:r w:rsidRPr="00863667">
          <w:rPr>
            <w:rFonts w:ascii="iCiel Avenir LT Std 35 Light" w:hAnsi="iCiel Avenir LT Std 35 Light" w:cs="Arial"/>
            <w:i/>
            <w:iCs/>
            <w:sz w:val="22"/>
            <w:szCs w:val="22"/>
            <w:lang w:val="en-GB"/>
          </w:rPr>
          <w:t>ng th</w:t>
        </w:r>
        <w:r w:rsidRPr="00863667">
          <w:rPr>
            <w:rFonts w:ascii="iCiel Avenir LT Std 35 Light" w:hAnsi="iCiel Avenir LT Std 35 Light" w:cs="Calibri"/>
            <w:i/>
            <w:iCs/>
            <w:sz w:val="22"/>
            <w:szCs w:val="22"/>
            <w:lang w:val="en-GB"/>
          </w:rPr>
          <w:t>ẳ</w:t>
        </w:r>
        <w:r w:rsidRPr="00863667">
          <w:rPr>
            <w:rFonts w:ascii="iCiel Avenir LT Std 35 Light" w:hAnsi="iCiel Avenir LT Std 35 Light" w:cs="Arial"/>
            <w:i/>
            <w:iCs/>
            <w:sz w:val="22"/>
            <w:szCs w:val="22"/>
            <w:lang w:val="en-GB"/>
          </w:rPr>
          <w:t>ng c</w:t>
        </w:r>
        <w:r w:rsidRPr="00863667">
          <w:rPr>
            <w:rFonts w:ascii="iCiel Avenir LT Std 35 Light" w:hAnsi="iCiel Avenir LT Std 35 Light" w:cs="Calibri"/>
            <w:i/>
            <w:iCs/>
            <w:sz w:val="22"/>
            <w:szCs w:val="22"/>
            <w:lang w:val="en-GB"/>
          </w:rPr>
          <w:t>ủ</w:t>
        </w:r>
        <w:r w:rsidRPr="00863667">
          <w:rPr>
            <w:rFonts w:ascii="iCiel Avenir LT Std 35 Light" w:hAnsi="iCiel Avenir LT Std 35 Light" w:cs="Arial"/>
            <w:i/>
            <w:iCs/>
            <w:sz w:val="22"/>
            <w:szCs w:val="22"/>
            <w:lang w:val="en-GB"/>
          </w:rPr>
          <w:t>a sinh vi</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ph</w:t>
        </w:r>
        <w:r w:rsidRPr="00863667">
          <w:rPr>
            <w:rFonts w:ascii="iCiel Avenir LT Std 35 Light" w:hAnsi="iCiel Avenir LT Std 35 Light" w:cs="Calibri"/>
            <w:i/>
            <w:iCs/>
            <w:sz w:val="22"/>
            <w:szCs w:val="22"/>
            <w:lang w:val="en-GB"/>
          </w:rPr>
          <w:t>ụ</w:t>
        </w:r>
        <w:r w:rsidRPr="00863667">
          <w:rPr>
            <w:rFonts w:ascii="iCiel Avenir LT Std 35 Light" w:hAnsi="iCiel Avenir LT Std 35 Light" w:cs="Arial"/>
            <w:i/>
            <w:iCs/>
            <w:sz w:val="22"/>
            <w:szCs w:val="22"/>
            <w:lang w:val="en-GB"/>
          </w:rPr>
          <w:t xml:space="preserve"> huynh/sinh vi</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c</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 xml:space="preserve"> th</w:t>
        </w:r>
        <w:r w:rsidRPr="00863667">
          <w:rPr>
            <w:rFonts w:ascii="iCiel Avenir LT Std 35 Light" w:hAnsi="iCiel Avenir LT Std 35 Light" w:cs="Calibri"/>
            <w:i/>
            <w:iCs/>
            <w:sz w:val="22"/>
            <w:szCs w:val="22"/>
            <w:lang w:val="en-GB"/>
          </w:rPr>
          <w:t>ể</w:t>
        </w:r>
        <w:r w:rsidRPr="00863667">
          <w:rPr>
            <w:rFonts w:ascii="iCiel Avenir LT Std 35 Light" w:hAnsi="iCiel Avenir LT Std 35 Light" w:cs="Arial"/>
            <w:i/>
            <w:iCs/>
            <w:sz w:val="22"/>
            <w:szCs w:val="22"/>
            <w:lang w:val="en-GB"/>
          </w:rPr>
          <w:t xml:space="preserve"> li</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l</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c v</w:t>
        </w:r>
        <w:r w:rsidRPr="00863667">
          <w:rPr>
            <w:rFonts w:ascii="iCiel Avenir LT Std 35 Light" w:hAnsi="iCiel Avenir LT Std 35 Light" w:cs="Calibri"/>
            <w:i/>
            <w:iCs/>
            <w:sz w:val="22"/>
            <w:szCs w:val="22"/>
            <w:lang w:val="en-GB"/>
          </w:rPr>
          <w:t>ớ</w:t>
        </w:r>
        <w:r w:rsidRPr="00863667">
          <w:rPr>
            <w:rFonts w:ascii="iCiel Avenir LT Std 35 Light" w:hAnsi="iCiel Avenir LT Std 35 Light" w:cs="Arial"/>
            <w:i/>
            <w:iCs/>
            <w:sz w:val="22"/>
            <w:szCs w:val="22"/>
            <w:lang w:val="en-GB"/>
          </w:rPr>
          <w:t>i Chuy</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gia T</w:t>
        </w:r>
        <w:r w:rsidRPr="00863667">
          <w:rPr>
            <w:rFonts w:ascii="iCiel Avenir LT Std 35 Light" w:hAnsi="iCiel Avenir LT Std 35 Light" w:cs="Avenir Next LT Pro"/>
            <w:i/>
            <w:iCs/>
            <w:sz w:val="22"/>
            <w:szCs w:val="22"/>
            <w:lang w:val="en-GB"/>
          </w:rPr>
          <w:t>â</w:t>
        </w:r>
        <w:r w:rsidRPr="00863667">
          <w:rPr>
            <w:rFonts w:ascii="iCiel Avenir LT Std 35 Light" w:hAnsi="iCiel Avenir LT Std 35 Light" w:cs="Arial"/>
            <w:i/>
            <w:iCs/>
            <w:sz w:val="22"/>
            <w:szCs w:val="22"/>
            <w:lang w:val="en-GB"/>
          </w:rPr>
          <w:t>m l</w:t>
        </w:r>
        <w:r w:rsidRPr="00863667">
          <w:rPr>
            <w:rFonts w:ascii="iCiel Avenir LT Std 35 Light" w:hAnsi="iCiel Avenir LT Std 35 Light" w:cs="Avenir Next LT Pro"/>
            <w:i/>
            <w:iCs/>
            <w:sz w:val="22"/>
            <w:szCs w:val="22"/>
            <w:lang w:val="en-GB"/>
          </w:rPr>
          <w:t>ý</w:t>
        </w:r>
        <w:r w:rsidRPr="00863667">
          <w:rPr>
            <w:rFonts w:ascii="iCiel Avenir LT Std 35 Light" w:hAnsi="iCiel Avenir LT Std 35 Light" w:cs="Arial"/>
            <w:i/>
            <w:iCs/>
            <w:sz w:val="22"/>
            <w:szCs w:val="22"/>
            <w:lang w:val="en-GB"/>
          </w:rPr>
          <w:t xml:space="preserve">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S</w:t>
        </w:r>
        <w:r w:rsidRPr="00863667">
          <w:rPr>
            <w:rFonts w:ascii="iCiel Avenir LT Std 35 Light" w:hAnsi="iCiel Avenir LT Std 35 Light" w:cs="Calibri"/>
            <w:i/>
            <w:iCs/>
            <w:sz w:val="22"/>
            <w:szCs w:val="22"/>
            <w:lang w:val="en-GB"/>
          </w:rPr>
          <w:t>ứ</w:t>
        </w:r>
        <w:r w:rsidRPr="00863667">
          <w:rPr>
            <w:rFonts w:ascii="iCiel Avenir LT Std 35 Light" w:hAnsi="iCiel Avenir LT Std 35 Light" w:cs="Arial"/>
            <w:i/>
            <w:iCs/>
            <w:sz w:val="22"/>
            <w:szCs w:val="22"/>
            <w:lang w:val="en-GB"/>
          </w:rPr>
          <w:t>c kh</w:t>
        </w:r>
        <w:r w:rsidRPr="00863667">
          <w:rPr>
            <w:rFonts w:ascii="iCiel Avenir LT Std 35 Light" w:hAnsi="iCiel Avenir LT Std 35 Light" w:cs="Calibri"/>
            <w:i/>
            <w:iCs/>
            <w:sz w:val="22"/>
            <w:szCs w:val="22"/>
            <w:lang w:val="en-GB"/>
          </w:rPr>
          <w:t>ỏ</w:t>
        </w:r>
        <w:r w:rsidRPr="00863667">
          <w:rPr>
            <w:rFonts w:ascii="iCiel Avenir LT Std 35 Light" w:hAnsi="iCiel Avenir LT Std 35 Light" w:cs="Arial"/>
            <w:i/>
            <w:iCs/>
            <w:sz w:val="22"/>
            <w:szCs w:val="22"/>
            <w:lang w:val="en-GB"/>
          </w:rPr>
          <w:t>e tinh th</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n c</w:t>
        </w:r>
        <w:r w:rsidRPr="00863667">
          <w:rPr>
            <w:rFonts w:ascii="iCiel Avenir LT Std 35 Light" w:hAnsi="iCiel Avenir LT Std 35 Light" w:cs="Calibri"/>
            <w:i/>
            <w:iCs/>
            <w:sz w:val="22"/>
            <w:szCs w:val="22"/>
            <w:lang w:val="en-GB"/>
          </w:rPr>
          <w:t>ủ</w:t>
        </w:r>
        <w:r w:rsidRPr="00863667">
          <w:rPr>
            <w:rFonts w:ascii="iCiel Avenir LT Std 35 Light" w:hAnsi="iCiel Avenir LT Std 35 Light" w:cs="Arial"/>
            <w:i/>
            <w:iCs/>
            <w:sz w:val="22"/>
            <w:szCs w:val="22"/>
            <w:lang w:val="en-GB"/>
          </w:rPr>
          <w:t xml:space="preserve">a BUV theo </w:t>
        </w:r>
        <w:r w:rsidRPr="00863667">
          <w:rPr>
            <w:rFonts w:ascii="iCiel Avenir LT Std 35 Light" w:hAnsi="iCiel Avenir LT Std 35 Light" w:cs="Calibri"/>
            <w:i/>
            <w:iCs/>
            <w:sz w:val="22"/>
            <w:szCs w:val="22"/>
            <w:lang w:val="en-GB"/>
          </w:rPr>
          <w:t>đị</w:t>
        </w:r>
        <w:r w:rsidRPr="00863667">
          <w:rPr>
            <w:rFonts w:ascii="iCiel Avenir LT Std 35 Light" w:hAnsi="iCiel Avenir LT Std 35 Light" w:cs="Arial"/>
            <w:i/>
            <w:iCs/>
            <w:sz w:val="22"/>
            <w:szCs w:val="22"/>
            <w:lang w:val="en-GB"/>
          </w:rPr>
          <w:t>a ch</w:t>
        </w:r>
        <w:r w:rsidRPr="00863667">
          <w:rPr>
            <w:rFonts w:ascii="iCiel Avenir LT Std 35 Light" w:hAnsi="iCiel Avenir LT Std 35 Light" w:cs="Calibri"/>
            <w:i/>
            <w:iCs/>
            <w:sz w:val="22"/>
            <w:szCs w:val="22"/>
            <w:lang w:val="en-GB"/>
          </w:rPr>
          <w:t>ỉ</w:t>
        </w:r>
        <w:r w:rsidRPr="00863667">
          <w:rPr>
            <w:rFonts w:ascii="iCiel Avenir LT Std 35 Light" w:hAnsi="iCiel Avenir LT Std 35 Light" w:cs="Arial"/>
            <w:i/>
            <w:iCs/>
            <w:sz w:val="22"/>
            <w:szCs w:val="22"/>
            <w:lang w:val="en-GB"/>
          </w:rPr>
          <w:t xml:space="preserve">: </w:t>
        </w:r>
        <w:r w:rsidRPr="00863667">
          <w:rPr>
            <w:rStyle w:val="Hyperlink"/>
            <w:rFonts w:ascii="iCiel Avenir LT Std 35 Light" w:hAnsi="iCiel Avenir LT Std 35 Light" w:cs="Arial"/>
            <w:i/>
            <w:iCs/>
            <w:sz w:val="22"/>
            <w:szCs w:val="22"/>
            <w:lang w:val="en-GB"/>
          </w:rPr>
          <w:t>Student-Wellbeing@buv.edu.vn</w:t>
        </w:r>
        <w:r w:rsidRPr="00863667">
          <w:rPr>
            <w:rFonts w:ascii="iCiel Avenir LT Std 35 Light" w:hAnsi="iCiel Avenir LT Std 35 Light" w:cs="Arial"/>
            <w:i/>
            <w:iCs/>
            <w:sz w:val="22"/>
            <w:szCs w:val="22"/>
            <w:lang w:val="en-GB"/>
          </w:rPr>
          <w:t>. Chuyên gia Tâm lý và S</w:t>
        </w:r>
        <w:r w:rsidRPr="00863667">
          <w:rPr>
            <w:rFonts w:ascii="iCiel Avenir LT Std 35 Light" w:hAnsi="iCiel Avenir LT Std 35 Light" w:cs="Calibri"/>
            <w:i/>
            <w:iCs/>
            <w:sz w:val="22"/>
            <w:szCs w:val="22"/>
            <w:lang w:val="en-GB"/>
          </w:rPr>
          <w:t>ứ</w:t>
        </w:r>
        <w:r w:rsidRPr="00863667">
          <w:rPr>
            <w:rFonts w:ascii="iCiel Avenir LT Std 35 Light" w:hAnsi="iCiel Avenir LT Std 35 Light" w:cs="Arial"/>
            <w:i/>
            <w:iCs/>
            <w:sz w:val="22"/>
            <w:szCs w:val="22"/>
            <w:lang w:val="en-GB"/>
          </w:rPr>
          <w:t>c kh</w:t>
        </w:r>
        <w:r w:rsidRPr="00863667">
          <w:rPr>
            <w:rFonts w:ascii="iCiel Avenir LT Std 35 Light" w:hAnsi="iCiel Avenir LT Std 35 Light" w:cs="Calibri"/>
            <w:i/>
            <w:iCs/>
            <w:sz w:val="22"/>
            <w:szCs w:val="22"/>
            <w:lang w:val="en-GB"/>
          </w:rPr>
          <w:t>ỏ</w:t>
        </w:r>
        <w:r w:rsidRPr="00863667">
          <w:rPr>
            <w:rFonts w:ascii="iCiel Avenir LT Std 35 Light" w:hAnsi="iCiel Avenir LT Std 35 Light" w:cs="Arial"/>
            <w:i/>
            <w:iCs/>
            <w:sz w:val="22"/>
            <w:szCs w:val="22"/>
            <w:lang w:val="en-GB"/>
          </w:rPr>
          <w:t>e tinh th</w:t>
        </w:r>
        <w:r w:rsidRPr="00863667">
          <w:rPr>
            <w:rFonts w:ascii="iCiel Avenir LT Std 35 Light" w:hAnsi="iCiel Avenir LT Std 35 Light" w:cs="Calibri"/>
            <w:i/>
            <w:iCs/>
            <w:sz w:val="22"/>
            <w:szCs w:val="22"/>
            <w:lang w:val="en-GB"/>
          </w:rPr>
          <w:t>ầ</w:t>
        </w:r>
        <w:r w:rsidRPr="00863667">
          <w:rPr>
            <w:rFonts w:ascii="iCiel Avenir LT Std 35 Light" w:hAnsi="iCiel Avenir LT Std 35 Light" w:cs="Arial"/>
            <w:i/>
            <w:iCs/>
            <w:sz w:val="22"/>
            <w:szCs w:val="22"/>
            <w:lang w:val="en-GB"/>
          </w:rPr>
          <w:t>n s</w:t>
        </w:r>
        <w:r w:rsidRPr="00863667">
          <w:rPr>
            <w:rFonts w:ascii="iCiel Avenir LT Std 35 Light" w:hAnsi="iCiel Avenir LT Std 35 Light" w:cs="Calibri"/>
            <w:i/>
            <w:iCs/>
            <w:sz w:val="22"/>
            <w:szCs w:val="22"/>
            <w:lang w:val="en-GB"/>
          </w:rPr>
          <w:t>ẽ</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ó</w:t>
        </w:r>
        <w:r w:rsidRPr="00863667">
          <w:rPr>
            <w:rFonts w:ascii="iCiel Avenir LT Std 35 Light" w:hAnsi="iCiel Avenir LT Std 35 Light" w:cs="Arial"/>
            <w:i/>
            <w:iCs/>
            <w:sz w:val="22"/>
            <w:szCs w:val="22"/>
            <w:lang w:val="en-GB"/>
          </w:rPr>
          <w:t xml:space="preserve"> nh</w:t>
        </w:r>
        <w:r w:rsidRPr="00863667">
          <w:rPr>
            <w:rFonts w:ascii="iCiel Avenir LT Std 35 Light" w:hAnsi="iCiel Avenir LT Std 35 Light" w:cs="Calibri"/>
            <w:i/>
            <w:iCs/>
            <w:sz w:val="22"/>
            <w:szCs w:val="22"/>
            <w:lang w:val="en-GB"/>
          </w:rPr>
          <w:t>ữ</w:t>
        </w:r>
        <w:r w:rsidRPr="00863667">
          <w:rPr>
            <w:rFonts w:ascii="iCiel Avenir LT Std 35 Light" w:hAnsi="iCiel Avenir LT Std 35 Light" w:cs="Arial"/>
            <w:i/>
            <w:iCs/>
            <w:sz w:val="22"/>
            <w:szCs w:val="22"/>
            <w:lang w:val="en-GB"/>
          </w:rPr>
          <w:t>ng chia s</w:t>
        </w:r>
        <w:r w:rsidRPr="00863667">
          <w:rPr>
            <w:rFonts w:ascii="iCiel Avenir LT Std 35 Light" w:hAnsi="iCiel Avenir LT Std 35 Light" w:cs="Calibri"/>
            <w:i/>
            <w:iCs/>
            <w:sz w:val="22"/>
            <w:szCs w:val="22"/>
            <w:lang w:val="en-GB"/>
          </w:rPr>
          <w:t>ẻ</w:t>
        </w:r>
        <w:r w:rsidRPr="00863667">
          <w:rPr>
            <w:rFonts w:ascii="iCiel Avenir LT Std 35 Light" w:hAnsi="iCiel Avenir LT Std 35 Light" w:cs="Arial"/>
            <w:i/>
            <w:iCs/>
            <w:sz w:val="22"/>
            <w:szCs w:val="22"/>
            <w:lang w:val="en-GB"/>
          </w:rPr>
          <w:t xml:space="preserve"> </w:t>
        </w:r>
        <w:r w:rsidRPr="00863667">
          <w:rPr>
            <w:rFonts w:ascii="iCiel Avenir LT Std 35 Light" w:hAnsi="iCiel Avenir LT Std 35 Light" w:cs="Calibri"/>
            <w:i/>
            <w:iCs/>
            <w:sz w:val="22"/>
            <w:szCs w:val="22"/>
            <w:lang w:val="en-GB"/>
          </w:rPr>
          <w:t>để</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ù</w:t>
        </w:r>
        <w:r w:rsidRPr="00863667">
          <w:rPr>
            <w:rFonts w:ascii="iCiel Avenir LT Std 35 Light" w:hAnsi="iCiel Avenir LT Std 35 Light" w:cs="Arial"/>
            <w:i/>
            <w:iCs/>
            <w:sz w:val="22"/>
            <w:szCs w:val="22"/>
            <w:lang w:val="en-GB"/>
          </w:rPr>
          <w:t xml:space="preserve">ng gia </w:t>
        </w:r>
        <w:r w:rsidRPr="00863667">
          <w:rPr>
            <w:rFonts w:ascii="iCiel Avenir LT Std 35 Light" w:hAnsi="iCiel Avenir LT Std 35 Light" w:cs="Calibri"/>
            <w:i/>
            <w:iCs/>
            <w:sz w:val="22"/>
            <w:szCs w:val="22"/>
            <w:lang w:val="en-GB"/>
          </w:rPr>
          <w:t>đ</w:t>
        </w:r>
        <w:r w:rsidRPr="00863667">
          <w:rPr>
            <w:rFonts w:ascii="iCiel Avenir LT Std 35 Light" w:hAnsi="iCiel Avenir LT Std 35 Light" w:cs="Avenir LT Std 35 Light"/>
            <w:i/>
            <w:iCs/>
            <w:sz w:val="22"/>
            <w:szCs w:val="22"/>
            <w:lang w:val="en-GB"/>
          </w:rPr>
          <w:t>ì</w:t>
        </w:r>
        <w:r w:rsidRPr="00863667">
          <w:rPr>
            <w:rFonts w:ascii="iCiel Avenir LT Std 35 Light" w:hAnsi="iCiel Avenir LT Std 35 Light" w:cs="Arial"/>
            <w:i/>
            <w:iCs/>
            <w:sz w:val="22"/>
            <w:szCs w:val="22"/>
            <w:lang w:val="en-GB"/>
          </w:rPr>
          <w:t>nh h</w:t>
        </w:r>
        <w:r w:rsidRPr="00863667">
          <w:rPr>
            <w:rFonts w:ascii="iCiel Avenir LT Std 35 Light" w:hAnsi="iCiel Avenir LT Std 35 Light" w:cs="Calibri"/>
            <w:i/>
            <w:iCs/>
            <w:sz w:val="22"/>
            <w:szCs w:val="22"/>
            <w:lang w:val="en-GB"/>
          </w:rPr>
          <w:t>ỗ</w:t>
        </w:r>
        <w:r w:rsidRPr="00863667">
          <w:rPr>
            <w:rFonts w:ascii="iCiel Avenir LT Std 35 Light" w:hAnsi="iCiel Avenir LT Std 35 Light" w:cs="Arial"/>
            <w:i/>
            <w:iCs/>
            <w:sz w:val="22"/>
            <w:szCs w:val="22"/>
            <w:lang w:val="en-GB"/>
          </w:rPr>
          <w:t xml:space="preserve"> tr</w:t>
        </w:r>
        <w:r w:rsidRPr="00863667">
          <w:rPr>
            <w:rFonts w:ascii="iCiel Avenir LT Std 35 Light" w:hAnsi="iCiel Avenir LT Std 35 Light" w:cs="Calibri"/>
            <w:i/>
            <w:iCs/>
            <w:sz w:val="22"/>
            <w:szCs w:val="22"/>
            <w:lang w:val="en-GB"/>
          </w:rPr>
          <w:t>ợ</w:t>
        </w:r>
        <w:r w:rsidRPr="00863667">
          <w:rPr>
            <w:rFonts w:ascii="iCiel Avenir LT Std 35 Light" w:hAnsi="iCiel Avenir LT Std 35 Light" w:cs="Arial"/>
            <w:i/>
            <w:iCs/>
            <w:sz w:val="22"/>
            <w:szCs w:val="22"/>
            <w:lang w:val="en-GB"/>
          </w:rPr>
          <w:t xml:space="preserve"> t</w:t>
        </w:r>
        <w:r w:rsidRPr="00863667">
          <w:rPr>
            <w:rFonts w:ascii="iCiel Avenir LT Std 35 Light" w:hAnsi="iCiel Avenir LT Std 35 Light" w:cs="Avenir Next LT Pro"/>
            <w:i/>
            <w:iCs/>
            <w:sz w:val="22"/>
            <w:szCs w:val="22"/>
            <w:lang w:val="en-GB"/>
          </w:rPr>
          <w:t>â</w:t>
        </w:r>
        <w:r w:rsidRPr="00863667">
          <w:rPr>
            <w:rFonts w:ascii="iCiel Avenir LT Std 35 Light" w:hAnsi="iCiel Avenir LT Std 35 Light" w:cs="Arial"/>
            <w:i/>
            <w:iCs/>
            <w:sz w:val="22"/>
            <w:szCs w:val="22"/>
            <w:lang w:val="en-GB"/>
          </w:rPr>
          <w:t>m l</w:t>
        </w:r>
        <w:r w:rsidRPr="00863667">
          <w:rPr>
            <w:rFonts w:ascii="iCiel Avenir LT Std 35 Light" w:hAnsi="iCiel Avenir LT Std 35 Light" w:cs="Avenir Next LT Pro"/>
            <w:i/>
            <w:iCs/>
            <w:sz w:val="22"/>
            <w:szCs w:val="22"/>
            <w:lang w:val="en-GB"/>
          </w:rPr>
          <w:t>ý</w:t>
        </w:r>
        <w:r w:rsidRPr="00863667">
          <w:rPr>
            <w:rFonts w:ascii="iCiel Avenir LT Std 35 Light" w:hAnsi="iCiel Avenir LT Std 35 Light" w:cs="Arial"/>
            <w:i/>
            <w:iCs/>
            <w:sz w:val="22"/>
            <w:szCs w:val="22"/>
            <w:lang w:val="en-GB"/>
          </w:rPr>
          <w:t xml:space="preserve"> t</w:t>
        </w:r>
        <w:r w:rsidRPr="00863667">
          <w:rPr>
            <w:rFonts w:ascii="iCiel Avenir LT Std 35 Light" w:hAnsi="iCiel Avenir LT Std 35 Light" w:cs="Calibri"/>
            <w:i/>
            <w:iCs/>
            <w:sz w:val="22"/>
            <w:szCs w:val="22"/>
            <w:lang w:val="en-GB"/>
          </w:rPr>
          <w:t>ố</w:t>
        </w:r>
        <w:r w:rsidRPr="00863667">
          <w:rPr>
            <w:rFonts w:ascii="iCiel Avenir LT Std 35 Light" w:hAnsi="iCiel Avenir LT Std 35 Light" w:cs="Arial"/>
            <w:i/>
            <w:iCs/>
            <w:sz w:val="22"/>
            <w:szCs w:val="22"/>
            <w:lang w:val="en-GB"/>
          </w:rPr>
          <w:t>t nh</w:t>
        </w:r>
        <w:r w:rsidRPr="00863667">
          <w:rPr>
            <w:rFonts w:ascii="iCiel Avenir LT Std 35 Light" w:hAnsi="iCiel Avenir LT Std 35 Light" w:cs="Calibri"/>
            <w:i/>
            <w:iCs/>
            <w:sz w:val="22"/>
            <w:szCs w:val="22"/>
            <w:lang w:val="en-GB"/>
          </w:rPr>
          <w:t>ấ</w:t>
        </w:r>
        <w:r w:rsidRPr="00863667">
          <w:rPr>
            <w:rFonts w:ascii="iCiel Avenir LT Std 35 Light" w:hAnsi="iCiel Avenir LT Std 35 Light" w:cs="Arial"/>
            <w:i/>
            <w:iCs/>
            <w:sz w:val="22"/>
            <w:szCs w:val="22"/>
            <w:lang w:val="en-GB"/>
          </w:rPr>
          <w:t>t cho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b</w:t>
        </w:r>
        <w:r w:rsidRPr="00863667">
          <w:rPr>
            <w:rFonts w:ascii="iCiel Avenir LT Std 35 Light" w:hAnsi="iCiel Avenir LT Std 35 Light" w:cs="Calibri"/>
            <w:i/>
            <w:iCs/>
            <w:sz w:val="22"/>
            <w:szCs w:val="22"/>
            <w:lang w:val="en-GB"/>
          </w:rPr>
          <w:t>ạ</w:t>
        </w:r>
        <w:r w:rsidRPr="00863667">
          <w:rPr>
            <w:rFonts w:ascii="iCiel Avenir LT Std 35 Light" w:hAnsi="iCiel Avenir LT Std 35 Light" w:cs="Arial"/>
            <w:i/>
            <w:iCs/>
            <w:sz w:val="22"/>
            <w:szCs w:val="22"/>
            <w:lang w:val="en-GB"/>
          </w:rPr>
          <w:t>n sinh vi</w:t>
        </w:r>
        <w:r w:rsidRPr="00863667">
          <w:rPr>
            <w:rFonts w:ascii="iCiel Avenir LT Std 35 Light" w:hAnsi="iCiel Avenir LT Std 35 Light" w:cs="Avenir Next LT Pro"/>
            <w:i/>
            <w:iCs/>
            <w:sz w:val="22"/>
            <w:szCs w:val="22"/>
            <w:lang w:val="en-GB"/>
          </w:rPr>
          <w:t>ê</w:t>
        </w:r>
        <w:r w:rsidRPr="00863667">
          <w:rPr>
            <w:rFonts w:ascii="iCiel Avenir LT Std 35 Light" w:hAnsi="iCiel Avenir LT Std 35 Light" w:cs="Arial"/>
            <w:i/>
            <w:iCs/>
            <w:sz w:val="22"/>
            <w:szCs w:val="22"/>
            <w:lang w:val="en-GB"/>
          </w:rPr>
          <w:t>n v</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 c</w:t>
        </w:r>
        <w:r w:rsidRPr="00863667">
          <w:rPr>
            <w:rFonts w:ascii="iCiel Avenir LT Std 35 Light" w:hAnsi="iCiel Avenir LT Std 35 Light" w:cs="Avenir Next LT Pro"/>
            <w:i/>
            <w:iCs/>
            <w:sz w:val="22"/>
            <w:szCs w:val="22"/>
            <w:lang w:val="en-GB"/>
          </w:rPr>
          <w:t>á</w:t>
        </w:r>
        <w:r w:rsidRPr="00863667">
          <w:rPr>
            <w:rFonts w:ascii="iCiel Avenir LT Std 35 Light" w:hAnsi="iCiel Avenir LT Std 35 Light" w:cs="Arial"/>
            <w:i/>
            <w:iCs/>
            <w:sz w:val="22"/>
            <w:szCs w:val="22"/>
            <w:lang w:val="en-GB"/>
          </w:rPr>
          <w:t>c th</w:t>
        </w:r>
        <w:r w:rsidRPr="00863667">
          <w:rPr>
            <w:rFonts w:ascii="iCiel Avenir LT Std 35 Light" w:hAnsi="iCiel Avenir LT Std 35 Light" w:cs="Avenir Next LT Pro"/>
            <w:i/>
            <w:iCs/>
            <w:sz w:val="22"/>
            <w:szCs w:val="22"/>
            <w:lang w:val="en-GB"/>
          </w:rPr>
          <w:t>ô</w:t>
        </w:r>
        <w:r w:rsidRPr="00863667">
          <w:rPr>
            <w:rFonts w:ascii="iCiel Avenir LT Std 35 Light" w:hAnsi="iCiel Avenir LT Std 35 Light" w:cs="Arial"/>
            <w:i/>
            <w:iCs/>
            <w:sz w:val="22"/>
            <w:szCs w:val="22"/>
            <w:lang w:val="en-GB"/>
          </w:rPr>
          <w:t>ng tin s</w:t>
        </w:r>
        <w:r w:rsidRPr="00863667">
          <w:rPr>
            <w:rFonts w:ascii="iCiel Avenir LT Std 35 Light" w:hAnsi="iCiel Avenir LT Std 35 Light" w:cs="Calibri"/>
            <w:i/>
            <w:iCs/>
            <w:sz w:val="22"/>
            <w:szCs w:val="22"/>
            <w:lang w:val="en-GB"/>
          </w:rPr>
          <w:t>ẽ</w:t>
        </w:r>
        <w:r w:rsidRPr="00863667">
          <w:rPr>
            <w:rFonts w:ascii="iCiel Avenir LT Std 35 Light" w:hAnsi="iCiel Avenir LT Std 35 Light" w:cs="Arial"/>
            <w:i/>
            <w:iCs/>
            <w:sz w:val="22"/>
            <w:szCs w:val="22"/>
            <w:lang w:val="en-GB"/>
          </w:rPr>
          <w:t xml:space="preserve"> ho</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n to</w:t>
        </w:r>
        <w:r w:rsidRPr="00863667">
          <w:rPr>
            <w:rFonts w:ascii="iCiel Avenir LT Std 35 Light" w:hAnsi="iCiel Avenir LT Std 35 Light" w:cs="Avenir Next LT Pro"/>
            <w:i/>
            <w:iCs/>
            <w:sz w:val="22"/>
            <w:szCs w:val="22"/>
            <w:lang w:val="en-GB"/>
          </w:rPr>
          <w:t>à</w:t>
        </w:r>
        <w:r w:rsidRPr="00863667">
          <w:rPr>
            <w:rFonts w:ascii="iCiel Avenir LT Std 35 Light" w:hAnsi="iCiel Avenir LT Std 35 Light" w:cs="Arial"/>
            <w:i/>
            <w:iCs/>
            <w:sz w:val="22"/>
            <w:szCs w:val="22"/>
            <w:lang w:val="en-GB"/>
          </w:rPr>
          <w:t xml:space="preserve">n </w:t>
        </w:r>
        <w:r w:rsidRPr="00863667">
          <w:rPr>
            <w:rFonts w:ascii="iCiel Avenir LT Std 35 Light" w:hAnsi="iCiel Avenir LT Std 35 Light" w:cs="Calibri"/>
            <w:i/>
            <w:iCs/>
            <w:sz w:val="22"/>
            <w:szCs w:val="22"/>
            <w:lang w:val="en-GB"/>
          </w:rPr>
          <w:t>đượ</w:t>
        </w:r>
        <w:r w:rsidRPr="00863667">
          <w:rPr>
            <w:rFonts w:ascii="iCiel Avenir LT Std 35 Light" w:hAnsi="iCiel Avenir LT Std 35 Light" w:cs="Arial"/>
            <w:i/>
            <w:iCs/>
            <w:sz w:val="22"/>
            <w:szCs w:val="22"/>
            <w:lang w:val="en-GB"/>
          </w:rPr>
          <w:t>c b</w:t>
        </w:r>
        <w:r w:rsidRPr="00863667">
          <w:rPr>
            <w:rFonts w:ascii="iCiel Avenir LT Std 35 Light" w:hAnsi="iCiel Avenir LT Std 35 Light" w:cs="Calibri"/>
            <w:i/>
            <w:iCs/>
            <w:sz w:val="22"/>
            <w:szCs w:val="22"/>
            <w:lang w:val="en-GB"/>
          </w:rPr>
          <w:t>ả</w:t>
        </w:r>
        <w:r w:rsidRPr="00863667">
          <w:rPr>
            <w:rFonts w:ascii="iCiel Avenir LT Std 35 Light" w:hAnsi="iCiel Avenir LT Std 35 Light" w:cs="Arial"/>
            <w:i/>
            <w:iCs/>
            <w:sz w:val="22"/>
            <w:szCs w:val="22"/>
            <w:lang w:val="en-GB"/>
          </w:rPr>
          <w:t>o m</w:t>
        </w:r>
        <w:r w:rsidRPr="00863667">
          <w:rPr>
            <w:rFonts w:ascii="iCiel Avenir LT Std 35 Light" w:hAnsi="iCiel Avenir LT Std 35 Light" w:cs="Calibri"/>
            <w:i/>
            <w:iCs/>
            <w:sz w:val="22"/>
            <w:szCs w:val="22"/>
            <w:lang w:val="en-GB"/>
          </w:rPr>
          <w:t>ậ</w:t>
        </w:r>
        <w:r w:rsidRPr="00863667">
          <w:rPr>
            <w:rFonts w:ascii="iCiel Avenir LT Std 35 Light" w:hAnsi="iCiel Avenir LT Std 35 Light" w:cs="Arial"/>
            <w:i/>
            <w:iCs/>
            <w:sz w:val="22"/>
            <w:szCs w:val="22"/>
            <w:lang w:val="en-GB"/>
          </w:rPr>
          <w:t xml:space="preserve">t. </w:t>
        </w:r>
      </w:ins>
    </w:p>
    <w:p w14:paraId="542AC3C1"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517" w:author="An Tran, ACA (BUV)" w:date="2024-09-12T11:07:00Z" w16du:dateUtc="2024-09-12T04:07:00Z"/>
          <w:rFonts w:cs="Arial"/>
          <w:i/>
          <w:iCs/>
          <w:szCs w:val="22"/>
          <w:lang w:val="en-GB"/>
        </w:rPr>
      </w:pPr>
      <w:bookmarkStart w:id="10518" w:name="_Toc149054270"/>
      <w:bookmarkStart w:id="10519" w:name="_Toc177025953"/>
      <w:bookmarkStart w:id="10520" w:name="_Toc177144065"/>
      <w:ins w:id="10521" w:author="An Tran, ACA (BUV)" w:date="2024-09-12T11:07:00Z" w16du:dateUtc="2024-09-12T04:07:00Z">
        <w:r w:rsidRPr="00863667">
          <w:rPr>
            <w:rFonts w:cs="Arial"/>
            <w:szCs w:val="22"/>
            <w:lang w:val="en-GB"/>
          </w:rPr>
          <w:t xml:space="preserve">What is the Personal and Social Growth (PSG) Programme and what are the criteria to complete the programme?  / </w:t>
        </w:r>
        <w:r w:rsidRPr="00863667">
          <w:rPr>
            <w:rFonts w:cs="Arial"/>
            <w:i/>
            <w:iCs/>
            <w:szCs w:val="22"/>
            <w:lang w:val="en-GB"/>
          </w:rPr>
          <w:t>Chương trình Nâng cao Năng lực Cá nhân và Kỹ năng Xã hội (PSG) là gì và các điều kiện hoàn thành chương trình là gì?</w:t>
        </w:r>
        <w:bookmarkEnd w:id="10518"/>
        <w:bookmarkEnd w:id="10519"/>
        <w:bookmarkEnd w:id="10520"/>
      </w:ins>
    </w:p>
    <w:p w14:paraId="07A4B575" w14:textId="77777777" w:rsidR="003C6139" w:rsidRPr="00863667" w:rsidRDefault="003C6139" w:rsidP="003C6139">
      <w:pPr>
        <w:pStyle w:val="ListParagraph"/>
        <w:tabs>
          <w:tab w:val="left" w:pos="630"/>
          <w:tab w:val="left" w:pos="1080"/>
        </w:tabs>
        <w:ind w:left="0"/>
        <w:contextualSpacing w:val="0"/>
        <w:rPr>
          <w:ins w:id="10522" w:author="An Tran, ACA (BUV)" w:date="2024-09-12T11:07:00Z" w16du:dateUtc="2024-09-12T04:07:00Z"/>
          <w:rFonts w:ascii="iCiel Avenir LT Std 35 Light" w:hAnsi="iCiel Avenir LT Std 35 Light" w:cs="Arial"/>
          <w:b/>
          <w:bCs/>
          <w:i/>
          <w:iCs/>
          <w:sz w:val="22"/>
          <w:szCs w:val="22"/>
          <w:u w:val="single"/>
          <w:lang w:val="vi-VN"/>
        </w:rPr>
      </w:pPr>
      <w:ins w:id="10523" w:author="An Tran, ACA (BUV)" w:date="2024-09-12T11:07:00Z" w16du:dateUtc="2024-09-12T04:07:00Z">
        <w:r w:rsidRPr="00863667">
          <w:rPr>
            <w:rFonts w:ascii="iCiel Avenir LT Std 35 Light" w:hAnsi="iCiel Avenir LT Std 35 Light" w:cs="Arial"/>
            <w:b/>
            <w:bCs/>
            <w:sz w:val="22"/>
            <w:szCs w:val="22"/>
            <w:u w:val="single"/>
            <w:lang w:val="vi-VN"/>
          </w:rPr>
          <w:t xml:space="preserve">Answer / </w:t>
        </w:r>
        <w:r w:rsidRPr="00863667">
          <w:rPr>
            <w:rFonts w:ascii="iCiel Avenir LT Std 35 Light" w:hAnsi="iCiel Avenir LT Std 35 Light" w:cs="Arial"/>
            <w:b/>
            <w:bCs/>
            <w:i/>
            <w:iCs/>
            <w:sz w:val="22"/>
            <w:szCs w:val="22"/>
            <w:u w:val="single"/>
            <w:lang w:val="vi-VN"/>
          </w:rPr>
          <w:t>Câu tr</w:t>
        </w:r>
        <w:r w:rsidRPr="00863667">
          <w:rPr>
            <w:rFonts w:ascii="iCiel Avenir LT Std 35 Light" w:hAnsi="iCiel Avenir LT Std 35 Light" w:cs="Calibri"/>
            <w:b/>
            <w:bCs/>
            <w:i/>
            <w:iCs/>
            <w:sz w:val="22"/>
            <w:szCs w:val="22"/>
            <w:u w:val="single"/>
            <w:lang w:val="vi-VN"/>
          </w:rPr>
          <w:t>ả</w:t>
        </w:r>
        <w:r w:rsidRPr="00863667">
          <w:rPr>
            <w:rFonts w:ascii="iCiel Avenir LT Std 35 Light" w:hAnsi="iCiel Avenir LT Std 35 Light" w:cs="Arial"/>
            <w:b/>
            <w:bCs/>
            <w:i/>
            <w:iCs/>
            <w:sz w:val="22"/>
            <w:szCs w:val="22"/>
            <w:u w:val="single"/>
            <w:lang w:val="vi-VN"/>
          </w:rPr>
          <w:t xml:space="preserve"> l</w:t>
        </w:r>
        <w:r w:rsidRPr="00863667">
          <w:rPr>
            <w:rFonts w:ascii="iCiel Avenir LT Std 35 Light" w:hAnsi="iCiel Avenir LT Std 35 Light" w:cs="Calibri"/>
            <w:b/>
            <w:bCs/>
            <w:i/>
            <w:iCs/>
            <w:sz w:val="22"/>
            <w:szCs w:val="22"/>
            <w:u w:val="single"/>
            <w:lang w:val="vi-VN"/>
          </w:rPr>
          <w:t>ờ</w:t>
        </w:r>
        <w:r w:rsidRPr="00863667">
          <w:rPr>
            <w:rFonts w:ascii="iCiel Avenir LT Std 35 Light" w:hAnsi="iCiel Avenir LT Std 35 Light" w:cs="Arial"/>
            <w:b/>
            <w:bCs/>
            <w:i/>
            <w:iCs/>
            <w:sz w:val="22"/>
            <w:szCs w:val="22"/>
            <w:u w:val="single"/>
            <w:lang w:val="vi-VN"/>
          </w:rPr>
          <w:t>i:</w:t>
        </w:r>
      </w:ins>
    </w:p>
    <w:bookmarkEnd w:id="9724"/>
    <w:bookmarkEnd w:id="9725"/>
    <w:bookmarkEnd w:id="9726"/>
    <w:bookmarkEnd w:id="9727"/>
    <w:bookmarkEnd w:id="9728"/>
    <w:p w14:paraId="54D20406" w14:textId="77777777" w:rsidR="003C6139" w:rsidRPr="00863667" w:rsidRDefault="003C6139" w:rsidP="003C6139">
      <w:pPr>
        <w:ind w:firstLine="0"/>
        <w:rPr>
          <w:ins w:id="10524" w:author="An Tran, ACA (BUV)" w:date="2024-09-12T11:07:00Z" w16du:dateUtc="2024-09-12T04:07:00Z"/>
          <w:rFonts w:ascii="iCiel Avenir LT Std 35 Light" w:hAnsi="iCiel Avenir LT Std 35 Light" w:cs="Arial"/>
          <w:sz w:val="22"/>
          <w:szCs w:val="22"/>
          <w:lang w:val="vi-VN"/>
        </w:rPr>
      </w:pPr>
      <w:ins w:id="10525" w:author="An Tran, ACA (BUV)" w:date="2024-09-12T11:07:00Z" w16du:dateUtc="2024-09-12T04:07:00Z">
        <w:r w:rsidRPr="00863667">
          <w:rPr>
            <w:rFonts w:ascii="iCiel Avenir LT Std 35 Light" w:hAnsi="iCiel Avenir LT Std 35 Light" w:cs="Arial"/>
            <w:sz w:val="22"/>
            <w:szCs w:val="22"/>
            <w:lang w:val="vi-VN"/>
          </w:rPr>
          <w:t>The Personal &amp; Social Growth (PSG) Programme is a unique initiative designed specifically for undergraduate students at British University Vietnam (BUV), aimed at fostering holistic development across diverse areas and helping students attain key BUV graduate attributes</w:t>
        </w:r>
        <w:r w:rsidRPr="00863667">
          <w:rPr>
            <w:rFonts w:ascii="iCiel Avenir LT Std 35 Light" w:hAnsi="iCiel Avenir LT Std 35 Light" w:cs="Arial"/>
            <w:sz w:val="22"/>
            <w:szCs w:val="22"/>
          </w:rPr>
          <w:t>.</w:t>
        </w:r>
      </w:ins>
    </w:p>
    <w:p w14:paraId="17F12EB4" w14:textId="77777777" w:rsidR="003C6139" w:rsidRPr="00863667" w:rsidRDefault="003C6139" w:rsidP="003C6139">
      <w:pPr>
        <w:ind w:firstLine="0"/>
        <w:rPr>
          <w:ins w:id="10526" w:author="An Tran, ACA (BUV)" w:date="2024-09-12T11:07:00Z" w16du:dateUtc="2024-09-12T04:07:00Z"/>
          <w:rFonts w:ascii="iCiel Avenir LT Std 35 Light" w:hAnsi="iCiel Avenir LT Std 35 Light" w:cs="Arial"/>
          <w:sz w:val="22"/>
          <w:szCs w:val="22"/>
          <w:lang w:val="vi-VN"/>
        </w:rPr>
      </w:pPr>
      <w:ins w:id="10527" w:author="An Tran, ACA (BUV)" w:date="2024-09-12T11:07:00Z" w16du:dateUtc="2024-09-12T04:07:00Z">
        <w:r w:rsidRPr="00863667">
          <w:rPr>
            <w:rFonts w:ascii="iCiel Avenir LT Std 35 Light" w:hAnsi="iCiel Avenir LT Std 35 Light" w:cs="Arial"/>
            <w:sz w:val="22"/>
            <w:szCs w:val="22"/>
            <w:lang w:val="vi-VN"/>
          </w:rPr>
          <w: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t>
        </w:r>
      </w:ins>
    </w:p>
    <w:p w14:paraId="1A995EAC" w14:textId="77777777" w:rsidR="003C6139" w:rsidRPr="00863667" w:rsidRDefault="003C6139" w:rsidP="003C6139">
      <w:pPr>
        <w:ind w:firstLine="0"/>
        <w:rPr>
          <w:ins w:id="10528" w:author="An Tran, ACA (BUV)" w:date="2024-09-12T11:07:00Z" w16du:dateUtc="2024-09-12T04:07:00Z"/>
          <w:rFonts w:ascii="iCiel Avenir LT Std 35 Light" w:hAnsi="iCiel Avenir LT Std 35 Light" w:cs="Arial"/>
          <w:sz w:val="22"/>
          <w:szCs w:val="22"/>
          <w:lang w:val="vi-VN"/>
        </w:rPr>
      </w:pPr>
      <w:ins w:id="10529" w:author="An Tran, ACA (BUV)" w:date="2024-09-12T11:07:00Z" w16du:dateUtc="2024-09-12T04:07:00Z">
        <w:r w:rsidRPr="00863667">
          <w:rPr>
            <w:rFonts w:ascii="iCiel Avenir LT Std 35 Light" w:hAnsi="iCiel Avenir LT Std 35 Light" w:cs="Arial"/>
            <w:sz w:val="22"/>
            <w:szCs w:val="22"/>
            <w:lang w:val="vi-VN"/>
          </w:rPr>
          <w:t xml:space="preserve">The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t>
        </w:r>
      </w:ins>
    </w:p>
    <w:p w14:paraId="08D1B791" w14:textId="77777777" w:rsidR="003C6139" w:rsidRPr="00863667" w:rsidRDefault="003C6139" w:rsidP="003C6139">
      <w:pPr>
        <w:ind w:firstLine="0"/>
        <w:rPr>
          <w:ins w:id="10530" w:author="An Tran, ACA (BUV)" w:date="2024-09-12T11:07:00Z" w16du:dateUtc="2024-09-12T04:07:00Z"/>
          <w:rFonts w:ascii="iCiel Avenir LT Std 35 Light" w:hAnsi="iCiel Avenir LT Std 35 Light" w:cs="Arial"/>
          <w:sz w:val="22"/>
          <w:szCs w:val="22"/>
          <w:lang w:val="vi-VN"/>
        </w:rPr>
      </w:pPr>
      <w:ins w:id="10531" w:author="An Tran, ACA (BUV)" w:date="2024-09-12T11:07:00Z" w16du:dateUtc="2024-09-12T04:07:00Z">
        <w:r w:rsidRPr="00863667">
          <w:rPr>
            <w:rFonts w:ascii="iCiel Avenir LT Std 35 Light" w:hAnsi="iCiel Avenir LT Std 35 Light" w:cs="Arial"/>
            <w:sz w:val="22"/>
            <w:szCs w:val="22"/>
            <w:lang w:val="vi-VN"/>
          </w:rPr>
          <w:t xml:space="preserve">PSG offerings are categorised into four main quadrants and 16 categories, supported by big interdisciplinary projects. The main four quadrants are: </w:t>
        </w:r>
      </w:ins>
    </w:p>
    <w:p w14:paraId="707BE94C" w14:textId="77777777" w:rsidR="003C6139" w:rsidRPr="00863667" w:rsidRDefault="003C6139" w:rsidP="003C6139">
      <w:pPr>
        <w:pStyle w:val="ListParagraph"/>
        <w:numPr>
          <w:ilvl w:val="0"/>
          <w:numId w:val="30"/>
        </w:numPr>
        <w:contextualSpacing w:val="0"/>
        <w:rPr>
          <w:ins w:id="10532" w:author="An Tran, ACA (BUV)" w:date="2024-09-12T11:07:00Z" w16du:dateUtc="2024-09-12T04:07:00Z"/>
          <w:rFonts w:ascii="iCiel Avenir LT Std 35 Light" w:hAnsi="iCiel Avenir LT Std 35 Light" w:cs="Arial"/>
          <w:sz w:val="22"/>
          <w:szCs w:val="22"/>
          <w:lang w:val="vi-VN"/>
        </w:rPr>
      </w:pPr>
      <w:ins w:id="10533" w:author="An Tran, ACA (BUV)" w:date="2024-09-12T11:07:00Z" w16du:dateUtc="2024-09-12T04:07:00Z">
        <w:r w:rsidRPr="00863667">
          <w:rPr>
            <w:rFonts w:ascii="iCiel Avenir LT Std 35 Light" w:hAnsi="iCiel Avenir LT Std 35 Light" w:cs="Arial"/>
            <w:sz w:val="22"/>
            <w:szCs w:val="22"/>
            <w:lang w:val="vi-VN"/>
          </w:rPr>
          <w:t>Work &amp; Career Readiness</w:t>
        </w:r>
      </w:ins>
    </w:p>
    <w:p w14:paraId="5CB20E94" w14:textId="77777777" w:rsidR="003C6139" w:rsidRPr="00863667" w:rsidRDefault="003C6139" w:rsidP="003C6139">
      <w:pPr>
        <w:pStyle w:val="ListParagraph"/>
        <w:numPr>
          <w:ilvl w:val="0"/>
          <w:numId w:val="30"/>
        </w:numPr>
        <w:contextualSpacing w:val="0"/>
        <w:rPr>
          <w:ins w:id="10534" w:author="An Tran, ACA (BUV)" w:date="2024-09-12T11:07:00Z" w16du:dateUtc="2024-09-12T04:07:00Z"/>
          <w:rFonts w:ascii="iCiel Avenir LT Std 35 Light" w:hAnsi="iCiel Avenir LT Std 35 Light" w:cs="Arial"/>
          <w:sz w:val="22"/>
          <w:szCs w:val="22"/>
          <w:lang w:val="vi-VN"/>
        </w:rPr>
      </w:pPr>
      <w:ins w:id="10535" w:author="An Tran, ACA (BUV)" w:date="2024-09-12T11:07:00Z" w16du:dateUtc="2024-09-12T04:07:00Z">
        <w:r w:rsidRPr="00863667">
          <w:rPr>
            <w:rFonts w:ascii="iCiel Avenir LT Std 35 Light" w:hAnsi="iCiel Avenir LT Std 35 Light" w:cs="Arial"/>
            <w:sz w:val="22"/>
            <w:szCs w:val="22"/>
            <w:lang w:val="vi-VN"/>
          </w:rPr>
          <w:t>University &amp; Community Engagement</w:t>
        </w:r>
      </w:ins>
    </w:p>
    <w:p w14:paraId="35E63B47" w14:textId="77777777" w:rsidR="003C6139" w:rsidRPr="00863667" w:rsidRDefault="003C6139" w:rsidP="003C6139">
      <w:pPr>
        <w:pStyle w:val="ListParagraph"/>
        <w:numPr>
          <w:ilvl w:val="0"/>
          <w:numId w:val="30"/>
        </w:numPr>
        <w:contextualSpacing w:val="0"/>
        <w:rPr>
          <w:ins w:id="10536" w:author="An Tran, ACA (BUV)" w:date="2024-09-12T11:07:00Z" w16du:dateUtc="2024-09-12T04:07:00Z"/>
          <w:rFonts w:ascii="iCiel Avenir LT Std 35 Light" w:hAnsi="iCiel Avenir LT Std 35 Light" w:cs="Arial"/>
          <w:sz w:val="22"/>
          <w:szCs w:val="22"/>
          <w:lang w:val="vi-VN"/>
        </w:rPr>
      </w:pPr>
      <w:ins w:id="10537" w:author="An Tran, ACA (BUV)" w:date="2024-09-12T11:07:00Z" w16du:dateUtc="2024-09-12T04:07:00Z">
        <w:r w:rsidRPr="00863667">
          <w:rPr>
            <w:rFonts w:ascii="iCiel Avenir LT Std 35 Light" w:hAnsi="iCiel Avenir LT Std 35 Light" w:cs="Arial"/>
            <w:sz w:val="22"/>
            <w:szCs w:val="22"/>
            <w:lang w:val="vi-VN"/>
          </w:rPr>
          <w:t xml:space="preserve">Social, Cultural, Emotional Development </w:t>
        </w:r>
      </w:ins>
    </w:p>
    <w:p w14:paraId="5C7CE1C4" w14:textId="77777777" w:rsidR="003C6139" w:rsidRPr="00863667" w:rsidRDefault="003C6139" w:rsidP="003C6139">
      <w:pPr>
        <w:pStyle w:val="ListParagraph"/>
        <w:numPr>
          <w:ilvl w:val="0"/>
          <w:numId w:val="30"/>
        </w:numPr>
        <w:contextualSpacing w:val="0"/>
        <w:rPr>
          <w:ins w:id="10538" w:author="An Tran, ACA (BUV)" w:date="2024-09-12T11:07:00Z" w16du:dateUtc="2024-09-12T04:07:00Z"/>
          <w:rFonts w:ascii="iCiel Avenir LT Std 35 Light" w:hAnsi="iCiel Avenir LT Std 35 Light" w:cs="Arial"/>
          <w:sz w:val="22"/>
          <w:szCs w:val="22"/>
          <w:lang w:val="vi-VN"/>
        </w:rPr>
      </w:pPr>
      <w:ins w:id="10539" w:author="An Tran, ACA (BUV)" w:date="2024-09-12T11:07:00Z" w16du:dateUtc="2024-09-12T04:07:00Z">
        <w:r w:rsidRPr="00863667">
          <w:rPr>
            <w:rFonts w:ascii="iCiel Avenir LT Std 35 Light" w:hAnsi="iCiel Avenir LT Std 35 Light" w:cs="Arial"/>
            <w:sz w:val="22"/>
            <w:szCs w:val="22"/>
            <w:lang w:val="vi-VN"/>
          </w:rPr>
          <w:t>Academic Excellence</w:t>
        </w:r>
      </w:ins>
    </w:p>
    <w:p w14:paraId="3DEE0747" w14:textId="77777777" w:rsidR="003C6139" w:rsidRPr="00863667" w:rsidRDefault="003C6139" w:rsidP="003C6139">
      <w:pPr>
        <w:ind w:firstLine="0"/>
        <w:rPr>
          <w:ins w:id="10540" w:author="An Tran, ACA (BUV)" w:date="2024-09-12T11:07:00Z" w16du:dateUtc="2024-09-12T04:07:00Z"/>
          <w:rFonts w:ascii="iCiel Avenir LT Std 35 Light" w:hAnsi="iCiel Avenir LT Std 35 Light" w:cs="Arial"/>
          <w:sz w:val="22"/>
          <w:szCs w:val="22"/>
          <w:lang w:val="vi-VN"/>
        </w:rPr>
      </w:pPr>
      <w:ins w:id="10541" w:author="An Tran, ACA (BUV)" w:date="2024-09-12T11:07:00Z" w16du:dateUtc="2024-09-12T04:07:00Z">
        <w:r w:rsidRPr="00863667">
          <w:rPr>
            <w:rFonts w:ascii="iCiel Avenir LT Std 35 Light" w:hAnsi="iCiel Avenir LT Std 35 Light" w:cs="Arial"/>
            <w:sz w:val="22"/>
            <w:szCs w:val="22"/>
            <w:lang w:val="vi-VN"/>
          </w:rPr>
          <w:t>In order to complete the PSG Programme and graduate, students will need to meet the following compulsory requirements:</w:t>
        </w:r>
      </w:ins>
    </w:p>
    <w:p w14:paraId="6F99F7EC" w14:textId="77777777" w:rsidR="003C6139" w:rsidRPr="00863667" w:rsidRDefault="003C6139" w:rsidP="003C6139">
      <w:pPr>
        <w:pStyle w:val="ListParagraph"/>
        <w:numPr>
          <w:ilvl w:val="0"/>
          <w:numId w:val="27"/>
        </w:numPr>
        <w:contextualSpacing w:val="0"/>
        <w:rPr>
          <w:ins w:id="10542" w:author="An Tran, ACA (BUV)" w:date="2024-09-12T11:07:00Z" w16du:dateUtc="2024-09-12T04:07:00Z"/>
          <w:rFonts w:ascii="iCiel Avenir LT Std 35 Light" w:hAnsi="iCiel Avenir LT Std 35 Light" w:cs="Arial"/>
          <w:sz w:val="22"/>
          <w:szCs w:val="22"/>
          <w:lang w:val="vi-VN"/>
        </w:rPr>
      </w:pPr>
      <w:ins w:id="10543" w:author="An Tran, ACA (BUV)" w:date="2024-09-12T11:07:00Z" w16du:dateUtc="2024-09-12T04:07:00Z">
        <w:r w:rsidRPr="00863667">
          <w:rPr>
            <w:rFonts w:ascii="iCiel Avenir LT Std 35 Light" w:hAnsi="iCiel Avenir LT Std 35 Light" w:cs="Arial"/>
            <w:sz w:val="22"/>
            <w:szCs w:val="22"/>
            <w:lang w:val="vi-VN"/>
          </w:rPr>
          <w:t xml:space="preserve">Achieve at least 500 PSG points upon graduation  </w:t>
        </w:r>
      </w:ins>
    </w:p>
    <w:p w14:paraId="00C8FD5E" w14:textId="77777777" w:rsidR="003C6139" w:rsidRPr="00863667" w:rsidRDefault="003C6139" w:rsidP="003C6139">
      <w:pPr>
        <w:pStyle w:val="ListParagraph"/>
        <w:numPr>
          <w:ilvl w:val="0"/>
          <w:numId w:val="27"/>
        </w:numPr>
        <w:contextualSpacing w:val="0"/>
        <w:rPr>
          <w:ins w:id="10544" w:author="An Tran, ACA (BUV)" w:date="2024-09-12T11:07:00Z" w16du:dateUtc="2024-09-12T04:07:00Z"/>
          <w:rFonts w:ascii="iCiel Avenir LT Std 35 Light" w:hAnsi="iCiel Avenir LT Std 35 Light" w:cs="Arial"/>
          <w:sz w:val="22"/>
          <w:szCs w:val="22"/>
          <w:lang w:val="vi-VN"/>
        </w:rPr>
      </w:pPr>
      <w:ins w:id="10545" w:author="An Tran, ACA (BUV)" w:date="2024-09-12T11:07:00Z" w16du:dateUtc="2024-09-12T04:07:00Z">
        <w:r w:rsidRPr="00863667">
          <w:rPr>
            <w:rFonts w:ascii="iCiel Avenir LT Std 35 Light" w:hAnsi="iCiel Avenir LT Std 35 Light" w:cs="Arial"/>
            <w:sz w:val="22"/>
            <w:szCs w:val="22"/>
            <w:lang w:val="vi-VN"/>
          </w:rPr>
          <w:t>Gain points in every main quadrant of the PSG programme: Work and Career Readiness; University andCommunity Engagement; Social, Cultural and Emotional Development; Academic Excellence.</w:t>
        </w:r>
      </w:ins>
    </w:p>
    <w:p w14:paraId="39ACB087" w14:textId="77777777" w:rsidR="003C6139" w:rsidRPr="00863667" w:rsidRDefault="003C6139" w:rsidP="003C6139">
      <w:pPr>
        <w:pStyle w:val="ListParagraph"/>
        <w:numPr>
          <w:ilvl w:val="0"/>
          <w:numId w:val="27"/>
        </w:numPr>
        <w:contextualSpacing w:val="0"/>
        <w:rPr>
          <w:ins w:id="10546" w:author="An Tran, ACA (BUV)" w:date="2024-09-12T11:07:00Z" w16du:dateUtc="2024-09-12T04:07:00Z"/>
          <w:rFonts w:ascii="iCiel Avenir LT Std 35 Light" w:hAnsi="iCiel Avenir LT Std 35 Light" w:cs="Arial"/>
          <w:sz w:val="22"/>
          <w:szCs w:val="22"/>
          <w:lang w:val="vi-VN"/>
        </w:rPr>
      </w:pPr>
      <w:ins w:id="10547" w:author="An Tran, ACA (BUV)" w:date="2024-09-12T11:07:00Z" w16du:dateUtc="2024-09-12T04:07:00Z">
        <w:r w:rsidRPr="00863667">
          <w:rPr>
            <w:rFonts w:ascii="iCiel Avenir LT Std 35 Light" w:hAnsi="iCiel Avenir LT Std 35 Light" w:cs="Arial"/>
            <w:sz w:val="22"/>
            <w:szCs w:val="22"/>
            <w:lang w:val="vi-VN"/>
          </w:rPr>
          <w: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t>
        </w:r>
      </w:ins>
    </w:p>
    <w:p w14:paraId="30FCF96C" w14:textId="77777777" w:rsidR="003C6139" w:rsidRPr="00863667" w:rsidRDefault="003C6139" w:rsidP="003C6139">
      <w:pPr>
        <w:ind w:firstLine="0"/>
        <w:rPr>
          <w:ins w:id="10548" w:author="An Tran, ACA (BUV)" w:date="2024-09-12T11:07:00Z" w16du:dateUtc="2024-09-12T04:07:00Z"/>
          <w:rFonts w:ascii="iCiel Avenir LT Std 35 Light" w:hAnsi="iCiel Avenir LT Std 35 Light" w:cs="Arial"/>
          <w:sz w:val="22"/>
          <w:szCs w:val="22"/>
          <w:lang w:val="vi-VN"/>
        </w:rPr>
      </w:pPr>
      <w:ins w:id="10549" w:author="An Tran, ACA (BUV)" w:date="2024-09-12T11:07:00Z" w16du:dateUtc="2024-09-12T04:07:00Z">
        <w:r w:rsidRPr="00863667">
          <w:rPr>
            <w:rFonts w:ascii="iCiel Avenir LT Std 35 Light" w:hAnsi="iCiel Avenir LT Std 35 Light" w:cs="Arial"/>
            <w:sz w:val="22"/>
            <w:szCs w:val="22"/>
            <w:lang w:val="vi-VN"/>
          </w:rPr>
          <w:t>You can find more information about these requirements in the PSG Programme Handbook on Canvas.</w:t>
        </w:r>
      </w:ins>
    </w:p>
    <w:p w14:paraId="73F96305" w14:textId="77777777" w:rsidR="003C6139" w:rsidRPr="00863667" w:rsidRDefault="003C6139" w:rsidP="003C6139">
      <w:pPr>
        <w:ind w:firstLine="0"/>
        <w:rPr>
          <w:ins w:id="10550" w:author="An Tran, ACA (BUV)" w:date="2024-09-12T11:07:00Z" w16du:dateUtc="2024-09-12T04:07:00Z"/>
          <w:rFonts w:ascii="iCiel Avenir LT Std 35 Light" w:hAnsi="iCiel Avenir LT Std 35 Light" w:cs="Arial"/>
          <w:sz w:val="22"/>
          <w:szCs w:val="22"/>
          <w:lang w:val="vi-VN"/>
        </w:rPr>
      </w:pPr>
      <w:ins w:id="10551" w:author="An Tran, ACA (BUV)" w:date="2024-09-12T11:07:00Z" w16du:dateUtc="2024-09-12T04:07:00Z">
        <w:r w:rsidRPr="00863667">
          <w:rPr>
            <w:rFonts w:ascii="iCiel Avenir LT Std 35 Light" w:hAnsi="iCiel Avenir LT Std 35 Light" w:cs="Arial"/>
            <w:sz w:val="22"/>
            <w:szCs w:val="22"/>
            <w:lang w:val="vi-VN"/>
          </w:rPr>
          <w:t>Students who meet and exceed the completion requirements of the PSG Programme will be awarded corresponding rankings</w:t>
        </w:r>
        <w:r w:rsidRPr="00863667">
          <w:rPr>
            <w:rFonts w:ascii="iCiel Avenir LT Std 35 Light" w:hAnsi="iCiel Avenir LT Std 35 Light" w:cs="Arial"/>
            <w:sz w:val="22"/>
            <w:szCs w:val="22"/>
          </w:rPr>
          <w:t>:</w:t>
        </w:r>
      </w:ins>
    </w:p>
    <w:p w14:paraId="4158BF43" w14:textId="77777777" w:rsidR="003C6139" w:rsidRPr="00863667" w:rsidRDefault="003C6139" w:rsidP="003C6139">
      <w:pPr>
        <w:pStyle w:val="ListParagraph"/>
        <w:numPr>
          <w:ilvl w:val="0"/>
          <w:numId w:val="28"/>
        </w:numPr>
        <w:contextualSpacing w:val="0"/>
        <w:rPr>
          <w:ins w:id="10552" w:author="An Tran, ACA (BUV)" w:date="2024-09-12T11:07:00Z" w16du:dateUtc="2024-09-12T04:07:00Z"/>
          <w:rFonts w:ascii="iCiel Avenir LT Std 35 Light" w:hAnsi="iCiel Avenir LT Std 35 Light" w:cs="Arial"/>
          <w:sz w:val="22"/>
          <w:szCs w:val="22"/>
          <w:lang w:val="vi-VN"/>
        </w:rPr>
      </w:pPr>
      <w:ins w:id="10553" w:author="An Tran, ACA (BUV)" w:date="2024-09-12T11:07:00Z" w16du:dateUtc="2024-09-12T04:07:00Z">
        <w:r w:rsidRPr="00863667">
          <w:rPr>
            <w:rFonts w:ascii="iCiel Avenir LT Std 35 Light" w:hAnsi="iCiel Avenir LT Std 35 Light" w:cs="Arial"/>
            <w:sz w:val="22"/>
            <w:szCs w:val="22"/>
            <w:lang w:val="vi-VN"/>
          </w:rPr>
          <w:t>Bronze level: 500 points</w:t>
        </w:r>
      </w:ins>
    </w:p>
    <w:p w14:paraId="04AE3E57" w14:textId="77777777" w:rsidR="003C6139" w:rsidRPr="00863667" w:rsidRDefault="003C6139" w:rsidP="003C6139">
      <w:pPr>
        <w:pStyle w:val="ListParagraph"/>
        <w:numPr>
          <w:ilvl w:val="0"/>
          <w:numId w:val="28"/>
        </w:numPr>
        <w:contextualSpacing w:val="0"/>
        <w:rPr>
          <w:ins w:id="10554" w:author="An Tran, ACA (BUV)" w:date="2024-09-12T11:07:00Z" w16du:dateUtc="2024-09-12T04:07:00Z"/>
          <w:rFonts w:ascii="iCiel Avenir LT Std 35 Light" w:hAnsi="iCiel Avenir LT Std 35 Light" w:cs="Arial"/>
          <w:sz w:val="22"/>
          <w:szCs w:val="22"/>
          <w:lang w:val="vi-VN"/>
        </w:rPr>
      </w:pPr>
      <w:ins w:id="10555" w:author="An Tran, ACA (BUV)" w:date="2024-09-12T11:07:00Z" w16du:dateUtc="2024-09-12T04:07:00Z">
        <w:r w:rsidRPr="00863667">
          <w:rPr>
            <w:rFonts w:ascii="iCiel Avenir LT Std 35 Light" w:hAnsi="iCiel Avenir LT Std 35 Light" w:cs="Arial"/>
            <w:sz w:val="22"/>
            <w:szCs w:val="22"/>
            <w:lang w:val="vi-VN"/>
          </w:rPr>
          <w:t>Silver level: 700 points</w:t>
        </w:r>
      </w:ins>
    </w:p>
    <w:p w14:paraId="2B9A50A5" w14:textId="77777777" w:rsidR="003C6139" w:rsidRPr="00863667" w:rsidRDefault="003C6139" w:rsidP="003C6139">
      <w:pPr>
        <w:pStyle w:val="ListParagraph"/>
        <w:numPr>
          <w:ilvl w:val="0"/>
          <w:numId w:val="28"/>
        </w:numPr>
        <w:contextualSpacing w:val="0"/>
        <w:rPr>
          <w:ins w:id="10556" w:author="An Tran, ACA (BUV)" w:date="2024-09-12T11:07:00Z" w16du:dateUtc="2024-09-12T04:07:00Z"/>
          <w:rFonts w:ascii="iCiel Avenir LT Std 35 Light" w:hAnsi="iCiel Avenir LT Std 35 Light" w:cs="Arial"/>
          <w:sz w:val="22"/>
          <w:szCs w:val="22"/>
          <w:lang w:val="vi-VN"/>
        </w:rPr>
      </w:pPr>
      <w:ins w:id="10557" w:author="An Tran, ACA (BUV)" w:date="2024-09-12T11:07:00Z" w16du:dateUtc="2024-09-12T04:07:00Z">
        <w:r w:rsidRPr="00863667">
          <w:rPr>
            <w:rFonts w:ascii="iCiel Avenir LT Std 35 Light" w:hAnsi="iCiel Avenir LT Std 35 Light" w:cs="Arial"/>
            <w:sz w:val="22"/>
            <w:szCs w:val="22"/>
            <w:lang w:val="vi-VN"/>
          </w:rPr>
          <w:t>Gold level: 900 points</w:t>
        </w:r>
      </w:ins>
    </w:p>
    <w:p w14:paraId="5A1496E4" w14:textId="77777777" w:rsidR="003C6139" w:rsidRPr="00863667" w:rsidRDefault="003C6139" w:rsidP="003C6139">
      <w:pPr>
        <w:pStyle w:val="ListParagraph"/>
        <w:numPr>
          <w:ilvl w:val="0"/>
          <w:numId w:val="28"/>
        </w:numPr>
        <w:contextualSpacing w:val="0"/>
        <w:rPr>
          <w:ins w:id="10558" w:author="An Tran, ACA (BUV)" w:date="2024-09-12T11:07:00Z" w16du:dateUtc="2024-09-12T04:07:00Z"/>
          <w:rFonts w:ascii="iCiel Avenir LT Std 35 Light" w:hAnsi="iCiel Avenir LT Std 35 Light" w:cs="Arial"/>
          <w:sz w:val="22"/>
          <w:szCs w:val="22"/>
          <w:lang w:val="vi-VN"/>
        </w:rPr>
      </w:pPr>
      <w:ins w:id="10559" w:author="An Tran, ACA (BUV)" w:date="2024-09-12T11:07:00Z" w16du:dateUtc="2024-09-12T04:07:00Z">
        <w:r w:rsidRPr="00863667">
          <w:rPr>
            <w:rFonts w:ascii="iCiel Avenir LT Std 35 Light" w:hAnsi="iCiel Avenir LT Std 35 Light" w:cs="Arial"/>
            <w:sz w:val="22"/>
            <w:szCs w:val="22"/>
            <w:lang w:val="vi-VN"/>
          </w:rPr>
          <w:t>Platinum level: 1200 points</w:t>
        </w:r>
      </w:ins>
    </w:p>
    <w:p w14:paraId="62ED9792" w14:textId="77777777" w:rsidR="003C6139" w:rsidRPr="00863667" w:rsidRDefault="003C6139" w:rsidP="003C6139">
      <w:pPr>
        <w:ind w:firstLine="0"/>
        <w:rPr>
          <w:ins w:id="10560" w:author="An Tran, ACA (BUV)" w:date="2024-09-12T11:07:00Z" w16du:dateUtc="2024-09-12T04:07:00Z"/>
          <w:rFonts w:ascii="iCiel Avenir LT Std 35 Light" w:hAnsi="iCiel Avenir LT Std 35 Light" w:cs="Arial"/>
          <w:i/>
          <w:iCs/>
          <w:sz w:val="22"/>
          <w:szCs w:val="22"/>
          <w:lang w:val="vi-VN"/>
        </w:rPr>
      </w:pPr>
      <w:ins w:id="10561" w:author="An Tran, ACA (BUV)" w:date="2024-09-12T11:07:00Z" w16du:dateUtc="2024-09-12T04:07:00Z">
        <w:r w:rsidRPr="00863667">
          <w:rPr>
            <w:rFonts w:ascii="iCiel Avenir LT Std 35 Light" w:hAnsi="iCiel Avenir LT Std 35 Light" w:cs="Arial"/>
            <w:i/>
            <w:iCs/>
            <w:sz w:val="22"/>
            <w:szCs w:val="22"/>
            <w:lang w:val="vi-VN"/>
          </w:rPr>
          <w:t>Chương trình Phát triển năng lực Cá nhân và Kỹ năng Xã hội (PSG)</w:t>
        </w:r>
        <w:r w:rsidRPr="00863667">
          <w:rPr>
            <w:rFonts w:ascii="iCiel Avenir LT Std 35 Light" w:hAnsi="iCiel Avenir LT Std 35 Light" w:cs="Arial"/>
            <w:i/>
            <w:iCs/>
            <w:sz w:val="22"/>
            <w:szCs w:val="22"/>
          </w:rPr>
          <w:t xml:space="preserve"> là một sáng kiến độc đáo được thiết kế dành riêng cho sinh viên đại học tại Đại học Anh Quốc Việt Nam (BUV), nhằm thúc đẩy sự phát triển toàn diện trong nhiều lĩnh vực và giúp sinh viên đạt được những phẩm chất quan trọng của sinh viên tốt nghiệp từ BUV</w:t>
        </w:r>
        <w:r w:rsidRPr="00863667">
          <w:rPr>
            <w:rFonts w:ascii="iCiel Avenir LT Std 35 Light" w:hAnsi="iCiel Avenir LT Std 35 Light" w:cs="Arial"/>
            <w:i/>
            <w:iCs/>
            <w:sz w:val="22"/>
            <w:szCs w:val="22"/>
            <w:lang w:val="vi-VN"/>
          </w:rPr>
          <w:t>.</w:t>
        </w:r>
      </w:ins>
    </w:p>
    <w:p w14:paraId="4FDCA7B6" w14:textId="77777777" w:rsidR="003C6139" w:rsidRPr="00863667" w:rsidRDefault="003C6139" w:rsidP="003C6139">
      <w:pPr>
        <w:ind w:firstLine="0"/>
        <w:rPr>
          <w:ins w:id="10562" w:author="An Tran, ACA (BUV)" w:date="2024-09-12T11:07:00Z" w16du:dateUtc="2024-09-12T04:07:00Z"/>
          <w:rFonts w:ascii="iCiel Avenir LT Std 35 Light" w:hAnsi="iCiel Avenir LT Std 35 Light" w:cs="Arial"/>
          <w:i/>
          <w:iCs/>
          <w:sz w:val="22"/>
          <w:szCs w:val="22"/>
          <w:lang w:val="vi-VN"/>
        </w:rPr>
      </w:pPr>
      <w:ins w:id="10563" w:author="An Tran, ACA (BUV)" w:date="2024-09-12T11:07:00Z" w16du:dateUtc="2024-09-12T04:07:00Z">
        <w:r w:rsidRPr="00863667">
          <w:rPr>
            <w:rFonts w:ascii="iCiel Avenir LT Std 35 Light" w:hAnsi="iCiel Avenir LT Std 35 Light" w:cs="Arial"/>
            <w:i/>
            <w:iCs/>
            <w:sz w:val="22"/>
            <w:szCs w:val="22"/>
            <w:lang w:val="vi-VN"/>
          </w:rPr>
          <w:t>N</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u </w:t>
        </w:r>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t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ti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u ch</w:t>
        </w:r>
        <w:r w:rsidRPr="00863667">
          <w:rPr>
            <w:rFonts w:ascii="iCiel Avenir LT Std 35 Light" w:hAnsi="iCiel Avenir LT Std 35 Light" w:cs="Avenir LT Std 35 Light"/>
            <w:i/>
            <w:iCs/>
            <w:sz w:val="22"/>
            <w:szCs w:val="22"/>
            <w:lang w:val="vi-VN"/>
          </w:rPr>
          <w:t>í</w:t>
        </w:r>
        <w:r w:rsidRPr="00863667">
          <w:rPr>
            <w:rFonts w:ascii="iCiel Avenir LT Std 35 Light" w:hAnsi="iCiel Avenir LT Std 35 Light" w:cs="Arial"/>
            <w:i/>
            <w:iCs/>
            <w:sz w:val="22"/>
            <w:szCs w:val="22"/>
            <w:lang w:val="vi-VN"/>
          </w:rPr>
          <w:t xml:space="preserve"> ho</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nh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LT Std 35 Light"/>
            <w:i/>
            <w:iCs/>
            <w:sz w:val="22"/>
            <w:szCs w:val="22"/>
            <w:lang w:val="vi-VN"/>
          </w:rPr>
          <w:t>ì</w:t>
        </w:r>
        <w:r w:rsidRPr="00863667">
          <w:rPr>
            <w:rFonts w:ascii="iCiel Avenir LT Std 35 Light" w:hAnsi="iCiel Avenir LT Std 35 Light" w:cs="Arial"/>
            <w:i/>
            <w:iCs/>
            <w:sz w:val="22"/>
            <w:szCs w:val="22"/>
            <w:lang w:val="vi-VN"/>
          </w:rPr>
          <w:t>nh PSG, sinh vi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LT Std 35 Light"/>
            <w:i/>
            <w:iCs/>
            <w:sz w:val="22"/>
            <w:szCs w:val="22"/>
            <w:lang w:val="vi-VN"/>
          </w:rPr>
          <w:t>ó</w:t>
        </w:r>
        <w:r w:rsidRPr="00863667">
          <w:rPr>
            <w:rFonts w:ascii="iCiel Avenir LT Std 35 Light" w:hAnsi="iCiel Avenir LT Std 35 Light" w:cs="Arial"/>
            <w:i/>
            <w:iCs/>
            <w:sz w:val="22"/>
            <w:szCs w:val="22"/>
            <w:lang w:val="vi-VN"/>
          </w:rPr>
          <w:t xml:space="preserve"> trong tay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b</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ồ</w:t>
        </w:r>
        <w:r w:rsidRPr="00863667">
          <w:rPr>
            <w:rFonts w:ascii="iCiel Avenir LT Std 35 Light" w:hAnsi="iCiel Avenir LT Std 35 Light" w:cs="Arial"/>
            <w:i/>
            <w:iCs/>
            <w:sz w:val="22"/>
            <w:szCs w:val="22"/>
            <w:lang w:val="vi-VN"/>
          </w:rPr>
          <w:t xml:space="preserve"> s</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Avenir LT Std 35 Light"/>
            <w:i/>
            <w:iCs/>
            <w:sz w:val="22"/>
            <w:szCs w:val="22"/>
            <w:lang w:val="vi-VN"/>
          </w:rPr>
          <w:t>â</w:t>
        </w:r>
        <w:r w:rsidRPr="00863667">
          <w:rPr>
            <w:rFonts w:ascii="iCiel Avenir LT Std 35 Light" w:hAnsi="iCiel Avenir LT Std 35 Light" w:cs="Arial"/>
            <w:i/>
            <w:iCs/>
            <w:sz w:val="22"/>
            <w:szCs w:val="22"/>
            <w:lang w:val="vi-VN"/>
          </w:rPr>
          <w:t>ng cao n</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ng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Avenir LT Std 35 Light"/>
            <w:i/>
            <w:iCs/>
            <w:sz w:val="22"/>
            <w:szCs w:val="22"/>
            <w:lang w:val="vi-VN"/>
          </w:rPr>
          <w:t>â</w:t>
        </w:r>
        <w:r w:rsidRPr="00863667">
          <w:rPr>
            <w:rFonts w:ascii="iCiel Avenir LT Std 35 Light" w:hAnsi="iCiel Avenir LT Std 35 Light" w:cs="Arial"/>
            <w:i/>
            <w:iCs/>
            <w:sz w:val="22"/>
            <w:szCs w:val="22"/>
            <w:lang w:val="vi-VN"/>
          </w:rPr>
          <w:t>n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X</w:t>
        </w:r>
        <w:r w:rsidRPr="00863667">
          <w:rPr>
            <w:rFonts w:ascii="iCiel Avenir LT Std 35 Light" w:hAnsi="iCiel Avenir LT Std 35 Light" w:cs="Avenir LT Std 35 Light"/>
            <w:i/>
            <w:iCs/>
            <w:sz w:val="22"/>
            <w:szCs w:val="22"/>
            <w:lang w:val="vi-VN"/>
          </w:rPr>
          <w:t>ã</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i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qu</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 x</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p lo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khen th</w:t>
        </w:r>
        <w:r w:rsidRPr="00863667">
          <w:rPr>
            <w:rFonts w:ascii="iCiel Avenir LT Std 35 Light" w:hAnsi="iCiel Avenir LT Std 35 Light" w:cs="Calibri"/>
            <w:i/>
            <w:iCs/>
            <w:sz w:val="22"/>
            <w:szCs w:val="22"/>
            <w:lang w:val="vi-VN"/>
          </w:rPr>
          <w:t>ưở</w:t>
        </w:r>
        <w:r w:rsidRPr="00863667">
          <w:rPr>
            <w:rFonts w:ascii="iCiel Avenir LT Std 35 Light" w:hAnsi="iCiel Avenir LT Std 35 Light" w:cs="Arial"/>
            <w:i/>
            <w:iCs/>
            <w:sz w:val="22"/>
            <w:szCs w:val="22"/>
            <w:lang w:val="vi-VN"/>
          </w:rPr>
          <w:t>ng, danh m</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c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Calibri"/>
            <w:i/>
            <w:iCs/>
            <w:sz w:val="22"/>
            <w:szCs w:val="22"/>
            <w:lang w:val="vi-VN"/>
          </w:rPr>
          <w:t>độ</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venir LT Std 35 Light"/>
            <w:i/>
            <w:iCs/>
            <w:sz w:val="22"/>
            <w:szCs w:val="22"/>
            <w:lang w:val="vi-VN"/>
          </w:rPr>
          <w:t>ã</w:t>
        </w:r>
        <w:r w:rsidRPr="00863667">
          <w:rPr>
            <w:rFonts w:ascii="iCiel Avenir LT Std 35 Light" w:hAnsi="iCiel Avenir LT Std 35 Light" w:cs="Arial"/>
            <w:i/>
            <w:iCs/>
            <w:sz w:val="22"/>
            <w:szCs w:val="22"/>
            <w:lang w:val="vi-VN"/>
          </w:rPr>
          <w:t xml:space="preserve"> tham gia k</w:t>
        </w:r>
        <w:r w:rsidRPr="00863667">
          <w:rPr>
            <w:rFonts w:ascii="iCiel Avenir LT Std 35 Light" w:hAnsi="iCiel Avenir LT Std 35 Light" w:cs="Avenir LT Std 35 Light"/>
            <w:i/>
            <w:iCs/>
            <w:sz w:val="22"/>
            <w:szCs w:val="22"/>
            <w:lang w:val="vi-VN"/>
          </w:rPr>
          <w:t>è</w:t>
        </w:r>
        <w:r w:rsidRPr="00863667">
          <w:rPr>
            <w:rFonts w:ascii="iCiel Avenir LT Std 35 Light" w:hAnsi="iCiel Avenir LT Std 35 Light" w:cs="Arial"/>
            <w:i/>
            <w:iCs/>
            <w:sz w:val="22"/>
            <w:szCs w:val="22"/>
            <w:lang w:val="vi-VN"/>
          </w:rPr>
          <w:t xml:space="preserve">m theo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t</w:t>
        </w:r>
        <w:r w:rsidRPr="00863667">
          <w:rPr>
            <w:rFonts w:ascii="iCiel Avenir LT Std 35 Light" w:hAnsi="iCiel Avenir LT Std 35 Light" w:cs="Avenir LT Std 35 Light"/>
            <w:i/>
            <w:iCs/>
            <w:sz w:val="22"/>
            <w:szCs w:val="22"/>
            <w:lang w:val="vi-VN"/>
          </w:rPr>
          <w:t>í</w:t>
        </w:r>
        <w:r w:rsidRPr="00863667">
          <w:rPr>
            <w:rFonts w:ascii="iCiel Avenir LT Std 35 Light" w:hAnsi="iCiel Avenir LT Std 35 Light" w:cs="Arial"/>
            <w:i/>
            <w:iCs/>
            <w:sz w:val="22"/>
            <w:szCs w:val="22"/>
            <w:lang w:val="vi-VN"/>
          </w:rPr>
          <w:t>ch l</w:t>
        </w:r>
        <w:r w:rsidRPr="00863667">
          <w:rPr>
            <w:rFonts w:ascii="iCiel Avenir LT Std 35 Light" w:hAnsi="iCiel Avenir LT Std 35 Light" w:cs="Calibri"/>
            <w:i/>
            <w:iCs/>
            <w:sz w:val="22"/>
            <w:szCs w:val="22"/>
            <w:lang w:val="vi-VN"/>
          </w:rPr>
          <w:t>ũ</w:t>
        </w:r>
        <w:r w:rsidRPr="00863667">
          <w:rPr>
            <w:rFonts w:ascii="iCiel Avenir LT Std 35 Light" w:hAnsi="iCiel Avenir LT Std 35 Light" w:cs="Arial"/>
            <w:i/>
            <w:iCs/>
            <w:sz w:val="22"/>
            <w:szCs w:val="22"/>
            <w:lang w:val="vi-VN"/>
          </w:rPr>
          <w:t>y trong su</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t h</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nh tr</w:t>
        </w:r>
        <w:r w:rsidRPr="00863667">
          <w:rPr>
            <w:rFonts w:ascii="iCiel Avenir LT Std 35 Light" w:hAnsi="iCiel Avenir LT Std 35 Light" w:cs="Avenir LT Std 35 Light"/>
            <w:i/>
            <w:iCs/>
            <w:sz w:val="22"/>
            <w:szCs w:val="22"/>
            <w:lang w:val="vi-VN"/>
          </w:rPr>
          <w:t>ì</w:t>
        </w:r>
        <w:r w:rsidRPr="00863667">
          <w:rPr>
            <w:rFonts w:ascii="iCiel Avenir LT Std 35 Light" w:hAnsi="iCiel Avenir LT Std 35 Light" w:cs="Arial"/>
            <w:i/>
            <w:iCs/>
            <w:sz w:val="22"/>
            <w:szCs w:val="22"/>
            <w:lang w:val="vi-VN"/>
          </w:rPr>
          <w:t>nh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nghi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m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i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Anh Qu</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c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t Nam (BUV). B</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ồ</w:t>
        </w:r>
        <w:r w:rsidRPr="00863667">
          <w:rPr>
            <w:rFonts w:ascii="iCiel Avenir LT Std 35 Light" w:hAnsi="iCiel Avenir LT Std 35 Light" w:cs="Arial"/>
            <w:i/>
            <w:iCs/>
            <w:sz w:val="22"/>
            <w:szCs w:val="22"/>
            <w:lang w:val="vi-VN"/>
          </w:rPr>
          <w:t xml:space="preserve"> s</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y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o n</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l</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i th</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nh tranh v</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t tr</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Calibri"/>
            <w:i/>
            <w:iCs/>
            <w:sz w:val="22"/>
            <w:szCs w:val="22"/>
            <w:lang w:val="vi-VN"/>
          </w:rPr>
          <w:t>để</w:t>
        </w:r>
        <w:r w:rsidRPr="00863667">
          <w:rPr>
            <w:rFonts w:ascii="iCiel Avenir LT Std 35 Light" w:hAnsi="iCiel Avenir LT Std 35 Light" w:cs="Arial"/>
            <w:i/>
            <w:iCs/>
            <w:sz w:val="22"/>
            <w:szCs w:val="22"/>
            <w:lang w:val="vi-VN"/>
          </w:rPr>
          <w:t xml:space="preserve"> sinh vi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BUV t</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tin chinh ph</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i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a d</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sau khi ra tr</w:t>
        </w:r>
        <w:r w:rsidRPr="00863667">
          <w:rPr>
            <w:rFonts w:ascii="iCiel Avenir LT Std 35 Light" w:hAnsi="iCiel Avenir LT Std 35 Light" w:cs="Calibri"/>
            <w:i/>
            <w:iCs/>
            <w:sz w:val="22"/>
            <w:szCs w:val="22"/>
            <w:lang w:val="vi-VN"/>
          </w:rPr>
          <w:t>ườ</w:t>
        </w:r>
        <w:r w:rsidRPr="00863667">
          <w:rPr>
            <w:rFonts w:ascii="iCiel Avenir LT Std 35 Light" w:hAnsi="iCiel Avenir LT Std 35 Light" w:cs="Arial"/>
            <w:i/>
            <w:iCs/>
            <w:sz w:val="22"/>
            <w:szCs w:val="22"/>
            <w:lang w:val="vi-VN"/>
          </w:rPr>
          <w:t>ng.</w:t>
        </w:r>
      </w:ins>
    </w:p>
    <w:p w14:paraId="5F1ACBA1" w14:textId="77777777" w:rsidR="003C6139" w:rsidRPr="00863667" w:rsidRDefault="003C6139" w:rsidP="003C6139">
      <w:pPr>
        <w:ind w:firstLine="0"/>
        <w:rPr>
          <w:ins w:id="10564" w:author="An Tran, ACA (BUV)" w:date="2024-09-12T11:07:00Z" w16du:dateUtc="2024-09-12T04:07:00Z"/>
          <w:rFonts w:ascii="iCiel Avenir LT Std 35 Light" w:hAnsi="iCiel Avenir LT Std 35 Light" w:cs="Arial"/>
          <w:i/>
          <w:iCs/>
          <w:sz w:val="22"/>
          <w:szCs w:val="22"/>
          <w:lang w:val="vi-VN"/>
        </w:rPr>
      </w:pPr>
      <w:ins w:id="10565" w:author="An Tran, ACA (BUV)" w:date="2024-09-12T11:07:00Z" w16du:dateUtc="2024-09-12T04:07:00Z">
        <w:r w:rsidRPr="00863667">
          <w:rPr>
            <w:rFonts w:ascii="iCiel Avenir LT Std 35 Light" w:hAnsi="iCiel Avenir LT Std 35 Light" w:cs="Arial"/>
            <w:i/>
            <w:iCs/>
            <w:sz w:val="22"/>
            <w:szCs w:val="22"/>
            <w:lang w:val="vi-VN"/>
          </w:rPr>
          <w:t>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LT Std 35 Light"/>
            <w:i/>
            <w:iCs/>
            <w:sz w:val="22"/>
            <w:szCs w:val="22"/>
            <w:lang w:val="vi-VN"/>
          </w:rPr>
          <w:t>ì</w:t>
        </w:r>
        <w:r w:rsidRPr="00863667">
          <w:rPr>
            <w:rFonts w:ascii="iCiel Avenir LT Std 35 Light" w:hAnsi="iCiel Avenir LT Std 35 Light" w:cs="Arial"/>
            <w:i/>
            <w:iCs/>
            <w:sz w:val="22"/>
            <w:szCs w:val="22"/>
            <w:lang w:val="vi-VN"/>
          </w:rPr>
          <w:t>nh PSG m</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 xml:space="preserve"> ra cho sinh vi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ơ</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i tham gia kh</w:t>
        </w:r>
        <w:r w:rsidRPr="00863667">
          <w:rPr>
            <w:rFonts w:ascii="iCiel Avenir LT Std 35 Light" w:hAnsi="iCiel Avenir LT Std 35 Light" w:cs="Avenir LT Std 35 Light"/>
            <w:i/>
            <w:iCs/>
            <w:sz w:val="22"/>
            <w:szCs w:val="22"/>
            <w:lang w:val="vi-VN"/>
          </w:rPr>
          <w:t>ô</w:t>
        </w:r>
        <w:r w:rsidRPr="00863667">
          <w:rPr>
            <w:rFonts w:ascii="iCiel Avenir LT Std 35 Light" w:hAnsi="iCiel Avenir LT Std 35 Light" w:cs="Arial"/>
            <w:i/>
            <w:iCs/>
            <w:sz w:val="22"/>
            <w:szCs w:val="22"/>
            <w:lang w:val="vi-VN"/>
          </w:rPr>
          <w:t>ng gi</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h</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Calibri"/>
            <w:i/>
            <w:iCs/>
            <w:sz w:val="22"/>
            <w:szCs w:val="22"/>
            <w:lang w:val="vi-VN"/>
          </w:rPr>
          <w:t>độ</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nghi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m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LT Std 35 Light"/>
            <w:i/>
            <w:iCs/>
            <w:sz w:val="22"/>
            <w:szCs w:val="22"/>
            <w:lang w:val="vi-VN"/>
          </w:rPr>
          <w:t>í</w:t>
        </w:r>
        <w:r w:rsidRPr="00863667">
          <w:rPr>
            <w:rFonts w:ascii="iCiel Avenir LT Std 35 Light" w:hAnsi="iCiel Avenir LT Std 35 Light" w:cs="Arial"/>
            <w:i/>
            <w:iCs/>
            <w:sz w:val="22"/>
            <w:szCs w:val="22"/>
            <w:lang w:val="vi-VN"/>
          </w:rPr>
          <w:t>ch, l</w:t>
        </w:r>
        <w:r w:rsidRPr="00863667">
          <w:rPr>
            <w:rFonts w:ascii="iCiel Avenir LT Std 35 Light" w:hAnsi="iCiel Avenir LT Std 35 Light" w:cs="Avenir LT Std 35 Light"/>
            <w:i/>
            <w:iCs/>
            <w:sz w:val="22"/>
            <w:szCs w:val="22"/>
            <w:lang w:val="vi-VN"/>
          </w:rPr>
          <w:t>ý</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Avenir LT Std 35 Light"/>
            <w:i/>
            <w:iCs/>
            <w:sz w:val="22"/>
            <w:szCs w:val="22"/>
            <w:lang w:val="vi-VN"/>
          </w:rPr>
          <w:t>ú</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a d</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ch</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đề</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hình th</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Calibri"/>
            <w:i/>
            <w:iCs/>
            <w:sz w:val="22"/>
            <w:szCs w:val="22"/>
            <w:lang w:val="vi-VN"/>
          </w:rPr>
          <w:t>độ</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c thi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để</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 xml:space="preserve">p </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ng nhu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s</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Avenir LT Std 35 Light"/>
            <w:i/>
            <w:iCs/>
            <w:sz w:val="22"/>
            <w:szCs w:val="22"/>
            <w:lang w:val="vi-VN"/>
          </w:rPr>
          <w:t>í</w:t>
        </w:r>
        <w:r w:rsidRPr="00863667">
          <w:rPr>
            <w:rFonts w:ascii="iCiel Avenir LT Std 35 Light" w:hAnsi="iCiel Avenir LT Std 35 Light" w:cs="Arial"/>
            <w:i/>
            <w:iCs/>
            <w:sz w:val="22"/>
            <w:szCs w:val="22"/>
            <w:lang w:val="vi-VN"/>
          </w:rPr>
          <w:t>ch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đị</w:t>
        </w:r>
        <w:r w:rsidRPr="00863667">
          <w:rPr>
            <w:rFonts w:ascii="iCiel Avenir LT Std 35 Light" w:hAnsi="iCiel Avenir LT Std 35 Light" w:cs="Arial"/>
            <w:i/>
            <w:iCs/>
            <w:sz w:val="22"/>
            <w:szCs w:val="22"/>
            <w:lang w:val="vi-VN"/>
          </w:rPr>
          <w:t>nh h</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ng ph</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t tri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n kh</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nhau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m</w:t>
        </w:r>
        <w:r w:rsidRPr="00863667">
          <w:rPr>
            <w:rFonts w:ascii="iCiel Avenir LT Std 35 Light" w:hAnsi="iCiel Avenir LT Std 35 Light" w:cs="Calibri"/>
            <w:i/>
            <w:iCs/>
            <w:sz w:val="22"/>
            <w:szCs w:val="22"/>
            <w:lang w:val="vi-VN"/>
          </w:rPr>
          <w:t>ỗ</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Avenir LT Std 35 Light"/>
            <w:i/>
            <w:iCs/>
            <w:sz w:val="22"/>
            <w:szCs w:val="22"/>
            <w:lang w:val="vi-VN"/>
          </w:rPr>
          <w:t>â</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Calibri"/>
            <w:i/>
            <w:iCs/>
            <w:sz w:val="22"/>
            <w:szCs w:val="22"/>
            <w:lang w:val="vi-VN"/>
          </w:rPr>
          <w:t>đồ</w:t>
        </w:r>
        <w:r w:rsidRPr="00863667">
          <w:rPr>
            <w:rFonts w:ascii="iCiel Avenir LT Std 35 Light" w:hAnsi="iCiel Avenir LT Std 35 Light" w:cs="Arial"/>
            <w:i/>
            <w:iCs/>
            <w:sz w:val="22"/>
            <w:szCs w:val="22"/>
            <w:lang w:val="vi-VN"/>
          </w:rPr>
          <w:t>ng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li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m</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c ti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u x</w:t>
        </w:r>
        <w:r w:rsidRPr="00863667">
          <w:rPr>
            <w:rFonts w:ascii="iCiel Avenir LT Std 35 Light" w:hAnsi="iCiel Avenir LT Std 35 Light" w:cs="Avenir LT Std 35 Light"/>
            <w:i/>
            <w:iCs/>
            <w:sz w:val="22"/>
            <w:szCs w:val="22"/>
            <w:lang w:val="vi-VN"/>
          </w:rPr>
          <w:t>â</w:t>
        </w:r>
        <w:r w:rsidRPr="00863667">
          <w:rPr>
            <w:rFonts w:ascii="iCiel Avenir LT Std 35 Light" w:hAnsi="iCiel Avenir LT Std 35 Light" w:cs="Arial"/>
            <w:i/>
            <w:iCs/>
            <w:sz w:val="22"/>
            <w:szCs w:val="22"/>
            <w:lang w:val="vi-VN"/>
          </w:rPr>
          <w:t>y d</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ng ph</w:t>
        </w:r>
        <w:r w:rsidRPr="00863667">
          <w:rPr>
            <w:rFonts w:ascii="iCiel Avenir LT Std 35 Light" w:hAnsi="iCiel Avenir LT Std 35 Light" w:cs="Calibri"/>
            <w:i/>
            <w:iCs/>
            <w:sz w:val="22"/>
            <w:szCs w:val="22"/>
            <w:lang w:val="vi-VN"/>
          </w:rPr>
          <w:t>ẩ</w:t>
        </w:r>
        <w:r w:rsidRPr="00863667">
          <w:rPr>
            <w:rFonts w:ascii="iCiel Avenir LT Std 35 Light" w:hAnsi="iCiel Avenir LT Std 35 Light" w:cs="Arial"/>
            <w:i/>
            <w:iCs/>
            <w:sz w:val="22"/>
            <w:szCs w:val="22"/>
            <w:lang w:val="vi-VN"/>
          </w:rPr>
          <w:t>m ch</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sinh vi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 xml:space="preserve">a </w:t>
        </w:r>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i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Anh Qu</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c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t Nam (BUV)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nhu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u th</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x</w:t>
        </w:r>
        <w:r w:rsidRPr="00863667">
          <w:rPr>
            <w:rFonts w:ascii="iCiel Avenir LT Std 35 Light" w:hAnsi="iCiel Avenir LT Std 35 Light" w:cs="Avenir LT Std 35 Light"/>
            <w:i/>
            <w:iCs/>
            <w:sz w:val="22"/>
            <w:szCs w:val="22"/>
            <w:lang w:val="vi-VN"/>
          </w:rPr>
          <w:t>ã</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i trong b</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 xml:space="preserve">nh thay </w:t>
        </w:r>
        <w:r w:rsidRPr="00863667">
          <w:rPr>
            <w:rFonts w:ascii="iCiel Avenir LT Std 35 Light" w:hAnsi="iCiel Avenir LT Std 35 Light" w:cs="Calibri"/>
            <w:i/>
            <w:iCs/>
            <w:sz w:val="22"/>
            <w:szCs w:val="22"/>
            <w:lang w:val="vi-VN"/>
          </w:rPr>
          <w:t>đổ</w:t>
        </w:r>
        <w:r w:rsidRPr="00863667">
          <w:rPr>
            <w:rFonts w:ascii="iCiel Avenir LT Std 35 Light" w:hAnsi="iCiel Avenir LT Std 35 Light" w:cs="Arial"/>
            <w:i/>
            <w:iCs/>
            <w:sz w:val="22"/>
            <w:szCs w:val="22"/>
            <w:lang w:val="vi-VN"/>
          </w:rPr>
          <w:t>i li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c. </w:t>
        </w:r>
      </w:ins>
    </w:p>
    <w:p w14:paraId="2202C984" w14:textId="77777777" w:rsidR="003C6139" w:rsidRPr="00863667" w:rsidRDefault="003C6139" w:rsidP="003C6139">
      <w:pPr>
        <w:ind w:firstLine="0"/>
        <w:rPr>
          <w:ins w:id="10566" w:author="An Tran, ACA (BUV)" w:date="2024-09-12T11:07:00Z" w16du:dateUtc="2024-09-12T04:07:00Z"/>
          <w:rFonts w:ascii="iCiel Avenir LT Std 35 Light" w:hAnsi="iCiel Avenir LT Std 35 Light" w:cs="Arial"/>
          <w:i/>
          <w:iCs/>
          <w:sz w:val="22"/>
          <w:szCs w:val="22"/>
          <w:lang w:val="vi-VN"/>
        </w:rPr>
      </w:pPr>
      <w:ins w:id="10567" w:author="An Tran, ACA (BUV)" w:date="2024-09-12T11:07:00Z" w16du:dateUtc="2024-09-12T04:07:00Z">
        <w:r w:rsidRPr="00863667">
          <w:rPr>
            <w:rFonts w:ascii="iCiel Avenir LT Std 35 Light" w:hAnsi="iCiel Avenir LT Std 35 Light" w:cs="Arial"/>
            <w:i/>
            <w:iCs/>
            <w:sz w:val="22"/>
            <w:szCs w:val="22"/>
            <w:lang w:val="vi-VN"/>
          </w:rPr>
          <w:t>Hàng tr</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m danh m</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c ho</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Calibri"/>
            <w:i/>
            <w:iCs/>
            <w:sz w:val="22"/>
            <w:szCs w:val="22"/>
            <w:lang w:val="vi-VN"/>
          </w:rPr>
          <w:t>độ</w:t>
        </w:r>
        <w:r w:rsidRPr="00863667">
          <w:rPr>
            <w:rFonts w:ascii="iCiel Avenir LT Std 35 Light" w:hAnsi="iCiel Avenir LT Std 35 Light" w:cs="Arial"/>
            <w:i/>
            <w:iCs/>
            <w:sz w:val="22"/>
            <w:szCs w:val="22"/>
            <w:lang w:val="vi-VN"/>
          </w:rPr>
          <w:t>ng n</w:t>
        </w:r>
        <w:r w:rsidRPr="00863667">
          <w:rPr>
            <w:rFonts w:ascii="iCiel Avenir LT Std 35 Light" w:hAnsi="iCiel Avenir LT Std 35 Light" w:cs="Calibri"/>
            <w:i/>
            <w:iCs/>
            <w:sz w:val="22"/>
            <w:szCs w:val="22"/>
            <w:lang w:val="vi-VN"/>
          </w:rPr>
          <w:t>ằ</w:t>
        </w:r>
        <w:r w:rsidRPr="00863667">
          <w:rPr>
            <w:rFonts w:ascii="iCiel Avenir LT Std 35 Light" w:hAnsi="iCiel Avenir LT Std 35 Light" w:cs="Arial"/>
            <w:i/>
            <w:iCs/>
            <w:sz w:val="22"/>
            <w:szCs w:val="22"/>
            <w:lang w:val="vi-VN"/>
          </w:rPr>
          <w:t>m trong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LT Std 35 Light"/>
            <w:i/>
            <w:iCs/>
            <w:sz w:val="22"/>
            <w:szCs w:val="22"/>
            <w:lang w:val="vi-VN"/>
          </w:rPr>
          <w:t>ì</w:t>
        </w:r>
        <w:r w:rsidRPr="00863667">
          <w:rPr>
            <w:rFonts w:ascii="iCiel Avenir LT Std 35 Light" w:hAnsi="iCiel Avenir LT Std 35 Light" w:cs="Arial"/>
            <w:i/>
            <w:iCs/>
            <w:sz w:val="22"/>
            <w:szCs w:val="22"/>
            <w:lang w:val="vi-VN"/>
          </w:rPr>
          <w:t xml:space="preserve">nh PSG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c chia l</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m 04 l</w:t>
        </w:r>
        <w:r w:rsidRPr="00863667">
          <w:rPr>
            <w:rFonts w:ascii="iCiel Avenir LT Std 35 Light" w:hAnsi="iCiel Avenir LT Std 35 Light" w:cs="Calibri"/>
            <w:i/>
            <w:iCs/>
            <w:sz w:val="22"/>
            <w:szCs w:val="22"/>
            <w:lang w:val="vi-VN"/>
          </w:rPr>
          <w:t>ĩ</w:t>
        </w:r>
        <w:r w:rsidRPr="00863667">
          <w:rPr>
            <w:rFonts w:ascii="iCiel Avenir LT Std 35 Light" w:hAnsi="iCiel Avenir LT Std 35 Light" w:cs="Arial"/>
            <w:i/>
            <w:iCs/>
            <w:sz w:val="22"/>
            <w:szCs w:val="22"/>
            <w:lang w:val="vi-VN"/>
          </w:rPr>
          <w:t>nh v</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t l</w:t>
        </w:r>
        <w:r w:rsidRPr="00863667">
          <w:rPr>
            <w:rFonts w:ascii="iCiel Avenir LT Std 35 Light" w:hAnsi="iCiel Avenir LT Std 35 Light" w:cs="Avenir LT Std 35 Light"/>
            <w:i/>
            <w:iCs/>
            <w:sz w:val="22"/>
            <w:szCs w:val="22"/>
            <w:lang w:val="vi-VN"/>
          </w:rPr>
          <w:t>õ</w:t>
        </w:r>
        <w:r w:rsidRPr="00863667">
          <w:rPr>
            <w:rFonts w:ascii="iCiel Avenir LT Std 35 Light" w:hAnsi="iCiel Avenir LT Std 35 Light" w:cs="Arial"/>
            <w:i/>
            <w:iCs/>
            <w:sz w:val="22"/>
            <w:szCs w:val="22"/>
            <w:lang w:val="vi-VN"/>
          </w:rPr>
          <w:t>i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16 th</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nh t</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 xml:space="preserve"> b</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d</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n l</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ng h</w:t>
        </w:r>
        <w:r w:rsidRPr="00863667">
          <w:rPr>
            <w:rFonts w:ascii="iCiel Avenir LT Std 35 Light" w:hAnsi="iCiel Avenir LT Std 35 Light" w:cs="Avenir LT Std 35 Light"/>
            <w:i/>
            <w:iCs/>
            <w:sz w:val="22"/>
            <w:szCs w:val="22"/>
            <w:lang w:val="vi-VN"/>
          </w:rPr>
          <w:t>ò</w:t>
        </w:r>
        <w:r w:rsidRPr="00863667">
          <w:rPr>
            <w:rFonts w:ascii="iCiel Avenir LT Std 35 Light" w:hAnsi="iCiel Avenir LT Std 35 Light" w:cs="Arial"/>
            <w:i/>
            <w:iCs/>
            <w:sz w:val="22"/>
            <w:szCs w:val="22"/>
            <w:lang w:val="vi-VN"/>
          </w:rPr>
          <w:t>a nhi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l</w:t>
        </w:r>
        <w:r w:rsidRPr="00863667">
          <w:rPr>
            <w:rFonts w:ascii="iCiel Avenir LT Std 35 Light" w:hAnsi="iCiel Avenir LT Std 35 Light" w:cs="Calibri"/>
            <w:i/>
            <w:iCs/>
            <w:sz w:val="22"/>
            <w:szCs w:val="22"/>
            <w:lang w:val="vi-VN"/>
          </w:rPr>
          <w:t>ĩ</w:t>
        </w:r>
        <w:r w:rsidRPr="00863667">
          <w:rPr>
            <w:rFonts w:ascii="iCiel Avenir LT Std 35 Light" w:hAnsi="iCiel Avenir LT Std 35 Light" w:cs="Arial"/>
            <w:i/>
            <w:iCs/>
            <w:sz w:val="22"/>
            <w:szCs w:val="22"/>
            <w:lang w:val="vi-VN"/>
          </w:rPr>
          <w:t>nh v</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th</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nh t</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 xml:space="preserve">. </w:t>
        </w:r>
      </w:ins>
    </w:p>
    <w:p w14:paraId="5FF98140" w14:textId="77777777" w:rsidR="003C6139" w:rsidRPr="00863667" w:rsidRDefault="003C6139" w:rsidP="003C6139">
      <w:pPr>
        <w:ind w:firstLine="0"/>
        <w:rPr>
          <w:ins w:id="10568" w:author="An Tran, ACA (BUV)" w:date="2024-09-12T11:07:00Z" w16du:dateUtc="2024-09-12T04:07:00Z"/>
          <w:rFonts w:ascii="iCiel Avenir LT Std 35 Light" w:hAnsi="iCiel Avenir LT Std 35 Light" w:cs="Arial"/>
          <w:i/>
          <w:iCs/>
          <w:sz w:val="22"/>
          <w:szCs w:val="22"/>
          <w:lang w:val="vi-VN"/>
        </w:rPr>
      </w:pPr>
      <w:ins w:id="10569" w:author="An Tran, ACA (BUV)" w:date="2024-09-12T11:07:00Z" w16du:dateUtc="2024-09-12T04:07:00Z">
        <w:r w:rsidRPr="00863667">
          <w:rPr>
            <w:rFonts w:ascii="iCiel Avenir LT Std 35 Light" w:hAnsi="iCiel Avenir LT Std 35 Light" w:cs="Arial"/>
            <w:i/>
            <w:iCs/>
            <w:sz w:val="22"/>
            <w:szCs w:val="22"/>
            <w:lang w:val="vi-VN"/>
          </w:rPr>
          <w:t>Các l</w:t>
        </w:r>
        <w:r w:rsidRPr="00863667">
          <w:rPr>
            <w:rFonts w:ascii="iCiel Avenir LT Std 35 Light" w:hAnsi="iCiel Avenir LT Std 35 Light" w:cs="Calibri"/>
            <w:i/>
            <w:iCs/>
            <w:sz w:val="22"/>
            <w:szCs w:val="22"/>
            <w:lang w:val="vi-VN"/>
          </w:rPr>
          <w:t>ĩ</w:t>
        </w:r>
        <w:r w:rsidRPr="00863667">
          <w:rPr>
            <w:rFonts w:ascii="iCiel Avenir LT Std 35 Light" w:hAnsi="iCiel Avenir LT Std 35 Light" w:cs="Arial"/>
            <w:i/>
            <w:iCs/>
            <w:sz w:val="22"/>
            <w:szCs w:val="22"/>
            <w:lang w:val="vi-VN"/>
          </w:rPr>
          <w:t>nh v</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t l</w:t>
        </w:r>
        <w:r w:rsidRPr="00863667">
          <w:rPr>
            <w:rFonts w:ascii="iCiel Avenir LT Std 35 Light" w:hAnsi="iCiel Avenir LT Std 35 Light" w:cs="Avenir LT Std 35 Light"/>
            <w:i/>
            <w:iCs/>
            <w:sz w:val="22"/>
            <w:szCs w:val="22"/>
            <w:lang w:val="vi-VN"/>
          </w:rPr>
          <w:t>õ</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PSG bao g</w:t>
        </w:r>
        <w:r w:rsidRPr="00863667">
          <w:rPr>
            <w:rFonts w:ascii="iCiel Avenir LT Std 35 Light" w:hAnsi="iCiel Avenir LT Std 35 Light" w:cs="Calibri"/>
            <w:i/>
            <w:iCs/>
            <w:sz w:val="22"/>
            <w:szCs w:val="22"/>
            <w:lang w:val="vi-VN"/>
          </w:rPr>
          <w:t>ồ</w:t>
        </w:r>
        <w:r w:rsidRPr="00863667">
          <w:rPr>
            <w:rFonts w:ascii="iCiel Avenir LT Std 35 Light" w:hAnsi="iCiel Avenir LT Std 35 Light" w:cs="Arial"/>
            <w:i/>
            <w:iCs/>
            <w:sz w:val="22"/>
            <w:szCs w:val="22"/>
            <w:lang w:val="vi-VN"/>
          </w:rPr>
          <w:t>m:</w:t>
        </w:r>
      </w:ins>
    </w:p>
    <w:p w14:paraId="01E06C37" w14:textId="77777777" w:rsidR="003C6139" w:rsidRPr="00863667" w:rsidRDefault="003C6139" w:rsidP="003C6139">
      <w:pPr>
        <w:pStyle w:val="ListParagraph"/>
        <w:numPr>
          <w:ilvl w:val="0"/>
          <w:numId w:val="29"/>
        </w:numPr>
        <w:contextualSpacing w:val="0"/>
        <w:rPr>
          <w:ins w:id="10570" w:author="An Tran, ACA (BUV)" w:date="2024-09-12T11:07:00Z" w16du:dateUtc="2024-09-12T04:07:00Z"/>
          <w:rFonts w:ascii="iCiel Avenir LT Std 35 Light" w:hAnsi="iCiel Avenir LT Std 35 Light" w:cs="Arial"/>
          <w:i/>
          <w:iCs/>
          <w:sz w:val="22"/>
          <w:szCs w:val="22"/>
          <w:lang w:val="vi-VN"/>
        </w:rPr>
      </w:pPr>
      <w:ins w:id="10571" w:author="An Tran, ACA (BUV)" w:date="2024-09-12T11:07:00Z" w16du:dateUtc="2024-09-12T04:07:00Z">
        <w:r w:rsidRPr="00863667">
          <w:rPr>
            <w:rFonts w:ascii="iCiel Avenir LT Std 35 Light" w:hAnsi="iCiel Avenir LT Std 35 Light" w:cs="Arial"/>
            <w:i/>
            <w:iCs/>
            <w:sz w:val="22"/>
            <w:szCs w:val="22"/>
            <w:lang w:val="vi-VN"/>
          </w:rPr>
          <w:t>Hành Trang Công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c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S</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Nghi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p</w:t>
        </w:r>
      </w:ins>
    </w:p>
    <w:p w14:paraId="19A4260A" w14:textId="77777777" w:rsidR="003C6139" w:rsidRPr="00863667" w:rsidRDefault="003C6139" w:rsidP="003C6139">
      <w:pPr>
        <w:pStyle w:val="ListParagraph"/>
        <w:numPr>
          <w:ilvl w:val="0"/>
          <w:numId w:val="29"/>
        </w:numPr>
        <w:contextualSpacing w:val="0"/>
        <w:rPr>
          <w:ins w:id="10572" w:author="An Tran, ACA (BUV)" w:date="2024-09-12T11:07:00Z" w16du:dateUtc="2024-09-12T04:07:00Z"/>
          <w:rFonts w:ascii="iCiel Avenir LT Std 35 Light" w:hAnsi="iCiel Avenir LT Std 35 Light" w:cs="Arial"/>
          <w:i/>
          <w:iCs/>
          <w:sz w:val="22"/>
          <w:szCs w:val="22"/>
          <w:lang w:val="vi-VN"/>
        </w:rPr>
      </w:pPr>
      <w:ins w:id="10573" w:author="An Tran, ACA (BUV)" w:date="2024-09-12T11:07:00Z" w16du:dateUtc="2024-09-12T04:07:00Z">
        <w:r w:rsidRPr="00863667">
          <w:rPr>
            <w:rFonts w:ascii="iCiel Avenir LT Std 35 Light" w:hAnsi="iCiel Avenir LT Std 35 Light" w:cs="Arial"/>
            <w:i/>
            <w:iCs/>
            <w:sz w:val="22"/>
            <w:szCs w:val="22"/>
            <w:lang w:val="vi-VN"/>
          </w:rPr>
          <w:t>K</w:t>
        </w:r>
        <w:r w:rsidRPr="00863667">
          <w:rPr>
            <w:rFonts w:ascii="iCiel Avenir LT Std 35 Light" w:hAnsi="iCiel Avenir LT Std 35 Light" w:cs="Calibri"/>
            <w:i/>
            <w:iCs/>
            <w:sz w:val="22"/>
            <w:szCs w:val="22"/>
            <w:lang w:val="vi-VN"/>
          </w:rPr>
          <w:t>ỹ</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ng L</w:t>
        </w:r>
        <w:r w:rsidRPr="00863667">
          <w:rPr>
            <w:rFonts w:ascii="iCiel Avenir LT Std 35 Light" w:hAnsi="iCiel Avenir LT Std 35 Light" w:cs="Avenir LT Std 35 Light"/>
            <w:i/>
            <w:iCs/>
            <w:sz w:val="22"/>
            <w:szCs w:val="22"/>
            <w:lang w:val="vi-VN"/>
          </w:rPr>
          <w:t>ã</w:t>
        </w:r>
        <w:r w:rsidRPr="00863667">
          <w:rPr>
            <w:rFonts w:ascii="iCiel Avenir LT Std 35 Light" w:hAnsi="iCiel Avenir LT Std 35 Light" w:cs="Arial"/>
            <w:i/>
            <w:iCs/>
            <w:sz w:val="22"/>
            <w:szCs w:val="22"/>
            <w:lang w:val="vi-VN"/>
          </w:rPr>
          <w:t xml:space="preserve">nh </w:t>
        </w:r>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o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N</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i</w:t>
        </w:r>
      </w:ins>
    </w:p>
    <w:p w14:paraId="49541FFB" w14:textId="77777777" w:rsidR="003C6139" w:rsidRPr="00863667" w:rsidRDefault="003C6139" w:rsidP="003C6139">
      <w:pPr>
        <w:pStyle w:val="ListParagraph"/>
        <w:numPr>
          <w:ilvl w:val="0"/>
          <w:numId w:val="29"/>
        </w:numPr>
        <w:contextualSpacing w:val="0"/>
        <w:rPr>
          <w:ins w:id="10574" w:author="An Tran, ACA (BUV)" w:date="2024-09-12T11:07:00Z" w16du:dateUtc="2024-09-12T04:07:00Z"/>
          <w:rFonts w:ascii="iCiel Avenir LT Std 35 Light" w:hAnsi="iCiel Avenir LT Std 35 Light" w:cs="Arial"/>
          <w:i/>
          <w:iCs/>
          <w:sz w:val="22"/>
          <w:szCs w:val="22"/>
          <w:lang w:val="vi-VN"/>
        </w:rPr>
      </w:pPr>
      <w:ins w:id="10575" w:author="An Tran, ACA (BUV)" w:date="2024-09-12T11:07:00Z" w16du:dateUtc="2024-09-12T04:07:00Z">
        <w:r w:rsidRPr="00863667">
          <w:rPr>
            <w:rFonts w:ascii="iCiel Avenir LT Std 35 Light" w:hAnsi="iCiel Avenir LT Std 35 Light" w:cs="Arial"/>
            <w:i/>
            <w:iCs/>
            <w:sz w:val="22"/>
            <w:szCs w:val="22"/>
            <w:lang w:val="vi-VN"/>
          </w:rPr>
          <w:t>N</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ng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X</w:t>
        </w:r>
        <w:r w:rsidRPr="00863667">
          <w:rPr>
            <w:rFonts w:ascii="iCiel Avenir LT Std 35 Light" w:hAnsi="iCiel Avenir LT Std 35 Light" w:cs="Avenir LT Std 35 Light"/>
            <w:i/>
            <w:iCs/>
            <w:sz w:val="22"/>
            <w:szCs w:val="22"/>
            <w:lang w:val="vi-VN"/>
          </w:rPr>
          <w:t>ã</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i, V</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 H</w:t>
        </w:r>
        <w:r w:rsidRPr="00863667">
          <w:rPr>
            <w:rFonts w:ascii="iCiel Avenir LT Std 35 Light" w:hAnsi="iCiel Avenir LT Std 35 Light" w:cs="Avenir LT Std 35 Light"/>
            <w:i/>
            <w:iCs/>
            <w:sz w:val="22"/>
            <w:szCs w:val="22"/>
            <w:lang w:val="vi-VN"/>
          </w:rPr>
          <w:t>ó</w:t>
        </w:r>
        <w:r w:rsidRPr="00863667">
          <w:rPr>
            <w:rFonts w:ascii="iCiel Avenir LT Std 35 Light" w:hAnsi="iCiel Avenir LT Std 35 Light" w:cs="Arial"/>
            <w:i/>
            <w:iCs/>
            <w:sz w:val="22"/>
            <w:szCs w:val="22"/>
            <w:lang w:val="vi-VN"/>
          </w:rPr>
          <w:t>a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m X</w:t>
        </w:r>
        <w:r w:rsidRPr="00863667">
          <w:rPr>
            <w:rFonts w:ascii="iCiel Avenir LT Std 35 Light" w:hAnsi="iCiel Avenir LT Std 35 Light" w:cs="Avenir LT Std 35 Light"/>
            <w:i/>
            <w:iCs/>
            <w:sz w:val="22"/>
            <w:szCs w:val="22"/>
            <w:lang w:val="vi-VN"/>
          </w:rPr>
          <w:t>ú</w:t>
        </w:r>
        <w:r w:rsidRPr="00863667">
          <w:rPr>
            <w:rFonts w:ascii="iCiel Avenir LT Std 35 Light" w:hAnsi="iCiel Avenir LT Std 35 Light" w:cs="Arial"/>
            <w:i/>
            <w:iCs/>
            <w:sz w:val="22"/>
            <w:szCs w:val="22"/>
            <w:lang w:val="vi-VN"/>
          </w:rPr>
          <w:t>c</w:t>
        </w:r>
      </w:ins>
    </w:p>
    <w:p w14:paraId="3B5BC291" w14:textId="77777777" w:rsidR="003C6139" w:rsidRPr="00863667" w:rsidRDefault="003C6139" w:rsidP="003C6139">
      <w:pPr>
        <w:pStyle w:val="ListParagraph"/>
        <w:numPr>
          <w:ilvl w:val="0"/>
          <w:numId w:val="29"/>
        </w:numPr>
        <w:contextualSpacing w:val="0"/>
        <w:rPr>
          <w:ins w:id="10576" w:author="An Tran, ACA (BUV)" w:date="2024-09-12T11:07:00Z" w16du:dateUtc="2024-09-12T04:07:00Z"/>
          <w:rFonts w:ascii="iCiel Avenir LT Std 35 Light" w:hAnsi="iCiel Avenir LT Std 35 Light" w:cs="Arial"/>
          <w:i/>
          <w:iCs/>
          <w:sz w:val="22"/>
          <w:szCs w:val="22"/>
          <w:lang w:val="vi-VN"/>
        </w:rPr>
      </w:pPr>
      <w:ins w:id="10577" w:author="An Tran, ACA (BUV)" w:date="2024-09-12T11:07:00Z" w16du:dateUtc="2024-09-12T04:07:00Z">
        <w:r w:rsidRPr="00863667">
          <w:rPr>
            <w:rFonts w:ascii="iCiel Avenir LT Std 35 Light" w:hAnsi="iCiel Avenir LT Std 35 Light" w:cs="Arial"/>
            <w:i/>
            <w:iCs/>
            <w:sz w:val="22"/>
            <w:szCs w:val="22"/>
            <w:lang w:val="vi-VN"/>
          </w:rPr>
          <w:t>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Avenir LT Std 35 Light"/>
            <w:i/>
            <w:iCs/>
            <w:sz w:val="22"/>
            <w:szCs w:val="22"/>
            <w:lang w:val="vi-VN"/>
          </w:rPr>
          <w:t>â</w:t>
        </w:r>
        <w:r w:rsidRPr="00863667">
          <w:rPr>
            <w:rFonts w:ascii="iCiel Avenir LT Std 35 Light" w:hAnsi="iCiel Avenir LT Std 35 Light" w:cs="Arial"/>
            <w:i/>
            <w:iCs/>
            <w:sz w:val="22"/>
            <w:szCs w:val="22"/>
            <w:lang w:val="vi-VN"/>
          </w:rPr>
          <w:t>ng Cao N</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ng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w:t>
        </w:r>
      </w:ins>
    </w:p>
    <w:p w14:paraId="4A43FB1C" w14:textId="77777777" w:rsidR="003C6139" w:rsidRPr="00863667" w:rsidRDefault="003C6139" w:rsidP="003C6139">
      <w:pPr>
        <w:ind w:firstLine="0"/>
        <w:rPr>
          <w:ins w:id="10578" w:author="An Tran, ACA (BUV)" w:date="2024-09-12T11:07:00Z" w16du:dateUtc="2024-09-12T04:07:00Z"/>
          <w:rFonts w:ascii="iCiel Avenir LT Std 35 Light" w:hAnsi="iCiel Avenir LT Std 35 Light" w:cs="Arial"/>
          <w:i/>
          <w:iCs/>
          <w:sz w:val="22"/>
          <w:szCs w:val="22"/>
          <w:lang w:val="vi-VN"/>
        </w:rPr>
      </w:pPr>
      <w:ins w:id="10579" w:author="An Tran, ACA (BUV)" w:date="2024-09-12T11:07:00Z" w16du:dateUtc="2024-09-12T04:07:00Z">
        <w:r w:rsidRPr="00863667">
          <w:rPr>
            <w:rFonts w:ascii="iCiel Avenir LT Std 35 Light" w:hAnsi="iCiel Avenir LT Std 35 Light" w:cs="Calibri"/>
            <w:i/>
            <w:iCs/>
            <w:sz w:val="22"/>
            <w:szCs w:val="22"/>
            <w:lang w:val="vi-VN"/>
          </w:rPr>
          <w:t>Để</w:t>
        </w:r>
        <w:r w:rsidRPr="00863667">
          <w:rPr>
            <w:rFonts w:ascii="iCiel Avenir LT Std 35 Light" w:hAnsi="iCiel Avenir LT Std 35 Light" w:cs="Arial"/>
            <w:i/>
            <w:iCs/>
            <w:sz w:val="22"/>
            <w:szCs w:val="22"/>
            <w:lang w:val="vi-VN"/>
          </w:rPr>
          <w:t xml:space="preserve"> ho</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nh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LT Std 35 Light"/>
            <w:i/>
            <w:iCs/>
            <w:sz w:val="22"/>
            <w:szCs w:val="22"/>
            <w:lang w:val="vi-VN"/>
          </w:rPr>
          <w:t>ì</w:t>
        </w:r>
        <w:r w:rsidRPr="00863667">
          <w:rPr>
            <w:rFonts w:ascii="iCiel Avenir LT Std 35 Light" w:hAnsi="iCiel Avenir LT Std 35 Light" w:cs="Arial"/>
            <w:i/>
            <w:iCs/>
            <w:sz w:val="22"/>
            <w:szCs w:val="22"/>
            <w:lang w:val="vi-VN"/>
          </w:rPr>
          <w:t>nh PSG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t</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t nghi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p, sinh vi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ầ</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t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sau:</w:t>
        </w:r>
      </w:ins>
    </w:p>
    <w:p w14:paraId="2D05311F" w14:textId="77777777" w:rsidR="003C6139" w:rsidRPr="00863667" w:rsidRDefault="003C6139" w:rsidP="003C6139">
      <w:pPr>
        <w:pStyle w:val="ListParagraph"/>
        <w:numPr>
          <w:ilvl w:val="0"/>
          <w:numId w:val="31"/>
        </w:numPr>
        <w:contextualSpacing w:val="0"/>
        <w:rPr>
          <w:ins w:id="10580" w:author="An Tran, ACA (BUV)" w:date="2024-09-12T11:07:00Z" w16du:dateUtc="2024-09-12T04:07:00Z"/>
          <w:rFonts w:ascii="iCiel Avenir LT Std 35 Light" w:hAnsi="iCiel Avenir LT Std 35 Light" w:cs="Arial"/>
          <w:i/>
          <w:iCs/>
          <w:sz w:val="22"/>
          <w:szCs w:val="22"/>
          <w:lang w:val="vi-VN"/>
        </w:rPr>
      </w:pPr>
      <w:ins w:id="10581" w:author="An Tran, ACA (BUV)" w:date="2024-09-12T11:07:00Z" w16du:dateUtc="2024-09-12T04:07:00Z">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i thi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 xml:space="preserve">u 500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PSG tr</w:t>
        </w:r>
        <w:r w:rsidRPr="00863667">
          <w:rPr>
            <w:rFonts w:ascii="iCiel Avenir LT Std 35 Light" w:hAnsi="iCiel Avenir LT Std 35 Light" w:cs="Calibri"/>
            <w:i/>
            <w:iCs/>
            <w:sz w:val="22"/>
            <w:szCs w:val="22"/>
            <w:lang w:val="vi-VN"/>
          </w:rPr>
          <w:t>ướ</w:t>
        </w:r>
        <w:r w:rsidRPr="00863667">
          <w:rPr>
            <w:rFonts w:ascii="iCiel Avenir LT Std 35 Light" w:hAnsi="iCiel Avenir LT Std 35 Light" w:cs="Arial"/>
            <w:i/>
            <w:iCs/>
            <w:sz w:val="22"/>
            <w:szCs w:val="22"/>
            <w:lang w:val="vi-VN"/>
          </w:rPr>
          <w:t>c khi t</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t nghi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p</w:t>
        </w:r>
      </w:ins>
    </w:p>
    <w:p w14:paraId="3B3A44D5" w14:textId="77777777" w:rsidR="003C6139" w:rsidRPr="00863667" w:rsidRDefault="003C6139" w:rsidP="003C6139">
      <w:pPr>
        <w:pStyle w:val="ListParagraph"/>
        <w:numPr>
          <w:ilvl w:val="0"/>
          <w:numId w:val="31"/>
        </w:numPr>
        <w:contextualSpacing w:val="0"/>
        <w:rPr>
          <w:ins w:id="10582" w:author="An Tran, ACA (BUV)" w:date="2024-09-12T11:07:00Z" w16du:dateUtc="2024-09-12T04:07:00Z"/>
          <w:rFonts w:ascii="iCiel Avenir LT Std 35 Light" w:hAnsi="iCiel Avenir LT Std 35 Light" w:cs="Arial"/>
          <w:i/>
          <w:iCs/>
          <w:sz w:val="22"/>
          <w:szCs w:val="22"/>
          <w:lang w:val="vi-VN"/>
        </w:rPr>
      </w:pPr>
      <w:ins w:id="10583" w:author="An Tran, ACA (BUV)" w:date="2024-09-12T11:07:00Z" w16du:dateUtc="2024-09-12T04:07:00Z">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 xml:space="preserve">t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 trong m</w:t>
        </w:r>
        <w:r w:rsidRPr="00863667">
          <w:rPr>
            <w:rFonts w:ascii="iCiel Avenir LT Std 35 Light" w:hAnsi="iCiel Avenir LT Std 35 Light" w:cs="Calibri"/>
            <w:i/>
            <w:iCs/>
            <w:sz w:val="22"/>
            <w:szCs w:val="22"/>
            <w:lang w:val="vi-VN"/>
          </w:rPr>
          <w:t>ỗ</w:t>
        </w:r>
        <w:r w:rsidRPr="00863667">
          <w:rPr>
            <w:rFonts w:ascii="iCiel Avenir LT Std 35 Light" w:hAnsi="iCiel Avenir LT Std 35 Light" w:cs="Arial"/>
            <w:i/>
            <w:iCs/>
            <w:sz w:val="22"/>
            <w:szCs w:val="22"/>
            <w:lang w:val="vi-VN"/>
          </w:rPr>
          <w:t>i l</w:t>
        </w:r>
        <w:r w:rsidRPr="00863667">
          <w:rPr>
            <w:rFonts w:ascii="iCiel Avenir LT Std 35 Light" w:hAnsi="iCiel Avenir LT Std 35 Light" w:cs="Calibri"/>
            <w:i/>
            <w:iCs/>
            <w:sz w:val="22"/>
            <w:szCs w:val="22"/>
            <w:lang w:val="vi-VN"/>
          </w:rPr>
          <w:t>ĩ</w:t>
        </w:r>
        <w:r w:rsidRPr="00863667">
          <w:rPr>
            <w:rFonts w:ascii="iCiel Avenir LT Std 35 Light" w:hAnsi="iCiel Avenir LT Std 35 Light" w:cs="Arial"/>
            <w:i/>
            <w:iCs/>
            <w:sz w:val="22"/>
            <w:szCs w:val="22"/>
            <w:lang w:val="vi-VN"/>
          </w:rPr>
          <w:t>nh v</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c</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LT Std 35 Light"/>
            <w:i/>
            <w:iCs/>
            <w:sz w:val="22"/>
            <w:szCs w:val="22"/>
            <w:lang w:val="vi-VN"/>
          </w:rPr>
          <w:t>ì</w:t>
        </w:r>
        <w:r w:rsidRPr="00863667">
          <w:rPr>
            <w:rFonts w:ascii="iCiel Avenir LT Std 35 Light" w:hAnsi="iCiel Avenir LT Std 35 Light" w:cs="Arial"/>
            <w:i/>
            <w:iCs/>
            <w:sz w:val="22"/>
            <w:szCs w:val="22"/>
            <w:lang w:val="vi-VN"/>
          </w:rPr>
          <w:t xml:space="preserve">nh PSG </w:t>
        </w:r>
        <w:r w:rsidRPr="00863667">
          <w:rPr>
            <w:rFonts w:ascii="iCiel Avenir LT Std 35 Light" w:hAnsi="iCiel Avenir LT Std 35 Light" w:cs="Avenir LT Std 35 Light"/>
            <w:i/>
            <w:iCs/>
            <w:sz w:val="22"/>
            <w:szCs w:val="22"/>
            <w:lang w:val="vi-VN"/>
          </w:rPr>
          <w:t>–</w:t>
        </w:r>
        <w:r w:rsidRPr="00863667">
          <w:rPr>
            <w:rFonts w:ascii="iCiel Avenir LT Std 35 Light" w:hAnsi="iCiel Avenir LT Std 35 Light" w:cs="Arial"/>
            <w:i/>
            <w:iCs/>
            <w:sz w:val="22"/>
            <w:szCs w:val="22"/>
            <w:lang w:val="vi-VN"/>
          </w:rPr>
          <w:t xml:space="preserve"> 4 l</w:t>
        </w:r>
        <w:r w:rsidRPr="00863667">
          <w:rPr>
            <w:rFonts w:ascii="iCiel Avenir LT Std 35 Light" w:hAnsi="iCiel Avenir LT Std 35 Light" w:cs="Calibri"/>
            <w:i/>
            <w:iCs/>
            <w:sz w:val="22"/>
            <w:szCs w:val="22"/>
            <w:lang w:val="vi-VN"/>
          </w:rPr>
          <w:t>ĩ</w:t>
        </w:r>
        <w:r w:rsidRPr="00863667">
          <w:rPr>
            <w:rFonts w:ascii="iCiel Avenir LT Std 35 Light" w:hAnsi="iCiel Avenir LT Std 35 Light" w:cs="Arial"/>
            <w:i/>
            <w:iCs/>
            <w:sz w:val="22"/>
            <w:szCs w:val="22"/>
            <w:lang w:val="vi-VN"/>
          </w:rPr>
          <w:t>nh v</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H</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nh Trang C</w:t>
        </w:r>
        <w:r w:rsidRPr="00863667">
          <w:rPr>
            <w:rFonts w:ascii="iCiel Avenir LT Std 35 Light" w:hAnsi="iCiel Avenir LT Std 35 Light" w:cs="Avenir LT Std 35 Light"/>
            <w:i/>
            <w:iCs/>
            <w:sz w:val="22"/>
            <w:szCs w:val="22"/>
            <w:lang w:val="vi-VN"/>
          </w:rPr>
          <w:t>ô</w:t>
        </w:r>
        <w:r w:rsidRPr="00863667">
          <w:rPr>
            <w:rFonts w:ascii="iCiel Avenir LT Std 35 Light" w:hAnsi="iCiel Avenir LT Std 35 Light" w:cs="Arial"/>
            <w:i/>
            <w:iCs/>
            <w:sz w:val="22"/>
            <w:szCs w:val="22"/>
            <w:lang w:val="vi-VN"/>
          </w:rPr>
          <w:t>ng Vi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c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S</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Nghi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p; K</w:t>
        </w:r>
        <w:r w:rsidRPr="00863667">
          <w:rPr>
            <w:rFonts w:ascii="iCiel Avenir LT Std 35 Light" w:hAnsi="iCiel Avenir LT Std 35 Light" w:cs="Calibri"/>
            <w:i/>
            <w:iCs/>
            <w:sz w:val="22"/>
            <w:szCs w:val="22"/>
            <w:lang w:val="vi-VN"/>
          </w:rPr>
          <w:t>ỹ</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ng L</w:t>
        </w:r>
        <w:r w:rsidRPr="00863667">
          <w:rPr>
            <w:rFonts w:ascii="iCiel Avenir LT Std 35 Light" w:hAnsi="iCiel Avenir LT Std 35 Light" w:cs="Avenir LT Std 35 Light"/>
            <w:i/>
            <w:iCs/>
            <w:sz w:val="22"/>
            <w:szCs w:val="22"/>
            <w:lang w:val="vi-VN"/>
          </w:rPr>
          <w:t>ã</w:t>
        </w:r>
        <w:r w:rsidRPr="00863667">
          <w:rPr>
            <w:rFonts w:ascii="iCiel Avenir LT Std 35 Light" w:hAnsi="iCiel Avenir LT Std 35 Light" w:cs="Arial"/>
            <w:i/>
            <w:iCs/>
            <w:sz w:val="22"/>
            <w:szCs w:val="22"/>
            <w:lang w:val="vi-VN"/>
          </w:rPr>
          <w:t xml:space="preserve">nh </w:t>
        </w:r>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o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K</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N</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i; N</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ng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X</w:t>
        </w:r>
        <w:r w:rsidRPr="00863667">
          <w:rPr>
            <w:rFonts w:ascii="iCiel Avenir LT Std 35 Light" w:hAnsi="iCiel Avenir LT Std 35 Light" w:cs="Avenir LT Std 35 Light"/>
            <w:i/>
            <w:iCs/>
            <w:sz w:val="22"/>
            <w:szCs w:val="22"/>
            <w:lang w:val="vi-VN"/>
          </w:rPr>
          <w:t>ã</w:t>
        </w:r>
        <w:r w:rsidRPr="00863667">
          <w:rPr>
            <w:rFonts w:ascii="iCiel Avenir LT Std 35 Light" w:hAnsi="iCiel Avenir LT Std 35 Light" w:cs="Arial"/>
            <w:i/>
            <w:iCs/>
            <w:sz w:val="22"/>
            <w:szCs w:val="22"/>
            <w:lang w:val="vi-VN"/>
          </w:rPr>
          <w:t xml:space="preserve"> H</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i, V</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 H</w:t>
        </w:r>
        <w:r w:rsidRPr="00863667">
          <w:rPr>
            <w:rFonts w:ascii="iCiel Avenir LT Std 35 Light" w:hAnsi="iCiel Avenir LT Std 35 Light" w:cs="Avenir LT Std 35 Light"/>
            <w:i/>
            <w:iCs/>
            <w:sz w:val="22"/>
            <w:szCs w:val="22"/>
            <w:lang w:val="vi-VN"/>
          </w:rPr>
          <w:t>ó</w:t>
        </w:r>
        <w:r w:rsidRPr="00863667">
          <w:rPr>
            <w:rFonts w:ascii="iCiel Avenir LT Std 35 Light" w:hAnsi="iCiel Avenir LT Std 35 Light" w:cs="Arial"/>
            <w:i/>
            <w:iCs/>
            <w:sz w:val="22"/>
            <w:szCs w:val="22"/>
            <w:lang w:val="vi-VN"/>
          </w:rPr>
          <w:t>a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m X</w:t>
        </w:r>
        <w:r w:rsidRPr="00863667">
          <w:rPr>
            <w:rFonts w:ascii="iCiel Avenir LT Std 35 Light" w:hAnsi="iCiel Avenir LT Std 35 Light" w:cs="Avenir LT Std 35 Light"/>
            <w:i/>
            <w:iCs/>
            <w:sz w:val="22"/>
            <w:szCs w:val="22"/>
            <w:lang w:val="vi-VN"/>
          </w:rPr>
          <w:t>ú</w:t>
        </w:r>
        <w:r w:rsidRPr="00863667">
          <w:rPr>
            <w:rFonts w:ascii="iCiel Avenir LT Std 35 Light" w:hAnsi="iCiel Avenir LT Std 35 Light" w:cs="Arial"/>
            <w:i/>
            <w:iCs/>
            <w:sz w:val="22"/>
            <w:szCs w:val="22"/>
            <w:lang w:val="vi-VN"/>
          </w:rPr>
          <w:t>c; B</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 xml:space="preserve"> Tr</w:t>
        </w:r>
        <w:r w:rsidRPr="00863667">
          <w:rPr>
            <w:rFonts w:ascii="iCiel Avenir LT Std 35 Light" w:hAnsi="iCiel Avenir LT Std 35 Light" w:cs="Calibri"/>
            <w:i/>
            <w:iCs/>
            <w:sz w:val="22"/>
            <w:szCs w:val="22"/>
            <w:lang w:val="vi-VN"/>
          </w:rPr>
          <w:t>ợ</w:t>
        </w:r>
        <w:r w:rsidRPr="00863667">
          <w:rPr>
            <w:rFonts w:ascii="iCiel Avenir LT Std 35 Light" w:hAnsi="iCiel Avenir LT Std 35 Light" w:cs="Arial"/>
            <w:i/>
            <w:iCs/>
            <w:sz w:val="22"/>
            <w:szCs w:val="22"/>
            <w:lang w:val="vi-VN"/>
          </w:rPr>
          <w:t xml:space="preserve">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N</w:t>
        </w:r>
        <w:r w:rsidRPr="00863667">
          <w:rPr>
            <w:rFonts w:ascii="iCiel Avenir LT Std 35 Light" w:hAnsi="iCiel Avenir LT Std 35 Light" w:cs="Avenir LT Std 35 Light"/>
            <w:i/>
            <w:iCs/>
            <w:sz w:val="22"/>
            <w:szCs w:val="22"/>
            <w:lang w:val="vi-VN"/>
          </w:rPr>
          <w:t>â</w:t>
        </w:r>
        <w:r w:rsidRPr="00863667">
          <w:rPr>
            <w:rFonts w:ascii="iCiel Avenir LT Std 35 Light" w:hAnsi="iCiel Avenir LT Std 35 Light" w:cs="Arial"/>
            <w:i/>
            <w:iCs/>
            <w:sz w:val="22"/>
            <w:szCs w:val="22"/>
            <w:lang w:val="vi-VN"/>
          </w:rPr>
          <w:t>ng Cao N</w:t>
        </w:r>
        <w:r w:rsidRPr="00863667">
          <w:rPr>
            <w:rFonts w:ascii="iCiel Avenir LT Std 35 Light" w:hAnsi="iCiel Avenir LT Std 35 Light" w:cs="Calibri"/>
            <w:i/>
            <w:iCs/>
            <w:sz w:val="22"/>
            <w:szCs w:val="22"/>
            <w:lang w:val="vi-VN"/>
          </w:rPr>
          <w:t>ă</w:t>
        </w:r>
        <w:r w:rsidRPr="00863667">
          <w:rPr>
            <w:rFonts w:ascii="iCiel Avenir LT Std 35 Light" w:hAnsi="iCiel Avenir LT Std 35 Light" w:cs="Arial"/>
            <w:i/>
            <w:iCs/>
            <w:sz w:val="22"/>
            <w:szCs w:val="22"/>
            <w:lang w:val="vi-VN"/>
          </w:rPr>
          <w:t>ng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w:t>
        </w:r>
      </w:ins>
    </w:p>
    <w:p w14:paraId="456F7FA9" w14:textId="77777777" w:rsidR="003C6139" w:rsidRPr="00863667" w:rsidRDefault="003C6139" w:rsidP="003C6139">
      <w:pPr>
        <w:pStyle w:val="ListParagraph"/>
        <w:numPr>
          <w:ilvl w:val="0"/>
          <w:numId w:val="31"/>
        </w:numPr>
        <w:contextualSpacing w:val="0"/>
        <w:rPr>
          <w:ins w:id="10584" w:author="An Tran, ACA (BUV)" w:date="2024-09-12T11:07:00Z" w16du:dateUtc="2024-09-12T04:07:00Z"/>
          <w:rFonts w:ascii="iCiel Avenir LT Std 35 Light" w:hAnsi="iCiel Avenir LT Std 35 Light" w:cs="Arial"/>
          <w:i/>
          <w:iCs/>
          <w:sz w:val="22"/>
          <w:szCs w:val="22"/>
          <w:lang w:val="vi-VN"/>
        </w:rPr>
      </w:pPr>
      <w:ins w:id="10585" w:author="An Tran, ACA (BUV)" w:date="2024-09-12T11:07:00Z" w16du:dateUtc="2024-09-12T04:07:00Z">
        <w:r w:rsidRPr="00863667">
          <w:rPr>
            <w:rFonts w:ascii="iCiel Avenir LT Std 35 Light" w:hAnsi="iCiel Avenir LT Std 35 Light" w:cs="Arial"/>
            <w:i/>
            <w:iCs/>
            <w:sz w:val="22"/>
            <w:szCs w:val="22"/>
            <w:lang w:val="vi-VN"/>
          </w:rPr>
          <w:t>Hoàn thành m</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t trong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n t</w:t>
        </w:r>
        <w:r w:rsidRPr="00863667">
          <w:rPr>
            <w:rFonts w:ascii="iCiel Avenir LT Std 35 Light" w:hAnsi="iCiel Avenir LT Std 35 Light" w:cs="Avenir LT Std 35 Light"/>
            <w:i/>
            <w:iCs/>
            <w:sz w:val="22"/>
            <w:szCs w:val="22"/>
            <w:lang w:val="vi-VN"/>
          </w:rPr>
          <w:t>í</w:t>
        </w:r>
        <w:r w:rsidRPr="00863667">
          <w:rPr>
            <w:rFonts w:ascii="iCiel Avenir LT Std 35 Light" w:hAnsi="iCiel Avenir LT Std 35 Light" w:cs="Arial"/>
            <w:i/>
            <w:iCs/>
            <w:sz w:val="22"/>
            <w:szCs w:val="22"/>
            <w:lang w:val="vi-VN"/>
          </w:rPr>
          <w:t>ch l</w:t>
        </w:r>
        <w:r w:rsidRPr="00863667">
          <w:rPr>
            <w:rFonts w:ascii="iCiel Avenir LT Std 35 Light" w:hAnsi="iCiel Avenir LT Std 35 Light" w:cs="Calibri"/>
            <w:i/>
            <w:iCs/>
            <w:sz w:val="22"/>
            <w:szCs w:val="22"/>
            <w:lang w:val="vi-VN"/>
          </w:rPr>
          <w:t>ũ</w:t>
        </w:r>
        <w:r w:rsidRPr="00863667">
          <w:rPr>
            <w:rFonts w:ascii="iCiel Avenir LT Std 35 Light" w:hAnsi="iCiel Avenir LT Std 35 Light" w:cs="Arial"/>
            <w:i/>
            <w:iCs/>
            <w:sz w:val="22"/>
            <w:szCs w:val="22"/>
            <w:lang w:val="vi-VN"/>
          </w:rPr>
          <w:t>y kinh nghi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m th</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(ví d</w:t>
        </w:r>
        <w:r w:rsidRPr="00863667">
          <w:rPr>
            <w:rFonts w:ascii="iCiel Avenir LT Std 35 Light" w:hAnsi="iCiel Avenir LT Std 35 Light" w:cs="Calibri"/>
            <w:i/>
            <w:iCs/>
            <w:sz w:val="22"/>
            <w:szCs w:val="22"/>
            <w:lang w:val="vi-VN"/>
          </w:rPr>
          <w:t>ụ</w:t>
        </w:r>
        <w:r w:rsidRPr="00863667">
          <w:rPr>
            <w:rFonts w:ascii="iCiel Avenir LT Std 35 Light" w:hAnsi="iCiel Avenir LT Std 35 Light" w:cs="Arial"/>
            <w:i/>
            <w:iCs/>
            <w:sz w:val="22"/>
            <w:szCs w:val="22"/>
            <w:lang w:val="vi-VN"/>
          </w:rPr>
          <w:t xml:space="preserve"> nh</w:t>
        </w:r>
        <w:r w:rsidRPr="00863667">
          <w:rPr>
            <w:rFonts w:ascii="iCiel Avenir LT Std 35 Light" w:hAnsi="iCiel Avenir LT Std 35 Light" w:cs="Calibri"/>
            <w:i/>
            <w:iCs/>
            <w:sz w:val="22"/>
            <w:szCs w:val="22"/>
            <w:lang w:val="vi-VN"/>
          </w:rPr>
          <w:t>ư</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 l</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m th</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m b</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n th</w:t>
        </w:r>
        <w:r w:rsidRPr="00863667">
          <w:rPr>
            <w:rFonts w:ascii="iCiel Avenir LT Std 35 Light" w:hAnsi="iCiel Avenir LT Std 35 Light" w:cs="Calibri"/>
            <w:i/>
            <w:iCs/>
            <w:sz w:val="22"/>
            <w:szCs w:val="22"/>
            <w:lang w:val="vi-VN"/>
          </w:rPr>
          <w:t>ờ</w:t>
        </w:r>
        <w:r w:rsidRPr="00863667">
          <w:rPr>
            <w:rFonts w:ascii="iCiel Avenir LT Std 35 Light" w:hAnsi="iCiel Avenir LT Std 35 Light" w:cs="Arial"/>
            <w:i/>
            <w:iCs/>
            <w:sz w:val="22"/>
            <w:szCs w:val="22"/>
            <w:lang w:val="vi-VN"/>
          </w:rPr>
          <w:t>i gian, th</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ậ</w:t>
        </w:r>
        <w:r w:rsidRPr="00863667">
          <w:rPr>
            <w:rFonts w:ascii="iCiel Avenir LT Std 35 Light" w:hAnsi="iCiel Avenir LT Std 35 Light" w:cs="Arial"/>
            <w:i/>
            <w:iCs/>
            <w:sz w:val="22"/>
            <w:szCs w:val="22"/>
            <w:lang w:val="vi-VN"/>
          </w:rPr>
          <w:t>p, th</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c 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d</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ộ</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đồ</w:t>
        </w:r>
        <w:r w:rsidRPr="00863667">
          <w:rPr>
            <w:rFonts w:ascii="iCiel Avenir LT Std 35 Light" w:hAnsi="iCiel Avenir LT Std 35 Light" w:cs="Arial"/>
            <w:i/>
            <w:iCs/>
            <w:sz w:val="22"/>
            <w:szCs w:val="22"/>
            <w:lang w:val="vi-VN"/>
          </w:rPr>
          <w:t>ng v</w:t>
        </w:r>
        <w:r w:rsidRPr="00863667">
          <w:rPr>
            <w:rFonts w:ascii="iCiel Avenir LT Std 35 Light" w:hAnsi="iCiel Avenir LT Std 35 Light" w:cs="Calibri"/>
            <w:i/>
            <w:iCs/>
            <w:sz w:val="22"/>
            <w:szCs w:val="22"/>
            <w:lang w:val="vi-VN"/>
          </w:rPr>
          <w:t>ớ</w:t>
        </w:r>
        <w:r w:rsidRPr="00863667">
          <w:rPr>
            <w:rFonts w:ascii="iCiel Avenir LT Std 35 Light" w:hAnsi="iCiel Avenir LT Std 35 Light" w:cs="Arial"/>
            <w:i/>
            <w:iCs/>
            <w:sz w:val="22"/>
            <w:szCs w:val="22"/>
            <w:lang w:val="vi-VN"/>
          </w:rPr>
          <w:t>i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ổ</w:t>
        </w:r>
        <w:r w:rsidRPr="00863667">
          <w:rPr>
            <w:rFonts w:ascii="iCiel Avenir LT Std 35 Light" w:hAnsi="iCiel Avenir LT Std 35 Light" w:cs="Arial"/>
            <w:i/>
            <w:iCs/>
            <w:sz w:val="22"/>
            <w:szCs w:val="22"/>
            <w:lang w:val="vi-VN"/>
          </w:rPr>
          <w:t xml:space="preserve"> ch</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c phi ch</w:t>
        </w:r>
        <w:r w:rsidRPr="00863667">
          <w:rPr>
            <w:rFonts w:ascii="iCiel Avenir LT Std 35 Light" w:hAnsi="iCiel Avenir LT Std 35 Light" w:cs="Avenir LT Std 35 Light"/>
            <w:i/>
            <w:iCs/>
            <w:sz w:val="22"/>
            <w:szCs w:val="22"/>
            <w:lang w:val="vi-VN"/>
          </w:rPr>
          <w:t>í</w:t>
        </w:r>
        <w:r w:rsidRPr="00863667">
          <w:rPr>
            <w:rFonts w:ascii="iCiel Avenir LT Std 35 Light" w:hAnsi="iCiel Avenir LT Std 35 Light" w:cs="Arial"/>
            <w:i/>
            <w:iCs/>
            <w:sz w:val="22"/>
            <w:szCs w:val="22"/>
            <w:lang w:val="vi-VN"/>
          </w:rPr>
          <w:t>nh ph</w:t>
        </w:r>
        <w:r w:rsidRPr="00863667">
          <w:rPr>
            <w:rFonts w:ascii="iCiel Avenir LT Std 35 Light" w:hAnsi="iCiel Avenir LT Std 35 Light" w:cs="Calibri"/>
            <w:i/>
            <w:iCs/>
            <w:sz w:val="22"/>
            <w:szCs w:val="22"/>
            <w:lang w:val="vi-VN"/>
          </w:rPr>
          <w:t>ủ</w:t>
        </w:r>
        <w:r w:rsidRPr="00863667">
          <w:rPr>
            <w:rFonts w:ascii="iCiel Avenir LT Std 35 Light" w:hAnsi="iCiel Avenir LT Std 35 Light" w:cs="Arial"/>
            <w:i/>
            <w:iCs/>
            <w:sz w:val="22"/>
            <w:szCs w:val="22"/>
            <w:lang w:val="vi-VN"/>
          </w:rPr>
          <w:t>, kh</w:t>
        </w:r>
        <w:r w:rsidRPr="00863667">
          <w:rPr>
            <w:rFonts w:ascii="iCiel Avenir LT Std 35 Light" w:hAnsi="iCiel Avenir LT Std 35 Light" w:cs="Calibri"/>
            <w:i/>
            <w:iCs/>
            <w:sz w:val="22"/>
            <w:szCs w:val="22"/>
            <w:lang w:val="vi-VN"/>
          </w:rPr>
          <w:t>ở</w:t>
        </w:r>
        <w:r w:rsidRPr="00863667">
          <w:rPr>
            <w:rFonts w:ascii="iCiel Avenir LT Std 35 Light" w:hAnsi="iCiel Avenir LT Std 35 Light" w:cs="Arial"/>
            <w:i/>
            <w:iCs/>
            <w:sz w:val="22"/>
            <w:szCs w:val="22"/>
            <w:lang w:val="vi-VN"/>
          </w:rPr>
          <w:t>i nghi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p,...) ho</w:t>
        </w:r>
        <w:r w:rsidRPr="00863667">
          <w:rPr>
            <w:rFonts w:ascii="iCiel Avenir LT Std 35 Light" w:hAnsi="iCiel Avenir LT Std 35 Light" w:cs="Calibri"/>
            <w:i/>
            <w:iCs/>
            <w:sz w:val="22"/>
            <w:szCs w:val="22"/>
            <w:lang w:val="vi-VN"/>
          </w:rPr>
          <w:t>ặ</w:t>
        </w:r>
        <w:r w:rsidRPr="00863667">
          <w:rPr>
            <w:rFonts w:ascii="iCiel Avenir LT Std 35 Light" w:hAnsi="iCiel Avenir LT Std 35 Light" w:cs="Arial"/>
            <w:i/>
            <w:iCs/>
            <w:sz w:val="22"/>
            <w:szCs w:val="22"/>
            <w:lang w:val="vi-VN"/>
          </w:rPr>
          <w:t>c l</w:t>
        </w:r>
        <w:r w:rsidRPr="00863667">
          <w:rPr>
            <w:rFonts w:ascii="iCiel Avenir LT Std 35 Light" w:hAnsi="iCiel Avenir LT Std 35 Light" w:cs="Calibri"/>
            <w:i/>
            <w:iCs/>
            <w:sz w:val="22"/>
            <w:szCs w:val="22"/>
            <w:lang w:val="vi-VN"/>
          </w:rPr>
          <w:t>ự</w:t>
        </w:r>
        <w:r w:rsidRPr="00863667">
          <w:rPr>
            <w:rFonts w:ascii="iCiel Avenir LT Std 35 Light" w:hAnsi="iCiel Avenir LT Std 35 Light" w:cs="Arial"/>
            <w:i/>
            <w:iCs/>
            <w:sz w:val="22"/>
            <w:szCs w:val="22"/>
            <w:lang w:val="vi-VN"/>
          </w:rPr>
          <w:t>a ch</w:t>
        </w:r>
        <w:r w:rsidRPr="00863667">
          <w:rPr>
            <w:rFonts w:ascii="iCiel Avenir LT Std 35 Light" w:hAnsi="iCiel Avenir LT Std 35 Light" w:cs="Calibri"/>
            <w:i/>
            <w:iCs/>
            <w:sz w:val="22"/>
            <w:szCs w:val="22"/>
            <w:lang w:val="vi-VN"/>
          </w:rPr>
          <w:t>ọ</w:t>
        </w:r>
        <w:r w:rsidRPr="00863667">
          <w:rPr>
            <w:rFonts w:ascii="iCiel Avenir LT Std 35 Light" w:hAnsi="iCiel Avenir LT Std 35 Light" w:cs="Arial"/>
            <w:i/>
            <w:iCs/>
            <w:sz w:val="22"/>
            <w:szCs w:val="22"/>
            <w:lang w:val="vi-VN"/>
          </w:rPr>
          <w:t>n thay th</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 xml:space="preserve">i trao </w:t>
        </w:r>
        <w:r w:rsidRPr="00863667">
          <w:rPr>
            <w:rFonts w:ascii="iCiel Avenir LT Std 35 Light" w:hAnsi="iCiel Avenir LT Std 35 Light" w:cs="Calibri"/>
            <w:i/>
            <w:iCs/>
            <w:sz w:val="22"/>
            <w:szCs w:val="22"/>
            <w:lang w:val="vi-VN"/>
          </w:rPr>
          <w:t>đổ</w:t>
        </w:r>
        <w:r w:rsidRPr="00863667">
          <w:rPr>
            <w:rFonts w:ascii="iCiel Avenir LT Std 35 Light" w:hAnsi="iCiel Avenir LT Std 35 Light" w:cs="Arial"/>
            <w:i/>
            <w:iCs/>
            <w:sz w:val="22"/>
            <w:szCs w:val="22"/>
            <w:lang w:val="vi-VN"/>
          </w:rPr>
          <w:t>i qu</w:t>
        </w:r>
        <w:r w:rsidRPr="00863667">
          <w:rPr>
            <w:rFonts w:ascii="iCiel Avenir LT Std 35 Light" w:hAnsi="iCiel Avenir LT Std 35 Light" w:cs="Calibri"/>
            <w:i/>
            <w:iCs/>
            <w:sz w:val="22"/>
            <w:szCs w:val="22"/>
            <w:lang w:val="vi-VN"/>
          </w:rPr>
          <w:t>ố</w:t>
        </w:r>
        <w:r w:rsidRPr="00863667">
          <w:rPr>
            <w:rFonts w:ascii="iCiel Avenir LT Std 35 Light" w:hAnsi="iCiel Avenir LT Std 35 Light" w:cs="Arial"/>
            <w:i/>
            <w:iCs/>
            <w:sz w:val="22"/>
            <w:szCs w:val="22"/>
            <w:lang w:val="vi-VN"/>
          </w:rPr>
          <w:t>c t</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 xml:space="preserve">). </w:t>
        </w:r>
      </w:ins>
    </w:p>
    <w:p w14:paraId="61815FE4" w14:textId="77777777" w:rsidR="003C6139" w:rsidRPr="00863667" w:rsidRDefault="003C6139" w:rsidP="003C6139">
      <w:pPr>
        <w:ind w:firstLine="0"/>
        <w:rPr>
          <w:ins w:id="10586" w:author="An Tran, ACA (BUV)" w:date="2024-09-12T11:07:00Z" w16du:dateUtc="2024-09-12T04:07:00Z"/>
          <w:rFonts w:ascii="iCiel Avenir LT Std 35 Light" w:hAnsi="iCiel Avenir LT Std 35 Light" w:cs="Arial"/>
          <w:i/>
          <w:iCs/>
          <w:sz w:val="22"/>
          <w:szCs w:val="22"/>
          <w:lang w:val="vi-VN"/>
        </w:rPr>
      </w:pPr>
      <w:ins w:id="10587" w:author="An Tran, ACA (BUV)" w:date="2024-09-12T11:07:00Z" w16du:dateUtc="2024-09-12T04:07:00Z">
        <w:r w:rsidRPr="00863667">
          <w:rPr>
            <w:rFonts w:ascii="iCiel Avenir LT Std 35 Light" w:hAnsi="iCiel Avenir LT Std 35 Light" w:cs="Arial"/>
            <w:i/>
            <w:iCs/>
            <w:sz w:val="22"/>
            <w:szCs w:val="22"/>
            <w:lang w:val="vi-VN"/>
          </w:rPr>
          <w:t>Thông tin chi ti</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t v</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 xml:space="preserve">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n</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y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venir LT Std 35 Light"/>
            <w:i/>
            <w:iCs/>
            <w:sz w:val="22"/>
            <w:szCs w:val="22"/>
            <w:lang w:val="vi-VN"/>
          </w:rPr>
          <w:t>ã</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Calibri"/>
            <w:i/>
            <w:iCs/>
            <w:sz w:val="22"/>
            <w:szCs w:val="22"/>
            <w:lang w:val="vi-VN"/>
          </w:rPr>
          <w:t>đă</w:t>
        </w:r>
        <w:r w:rsidRPr="00863667">
          <w:rPr>
            <w:rFonts w:ascii="iCiel Avenir LT Std 35 Light" w:hAnsi="iCiel Avenir LT Std 35 Light" w:cs="Arial"/>
            <w:i/>
            <w:iCs/>
            <w:sz w:val="22"/>
            <w:szCs w:val="22"/>
            <w:lang w:val="vi-VN"/>
          </w:rPr>
          <w:t>ng t</w:t>
        </w:r>
        <w:r w:rsidRPr="00863667">
          <w:rPr>
            <w:rFonts w:ascii="iCiel Avenir LT Std 35 Light" w:hAnsi="iCiel Avenir LT Std 35 Light" w:cs="Calibri"/>
            <w:i/>
            <w:iCs/>
            <w:sz w:val="22"/>
            <w:szCs w:val="22"/>
            <w:lang w:val="vi-VN"/>
          </w:rPr>
          <w:t>ả</w:t>
        </w:r>
        <w:r w:rsidRPr="00863667">
          <w:rPr>
            <w:rFonts w:ascii="iCiel Avenir LT Std 35 Light" w:hAnsi="iCiel Avenir LT Std 35 Light" w:cs="Arial"/>
            <w:i/>
            <w:iCs/>
            <w:sz w:val="22"/>
            <w:szCs w:val="22"/>
            <w:lang w:val="vi-VN"/>
          </w:rPr>
          <w:t>i tr</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n C</w:t>
        </w:r>
        <w:r w:rsidRPr="00863667">
          <w:rPr>
            <w:rFonts w:ascii="iCiel Avenir LT Std 35 Light" w:hAnsi="iCiel Avenir LT Std 35 Light" w:cs="Calibri"/>
            <w:i/>
            <w:iCs/>
            <w:sz w:val="22"/>
            <w:szCs w:val="22"/>
            <w:lang w:val="vi-VN"/>
          </w:rPr>
          <w:t>ẩ</w:t>
        </w:r>
        <w:r w:rsidRPr="00863667">
          <w:rPr>
            <w:rFonts w:ascii="iCiel Avenir LT Std 35 Light" w:hAnsi="iCiel Avenir LT Std 35 Light" w:cs="Arial"/>
            <w:i/>
            <w:iCs/>
            <w:sz w:val="22"/>
            <w:szCs w:val="22"/>
            <w:lang w:val="vi-VN"/>
          </w:rPr>
          <w:t>m nang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LT Std 35 Light"/>
            <w:i/>
            <w:iCs/>
            <w:sz w:val="22"/>
            <w:szCs w:val="22"/>
            <w:lang w:val="vi-VN"/>
          </w:rPr>
          <w:t>ì</w:t>
        </w:r>
        <w:r w:rsidRPr="00863667">
          <w:rPr>
            <w:rFonts w:ascii="iCiel Avenir LT Std 35 Light" w:hAnsi="iCiel Avenir LT Std 35 Light" w:cs="Arial"/>
            <w:i/>
            <w:iCs/>
            <w:sz w:val="22"/>
            <w:szCs w:val="22"/>
            <w:lang w:val="vi-VN"/>
          </w:rPr>
          <w:t>nh PSG t</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i Canvas.</w:t>
        </w:r>
      </w:ins>
    </w:p>
    <w:p w14:paraId="3B48A471" w14:textId="77777777" w:rsidR="003C6139" w:rsidRPr="00863667" w:rsidRDefault="003C6139" w:rsidP="003C6139">
      <w:pPr>
        <w:ind w:firstLine="0"/>
        <w:rPr>
          <w:ins w:id="10588" w:author="An Tran, ACA (BUV)" w:date="2024-09-12T11:07:00Z" w16du:dateUtc="2024-09-12T04:07:00Z"/>
          <w:rFonts w:ascii="iCiel Avenir LT Std 35 Light" w:hAnsi="iCiel Avenir LT Std 35 Light" w:cs="Arial"/>
          <w:i/>
          <w:iCs/>
          <w:sz w:val="22"/>
          <w:szCs w:val="22"/>
          <w:lang w:val="vi-VN"/>
        </w:rPr>
      </w:pPr>
      <w:ins w:id="10589" w:author="An Tran, ACA (BUV)" w:date="2024-09-12T11:07:00Z" w16du:dateUtc="2024-09-12T04:07:00Z">
        <w:r w:rsidRPr="00863667">
          <w:rPr>
            <w:rFonts w:ascii="iCiel Avenir LT Std 35 Light" w:hAnsi="iCiel Avenir LT Std 35 Light" w:cs="Arial"/>
            <w:i/>
            <w:iCs/>
            <w:sz w:val="22"/>
            <w:szCs w:val="22"/>
            <w:lang w:val="vi-VN"/>
          </w:rPr>
          <w:t>N</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u sinh vi</w:t>
        </w:r>
        <w:r w:rsidRPr="00863667">
          <w:rPr>
            <w:rFonts w:ascii="iCiel Avenir LT Std 35 Light" w:hAnsi="iCiel Avenir LT Std 35 Light" w:cs="Avenir LT Std 35 Light"/>
            <w:i/>
            <w:iCs/>
            <w:sz w:val="22"/>
            <w:szCs w:val="22"/>
            <w:lang w:val="vi-VN"/>
          </w:rPr>
          <w:t>ê</w:t>
        </w:r>
        <w:r w:rsidRPr="00863667">
          <w:rPr>
            <w:rFonts w:ascii="iCiel Avenir LT Std 35 Light" w:hAnsi="iCiel Avenir LT Std 35 Light" w:cs="Arial"/>
            <w:i/>
            <w:iCs/>
            <w:sz w:val="22"/>
            <w:szCs w:val="22"/>
            <w:lang w:val="vi-VN"/>
          </w:rPr>
          <w:t xml:space="preserve">n </w:t>
        </w:r>
        <w:r w:rsidRPr="00863667">
          <w:rPr>
            <w:rFonts w:ascii="iCiel Avenir LT Std 35 Light" w:hAnsi="iCiel Avenir LT Std 35 Light" w:cs="Calibri"/>
            <w:i/>
            <w:iCs/>
            <w:sz w:val="22"/>
            <w:szCs w:val="22"/>
            <w:lang w:val="vi-VN"/>
          </w:rPr>
          <w:t>đạ</w:t>
        </w:r>
        <w:r w:rsidRPr="00863667">
          <w:rPr>
            <w:rFonts w:ascii="iCiel Avenir LT Std 35 Light" w:hAnsi="iCiel Avenir LT Std 35 Light" w:cs="Arial"/>
            <w:i/>
            <w:iCs/>
            <w:sz w:val="22"/>
            <w:szCs w:val="22"/>
            <w:lang w:val="vi-VN"/>
          </w:rPr>
          <w:t>t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 xu</w:t>
        </w:r>
        <w:r w:rsidRPr="00863667">
          <w:rPr>
            <w:rFonts w:ascii="iCiel Avenir LT Std 35 Light" w:hAnsi="iCiel Avenir LT Std 35 Light" w:cs="Calibri"/>
            <w:i/>
            <w:iCs/>
            <w:sz w:val="22"/>
            <w:szCs w:val="22"/>
            <w:lang w:val="vi-VN"/>
          </w:rPr>
          <w:t>ấ</w:t>
        </w:r>
        <w:r w:rsidRPr="00863667">
          <w:rPr>
            <w:rFonts w:ascii="iCiel Avenir LT Std 35 Light" w:hAnsi="iCiel Avenir LT Std 35 Light" w:cs="Arial"/>
            <w:i/>
            <w:iCs/>
            <w:sz w:val="22"/>
            <w:szCs w:val="22"/>
            <w:lang w:val="vi-VN"/>
          </w:rPr>
          <w:t>t s</w:t>
        </w:r>
        <w:r w:rsidRPr="00863667">
          <w:rPr>
            <w:rFonts w:ascii="iCiel Avenir LT Std 35 Light" w:hAnsi="iCiel Avenir LT Std 35 Light" w:cs="Calibri"/>
            <w:i/>
            <w:iCs/>
            <w:sz w:val="22"/>
            <w:szCs w:val="22"/>
            <w:lang w:val="vi-VN"/>
          </w:rPr>
          <w:t>ắ</w:t>
        </w:r>
        <w:r w:rsidRPr="00863667">
          <w:rPr>
            <w:rFonts w:ascii="iCiel Avenir LT Std 35 Light" w:hAnsi="iCiel Avenir LT Std 35 Light" w:cs="Arial"/>
            <w:i/>
            <w:iCs/>
            <w:sz w:val="22"/>
            <w:szCs w:val="22"/>
            <w:lang w:val="vi-VN"/>
          </w:rPr>
          <w:t>c v</w:t>
        </w:r>
        <w:r w:rsidRPr="00863667">
          <w:rPr>
            <w:rFonts w:ascii="iCiel Avenir LT Std 35 Light" w:hAnsi="iCiel Avenir LT Std 35 Light" w:cs="Calibri"/>
            <w:i/>
            <w:iCs/>
            <w:sz w:val="22"/>
            <w:szCs w:val="22"/>
            <w:lang w:val="vi-VN"/>
          </w:rPr>
          <w:t>ượ</w:t>
        </w:r>
        <w:r w:rsidRPr="00863667">
          <w:rPr>
            <w:rFonts w:ascii="iCiel Avenir LT Std 35 Light" w:hAnsi="iCiel Avenir LT Std 35 Light" w:cs="Arial"/>
            <w:i/>
            <w:iCs/>
            <w:sz w:val="22"/>
            <w:szCs w:val="22"/>
            <w:lang w:val="vi-VN"/>
          </w:rPr>
          <w:t>t c</w:t>
        </w:r>
        <w:r w:rsidRPr="00863667">
          <w:rPr>
            <w:rFonts w:ascii="iCiel Avenir LT Std 35 Light" w:hAnsi="iCiel Avenir LT Std 35 Light" w:cs="Avenir LT Std 35 Light"/>
            <w:i/>
            <w:iCs/>
            <w:sz w:val="22"/>
            <w:szCs w:val="22"/>
            <w:lang w:val="vi-VN"/>
          </w:rPr>
          <w:t>á</w:t>
        </w:r>
        <w:r w:rsidRPr="00863667">
          <w:rPr>
            <w:rFonts w:ascii="iCiel Avenir LT Std 35 Light" w:hAnsi="iCiel Avenir LT Std 35 Light" w:cs="Arial"/>
            <w:i/>
            <w:iCs/>
            <w:sz w:val="22"/>
            <w:szCs w:val="22"/>
            <w:lang w:val="vi-VN"/>
          </w:rPr>
          <w:t xml:space="preserve">c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ề</w:t>
        </w:r>
        <w:r w:rsidRPr="00863667">
          <w:rPr>
            <w:rFonts w:ascii="iCiel Avenir LT Std 35 Light" w:hAnsi="iCiel Avenir LT Std 35 Light" w:cs="Arial"/>
            <w:i/>
            <w:iCs/>
            <w:sz w:val="22"/>
            <w:szCs w:val="22"/>
            <w:lang w:val="vi-VN"/>
          </w:rPr>
          <w:t>u ki</w:t>
        </w:r>
        <w:r w:rsidRPr="00863667">
          <w:rPr>
            <w:rFonts w:ascii="iCiel Avenir LT Std 35 Light" w:hAnsi="iCiel Avenir LT Std 35 Light" w:cs="Calibri"/>
            <w:i/>
            <w:iCs/>
            <w:sz w:val="22"/>
            <w:szCs w:val="22"/>
            <w:lang w:val="vi-VN"/>
          </w:rPr>
          <w:t>ệ</w:t>
        </w:r>
        <w:r w:rsidRPr="00863667">
          <w:rPr>
            <w:rFonts w:ascii="iCiel Avenir LT Std 35 Light" w:hAnsi="iCiel Avenir LT Std 35 Light" w:cs="Arial"/>
            <w:i/>
            <w:iCs/>
            <w:sz w:val="22"/>
            <w:szCs w:val="22"/>
            <w:lang w:val="vi-VN"/>
          </w:rPr>
          <w:t>n h</w:t>
        </w:r>
        <w:r w:rsidRPr="00863667">
          <w:rPr>
            <w:rFonts w:ascii="iCiel Avenir LT Std 35 Light" w:hAnsi="iCiel Avenir LT Std 35 Light" w:cs="Avenir LT Std 35 Light"/>
            <w:i/>
            <w:iCs/>
            <w:sz w:val="22"/>
            <w:szCs w:val="22"/>
            <w:lang w:val="vi-VN"/>
          </w:rPr>
          <w:t>ò</w:t>
        </w:r>
        <w:r w:rsidRPr="00863667">
          <w:rPr>
            <w:rFonts w:ascii="iCiel Avenir LT Std 35 Light" w:hAnsi="iCiel Avenir LT Std 35 Light" w:cs="Arial"/>
            <w:i/>
            <w:iCs/>
            <w:sz w:val="22"/>
            <w:szCs w:val="22"/>
            <w:lang w:val="vi-VN"/>
          </w:rPr>
          <w:t>an th</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nh ch</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ng tr</w:t>
        </w:r>
        <w:r w:rsidRPr="00863667">
          <w:rPr>
            <w:rFonts w:ascii="iCiel Avenir LT Std 35 Light" w:hAnsi="iCiel Avenir LT Std 35 Light" w:cs="Avenir LT Std 35 Light"/>
            <w:i/>
            <w:iCs/>
            <w:sz w:val="22"/>
            <w:szCs w:val="22"/>
            <w:lang w:val="vi-VN"/>
          </w:rPr>
          <w:t>ì</w:t>
        </w:r>
        <w:r w:rsidRPr="00863667">
          <w:rPr>
            <w:rFonts w:ascii="iCiel Avenir LT Std 35 Light" w:hAnsi="iCiel Avenir LT Std 35 Light" w:cs="Arial"/>
            <w:i/>
            <w:iCs/>
            <w:sz w:val="22"/>
            <w:szCs w:val="22"/>
            <w:lang w:val="vi-VN"/>
          </w:rPr>
          <w:t>nh s</w:t>
        </w:r>
        <w:r w:rsidRPr="00863667">
          <w:rPr>
            <w:rFonts w:ascii="iCiel Avenir LT Std 35 Light" w:hAnsi="iCiel Avenir LT Std 35 Light" w:cs="Calibri"/>
            <w:i/>
            <w:iCs/>
            <w:sz w:val="22"/>
            <w:szCs w:val="22"/>
            <w:lang w:val="vi-VN"/>
          </w:rPr>
          <w:t>ẽ</w:t>
        </w:r>
        <w:r w:rsidRPr="00863667">
          <w:rPr>
            <w:rFonts w:ascii="iCiel Avenir LT Std 35 Light" w:hAnsi="iCiel Avenir LT Std 35 Light" w:cs="Arial"/>
            <w:i/>
            <w:iCs/>
            <w:sz w:val="22"/>
            <w:szCs w:val="22"/>
            <w:lang w:val="vi-VN"/>
          </w:rPr>
          <w:t xml:space="preserve"> </w:t>
        </w:r>
        <w:r w:rsidRPr="00863667">
          <w:rPr>
            <w:rFonts w:ascii="iCiel Avenir LT Std 35 Light" w:hAnsi="iCiel Avenir LT Std 35 Light" w:cs="Calibri"/>
            <w:i/>
            <w:iCs/>
            <w:sz w:val="22"/>
            <w:szCs w:val="22"/>
            <w:lang w:val="vi-VN"/>
          </w:rPr>
          <w:t>đượ</w:t>
        </w:r>
        <w:r w:rsidRPr="00863667">
          <w:rPr>
            <w:rFonts w:ascii="iCiel Avenir LT Std 35 Light" w:hAnsi="iCiel Avenir LT Std 35 Light" w:cs="Arial"/>
            <w:i/>
            <w:iCs/>
            <w:sz w:val="22"/>
            <w:szCs w:val="22"/>
            <w:lang w:val="vi-VN"/>
          </w:rPr>
          <w:t>c x</w:t>
        </w:r>
        <w:r w:rsidRPr="00863667">
          <w:rPr>
            <w:rFonts w:ascii="iCiel Avenir LT Std 35 Light" w:hAnsi="iCiel Avenir LT Std 35 Light" w:cs="Calibri"/>
            <w:i/>
            <w:iCs/>
            <w:sz w:val="22"/>
            <w:szCs w:val="22"/>
            <w:lang w:val="vi-VN"/>
          </w:rPr>
          <w:t>ế</w:t>
        </w:r>
        <w:r w:rsidRPr="00863667">
          <w:rPr>
            <w:rFonts w:ascii="iCiel Avenir LT Std 35 Light" w:hAnsi="iCiel Avenir LT Std 35 Light" w:cs="Arial"/>
            <w:i/>
            <w:iCs/>
            <w:sz w:val="22"/>
            <w:szCs w:val="22"/>
            <w:lang w:val="vi-VN"/>
          </w:rPr>
          <w:t>p h</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t</w:t>
        </w:r>
        <w:r w:rsidRPr="00863667">
          <w:rPr>
            <w:rFonts w:ascii="iCiel Avenir LT Std 35 Light" w:hAnsi="iCiel Avenir LT Std 35 Light" w:cs="Calibri"/>
            <w:i/>
            <w:iCs/>
            <w:sz w:val="22"/>
            <w:szCs w:val="22"/>
            <w:lang w:val="vi-VN"/>
          </w:rPr>
          <w:t>ươ</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ứ</w:t>
        </w:r>
        <w:r w:rsidRPr="00863667">
          <w:rPr>
            <w:rFonts w:ascii="iCiel Avenir LT Std 35 Light" w:hAnsi="iCiel Avenir LT Std 35 Light" w:cs="Arial"/>
            <w:i/>
            <w:iCs/>
            <w:sz w:val="22"/>
            <w:szCs w:val="22"/>
            <w:lang w:val="vi-VN"/>
          </w:rPr>
          <w:t>ng</w:t>
        </w:r>
        <w:r w:rsidRPr="00863667">
          <w:rPr>
            <w:rFonts w:ascii="iCiel Avenir LT Std 35 Light" w:hAnsi="iCiel Avenir LT Std 35 Light" w:cs="Arial"/>
            <w:i/>
            <w:iCs/>
            <w:sz w:val="22"/>
            <w:szCs w:val="22"/>
          </w:rPr>
          <w:t>:</w:t>
        </w:r>
      </w:ins>
    </w:p>
    <w:p w14:paraId="6CD94B21" w14:textId="77777777" w:rsidR="003C6139" w:rsidRPr="00863667" w:rsidRDefault="003C6139" w:rsidP="003C6139">
      <w:pPr>
        <w:pStyle w:val="ListParagraph"/>
        <w:numPr>
          <w:ilvl w:val="0"/>
          <w:numId w:val="32"/>
        </w:numPr>
        <w:contextualSpacing w:val="0"/>
        <w:rPr>
          <w:ins w:id="10590" w:author="An Tran, ACA (BUV)" w:date="2024-09-12T11:07:00Z" w16du:dateUtc="2024-09-12T04:07:00Z"/>
          <w:rFonts w:ascii="iCiel Avenir LT Std 35 Light" w:hAnsi="iCiel Avenir LT Std 35 Light" w:cs="Arial"/>
          <w:i/>
          <w:iCs/>
          <w:sz w:val="22"/>
          <w:szCs w:val="22"/>
          <w:lang w:val="vi-VN"/>
        </w:rPr>
      </w:pPr>
      <w:ins w:id="10591" w:author="An Tran, ACA (BUV)" w:date="2024-09-12T11:07:00Z" w16du:dateUtc="2024-09-12T04:07:00Z">
        <w:r w:rsidRPr="00863667">
          <w:rPr>
            <w:rFonts w:ascii="iCiel Avenir LT Std 35 Light" w:hAnsi="iCiel Avenir LT Std 35 Light" w:cs="Arial"/>
            <w:i/>
            <w:iCs/>
            <w:sz w:val="22"/>
            <w:szCs w:val="22"/>
            <w:lang w:val="vi-VN"/>
          </w:rPr>
          <w:t>H</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ng </w:t>
        </w:r>
        <w:r w:rsidRPr="00863667">
          <w:rPr>
            <w:rFonts w:ascii="iCiel Avenir LT Std 35 Light" w:hAnsi="iCiel Avenir LT Std 35 Light" w:cs="Calibri"/>
            <w:i/>
            <w:iCs/>
            <w:sz w:val="22"/>
            <w:szCs w:val="22"/>
            <w:lang w:val="vi-VN"/>
          </w:rPr>
          <w:t>đồ</w:t>
        </w:r>
        <w:r w:rsidRPr="00863667">
          <w:rPr>
            <w:rFonts w:ascii="iCiel Avenir LT Std 35 Light" w:hAnsi="iCiel Avenir LT Std 35 Light" w:cs="Arial"/>
            <w:i/>
            <w:iCs/>
            <w:sz w:val="22"/>
            <w:szCs w:val="22"/>
            <w:lang w:val="vi-VN"/>
          </w:rPr>
          <w:t xml:space="preserve">ng: 500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w:t>
        </w:r>
      </w:ins>
    </w:p>
    <w:p w14:paraId="67242726" w14:textId="77777777" w:rsidR="003C6139" w:rsidRPr="00863667" w:rsidRDefault="003C6139" w:rsidP="003C6139">
      <w:pPr>
        <w:pStyle w:val="ListParagraph"/>
        <w:numPr>
          <w:ilvl w:val="0"/>
          <w:numId w:val="32"/>
        </w:numPr>
        <w:contextualSpacing w:val="0"/>
        <w:rPr>
          <w:ins w:id="10592" w:author="An Tran, ACA (BUV)" w:date="2024-09-12T11:07:00Z" w16du:dateUtc="2024-09-12T04:07:00Z"/>
          <w:rFonts w:ascii="iCiel Avenir LT Std 35 Light" w:hAnsi="iCiel Avenir LT Std 35 Light" w:cs="Arial"/>
          <w:i/>
          <w:iCs/>
          <w:sz w:val="22"/>
          <w:szCs w:val="22"/>
          <w:lang w:val="vi-VN"/>
        </w:rPr>
      </w:pPr>
      <w:ins w:id="10593" w:author="An Tran, ACA (BUV)" w:date="2024-09-12T11:07:00Z" w16du:dateUtc="2024-09-12T04:07:00Z">
        <w:r w:rsidRPr="00863667">
          <w:rPr>
            <w:rFonts w:ascii="iCiel Avenir LT Std 35 Light" w:hAnsi="iCiel Avenir LT Std 35 Light" w:cs="Arial"/>
            <w:i/>
            <w:iCs/>
            <w:sz w:val="22"/>
            <w:szCs w:val="22"/>
            <w:lang w:val="vi-VN"/>
          </w:rPr>
          <w:t>H</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b</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c: 700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w:t>
        </w:r>
      </w:ins>
    </w:p>
    <w:p w14:paraId="70FEC7E0" w14:textId="77777777" w:rsidR="003C6139" w:rsidRPr="00863667" w:rsidRDefault="003C6139" w:rsidP="003C6139">
      <w:pPr>
        <w:pStyle w:val="ListParagraph"/>
        <w:numPr>
          <w:ilvl w:val="0"/>
          <w:numId w:val="32"/>
        </w:numPr>
        <w:contextualSpacing w:val="0"/>
        <w:rPr>
          <w:ins w:id="10594" w:author="An Tran, ACA (BUV)" w:date="2024-09-12T11:07:00Z" w16du:dateUtc="2024-09-12T04:07:00Z"/>
          <w:rFonts w:ascii="iCiel Avenir LT Std 35 Light" w:hAnsi="iCiel Avenir LT Std 35 Light" w:cs="Arial"/>
          <w:i/>
          <w:iCs/>
          <w:sz w:val="22"/>
          <w:szCs w:val="22"/>
          <w:lang w:val="vi-VN"/>
        </w:rPr>
      </w:pPr>
      <w:ins w:id="10595" w:author="An Tran, ACA (BUV)" w:date="2024-09-12T11:07:00Z" w16du:dateUtc="2024-09-12T04:07:00Z">
        <w:r w:rsidRPr="00863667">
          <w:rPr>
            <w:rFonts w:ascii="iCiel Avenir LT Std 35 Light" w:hAnsi="iCiel Avenir LT Std 35 Light" w:cs="Arial"/>
            <w:i/>
            <w:iCs/>
            <w:sz w:val="22"/>
            <w:szCs w:val="22"/>
            <w:lang w:val="vi-VN"/>
          </w:rPr>
          <w:t>H</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v</w:t>
        </w:r>
        <w:r w:rsidRPr="00863667">
          <w:rPr>
            <w:rFonts w:ascii="iCiel Avenir LT Std 35 Light" w:hAnsi="iCiel Avenir LT Std 35 Light" w:cs="Avenir LT Std 35 Light"/>
            <w:i/>
            <w:iCs/>
            <w:sz w:val="22"/>
            <w:szCs w:val="22"/>
            <w:lang w:val="vi-VN"/>
          </w:rPr>
          <w:t>à</w:t>
        </w:r>
        <w:r w:rsidRPr="00863667">
          <w:rPr>
            <w:rFonts w:ascii="iCiel Avenir LT Std 35 Light" w:hAnsi="iCiel Avenir LT Std 35 Light" w:cs="Arial"/>
            <w:i/>
            <w:iCs/>
            <w:sz w:val="22"/>
            <w:szCs w:val="22"/>
            <w:lang w:val="vi-VN"/>
          </w:rPr>
          <w:t xml:space="preserve">ng: 900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w:t>
        </w:r>
      </w:ins>
    </w:p>
    <w:p w14:paraId="7946CBDD" w14:textId="77777777" w:rsidR="003C6139" w:rsidRPr="00863667" w:rsidRDefault="003C6139" w:rsidP="003C6139">
      <w:pPr>
        <w:pStyle w:val="ListParagraph"/>
        <w:numPr>
          <w:ilvl w:val="0"/>
          <w:numId w:val="32"/>
        </w:numPr>
        <w:contextualSpacing w:val="0"/>
        <w:rPr>
          <w:ins w:id="10596" w:author="An Tran, ACA (BUV)" w:date="2024-09-12T11:07:00Z" w16du:dateUtc="2024-09-12T04:07:00Z"/>
          <w:rFonts w:ascii="iCiel Avenir LT Std 35 Light" w:hAnsi="iCiel Avenir LT Std 35 Light" w:cs="Arial"/>
          <w:i/>
          <w:iCs/>
          <w:sz w:val="22"/>
          <w:szCs w:val="22"/>
          <w:lang w:val="vi-VN"/>
        </w:rPr>
      </w:pPr>
      <w:ins w:id="10597" w:author="An Tran, ACA (BUV)" w:date="2024-09-12T11:07:00Z" w16du:dateUtc="2024-09-12T04:07:00Z">
        <w:r w:rsidRPr="00863667">
          <w:rPr>
            <w:rFonts w:ascii="iCiel Avenir LT Std 35 Light" w:hAnsi="iCiel Avenir LT Std 35 Light" w:cs="Arial"/>
            <w:i/>
            <w:iCs/>
            <w:sz w:val="22"/>
            <w:szCs w:val="22"/>
            <w:lang w:val="vi-VN"/>
          </w:rPr>
          <w:t>H</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ng b</w:t>
        </w:r>
        <w:r w:rsidRPr="00863667">
          <w:rPr>
            <w:rFonts w:ascii="iCiel Avenir LT Std 35 Light" w:hAnsi="iCiel Avenir LT Std 35 Light" w:cs="Calibri"/>
            <w:i/>
            <w:iCs/>
            <w:sz w:val="22"/>
            <w:szCs w:val="22"/>
            <w:lang w:val="vi-VN"/>
          </w:rPr>
          <w:t>ạ</w:t>
        </w:r>
        <w:r w:rsidRPr="00863667">
          <w:rPr>
            <w:rFonts w:ascii="iCiel Avenir LT Std 35 Light" w:hAnsi="iCiel Avenir LT Std 35 Light" w:cs="Arial"/>
            <w:i/>
            <w:iCs/>
            <w:sz w:val="22"/>
            <w:szCs w:val="22"/>
            <w:lang w:val="vi-VN"/>
          </w:rPr>
          <w:t xml:space="preserve">ch kim: 1200 </w:t>
        </w:r>
        <w:r w:rsidRPr="00863667">
          <w:rPr>
            <w:rFonts w:ascii="iCiel Avenir LT Std 35 Light" w:hAnsi="iCiel Avenir LT Std 35 Light" w:cs="Calibri"/>
            <w:i/>
            <w:iCs/>
            <w:sz w:val="22"/>
            <w:szCs w:val="22"/>
            <w:lang w:val="vi-VN"/>
          </w:rPr>
          <w:t>đ</w:t>
        </w:r>
        <w:r w:rsidRPr="00863667">
          <w:rPr>
            <w:rFonts w:ascii="iCiel Avenir LT Std 35 Light" w:hAnsi="iCiel Avenir LT Std 35 Light" w:cs="Arial"/>
            <w:i/>
            <w:iCs/>
            <w:sz w:val="22"/>
            <w:szCs w:val="22"/>
            <w:lang w:val="vi-VN"/>
          </w:rPr>
          <w:t>i</w:t>
        </w:r>
        <w:r w:rsidRPr="00863667">
          <w:rPr>
            <w:rFonts w:ascii="iCiel Avenir LT Std 35 Light" w:hAnsi="iCiel Avenir LT Std 35 Light" w:cs="Calibri"/>
            <w:i/>
            <w:iCs/>
            <w:sz w:val="22"/>
            <w:szCs w:val="22"/>
            <w:lang w:val="vi-VN"/>
          </w:rPr>
          <w:t>ể</w:t>
        </w:r>
        <w:r w:rsidRPr="00863667">
          <w:rPr>
            <w:rFonts w:ascii="iCiel Avenir LT Std 35 Light" w:hAnsi="iCiel Avenir LT Std 35 Light" w:cs="Arial"/>
            <w:i/>
            <w:iCs/>
            <w:sz w:val="22"/>
            <w:szCs w:val="22"/>
            <w:lang w:val="vi-VN"/>
          </w:rPr>
          <w:t>m</w:t>
        </w:r>
      </w:ins>
    </w:p>
    <w:p w14:paraId="2C07E847" w14:textId="77777777" w:rsidR="003C6139" w:rsidRPr="00863667" w:rsidRDefault="003C6139" w:rsidP="003C6139">
      <w:pPr>
        <w:pStyle w:val="Question"/>
        <w:numPr>
          <w:ilvl w:val="0"/>
          <w:numId w:val="7"/>
        </w:numPr>
        <w:tabs>
          <w:tab w:val="left" w:pos="630"/>
          <w:tab w:val="left" w:pos="1260"/>
        </w:tabs>
        <w:spacing w:line="400" w:lineRule="exact"/>
        <w:ind w:left="0" w:firstLine="720"/>
        <w:rPr>
          <w:ins w:id="10598" w:author="An Tran, ACA (BUV)" w:date="2024-09-12T11:07:00Z" w16du:dateUtc="2024-09-12T04:07:00Z"/>
          <w:rFonts w:cs="Arial"/>
          <w:szCs w:val="22"/>
          <w:lang w:val="en-GB"/>
        </w:rPr>
      </w:pPr>
      <w:bookmarkStart w:id="10599" w:name="_Toc177025954"/>
      <w:bookmarkStart w:id="10600" w:name="_Toc177144066"/>
      <w:ins w:id="10601" w:author="An Tran, ACA (BUV)" w:date="2024-09-12T11:07:00Z" w16du:dateUtc="2024-09-12T04:07:00Z">
        <w:r w:rsidRPr="00863667">
          <w:rPr>
            <w:rFonts w:cs="Arial"/>
            <w:szCs w:val="22"/>
            <w:lang w:val="en-GB"/>
          </w:rPr>
          <w:t xml:space="preserve">How can students track my PSG activity records and PSG points? / </w:t>
        </w:r>
        <w:r w:rsidRPr="00863667">
          <w:rPr>
            <w:rFonts w:cs="Arial"/>
            <w:i/>
            <w:iCs/>
            <w:szCs w:val="22"/>
            <w:lang w:val="en-GB"/>
          </w:rPr>
          <w:t>Làm thế nào để sinh viên theo dõi lịch sử hoạt động PSG đã tham gia và điểm PSG?</w:t>
        </w:r>
        <w:bookmarkEnd w:id="10599"/>
        <w:bookmarkEnd w:id="10600"/>
      </w:ins>
    </w:p>
    <w:p w14:paraId="4666C389" w14:textId="77777777" w:rsidR="003C6139" w:rsidRPr="00863667" w:rsidRDefault="003C6139" w:rsidP="003C6139">
      <w:pPr>
        <w:shd w:val="clear" w:color="auto" w:fill="FFFFFF"/>
        <w:spacing w:before="0" w:beforeAutospacing="0" w:after="0" w:afterAutospacing="0"/>
        <w:ind w:firstLine="0"/>
        <w:jc w:val="left"/>
        <w:textAlignment w:val="baseline"/>
        <w:rPr>
          <w:ins w:id="10602" w:author="An Tran, ACA (BUV)" w:date="2024-09-12T11:07:00Z" w16du:dateUtc="2024-09-12T04:07:00Z"/>
          <w:rFonts w:ascii="iCiel Avenir LT Std 35 Light" w:eastAsia="Aptos" w:hAnsi="iCiel Avenir LT Std 35 Light" w:cs="Calibri"/>
          <w:sz w:val="22"/>
          <w:szCs w:val="22"/>
          <w:lang w:eastAsia="en-US"/>
        </w:rPr>
      </w:pPr>
      <w:ins w:id="10603" w:author="An Tran, ACA (BUV)" w:date="2024-09-12T11:07:00Z" w16du:dateUtc="2024-09-12T04:07:00Z">
        <w:r w:rsidRPr="00863667">
          <w:rPr>
            <w:rFonts w:ascii="iCiel Avenir LT Std 35 Light" w:eastAsia="Aptos" w:hAnsi="iCiel Avenir LT Std 35 Light" w:cs="Calibri"/>
            <w:color w:val="000000"/>
            <w:sz w:val="22"/>
            <w:szCs w:val="22"/>
            <w:lang w:eastAsia="en-US"/>
          </w:rPr>
          <w:t>Students can easily track their PSG activity records and PSG points tally via the Student Portal:</w:t>
        </w:r>
        <w:r w:rsidRPr="00863667">
          <w:rPr>
            <w:rFonts w:ascii="iCiel Avenir LT Std 35 Light" w:hAnsi="iCiel Avenir LT Std 35 Light"/>
            <w:rPrChange w:id="10604" w:author="An Tran, ACA (BUV)" w:date="2024-09-13T17:29:00Z" w16du:dateUtc="2024-09-13T10:29:00Z">
              <w:rPr/>
            </w:rPrChange>
          </w:rPr>
          <w:fldChar w:fldCharType="begin"/>
        </w:r>
        <w:r w:rsidRPr="00863667">
          <w:rPr>
            <w:rFonts w:ascii="iCiel Avenir LT Std 35 Light" w:hAnsi="iCiel Avenir LT Std 35 Light"/>
            <w:rPrChange w:id="10605" w:author="An Tran, ACA (BUV)" w:date="2024-09-13T17:29:00Z" w16du:dateUtc="2024-09-13T10:29:00Z">
              <w:rPr/>
            </w:rPrChange>
          </w:rPr>
          <w:instrText>HYPERLINK "https://student.buv.edu.vn/signin" \t "_blank"</w:instrText>
        </w:r>
        <w:r w:rsidRPr="00B8666B">
          <w:rPr>
            <w:rFonts w:ascii="iCiel Avenir LT Std 35 Light" w:hAnsi="iCiel Avenir LT Std 35 Light"/>
          </w:rPr>
        </w:r>
        <w:r w:rsidRPr="00863667">
          <w:rPr>
            <w:rFonts w:ascii="iCiel Avenir LT Std 35 Light" w:hAnsi="iCiel Avenir LT Std 35 Light"/>
            <w:rPrChange w:id="10606" w:author="An Tran, ACA (BUV)" w:date="2024-09-13T17:29:00Z" w16du:dateUtc="2024-09-13T10:29:00Z">
              <w:rPr>
                <w:rFonts w:ascii="iCiel Avenir LT Std 35 Light" w:eastAsia="Aptos" w:hAnsi="iCiel Avenir LT Std 35 Light" w:cs="Calibri"/>
                <w:color w:val="0000FF"/>
                <w:sz w:val="22"/>
                <w:szCs w:val="22"/>
                <w:u w:val="single"/>
                <w:lang w:eastAsia="en-US"/>
              </w:rPr>
            </w:rPrChange>
          </w:rPr>
          <w:fldChar w:fldCharType="separate"/>
        </w:r>
        <w:r w:rsidRPr="00863667">
          <w:rPr>
            <w:rFonts w:ascii="iCiel Avenir LT Std 35 Light" w:eastAsia="Aptos" w:hAnsi="iCiel Avenir LT Std 35 Light" w:cs="Calibri"/>
            <w:color w:val="0000FF"/>
            <w:sz w:val="22"/>
            <w:szCs w:val="22"/>
            <w:u w:val="single"/>
            <w:lang w:eastAsia="en-US"/>
          </w:rPr>
          <w:t xml:space="preserve"> https://student.buv.edu.vn/signin</w:t>
        </w:r>
        <w:r w:rsidRPr="00863667">
          <w:rPr>
            <w:rFonts w:ascii="iCiel Avenir LT Std 35 Light" w:eastAsia="Aptos" w:hAnsi="iCiel Avenir LT Std 35 Light" w:cs="Calibri"/>
            <w:color w:val="0000FF"/>
            <w:sz w:val="22"/>
            <w:szCs w:val="22"/>
            <w:u w:val="single"/>
            <w:lang w:eastAsia="en-US"/>
          </w:rPr>
          <w:fldChar w:fldCharType="end"/>
        </w:r>
      </w:ins>
    </w:p>
    <w:p w14:paraId="6F682D24" w14:textId="77777777" w:rsidR="003C6139" w:rsidRPr="00863667" w:rsidRDefault="003C6139" w:rsidP="003C6139">
      <w:pPr>
        <w:numPr>
          <w:ilvl w:val="0"/>
          <w:numId w:val="48"/>
        </w:numPr>
        <w:shd w:val="clear" w:color="auto" w:fill="FFFFFF"/>
        <w:spacing w:before="0" w:beforeAutospacing="0" w:after="0" w:afterAutospacing="0"/>
        <w:jc w:val="left"/>
        <w:textAlignment w:val="baseline"/>
        <w:rPr>
          <w:ins w:id="10607" w:author="An Tran, ACA (BUV)" w:date="2024-09-12T11:07:00Z" w16du:dateUtc="2024-09-12T04:07:00Z"/>
          <w:rFonts w:ascii="iCiel Avenir LT Std 35 Light" w:hAnsi="iCiel Avenir LT Std 35 Light" w:cs="Calibri"/>
          <w:sz w:val="22"/>
          <w:szCs w:val="22"/>
          <w:lang w:eastAsia="en-US"/>
          <w14:ligatures w14:val="standardContextual"/>
        </w:rPr>
      </w:pPr>
      <w:ins w:id="10608" w:author="An Tran, ACA (BUV)" w:date="2024-09-12T11:07:00Z" w16du:dateUtc="2024-09-12T04:07:00Z">
        <w:r w:rsidRPr="00863667">
          <w:rPr>
            <w:rFonts w:ascii="iCiel Avenir LT Std 35 Light" w:hAnsi="iCiel Avenir LT Std 35 Light" w:cs="Calibri"/>
            <w:b/>
            <w:bCs/>
            <w:color w:val="000000"/>
            <w:sz w:val="22"/>
            <w:szCs w:val="22"/>
            <w:lang w:eastAsia="en-US"/>
            <w14:ligatures w14:val="standardContextual"/>
          </w:rPr>
          <w:t>Step 1:</w:t>
        </w:r>
        <w:r w:rsidRPr="00863667">
          <w:rPr>
            <w:rFonts w:ascii="iCiel Avenir LT Std 35 Light" w:hAnsi="iCiel Avenir LT Std 35 Light" w:cs="Calibri"/>
            <w:color w:val="000000"/>
            <w:sz w:val="22"/>
            <w:szCs w:val="22"/>
            <w:lang w:eastAsia="en-US"/>
            <w14:ligatures w14:val="standardContextual"/>
          </w:rPr>
          <w:t xml:space="preserve"> Sign in with BUV student email</w:t>
        </w:r>
      </w:ins>
    </w:p>
    <w:p w14:paraId="0A98BE22" w14:textId="77777777" w:rsidR="003C6139" w:rsidRPr="00863667" w:rsidRDefault="003C6139" w:rsidP="003C6139">
      <w:pPr>
        <w:numPr>
          <w:ilvl w:val="0"/>
          <w:numId w:val="48"/>
        </w:numPr>
        <w:shd w:val="clear" w:color="auto" w:fill="FFFFFF"/>
        <w:spacing w:before="0" w:beforeAutospacing="0" w:after="0" w:afterAutospacing="0"/>
        <w:jc w:val="left"/>
        <w:textAlignment w:val="baseline"/>
        <w:rPr>
          <w:ins w:id="10609" w:author="An Tran, ACA (BUV)" w:date="2024-09-12T11:07:00Z" w16du:dateUtc="2024-09-12T04:07:00Z"/>
          <w:rFonts w:ascii="iCiel Avenir LT Std 35 Light" w:hAnsi="iCiel Avenir LT Std 35 Light" w:cs="Calibri"/>
          <w:sz w:val="22"/>
          <w:szCs w:val="22"/>
          <w:lang w:eastAsia="en-US"/>
          <w14:ligatures w14:val="standardContextual"/>
        </w:rPr>
      </w:pPr>
      <w:ins w:id="10610" w:author="An Tran, ACA (BUV)" w:date="2024-09-12T11:07:00Z" w16du:dateUtc="2024-09-12T04:07:00Z">
        <w:r w:rsidRPr="00863667">
          <w:rPr>
            <w:rFonts w:ascii="iCiel Avenir LT Std 35 Light" w:hAnsi="iCiel Avenir LT Std 35 Light" w:cs="Calibri"/>
            <w:b/>
            <w:bCs/>
            <w:color w:val="000000"/>
            <w:sz w:val="22"/>
            <w:szCs w:val="22"/>
            <w:lang w:eastAsia="en-US"/>
            <w14:ligatures w14:val="standardContextual"/>
          </w:rPr>
          <w:t>Step 2:</w:t>
        </w:r>
        <w:r w:rsidRPr="00863667">
          <w:rPr>
            <w:rFonts w:ascii="iCiel Avenir LT Std 35 Light" w:hAnsi="iCiel Avenir LT Std 35 Light" w:cs="Calibri"/>
            <w:color w:val="000000"/>
            <w:sz w:val="22"/>
            <w:szCs w:val="22"/>
            <w:lang w:eastAsia="en-US"/>
            <w14:ligatures w14:val="standardContextual"/>
          </w:rPr>
          <w:t xml:space="preserve"> Access the ‘Student Experience’ tab </w:t>
        </w:r>
      </w:ins>
    </w:p>
    <w:p w14:paraId="20C2E22A" w14:textId="77777777" w:rsidR="003C6139" w:rsidRPr="00863667" w:rsidRDefault="003C6139" w:rsidP="003C6139">
      <w:pPr>
        <w:numPr>
          <w:ilvl w:val="0"/>
          <w:numId w:val="48"/>
        </w:numPr>
        <w:shd w:val="clear" w:color="auto" w:fill="FFFFFF"/>
        <w:spacing w:before="0" w:beforeAutospacing="0" w:after="0" w:afterAutospacing="0"/>
        <w:jc w:val="left"/>
        <w:textAlignment w:val="baseline"/>
        <w:rPr>
          <w:ins w:id="10611" w:author="An Tran, ACA (BUV)" w:date="2024-09-12T11:07:00Z" w16du:dateUtc="2024-09-12T04:07:00Z"/>
          <w:rFonts w:ascii="iCiel Avenir LT Std 35 Light" w:hAnsi="iCiel Avenir LT Std 35 Light" w:cs="Calibri"/>
          <w:sz w:val="22"/>
          <w:szCs w:val="22"/>
          <w:lang w:eastAsia="en-US"/>
          <w14:ligatures w14:val="standardContextual"/>
        </w:rPr>
      </w:pPr>
      <w:ins w:id="10612" w:author="An Tran, ACA (BUV)" w:date="2024-09-12T11:07:00Z" w16du:dateUtc="2024-09-12T04:07:00Z">
        <w:r w:rsidRPr="00863667">
          <w:rPr>
            <w:rFonts w:ascii="iCiel Avenir LT Std 35 Light" w:hAnsi="iCiel Avenir LT Std 35 Light" w:cs="Calibri"/>
            <w:b/>
            <w:bCs/>
            <w:color w:val="000000"/>
            <w:sz w:val="22"/>
            <w:szCs w:val="22"/>
            <w:lang w:eastAsia="en-US"/>
            <w14:ligatures w14:val="standardContextual"/>
          </w:rPr>
          <w:t>Step 3:</w:t>
        </w:r>
        <w:r w:rsidRPr="00863667">
          <w:rPr>
            <w:rFonts w:ascii="iCiel Avenir LT Std 35 Light" w:hAnsi="iCiel Avenir LT Std 35 Light" w:cs="Calibri"/>
            <w:color w:val="000000"/>
            <w:sz w:val="22"/>
            <w:szCs w:val="22"/>
            <w:lang w:eastAsia="en-US"/>
            <w14:ligatures w14:val="standardContextual"/>
          </w:rPr>
          <w:t xml:space="preserve"> Click on ‘Activities Log’. All activities students have participated successfully, and their corresponding accumulated PSG points are displayed there.</w:t>
        </w:r>
        <w:r w:rsidRPr="00863667">
          <w:rPr>
            <w:rFonts w:ascii="Arial" w:hAnsi="Arial" w:cs="Arial"/>
            <w:color w:val="000000"/>
            <w:sz w:val="22"/>
            <w:szCs w:val="22"/>
            <w:lang w:eastAsia="en-US"/>
            <w14:ligatures w14:val="standardContextual"/>
          </w:rPr>
          <w:t>  </w:t>
        </w:r>
        <w:r w:rsidRPr="00863667">
          <w:rPr>
            <w:rFonts w:ascii="iCiel Avenir LT Std 35 Light" w:hAnsi="iCiel Avenir LT Std 35 Light" w:cs="iCiel Avenir LT Std 35 Light"/>
            <w:color w:val="000000"/>
            <w:sz w:val="22"/>
            <w:szCs w:val="22"/>
            <w:lang w:eastAsia="en-US"/>
            <w14:ligatures w14:val="standardContextual"/>
          </w:rPr>
          <w:t> </w:t>
        </w:r>
      </w:ins>
    </w:p>
    <w:p w14:paraId="6F6B277E" w14:textId="77777777" w:rsidR="003C6139" w:rsidRPr="00863667" w:rsidRDefault="003C6139" w:rsidP="003C6139">
      <w:pPr>
        <w:shd w:val="clear" w:color="auto" w:fill="FFFFFF"/>
        <w:spacing w:before="0" w:beforeAutospacing="0" w:after="0" w:afterAutospacing="0"/>
        <w:ind w:firstLine="0"/>
        <w:jc w:val="left"/>
        <w:textAlignment w:val="baseline"/>
        <w:rPr>
          <w:ins w:id="10613" w:author="An Tran, ACA (BUV)" w:date="2024-09-12T11:07:00Z" w16du:dateUtc="2024-09-12T04:07:00Z"/>
          <w:rFonts w:ascii="iCiel Avenir LT Std 35 Light" w:eastAsia="Aptos" w:hAnsi="iCiel Avenir LT Std 35 Light" w:cs="Calibri"/>
          <w:sz w:val="22"/>
          <w:szCs w:val="22"/>
          <w:lang w:eastAsia="en-US"/>
        </w:rPr>
      </w:pPr>
      <w:ins w:id="10614" w:author="An Tran, ACA (BUV)" w:date="2024-09-12T11:07:00Z" w16du:dateUtc="2024-09-12T04:07:00Z">
        <w:r w:rsidRPr="00863667">
          <w:rPr>
            <w:rFonts w:ascii="iCiel Avenir LT Std 35 Light" w:eastAsia="Aptos" w:hAnsi="iCiel Avenir LT Std 35 Light" w:cs="Calibri"/>
            <w:color w:val="000000"/>
            <w:sz w:val="22"/>
            <w:szCs w:val="22"/>
            <w:lang w:eastAsia="en-US"/>
          </w:rPr>
          <w: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t>
        </w:r>
        <w:r w:rsidRPr="00863667">
          <w:rPr>
            <w:rFonts w:ascii="iCiel Avenir LT Std 35 Light" w:eastAsia="Aptos" w:hAnsi="iCiel Avenir LT Std 35 Light" w:cs="Calibri"/>
            <w:color w:val="000000"/>
            <w:sz w:val="22"/>
            <w:szCs w:val="22"/>
            <w:u w:val="single"/>
            <w:lang w:eastAsia="en-US"/>
          </w:rPr>
          <w:t>psg@buv.edu.vn</w:t>
        </w:r>
        <w:r w:rsidRPr="00863667">
          <w:rPr>
            <w:rFonts w:ascii="Arial" w:eastAsia="Aptos" w:hAnsi="Arial" w:cs="Arial"/>
            <w:color w:val="000000"/>
            <w:sz w:val="22"/>
            <w:szCs w:val="22"/>
            <w:lang w:eastAsia="en-US"/>
          </w:rPr>
          <w:t> </w:t>
        </w:r>
        <w:r w:rsidRPr="00863667">
          <w:rPr>
            <w:rFonts w:ascii="iCiel Avenir LT Std 35 Light" w:eastAsia="Aptos" w:hAnsi="iCiel Avenir LT Std 35 Light" w:cs="Calibri"/>
            <w:color w:val="000000"/>
            <w:sz w:val="22"/>
            <w:szCs w:val="22"/>
            <w:lang w:eastAsia="en-US"/>
          </w:rPr>
          <w:t> </w:t>
        </w:r>
      </w:ins>
    </w:p>
    <w:p w14:paraId="7CD6FC7D" w14:textId="77777777" w:rsidR="003C6139" w:rsidRPr="00863667" w:rsidRDefault="003C6139" w:rsidP="003C6139">
      <w:pPr>
        <w:shd w:val="clear" w:color="auto" w:fill="FFFFFF"/>
        <w:spacing w:before="0" w:beforeAutospacing="0" w:after="0" w:afterAutospacing="0"/>
        <w:ind w:firstLine="0"/>
        <w:jc w:val="left"/>
        <w:textAlignment w:val="baseline"/>
        <w:rPr>
          <w:ins w:id="10615" w:author="An Tran, ACA (BUV)" w:date="2024-09-12T11:07:00Z" w16du:dateUtc="2024-09-12T04:07:00Z"/>
          <w:rFonts w:ascii="iCiel Avenir LT Std 35 Light" w:eastAsia="Aptos" w:hAnsi="iCiel Avenir LT Std 35 Light" w:cs="Calibri"/>
          <w:sz w:val="22"/>
          <w:szCs w:val="22"/>
          <w:lang w:eastAsia="en-US"/>
        </w:rPr>
      </w:pPr>
    </w:p>
    <w:p w14:paraId="5EA14104" w14:textId="77777777" w:rsidR="003C6139" w:rsidRPr="00863667" w:rsidRDefault="003C6139" w:rsidP="003C6139">
      <w:pPr>
        <w:spacing w:before="0" w:beforeAutospacing="0" w:after="0" w:afterAutospacing="0"/>
        <w:ind w:firstLine="0"/>
        <w:jc w:val="left"/>
        <w:rPr>
          <w:ins w:id="10616" w:author="An Tran, ACA (BUV)" w:date="2024-09-12T11:07:00Z" w16du:dateUtc="2024-09-12T04:07:00Z"/>
          <w:rFonts w:ascii="iCiel Avenir LT Std 35 Light" w:eastAsia="Aptos" w:hAnsi="iCiel Avenir LT Std 35 Light" w:cs="Calibri"/>
          <w:i/>
          <w:iCs/>
          <w:sz w:val="22"/>
          <w:szCs w:val="22"/>
          <w:lang w:eastAsia="en-US"/>
        </w:rPr>
      </w:pPr>
      <w:ins w:id="10617" w:author="An Tran, ACA (BUV)" w:date="2024-09-12T11:07:00Z" w16du:dateUtc="2024-09-12T04:07:00Z">
        <w:r w:rsidRPr="00863667">
          <w:rPr>
            <w:rFonts w:ascii="iCiel Avenir LT Std 35 Light" w:eastAsia="Aptos" w:hAnsi="iCiel Avenir LT Std 35 Light" w:cs="Calibri"/>
            <w:i/>
            <w:iCs/>
            <w:sz w:val="22"/>
            <w:szCs w:val="22"/>
            <w:lang w:eastAsia="en-US"/>
          </w:rPr>
          <w:t xml:space="preserve">Sinh viên có thể dễ dàng theo dõi lịch sử hoạt động PSG đã tham gia và số điểm PSG của mình qua Cổng thông tin Sinh viên: </w:t>
        </w:r>
        <w:r w:rsidRPr="00863667">
          <w:rPr>
            <w:rFonts w:ascii="iCiel Avenir LT Std 35 Light" w:hAnsi="iCiel Avenir LT Std 35 Light"/>
            <w:rPrChange w:id="10618" w:author="An Tran, ACA (BUV)" w:date="2024-09-13T17:29:00Z" w16du:dateUtc="2024-09-13T10:29:00Z">
              <w:rPr/>
            </w:rPrChange>
          </w:rPr>
          <w:fldChar w:fldCharType="begin"/>
        </w:r>
        <w:r w:rsidRPr="00863667">
          <w:rPr>
            <w:rFonts w:ascii="iCiel Avenir LT Std 35 Light" w:hAnsi="iCiel Avenir LT Std 35 Light"/>
            <w:rPrChange w:id="10619" w:author="An Tran, ACA (BUV)" w:date="2024-09-13T17:29:00Z" w16du:dateUtc="2024-09-13T10:29:00Z">
              <w:rPr/>
            </w:rPrChange>
          </w:rPr>
          <w:instrText>HYPERLINK "https://student.buv.edu.vn/signin"</w:instrText>
        </w:r>
        <w:r w:rsidRPr="00B8666B">
          <w:rPr>
            <w:rFonts w:ascii="iCiel Avenir LT Std 35 Light" w:hAnsi="iCiel Avenir LT Std 35 Light"/>
          </w:rPr>
        </w:r>
        <w:r w:rsidRPr="00863667">
          <w:rPr>
            <w:rFonts w:ascii="iCiel Avenir LT Std 35 Light" w:hAnsi="iCiel Avenir LT Std 35 Light"/>
            <w:rPrChange w:id="10620" w:author="An Tran, ACA (BUV)" w:date="2024-09-13T17:29:00Z" w16du:dateUtc="2024-09-13T10:29:00Z">
              <w:rPr>
                <w:rFonts w:ascii="iCiel Avenir LT Std 35 Light" w:eastAsia="Aptos" w:hAnsi="iCiel Avenir LT Std 35 Light" w:cs="Calibri"/>
                <w:i/>
                <w:iCs/>
                <w:color w:val="0000FF"/>
                <w:sz w:val="22"/>
                <w:szCs w:val="22"/>
                <w:u w:val="single"/>
                <w:lang w:eastAsia="en-US"/>
              </w:rPr>
            </w:rPrChange>
          </w:rPr>
          <w:fldChar w:fldCharType="separate"/>
        </w:r>
        <w:r w:rsidRPr="00863667">
          <w:rPr>
            <w:rFonts w:ascii="iCiel Avenir LT Std 35 Light" w:eastAsia="Aptos" w:hAnsi="iCiel Avenir LT Std 35 Light" w:cs="Calibri"/>
            <w:i/>
            <w:iCs/>
            <w:color w:val="0000FF"/>
            <w:sz w:val="22"/>
            <w:szCs w:val="22"/>
            <w:u w:val="single"/>
            <w:lang w:eastAsia="en-US"/>
          </w:rPr>
          <w:t>https://student.buv.edu.vn/signin</w:t>
        </w:r>
        <w:r w:rsidRPr="00863667">
          <w:rPr>
            <w:rFonts w:ascii="iCiel Avenir LT Std 35 Light" w:eastAsia="Aptos" w:hAnsi="iCiel Avenir LT Std 35 Light" w:cs="Calibri"/>
            <w:i/>
            <w:iCs/>
            <w:color w:val="0000FF"/>
            <w:sz w:val="22"/>
            <w:szCs w:val="22"/>
            <w:u w:val="single"/>
            <w:lang w:eastAsia="en-US"/>
          </w:rPr>
          <w:fldChar w:fldCharType="end"/>
        </w:r>
      </w:ins>
    </w:p>
    <w:p w14:paraId="6B482F29" w14:textId="77777777" w:rsidR="003C6139" w:rsidRPr="00863667" w:rsidRDefault="003C6139" w:rsidP="003C6139">
      <w:pPr>
        <w:numPr>
          <w:ilvl w:val="0"/>
          <w:numId w:val="49"/>
        </w:numPr>
        <w:spacing w:before="0" w:beforeAutospacing="0" w:after="0" w:afterAutospacing="0"/>
        <w:jc w:val="left"/>
        <w:rPr>
          <w:ins w:id="10621" w:author="An Tran, ACA (BUV)" w:date="2024-09-12T11:07:00Z" w16du:dateUtc="2024-09-12T04:07:00Z"/>
          <w:rFonts w:ascii="iCiel Avenir LT Std 35 Light" w:hAnsi="iCiel Avenir LT Std 35 Light" w:cs="Calibri"/>
          <w:i/>
          <w:iCs/>
          <w:sz w:val="22"/>
          <w:szCs w:val="22"/>
          <w:lang w:eastAsia="en-US"/>
          <w14:ligatures w14:val="standardContextual"/>
        </w:rPr>
      </w:pPr>
      <w:ins w:id="10622" w:author="An Tran, ACA (BUV)" w:date="2024-09-12T11:07:00Z" w16du:dateUtc="2024-09-12T04:07:00Z">
        <w:r w:rsidRPr="00863667">
          <w:rPr>
            <w:rFonts w:ascii="iCiel Avenir LT Std 35 Light" w:hAnsi="iCiel Avenir LT Std 35 Light" w:cs="Calibri"/>
            <w:b/>
            <w:bCs/>
            <w:i/>
            <w:iCs/>
            <w:sz w:val="22"/>
            <w:szCs w:val="22"/>
            <w:lang w:eastAsia="en-US"/>
            <w14:ligatures w14:val="standardContextual"/>
          </w:rPr>
          <w:t>Bước 1:</w:t>
        </w:r>
        <w:r w:rsidRPr="00863667">
          <w:rPr>
            <w:rFonts w:ascii="iCiel Avenir LT Std 35 Light" w:hAnsi="iCiel Avenir LT Std 35 Light" w:cs="Calibri"/>
            <w:i/>
            <w:iCs/>
            <w:sz w:val="22"/>
            <w:szCs w:val="22"/>
            <w:lang w:eastAsia="en-US"/>
            <w14:ligatures w14:val="standardContextual"/>
          </w:rPr>
          <w:t xml:space="preserve"> Đăng nhập bằng email sinh viên BUV</w:t>
        </w:r>
      </w:ins>
    </w:p>
    <w:p w14:paraId="4B4629A3" w14:textId="77777777" w:rsidR="003C6139" w:rsidRPr="00863667" w:rsidRDefault="003C6139" w:rsidP="003C6139">
      <w:pPr>
        <w:numPr>
          <w:ilvl w:val="0"/>
          <w:numId w:val="49"/>
        </w:numPr>
        <w:spacing w:before="0" w:beforeAutospacing="0" w:after="0" w:afterAutospacing="0"/>
        <w:jc w:val="left"/>
        <w:rPr>
          <w:ins w:id="10623" w:author="An Tran, ACA (BUV)" w:date="2024-09-12T11:07:00Z" w16du:dateUtc="2024-09-12T04:07:00Z"/>
          <w:rFonts w:ascii="iCiel Avenir LT Std 35 Light" w:hAnsi="iCiel Avenir LT Std 35 Light" w:cs="Calibri"/>
          <w:i/>
          <w:iCs/>
          <w:sz w:val="22"/>
          <w:szCs w:val="22"/>
          <w:lang w:eastAsia="en-US"/>
          <w14:ligatures w14:val="standardContextual"/>
        </w:rPr>
      </w:pPr>
      <w:ins w:id="10624" w:author="An Tran, ACA (BUV)" w:date="2024-09-12T11:07:00Z" w16du:dateUtc="2024-09-12T04:07:00Z">
        <w:r w:rsidRPr="00863667">
          <w:rPr>
            <w:rFonts w:ascii="iCiel Avenir LT Std 35 Light" w:hAnsi="iCiel Avenir LT Std 35 Light" w:cs="Calibri"/>
            <w:b/>
            <w:bCs/>
            <w:i/>
            <w:iCs/>
            <w:sz w:val="22"/>
            <w:szCs w:val="22"/>
            <w:lang w:eastAsia="en-US"/>
            <w14:ligatures w14:val="standardContextual"/>
          </w:rPr>
          <w:t>Bước 2:</w:t>
        </w:r>
        <w:r w:rsidRPr="00863667">
          <w:rPr>
            <w:rFonts w:ascii="iCiel Avenir LT Std 35 Light" w:hAnsi="iCiel Avenir LT Std 35 Light" w:cs="Calibri"/>
            <w:i/>
            <w:iCs/>
            <w:sz w:val="22"/>
            <w:szCs w:val="22"/>
            <w:lang w:eastAsia="en-US"/>
            <w14:ligatures w14:val="standardContextual"/>
          </w:rPr>
          <w:t xml:space="preserve"> Truy cập vào mục ‘Student Experience’</w:t>
        </w:r>
      </w:ins>
    </w:p>
    <w:p w14:paraId="5DB821DD" w14:textId="77777777" w:rsidR="003C6139" w:rsidRPr="00863667" w:rsidRDefault="003C6139" w:rsidP="003C6139">
      <w:pPr>
        <w:numPr>
          <w:ilvl w:val="0"/>
          <w:numId w:val="49"/>
        </w:numPr>
        <w:spacing w:before="0" w:beforeAutospacing="0" w:after="0" w:afterAutospacing="0"/>
        <w:jc w:val="left"/>
        <w:rPr>
          <w:ins w:id="10625" w:author="An Tran, ACA (BUV)" w:date="2024-09-12T11:07:00Z" w16du:dateUtc="2024-09-12T04:07:00Z"/>
          <w:rFonts w:ascii="iCiel Avenir LT Std 35 Light" w:hAnsi="iCiel Avenir LT Std 35 Light" w:cs="Calibri"/>
          <w:i/>
          <w:iCs/>
          <w:sz w:val="22"/>
          <w:szCs w:val="22"/>
          <w:lang w:eastAsia="en-US"/>
          <w14:ligatures w14:val="standardContextual"/>
        </w:rPr>
      </w:pPr>
      <w:ins w:id="10626" w:author="An Tran, ACA (BUV)" w:date="2024-09-12T11:07:00Z" w16du:dateUtc="2024-09-12T04:07:00Z">
        <w:r w:rsidRPr="00863667">
          <w:rPr>
            <w:rFonts w:ascii="iCiel Avenir LT Std 35 Light" w:hAnsi="iCiel Avenir LT Std 35 Light" w:cs="Calibri"/>
            <w:b/>
            <w:bCs/>
            <w:i/>
            <w:iCs/>
            <w:sz w:val="22"/>
            <w:szCs w:val="22"/>
            <w:lang w:eastAsia="en-US"/>
            <w14:ligatures w14:val="standardContextual"/>
          </w:rPr>
          <w:t>Bước 3:</w:t>
        </w:r>
        <w:r w:rsidRPr="00863667">
          <w:rPr>
            <w:rFonts w:ascii="iCiel Avenir LT Std 35 Light" w:hAnsi="iCiel Avenir LT Std 35 Light" w:cs="Calibri"/>
            <w:i/>
            <w:iCs/>
            <w:sz w:val="22"/>
            <w:szCs w:val="22"/>
            <w:lang w:eastAsia="en-US"/>
            <w14:ligatures w14:val="standardContextual"/>
          </w:rPr>
          <w:t xml:space="preserve"> Nhấp vào ‘Activities Log’. Tất cả các hoạt động mà sinh viên đã tham gia và số điểm PSG tương ứng sẽ được hiển thị tại đây.</w:t>
        </w:r>
        <w:r w:rsidRPr="00863667">
          <w:rPr>
            <w:rFonts w:ascii="Arial" w:hAnsi="Arial" w:cs="Arial"/>
            <w:i/>
            <w:iCs/>
            <w:sz w:val="22"/>
            <w:szCs w:val="22"/>
            <w:lang w:eastAsia="en-US"/>
            <w14:ligatures w14:val="standardContextual"/>
          </w:rPr>
          <w:t>  </w:t>
        </w:r>
      </w:ins>
    </w:p>
    <w:p w14:paraId="7BF7F858" w14:textId="77777777" w:rsidR="003C6139" w:rsidRPr="00863667" w:rsidRDefault="003C6139" w:rsidP="003C6139">
      <w:pPr>
        <w:ind w:firstLine="0"/>
        <w:rPr>
          <w:ins w:id="10627" w:author="An Tran, ACA (BUV)" w:date="2024-09-12T11:07:00Z" w16du:dateUtc="2024-09-12T04:07:00Z"/>
          <w:rFonts w:ascii="iCiel Avenir LT Std 35 Light" w:eastAsia="Aptos" w:hAnsi="iCiel Avenir LT Std 35 Light" w:cs="Calibri"/>
          <w:i/>
          <w:iCs/>
          <w:sz w:val="22"/>
          <w:szCs w:val="22"/>
          <w:lang w:eastAsia="en-US"/>
        </w:rPr>
      </w:pPr>
      <w:ins w:id="10628" w:author="An Tran, ACA (BUV)" w:date="2024-09-12T11:07:00Z" w16du:dateUtc="2024-09-12T04:07:00Z">
        <w:r w:rsidRPr="00863667">
          <w:rPr>
            <w:rFonts w:ascii="iCiel Avenir LT Std 35 Light" w:eastAsia="Aptos" w:hAnsi="iCiel Avenir LT Std 35 Light" w:cs="Calibri"/>
            <w:i/>
            <w:iCs/>
            <w:sz w:val="22"/>
            <w:szCs w:val="22"/>
            <w:lang w:eastAsia="en-US"/>
          </w:rPr>
          <w: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t>
        </w:r>
        <w:r w:rsidRPr="00863667">
          <w:rPr>
            <w:rFonts w:ascii="iCiel Avenir LT Std 35 Light" w:hAnsi="iCiel Avenir LT Std 35 Light"/>
            <w:rPrChange w:id="10629" w:author="An Tran, ACA (BUV)" w:date="2024-09-13T17:29:00Z" w16du:dateUtc="2024-09-13T10:29:00Z">
              <w:rPr/>
            </w:rPrChange>
          </w:rPr>
          <w:fldChar w:fldCharType="begin"/>
        </w:r>
        <w:r w:rsidRPr="00863667">
          <w:rPr>
            <w:rFonts w:ascii="iCiel Avenir LT Std 35 Light" w:hAnsi="iCiel Avenir LT Std 35 Light"/>
            <w:rPrChange w:id="10630" w:author="An Tran, ACA (BUV)" w:date="2024-09-13T17:29:00Z" w16du:dateUtc="2024-09-13T10:29:00Z">
              <w:rPr/>
            </w:rPrChange>
          </w:rPr>
          <w:instrText>HYPERLINK "mailto:psg@buv.edu.vn"</w:instrText>
        </w:r>
        <w:r w:rsidRPr="00B8666B">
          <w:rPr>
            <w:rFonts w:ascii="iCiel Avenir LT Std 35 Light" w:hAnsi="iCiel Avenir LT Std 35 Light"/>
          </w:rPr>
        </w:r>
        <w:r w:rsidRPr="00863667">
          <w:rPr>
            <w:rFonts w:ascii="iCiel Avenir LT Std 35 Light" w:hAnsi="iCiel Avenir LT Std 35 Light"/>
            <w:rPrChange w:id="10631" w:author="An Tran, ACA (BUV)" w:date="2024-09-13T17:29:00Z" w16du:dateUtc="2024-09-13T10:29:00Z">
              <w:rPr>
                <w:rFonts w:ascii="iCiel Avenir LT Std 35 Light" w:eastAsia="Aptos" w:hAnsi="iCiel Avenir LT Std 35 Light" w:cs="Calibri"/>
                <w:i/>
                <w:iCs/>
                <w:color w:val="0000FF"/>
                <w:sz w:val="22"/>
                <w:szCs w:val="22"/>
                <w:u w:val="single"/>
                <w:lang w:eastAsia="en-US"/>
              </w:rPr>
            </w:rPrChange>
          </w:rPr>
          <w:fldChar w:fldCharType="separate"/>
        </w:r>
        <w:r w:rsidRPr="00863667">
          <w:rPr>
            <w:rFonts w:ascii="iCiel Avenir LT Std 35 Light" w:eastAsia="Aptos" w:hAnsi="iCiel Avenir LT Std 35 Light" w:cs="Calibri"/>
            <w:i/>
            <w:iCs/>
            <w:color w:val="0000FF"/>
            <w:sz w:val="22"/>
            <w:szCs w:val="22"/>
            <w:u w:val="single"/>
            <w:lang w:eastAsia="en-US"/>
          </w:rPr>
          <w:t>psg@buv.edu.vn</w:t>
        </w:r>
        <w:r w:rsidRPr="00863667">
          <w:rPr>
            <w:rFonts w:ascii="iCiel Avenir LT Std 35 Light" w:eastAsia="Aptos" w:hAnsi="iCiel Avenir LT Std 35 Light" w:cs="Calibri"/>
            <w:i/>
            <w:iCs/>
            <w:color w:val="0000FF"/>
            <w:sz w:val="22"/>
            <w:szCs w:val="22"/>
            <w:u w:val="single"/>
            <w:lang w:eastAsia="en-US"/>
          </w:rPr>
          <w:fldChar w:fldCharType="end"/>
        </w:r>
        <w:r w:rsidRPr="00863667">
          <w:rPr>
            <w:rFonts w:ascii="iCiel Avenir LT Std 35 Light" w:eastAsia="Aptos" w:hAnsi="iCiel Avenir LT Std 35 Light" w:cs="Calibri"/>
            <w:i/>
            <w:iCs/>
            <w:sz w:val="22"/>
            <w:szCs w:val="22"/>
            <w:lang w:eastAsia="en-US"/>
          </w:rPr>
          <w:t>.</w:t>
        </w:r>
      </w:ins>
    </w:p>
    <w:p w14:paraId="72FF38BC" w14:textId="77777777" w:rsidR="003C6139" w:rsidRPr="00863667" w:rsidRDefault="003C6139" w:rsidP="003C6139">
      <w:pPr>
        <w:pStyle w:val="Question"/>
        <w:numPr>
          <w:ilvl w:val="0"/>
          <w:numId w:val="7"/>
        </w:numPr>
        <w:tabs>
          <w:tab w:val="left" w:pos="1260"/>
        </w:tabs>
        <w:spacing w:before="100" w:line="400" w:lineRule="exact"/>
        <w:ind w:left="0" w:firstLine="810"/>
        <w:rPr>
          <w:ins w:id="10632" w:author="An Tran, ACA (BUV)" w:date="2024-09-12T11:07:00Z" w16du:dateUtc="2024-09-12T04:07:00Z"/>
          <w:bCs/>
          <w:szCs w:val="22"/>
        </w:rPr>
      </w:pPr>
      <w:bookmarkStart w:id="10633" w:name="_Toc177025955"/>
      <w:bookmarkStart w:id="10634" w:name="_Toc177144067"/>
      <w:ins w:id="10635" w:author="An Tran, ACA (BUV)" w:date="2024-09-12T11:07:00Z" w16du:dateUtc="2024-09-12T04:07:00Z">
        <w:r w:rsidRPr="00863667">
          <w:rPr>
            <w:bCs/>
            <w:szCs w:val="22"/>
          </w:rPr>
          <w:t xml:space="preserve">What clubs does BUV offer, and how can students join them? / </w:t>
        </w:r>
        <w:r w:rsidRPr="00863667">
          <w:rPr>
            <w:bCs/>
            <w:i/>
            <w:iCs/>
            <w:szCs w:val="22"/>
          </w:rPr>
          <w:t xml:space="preserve">BUV </w:t>
        </w:r>
        <w:r w:rsidRPr="00863667">
          <w:rPr>
            <w:rFonts w:cs="Calibri"/>
            <w:bCs/>
            <w:i/>
            <w:iCs/>
            <w:szCs w:val="22"/>
          </w:rPr>
          <w:t>đ</w:t>
        </w:r>
        <w:r w:rsidRPr="00863667">
          <w:rPr>
            <w:bCs/>
            <w:i/>
            <w:iCs/>
            <w:szCs w:val="22"/>
          </w:rPr>
          <w:t>ang c</w:t>
        </w:r>
        <w:r w:rsidRPr="00863667">
          <w:rPr>
            <w:rFonts w:cs="Avenir LT Std 35 Light"/>
            <w:bCs/>
            <w:i/>
            <w:iCs/>
            <w:szCs w:val="22"/>
          </w:rPr>
          <w:t>ó</w:t>
        </w:r>
        <w:r w:rsidRPr="00863667">
          <w:rPr>
            <w:bCs/>
            <w:i/>
            <w:iCs/>
            <w:szCs w:val="22"/>
          </w:rPr>
          <w:t xml:space="preserve"> nh</w:t>
        </w:r>
        <w:r w:rsidRPr="00863667">
          <w:rPr>
            <w:rFonts w:cs="Calibri"/>
            <w:bCs/>
            <w:i/>
            <w:iCs/>
            <w:szCs w:val="22"/>
          </w:rPr>
          <w:t>ữ</w:t>
        </w:r>
        <w:r w:rsidRPr="00863667">
          <w:rPr>
            <w:bCs/>
            <w:i/>
            <w:iCs/>
            <w:szCs w:val="22"/>
          </w:rPr>
          <w:t>ng Câu l</w:t>
        </w:r>
        <w:r w:rsidRPr="00863667">
          <w:rPr>
            <w:rFonts w:cs="Calibri"/>
            <w:bCs/>
            <w:i/>
            <w:iCs/>
            <w:szCs w:val="22"/>
          </w:rPr>
          <w:t>ạ</w:t>
        </w:r>
        <w:r w:rsidRPr="00863667">
          <w:rPr>
            <w:bCs/>
            <w:i/>
            <w:iCs/>
            <w:szCs w:val="22"/>
          </w:rPr>
          <w:t>c b</w:t>
        </w:r>
        <w:r w:rsidRPr="00863667">
          <w:rPr>
            <w:rFonts w:cs="Calibri"/>
            <w:bCs/>
            <w:i/>
            <w:iCs/>
            <w:szCs w:val="22"/>
          </w:rPr>
          <w:t>ộ</w:t>
        </w:r>
        <w:r w:rsidRPr="00863667">
          <w:rPr>
            <w:bCs/>
            <w:i/>
            <w:iCs/>
            <w:szCs w:val="22"/>
          </w:rPr>
          <w:t xml:space="preserve"> nào và làm th</w:t>
        </w:r>
        <w:r w:rsidRPr="00863667">
          <w:rPr>
            <w:rFonts w:cs="Calibri"/>
            <w:bCs/>
            <w:i/>
            <w:iCs/>
            <w:szCs w:val="22"/>
          </w:rPr>
          <w:t>ế</w:t>
        </w:r>
        <w:r w:rsidRPr="00863667">
          <w:rPr>
            <w:bCs/>
            <w:i/>
            <w:iCs/>
            <w:szCs w:val="22"/>
          </w:rPr>
          <w:t xml:space="preserve"> nào </w:t>
        </w:r>
        <w:r w:rsidRPr="00863667">
          <w:rPr>
            <w:rFonts w:cs="Calibri"/>
            <w:bCs/>
            <w:i/>
            <w:iCs/>
            <w:szCs w:val="22"/>
          </w:rPr>
          <w:t>để</w:t>
        </w:r>
        <w:r w:rsidRPr="00863667">
          <w:rPr>
            <w:bCs/>
            <w:i/>
            <w:iCs/>
            <w:szCs w:val="22"/>
          </w:rPr>
          <w:t xml:space="preserve"> sinh viên có th</w:t>
        </w:r>
        <w:r w:rsidRPr="00863667">
          <w:rPr>
            <w:rFonts w:cs="Calibri"/>
            <w:bCs/>
            <w:i/>
            <w:iCs/>
            <w:szCs w:val="22"/>
          </w:rPr>
          <w:t>ể</w:t>
        </w:r>
        <w:r w:rsidRPr="00863667">
          <w:rPr>
            <w:bCs/>
            <w:i/>
            <w:iCs/>
            <w:szCs w:val="22"/>
          </w:rPr>
          <w:t xml:space="preserve"> tham gia vào các Câu l</w:t>
        </w:r>
        <w:r w:rsidRPr="00863667">
          <w:rPr>
            <w:rFonts w:cs="Calibri"/>
            <w:bCs/>
            <w:i/>
            <w:iCs/>
            <w:szCs w:val="22"/>
          </w:rPr>
          <w:t>ạ</w:t>
        </w:r>
        <w:r w:rsidRPr="00863667">
          <w:rPr>
            <w:bCs/>
            <w:i/>
            <w:iCs/>
            <w:szCs w:val="22"/>
          </w:rPr>
          <w:t>c b</w:t>
        </w:r>
        <w:r w:rsidRPr="00863667">
          <w:rPr>
            <w:rFonts w:cs="Calibri"/>
            <w:bCs/>
            <w:i/>
            <w:iCs/>
            <w:szCs w:val="22"/>
          </w:rPr>
          <w:t>ộ</w:t>
        </w:r>
        <w:r w:rsidRPr="00863667">
          <w:rPr>
            <w:bCs/>
            <w:i/>
            <w:iCs/>
            <w:szCs w:val="22"/>
          </w:rPr>
          <w:t xml:space="preserve"> </w:t>
        </w:r>
        <w:r w:rsidRPr="00863667">
          <w:rPr>
            <w:rFonts w:cs="Calibri"/>
            <w:bCs/>
            <w:i/>
            <w:iCs/>
            <w:szCs w:val="22"/>
          </w:rPr>
          <w:t>đ</w:t>
        </w:r>
        <w:r w:rsidRPr="00863667">
          <w:rPr>
            <w:bCs/>
            <w:i/>
            <w:iCs/>
            <w:szCs w:val="22"/>
          </w:rPr>
          <w:t>ó?</w:t>
        </w:r>
        <w:bookmarkEnd w:id="10633"/>
        <w:bookmarkEnd w:id="10634"/>
      </w:ins>
    </w:p>
    <w:p w14:paraId="44306C5F" w14:textId="77777777" w:rsidR="003C6139" w:rsidRPr="00863667" w:rsidRDefault="003C6139" w:rsidP="003C6139">
      <w:pPr>
        <w:spacing w:before="0" w:beforeAutospacing="0" w:after="160" w:afterAutospacing="0" w:line="259" w:lineRule="auto"/>
        <w:ind w:firstLine="0"/>
        <w:rPr>
          <w:ins w:id="10636" w:author="An Tran, ACA (BUV)" w:date="2024-09-12T11:07:00Z" w16du:dateUtc="2024-09-12T04:07:00Z"/>
          <w:rFonts w:ascii="iCiel Avenir LT Std 35 Light" w:hAnsi="iCiel Avenir LT Std 35 Light"/>
          <w:sz w:val="22"/>
          <w:szCs w:val="22"/>
        </w:rPr>
      </w:pPr>
      <w:ins w:id="10637" w:author="An Tran, ACA (BUV)" w:date="2024-09-12T11:07:00Z" w16du:dateUtc="2024-09-12T04:07:00Z">
        <w:r w:rsidRPr="00863667">
          <w:rPr>
            <w:rFonts w:ascii="iCiel Avenir LT Std 35 Light" w:hAnsi="iCiel Avenir LT Std 35 Light"/>
            <w:sz w:val="22"/>
            <w:szCs w:val="22"/>
          </w:rPr>
          <w:t xml:space="preserve">BUV boasts 33 active clubs (excluding those in the probation period), spanning four main categories: Creative &amp; Performing Arts, Sports, Leisure &amp; Special Interest, and Academic. Student can discover more about our clubs here: </w:t>
        </w:r>
        <w:r w:rsidRPr="00863667">
          <w:rPr>
            <w:rFonts w:ascii="iCiel Avenir LT Std 35 Light" w:hAnsi="iCiel Avenir LT Std 35 Light"/>
            <w:sz w:val="22"/>
            <w:szCs w:val="22"/>
          </w:rPr>
          <w:fldChar w:fldCharType="begin"/>
        </w:r>
        <w:r w:rsidRPr="00863667">
          <w:rPr>
            <w:rFonts w:ascii="iCiel Avenir LT Std 35 Light" w:hAnsi="iCiel Avenir LT Std 35 Light"/>
            <w:sz w:val="22"/>
            <w:szCs w:val="22"/>
          </w:rPr>
          <w:instrText>HYPERLINK "https://www.facebook.com/media/set/?set=a.344431941221662&amp;type=3"</w:instrText>
        </w:r>
        <w:r w:rsidRPr="00863667">
          <w:rPr>
            <w:rFonts w:ascii="iCiel Avenir LT Std 35 Light" w:hAnsi="iCiel Avenir LT Std 35 Light"/>
            <w:sz w:val="22"/>
            <w:szCs w:val="22"/>
          </w:rPr>
        </w:r>
        <w:r w:rsidRPr="00863667">
          <w:rPr>
            <w:rFonts w:ascii="iCiel Avenir LT Std 35 Light" w:hAnsi="iCiel Avenir LT Std 35 Light"/>
            <w:sz w:val="22"/>
            <w:szCs w:val="22"/>
          </w:rPr>
          <w:fldChar w:fldCharType="separate"/>
        </w:r>
        <w:r w:rsidRPr="00863667">
          <w:rPr>
            <w:rStyle w:val="Hyperlink"/>
            <w:rFonts w:ascii="iCiel Avenir LT Std 35 Light" w:hAnsi="iCiel Avenir LT Std 35 Light"/>
            <w:sz w:val="22"/>
            <w:szCs w:val="22"/>
          </w:rPr>
          <w:t>BUV Clubs &amp; Societies</w:t>
        </w:r>
        <w:r w:rsidRPr="00863667">
          <w:rPr>
            <w:rFonts w:ascii="iCiel Avenir LT Std 35 Light" w:hAnsi="iCiel Avenir LT Std 35 Light"/>
            <w:sz w:val="22"/>
            <w:szCs w:val="22"/>
          </w:rPr>
          <w:fldChar w:fldCharType="end"/>
        </w:r>
      </w:ins>
    </w:p>
    <w:p w14:paraId="10BA5DE5" w14:textId="77777777" w:rsidR="003C6139" w:rsidRPr="00863667" w:rsidRDefault="003C6139" w:rsidP="003C6139">
      <w:pPr>
        <w:ind w:firstLine="0"/>
        <w:rPr>
          <w:ins w:id="10638" w:author="An Tran, ACA (BUV)" w:date="2024-09-12T11:07:00Z" w16du:dateUtc="2024-09-12T04:07:00Z"/>
          <w:rFonts w:ascii="iCiel Avenir LT Std 35 Light" w:hAnsi="iCiel Avenir LT Std 35 Light"/>
          <w:sz w:val="22"/>
          <w:szCs w:val="22"/>
        </w:rPr>
      </w:pPr>
      <w:ins w:id="10639" w:author="An Tran, ACA (BUV)" w:date="2024-09-12T11:07:00Z" w16du:dateUtc="2024-09-12T04:07:00Z">
        <w:r w:rsidRPr="00863667">
          <w:rPr>
            <w:rFonts w:ascii="iCiel Avenir LT Std 35 Light" w:hAnsi="iCiel Avenir LT Std 35 Light"/>
            <w:sz w:val="22"/>
            <w:szCs w:val="22"/>
          </w:rPr>
          <w:t>If a student wants to join any club, simply reach out directly via the club's Facebook page and follow their instructions. For the latest updates on recruitment and events, make sure to follow the Facebook pages of clubs that catch your interest.</w:t>
        </w:r>
      </w:ins>
    </w:p>
    <w:p w14:paraId="58B0C473" w14:textId="77777777" w:rsidR="003C6139" w:rsidRPr="00863667" w:rsidRDefault="003C6139" w:rsidP="003C6139">
      <w:pPr>
        <w:ind w:firstLine="0"/>
        <w:rPr>
          <w:ins w:id="10640" w:author="An Tran, ACA (BUV)" w:date="2024-09-12T11:07:00Z" w16du:dateUtc="2024-09-12T04:07:00Z"/>
          <w:rFonts w:ascii="iCiel Avenir LT Std 35 Light" w:hAnsi="iCiel Avenir LT Std 35 Light"/>
          <w:i/>
          <w:iCs/>
          <w:sz w:val="22"/>
          <w:szCs w:val="22"/>
        </w:rPr>
      </w:pPr>
      <w:ins w:id="10641" w:author="An Tran, ACA (BUV)" w:date="2024-09-12T11:07:00Z" w16du:dateUtc="2024-09-12T04:07:00Z">
        <w:r w:rsidRPr="00863667">
          <w:rPr>
            <w:rFonts w:ascii="iCiel Avenir LT Std 35 Light" w:hAnsi="iCiel Avenir LT Std 35 Light"/>
            <w:i/>
            <w:iCs/>
            <w:sz w:val="22"/>
            <w:szCs w:val="22"/>
          </w:rPr>
          <w:t>BUV hi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c</w:t>
        </w:r>
        <w:r w:rsidRPr="00863667">
          <w:rPr>
            <w:rFonts w:ascii="iCiel Avenir LT Std 35 Light" w:hAnsi="iCiel Avenir LT Std 35 Light" w:cs="Avenir LT Std 35 Light"/>
            <w:i/>
            <w:iCs/>
            <w:sz w:val="22"/>
            <w:szCs w:val="22"/>
          </w:rPr>
          <w:t>ó</w:t>
        </w:r>
        <w:r w:rsidRPr="00863667">
          <w:rPr>
            <w:rFonts w:ascii="iCiel Avenir LT Std 35 Light" w:hAnsi="iCiel Avenir LT Std 35 Light"/>
            <w:i/>
            <w:iCs/>
            <w:sz w:val="22"/>
            <w:szCs w:val="22"/>
          </w:rPr>
          <w:t xml:space="preserve"> 33 c</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i/>
            <w:iCs/>
            <w:sz w:val="22"/>
            <w:szCs w:val="22"/>
          </w:rPr>
          <w:t>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ho</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 xml:space="preserve">t </w:t>
        </w:r>
        <w:r w:rsidRPr="00863667">
          <w:rPr>
            <w:rFonts w:ascii="iCiel Avenir LT Std 35 Light" w:hAnsi="iCiel Avenir LT Std 35 Light" w:cs="Calibri"/>
            <w:i/>
            <w:iCs/>
            <w:sz w:val="22"/>
            <w:szCs w:val="22"/>
          </w:rPr>
          <w:t>độ</w:t>
        </w:r>
        <w:r w:rsidRPr="00863667">
          <w:rPr>
            <w:rFonts w:ascii="iCiel Avenir LT Std 35 Light" w:hAnsi="iCiel Avenir LT Std 35 Light"/>
            <w:i/>
            <w:iCs/>
            <w:sz w:val="22"/>
            <w:szCs w:val="22"/>
          </w:rPr>
          <w:t>ng (kh</w:t>
        </w:r>
        <w:r w:rsidRPr="00863667">
          <w:rPr>
            <w:rFonts w:ascii="iCiel Avenir LT Std 35 Light" w:hAnsi="iCiel Avenir LT Std 35 Light" w:cs="Avenir LT Std 35 Light"/>
            <w:i/>
            <w:iCs/>
            <w:sz w:val="22"/>
            <w:szCs w:val="22"/>
          </w:rPr>
          <w:t>ô</w:t>
        </w:r>
        <w:r w:rsidRPr="00863667">
          <w:rPr>
            <w:rFonts w:ascii="iCiel Avenir LT Std 35 Light" w:hAnsi="iCiel Avenir LT Std 35 Light"/>
            <w:i/>
            <w:iCs/>
            <w:sz w:val="22"/>
            <w:szCs w:val="22"/>
          </w:rPr>
          <w:t>ng bao g</w:t>
        </w:r>
        <w:r w:rsidRPr="00863667">
          <w:rPr>
            <w:rFonts w:ascii="iCiel Avenir LT Std 35 Light" w:hAnsi="iCiel Avenir LT Std 35 Light" w:cs="Calibri"/>
            <w:i/>
            <w:iCs/>
            <w:sz w:val="22"/>
            <w:szCs w:val="22"/>
          </w:rPr>
          <w:t>ồ</w:t>
        </w:r>
        <w:r w:rsidRPr="00863667">
          <w:rPr>
            <w:rFonts w:ascii="iCiel Avenir LT Std 35 Light" w:hAnsi="iCiel Avenir LT Std 35 Light"/>
            <w:i/>
            <w:iCs/>
            <w:sz w:val="22"/>
            <w:szCs w:val="22"/>
          </w:rPr>
          <w:t>m c</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 c</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i/>
            <w:iCs/>
            <w:sz w:val="22"/>
            <w:szCs w:val="22"/>
          </w:rPr>
          <w:t>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trong giai </w:t>
        </w:r>
        <w:r w:rsidRPr="00863667">
          <w:rPr>
            <w:rFonts w:ascii="iCiel Avenir LT Std 35 Light" w:hAnsi="iCiel Avenir LT Std 35 Light" w:cs="Calibri"/>
            <w:i/>
            <w:iCs/>
            <w:sz w:val="22"/>
            <w:szCs w:val="22"/>
          </w:rPr>
          <w:t>đ</w:t>
        </w:r>
        <w:r w:rsidRPr="00863667">
          <w:rPr>
            <w:rFonts w:ascii="iCiel Avenir LT Std 35 Light" w:hAnsi="iCiel Avenir LT Std 35 Light"/>
            <w:i/>
            <w:iCs/>
            <w:sz w:val="22"/>
            <w:szCs w:val="22"/>
          </w:rPr>
          <w:t>o</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n th</w:t>
        </w:r>
        <w:r w:rsidRPr="00863667">
          <w:rPr>
            <w:rFonts w:ascii="iCiel Avenir LT Std 35 Light" w:hAnsi="iCiel Avenir LT Std 35 Light" w:cs="Calibri"/>
            <w:i/>
            <w:iCs/>
            <w:sz w:val="22"/>
            <w:szCs w:val="22"/>
          </w:rPr>
          <w:t>ử</w:t>
        </w:r>
        <w:r w:rsidRPr="00863667">
          <w:rPr>
            <w:rFonts w:ascii="iCiel Avenir LT Std 35 Light" w:hAnsi="iCiel Avenir LT Std 35 Light"/>
            <w:i/>
            <w:iCs/>
            <w:sz w:val="22"/>
            <w:szCs w:val="22"/>
          </w:rPr>
          <w:t xml:space="preserve"> th</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ch), thu</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c 4 l</w:t>
        </w:r>
        <w:r w:rsidRPr="00863667">
          <w:rPr>
            <w:rFonts w:ascii="iCiel Avenir LT Std 35 Light" w:hAnsi="iCiel Avenir LT Std 35 Light" w:cs="Calibri"/>
            <w:i/>
            <w:iCs/>
            <w:sz w:val="22"/>
            <w:szCs w:val="22"/>
          </w:rPr>
          <w:t>ĩ</w:t>
        </w:r>
        <w:r w:rsidRPr="00863667">
          <w:rPr>
            <w:rFonts w:ascii="iCiel Avenir LT Std 35 Light" w:hAnsi="iCiel Avenir LT Std 35 Light"/>
            <w:i/>
            <w:iCs/>
            <w:sz w:val="22"/>
            <w:szCs w:val="22"/>
          </w:rPr>
          <w:t>nh v</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c ch</w:t>
        </w:r>
        <w:r w:rsidRPr="00863667">
          <w:rPr>
            <w:rFonts w:ascii="iCiel Avenir LT Std 35 Light" w:hAnsi="iCiel Avenir LT Std 35 Light" w:cs="Avenir LT Std 35 Light"/>
            <w:i/>
            <w:iCs/>
            <w:sz w:val="22"/>
            <w:szCs w:val="22"/>
          </w:rPr>
          <w:t>í</w:t>
        </w:r>
        <w:r w:rsidRPr="00863667">
          <w:rPr>
            <w:rFonts w:ascii="iCiel Avenir LT Std 35 Light" w:hAnsi="iCiel Avenir LT Std 35 Light"/>
            <w:i/>
            <w:iCs/>
            <w:sz w:val="22"/>
            <w:szCs w:val="22"/>
          </w:rPr>
          <w:t>nh: Ngh</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 xml:space="preserve"> thu</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t &amp; Bi</w:t>
        </w:r>
        <w:r w:rsidRPr="00863667">
          <w:rPr>
            <w:rFonts w:ascii="iCiel Avenir LT Std 35 Light" w:hAnsi="iCiel Avenir LT Std 35 Light" w:cs="Calibri"/>
            <w:i/>
            <w:iCs/>
            <w:sz w:val="22"/>
            <w:szCs w:val="22"/>
          </w:rPr>
          <w:t>ể</w:t>
        </w:r>
        <w:r w:rsidRPr="00863667">
          <w:rPr>
            <w:rFonts w:ascii="iCiel Avenir LT Std 35 Light" w:hAnsi="iCiel Avenir LT Std 35 Light"/>
            <w:i/>
            <w:iCs/>
            <w:sz w:val="22"/>
            <w:szCs w:val="22"/>
          </w:rPr>
          <w:t>u di</w:t>
        </w:r>
        <w:r w:rsidRPr="00863667">
          <w:rPr>
            <w:rFonts w:ascii="iCiel Avenir LT Std 35 Light" w:hAnsi="iCiel Avenir LT Std 35 Light" w:cs="Calibri"/>
            <w:i/>
            <w:iCs/>
            <w:sz w:val="22"/>
            <w:szCs w:val="22"/>
          </w:rPr>
          <w:t>ễ</w:t>
        </w:r>
        <w:r w:rsidRPr="00863667">
          <w:rPr>
            <w:rFonts w:ascii="iCiel Avenir LT Std 35 Light" w:hAnsi="iCiel Avenir LT Std 35 Light"/>
            <w:i/>
            <w:iCs/>
            <w:sz w:val="22"/>
            <w:szCs w:val="22"/>
          </w:rPr>
          <w:t>n, Th</w:t>
        </w:r>
        <w:r w:rsidRPr="00863667">
          <w:rPr>
            <w:rFonts w:ascii="iCiel Avenir LT Std 35 Light" w:hAnsi="iCiel Avenir LT Std 35 Light" w:cs="Calibri"/>
            <w:i/>
            <w:iCs/>
            <w:sz w:val="22"/>
            <w:szCs w:val="22"/>
          </w:rPr>
          <w:t>ể</w:t>
        </w:r>
        <w:r w:rsidRPr="00863667">
          <w:rPr>
            <w:rFonts w:ascii="iCiel Avenir LT Std 35 Light" w:hAnsi="iCiel Avenir LT Std 35 Light"/>
            <w:i/>
            <w:iCs/>
            <w:sz w:val="22"/>
            <w:szCs w:val="22"/>
          </w:rPr>
          <w:t xml:space="preserve"> thao, Gi</w:t>
        </w:r>
        <w:r w:rsidRPr="00863667">
          <w:rPr>
            <w:rFonts w:ascii="iCiel Avenir LT Std 35 Light" w:hAnsi="iCiel Avenir LT Std 35 Light" w:cs="Calibri"/>
            <w:i/>
            <w:iCs/>
            <w:sz w:val="22"/>
            <w:szCs w:val="22"/>
          </w:rPr>
          <w:t>ả</w:t>
        </w:r>
        <w:r w:rsidRPr="00863667">
          <w:rPr>
            <w:rFonts w:ascii="iCiel Avenir LT Std 35 Light" w:hAnsi="iCiel Avenir LT Std 35 Light"/>
            <w:i/>
            <w:iCs/>
            <w:sz w:val="22"/>
            <w:szCs w:val="22"/>
          </w:rPr>
          <w:t>i tr</w:t>
        </w:r>
        <w:r w:rsidRPr="00863667">
          <w:rPr>
            <w:rFonts w:ascii="iCiel Avenir LT Std 35 Light" w:hAnsi="iCiel Avenir LT Std 35 Light" w:cs="Avenir LT Std 35 Light"/>
            <w:i/>
            <w:iCs/>
            <w:sz w:val="22"/>
            <w:szCs w:val="22"/>
          </w:rPr>
          <w:t>í</w:t>
        </w:r>
        <w:r w:rsidRPr="00863667">
          <w:rPr>
            <w:rFonts w:ascii="iCiel Avenir LT Std 35 Light" w:hAnsi="iCiel Avenir LT Std 35 Light"/>
            <w:i/>
            <w:iCs/>
            <w:sz w:val="22"/>
            <w:szCs w:val="22"/>
          </w:rPr>
          <w:t xml:space="preserve"> &amp; S</w:t>
        </w:r>
        <w:r w:rsidRPr="00863667">
          <w:rPr>
            <w:rFonts w:ascii="iCiel Avenir LT Std 35 Light" w:hAnsi="iCiel Avenir LT Std 35 Light" w:cs="Calibri"/>
            <w:i/>
            <w:iCs/>
            <w:sz w:val="22"/>
            <w:szCs w:val="22"/>
          </w:rPr>
          <w:t>ở</w:t>
        </w:r>
        <w:r w:rsidRPr="00863667">
          <w:rPr>
            <w:rFonts w:ascii="iCiel Avenir LT Std 35 Light" w:hAnsi="iCiel Avenir LT Std 35 Light"/>
            <w:i/>
            <w:iCs/>
            <w:sz w:val="22"/>
            <w:szCs w:val="22"/>
          </w:rPr>
          <w:t xml:space="preserve"> th</w:t>
        </w:r>
        <w:r w:rsidRPr="00863667">
          <w:rPr>
            <w:rFonts w:ascii="iCiel Avenir LT Std 35 Light" w:hAnsi="iCiel Avenir LT Std 35 Light" w:cs="Avenir LT Std 35 Light"/>
            <w:i/>
            <w:iCs/>
            <w:sz w:val="22"/>
            <w:szCs w:val="22"/>
          </w:rPr>
          <w:t>í</w:t>
        </w:r>
        <w:r w:rsidRPr="00863667">
          <w:rPr>
            <w:rFonts w:ascii="iCiel Avenir LT Std 35 Light" w:hAnsi="iCiel Avenir LT Std 35 Light"/>
            <w:i/>
            <w:iCs/>
            <w:sz w:val="22"/>
            <w:szCs w:val="22"/>
          </w:rPr>
          <w:t xml:space="preserve">ch </w:t>
        </w:r>
        <w:r w:rsidRPr="00863667">
          <w:rPr>
            <w:rFonts w:ascii="iCiel Avenir LT Std 35 Light" w:hAnsi="iCiel Avenir LT Std 35 Light" w:cs="Calibri"/>
            <w:i/>
            <w:iCs/>
            <w:sz w:val="22"/>
            <w:szCs w:val="22"/>
          </w:rPr>
          <w:t>đặ</w:t>
        </w:r>
        <w:r w:rsidRPr="00863667">
          <w:rPr>
            <w:rFonts w:ascii="iCiel Avenir LT Std 35 Light" w:hAnsi="iCiel Avenir LT Std 35 Light"/>
            <w:i/>
            <w:iCs/>
            <w:sz w:val="22"/>
            <w:szCs w:val="22"/>
          </w:rPr>
          <w:t>c bi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t,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H</w:t>
        </w:r>
        <w:r w:rsidRPr="00863667">
          <w:rPr>
            <w:rFonts w:ascii="iCiel Avenir LT Std 35 Light" w:hAnsi="iCiel Avenir LT Std 35 Light" w:cs="Calibri"/>
            <w:i/>
            <w:iCs/>
            <w:sz w:val="22"/>
            <w:szCs w:val="22"/>
          </w:rPr>
          <w:t>ọ</w:t>
        </w:r>
        <w:r w:rsidRPr="00863667">
          <w:rPr>
            <w:rFonts w:ascii="iCiel Avenir LT Std 35 Light" w:hAnsi="iCiel Avenir LT Std 35 Light"/>
            <w:i/>
            <w:iCs/>
            <w:sz w:val="22"/>
            <w:szCs w:val="22"/>
          </w:rPr>
          <w:t>c thu</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t. T</w:t>
        </w:r>
        <w:r w:rsidRPr="00863667">
          <w:rPr>
            <w:rFonts w:ascii="iCiel Avenir LT Std 35 Light" w:hAnsi="iCiel Avenir LT Std 35 Light" w:cs="Avenir LT Std 35 Light"/>
            <w:i/>
            <w:iCs/>
            <w:sz w:val="22"/>
            <w:szCs w:val="22"/>
          </w:rPr>
          <w:t>ì</w:t>
        </w:r>
        <w:r w:rsidRPr="00863667">
          <w:rPr>
            <w:rFonts w:ascii="iCiel Avenir LT Std 35 Light" w:hAnsi="iCiel Avenir LT Std 35 Light"/>
            <w:i/>
            <w:iCs/>
            <w:sz w:val="22"/>
            <w:szCs w:val="22"/>
          </w:rPr>
          <w:t>m hi</w:t>
        </w:r>
        <w:r w:rsidRPr="00863667">
          <w:rPr>
            <w:rFonts w:ascii="iCiel Avenir LT Std 35 Light" w:hAnsi="iCiel Avenir LT Std 35 Light" w:cs="Calibri"/>
            <w:i/>
            <w:iCs/>
            <w:sz w:val="22"/>
            <w:szCs w:val="22"/>
          </w:rPr>
          <w:t>ể</w:t>
        </w:r>
        <w:r w:rsidRPr="00863667">
          <w:rPr>
            <w:rFonts w:ascii="iCiel Avenir LT Std 35 Light" w:hAnsi="iCiel Avenir LT Std 35 Light"/>
            <w:i/>
            <w:iCs/>
            <w:sz w:val="22"/>
            <w:szCs w:val="22"/>
          </w:rPr>
          <w:t>u th</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m v</w:t>
        </w:r>
        <w:r w:rsidRPr="00863667">
          <w:rPr>
            <w:rFonts w:ascii="iCiel Avenir LT Std 35 Light" w:hAnsi="iCiel Avenir LT Std 35 Light" w:cs="Calibri"/>
            <w:i/>
            <w:iCs/>
            <w:sz w:val="22"/>
            <w:szCs w:val="22"/>
          </w:rPr>
          <w:t>ề</w:t>
        </w:r>
        <w:r w:rsidRPr="00863667">
          <w:rPr>
            <w:rFonts w:ascii="iCiel Avenir LT Std 35 Light" w:hAnsi="iCiel Avenir LT Std 35 Light"/>
            <w:i/>
            <w:iCs/>
            <w:sz w:val="22"/>
            <w:szCs w:val="22"/>
          </w:rPr>
          <w:t xml:space="preserve"> c</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 c</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i/>
            <w:iCs/>
            <w:sz w:val="22"/>
            <w:szCs w:val="22"/>
          </w:rPr>
          <w:t>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t</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 xml:space="preserve">i </w:t>
        </w:r>
        <w:r w:rsidRPr="00863667">
          <w:rPr>
            <w:rFonts w:ascii="iCiel Avenir LT Std 35 Light" w:hAnsi="iCiel Avenir LT Std 35 Light" w:cs="Calibri"/>
            <w:i/>
            <w:iCs/>
            <w:sz w:val="22"/>
            <w:szCs w:val="22"/>
          </w:rPr>
          <w:t>đ</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i/>
            <w:iCs/>
            <w:sz w:val="22"/>
            <w:szCs w:val="22"/>
          </w:rPr>
          <w:t xml:space="preserve">y: </w:t>
        </w:r>
        <w:r w:rsidRPr="00863667">
          <w:rPr>
            <w:rFonts w:ascii="iCiel Avenir LT Std 35 Light" w:hAnsi="iCiel Avenir LT Std 35 Light"/>
            <w:i/>
            <w:iCs/>
            <w:sz w:val="22"/>
            <w:szCs w:val="22"/>
          </w:rPr>
          <w:fldChar w:fldCharType="begin"/>
        </w:r>
        <w:r w:rsidRPr="00863667">
          <w:rPr>
            <w:rFonts w:ascii="iCiel Avenir LT Std 35 Light" w:hAnsi="iCiel Avenir LT Std 35 Light"/>
            <w:i/>
            <w:iCs/>
            <w:sz w:val="22"/>
            <w:szCs w:val="22"/>
          </w:rPr>
          <w:instrText>HYPERLINK "https://www.facebook.com/media/set/?set=a.344431941221662&amp;type=3"</w:instrText>
        </w:r>
        <w:r w:rsidRPr="00863667">
          <w:rPr>
            <w:rFonts w:ascii="iCiel Avenir LT Std 35 Light" w:hAnsi="iCiel Avenir LT Std 35 Light"/>
            <w:i/>
            <w:iCs/>
            <w:sz w:val="22"/>
            <w:szCs w:val="22"/>
          </w:rPr>
        </w:r>
        <w:r w:rsidRPr="00863667">
          <w:rPr>
            <w:rFonts w:ascii="iCiel Avenir LT Std 35 Light" w:hAnsi="iCiel Avenir LT Std 35 Light"/>
            <w:i/>
            <w:iCs/>
            <w:sz w:val="22"/>
            <w:szCs w:val="22"/>
          </w:rPr>
          <w:fldChar w:fldCharType="separate"/>
        </w:r>
        <w:r w:rsidRPr="00863667">
          <w:rPr>
            <w:rStyle w:val="Hyperlink"/>
            <w:rFonts w:ascii="iCiel Avenir LT Std 35 Light" w:hAnsi="iCiel Avenir LT Std 35 Light"/>
            <w:i/>
            <w:iCs/>
            <w:sz w:val="22"/>
            <w:szCs w:val="22"/>
          </w:rPr>
          <w:t>Các Câu lạc bộ của BUV</w:t>
        </w:r>
        <w:r w:rsidRPr="00863667">
          <w:rPr>
            <w:rFonts w:ascii="iCiel Avenir LT Std 35 Light" w:hAnsi="iCiel Avenir LT Std 35 Light"/>
            <w:i/>
            <w:iCs/>
            <w:sz w:val="22"/>
            <w:szCs w:val="22"/>
          </w:rPr>
          <w:fldChar w:fldCharType="end"/>
        </w:r>
      </w:ins>
    </w:p>
    <w:p w14:paraId="106D5AB4" w14:textId="77777777" w:rsidR="003C6139" w:rsidRPr="00863667" w:rsidRDefault="003C6139" w:rsidP="003C6139">
      <w:pPr>
        <w:spacing w:before="0" w:beforeAutospacing="0" w:after="160" w:afterAutospacing="0" w:line="259" w:lineRule="auto"/>
        <w:ind w:firstLine="0"/>
        <w:rPr>
          <w:ins w:id="10642" w:author="An Tran, ACA (BUV)" w:date="2024-09-12T11:07:00Z" w16du:dateUtc="2024-09-12T04:07:00Z"/>
          <w:rFonts w:ascii="iCiel Avenir LT Std 35 Light" w:hAnsi="iCiel Avenir LT Std 35 Light"/>
          <w:sz w:val="22"/>
          <w:szCs w:val="22"/>
        </w:rPr>
      </w:pPr>
      <w:ins w:id="10643" w:author="An Tran, ACA (BUV)" w:date="2024-09-12T11:07:00Z" w16du:dateUtc="2024-09-12T04:07:00Z">
        <w:r w:rsidRPr="00863667">
          <w:rPr>
            <w:rFonts w:ascii="iCiel Avenir LT Std 35 Light" w:hAnsi="iCiel Avenir LT Std 35 Light"/>
            <w:i/>
            <w:iCs/>
            <w:sz w:val="22"/>
            <w:szCs w:val="22"/>
          </w:rPr>
          <w:t>Khi quan tâm và mu</w:t>
        </w:r>
        <w:r w:rsidRPr="00863667">
          <w:rPr>
            <w:rFonts w:ascii="iCiel Avenir LT Std 35 Light" w:hAnsi="iCiel Avenir LT Std 35 Light" w:cs="Calibri"/>
            <w:i/>
            <w:iCs/>
            <w:sz w:val="22"/>
            <w:szCs w:val="22"/>
          </w:rPr>
          <w:t>ố</w:t>
        </w:r>
        <w:r w:rsidRPr="00863667">
          <w:rPr>
            <w:rFonts w:ascii="iCiel Avenir LT Std 35 Light" w:hAnsi="iCiel Avenir LT Std 35 Light"/>
            <w:i/>
            <w:iCs/>
            <w:sz w:val="22"/>
            <w:szCs w:val="22"/>
          </w:rPr>
          <w:t>n tham gia vào Câu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nào </w:t>
        </w:r>
        <w:r w:rsidRPr="00863667">
          <w:rPr>
            <w:rFonts w:ascii="iCiel Avenir LT Std 35 Light" w:hAnsi="iCiel Avenir LT Std 35 Light" w:cs="Calibri"/>
            <w:i/>
            <w:iCs/>
            <w:sz w:val="22"/>
            <w:szCs w:val="22"/>
          </w:rPr>
          <w:t>đ</w:t>
        </w:r>
        <w:r w:rsidRPr="00863667">
          <w:rPr>
            <w:rFonts w:ascii="iCiel Avenir LT Std 35 Light" w:hAnsi="iCiel Avenir LT Std 35 Light" w:cs="Avenir LT Std 35 Light"/>
            <w:i/>
            <w:iCs/>
            <w:sz w:val="22"/>
            <w:szCs w:val="22"/>
          </w:rPr>
          <w:t>ó</w:t>
        </w:r>
        <w:r w:rsidRPr="00863667">
          <w:rPr>
            <w:rFonts w:ascii="iCiel Avenir LT Std 35 Light" w:hAnsi="iCiel Avenir LT Std 35 Light"/>
            <w:i/>
            <w:iCs/>
            <w:sz w:val="22"/>
            <w:szCs w:val="22"/>
          </w:rPr>
          <w:t>, sinh viên hãy liên h</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 xml:space="preserve"> tr</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c ti</w:t>
        </w:r>
        <w:r w:rsidRPr="00863667">
          <w:rPr>
            <w:rFonts w:ascii="iCiel Avenir LT Std 35 Light" w:hAnsi="iCiel Avenir LT Std 35 Light" w:cs="Calibri"/>
            <w:i/>
            <w:iCs/>
            <w:sz w:val="22"/>
            <w:szCs w:val="22"/>
          </w:rPr>
          <w:t>ế</w:t>
        </w:r>
        <w:r w:rsidRPr="00863667">
          <w:rPr>
            <w:rFonts w:ascii="iCiel Avenir LT Std 35 Light" w:hAnsi="iCiel Avenir LT Std 35 Light"/>
            <w:i/>
            <w:iCs/>
            <w:sz w:val="22"/>
            <w:szCs w:val="22"/>
          </w:rPr>
          <w:t>p qua trang Facebook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Câu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l</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m theo h</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ng d</w:t>
        </w:r>
        <w:r w:rsidRPr="00863667">
          <w:rPr>
            <w:rFonts w:ascii="iCiel Avenir LT Std 35 Light" w:hAnsi="iCiel Avenir LT Std 35 Light" w:cs="Calibri"/>
            <w:i/>
            <w:iCs/>
            <w:sz w:val="22"/>
            <w:szCs w:val="22"/>
          </w:rPr>
          <w:t>ẫ</w:t>
        </w:r>
        <w:r w:rsidRPr="00863667">
          <w:rPr>
            <w:rFonts w:ascii="iCiel Avenir LT Std 35 Light" w:hAnsi="iCiel Avenir LT Std 35 Light"/>
            <w:i/>
            <w:iCs/>
            <w:sz w:val="22"/>
            <w:szCs w:val="22"/>
          </w:rPr>
          <w:t>n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h</w:t>
        </w:r>
        <w:r w:rsidRPr="00863667">
          <w:rPr>
            <w:rFonts w:ascii="iCiel Avenir LT Std 35 Light" w:hAnsi="iCiel Avenir LT Std 35 Light" w:cs="Calibri"/>
            <w:i/>
            <w:iCs/>
            <w:sz w:val="22"/>
            <w:szCs w:val="22"/>
          </w:rPr>
          <w:t>ọ</w:t>
        </w:r>
        <w:r w:rsidRPr="00863667">
          <w:rPr>
            <w:rFonts w:ascii="iCiel Avenir LT Std 35 Light" w:hAnsi="iCiel Avenir LT Std 35 Light"/>
            <w:i/>
            <w:iCs/>
            <w:sz w:val="22"/>
            <w:szCs w:val="22"/>
          </w:rPr>
          <w:t>. Chúng tôi khuy</w:t>
        </w:r>
        <w:r w:rsidRPr="00863667">
          <w:rPr>
            <w:rFonts w:ascii="iCiel Avenir LT Std 35 Light" w:hAnsi="iCiel Avenir LT Std 35 Light" w:cs="Calibri"/>
            <w:i/>
            <w:iCs/>
            <w:sz w:val="22"/>
            <w:szCs w:val="22"/>
          </w:rPr>
          <w:t>ế</w:t>
        </w:r>
        <w:r w:rsidRPr="00863667">
          <w:rPr>
            <w:rFonts w:ascii="iCiel Avenir LT Std 35 Light" w:hAnsi="iCiel Avenir LT Std 35 Light"/>
            <w:i/>
            <w:iCs/>
            <w:sz w:val="22"/>
            <w:szCs w:val="22"/>
          </w:rPr>
          <w:t>n kh</w:t>
        </w:r>
        <w:r w:rsidRPr="00863667">
          <w:rPr>
            <w:rFonts w:ascii="iCiel Avenir LT Std 35 Light" w:hAnsi="iCiel Avenir LT Std 35 Light" w:cs="Avenir LT Std 35 Light"/>
            <w:i/>
            <w:iCs/>
            <w:sz w:val="22"/>
            <w:szCs w:val="22"/>
          </w:rPr>
          <w:t>í</w:t>
        </w:r>
        <w:r w:rsidRPr="00863667">
          <w:rPr>
            <w:rFonts w:ascii="iCiel Avenir LT Std 35 Light" w:hAnsi="iCiel Avenir LT Std 35 Light"/>
            <w:i/>
            <w:iCs/>
            <w:sz w:val="22"/>
            <w:szCs w:val="22"/>
          </w:rPr>
          <w:t>ch sinh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theo d</w:t>
        </w:r>
        <w:r w:rsidRPr="00863667">
          <w:rPr>
            <w:rFonts w:ascii="iCiel Avenir LT Std 35 Light" w:hAnsi="iCiel Avenir LT Std 35 Light" w:cs="Avenir LT Std 35 Light"/>
            <w:i/>
            <w:iCs/>
            <w:sz w:val="22"/>
            <w:szCs w:val="22"/>
          </w:rPr>
          <w:t>õ</w:t>
        </w:r>
        <w:r w:rsidRPr="00863667">
          <w:rPr>
            <w:rFonts w:ascii="iCiel Avenir LT Std 35 Light" w:hAnsi="iCiel Avenir LT Std 35 Light"/>
            <w:i/>
            <w:iCs/>
            <w:sz w:val="22"/>
            <w:szCs w:val="22"/>
          </w:rPr>
          <w:t>i trang Facebook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c</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 Câu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m</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mình quan t</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i/>
            <w:iCs/>
            <w:sz w:val="22"/>
            <w:szCs w:val="22"/>
          </w:rPr>
          <w:t xml:space="preserve">m </w:t>
        </w:r>
        <w:r w:rsidRPr="00863667">
          <w:rPr>
            <w:rFonts w:ascii="iCiel Avenir LT Std 35 Light" w:hAnsi="iCiel Avenir LT Std 35 Light" w:cs="Calibri"/>
            <w:i/>
            <w:iCs/>
            <w:sz w:val="22"/>
            <w:szCs w:val="22"/>
          </w:rPr>
          <w:t>để</w:t>
        </w:r>
        <w:r w:rsidRPr="00863667">
          <w:rPr>
            <w:rFonts w:ascii="iCiel Avenir LT Std 35 Light" w:hAnsi="iCiel Avenir LT Std 35 Light"/>
            <w:i/>
            <w:iCs/>
            <w:sz w:val="22"/>
            <w:szCs w:val="22"/>
          </w:rPr>
          <w:t xml:space="preserve"> c</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p nh</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t th</w:t>
        </w:r>
        <w:r w:rsidRPr="00863667">
          <w:rPr>
            <w:rFonts w:ascii="iCiel Avenir LT Std 35 Light" w:hAnsi="iCiel Avenir LT Std 35 Light" w:cs="Avenir LT Std 35 Light"/>
            <w:i/>
            <w:iCs/>
            <w:sz w:val="22"/>
            <w:szCs w:val="22"/>
          </w:rPr>
          <w:t>ô</w:t>
        </w:r>
        <w:r w:rsidRPr="00863667">
          <w:rPr>
            <w:rFonts w:ascii="iCiel Avenir LT Std 35 Light" w:hAnsi="iCiel Avenir LT Std 35 Light"/>
            <w:i/>
            <w:iCs/>
            <w:sz w:val="22"/>
            <w:szCs w:val="22"/>
          </w:rPr>
          <w:t>ng tin m</w:t>
        </w:r>
        <w:r w:rsidRPr="00863667">
          <w:rPr>
            <w:rFonts w:ascii="iCiel Avenir LT Std 35 Light" w:hAnsi="iCiel Avenir LT Std 35 Light" w:cs="Calibri"/>
            <w:i/>
            <w:iCs/>
            <w:sz w:val="22"/>
            <w:szCs w:val="22"/>
          </w:rPr>
          <w:t>ớ</w:t>
        </w:r>
        <w:r w:rsidRPr="00863667">
          <w:rPr>
            <w:rFonts w:ascii="iCiel Avenir LT Std 35 Light" w:hAnsi="iCiel Avenir LT Std 35 Light"/>
            <w:i/>
            <w:iCs/>
            <w:sz w:val="22"/>
            <w:szCs w:val="22"/>
          </w:rPr>
          <w:t>i nh</w:t>
        </w:r>
        <w:r w:rsidRPr="00863667">
          <w:rPr>
            <w:rFonts w:ascii="iCiel Avenir LT Std 35 Light" w:hAnsi="iCiel Avenir LT Std 35 Light" w:cs="Calibri"/>
            <w:i/>
            <w:iCs/>
            <w:sz w:val="22"/>
            <w:szCs w:val="22"/>
          </w:rPr>
          <w:t>ấ</w:t>
        </w:r>
        <w:r w:rsidRPr="00863667">
          <w:rPr>
            <w:rFonts w:ascii="iCiel Avenir LT Std 35 Light" w:hAnsi="iCiel Avenir LT Std 35 Light"/>
            <w:i/>
            <w:iCs/>
            <w:sz w:val="22"/>
            <w:szCs w:val="22"/>
          </w:rPr>
          <w:t>t v</w:t>
        </w:r>
        <w:r w:rsidRPr="00863667">
          <w:rPr>
            <w:rFonts w:ascii="iCiel Avenir LT Std 35 Light" w:hAnsi="iCiel Avenir LT Std 35 Light" w:cs="Calibri"/>
            <w:i/>
            <w:iCs/>
            <w:sz w:val="22"/>
            <w:szCs w:val="22"/>
          </w:rPr>
          <w:t>ề</w:t>
        </w:r>
        <w:r w:rsidRPr="00863667">
          <w:rPr>
            <w:rFonts w:ascii="iCiel Avenir LT Std 35 Light" w:hAnsi="iCiel Avenir LT Std 35 Light"/>
            <w:i/>
            <w:iCs/>
            <w:sz w:val="22"/>
            <w:szCs w:val="22"/>
          </w:rPr>
          <w:t xml:space="preserve"> th</w:t>
        </w:r>
        <w:r w:rsidRPr="00863667">
          <w:rPr>
            <w:rFonts w:ascii="iCiel Avenir LT Std 35 Light" w:hAnsi="iCiel Avenir LT Std 35 Light" w:cs="Calibri"/>
            <w:i/>
            <w:iCs/>
            <w:sz w:val="22"/>
            <w:szCs w:val="22"/>
          </w:rPr>
          <w:t>ờ</w:t>
        </w:r>
        <w:r w:rsidRPr="00863667">
          <w:rPr>
            <w:rFonts w:ascii="iCiel Avenir LT Std 35 Light" w:hAnsi="iCiel Avenir LT Std 35 Light"/>
            <w:i/>
            <w:iCs/>
            <w:sz w:val="22"/>
            <w:szCs w:val="22"/>
          </w:rPr>
          <w:t>i gian tuy</w:t>
        </w:r>
        <w:r w:rsidRPr="00863667">
          <w:rPr>
            <w:rFonts w:ascii="iCiel Avenir LT Std 35 Light" w:hAnsi="iCiel Avenir LT Std 35 Light" w:cs="Calibri"/>
            <w:i/>
            <w:iCs/>
            <w:sz w:val="22"/>
            <w:szCs w:val="22"/>
          </w:rPr>
          <w:t>ể</w:t>
        </w:r>
        <w:r w:rsidRPr="00863667">
          <w:rPr>
            <w:rFonts w:ascii="iCiel Avenir LT Std 35 Light" w:hAnsi="iCiel Avenir LT Std 35 Light"/>
            <w:i/>
            <w:iCs/>
            <w:sz w:val="22"/>
            <w:szCs w:val="22"/>
          </w:rPr>
          <w:t>n th</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c</w:t>
        </w:r>
        <w:r w:rsidRPr="00863667">
          <w:rPr>
            <w:rFonts w:ascii="iCiel Avenir LT Std 35 Light" w:hAnsi="iCiel Avenir LT Std 35 Light" w:cs="Calibri"/>
            <w:i/>
            <w:iCs/>
            <w:sz w:val="22"/>
            <w:szCs w:val="22"/>
          </w:rPr>
          <w:t>ũ</w:t>
        </w:r>
        <w:r w:rsidRPr="00863667">
          <w:rPr>
            <w:rFonts w:ascii="iCiel Avenir LT Std 35 Light" w:hAnsi="iCiel Avenir LT Std 35 Light"/>
            <w:i/>
            <w:iCs/>
            <w:sz w:val="22"/>
            <w:szCs w:val="22"/>
          </w:rPr>
          <w:t>ng nh</w:t>
        </w:r>
        <w:r w:rsidRPr="00863667">
          <w:rPr>
            <w:rFonts w:ascii="iCiel Avenir LT Std 35 Light" w:hAnsi="iCiel Avenir LT Std 35 Light" w:cs="Calibri"/>
            <w:i/>
            <w:iCs/>
            <w:sz w:val="22"/>
            <w:szCs w:val="22"/>
          </w:rPr>
          <w:t>ư</w:t>
        </w:r>
        <w:r w:rsidRPr="00863667">
          <w:rPr>
            <w:rFonts w:ascii="iCiel Avenir LT Std 35 Light" w:hAnsi="iCiel Avenir LT Std 35 Light"/>
            <w:i/>
            <w:iCs/>
            <w:sz w:val="22"/>
            <w:szCs w:val="22"/>
          </w:rPr>
          <w:t xml:space="preserve"> các ho</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 xml:space="preserve">t </w:t>
        </w:r>
        <w:r w:rsidRPr="00863667">
          <w:rPr>
            <w:rFonts w:ascii="iCiel Avenir LT Std 35 Light" w:hAnsi="iCiel Avenir LT Std 35 Light" w:cs="Calibri"/>
            <w:i/>
            <w:iCs/>
            <w:sz w:val="22"/>
            <w:szCs w:val="22"/>
          </w:rPr>
          <w:t>độ</w:t>
        </w:r>
        <w:r w:rsidRPr="00863667">
          <w:rPr>
            <w:rFonts w:ascii="iCiel Avenir LT Std 35 Light" w:hAnsi="iCiel Avenir LT Std 35 Light"/>
            <w:i/>
            <w:iCs/>
            <w:sz w:val="22"/>
            <w:szCs w:val="22"/>
          </w:rPr>
          <w:t>ng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Câu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w:t>
        </w:r>
        <w:r w:rsidRPr="00863667">
          <w:rPr>
            <w:rFonts w:ascii="iCiel Avenir LT Std 35 Light" w:hAnsi="iCiel Avenir LT Std 35 Light" w:cs="Calibri"/>
            <w:i/>
            <w:iCs/>
            <w:sz w:val="22"/>
            <w:szCs w:val="22"/>
          </w:rPr>
          <w:t>đ</w:t>
        </w:r>
        <w:r w:rsidRPr="00863667">
          <w:rPr>
            <w:rFonts w:ascii="iCiel Avenir LT Std 35 Light" w:hAnsi="iCiel Avenir LT Std 35 Light"/>
            <w:i/>
            <w:iCs/>
            <w:sz w:val="22"/>
            <w:szCs w:val="22"/>
          </w:rPr>
          <w:t>ó.</w:t>
        </w:r>
      </w:ins>
    </w:p>
    <w:p w14:paraId="4E3D6695" w14:textId="77777777" w:rsidR="003C6139" w:rsidRPr="00863667" w:rsidRDefault="003C6139" w:rsidP="003C6139">
      <w:pPr>
        <w:pStyle w:val="Question"/>
        <w:numPr>
          <w:ilvl w:val="0"/>
          <w:numId w:val="7"/>
        </w:numPr>
        <w:tabs>
          <w:tab w:val="left" w:pos="1260"/>
        </w:tabs>
        <w:spacing w:before="100" w:line="400" w:lineRule="exact"/>
        <w:ind w:left="0" w:firstLine="810"/>
        <w:rPr>
          <w:ins w:id="10644" w:author="An Tran, ACA (BUV)" w:date="2024-09-12T11:07:00Z" w16du:dateUtc="2024-09-12T04:07:00Z"/>
          <w:szCs w:val="22"/>
        </w:rPr>
      </w:pPr>
      <w:bookmarkStart w:id="10645" w:name="_Toc177025956"/>
      <w:bookmarkStart w:id="10646" w:name="_Toc177144068"/>
      <w:ins w:id="10647" w:author="An Tran, ACA (BUV)" w:date="2024-09-12T11:07:00Z" w16du:dateUtc="2024-09-12T04:07:00Z">
        <w:r w:rsidRPr="00863667">
          <w:rPr>
            <w:szCs w:val="22"/>
          </w:rPr>
          <w:t xml:space="preserve">How can students start a new club at BUV? / </w:t>
        </w:r>
        <w:r w:rsidRPr="00863667">
          <w:rPr>
            <w:i/>
            <w:iCs/>
            <w:szCs w:val="22"/>
          </w:rPr>
          <w:t>Sinh viên mu</w:t>
        </w:r>
        <w:r w:rsidRPr="00863667">
          <w:rPr>
            <w:rFonts w:cs="Calibri"/>
            <w:i/>
            <w:iCs/>
            <w:szCs w:val="22"/>
          </w:rPr>
          <w:t>ố</w:t>
        </w:r>
        <w:r w:rsidRPr="00863667">
          <w:rPr>
            <w:i/>
            <w:iCs/>
            <w:szCs w:val="22"/>
          </w:rPr>
          <w:t>n m</w:t>
        </w:r>
        <w:r w:rsidRPr="00863667">
          <w:rPr>
            <w:rFonts w:cs="Calibri"/>
            <w:i/>
            <w:iCs/>
            <w:szCs w:val="22"/>
          </w:rPr>
          <w:t>ở</w:t>
        </w:r>
        <w:r w:rsidRPr="00863667">
          <w:rPr>
            <w:i/>
            <w:iCs/>
            <w:szCs w:val="22"/>
          </w:rPr>
          <w:t xml:space="preserve"> C</w:t>
        </w:r>
        <w:r w:rsidRPr="00863667">
          <w:rPr>
            <w:rFonts w:cs="Avenir LT Std 35 Light"/>
            <w:i/>
            <w:iCs/>
            <w:szCs w:val="22"/>
          </w:rPr>
          <w:t>â</w:t>
        </w:r>
        <w:r w:rsidRPr="00863667">
          <w:rPr>
            <w:i/>
            <w:iCs/>
            <w:szCs w:val="22"/>
          </w:rPr>
          <w:t>u l</w:t>
        </w:r>
        <w:r w:rsidRPr="00863667">
          <w:rPr>
            <w:rFonts w:cs="Calibri"/>
            <w:i/>
            <w:iCs/>
            <w:szCs w:val="22"/>
          </w:rPr>
          <w:t>ạ</w:t>
        </w:r>
        <w:r w:rsidRPr="00863667">
          <w:rPr>
            <w:i/>
            <w:iCs/>
            <w:szCs w:val="22"/>
          </w:rPr>
          <w:t>c b</w:t>
        </w:r>
        <w:r w:rsidRPr="00863667">
          <w:rPr>
            <w:rFonts w:cs="Calibri"/>
            <w:i/>
            <w:iCs/>
            <w:szCs w:val="22"/>
          </w:rPr>
          <w:t>ộ</w:t>
        </w:r>
        <w:r w:rsidRPr="00863667">
          <w:rPr>
            <w:i/>
            <w:iCs/>
            <w:szCs w:val="22"/>
          </w:rPr>
          <w:t xml:space="preserve"> m</w:t>
        </w:r>
        <w:r w:rsidRPr="00863667">
          <w:rPr>
            <w:rFonts w:cs="Calibri"/>
            <w:i/>
            <w:iCs/>
            <w:szCs w:val="22"/>
          </w:rPr>
          <w:t>ớ</w:t>
        </w:r>
        <w:r w:rsidRPr="00863667">
          <w:rPr>
            <w:i/>
            <w:iCs/>
            <w:szCs w:val="22"/>
          </w:rPr>
          <w:t>i t</w:t>
        </w:r>
        <w:r w:rsidRPr="00863667">
          <w:rPr>
            <w:rFonts w:cs="Calibri"/>
            <w:i/>
            <w:iCs/>
            <w:szCs w:val="22"/>
          </w:rPr>
          <w:t>ạ</w:t>
        </w:r>
        <w:r w:rsidRPr="00863667">
          <w:rPr>
            <w:i/>
            <w:iCs/>
            <w:szCs w:val="22"/>
          </w:rPr>
          <w:t>i BUV th</w:t>
        </w:r>
        <w:r w:rsidRPr="00863667">
          <w:rPr>
            <w:rFonts w:cs="Avenir LT Std 35 Light"/>
            <w:i/>
            <w:iCs/>
            <w:szCs w:val="22"/>
          </w:rPr>
          <w:t>ì</w:t>
        </w:r>
        <w:r w:rsidRPr="00863667">
          <w:rPr>
            <w:i/>
            <w:iCs/>
            <w:szCs w:val="22"/>
          </w:rPr>
          <w:t xml:space="preserve"> ph</w:t>
        </w:r>
        <w:r w:rsidRPr="00863667">
          <w:rPr>
            <w:rFonts w:cs="Calibri"/>
            <w:i/>
            <w:iCs/>
            <w:szCs w:val="22"/>
          </w:rPr>
          <w:t>ả</w:t>
        </w:r>
        <w:r w:rsidRPr="00863667">
          <w:rPr>
            <w:i/>
            <w:iCs/>
            <w:szCs w:val="22"/>
          </w:rPr>
          <w:t>i l</w:t>
        </w:r>
        <w:r w:rsidRPr="00863667">
          <w:rPr>
            <w:rFonts w:cs="Avenir LT Std 35 Light"/>
            <w:i/>
            <w:iCs/>
            <w:szCs w:val="22"/>
          </w:rPr>
          <w:t>à</w:t>
        </w:r>
        <w:r w:rsidRPr="00863667">
          <w:rPr>
            <w:i/>
            <w:iCs/>
            <w:szCs w:val="22"/>
          </w:rPr>
          <w:t>m nh</w:t>
        </w:r>
        <w:r w:rsidRPr="00863667">
          <w:rPr>
            <w:rFonts w:cs="Calibri"/>
            <w:i/>
            <w:iCs/>
            <w:szCs w:val="22"/>
          </w:rPr>
          <w:t>ư</w:t>
        </w:r>
        <w:r w:rsidRPr="00863667">
          <w:rPr>
            <w:i/>
            <w:iCs/>
            <w:szCs w:val="22"/>
          </w:rPr>
          <w:t xml:space="preserve"> nào?</w:t>
        </w:r>
        <w:bookmarkEnd w:id="10645"/>
        <w:bookmarkEnd w:id="10646"/>
      </w:ins>
    </w:p>
    <w:p w14:paraId="24954F00" w14:textId="77777777" w:rsidR="003C6139" w:rsidRPr="00863667" w:rsidRDefault="003C6139" w:rsidP="003C6139">
      <w:pPr>
        <w:spacing w:before="0" w:beforeAutospacing="0" w:after="160" w:afterAutospacing="0" w:line="259" w:lineRule="auto"/>
        <w:ind w:firstLine="0"/>
        <w:rPr>
          <w:ins w:id="10648" w:author="An Tran, ACA (BUV)" w:date="2024-09-12T11:07:00Z" w16du:dateUtc="2024-09-12T04:07:00Z"/>
          <w:rFonts w:ascii="iCiel Avenir LT Std 35 Light" w:hAnsi="iCiel Avenir LT Std 35 Light"/>
          <w:b/>
          <w:bCs/>
          <w:sz w:val="22"/>
          <w:szCs w:val="22"/>
        </w:rPr>
      </w:pPr>
      <w:ins w:id="10649" w:author="An Tran, ACA (BUV)" w:date="2024-09-12T11:07:00Z" w16du:dateUtc="2024-09-12T04:07:00Z">
        <w:r w:rsidRPr="00863667">
          <w:rPr>
            <w:rFonts w:ascii="iCiel Avenir LT Std 35 Light" w:hAnsi="iCiel Avenir LT Std 35 Light"/>
            <w:sz w:val="22"/>
            <w:szCs w:val="22"/>
          </w:rPr>
          <w:t>If a student got an idea for a new club, here’s how you can make it happen:</w:t>
        </w:r>
      </w:ins>
    </w:p>
    <w:p w14:paraId="0F0489EC" w14:textId="77777777" w:rsidR="003C6139" w:rsidRPr="00863667" w:rsidRDefault="003C6139" w:rsidP="003C6139">
      <w:pPr>
        <w:pStyle w:val="ListParagraph"/>
        <w:numPr>
          <w:ilvl w:val="0"/>
          <w:numId w:val="69"/>
        </w:numPr>
        <w:spacing w:before="0" w:beforeAutospacing="0" w:after="160" w:afterAutospacing="0" w:line="259" w:lineRule="auto"/>
        <w:jc w:val="left"/>
        <w:rPr>
          <w:ins w:id="10650" w:author="An Tran, ACA (BUV)" w:date="2024-09-12T11:07:00Z" w16du:dateUtc="2024-09-12T04:07:00Z"/>
          <w:rFonts w:ascii="iCiel Avenir LT Std 35 Light" w:hAnsi="iCiel Avenir LT Std 35 Light"/>
          <w:sz w:val="22"/>
          <w:szCs w:val="22"/>
        </w:rPr>
      </w:pPr>
      <w:ins w:id="10651" w:author="An Tran, ACA (BUV)" w:date="2024-09-12T11:07:00Z" w16du:dateUtc="2024-09-12T04:07:00Z">
        <w:r w:rsidRPr="00863667">
          <w:rPr>
            <w:rFonts w:ascii="iCiel Avenir LT Std 35 Light" w:hAnsi="iCiel Avenir LT Std 35 Light"/>
            <w:sz w:val="22"/>
            <w:szCs w:val="22"/>
          </w:rPr>
          <w:t>Reach out to Student Life via email at se-studentlife@buv.edu.vn to express your interest.</w:t>
        </w:r>
      </w:ins>
    </w:p>
    <w:p w14:paraId="3C2BCAD2" w14:textId="77777777" w:rsidR="003C6139" w:rsidRPr="00863667" w:rsidRDefault="003C6139" w:rsidP="003C6139">
      <w:pPr>
        <w:pStyle w:val="ListParagraph"/>
        <w:numPr>
          <w:ilvl w:val="0"/>
          <w:numId w:val="69"/>
        </w:numPr>
        <w:spacing w:before="0" w:beforeAutospacing="0" w:after="160" w:afterAutospacing="0" w:line="259" w:lineRule="auto"/>
        <w:jc w:val="left"/>
        <w:rPr>
          <w:ins w:id="10652" w:author="An Tran, ACA (BUV)" w:date="2024-09-12T11:07:00Z" w16du:dateUtc="2024-09-12T04:07:00Z"/>
          <w:rFonts w:ascii="iCiel Avenir LT Std 35 Light" w:hAnsi="iCiel Avenir LT Std 35 Light"/>
          <w:sz w:val="22"/>
          <w:szCs w:val="22"/>
        </w:rPr>
      </w:pPr>
      <w:ins w:id="10653" w:author="An Tran, ACA (BUV)" w:date="2024-09-12T11:07:00Z" w16du:dateUtc="2024-09-12T04:07:00Z">
        <w:r w:rsidRPr="00863667">
          <w:rPr>
            <w:rFonts w:ascii="iCiel Avenir LT Std 35 Light" w:hAnsi="iCiel Avenir LT Std 35 Light"/>
            <w:sz w:val="22"/>
            <w:szCs w:val="22"/>
          </w:rPr>
          <w:t>Our Student Life team will guide you through every step, answering your questions and helping you complete the New Club Proposal Procedure to bring your vision to life.</w:t>
        </w:r>
      </w:ins>
    </w:p>
    <w:p w14:paraId="7710BAF2" w14:textId="77777777" w:rsidR="003C6139" w:rsidRPr="00863667" w:rsidRDefault="003C6139" w:rsidP="003C6139">
      <w:pPr>
        <w:spacing w:before="0" w:beforeAutospacing="0" w:after="160" w:afterAutospacing="0" w:line="259" w:lineRule="auto"/>
        <w:ind w:firstLine="0"/>
        <w:jc w:val="left"/>
        <w:rPr>
          <w:ins w:id="10654" w:author="An Tran, ACA (BUV)" w:date="2024-09-12T11:07:00Z" w16du:dateUtc="2024-09-12T04:07:00Z"/>
          <w:rFonts w:ascii="iCiel Avenir LT Std 35 Light" w:hAnsi="iCiel Avenir LT Std 35 Light"/>
          <w:sz w:val="22"/>
          <w:szCs w:val="22"/>
        </w:rPr>
      </w:pPr>
      <w:ins w:id="10655" w:author="An Tran, ACA (BUV)" w:date="2024-09-12T11:07:00Z" w16du:dateUtc="2024-09-12T04:07:00Z">
        <w:r w:rsidRPr="00863667">
          <w:rPr>
            <w:rFonts w:ascii="iCiel Avenir LT Std 35 Light" w:hAnsi="iCiel Avenir LT Std 35 Light" w:cs="Calibri"/>
            <w:i/>
            <w:iCs/>
            <w:sz w:val="22"/>
            <w:szCs w:val="22"/>
          </w:rPr>
          <w:t>Để</w:t>
        </w:r>
        <w:r w:rsidRPr="00863667">
          <w:rPr>
            <w:rFonts w:ascii="iCiel Avenir LT Std 35 Light" w:hAnsi="iCiel Avenir LT Std 35 Light"/>
            <w:i/>
            <w:iCs/>
            <w:sz w:val="22"/>
            <w:szCs w:val="22"/>
          </w:rPr>
          <w:t xml:space="preserve"> thành l</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p m</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t c</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i/>
            <w:iCs/>
            <w:sz w:val="22"/>
            <w:szCs w:val="22"/>
          </w:rPr>
          <w:t>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m</w:t>
        </w:r>
        <w:r w:rsidRPr="00863667">
          <w:rPr>
            <w:rFonts w:ascii="iCiel Avenir LT Std 35 Light" w:hAnsi="iCiel Avenir LT Std 35 Light" w:cs="Calibri"/>
            <w:i/>
            <w:iCs/>
            <w:sz w:val="22"/>
            <w:szCs w:val="22"/>
          </w:rPr>
          <w:t>ớ</w:t>
        </w:r>
        <w:r w:rsidRPr="00863667">
          <w:rPr>
            <w:rFonts w:ascii="iCiel Avenir LT Std 35 Light" w:hAnsi="iCiel Avenir LT Std 35 Light"/>
            <w:i/>
            <w:iCs/>
            <w:sz w:val="22"/>
            <w:szCs w:val="22"/>
          </w:rPr>
          <w:t>i, sinh viên có th</w:t>
        </w:r>
        <w:r w:rsidRPr="00863667">
          <w:rPr>
            <w:rFonts w:ascii="iCiel Avenir LT Std 35 Light" w:hAnsi="iCiel Avenir LT Std 35 Light" w:cs="Calibri"/>
            <w:i/>
            <w:iCs/>
            <w:sz w:val="22"/>
            <w:szCs w:val="22"/>
          </w:rPr>
          <w:t>ể</w:t>
        </w:r>
        <w:r w:rsidRPr="00863667">
          <w:rPr>
            <w:rFonts w:ascii="iCiel Avenir LT Std 35 Light" w:hAnsi="iCiel Avenir LT Std 35 Light"/>
            <w:i/>
            <w:iCs/>
            <w:sz w:val="22"/>
            <w:szCs w:val="22"/>
          </w:rPr>
          <w:t xml:space="preserve"> th</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c hi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các b</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c d</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 xml:space="preserve">i </w:t>
        </w:r>
        <w:r w:rsidRPr="00863667">
          <w:rPr>
            <w:rFonts w:ascii="iCiel Avenir LT Std 35 Light" w:hAnsi="iCiel Avenir LT Std 35 Light" w:cs="Calibri"/>
            <w:i/>
            <w:iCs/>
            <w:sz w:val="22"/>
            <w:szCs w:val="22"/>
          </w:rPr>
          <w:t>đ</w:t>
        </w:r>
        <w:r w:rsidRPr="00863667">
          <w:rPr>
            <w:rFonts w:ascii="iCiel Avenir LT Std 35 Light" w:hAnsi="iCiel Avenir LT Std 35 Light"/>
            <w:i/>
            <w:iCs/>
            <w:sz w:val="22"/>
            <w:szCs w:val="22"/>
          </w:rPr>
          <w:t>ây:</w:t>
        </w:r>
      </w:ins>
    </w:p>
    <w:p w14:paraId="57E0BBE4" w14:textId="77777777" w:rsidR="003C6139" w:rsidRPr="00863667" w:rsidRDefault="003C6139" w:rsidP="003C6139">
      <w:pPr>
        <w:pStyle w:val="ListParagraph"/>
        <w:numPr>
          <w:ilvl w:val="0"/>
          <w:numId w:val="68"/>
        </w:numPr>
        <w:spacing w:before="0" w:beforeAutospacing="0" w:after="160" w:afterAutospacing="0" w:line="259" w:lineRule="auto"/>
        <w:jc w:val="left"/>
        <w:rPr>
          <w:ins w:id="10656" w:author="An Tran, ACA (BUV)" w:date="2024-09-12T11:07:00Z" w16du:dateUtc="2024-09-12T04:07:00Z"/>
          <w:rFonts w:ascii="iCiel Avenir LT Std 35 Light" w:hAnsi="iCiel Avenir LT Std 35 Light"/>
          <w:i/>
          <w:iCs/>
          <w:sz w:val="22"/>
          <w:szCs w:val="22"/>
        </w:rPr>
      </w:pPr>
      <w:ins w:id="10657" w:author="An Tran, ACA (BUV)" w:date="2024-09-12T11:07:00Z" w16du:dateUtc="2024-09-12T04:07:00Z">
        <w:r w:rsidRPr="00863667">
          <w:rPr>
            <w:rFonts w:ascii="iCiel Avenir LT Std 35 Light" w:hAnsi="iCiel Avenir LT Std 35 Light"/>
            <w:i/>
            <w:iCs/>
            <w:sz w:val="22"/>
            <w:szCs w:val="22"/>
          </w:rPr>
          <w:t>Liên h</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 xml:space="preserve"> v</w:t>
        </w:r>
        <w:r w:rsidRPr="00863667">
          <w:rPr>
            <w:rFonts w:ascii="iCiel Avenir LT Std 35 Light" w:hAnsi="iCiel Avenir LT Std 35 Light" w:cs="Calibri"/>
            <w:i/>
            <w:iCs/>
            <w:sz w:val="22"/>
            <w:szCs w:val="22"/>
          </w:rPr>
          <w:t>ớ</w:t>
        </w:r>
        <w:r w:rsidRPr="00863667">
          <w:rPr>
            <w:rFonts w:ascii="iCiel Avenir LT Std 35 Light" w:hAnsi="iCiel Avenir LT Std 35 Light"/>
            <w:i/>
            <w:iCs/>
            <w:sz w:val="22"/>
            <w:szCs w:val="22"/>
          </w:rPr>
          <w:t>i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ph</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 xml:space="preserve">n Student Life qua email se-studentlife@buv.edu.vn </w:t>
        </w:r>
        <w:r w:rsidRPr="00863667">
          <w:rPr>
            <w:rFonts w:ascii="iCiel Avenir LT Std 35 Light" w:hAnsi="iCiel Avenir LT Std 35 Light" w:cs="Calibri"/>
            <w:i/>
            <w:iCs/>
            <w:sz w:val="22"/>
            <w:szCs w:val="22"/>
          </w:rPr>
          <w:t>để</w:t>
        </w:r>
        <w:r w:rsidRPr="00863667">
          <w:rPr>
            <w:rFonts w:ascii="iCiel Avenir LT Std 35 Light" w:hAnsi="iCiel Avenir LT Std 35 Light"/>
            <w:i/>
            <w:iCs/>
            <w:sz w:val="22"/>
            <w:szCs w:val="22"/>
          </w:rPr>
          <w:t xml:space="preserve"> b</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y t</w:t>
        </w:r>
        <w:r w:rsidRPr="00863667">
          <w:rPr>
            <w:rFonts w:ascii="iCiel Avenir LT Std 35 Light" w:hAnsi="iCiel Avenir LT Std 35 Light" w:cs="Calibri"/>
            <w:i/>
            <w:iCs/>
            <w:sz w:val="22"/>
            <w:szCs w:val="22"/>
          </w:rPr>
          <w:t>ỏ</w:t>
        </w:r>
        <w:r w:rsidRPr="00863667">
          <w:rPr>
            <w:rFonts w:ascii="iCiel Avenir LT Std 35 Light" w:hAnsi="iCiel Avenir LT Std 35 Light"/>
            <w:i/>
            <w:iCs/>
            <w:sz w:val="22"/>
            <w:szCs w:val="22"/>
          </w:rPr>
          <w:t xml:space="preserve"> mong mu</w:t>
        </w:r>
        <w:r w:rsidRPr="00863667">
          <w:rPr>
            <w:rFonts w:ascii="iCiel Avenir LT Std 35 Light" w:hAnsi="iCiel Avenir LT Std 35 Light" w:cs="Calibri"/>
            <w:i/>
            <w:iCs/>
            <w:sz w:val="22"/>
            <w:szCs w:val="22"/>
          </w:rPr>
          <w:t>ố</w:t>
        </w:r>
        <w:r w:rsidRPr="00863667">
          <w:rPr>
            <w:rFonts w:ascii="iCiel Avenir LT Std 35 Light" w:hAnsi="iCiel Avenir LT Std 35 Light"/>
            <w:i/>
            <w:iCs/>
            <w:sz w:val="22"/>
            <w:szCs w:val="22"/>
          </w:rPr>
          <w:t>n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mình.</w:t>
        </w:r>
      </w:ins>
    </w:p>
    <w:p w14:paraId="6394FBE8" w14:textId="77777777" w:rsidR="003C6139" w:rsidRPr="00863667" w:rsidRDefault="003C6139" w:rsidP="003C6139">
      <w:pPr>
        <w:pStyle w:val="ListParagraph"/>
        <w:numPr>
          <w:ilvl w:val="0"/>
          <w:numId w:val="68"/>
        </w:numPr>
        <w:spacing w:before="0" w:beforeAutospacing="0" w:after="160" w:afterAutospacing="0" w:line="259" w:lineRule="auto"/>
        <w:jc w:val="left"/>
        <w:rPr>
          <w:ins w:id="10658" w:author="An Tran, ACA (BUV)" w:date="2024-09-12T11:07:00Z" w16du:dateUtc="2024-09-12T04:07:00Z"/>
          <w:rFonts w:ascii="iCiel Avenir LT Std 35 Light" w:hAnsi="iCiel Avenir LT Std 35 Light"/>
          <w:i/>
          <w:iCs/>
          <w:sz w:val="22"/>
          <w:szCs w:val="22"/>
        </w:rPr>
      </w:pPr>
      <w:ins w:id="10659" w:author="An Tran, ACA (BUV)" w:date="2024-09-12T11:07:00Z" w16du:dateUtc="2024-09-12T04:07:00Z">
        <w:r w:rsidRPr="00863667">
          <w:rPr>
            <w:rFonts w:ascii="iCiel Avenir LT Std 35 Light" w:hAnsi="iCiel Avenir LT Std 35 Light" w:cs="Calibri"/>
            <w:i/>
            <w:iCs/>
            <w:sz w:val="22"/>
            <w:szCs w:val="22"/>
          </w:rPr>
          <w:t>Độ</w:t>
        </w:r>
        <w:r w:rsidRPr="00863667">
          <w:rPr>
            <w:rFonts w:ascii="iCiel Avenir LT Std 35 Light" w:hAnsi="iCiel Avenir LT Std 35 Light"/>
            <w:i/>
            <w:iCs/>
            <w:sz w:val="22"/>
            <w:szCs w:val="22"/>
          </w:rPr>
          <w:t>i ng</w:t>
        </w:r>
        <w:r w:rsidRPr="00863667">
          <w:rPr>
            <w:rFonts w:ascii="iCiel Avenir LT Std 35 Light" w:hAnsi="iCiel Avenir LT Std 35 Light" w:cs="Calibri"/>
            <w:i/>
            <w:iCs/>
            <w:sz w:val="22"/>
            <w:szCs w:val="22"/>
          </w:rPr>
          <w:t>ũ</w:t>
        </w:r>
        <w:r w:rsidRPr="00863667">
          <w:rPr>
            <w:rFonts w:ascii="iCiel Avenir LT Std 35 Light" w:hAnsi="iCiel Avenir LT Std 35 Light"/>
            <w:i/>
            <w:iCs/>
            <w:sz w:val="22"/>
            <w:szCs w:val="22"/>
          </w:rPr>
          <w:t xml:space="preserve"> Student Life s</w:t>
        </w:r>
        <w:r w:rsidRPr="00863667">
          <w:rPr>
            <w:rFonts w:ascii="iCiel Avenir LT Std 35 Light" w:hAnsi="iCiel Avenir LT Std 35 Light" w:cs="Calibri"/>
            <w:i/>
            <w:iCs/>
            <w:sz w:val="22"/>
            <w:szCs w:val="22"/>
          </w:rPr>
          <w:t>ẽ</w:t>
        </w:r>
        <w:r w:rsidRPr="00863667">
          <w:rPr>
            <w:rFonts w:ascii="iCiel Avenir LT Std 35 Light" w:hAnsi="iCiel Avenir LT Std 35 Light"/>
            <w:i/>
            <w:iCs/>
            <w:sz w:val="22"/>
            <w:szCs w:val="22"/>
          </w:rPr>
          <w:t xml:space="preserve"> h</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ng d</w:t>
        </w:r>
        <w:r w:rsidRPr="00863667">
          <w:rPr>
            <w:rFonts w:ascii="iCiel Avenir LT Std 35 Light" w:hAnsi="iCiel Avenir LT Std 35 Light" w:cs="Calibri"/>
            <w:i/>
            <w:iCs/>
            <w:sz w:val="22"/>
            <w:szCs w:val="22"/>
          </w:rPr>
          <w:t>ẫ</w:t>
        </w:r>
        <w:r w:rsidRPr="00863667">
          <w:rPr>
            <w:rFonts w:ascii="iCiel Avenir LT Std 35 Light" w:hAnsi="iCiel Avenir LT Std 35 Light"/>
            <w:i/>
            <w:iCs/>
            <w:sz w:val="22"/>
            <w:szCs w:val="22"/>
          </w:rPr>
          <w:t>n sinh viên qua t</w:t>
        </w:r>
        <w:r w:rsidRPr="00863667">
          <w:rPr>
            <w:rFonts w:ascii="iCiel Avenir LT Std 35 Light" w:hAnsi="iCiel Avenir LT Std 35 Light" w:cs="Calibri"/>
            <w:i/>
            <w:iCs/>
            <w:sz w:val="22"/>
            <w:szCs w:val="22"/>
          </w:rPr>
          <w:t>ừ</w:t>
        </w:r>
        <w:r w:rsidRPr="00863667">
          <w:rPr>
            <w:rFonts w:ascii="iCiel Avenir LT Std 35 Light" w:hAnsi="iCiel Avenir LT Std 35 Light"/>
            <w:i/>
            <w:iCs/>
            <w:sz w:val="22"/>
            <w:szCs w:val="22"/>
          </w:rPr>
          <w:t>ng b</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c, tr</w:t>
        </w:r>
        <w:r w:rsidRPr="00863667">
          <w:rPr>
            <w:rFonts w:ascii="iCiel Avenir LT Std 35 Light" w:hAnsi="iCiel Avenir LT Std 35 Light" w:cs="Calibri"/>
            <w:i/>
            <w:iCs/>
            <w:sz w:val="22"/>
            <w:szCs w:val="22"/>
          </w:rPr>
          <w:t>ả</w:t>
        </w:r>
        <w:r w:rsidRPr="00863667">
          <w:rPr>
            <w:rFonts w:ascii="iCiel Avenir LT Std 35 Light" w:hAnsi="iCiel Avenir LT Std 35 Light"/>
            <w:i/>
            <w:iCs/>
            <w:sz w:val="22"/>
            <w:szCs w:val="22"/>
          </w:rPr>
          <w:t xml:space="preserve"> l</w:t>
        </w:r>
        <w:r w:rsidRPr="00863667">
          <w:rPr>
            <w:rFonts w:ascii="iCiel Avenir LT Std 35 Light" w:hAnsi="iCiel Avenir LT Std 35 Light" w:cs="Calibri"/>
            <w:i/>
            <w:iCs/>
            <w:sz w:val="22"/>
            <w:szCs w:val="22"/>
          </w:rPr>
          <w:t>ờ</w:t>
        </w:r>
        <w:r w:rsidRPr="00863667">
          <w:rPr>
            <w:rFonts w:ascii="iCiel Avenir LT Std 35 Light" w:hAnsi="iCiel Avenir LT Std 35 Light"/>
            <w:i/>
            <w:iCs/>
            <w:sz w:val="22"/>
            <w:szCs w:val="22"/>
          </w:rPr>
          <w:t>i m</w:t>
        </w:r>
        <w:r w:rsidRPr="00863667">
          <w:rPr>
            <w:rFonts w:ascii="iCiel Avenir LT Std 35 Light" w:hAnsi="iCiel Avenir LT Std 35 Light" w:cs="Calibri"/>
            <w:i/>
            <w:iCs/>
            <w:sz w:val="22"/>
            <w:szCs w:val="22"/>
          </w:rPr>
          <w:t>ọ</w:t>
        </w:r>
        <w:r w:rsidRPr="00863667">
          <w:rPr>
            <w:rFonts w:ascii="iCiel Avenir LT Std 35 Light" w:hAnsi="iCiel Avenir LT Std 35 Light"/>
            <w:i/>
            <w:iCs/>
            <w:sz w:val="22"/>
            <w:szCs w:val="22"/>
          </w:rPr>
          <w:t>i th</w:t>
        </w:r>
        <w:r w:rsidRPr="00863667">
          <w:rPr>
            <w:rFonts w:ascii="iCiel Avenir LT Std 35 Light" w:hAnsi="iCiel Avenir LT Std 35 Light" w:cs="Calibri"/>
            <w:i/>
            <w:iCs/>
            <w:sz w:val="22"/>
            <w:szCs w:val="22"/>
          </w:rPr>
          <w:t>ắ</w:t>
        </w:r>
        <w:r w:rsidRPr="00863667">
          <w:rPr>
            <w:rFonts w:ascii="iCiel Avenir LT Std 35 Light" w:hAnsi="iCiel Avenir LT Std 35 Light"/>
            <w:i/>
            <w:iCs/>
            <w:sz w:val="22"/>
            <w:szCs w:val="22"/>
          </w:rPr>
          <w:t>c m</w:t>
        </w:r>
        <w:r w:rsidRPr="00863667">
          <w:rPr>
            <w:rFonts w:ascii="iCiel Avenir LT Std 35 Light" w:hAnsi="iCiel Avenir LT Std 35 Light" w:cs="Calibri"/>
            <w:i/>
            <w:iCs/>
            <w:sz w:val="22"/>
            <w:szCs w:val="22"/>
          </w:rPr>
          <w:t>ắ</w:t>
        </w:r>
        <w:r w:rsidRPr="00863667">
          <w:rPr>
            <w:rFonts w:ascii="iCiel Avenir LT Std 35 Light" w:hAnsi="iCiel Avenir LT Std 35 Light"/>
            <w:i/>
            <w:iCs/>
            <w:sz w:val="22"/>
            <w:szCs w:val="22"/>
          </w:rPr>
          <w:t>c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gi</w:t>
        </w:r>
        <w:r w:rsidRPr="00863667">
          <w:rPr>
            <w:rFonts w:ascii="iCiel Avenir LT Std 35 Light" w:hAnsi="iCiel Avenir LT Std 35 Light" w:cs="Avenir LT Std 35 Light"/>
            <w:i/>
            <w:iCs/>
            <w:sz w:val="22"/>
            <w:szCs w:val="22"/>
          </w:rPr>
          <w:t>ú</w:t>
        </w:r>
        <w:r w:rsidRPr="00863667">
          <w:rPr>
            <w:rFonts w:ascii="iCiel Avenir LT Std 35 Light" w:hAnsi="iCiel Avenir LT Std 35 Light"/>
            <w:i/>
            <w:iCs/>
            <w:sz w:val="22"/>
            <w:szCs w:val="22"/>
          </w:rPr>
          <w:t>p sinh viên th</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c hi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theo Quy trình m</w:t>
        </w:r>
        <w:r w:rsidRPr="00863667">
          <w:rPr>
            <w:rFonts w:ascii="iCiel Avenir LT Std 35 Light" w:hAnsi="iCiel Avenir LT Std 35 Light" w:cs="Calibri"/>
            <w:i/>
            <w:iCs/>
            <w:sz w:val="22"/>
            <w:szCs w:val="22"/>
          </w:rPr>
          <w:t>ở</w:t>
        </w:r>
        <w:r w:rsidRPr="00863667">
          <w:rPr>
            <w:rFonts w:ascii="iCiel Avenir LT Std 35 Light" w:hAnsi="iCiel Avenir LT Std 35 Light"/>
            <w:i/>
            <w:iCs/>
            <w:sz w:val="22"/>
            <w:szCs w:val="22"/>
          </w:rPr>
          <w:t xml:space="preserve"> Câu l</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m</w:t>
        </w:r>
        <w:r w:rsidRPr="00863667">
          <w:rPr>
            <w:rFonts w:ascii="iCiel Avenir LT Std 35 Light" w:hAnsi="iCiel Avenir LT Std 35 Light" w:cs="Calibri"/>
            <w:i/>
            <w:iCs/>
            <w:sz w:val="22"/>
            <w:szCs w:val="22"/>
          </w:rPr>
          <w:t>ớ</w:t>
        </w:r>
        <w:r w:rsidRPr="00863667">
          <w:rPr>
            <w:rFonts w:ascii="iCiel Avenir LT Std 35 Light" w:hAnsi="iCiel Avenir LT Std 35 Light"/>
            <w:i/>
            <w:iCs/>
            <w:sz w:val="22"/>
            <w:szCs w:val="22"/>
          </w:rPr>
          <w:t xml:space="preserve">i </w:t>
        </w:r>
        <w:r w:rsidRPr="00863667">
          <w:rPr>
            <w:rFonts w:ascii="iCiel Avenir LT Std 35 Light" w:hAnsi="iCiel Avenir LT Std 35 Light" w:cs="Calibri"/>
            <w:i/>
            <w:iCs/>
            <w:sz w:val="22"/>
            <w:szCs w:val="22"/>
          </w:rPr>
          <w:t>để</w:t>
        </w:r>
        <w:r w:rsidRPr="00863667">
          <w:rPr>
            <w:rFonts w:ascii="iCiel Avenir LT Std 35 Light" w:hAnsi="iCiel Avenir LT Std 35 Light"/>
            <w:i/>
            <w:iCs/>
            <w:sz w:val="22"/>
            <w:szCs w:val="22"/>
          </w:rPr>
          <w:t xml:space="preserve"> hi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th</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c h</w:t>
        </w:r>
        <w:r w:rsidRPr="00863667">
          <w:rPr>
            <w:rFonts w:ascii="iCiel Avenir LT Std 35 Light" w:hAnsi="iCiel Avenir LT Std 35 Light" w:cs="Avenir LT Std 35 Light"/>
            <w:i/>
            <w:iCs/>
            <w:sz w:val="22"/>
            <w:szCs w:val="22"/>
          </w:rPr>
          <w:t>ó</w:t>
        </w:r>
        <w:r w:rsidRPr="00863667">
          <w:rPr>
            <w:rFonts w:ascii="iCiel Avenir LT Std 35 Light" w:hAnsi="iCiel Avenir LT Std 35 Light"/>
            <w:i/>
            <w:iCs/>
            <w:sz w:val="22"/>
            <w:szCs w:val="22"/>
          </w:rPr>
          <w:t xml:space="preserve">a </w:t>
        </w:r>
        <w:r w:rsidRPr="00863667">
          <w:rPr>
            <w:rFonts w:ascii="iCiel Avenir LT Std 35 Light" w:hAnsi="iCiel Avenir LT Std 35 Light" w:cs="Avenir LT Std 35 Light"/>
            <w:i/>
            <w:iCs/>
            <w:sz w:val="22"/>
            <w:szCs w:val="22"/>
          </w:rPr>
          <w:t>ý</w:t>
        </w:r>
        <w:r w:rsidRPr="00863667">
          <w:rPr>
            <w:rFonts w:ascii="iCiel Avenir LT Std 35 Light" w:hAnsi="iCiel Avenir LT Std 35 Light"/>
            <w:i/>
            <w:iCs/>
            <w:sz w:val="22"/>
            <w:szCs w:val="22"/>
          </w:rPr>
          <w:t xml:space="preserve"> t</w:t>
        </w:r>
        <w:r w:rsidRPr="00863667">
          <w:rPr>
            <w:rFonts w:ascii="iCiel Avenir LT Std 35 Light" w:hAnsi="iCiel Avenir LT Std 35 Light" w:cs="Calibri"/>
            <w:i/>
            <w:iCs/>
            <w:sz w:val="22"/>
            <w:szCs w:val="22"/>
          </w:rPr>
          <w:t>ưở</w:t>
        </w:r>
        <w:r w:rsidRPr="00863667">
          <w:rPr>
            <w:rFonts w:ascii="iCiel Avenir LT Std 35 Light" w:hAnsi="iCiel Avenir LT Std 35 Light"/>
            <w:i/>
            <w:iCs/>
            <w:sz w:val="22"/>
            <w:szCs w:val="22"/>
          </w:rPr>
          <w:t>ng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mình.</w:t>
        </w:r>
      </w:ins>
    </w:p>
    <w:p w14:paraId="6590EA91" w14:textId="77777777" w:rsidR="003C6139" w:rsidRPr="00863667" w:rsidRDefault="003C6139" w:rsidP="003C6139">
      <w:pPr>
        <w:pStyle w:val="Question"/>
        <w:numPr>
          <w:ilvl w:val="0"/>
          <w:numId w:val="7"/>
        </w:numPr>
        <w:tabs>
          <w:tab w:val="left" w:pos="1260"/>
        </w:tabs>
        <w:spacing w:before="100" w:line="400" w:lineRule="exact"/>
        <w:ind w:left="0" w:firstLine="810"/>
        <w:rPr>
          <w:ins w:id="10660" w:author="An Tran, ACA (BUV)" w:date="2024-09-12T11:07:00Z" w16du:dateUtc="2024-09-12T04:07:00Z"/>
          <w:i/>
          <w:iCs/>
          <w:szCs w:val="22"/>
        </w:rPr>
      </w:pPr>
      <w:bookmarkStart w:id="10661" w:name="_Toc177025957"/>
      <w:bookmarkStart w:id="10662" w:name="_Toc177144069"/>
      <w:ins w:id="10663" w:author="An Tran, ACA (BUV)" w:date="2024-09-12T11:07:00Z" w16du:dateUtc="2024-09-12T04:07:00Z">
        <w:r w:rsidRPr="00863667">
          <w:rPr>
            <w:szCs w:val="22"/>
          </w:rPr>
          <w:t xml:space="preserve">What support is available for students who want to start a new student-led project? / </w:t>
        </w:r>
        <w:r w:rsidRPr="00863667">
          <w:rPr>
            <w:i/>
            <w:iCs/>
            <w:szCs w:val="22"/>
          </w:rPr>
          <w:t>Sinh viên s</w:t>
        </w:r>
        <w:r w:rsidRPr="00863667">
          <w:rPr>
            <w:rFonts w:cs="Calibri"/>
            <w:i/>
            <w:iCs/>
            <w:szCs w:val="22"/>
          </w:rPr>
          <w:t>ẽ</w:t>
        </w:r>
        <w:r w:rsidRPr="00863667">
          <w:rPr>
            <w:i/>
            <w:iCs/>
            <w:szCs w:val="22"/>
          </w:rPr>
          <w:t xml:space="preserve"> </w:t>
        </w:r>
        <w:r w:rsidRPr="00863667">
          <w:rPr>
            <w:rFonts w:cs="Calibri"/>
            <w:i/>
            <w:iCs/>
            <w:szCs w:val="22"/>
          </w:rPr>
          <w:t>đượ</w:t>
        </w:r>
        <w:r w:rsidRPr="00863667">
          <w:rPr>
            <w:i/>
            <w:iCs/>
            <w:szCs w:val="22"/>
          </w:rPr>
          <w:t>c h</w:t>
        </w:r>
        <w:r w:rsidRPr="00863667">
          <w:rPr>
            <w:rFonts w:cs="Calibri"/>
            <w:i/>
            <w:iCs/>
            <w:szCs w:val="22"/>
          </w:rPr>
          <w:t>ỗ</w:t>
        </w:r>
        <w:r w:rsidRPr="00863667">
          <w:rPr>
            <w:i/>
            <w:iCs/>
            <w:szCs w:val="22"/>
          </w:rPr>
          <w:t xml:space="preserve"> tr</w:t>
        </w:r>
        <w:r w:rsidRPr="00863667">
          <w:rPr>
            <w:rFonts w:cs="Calibri"/>
            <w:i/>
            <w:iCs/>
            <w:szCs w:val="22"/>
          </w:rPr>
          <w:t>ợ</w:t>
        </w:r>
        <w:r w:rsidRPr="00863667">
          <w:rPr>
            <w:i/>
            <w:iCs/>
            <w:szCs w:val="22"/>
          </w:rPr>
          <w:t xml:space="preserve"> nh</w:t>
        </w:r>
        <w:r w:rsidRPr="00863667">
          <w:rPr>
            <w:rFonts w:cs="Calibri"/>
            <w:i/>
            <w:iCs/>
            <w:szCs w:val="22"/>
          </w:rPr>
          <w:t>ư</w:t>
        </w:r>
        <w:r w:rsidRPr="00863667">
          <w:rPr>
            <w:i/>
            <w:iCs/>
            <w:szCs w:val="22"/>
          </w:rPr>
          <w:t xml:space="preserve"> th</w:t>
        </w:r>
        <w:r w:rsidRPr="00863667">
          <w:rPr>
            <w:rFonts w:cs="Calibri"/>
            <w:i/>
            <w:iCs/>
            <w:szCs w:val="22"/>
          </w:rPr>
          <w:t>ế</w:t>
        </w:r>
        <w:r w:rsidRPr="00863667">
          <w:rPr>
            <w:i/>
            <w:iCs/>
            <w:szCs w:val="22"/>
          </w:rPr>
          <w:t xml:space="preserve"> nào n</w:t>
        </w:r>
        <w:r w:rsidRPr="00863667">
          <w:rPr>
            <w:rFonts w:cs="Calibri"/>
            <w:i/>
            <w:iCs/>
            <w:szCs w:val="22"/>
          </w:rPr>
          <w:t>ế</w:t>
        </w:r>
        <w:r w:rsidRPr="00863667">
          <w:rPr>
            <w:i/>
            <w:iCs/>
            <w:szCs w:val="22"/>
          </w:rPr>
          <w:t>u mu</w:t>
        </w:r>
        <w:r w:rsidRPr="00863667">
          <w:rPr>
            <w:rFonts w:cs="Calibri"/>
            <w:i/>
            <w:iCs/>
            <w:szCs w:val="22"/>
          </w:rPr>
          <w:t>ố</w:t>
        </w:r>
        <w:r w:rsidRPr="00863667">
          <w:rPr>
            <w:i/>
            <w:iCs/>
            <w:szCs w:val="22"/>
          </w:rPr>
          <w:t>n b</w:t>
        </w:r>
        <w:r w:rsidRPr="00863667">
          <w:rPr>
            <w:rFonts w:cs="Calibri"/>
            <w:i/>
            <w:iCs/>
            <w:szCs w:val="22"/>
          </w:rPr>
          <w:t>ắ</w:t>
        </w:r>
        <w:r w:rsidRPr="00863667">
          <w:rPr>
            <w:i/>
            <w:iCs/>
            <w:szCs w:val="22"/>
          </w:rPr>
          <w:t xml:space="preserve">t </w:t>
        </w:r>
        <w:r w:rsidRPr="00863667">
          <w:rPr>
            <w:rFonts w:cs="Calibri"/>
            <w:i/>
            <w:iCs/>
            <w:szCs w:val="22"/>
          </w:rPr>
          <w:t>đầ</w:t>
        </w:r>
        <w:r w:rsidRPr="00863667">
          <w:rPr>
            <w:i/>
            <w:iCs/>
            <w:szCs w:val="22"/>
          </w:rPr>
          <w:t>u m</w:t>
        </w:r>
        <w:r w:rsidRPr="00863667">
          <w:rPr>
            <w:rFonts w:cs="Calibri"/>
            <w:i/>
            <w:iCs/>
            <w:szCs w:val="22"/>
          </w:rPr>
          <w:t>ộ</w:t>
        </w:r>
        <w:r w:rsidRPr="00863667">
          <w:rPr>
            <w:i/>
            <w:iCs/>
            <w:szCs w:val="22"/>
          </w:rPr>
          <w:t>t D</w:t>
        </w:r>
        <w:r w:rsidRPr="00863667">
          <w:rPr>
            <w:rFonts w:cs="Calibri"/>
            <w:i/>
            <w:iCs/>
            <w:szCs w:val="22"/>
          </w:rPr>
          <w:t>ự</w:t>
        </w:r>
        <w:r w:rsidRPr="00863667">
          <w:rPr>
            <w:i/>
            <w:iCs/>
            <w:szCs w:val="22"/>
          </w:rPr>
          <w:t xml:space="preserve"> án m</w:t>
        </w:r>
        <w:r w:rsidRPr="00863667">
          <w:rPr>
            <w:rFonts w:cs="Calibri"/>
            <w:i/>
            <w:iCs/>
            <w:szCs w:val="22"/>
          </w:rPr>
          <w:t>ớ</w:t>
        </w:r>
        <w:r w:rsidRPr="00863667">
          <w:rPr>
            <w:i/>
            <w:iCs/>
            <w:szCs w:val="22"/>
          </w:rPr>
          <w:t>i?</w:t>
        </w:r>
        <w:bookmarkEnd w:id="10661"/>
        <w:bookmarkEnd w:id="10662"/>
      </w:ins>
    </w:p>
    <w:p w14:paraId="03839D1D" w14:textId="77777777" w:rsidR="003C6139" w:rsidRPr="00863667" w:rsidRDefault="003C6139" w:rsidP="003C6139">
      <w:pPr>
        <w:spacing w:before="0" w:beforeAutospacing="0" w:after="160" w:afterAutospacing="0" w:line="259" w:lineRule="auto"/>
        <w:ind w:firstLine="0"/>
        <w:rPr>
          <w:ins w:id="10664" w:author="An Tran, ACA (BUV)" w:date="2024-09-12T11:07:00Z" w16du:dateUtc="2024-09-12T04:07:00Z"/>
          <w:rFonts w:ascii="iCiel Avenir LT Std 35 Light" w:hAnsi="iCiel Avenir LT Std 35 Light"/>
          <w:sz w:val="22"/>
          <w:szCs w:val="22"/>
        </w:rPr>
      </w:pPr>
      <w:ins w:id="10665" w:author="An Tran, ACA (BUV)" w:date="2024-09-12T11:07:00Z" w16du:dateUtc="2024-09-12T04:07:00Z">
        <w:r w:rsidRPr="00863667">
          <w:rPr>
            <w:rFonts w:ascii="iCiel Avenir LT Std 35 Light" w:hAnsi="iCiel Avenir LT Std 35 Light"/>
            <w:sz w:val="22"/>
            <w:szCs w:val="22"/>
          </w:rPr>
          <w:t>When students want to start a student-led project, students should follow the following steps:</w:t>
        </w:r>
      </w:ins>
    </w:p>
    <w:p w14:paraId="6B2F0C3E" w14:textId="77777777" w:rsidR="003C6139" w:rsidRPr="00863667" w:rsidRDefault="003C6139" w:rsidP="003C6139">
      <w:pPr>
        <w:pStyle w:val="ListParagraph"/>
        <w:numPr>
          <w:ilvl w:val="0"/>
          <w:numId w:val="70"/>
        </w:numPr>
        <w:spacing w:before="0" w:beforeAutospacing="0" w:after="160" w:afterAutospacing="0" w:line="259" w:lineRule="auto"/>
        <w:rPr>
          <w:ins w:id="10666" w:author="An Tran, ACA (BUV)" w:date="2024-09-12T11:07:00Z" w16du:dateUtc="2024-09-12T04:07:00Z"/>
          <w:rFonts w:ascii="iCiel Avenir LT Std 35 Light" w:hAnsi="iCiel Avenir LT Std 35 Light"/>
          <w:sz w:val="22"/>
          <w:szCs w:val="22"/>
        </w:rPr>
      </w:pPr>
      <w:ins w:id="10667" w:author="An Tran, ACA (BUV)" w:date="2024-09-12T11:07:00Z" w16du:dateUtc="2024-09-12T04:07:00Z">
        <w:r w:rsidRPr="00863667">
          <w:rPr>
            <w:rFonts w:ascii="iCiel Avenir LT Std 35 Light" w:hAnsi="iCiel Avenir LT Std 35 Light"/>
            <w:sz w:val="22"/>
            <w:szCs w:val="22"/>
          </w:rPr>
          <w:t>Contact Student Life at se-studentlife@buv.edu.vn to get started.</w:t>
        </w:r>
      </w:ins>
    </w:p>
    <w:p w14:paraId="06F594E6" w14:textId="77777777" w:rsidR="003C6139" w:rsidRPr="00863667" w:rsidRDefault="003C6139" w:rsidP="003C6139">
      <w:pPr>
        <w:pStyle w:val="ListParagraph"/>
        <w:numPr>
          <w:ilvl w:val="0"/>
          <w:numId w:val="70"/>
        </w:numPr>
        <w:spacing w:before="0" w:beforeAutospacing="0" w:after="160" w:afterAutospacing="0" w:line="259" w:lineRule="auto"/>
        <w:rPr>
          <w:ins w:id="10668" w:author="An Tran, ACA (BUV)" w:date="2024-09-12T11:07:00Z" w16du:dateUtc="2024-09-12T04:07:00Z"/>
          <w:rFonts w:ascii="iCiel Avenir LT Std 35 Light" w:hAnsi="iCiel Avenir LT Std 35 Light"/>
          <w:sz w:val="22"/>
          <w:szCs w:val="22"/>
        </w:rPr>
      </w:pPr>
      <w:ins w:id="10669" w:author="An Tran, ACA (BUV)" w:date="2024-09-12T11:07:00Z" w16du:dateUtc="2024-09-12T04:07:00Z">
        <w:r w:rsidRPr="00863667">
          <w:rPr>
            <w:rFonts w:ascii="iCiel Avenir LT Std 35 Light" w:hAnsi="iCiel Avenir LT Std 35 Light"/>
            <w:sz w:val="22"/>
            <w:szCs w:val="22"/>
          </w:rPr>
          <w:t>Our team will work closely with you, offering guidance and support to complete the proposal and navigate the Event Proposal Procedure.</w:t>
        </w:r>
      </w:ins>
    </w:p>
    <w:p w14:paraId="165DDE19" w14:textId="77777777" w:rsidR="003C6139" w:rsidRPr="00863667" w:rsidRDefault="003C6139" w:rsidP="003C6139">
      <w:pPr>
        <w:spacing w:before="0" w:beforeAutospacing="0" w:after="160" w:afterAutospacing="0" w:line="259" w:lineRule="auto"/>
        <w:ind w:firstLine="0"/>
        <w:rPr>
          <w:ins w:id="10670" w:author="An Tran, ACA (BUV)" w:date="2024-09-12T11:07:00Z" w16du:dateUtc="2024-09-12T04:07:00Z"/>
          <w:rFonts w:ascii="iCiel Avenir LT Std 35 Light" w:hAnsi="iCiel Avenir LT Std 35 Light"/>
          <w:i/>
          <w:iCs/>
          <w:sz w:val="22"/>
          <w:szCs w:val="22"/>
        </w:rPr>
      </w:pPr>
      <w:ins w:id="10671" w:author="An Tran, ACA (BUV)" w:date="2024-09-12T11:07:00Z" w16du:dateUtc="2024-09-12T04:07:00Z">
        <w:r w:rsidRPr="00863667">
          <w:rPr>
            <w:rFonts w:ascii="iCiel Avenir LT Std 35 Light" w:hAnsi="iCiel Avenir LT Std 35 Light"/>
            <w:i/>
            <w:iCs/>
            <w:sz w:val="22"/>
            <w:szCs w:val="22"/>
          </w:rPr>
          <w:t>Khi sinh viên mu</w:t>
        </w:r>
        <w:r w:rsidRPr="00863667">
          <w:rPr>
            <w:rFonts w:ascii="iCiel Avenir LT Std 35 Light" w:hAnsi="iCiel Avenir LT Std 35 Light" w:cs="Calibri"/>
            <w:i/>
            <w:iCs/>
            <w:sz w:val="22"/>
            <w:szCs w:val="22"/>
          </w:rPr>
          <w:t>ố</w:t>
        </w:r>
        <w:r w:rsidRPr="00863667">
          <w:rPr>
            <w:rFonts w:ascii="iCiel Avenir LT Std 35 Light" w:hAnsi="iCiel Avenir LT Std 35 Light"/>
            <w:i/>
            <w:iCs/>
            <w:sz w:val="22"/>
            <w:szCs w:val="22"/>
          </w:rPr>
          <w:t>n kh</w:t>
        </w:r>
        <w:r w:rsidRPr="00863667">
          <w:rPr>
            <w:rFonts w:ascii="iCiel Avenir LT Std 35 Light" w:hAnsi="iCiel Avenir LT Std 35 Light" w:cs="Calibri"/>
            <w:i/>
            <w:iCs/>
            <w:sz w:val="22"/>
            <w:szCs w:val="22"/>
          </w:rPr>
          <w:t>ở</w:t>
        </w:r>
        <w:r w:rsidRPr="00863667">
          <w:rPr>
            <w:rFonts w:ascii="iCiel Avenir LT Std 35 Light" w:hAnsi="iCiel Avenir LT Std 35 Light"/>
            <w:i/>
            <w:iCs/>
            <w:sz w:val="22"/>
            <w:szCs w:val="22"/>
          </w:rPr>
          <w:t xml:space="preserve">i </w:t>
        </w:r>
        <w:r w:rsidRPr="00863667">
          <w:rPr>
            <w:rFonts w:ascii="iCiel Avenir LT Std 35 Light" w:hAnsi="iCiel Avenir LT Std 35 Light" w:cs="Calibri"/>
            <w:i/>
            <w:iCs/>
            <w:sz w:val="22"/>
            <w:szCs w:val="22"/>
          </w:rPr>
          <w:t>độ</w:t>
        </w:r>
        <w:r w:rsidRPr="00863667">
          <w:rPr>
            <w:rFonts w:ascii="iCiel Avenir LT Std 35 Light" w:hAnsi="iCiel Avenir LT Std 35 Light"/>
            <w:i/>
            <w:iCs/>
            <w:sz w:val="22"/>
            <w:szCs w:val="22"/>
          </w:rPr>
          <w:t>ng m</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t d</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 xml:space="preserve"> </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n m</w:t>
        </w:r>
        <w:r w:rsidRPr="00863667">
          <w:rPr>
            <w:rFonts w:ascii="iCiel Avenir LT Std 35 Light" w:hAnsi="iCiel Avenir LT Std 35 Light" w:cs="Calibri"/>
            <w:i/>
            <w:iCs/>
            <w:sz w:val="22"/>
            <w:szCs w:val="22"/>
          </w:rPr>
          <w:t>ớ</w:t>
        </w:r>
        <w:r w:rsidRPr="00863667">
          <w:rPr>
            <w:rFonts w:ascii="iCiel Avenir LT Std 35 Light" w:hAnsi="iCiel Avenir LT Std 35 Light"/>
            <w:i/>
            <w:iCs/>
            <w:sz w:val="22"/>
            <w:szCs w:val="22"/>
          </w:rPr>
          <w:t>i, sinh viên nên th</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c hi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c</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c sau:</w:t>
        </w:r>
      </w:ins>
    </w:p>
    <w:p w14:paraId="2A1E34CF" w14:textId="77777777" w:rsidR="003C6139" w:rsidRPr="00863667" w:rsidRDefault="003C6139" w:rsidP="003C6139">
      <w:pPr>
        <w:pStyle w:val="ListParagraph"/>
        <w:numPr>
          <w:ilvl w:val="0"/>
          <w:numId w:val="71"/>
        </w:numPr>
        <w:spacing w:before="0" w:beforeAutospacing="0" w:after="160" w:afterAutospacing="0" w:line="259" w:lineRule="auto"/>
        <w:rPr>
          <w:ins w:id="10672" w:author="An Tran, ACA (BUV)" w:date="2024-09-12T11:07:00Z" w16du:dateUtc="2024-09-12T04:07:00Z"/>
          <w:rFonts w:ascii="iCiel Avenir LT Std 35 Light" w:hAnsi="iCiel Avenir LT Std 35 Light"/>
          <w:i/>
          <w:iCs/>
          <w:sz w:val="22"/>
          <w:szCs w:val="22"/>
        </w:rPr>
      </w:pPr>
      <w:ins w:id="10673" w:author="An Tran, ACA (BUV)" w:date="2024-09-12T11:07:00Z" w16du:dateUtc="2024-09-12T04:07:00Z">
        <w:r w:rsidRPr="00863667">
          <w:rPr>
            <w:rFonts w:ascii="iCiel Avenir LT Std 35 Light" w:hAnsi="iCiel Avenir LT Std 35 Light"/>
            <w:i/>
            <w:iCs/>
            <w:sz w:val="22"/>
            <w:szCs w:val="22"/>
          </w:rPr>
          <w:t>Liên h</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 xml:space="preserve"> v</w:t>
        </w:r>
        <w:r w:rsidRPr="00863667">
          <w:rPr>
            <w:rFonts w:ascii="iCiel Avenir LT Std 35 Light" w:hAnsi="iCiel Avenir LT Std 35 Light" w:cs="Calibri"/>
            <w:i/>
            <w:iCs/>
            <w:sz w:val="22"/>
            <w:szCs w:val="22"/>
          </w:rPr>
          <w:t>ớ</w:t>
        </w:r>
        <w:r w:rsidRPr="00863667">
          <w:rPr>
            <w:rFonts w:ascii="iCiel Avenir LT Std 35 Light" w:hAnsi="iCiel Avenir LT Std 35 Light"/>
            <w:i/>
            <w:iCs/>
            <w:sz w:val="22"/>
            <w:szCs w:val="22"/>
          </w:rPr>
          <w:t>i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ph</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 xml:space="preserve">n Student Life qua email se-studentlife@buv.edu.vn </w:t>
        </w:r>
        <w:r w:rsidRPr="00863667">
          <w:rPr>
            <w:rFonts w:ascii="iCiel Avenir LT Std 35 Light" w:hAnsi="iCiel Avenir LT Std 35 Light" w:cs="Calibri"/>
            <w:i/>
            <w:iCs/>
            <w:sz w:val="22"/>
            <w:szCs w:val="22"/>
          </w:rPr>
          <w:t>để</w:t>
        </w:r>
        <w:r w:rsidRPr="00863667">
          <w:rPr>
            <w:rFonts w:ascii="iCiel Avenir LT Std 35 Light" w:hAnsi="iCiel Avenir LT Std 35 Light"/>
            <w:i/>
            <w:iCs/>
            <w:sz w:val="22"/>
            <w:szCs w:val="22"/>
          </w:rPr>
          <w:t xml:space="preserve"> b</w:t>
        </w:r>
        <w:r w:rsidRPr="00863667">
          <w:rPr>
            <w:rFonts w:ascii="iCiel Avenir LT Std 35 Light" w:hAnsi="iCiel Avenir LT Std 35 Light" w:cs="Calibri"/>
            <w:i/>
            <w:iCs/>
            <w:sz w:val="22"/>
            <w:szCs w:val="22"/>
          </w:rPr>
          <w:t>ắ</w:t>
        </w:r>
        <w:r w:rsidRPr="00863667">
          <w:rPr>
            <w:rFonts w:ascii="iCiel Avenir LT Std 35 Light" w:hAnsi="iCiel Avenir LT Std 35 Light"/>
            <w:i/>
            <w:iCs/>
            <w:sz w:val="22"/>
            <w:szCs w:val="22"/>
          </w:rPr>
          <w:t xml:space="preserve">t </w:t>
        </w:r>
        <w:r w:rsidRPr="00863667">
          <w:rPr>
            <w:rFonts w:ascii="iCiel Avenir LT Std 35 Light" w:hAnsi="iCiel Avenir LT Std 35 Light" w:cs="Calibri"/>
            <w:i/>
            <w:iCs/>
            <w:sz w:val="22"/>
            <w:szCs w:val="22"/>
          </w:rPr>
          <w:t>đầ</w:t>
        </w:r>
        <w:r w:rsidRPr="00863667">
          <w:rPr>
            <w:rFonts w:ascii="iCiel Avenir LT Std 35 Light" w:hAnsi="iCiel Avenir LT Std 35 Light"/>
            <w:i/>
            <w:iCs/>
            <w:sz w:val="22"/>
            <w:szCs w:val="22"/>
          </w:rPr>
          <w:t>u ý t</w:t>
        </w:r>
        <w:r w:rsidRPr="00863667">
          <w:rPr>
            <w:rFonts w:ascii="iCiel Avenir LT Std 35 Light" w:hAnsi="iCiel Avenir LT Std 35 Light" w:cs="Calibri"/>
            <w:i/>
            <w:iCs/>
            <w:sz w:val="22"/>
            <w:szCs w:val="22"/>
          </w:rPr>
          <w:t>ưở</w:t>
        </w:r>
        <w:r w:rsidRPr="00863667">
          <w:rPr>
            <w:rFonts w:ascii="iCiel Avenir LT Std 35 Light" w:hAnsi="iCiel Avenir LT Std 35 Light"/>
            <w:i/>
            <w:iCs/>
            <w:sz w:val="22"/>
            <w:szCs w:val="22"/>
          </w:rPr>
          <w:t>ng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mình.</w:t>
        </w:r>
      </w:ins>
    </w:p>
    <w:p w14:paraId="63DCA6DD" w14:textId="77777777" w:rsidR="003C6139" w:rsidRPr="00863667" w:rsidRDefault="003C6139" w:rsidP="003C6139">
      <w:pPr>
        <w:pStyle w:val="ListParagraph"/>
        <w:numPr>
          <w:ilvl w:val="0"/>
          <w:numId w:val="71"/>
        </w:numPr>
        <w:spacing w:before="0" w:beforeAutospacing="0" w:after="160" w:afterAutospacing="0" w:line="259" w:lineRule="auto"/>
        <w:rPr>
          <w:ins w:id="10674" w:author="An Tran, ACA (BUV)" w:date="2024-09-12T11:07:00Z" w16du:dateUtc="2024-09-12T04:07:00Z"/>
          <w:rFonts w:ascii="iCiel Avenir LT Std 35 Light" w:hAnsi="iCiel Avenir LT Std 35 Light"/>
          <w:i/>
          <w:iCs/>
          <w:sz w:val="22"/>
          <w:szCs w:val="22"/>
        </w:rPr>
      </w:pPr>
      <w:ins w:id="10675" w:author="An Tran, ACA (BUV)" w:date="2024-09-12T11:07:00Z" w16du:dateUtc="2024-09-12T04:07:00Z">
        <w:r w:rsidRPr="00863667">
          <w:rPr>
            <w:rFonts w:ascii="iCiel Avenir LT Std 35 Light" w:hAnsi="iCiel Avenir LT Std 35 Light" w:cs="Calibri"/>
            <w:i/>
            <w:iCs/>
            <w:sz w:val="22"/>
            <w:szCs w:val="22"/>
          </w:rPr>
          <w:t>Độ</w:t>
        </w:r>
        <w:r w:rsidRPr="00863667">
          <w:rPr>
            <w:rFonts w:ascii="iCiel Avenir LT Std 35 Light" w:hAnsi="iCiel Avenir LT Std 35 Light"/>
            <w:i/>
            <w:iCs/>
            <w:sz w:val="22"/>
            <w:szCs w:val="22"/>
          </w:rPr>
          <w:t>i ng</w:t>
        </w:r>
        <w:r w:rsidRPr="00863667">
          <w:rPr>
            <w:rFonts w:ascii="iCiel Avenir LT Std 35 Light" w:hAnsi="iCiel Avenir LT Std 35 Light" w:cs="Calibri"/>
            <w:i/>
            <w:iCs/>
            <w:sz w:val="22"/>
            <w:szCs w:val="22"/>
          </w:rPr>
          <w:t>ũ</w:t>
        </w:r>
        <w:r w:rsidRPr="00863667">
          <w:rPr>
            <w:rFonts w:ascii="iCiel Avenir LT Std 35 Light" w:hAnsi="iCiel Avenir LT Std 35 Light"/>
            <w:i/>
            <w:iCs/>
            <w:sz w:val="22"/>
            <w:szCs w:val="22"/>
          </w:rPr>
          <w:t xml:space="preserve"> Student Life s</w:t>
        </w:r>
        <w:r w:rsidRPr="00863667">
          <w:rPr>
            <w:rFonts w:ascii="iCiel Avenir LT Std 35 Light" w:hAnsi="iCiel Avenir LT Std 35 Light" w:cs="Calibri"/>
            <w:i/>
            <w:iCs/>
            <w:sz w:val="22"/>
            <w:szCs w:val="22"/>
          </w:rPr>
          <w:t>ẽ</w:t>
        </w:r>
        <w:r w:rsidRPr="00863667">
          <w:rPr>
            <w:rFonts w:ascii="iCiel Avenir LT Std 35 Light" w:hAnsi="iCiel Avenir LT Std 35 Light"/>
            <w:i/>
            <w:iCs/>
            <w:sz w:val="22"/>
            <w:szCs w:val="22"/>
          </w:rPr>
          <w:t xml:space="preserve"> l</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m vi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c ch</w:t>
        </w:r>
        <w:r w:rsidRPr="00863667">
          <w:rPr>
            <w:rFonts w:ascii="iCiel Avenir LT Std 35 Light" w:hAnsi="iCiel Avenir LT Std 35 Light" w:cs="Calibri"/>
            <w:i/>
            <w:iCs/>
            <w:sz w:val="22"/>
            <w:szCs w:val="22"/>
          </w:rPr>
          <w:t>ặ</w:t>
        </w:r>
        <w:r w:rsidRPr="00863667">
          <w:rPr>
            <w:rFonts w:ascii="iCiel Avenir LT Std 35 Light" w:hAnsi="iCiel Avenir LT Std 35 Light"/>
            <w:i/>
            <w:iCs/>
            <w:sz w:val="22"/>
            <w:szCs w:val="22"/>
          </w:rPr>
          <w:t>t ch</w:t>
        </w:r>
        <w:r w:rsidRPr="00863667">
          <w:rPr>
            <w:rFonts w:ascii="iCiel Avenir LT Std 35 Light" w:hAnsi="iCiel Avenir LT Std 35 Light" w:cs="Calibri"/>
            <w:i/>
            <w:iCs/>
            <w:sz w:val="22"/>
            <w:szCs w:val="22"/>
          </w:rPr>
          <w:t>ẽ</w:t>
        </w:r>
        <w:r w:rsidRPr="00863667">
          <w:rPr>
            <w:rFonts w:ascii="iCiel Avenir LT Std 35 Light" w:hAnsi="iCiel Avenir LT Std 35 Light"/>
            <w:i/>
            <w:iCs/>
            <w:sz w:val="22"/>
            <w:szCs w:val="22"/>
          </w:rPr>
          <w:t xml:space="preserve"> v</w:t>
        </w:r>
        <w:r w:rsidRPr="00863667">
          <w:rPr>
            <w:rFonts w:ascii="iCiel Avenir LT Std 35 Light" w:hAnsi="iCiel Avenir LT Std 35 Light" w:cs="Calibri"/>
            <w:i/>
            <w:iCs/>
            <w:sz w:val="22"/>
            <w:szCs w:val="22"/>
          </w:rPr>
          <w:t>ớ</w:t>
        </w:r>
        <w:r w:rsidRPr="00863667">
          <w:rPr>
            <w:rFonts w:ascii="iCiel Avenir LT Std 35 Light" w:hAnsi="iCiel Avenir LT Std 35 Light"/>
            <w:i/>
            <w:iCs/>
            <w:sz w:val="22"/>
            <w:szCs w:val="22"/>
          </w:rPr>
          <w:t>i sinh viên, cung c</w:t>
        </w:r>
        <w:r w:rsidRPr="00863667">
          <w:rPr>
            <w:rFonts w:ascii="iCiel Avenir LT Std 35 Light" w:hAnsi="iCiel Avenir LT Std 35 Light" w:cs="Calibri"/>
            <w:i/>
            <w:iCs/>
            <w:sz w:val="22"/>
            <w:szCs w:val="22"/>
          </w:rPr>
          <w:t>ấ</w:t>
        </w:r>
        <w:r w:rsidRPr="00863667">
          <w:rPr>
            <w:rFonts w:ascii="iCiel Avenir LT Std 35 Light" w:hAnsi="iCiel Avenir LT Std 35 Light"/>
            <w:i/>
            <w:iCs/>
            <w:sz w:val="22"/>
            <w:szCs w:val="22"/>
          </w:rPr>
          <w:t>p s</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 xml:space="preserve"> h</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ng d</w:t>
        </w:r>
        <w:r w:rsidRPr="00863667">
          <w:rPr>
            <w:rFonts w:ascii="iCiel Avenir LT Std 35 Light" w:hAnsi="iCiel Avenir LT Std 35 Light" w:cs="Calibri"/>
            <w:i/>
            <w:iCs/>
            <w:sz w:val="22"/>
            <w:szCs w:val="22"/>
          </w:rPr>
          <w:t>ẫ</w:t>
        </w:r>
        <w:r w:rsidRPr="00863667">
          <w:rPr>
            <w:rFonts w:ascii="iCiel Avenir LT Std 35 Light" w:hAnsi="iCiel Avenir LT Std 35 Light"/>
            <w:i/>
            <w:iCs/>
            <w:sz w:val="22"/>
            <w:szCs w:val="22"/>
          </w:rPr>
          <w:t>n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h</w:t>
        </w:r>
        <w:r w:rsidRPr="00863667">
          <w:rPr>
            <w:rFonts w:ascii="iCiel Avenir LT Std 35 Light" w:hAnsi="iCiel Avenir LT Std 35 Light" w:cs="Calibri"/>
            <w:i/>
            <w:iCs/>
            <w:sz w:val="22"/>
            <w:szCs w:val="22"/>
          </w:rPr>
          <w:t>ỗ</w:t>
        </w:r>
        <w:r w:rsidRPr="00863667">
          <w:rPr>
            <w:rFonts w:ascii="iCiel Avenir LT Std 35 Light" w:hAnsi="iCiel Avenir LT Std 35 Light"/>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i/>
            <w:iCs/>
            <w:sz w:val="22"/>
            <w:szCs w:val="22"/>
          </w:rPr>
          <w:t xml:space="preserve"> </w:t>
        </w:r>
        <w:r w:rsidRPr="00863667">
          <w:rPr>
            <w:rFonts w:ascii="iCiel Avenir LT Std 35 Light" w:hAnsi="iCiel Avenir LT Std 35 Light" w:cs="Calibri"/>
            <w:i/>
            <w:iCs/>
            <w:sz w:val="22"/>
            <w:szCs w:val="22"/>
          </w:rPr>
          <w:t>để</w:t>
        </w:r>
        <w:r w:rsidRPr="00863667">
          <w:rPr>
            <w:rFonts w:ascii="iCiel Avenir LT Std 35 Light" w:hAnsi="iCiel Avenir LT Std 35 Light"/>
            <w:i/>
            <w:iCs/>
            <w:sz w:val="22"/>
            <w:szCs w:val="22"/>
          </w:rPr>
          <w:t xml:space="preserve"> sinh viên có th</w:t>
        </w:r>
        <w:r w:rsidRPr="00863667">
          <w:rPr>
            <w:rFonts w:ascii="iCiel Avenir LT Std 35 Light" w:hAnsi="iCiel Avenir LT Std 35 Light" w:cs="Calibri"/>
            <w:i/>
            <w:iCs/>
            <w:sz w:val="22"/>
            <w:szCs w:val="22"/>
          </w:rPr>
          <w:t>ể</w:t>
        </w:r>
        <w:r w:rsidRPr="00863667">
          <w:rPr>
            <w:rFonts w:ascii="iCiel Avenir LT Std 35 Light" w:hAnsi="iCiel Avenir LT Std 35 Light"/>
            <w:i/>
            <w:iCs/>
            <w:sz w:val="22"/>
            <w:szCs w:val="22"/>
          </w:rPr>
          <w:t xml:space="preserve"> hoàn thành </w:t>
        </w:r>
        <w:r w:rsidRPr="00863667">
          <w:rPr>
            <w:rFonts w:ascii="iCiel Avenir LT Std 35 Light" w:hAnsi="iCiel Avenir LT Std 35 Light" w:cs="Calibri"/>
            <w:i/>
            <w:iCs/>
            <w:sz w:val="22"/>
            <w:szCs w:val="22"/>
          </w:rPr>
          <w:t>đề</w:t>
        </w:r>
        <w:r w:rsidRPr="00863667">
          <w:rPr>
            <w:rFonts w:ascii="iCiel Avenir LT Std 35 Light" w:hAnsi="iCiel Avenir LT Std 35 Light"/>
            <w:i/>
            <w:iCs/>
            <w:sz w:val="22"/>
            <w:szCs w:val="22"/>
          </w:rPr>
          <w:t xml:space="preserve"> xu</w:t>
        </w:r>
        <w:r w:rsidRPr="00863667">
          <w:rPr>
            <w:rFonts w:ascii="iCiel Avenir LT Std 35 Light" w:hAnsi="iCiel Avenir LT Std 35 Light" w:cs="Calibri"/>
            <w:i/>
            <w:iCs/>
            <w:sz w:val="22"/>
            <w:szCs w:val="22"/>
          </w:rPr>
          <w:t>ấ</w:t>
        </w:r>
        <w:r w:rsidRPr="00863667">
          <w:rPr>
            <w:rFonts w:ascii="iCiel Avenir LT Std 35 Light" w:hAnsi="iCiel Avenir LT Std 35 Light"/>
            <w:i/>
            <w:iCs/>
            <w:sz w:val="22"/>
            <w:szCs w:val="22"/>
          </w:rPr>
          <w:t>t cho d</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 xml:space="preserve"> án theo </w:t>
        </w:r>
        <w:r w:rsidRPr="00863667">
          <w:rPr>
            <w:rFonts w:ascii="iCiel Avenir LT Std 35 Light" w:hAnsi="iCiel Avenir LT Std 35 Light" w:cs="Calibri"/>
            <w:i/>
            <w:iCs/>
            <w:sz w:val="22"/>
            <w:szCs w:val="22"/>
          </w:rPr>
          <w:t>đ</w:t>
        </w:r>
        <w:r w:rsidRPr="00863667">
          <w:rPr>
            <w:rFonts w:ascii="iCiel Avenir LT Std 35 Light" w:hAnsi="iCiel Avenir LT Std 35 Light"/>
            <w:i/>
            <w:iCs/>
            <w:sz w:val="22"/>
            <w:szCs w:val="22"/>
          </w:rPr>
          <w:t xml:space="preserve">úng Quy trình </w:t>
        </w:r>
        <w:r w:rsidRPr="00863667">
          <w:rPr>
            <w:rFonts w:ascii="iCiel Avenir LT Std 35 Light" w:hAnsi="iCiel Avenir LT Std 35 Light" w:cs="Calibri"/>
            <w:i/>
            <w:iCs/>
            <w:sz w:val="22"/>
            <w:szCs w:val="22"/>
          </w:rPr>
          <w:t>đề</w:t>
        </w:r>
        <w:r w:rsidRPr="00863667">
          <w:rPr>
            <w:rFonts w:ascii="iCiel Avenir LT Std 35 Light" w:hAnsi="iCiel Avenir LT Std 35 Light"/>
            <w:i/>
            <w:iCs/>
            <w:sz w:val="22"/>
            <w:szCs w:val="22"/>
          </w:rPr>
          <w:t xml:space="preserve"> xu</w:t>
        </w:r>
        <w:r w:rsidRPr="00863667">
          <w:rPr>
            <w:rFonts w:ascii="iCiel Avenir LT Std 35 Light" w:hAnsi="iCiel Avenir LT Std 35 Light" w:cs="Calibri"/>
            <w:i/>
            <w:iCs/>
            <w:sz w:val="22"/>
            <w:szCs w:val="22"/>
          </w:rPr>
          <w:t>ấ</w:t>
        </w:r>
        <w:r w:rsidRPr="00863667">
          <w:rPr>
            <w:rFonts w:ascii="iCiel Avenir LT Std 35 Light" w:hAnsi="iCiel Avenir LT Std 35 Light"/>
            <w:i/>
            <w:iCs/>
            <w:sz w:val="22"/>
            <w:szCs w:val="22"/>
          </w:rPr>
          <w:t>t s</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 xml:space="preserve"> ki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w:t>
        </w:r>
      </w:ins>
    </w:p>
    <w:p w14:paraId="22FA58EF" w14:textId="77777777" w:rsidR="003C6139" w:rsidRPr="00863667" w:rsidRDefault="003C6139" w:rsidP="003C6139">
      <w:pPr>
        <w:pStyle w:val="Question"/>
        <w:numPr>
          <w:ilvl w:val="0"/>
          <w:numId w:val="7"/>
        </w:numPr>
        <w:tabs>
          <w:tab w:val="left" w:pos="1260"/>
        </w:tabs>
        <w:spacing w:before="100" w:line="400" w:lineRule="exact"/>
        <w:ind w:left="0" w:firstLine="810"/>
        <w:rPr>
          <w:ins w:id="10676" w:author="An Tran, ACA (BUV)" w:date="2024-09-12T11:07:00Z" w16du:dateUtc="2024-09-12T04:07:00Z"/>
          <w:szCs w:val="22"/>
        </w:rPr>
      </w:pPr>
      <w:bookmarkStart w:id="10677" w:name="_Toc177025958"/>
      <w:bookmarkStart w:id="10678" w:name="_Toc177144070"/>
      <w:ins w:id="10679" w:author="An Tran, ACA (BUV)" w:date="2024-09-12T11:07:00Z" w16du:dateUtc="2024-09-12T04:07:00Z">
        <w:r w:rsidRPr="00863667">
          <w:rPr>
            <w:szCs w:val="22"/>
          </w:rPr>
          <w:t xml:space="preserve">What is the Student Association Committee? How can students join the BUV Student Association Committee? / </w:t>
        </w:r>
        <w:r w:rsidRPr="00863667">
          <w:rPr>
            <w:i/>
            <w:iCs/>
            <w:szCs w:val="22"/>
          </w:rPr>
          <w:t>H</w:t>
        </w:r>
        <w:r w:rsidRPr="00863667">
          <w:rPr>
            <w:rFonts w:cs="Calibri"/>
            <w:i/>
            <w:iCs/>
            <w:szCs w:val="22"/>
          </w:rPr>
          <w:t>ộ</w:t>
        </w:r>
        <w:r w:rsidRPr="00863667">
          <w:rPr>
            <w:i/>
            <w:iCs/>
            <w:szCs w:val="22"/>
          </w:rPr>
          <w:t xml:space="preserve">i </w:t>
        </w:r>
        <w:r w:rsidRPr="00863667">
          <w:rPr>
            <w:rFonts w:cs="Calibri"/>
            <w:i/>
            <w:iCs/>
            <w:szCs w:val="22"/>
          </w:rPr>
          <w:t>đồ</w:t>
        </w:r>
        <w:r w:rsidRPr="00863667">
          <w:rPr>
            <w:i/>
            <w:iCs/>
            <w:szCs w:val="22"/>
          </w:rPr>
          <w:t>ng Sinh viên BUV là gì? Sinh viên có th</w:t>
        </w:r>
        <w:r w:rsidRPr="00863667">
          <w:rPr>
            <w:rFonts w:cs="Calibri"/>
            <w:i/>
            <w:iCs/>
            <w:szCs w:val="22"/>
          </w:rPr>
          <w:t>ể</w:t>
        </w:r>
        <w:r w:rsidRPr="00863667">
          <w:rPr>
            <w:i/>
            <w:iCs/>
            <w:szCs w:val="22"/>
          </w:rPr>
          <w:t xml:space="preserve"> tham gia v</w:t>
        </w:r>
        <w:r w:rsidRPr="00863667">
          <w:rPr>
            <w:rFonts w:cs="Avenir LT Std 35 Light"/>
            <w:i/>
            <w:iCs/>
            <w:szCs w:val="22"/>
          </w:rPr>
          <w:t>à</w:t>
        </w:r>
        <w:r w:rsidRPr="00863667">
          <w:rPr>
            <w:i/>
            <w:iCs/>
            <w:szCs w:val="22"/>
          </w:rPr>
          <w:t>o H</w:t>
        </w:r>
        <w:r w:rsidRPr="00863667">
          <w:rPr>
            <w:rFonts w:cs="Calibri"/>
            <w:i/>
            <w:iCs/>
            <w:szCs w:val="22"/>
          </w:rPr>
          <w:t>ộ</w:t>
        </w:r>
        <w:r w:rsidRPr="00863667">
          <w:rPr>
            <w:i/>
            <w:iCs/>
            <w:szCs w:val="22"/>
          </w:rPr>
          <w:t xml:space="preserve">i </w:t>
        </w:r>
        <w:r w:rsidRPr="00863667">
          <w:rPr>
            <w:rFonts w:cs="Calibri"/>
            <w:i/>
            <w:iCs/>
            <w:szCs w:val="22"/>
          </w:rPr>
          <w:t>đồ</w:t>
        </w:r>
        <w:r w:rsidRPr="00863667">
          <w:rPr>
            <w:i/>
            <w:iCs/>
            <w:szCs w:val="22"/>
          </w:rPr>
          <w:t>ng sinh vi</w:t>
        </w:r>
        <w:r w:rsidRPr="00863667">
          <w:rPr>
            <w:rFonts w:cs="Avenir LT Std 35 Light"/>
            <w:i/>
            <w:iCs/>
            <w:szCs w:val="22"/>
          </w:rPr>
          <w:t>ê</w:t>
        </w:r>
        <w:r w:rsidRPr="00863667">
          <w:rPr>
            <w:i/>
            <w:iCs/>
            <w:szCs w:val="22"/>
          </w:rPr>
          <w:t>n BUV b</w:t>
        </w:r>
        <w:r w:rsidRPr="00863667">
          <w:rPr>
            <w:rFonts w:cs="Calibri"/>
            <w:i/>
            <w:iCs/>
            <w:szCs w:val="22"/>
          </w:rPr>
          <w:t>ằ</w:t>
        </w:r>
        <w:r w:rsidRPr="00863667">
          <w:rPr>
            <w:i/>
            <w:iCs/>
            <w:szCs w:val="22"/>
          </w:rPr>
          <w:t>ng cách nào?</w:t>
        </w:r>
        <w:bookmarkEnd w:id="10677"/>
        <w:bookmarkEnd w:id="10678"/>
      </w:ins>
    </w:p>
    <w:p w14:paraId="79328AD5" w14:textId="77777777" w:rsidR="003C6139" w:rsidRPr="00863667" w:rsidRDefault="003C6139" w:rsidP="003C6139">
      <w:pPr>
        <w:spacing w:before="0" w:beforeAutospacing="0" w:after="160" w:afterAutospacing="0" w:line="259" w:lineRule="auto"/>
        <w:ind w:firstLine="0"/>
        <w:rPr>
          <w:ins w:id="10680" w:author="An Tran, ACA (BUV)" w:date="2024-09-12T11:07:00Z" w16du:dateUtc="2024-09-12T04:07:00Z"/>
          <w:rFonts w:ascii="iCiel Avenir LT Std 35 Light" w:hAnsi="iCiel Avenir LT Std 35 Light"/>
          <w:sz w:val="22"/>
          <w:szCs w:val="22"/>
        </w:rPr>
      </w:pPr>
      <w:ins w:id="10681" w:author="An Tran, ACA (BUV)" w:date="2024-09-12T11:07:00Z" w16du:dateUtc="2024-09-12T04:07:00Z">
        <w:r w:rsidRPr="00863667">
          <w:rPr>
            <w:rFonts w:ascii="iCiel Avenir LT Std 35 Light" w:hAnsi="iCiel Avenir LT Std 35 Light"/>
            <w:sz w:val="22"/>
            <w:szCs w:val="22"/>
          </w:rPr>
          <w:t>The Student Association Committee (SAC) is the voice of BUV’s undergraduate students, representing your interests and concerns to the university administration. We work to ensure transparency, inclusivity, and co-efficiency within the student community. The SAC operates under the guidance of the Student Engagement Department, driven by students, for students.</w:t>
        </w:r>
      </w:ins>
    </w:p>
    <w:p w14:paraId="23050E8F" w14:textId="77777777" w:rsidR="003C6139" w:rsidRPr="00863667" w:rsidRDefault="003C6139" w:rsidP="003C6139">
      <w:pPr>
        <w:ind w:firstLine="0"/>
        <w:rPr>
          <w:ins w:id="10682" w:author="An Tran, ACA (BUV)" w:date="2024-09-12T11:07:00Z" w16du:dateUtc="2024-09-12T04:07:00Z"/>
          <w:rFonts w:ascii="iCiel Avenir LT Std 35 Light" w:hAnsi="iCiel Avenir LT Std 35 Light"/>
          <w:sz w:val="22"/>
          <w:szCs w:val="22"/>
        </w:rPr>
      </w:pPr>
      <w:ins w:id="10683" w:author="An Tran, ACA (BUV)" w:date="2024-09-12T11:07:00Z" w16du:dateUtc="2024-09-12T04:07:00Z">
        <w:r w:rsidRPr="00863667">
          <w:rPr>
            <w:rFonts w:ascii="iCiel Avenir LT Std 35 Light" w:hAnsi="iCiel Avenir LT Std 35 Light"/>
            <w:sz w:val="22"/>
            <w:szCs w:val="22"/>
          </w:rPr>
          <w:t xml:space="preserve">SAC’s mission is: </w:t>
        </w:r>
      </w:ins>
    </w:p>
    <w:p w14:paraId="140C3D1F" w14:textId="77777777" w:rsidR="003C6139" w:rsidRPr="00863667" w:rsidRDefault="003C6139" w:rsidP="003C6139">
      <w:pPr>
        <w:pStyle w:val="ListParagraph"/>
        <w:numPr>
          <w:ilvl w:val="0"/>
          <w:numId w:val="72"/>
        </w:numPr>
        <w:spacing w:before="0" w:beforeAutospacing="0" w:after="160" w:afterAutospacing="0" w:line="259" w:lineRule="auto"/>
        <w:jc w:val="left"/>
        <w:rPr>
          <w:ins w:id="10684" w:author="An Tran, ACA (BUV)" w:date="2024-09-12T11:07:00Z" w16du:dateUtc="2024-09-12T04:07:00Z"/>
          <w:rFonts w:ascii="iCiel Avenir LT Std 35 Light" w:hAnsi="iCiel Avenir LT Std 35 Light"/>
          <w:sz w:val="22"/>
          <w:szCs w:val="22"/>
        </w:rPr>
      </w:pPr>
      <w:ins w:id="10685" w:author="An Tran, ACA (BUV)" w:date="2024-09-12T11:07:00Z" w16du:dateUtc="2024-09-12T04:07:00Z">
        <w:r w:rsidRPr="00863667">
          <w:rPr>
            <w:rFonts w:ascii="iCiel Avenir LT Std 35 Light" w:hAnsi="iCiel Avenir LT Std 35 Light"/>
            <w:sz w:val="22"/>
            <w:szCs w:val="22"/>
          </w:rPr>
          <w:t>To represent the undergraduate students at British University Vietnam in communicating with the University and other external stakeholders.</w:t>
        </w:r>
      </w:ins>
    </w:p>
    <w:p w14:paraId="34919871" w14:textId="77777777" w:rsidR="003C6139" w:rsidRPr="00863667" w:rsidRDefault="003C6139" w:rsidP="003C6139">
      <w:pPr>
        <w:pStyle w:val="ListParagraph"/>
        <w:numPr>
          <w:ilvl w:val="0"/>
          <w:numId w:val="66"/>
        </w:numPr>
        <w:spacing w:before="0" w:beforeAutospacing="0" w:after="160" w:afterAutospacing="0" w:line="259" w:lineRule="auto"/>
        <w:jc w:val="left"/>
        <w:rPr>
          <w:ins w:id="10686" w:author="An Tran, ACA (BUV)" w:date="2024-09-12T11:07:00Z" w16du:dateUtc="2024-09-12T04:07:00Z"/>
          <w:rFonts w:ascii="iCiel Avenir LT Std 35 Light" w:hAnsi="iCiel Avenir LT Std 35 Light"/>
          <w:sz w:val="22"/>
          <w:szCs w:val="22"/>
        </w:rPr>
      </w:pPr>
      <w:ins w:id="10687" w:author="An Tran, ACA (BUV)" w:date="2024-09-12T11:07:00Z" w16du:dateUtc="2024-09-12T04:07:00Z">
        <w:r w:rsidRPr="00863667">
          <w:rPr>
            <w:rFonts w:ascii="iCiel Avenir LT Std 35 Light" w:hAnsi="iCiel Avenir LT Std 35 Light"/>
            <w:sz w:val="22"/>
            <w:szCs w:val="22"/>
          </w:rPr>
          <w:t>To connect every part of the Student Community by identifying, validating, and serving the needs, the diversity and inclusivity of students as its priority.</w:t>
        </w:r>
      </w:ins>
    </w:p>
    <w:p w14:paraId="5091FA25" w14:textId="77777777" w:rsidR="003C6139" w:rsidRPr="00863667" w:rsidRDefault="003C6139" w:rsidP="003C6139">
      <w:pPr>
        <w:pStyle w:val="ListParagraph"/>
        <w:numPr>
          <w:ilvl w:val="0"/>
          <w:numId w:val="66"/>
        </w:numPr>
        <w:spacing w:before="0" w:beforeAutospacing="0" w:after="160" w:afterAutospacing="0" w:line="259" w:lineRule="auto"/>
        <w:jc w:val="left"/>
        <w:rPr>
          <w:ins w:id="10688" w:author="An Tran, ACA (BUV)" w:date="2024-09-12T11:07:00Z" w16du:dateUtc="2024-09-12T04:07:00Z"/>
          <w:rFonts w:ascii="iCiel Avenir LT Std 35 Light" w:hAnsi="iCiel Avenir LT Std 35 Light"/>
          <w:sz w:val="22"/>
          <w:szCs w:val="22"/>
        </w:rPr>
      </w:pPr>
      <w:ins w:id="10689" w:author="An Tran, ACA (BUV)" w:date="2024-09-12T11:07:00Z" w16du:dateUtc="2024-09-12T04:07:00Z">
        <w:r w:rsidRPr="00863667">
          <w:rPr>
            <w:rFonts w:ascii="iCiel Avenir LT Std 35 Light" w:hAnsi="iCiel Avenir LT Std 35 Light"/>
            <w:sz w:val="22"/>
            <w:szCs w:val="22"/>
          </w:rPr>
          <w:t>To support the University in building the University’s culture in terms of its Student Community.</w:t>
        </w:r>
      </w:ins>
    </w:p>
    <w:p w14:paraId="0B364825" w14:textId="77777777" w:rsidR="003C6139" w:rsidRPr="00863667" w:rsidRDefault="003C6139" w:rsidP="003C6139">
      <w:pPr>
        <w:spacing w:before="0" w:beforeAutospacing="0" w:after="160" w:afterAutospacing="0" w:line="259" w:lineRule="auto"/>
        <w:ind w:firstLine="0"/>
        <w:rPr>
          <w:ins w:id="10690" w:author="An Tran, ACA (BUV)" w:date="2024-09-12T11:07:00Z" w16du:dateUtc="2024-09-12T04:07:00Z"/>
          <w:rFonts w:ascii="iCiel Avenir LT Std 35 Light" w:hAnsi="iCiel Avenir LT Std 35 Light"/>
          <w:sz w:val="22"/>
          <w:szCs w:val="22"/>
        </w:rPr>
      </w:pPr>
      <w:ins w:id="10691" w:author="An Tran, ACA (BUV)" w:date="2024-09-12T11:07:00Z" w16du:dateUtc="2024-09-12T04:07:00Z">
        <w:r w:rsidRPr="00863667">
          <w:rPr>
            <w:rFonts w:ascii="iCiel Avenir LT Std 35 Light" w:hAnsi="iCiel Avenir LT Std 35 Light"/>
            <w:sz w:val="22"/>
            <w:szCs w:val="22"/>
          </w:rPr>
          <w:t>SAC elections normally take place from May to June, with dates and details announced on the SAC Facebook page. To run for a position, candidates should fill out the registration form and follow the election process, which includes registration, group debate, and public presentation rounds. Keep an eye on the SAC Facebook page for updates on rules, regulations, and timelines.</w:t>
        </w:r>
      </w:ins>
    </w:p>
    <w:p w14:paraId="3C7A59BB" w14:textId="77777777" w:rsidR="003C6139" w:rsidRPr="00863667" w:rsidRDefault="003C6139" w:rsidP="003C6139">
      <w:pPr>
        <w:spacing w:before="0" w:beforeAutospacing="0" w:after="160" w:afterAutospacing="0" w:line="259" w:lineRule="auto"/>
        <w:ind w:firstLine="0"/>
        <w:rPr>
          <w:ins w:id="10692" w:author="An Tran, ACA (BUV)" w:date="2024-09-12T11:07:00Z" w16du:dateUtc="2024-09-12T04:07:00Z"/>
          <w:rFonts w:ascii="iCiel Avenir LT Std 35 Light" w:hAnsi="iCiel Avenir LT Std 35 Light"/>
          <w:i/>
          <w:iCs/>
          <w:sz w:val="22"/>
          <w:szCs w:val="22"/>
        </w:rPr>
      </w:pPr>
      <w:ins w:id="10693" w:author="An Tran, ACA (BUV)" w:date="2024-09-12T11:07:00Z" w16du:dateUtc="2024-09-12T04:07:00Z">
        <w:r w:rsidRPr="00863667">
          <w:rPr>
            <w:rFonts w:ascii="iCiel Avenir LT Std 35 Light" w:hAnsi="iCiel Avenir LT Std 35 Light"/>
            <w:i/>
            <w:iCs/>
            <w:sz w:val="22"/>
            <w:szCs w:val="22"/>
          </w:rPr>
          <w:t>H</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i </w:t>
        </w:r>
        <w:r w:rsidRPr="00863667">
          <w:rPr>
            <w:rFonts w:ascii="iCiel Avenir LT Std 35 Light" w:hAnsi="iCiel Avenir LT Std 35 Light" w:cs="Calibri"/>
            <w:i/>
            <w:iCs/>
            <w:sz w:val="22"/>
            <w:szCs w:val="22"/>
          </w:rPr>
          <w:t>đồ</w:t>
        </w:r>
        <w:r w:rsidRPr="00863667">
          <w:rPr>
            <w:rFonts w:ascii="iCiel Avenir LT Std 35 Light" w:hAnsi="iCiel Avenir LT Std 35 Light"/>
            <w:i/>
            <w:iCs/>
            <w:sz w:val="22"/>
            <w:szCs w:val="22"/>
          </w:rPr>
          <w:t>ng Sinh viên BUV (SAC) là ti</w:t>
        </w:r>
        <w:r w:rsidRPr="00863667">
          <w:rPr>
            <w:rFonts w:ascii="iCiel Avenir LT Std 35 Light" w:hAnsi="iCiel Avenir LT Std 35 Light" w:cs="Calibri"/>
            <w:i/>
            <w:iCs/>
            <w:sz w:val="22"/>
            <w:szCs w:val="22"/>
          </w:rPr>
          <w:t>ế</w:t>
        </w:r>
        <w:r w:rsidRPr="00863667">
          <w:rPr>
            <w:rFonts w:ascii="iCiel Avenir LT Std 35 Light" w:hAnsi="iCiel Avenir LT Std 35 Light"/>
            <w:i/>
            <w:iCs/>
            <w:sz w:val="22"/>
            <w:szCs w:val="22"/>
          </w:rPr>
          <w:t>ng n</w:t>
        </w:r>
        <w:r w:rsidRPr="00863667">
          <w:rPr>
            <w:rFonts w:ascii="iCiel Avenir LT Std 35 Light" w:hAnsi="iCiel Avenir LT Std 35 Light" w:cs="Avenir LT Std 35 Light"/>
            <w:i/>
            <w:iCs/>
            <w:sz w:val="22"/>
            <w:szCs w:val="22"/>
          </w:rPr>
          <w:t>ó</w:t>
        </w:r>
        <w:r w:rsidRPr="00863667">
          <w:rPr>
            <w:rFonts w:ascii="iCiel Avenir LT Std 35 Light" w:hAnsi="iCiel Avenir LT Std 35 Light"/>
            <w:i/>
            <w:iCs/>
            <w:sz w:val="22"/>
            <w:szCs w:val="22"/>
          </w:rPr>
          <w:t>i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sinh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Tr</w:t>
        </w:r>
        <w:r w:rsidRPr="00863667">
          <w:rPr>
            <w:rFonts w:ascii="iCiel Avenir LT Std 35 Light" w:hAnsi="iCiel Avenir LT Std 35 Light" w:cs="Calibri"/>
            <w:i/>
            <w:iCs/>
            <w:sz w:val="22"/>
            <w:szCs w:val="22"/>
          </w:rPr>
          <w:t>ườ</w:t>
        </w:r>
        <w:r w:rsidRPr="00863667">
          <w:rPr>
            <w:rFonts w:ascii="iCiel Avenir LT Std 35 Light" w:hAnsi="iCiel Avenir LT Std 35 Light"/>
            <w:i/>
            <w:iCs/>
            <w:sz w:val="22"/>
            <w:szCs w:val="22"/>
          </w:rPr>
          <w:t xml:space="preserve">ng </w:t>
        </w:r>
        <w:r w:rsidRPr="00863667">
          <w:rPr>
            <w:rFonts w:ascii="iCiel Avenir LT Std 35 Light" w:hAnsi="iCiel Avenir LT Std 35 Light" w:cs="Calibri"/>
            <w:i/>
            <w:iCs/>
            <w:sz w:val="22"/>
            <w:szCs w:val="22"/>
          </w:rPr>
          <w:t>Đạ</w:t>
        </w:r>
        <w:r w:rsidRPr="00863667">
          <w:rPr>
            <w:rFonts w:ascii="iCiel Avenir LT Std 35 Light" w:hAnsi="iCiel Avenir LT Std 35 Light"/>
            <w:i/>
            <w:iCs/>
            <w:sz w:val="22"/>
            <w:szCs w:val="22"/>
          </w:rPr>
          <w:t>i h</w:t>
        </w:r>
        <w:r w:rsidRPr="00863667">
          <w:rPr>
            <w:rFonts w:ascii="iCiel Avenir LT Std 35 Light" w:hAnsi="iCiel Avenir LT Std 35 Light" w:cs="Calibri"/>
            <w:i/>
            <w:iCs/>
            <w:sz w:val="22"/>
            <w:szCs w:val="22"/>
          </w:rPr>
          <w:t>ọ</w:t>
        </w:r>
        <w:r w:rsidRPr="00863667">
          <w:rPr>
            <w:rFonts w:ascii="iCiel Avenir LT Std 35 Light" w:hAnsi="iCiel Avenir LT Std 35 Light"/>
            <w:i/>
            <w:iCs/>
            <w:sz w:val="22"/>
            <w:szCs w:val="22"/>
          </w:rPr>
          <w:t>c Anh Qu</w:t>
        </w:r>
        <w:r w:rsidRPr="00863667">
          <w:rPr>
            <w:rFonts w:ascii="iCiel Avenir LT Std 35 Light" w:hAnsi="iCiel Avenir LT Std 35 Light" w:cs="Calibri"/>
            <w:i/>
            <w:iCs/>
            <w:sz w:val="22"/>
            <w:szCs w:val="22"/>
          </w:rPr>
          <w:t>ố</w:t>
        </w:r>
        <w:r w:rsidRPr="00863667">
          <w:rPr>
            <w:rFonts w:ascii="iCiel Avenir LT Std 35 Light" w:hAnsi="iCiel Avenir LT Std 35 Light"/>
            <w:i/>
            <w:iCs/>
            <w:sz w:val="22"/>
            <w:szCs w:val="22"/>
          </w:rPr>
          <w:t>c Vi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 xml:space="preserve">t Nam, </w:t>
        </w:r>
        <w:r w:rsidRPr="00863667">
          <w:rPr>
            <w:rFonts w:ascii="iCiel Avenir LT Std 35 Light" w:hAnsi="iCiel Avenir LT Std 35 Light" w:cs="Calibri"/>
            <w:i/>
            <w:iCs/>
            <w:sz w:val="22"/>
            <w:szCs w:val="22"/>
          </w:rPr>
          <w:t>đạ</w:t>
        </w:r>
        <w:r w:rsidRPr="00863667">
          <w:rPr>
            <w:rFonts w:ascii="iCiel Avenir LT Std 35 Light" w:hAnsi="iCiel Avenir LT Std 35 Light"/>
            <w:i/>
            <w:iCs/>
            <w:sz w:val="22"/>
            <w:szCs w:val="22"/>
          </w:rPr>
          <w:t>i di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cho quy</w:t>
        </w:r>
        <w:r w:rsidRPr="00863667">
          <w:rPr>
            <w:rFonts w:ascii="iCiel Avenir LT Std 35 Light" w:hAnsi="iCiel Avenir LT Std 35 Light" w:cs="Calibri"/>
            <w:i/>
            <w:iCs/>
            <w:sz w:val="22"/>
            <w:szCs w:val="22"/>
          </w:rPr>
          <w:t>ề</w:t>
        </w:r>
        <w:r w:rsidRPr="00863667">
          <w:rPr>
            <w:rFonts w:ascii="iCiel Avenir LT Std 35 Light" w:hAnsi="iCiel Avenir LT Std 35 Light"/>
            <w:i/>
            <w:iCs/>
            <w:sz w:val="22"/>
            <w:szCs w:val="22"/>
          </w:rPr>
          <w:t>n l</w:t>
        </w:r>
        <w:r w:rsidRPr="00863667">
          <w:rPr>
            <w:rFonts w:ascii="iCiel Avenir LT Std 35 Light" w:hAnsi="iCiel Avenir LT Std 35 Light" w:cs="Calibri"/>
            <w:i/>
            <w:iCs/>
            <w:sz w:val="22"/>
            <w:szCs w:val="22"/>
          </w:rPr>
          <w:t>ợ</w:t>
        </w:r>
        <w:r w:rsidRPr="00863667">
          <w:rPr>
            <w:rFonts w:ascii="iCiel Avenir LT Std 35 Light" w:hAnsi="iCiel Avenir LT Std 35 Light"/>
            <w:i/>
            <w:iCs/>
            <w:sz w:val="22"/>
            <w:szCs w:val="22"/>
          </w:rPr>
          <w:t>i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m</w:t>
        </w:r>
        <w:r w:rsidRPr="00863667">
          <w:rPr>
            <w:rFonts w:ascii="iCiel Avenir LT Std 35 Light" w:hAnsi="iCiel Avenir LT Std 35 Light" w:cs="Calibri"/>
            <w:i/>
            <w:iCs/>
            <w:sz w:val="22"/>
            <w:szCs w:val="22"/>
          </w:rPr>
          <w:t>ố</w:t>
        </w:r>
        <w:r w:rsidRPr="00863667">
          <w:rPr>
            <w:rFonts w:ascii="iCiel Avenir LT Std 35 Light" w:hAnsi="iCiel Avenir LT Std 35 Light"/>
            <w:i/>
            <w:iCs/>
            <w:sz w:val="22"/>
            <w:szCs w:val="22"/>
          </w:rPr>
          <w:t>i quan t</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i/>
            <w:iCs/>
            <w:sz w:val="22"/>
            <w:szCs w:val="22"/>
          </w:rPr>
          <w:t>m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sinh viên tr</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c Ban giám hi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u Nhà tr</w:t>
        </w:r>
        <w:r w:rsidRPr="00863667">
          <w:rPr>
            <w:rFonts w:ascii="iCiel Avenir LT Std 35 Light" w:hAnsi="iCiel Avenir LT Std 35 Light" w:cs="Calibri"/>
            <w:i/>
            <w:iCs/>
            <w:sz w:val="22"/>
            <w:szCs w:val="22"/>
          </w:rPr>
          <w:t>ườ</w:t>
        </w:r>
        <w:r w:rsidRPr="00863667">
          <w:rPr>
            <w:rFonts w:ascii="iCiel Avenir LT Std 35 Light" w:hAnsi="iCiel Avenir LT Std 35 Light"/>
            <w:i/>
            <w:iCs/>
            <w:sz w:val="22"/>
            <w:szCs w:val="22"/>
          </w:rPr>
          <w:t>ng. SAC ho</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 xml:space="preserve">t </w:t>
        </w:r>
        <w:r w:rsidRPr="00863667">
          <w:rPr>
            <w:rFonts w:ascii="iCiel Avenir LT Std 35 Light" w:hAnsi="iCiel Avenir LT Std 35 Light" w:cs="Calibri"/>
            <w:i/>
            <w:iCs/>
            <w:sz w:val="22"/>
            <w:szCs w:val="22"/>
          </w:rPr>
          <w:t>độ</w:t>
        </w:r>
        <w:r w:rsidRPr="00863667">
          <w:rPr>
            <w:rFonts w:ascii="iCiel Avenir LT Std 35 Light" w:hAnsi="iCiel Avenir LT Std 35 Light"/>
            <w:i/>
            <w:iCs/>
            <w:sz w:val="22"/>
            <w:szCs w:val="22"/>
          </w:rPr>
          <w:t xml:space="preserve">ng </w:t>
        </w:r>
        <w:r w:rsidRPr="00863667">
          <w:rPr>
            <w:rFonts w:ascii="iCiel Avenir LT Std 35 Light" w:hAnsi="iCiel Avenir LT Std 35 Light" w:cs="Calibri"/>
            <w:i/>
            <w:iCs/>
            <w:sz w:val="22"/>
            <w:szCs w:val="22"/>
          </w:rPr>
          <w:t>để</w:t>
        </w:r>
        <w:r w:rsidRPr="00863667">
          <w:rPr>
            <w:rFonts w:ascii="iCiel Avenir LT Std 35 Light" w:hAnsi="iCiel Avenir LT Std 35 Light"/>
            <w:i/>
            <w:iCs/>
            <w:sz w:val="22"/>
            <w:szCs w:val="22"/>
          </w:rPr>
          <w:t xml:space="preserve"> </w:t>
        </w:r>
        <w:r w:rsidRPr="00863667">
          <w:rPr>
            <w:rFonts w:ascii="iCiel Avenir LT Std 35 Light" w:hAnsi="iCiel Avenir LT Std 35 Light" w:cs="Calibri"/>
            <w:i/>
            <w:iCs/>
            <w:sz w:val="22"/>
            <w:szCs w:val="22"/>
          </w:rPr>
          <w:t>đả</w:t>
        </w:r>
        <w:r w:rsidRPr="00863667">
          <w:rPr>
            <w:rFonts w:ascii="iCiel Avenir LT Std 35 Light" w:hAnsi="iCiel Avenir LT Std 35 Light"/>
            <w:i/>
            <w:iCs/>
            <w:sz w:val="22"/>
            <w:szCs w:val="22"/>
          </w:rPr>
          <w:t>m b</w:t>
        </w:r>
        <w:r w:rsidRPr="00863667">
          <w:rPr>
            <w:rFonts w:ascii="iCiel Avenir LT Std 35 Light" w:hAnsi="iCiel Avenir LT Std 35 Light" w:cs="Calibri"/>
            <w:i/>
            <w:iCs/>
            <w:sz w:val="22"/>
            <w:szCs w:val="22"/>
          </w:rPr>
          <w:t>ả</w:t>
        </w:r>
        <w:r w:rsidRPr="00863667">
          <w:rPr>
            <w:rFonts w:ascii="iCiel Avenir LT Std 35 Light" w:hAnsi="iCiel Avenir LT Std 35 Light"/>
            <w:i/>
            <w:iCs/>
            <w:sz w:val="22"/>
            <w:szCs w:val="22"/>
          </w:rPr>
          <w:t>o t</w:t>
        </w:r>
        <w:r w:rsidRPr="00863667">
          <w:rPr>
            <w:rFonts w:ascii="iCiel Avenir LT Std 35 Light" w:hAnsi="iCiel Avenir LT Std 35 Light" w:cs="Avenir LT Std 35 Light"/>
            <w:i/>
            <w:iCs/>
            <w:sz w:val="22"/>
            <w:szCs w:val="22"/>
          </w:rPr>
          <w:t>í</w:t>
        </w:r>
        <w:r w:rsidRPr="00863667">
          <w:rPr>
            <w:rFonts w:ascii="iCiel Avenir LT Std 35 Light" w:hAnsi="iCiel Avenir LT Std 35 Light"/>
            <w:i/>
            <w:iCs/>
            <w:sz w:val="22"/>
            <w:szCs w:val="22"/>
          </w:rPr>
          <w:t>nh minh b</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ch, t</w:t>
        </w:r>
        <w:r w:rsidRPr="00863667">
          <w:rPr>
            <w:rFonts w:ascii="iCiel Avenir LT Std 35 Light" w:hAnsi="iCiel Avenir LT Std 35 Light" w:cs="Avenir LT Std 35 Light"/>
            <w:i/>
            <w:iCs/>
            <w:sz w:val="22"/>
            <w:szCs w:val="22"/>
          </w:rPr>
          <w:t>í</w:t>
        </w:r>
        <w:r w:rsidRPr="00863667">
          <w:rPr>
            <w:rFonts w:ascii="iCiel Avenir LT Std 35 Light" w:hAnsi="iCiel Avenir LT Std 35 Light"/>
            <w:i/>
            <w:iCs/>
            <w:sz w:val="22"/>
            <w:szCs w:val="22"/>
          </w:rPr>
          <w:t>nh to</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n di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t</w:t>
        </w:r>
        <w:r w:rsidRPr="00863667">
          <w:rPr>
            <w:rFonts w:ascii="iCiel Avenir LT Std 35 Light" w:hAnsi="iCiel Avenir LT Std 35 Light" w:cs="Avenir LT Std 35 Light"/>
            <w:i/>
            <w:iCs/>
            <w:sz w:val="22"/>
            <w:szCs w:val="22"/>
          </w:rPr>
          <w:t>í</w:t>
        </w:r>
        <w:r w:rsidRPr="00863667">
          <w:rPr>
            <w:rFonts w:ascii="iCiel Avenir LT Std 35 Light" w:hAnsi="iCiel Avenir LT Std 35 Light"/>
            <w:i/>
            <w:iCs/>
            <w:sz w:val="22"/>
            <w:szCs w:val="22"/>
          </w:rPr>
          <w:t>nh hi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u qu</w:t>
        </w:r>
        <w:r w:rsidRPr="00863667">
          <w:rPr>
            <w:rFonts w:ascii="iCiel Avenir LT Std 35 Light" w:hAnsi="iCiel Avenir LT Std 35 Light" w:cs="Calibri"/>
            <w:i/>
            <w:iCs/>
            <w:sz w:val="22"/>
            <w:szCs w:val="22"/>
          </w:rPr>
          <w:t>ả</w:t>
        </w:r>
        <w:r w:rsidRPr="00863667">
          <w:rPr>
            <w:rFonts w:ascii="iCiel Avenir LT Std 35 Light" w:hAnsi="iCiel Avenir LT Std 35 Light"/>
            <w:i/>
            <w:iCs/>
            <w:sz w:val="22"/>
            <w:szCs w:val="22"/>
          </w:rPr>
          <w:t xml:space="preserve"> trong c</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ng </w:t>
        </w:r>
        <w:r w:rsidRPr="00863667">
          <w:rPr>
            <w:rFonts w:ascii="iCiel Avenir LT Std 35 Light" w:hAnsi="iCiel Avenir LT Std 35 Light" w:cs="Calibri"/>
            <w:i/>
            <w:iCs/>
            <w:sz w:val="22"/>
            <w:szCs w:val="22"/>
          </w:rPr>
          <w:t>đồ</w:t>
        </w:r>
        <w:r w:rsidRPr="00863667">
          <w:rPr>
            <w:rFonts w:ascii="iCiel Avenir LT Std 35 Light" w:hAnsi="iCiel Avenir LT Std 35 Light"/>
            <w:i/>
            <w:iCs/>
            <w:sz w:val="22"/>
            <w:szCs w:val="22"/>
          </w:rPr>
          <w:t>ng sinh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SAC ho</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 xml:space="preserve">t </w:t>
        </w:r>
        <w:r w:rsidRPr="00863667">
          <w:rPr>
            <w:rFonts w:ascii="iCiel Avenir LT Std 35 Light" w:hAnsi="iCiel Avenir LT Std 35 Light" w:cs="Calibri"/>
            <w:i/>
            <w:iCs/>
            <w:sz w:val="22"/>
            <w:szCs w:val="22"/>
          </w:rPr>
          <w:t>độ</w:t>
        </w:r>
        <w:r w:rsidRPr="00863667">
          <w:rPr>
            <w:rFonts w:ascii="iCiel Avenir LT Std 35 Light" w:hAnsi="iCiel Avenir LT Std 35 Light"/>
            <w:i/>
            <w:iCs/>
            <w:sz w:val="22"/>
            <w:szCs w:val="22"/>
          </w:rPr>
          <w:t>ng d</w:t>
        </w:r>
        <w:r w:rsidRPr="00863667">
          <w:rPr>
            <w:rFonts w:ascii="iCiel Avenir LT Std 35 Light" w:hAnsi="iCiel Avenir LT Std 35 Light" w:cs="Calibri"/>
            <w:i/>
            <w:iCs/>
            <w:sz w:val="22"/>
            <w:szCs w:val="22"/>
          </w:rPr>
          <w:t>ướ</w:t>
        </w:r>
        <w:r w:rsidRPr="00863667">
          <w:rPr>
            <w:rFonts w:ascii="iCiel Avenir LT Std 35 Light" w:hAnsi="iCiel Avenir LT Std 35 Light"/>
            <w:i/>
            <w:iCs/>
            <w:sz w:val="22"/>
            <w:szCs w:val="22"/>
          </w:rPr>
          <w:t>i s</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 xml:space="preserve"> gi</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m s</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t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B</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 ph</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n Student Engagement, do sinh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d</w:t>
        </w:r>
        <w:r w:rsidRPr="00863667">
          <w:rPr>
            <w:rFonts w:ascii="iCiel Avenir LT Std 35 Light" w:hAnsi="iCiel Avenir LT Std 35 Light" w:cs="Calibri"/>
            <w:i/>
            <w:iCs/>
            <w:sz w:val="22"/>
            <w:szCs w:val="22"/>
          </w:rPr>
          <w:t>ẫ</w:t>
        </w:r>
        <w:r w:rsidRPr="00863667">
          <w:rPr>
            <w:rFonts w:ascii="iCiel Avenir LT Std 35 Light" w:hAnsi="iCiel Avenir LT Std 35 Light"/>
            <w:i/>
            <w:iCs/>
            <w:sz w:val="22"/>
            <w:szCs w:val="22"/>
          </w:rPr>
          <w:t>n d</w:t>
        </w:r>
        <w:r w:rsidRPr="00863667">
          <w:rPr>
            <w:rFonts w:ascii="iCiel Avenir LT Std 35 Light" w:hAnsi="iCiel Avenir LT Std 35 Light" w:cs="Calibri"/>
            <w:i/>
            <w:iCs/>
            <w:sz w:val="22"/>
            <w:szCs w:val="22"/>
          </w:rPr>
          <w:t>ắ</w:t>
        </w:r>
        <w:r w:rsidRPr="00863667">
          <w:rPr>
            <w:rFonts w:ascii="iCiel Avenir LT Std 35 Light" w:hAnsi="iCiel Avenir LT Std 35 Light"/>
            <w:i/>
            <w:iCs/>
            <w:sz w:val="22"/>
            <w:szCs w:val="22"/>
          </w:rPr>
          <w:t>t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ph</w:t>
        </w:r>
        <w:r w:rsidRPr="00863667">
          <w:rPr>
            <w:rFonts w:ascii="iCiel Avenir LT Std 35 Light" w:hAnsi="iCiel Avenir LT Std 35 Light" w:cs="Calibri"/>
            <w:i/>
            <w:iCs/>
            <w:sz w:val="22"/>
            <w:szCs w:val="22"/>
          </w:rPr>
          <w:t>ụ</w:t>
        </w:r>
        <w:r w:rsidRPr="00863667">
          <w:rPr>
            <w:rFonts w:ascii="iCiel Avenir LT Std 35 Light" w:hAnsi="iCiel Avenir LT Std 35 Light"/>
            <w:i/>
            <w:iCs/>
            <w:sz w:val="22"/>
            <w:szCs w:val="22"/>
          </w:rPr>
          <w:t>c v</w:t>
        </w:r>
        <w:r w:rsidRPr="00863667">
          <w:rPr>
            <w:rFonts w:ascii="iCiel Avenir LT Std 35 Light" w:hAnsi="iCiel Avenir LT Std 35 Light" w:cs="Calibri"/>
            <w:i/>
            <w:iCs/>
            <w:sz w:val="22"/>
            <w:szCs w:val="22"/>
          </w:rPr>
          <w:t>ụ</w:t>
        </w:r>
        <w:r w:rsidRPr="00863667">
          <w:rPr>
            <w:rFonts w:ascii="iCiel Avenir LT Std 35 Light" w:hAnsi="iCiel Avenir LT Std 35 Light"/>
            <w:i/>
            <w:iCs/>
            <w:sz w:val="22"/>
            <w:szCs w:val="22"/>
          </w:rPr>
          <w:t xml:space="preserve"> sinh viên.</w:t>
        </w:r>
      </w:ins>
    </w:p>
    <w:p w14:paraId="3CD12DCE" w14:textId="77777777" w:rsidR="003C6139" w:rsidRPr="00863667" w:rsidRDefault="003C6139" w:rsidP="003C6139">
      <w:pPr>
        <w:ind w:firstLine="0"/>
        <w:rPr>
          <w:ins w:id="10694" w:author="An Tran, ACA (BUV)" w:date="2024-09-12T11:07:00Z" w16du:dateUtc="2024-09-12T04:07:00Z"/>
          <w:rFonts w:ascii="iCiel Avenir LT Std 35 Light" w:hAnsi="iCiel Avenir LT Std 35 Light"/>
          <w:i/>
          <w:iCs/>
          <w:sz w:val="22"/>
          <w:szCs w:val="22"/>
        </w:rPr>
      </w:pPr>
      <w:ins w:id="10695" w:author="An Tran, ACA (BUV)" w:date="2024-09-12T11:07:00Z" w16du:dateUtc="2024-09-12T04:07:00Z">
        <w:r w:rsidRPr="00863667">
          <w:rPr>
            <w:rFonts w:ascii="iCiel Avenir LT Std 35 Light" w:hAnsi="iCiel Avenir LT Std 35 Light"/>
            <w:i/>
            <w:iCs/>
            <w:sz w:val="22"/>
            <w:szCs w:val="22"/>
          </w:rPr>
          <w:t>S</w:t>
        </w:r>
        <w:r w:rsidRPr="00863667">
          <w:rPr>
            <w:rFonts w:ascii="iCiel Avenir LT Std 35 Light" w:hAnsi="iCiel Avenir LT Std 35 Light" w:cs="Calibri"/>
            <w:i/>
            <w:iCs/>
            <w:sz w:val="22"/>
            <w:szCs w:val="22"/>
          </w:rPr>
          <w:t>ứ</w:t>
        </w:r>
        <w:r w:rsidRPr="00863667">
          <w:rPr>
            <w:rFonts w:ascii="iCiel Avenir LT Std 35 Light" w:hAnsi="iCiel Avenir LT Std 35 Light"/>
            <w:i/>
            <w:iCs/>
            <w:sz w:val="22"/>
            <w:szCs w:val="22"/>
          </w:rPr>
          <w:t xml:space="preserve"> m</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nh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 xml:space="preserve">a SAC là: </w:t>
        </w:r>
      </w:ins>
    </w:p>
    <w:p w14:paraId="3FD70DA1" w14:textId="77777777" w:rsidR="003C6139" w:rsidRPr="00863667" w:rsidRDefault="003C6139" w:rsidP="003C6139">
      <w:pPr>
        <w:pStyle w:val="ListParagraph"/>
        <w:numPr>
          <w:ilvl w:val="0"/>
          <w:numId w:val="67"/>
        </w:numPr>
        <w:spacing w:before="0" w:beforeAutospacing="0" w:after="160" w:afterAutospacing="0" w:line="259" w:lineRule="auto"/>
        <w:jc w:val="left"/>
        <w:rPr>
          <w:ins w:id="10696" w:author="An Tran, ACA (BUV)" w:date="2024-09-12T11:07:00Z" w16du:dateUtc="2024-09-12T04:07:00Z"/>
          <w:rFonts w:ascii="iCiel Avenir LT Std 35 Light" w:hAnsi="iCiel Avenir LT Std 35 Light"/>
          <w:i/>
          <w:iCs/>
          <w:sz w:val="22"/>
          <w:szCs w:val="22"/>
        </w:rPr>
      </w:pPr>
      <w:ins w:id="10697" w:author="An Tran, ACA (BUV)" w:date="2024-09-12T11:07:00Z" w16du:dateUtc="2024-09-12T04:07:00Z">
        <w:r w:rsidRPr="00863667">
          <w:rPr>
            <w:rFonts w:ascii="iCiel Avenir LT Std 35 Light" w:hAnsi="iCiel Avenir LT Std 35 Light" w:cs="Calibri"/>
            <w:i/>
            <w:iCs/>
            <w:sz w:val="22"/>
            <w:szCs w:val="22"/>
          </w:rPr>
          <w:t>Đạ</w:t>
        </w:r>
        <w:r w:rsidRPr="00863667">
          <w:rPr>
            <w:rFonts w:ascii="iCiel Avenir LT Std 35 Light" w:hAnsi="iCiel Avenir LT Std 35 Light"/>
            <w:i/>
            <w:iCs/>
            <w:sz w:val="22"/>
            <w:szCs w:val="22"/>
          </w:rPr>
          <w:t>i di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cho sinh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Tr</w:t>
        </w:r>
        <w:r w:rsidRPr="00863667">
          <w:rPr>
            <w:rFonts w:ascii="iCiel Avenir LT Std 35 Light" w:hAnsi="iCiel Avenir LT Std 35 Light" w:cs="Calibri"/>
            <w:i/>
            <w:iCs/>
            <w:sz w:val="22"/>
            <w:szCs w:val="22"/>
          </w:rPr>
          <w:t>ườ</w:t>
        </w:r>
        <w:r w:rsidRPr="00863667">
          <w:rPr>
            <w:rFonts w:ascii="iCiel Avenir LT Std 35 Light" w:hAnsi="iCiel Avenir LT Std 35 Light"/>
            <w:i/>
            <w:iCs/>
            <w:sz w:val="22"/>
            <w:szCs w:val="22"/>
          </w:rPr>
          <w:t xml:space="preserve">ng </w:t>
        </w:r>
        <w:r w:rsidRPr="00863667">
          <w:rPr>
            <w:rFonts w:ascii="iCiel Avenir LT Std 35 Light" w:hAnsi="iCiel Avenir LT Std 35 Light" w:cs="Calibri"/>
            <w:i/>
            <w:iCs/>
            <w:sz w:val="22"/>
            <w:szCs w:val="22"/>
          </w:rPr>
          <w:t>Đạ</w:t>
        </w:r>
        <w:r w:rsidRPr="00863667">
          <w:rPr>
            <w:rFonts w:ascii="iCiel Avenir LT Std 35 Light" w:hAnsi="iCiel Avenir LT Std 35 Light"/>
            <w:i/>
            <w:iCs/>
            <w:sz w:val="22"/>
            <w:szCs w:val="22"/>
          </w:rPr>
          <w:t>i h</w:t>
        </w:r>
        <w:r w:rsidRPr="00863667">
          <w:rPr>
            <w:rFonts w:ascii="iCiel Avenir LT Std 35 Light" w:hAnsi="iCiel Avenir LT Std 35 Light" w:cs="Calibri"/>
            <w:i/>
            <w:iCs/>
            <w:sz w:val="22"/>
            <w:szCs w:val="22"/>
          </w:rPr>
          <w:t>ọ</w:t>
        </w:r>
        <w:r w:rsidRPr="00863667">
          <w:rPr>
            <w:rFonts w:ascii="iCiel Avenir LT Std 35 Light" w:hAnsi="iCiel Avenir LT Std 35 Light"/>
            <w:i/>
            <w:iCs/>
            <w:sz w:val="22"/>
            <w:szCs w:val="22"/>
          </w:rPr>
          <w:t>c Anh Qu</w:t>
        </w:r>
        <w:r w:rsidRPr="00863667">
          <w:rPr>
            <w:rFonts w:ascii="iCiel Avenir LT Std 35 Light" w:hAnsi="iCiel Avenir LT Std 35 Light" w:cs="Calibri"/>
            <w:i/>
            <w:iCs/>
            <w:sz w:val="22"/>
            <w:szCs w:val="22"/>
          </w:rPr>
          <w:t>ố</w:t>
        </w:r>
        <w:r w:rsidRPr="00863667">
          <w:rPr>
            <w:rFonts w:ascii="iCiel Avenir LT Std 35 Light" w:hAnsi="iCiel Avenir LT Std 35 Light"/>
            <w:i/>
            <w:iCs/>
            <w:sz w:val="22"/>
            <w:szCs w:val="22"/>
          </w:rPr>
          <w:t>c Vi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t Nam (BUV) trong vi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c giao ti</w:t>
        </w:r>
        <w:r w:rsidRPr="00863667">
          <w:rPr>
            <w:rFonts w:ascii="iCiel Avenir LT Std 35 Light" w:hAnsi="iCiel Avenir LT Std 35 Light" w:cs="Calibri"/>
            <w:i/>
            <w:iCs/>
            <w:sz w:val="22"/>
            <w:szCs w:val="22"/>
          </w:rPr>
          <w:t>ế</w:t>
        </w:r>
        <w:r w:rsidRPr="00863667">
          <w:rPr>
            <w:rFonts w:ascii="iCiel Avenir LT Std 35 Light" w:hAnsi="iCiel Avenir LT Std 35 Light"/>
            <w:i/>
            <w:iCs/>
            <w:sz w:val="22"/>
            <w:szCs w:val="22"/>
          </w:rPr>
          <w:t>p v</w:t>
        </w:r>
        <w:r w:rsidRPr="00863667">
          <w:rPr>
            <w:rFonts w:ascii="iCiel Avenir LT Std 35 Light" w:hAnsi="iCiel Avenir LT Std 35 Light" w:cs="Calibri"/>
            <w:i/>
            <w:iCs/>
            <w:sz w:val="22"/>
            <w:szCs w:val="22"/>
          </w:rPr>
          <w:t>ớ</w:t>
        </w:r>
        <w:r w:rsidRPr="00863667">
          <w:rPr>
            <w:rFonts w:ascii="iCiel Avenir LT Std 35 Light" w:hAnsi="iCiel Avenir LT Std 35 Light"/>
            <w:i/>
            <w:iCs/>
            <w:sz w:val="22"/>
            <w:szCs w:val="22"/>
          </w:rPr>
          <w:t>i Nh</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tr</w:t>
        </w:r>
        <w:r w:rsidRPr="00863667">
          <w:rPr>
            <w:rFonts w:ascii="iCiel Avenir LT Std 35 Light" w:hAnsi="iCiel Avenir LT Std 35 Light" w:cs="Calibri"/>
            <w:i/>
            <w:iCs/>
            <w:sz w:val="22"/>
            <w:szCs w:val="22"/>
          </w:rPr>
          <w:t>ườ</w:t>
        </w:r>
        <w:r w:rsidRPr="00863667">
          <w:rPr>
            <w:rFonts w:ascii="iCiel Avenir LT Std 35 Light" w:hAnsi="iCiel Avenir LT Std 35 Light"/>
            <w:i/>
            <w:iCs/>
            <w:sz w:val="22"/>
            <w:szCs w:val="22"/>
          </w:rPr>
          <w:t>ng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c</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 b</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li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quan.</w:t>
        </w:r>
      </w:ins>
    </w:p>
    <w:p w14:paraId="3832B281" w14:textId="77777777" w:rsidR="003C6139" w:rsidRPr="00863667" w:rsidRDefault="003C6139" w:rsidP="003C6139">
      <w:pPr>
        <w:pStyle w:val="ListParagraph"/>
        <w:numPr>
          <w:ilvl w:val="0"/>
          <w:numId w:val="67"/>
        </w:numPr>
        <w:spacing w:before="0" w:beforeAutospacing="0" w:after="160" w:afterAutospacing="0" w:line="259" w:lineRule="auto"/>
        <w:jc w:val="left"/>
        <w:rPr>
          <w:ins w:id="10698" w:author="An Tran, ACA (BUV)" w:date="2024-09-12T11:07:00Z" w16du:dateUtc="2024-09-12T04:07:00Z"/>
          <w:rFonts w:ascii="iCiel Avenir LT Std 35 Light" w:hAnsi="iCiel Avenir LT Std 35 Light"/>
          <w:i/>
          <w:iCs/>
          <w:sz w:val="22"/>
          <w:szCs w:val="22"/>
        </w:rPr>
      </w:pPr>
      <w:ins w:id="10699" w:author="An Tran, ACA (BUV)" w:date="2024-09-12T11:07:00Z" w16du:dateUtc="2024-09-12T04:07:00Z">
        <w:r w:rsidRPr="00863667">
          <w:rPr>
            <w:rFonts w:ascii="iCiel Avenir LT Std 35 Light" w:hAnsi="iCiel Avenir LT Std 35 Light"/>
            <w:i/>
            <w:iCs/>
            <w:sz w:val="22"/>
            <w:szCs w:val="22"/>
          </w:rPr>
          <w:t>K</w:t>
        </w:r>
        <w:r w:rsidRPr="00863667">
          <w:rPr>
            <w:rFonts w:ascii="iCiel Avenir LT Std 35 Light" w:hAnsi="iCiel Avenir LT Std 35 Light" w:cs="Calibri"/>
            <w:i/>
            <w:iCs/>
            <w:sz w:val="22"/>
            <w:szCs w:val="22"/>
          </w:rPr>
          <w:t>ế</w:t>
        </w:r>
        <w:r w:rsidRPr="00863667">
          <w:rPr>
            <w:rFonts w:ascii="iCiel Avenir LT Std 35 Light" w:hAnsi="iCiel Avenir LT Std 35 Light"/>
            <w:i/>
            <w:iCs/>
            <w:sz w:val="22"/>
            <w:szCs w:val="22"/>
          </w:rPr>
          <w:t>t n</w:t>
        </w:r>
        <w:r w:rsidRPr="00863667">
          <w:rPr>
            <w:rFonts w:ascii="iCiel Avenir LT Std 35 Light" w:hAnsi="iCiel Avenir LT Std 35 Light" w:cs="Calibri"/>
            <w:i/>
            <w:iCs/>
            <w:sz w:val="22"/>
            <w:szCs w:val="22"/>
          </w:rPr>
          <w:t>ố</w:t>
        </w:r>
        <w:r w:rsidRPr="00863667">
          <w:rPr>
            <w:rFonts w:ascii="iCiel Avenir LT Std 35 Light" w:hAnsi="iCiel Avenir LT Std 35 Light"/>
            <w:i/>
            <w:iCs/>
            <w:sz w:val="22"/>
            <w:szCs w:val="22"/>
          </w:rPr>
          <w:t>i C</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ng </w:t>
        </w:r>
        <w:r w:rsidRPr="00863667">
          <w:rPr>
            <w:rFonts w:ascii="iCiel Avenir LT Std 35 Light" w:hAnsi="iCiel Avenir LT Std 35 Light" w:cs="Calibri"/>
            <w:i/>
            <w:iCs/>
            <w:sz w:val="22"/>
            <w:szCs w:val="22"/>
          </w:rPr>
          <w:t>đồ</w:t>
        </w:r>
        <w:r w:rsidRPr="00863667">
          <w:rPr>
            <w:rFonts w:ascii="iCiel Avenir LT Std 35 Light" w:hAnsi="iCiel Avenir LT Std 35 Light"/>
            <w:i/>
            <w:iCs/>
            <w:sz w:val="22"/>
            <w:szCs w:val="22"/>
          </w:rPr>
          <w:t>ng sinh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b</w:t>
        </w:r>
        <w:r w:rsidRPr="00863667">
          <w:rPr>
            <w:rFonts w:ascii="iCiel Avenir LT Std 35 Light" w:hAnsi="iCiel Avenir LT Std 35 Light" w:cs="Calibri"/>
            <w:i/>
            <w:iCs/>
            <w:sz w:val="22"/>
            <w:szCs w:val="22"/>
          </w:rPr>
          <w:t>ằ</w:t>
        </w:r>
        <w:r w:rsidRPr="00863667">
          <w:rPr>
            <w:rFonts w:ascii="iCiel Avenir LT Std 35 Light" w:hAnsi="iCiel Avenir LT Std 35 Light"/>
            <w:i/>
            <w:iCs/>
            <w:sz w:val="22"/>
            <w:szCs w:val="22"/>
          </w:rPr>
          <w:t>ng c</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ch x</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 xml:space="preserve">c </w:t>
        </w:r>
        <w:r w:rsidRPr="00863667">
          <w:rPr>
            <w:rFonts w:ascii="iCiel Avenir LT Std 35 Light" w:hAnsi="iCiel Avenir LT Std 35 Light" w:cs="Calibri"/>
            <w:i/>
            <w:iCs/>
            <w:sz w:val="22"/>
            <w:szCs w:val="22"/>
          </w:rPr>
          <w:t>đị</w:t>
        </w:r>
        <w:r w:rsidRPr="00863667">
          <w:rPr>
            <w:rFonts w:ascii="iCiel Avenir LT Std 35 Light" w:hAnsi="iCiel Avenir LT Std 35 Light"/>
            <w:i/>
            <w:iCs/>
            <w:sz w:val="22"/>
            <w:szCs w:val="22"/>
          </w:rPr>
          <w:t>nh, x</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 th</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c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ph</w:t>
        </w:r>
        <w:r w:rsidRPr="00863667">
          <w:rPr>
            <w:rFonts w:ascii="iCiel Avenir LT Std 35 Light" w:hAnsi="iCiel Avenir LT Std 35 Light" w:cs="Calibri"/>
            <w:i/>
            <w:iCs/>
            <w:sz w:val="22"/>
            <w:szCs w:val="22"/>
          </w:rPr>
          <w:t>ụ</w:t>
        </w:r>
        <w:r w:rsidRPr="00863667">
          <w:rPr>
            <w:rFonts w:ascii="iCiel Avenir LT Std 35 Light" w:hAnsi="iCiel Avenir LT Std 35 Light"/>
            <w:i/>
            <w:iCs/>
            <w:sz w:val="22"/>
            <w:szCs w:val="22"/>
          </w:rPr>
          <w:t>c v</w:t>
        </w:r>
        <w:r w:rsidRPr="00863667">
          <w:rPr>
            <w:rFonts w:ascii="iCiel Avenir LT Std 35 Light" w:hAnsi="iCiel Avenir LT Std 35 Light" w:cs="Calibri"/>
            <w:i/>
            <w:iCs/>
            <w:sz w:val="22"/>
            <w:szCs w:val="22"/>
          </w:rPr>
          <w:t>ụ</w:t>
        </w:r>
        <w:r w:rsidRPr="00863667">
          <w:rPr>
            <w:rFonts w:ascii="iCiel Avenir LT Std 35 Light" w:hAnsi="iCiel Avenir LT Std 35 Light"/>
            <w:i/>
            <w:iCs/>
            <w:sz w:val="22"/>
            <w:szCs w:val="22"/>
          </w:rPr>
          <w:t xml:space="preserve"> nhu c</w:t>
        </w:r>
        <w:r w:rsidRPr="00863667">
          <w:rPr>
            <w:rFonts w:ascii="iCiel Avenir LT Std 35 Light" w:hAnsi="iCiel Avenir LT Std 35 Light" w:cs="Calibri"/>
            <w:i/>
            <w:iCs/>
            <w:sz w:val="22"/>
            <w:szCs w:val="22"/>
          </w:rPr>
          <w:t>ầ</w:t>
        </w:r>
        <w:r w:rsidRPr="00863667">
          <w:rPr>
            <w:rFonts w:ascii="iCiel Avenir LT Std 35 Light" w:hAnsi="iCiel Avenir LT Std 35 Light"/>
            <w:i/>
            <w:iCs/>
            <w:sz w:val="22"/>
            <w:szCs w:val="22"/>
          </w:rPr>
          <w:t>u, coi s</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 xml:space="preserve"> </w:t>
        </w:r>
        <w:r w:rsidRPr="00863667">
          <w:rPr>
            <w:rFonts w:ascii="iCiel Avenir LT Std 35 Light" w:hAnsi="iCiel Avenir LT Std 35 Light" w:cs="Calibri"/>
            <w:i/>
            <w:iCs/>
            <w:sz w:val="22"/>
            <w:szCs w:val="22"/>
          </w:rPr>
          <w:t>đ</w:t>
        </w:r>
        <w:r w:rsidRPr="00863667">
          <w:rPr>
            <w:rFonts w:ascii="iCiel Avenir LT Std 35 Light" w:hAnsi="iCiel Avenir LT Std 35 Light"/>
            <w:i/>
            <w:iCs/>
            <w:sz w:val="22"/>
            <w:szCs w:val="22"/>
          </w:rPr>
          <w:t>a d</w:t>
        </w:r>
        <w:r w:rsidRPr="00863667">
          <w:rPr>
            <w:rFonts w:ascii="iCiel Avenir LT Std 35 Light" w:hAnsi="iCiel Avenir LT Std 35 Light" w:cs="Calibri"/>
            <w:i/>
            <w:iCs/>
            <w:sz w:val="22"/>
            <w:szCs w:val="22"/>
          </w:rPr>
          <w:t>ạ</w:t>
        </w:r>
        <w:r w:rsidRPr="00863667">
          <w:rPr>
            <w:rFonts w:ascii="iCiel Avenir LT Std 35 Light" w:hAnsi="iCiel Avenir LT Std 35 Light"/>
            <w:i/>
            <w:iCs/>
            <w:sz w:val="22"/>
            <w:szCs w:val="22"/>
          </w:rPr>
          <w:t>ng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t</w:t>
        </w:r>
        <w:r w:rsidRPr="00863667">
          <w:rPr>
            <w:rFonts w:ascii="iCiel Avenir LT Std 35 Light" w:hAnsi="iCiel Avenir LT Std 35 Light" w:cs="Avenir LT Std 35 Light"/>
            <w:i/>
            <w:iCs/>
            <w:sz w:val="22"/>
            <w:szCs w:val="22"/>
          </w:rPr>
          <w:t>í</w:t>
        </w:r>
        <w:r w:rsidRPr="00863667">
          <w:rPr>
            <w:rFonts w:ascii="iCiel Avenir LT Std 35 Light" w:hAnsi="iCiel Avenir LT Std 35 Light"/>
            <w:i/>
            <w:iCs/>
            <w:sz w:val="22"/>
            <w:szCs w:val="22"/>
          </w:rPr>
          <w:t>nh to</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n di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n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sinh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nh</w:t>
        </w:r>
        <w:r w:rsidRPr="00863667">
          <w:rPr>
            <w:rFonts w:ascii="iCiel Avenir LT Std 35 Light" w:hAnsi="iCiel Avenir LT Std 35 Light" w:cs="Calibri"/>
            <w:i/>
            <w:iCs/>
            <w:sz w:val="22"/>
            <w:szCs w:val="22"/>
          </w:rPr>
          <w:t>ư</w:t>
        </w:r>
        <w:r w:rsidRPr="00863667">
          <w:rPr>
            <w:rFonts w:ascii="iCiel Avenir LT Std 35 Light" w:hAnsi="iCiel Avenir LT Std 35 Light"/>
            <w:i/>
            <w:iCs/>
            <w:sz w:val="22"/>
            <w:szCs w:val="22"/>
          </w:rPr>
          <w:t xml:space="preserve"> l</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w:t>
        </w:r>
        <w:r w:rsidRPr="00863667">
          <w:rPr>
            <w:rFonts w:ascii="iCiel Avenir LT Std 35 Light" w:hAnsi="iCiel Avenir LT Std 35 Light" w:cs="Calibri"/>
            <w:i/>
            <w:iCs/>
            <w:sz w:val="22"/>
            <w:szCs w:val="22"/>
          </w:rPr>
          <w:t>ư</w:t>
        </w:r>
        <w:r w:rsidRPr="00863667">
          <w:rPr>
            <w:rFonts w:ascii="iCiel Avenir LT Std 35 Light" w:hAnsi="iCiel Avenir LT Std 35 Light"/>
            <w:i/>
            <w:iCs/>
            <w:sz w:val="22"/>
            <w:szCs w:val="22"/>
          </w:rPr>
          <w:t>u ti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h</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ng </w:t>
        </w:r>
        <w:r w:rsidRPr="00863667">
          <w:rPr>
            <w:rFonts w:ascii="iCiel Avenir LT Std 35 Light" w:hAnsi="iCiel Avenir LT Std 35 Light" w:cs="Calibri"/>
            <w:i/>
            <w:iCs/>
            <w:sz w:val="22"/>
            <w:szCs w:val="22"/>
          </w:rPr>
          <w:t>đầ</w:t>
        </w:r>
        <w:r w:rsidRPr="00863667">
          <w:rPr>
            <w:rFonts w:ascii="iCiel Avenir LT Std 35 Light" w:hAnsi="iCiel Avenir LT Std 35 Light"/>
            <w:i/>
            <w:iCs/>
            <w:sz w:val="22"/>
            <w:szCs w:val="22"/>
          </w:rPr>
          <w:t>u.</w:t>
        </w:r>
      </w:ins>
    </w:p>
    <w:p w14:paraId="0BF6D09D" w14:textId="77777777" w:rsidR="003C6139" w:rsidRPr="00863667" w:rsidRDefault="003C6139" w:rsidP="003C6139">
      <w:pPr>
        <w:pStyle w:val="ListParagraph"/>
        <w:numPr>
          <w:ilvl w:val="0"/>
          <w:numId w:val="67"/>
        </w:numPr>
        <w:spacing w:before="0" w:beforeAutospacing="0" w:after="160" w:afterAutospacing="0" w:line="259" w:lineRule="auto"/>
        <w:jc w:val="left"/>
        <w:rPr>
          <w:ins w:id="10700" w:author="An Tran, ACA (BUV)" w:date="2024-09-12T11:07:00Z" w16du:dateUtc="2024-09-12T04:07:00Z"/>
          <w:rFonts w:ascii="iCiel Avenir LT Std 35 Light" w:hAnsi="iCiel Avenir LT Std 35 Light"/>
          <w:i/>
          <w:iCs/>
          <w:sz w:val="22"/>
          <w:szCs w:val="22"/>
        </w:rPr>
      </w:pPr>
      <w:ins w:id="10701" w:author="An Tran, ACA (BUV)" w:date="2024-09-12T11:07:00Z" w16du:dateUtc="2024-09-12T04:07:00Z">
        <w:r w:rsidRPr="00863667">
          <w:rPr>
            <w:rFonts w:ascii="iCiel Avenir LT Std 35 Light" w:hAnsi="iCiel Avenir LT Std 35 Light"/>
            <w:i/>
            <w:iCs/>
            <w:sz w:val="22"/>
            <w:szCs w:val="22"/>
          </w:rPr>
          <w:t>H</w:t>
        </w:r>
        <w:r w:rsidRPr="00863667">
          <w:rPr>
            <w:rFonts w:ascii="iCiel Avenir LT Std 35 Light" w:hAnsi="iCiel Avenir LT Std 35 Light" w:cs="Calibri"/>
            <w:i/>
            <w:iCs/>
            <w:sz w:val="22"/>
            <w:szCs w:val="22"/>
          </w:rPr>
          <w:t>ỗ</w:t>
        </w:r>
        <w:r w:rsidRPr="00863667">
          <w:rPr>
            <w:rFonts w:ascii="iCiel Avenir LT Std 35 Light" w:hAnsi="iCiel Avenir LT Std 35 Light"/>
            <w:i/>
            <w:iCs/>
            <w:sz w:val="22"/>
            <w:szCs w:val="22"/>
          </w:rPr>
          <w:t xml:space="preserve"> tr</w:t>
        </w:r>
        <w:r w:rsidRPr="00863667">
          <w:rPr>
            <w:rFonts w:ascii="iCiel Avenir LT Std 35 Light" w:hAnsi="iCiel Avenir LT Std 35 Light" w:cs="Calibri"/>
            <w:i/>
            <w:iCs/>
            <w:sz w:val="22"/>
            <w:szCs w:val="22"/>
          </w:rPr>
          <w:t>ợ</w:t>
        </w:r>
        <w:r w:rsidRPr="00863667">
          <w:rPr>
            <w:rFonts w:ascii="iCiel Avenir LT Std 35 Light" w:hAnsi="iCiel Avenir LT Std 35 Light"/>
            <w:i/>
            <w:iCs/>
            <w:sz w:val="22"/>
            <w:szCs w:val="22"/>
          </w:rPr>
          <w:t xml:space="preserve"> Nh</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tr</w:t>
        </w:r>
        <w:r w:rsidRPr="00863667">
          <w:rPr>
            <w:rFonts w:ascii="iCiel Avenir LT Std 35 Light" w:hAnsi="iCiel Avenir LT Std 35 Light" w:cs="Calibri"/>
            <w:i/>
            <w:iCs/>
            <w:sz w:val="22"/>
            <w:szCs w:val="22"/>
          </w:rPr>
          <w:t>ườ</w:t>
        </w:r>
        <w:r w:rsidRPr="00863667">
          <w:rPr>
            <w:rFonts w:ascii="iCiel Avenir LT Std 35 Light" w:hAnsi="iCiel Avenir LT Std 35 Light"/>
            <w:i/>
            <w:iCs/>
            <w:sz w:val="22"/>
            <w:szCs w:val="22"/>
          </w:rPr>
          <w:t>ng trong vi</w:t>
        </w:r>
        <w:r w:rsidRPr="00863667">
          <w:rPr>
            <w:rFonts w:ascii="iCiel Avenir LT Std 35 Light" w:hAnsi="iCiel Avenir LT Std 35 Light" w:cs="Calibri"/>
            <w:i/>
            <w:iCs/>
            <w:sz w:val="22"/>
            <w:szCs w:val="22"/>
          </w:rPr>
          <w:t>ệ</w:t>
        </w:r>
        <w:r w:rsidRPr="00863667">
          <w:rPr>
            <w:rFonts w:ascii="iCiel Avenir LT Std 35 Light" w:hAnsi="iCiel Avenir LT Std 35 Light"/>
            <w:i/>
            <w:iCs/>
            <w:sz w:val="22"/>
            <w:szCs w:val="22"/>
          </w:rPr>
          <w:t>c x</w:t>
        </w:r>
        <w:r w:rsidRPr="00863667">
          <w:rPr>
            <w:rFonts w:ascii="iCiel Avenir LT Std 35 Light" w:hAnsi="iCiel Avenir LT Std 35 Light" w:cs="Avenir LT Std 35 Light"/>
            <w:i/>
            <w:iCs/>
            <w:sz w:val="22"/>
            <w:szCs w:val="22"/>
          </w:rPr>
          <w:t>â</w:t>
        </w:r>
        <w:r w:rsidRPr="00863667">
          <w:rPr>
            <w:rFonts w:ascii="iCiel Avenir LT Std 35 Light" w:hAnsi="iCiel Avenir LT Std 35 Light"/>
            <w:i/>
            <w:iCs/>
            <w:sz w:val="22"/>
            <w:szCs w:val="22"/>
          </w:rPr>
          <w:t>y d</w:t>
        </w:r>
        <w:r w:rsidRPr="00863667">
          <w:rPr>
            <w:rFonts w:ascii="iCiel Avenir LT Std 35 Light" w:hAnsi="iCiel Avenir LT Std 35 Light" w:cs="Calibri"/>
            <w:i/>
            <w:iCs/>
            <w:sz w:val="22"/>
            <w:szCs w:val="22"/>
          </w:rPr>
          <w:t>ự</w:t>
        </w:r>
        <w:r w:rsidRPr="00863667">
          <w:rPr>
            <w:rFonts w:ascii="iCiel Avenir LT Std 35 Light" w:hAnsi="iCiel Avenir LT Std 35 Light"/>
            <w:i/>
            <w:iCs/>
            <w:sz w:val="22"/>
            <w:szCs w:val="22"/>
          </w:rPr>
          <w:t>ng v</w:t>
        </w:r>
        <w:r w:rsidRPr="00863667">
          <w:rPr>
            <w:rFonts w:ascii="iCiel Avenir LT Std 35 Light" w:hAnsi="iCiel Avenir LT Std 35 Light" w:cs="Calibri"/>
            <w:i/>
            <w:iCs/>
            <w:sz w:val="22"/>
            <w:szCs w:val="22"/>
          </w:rPr>
          <w:t>ă</w:t>
        </w:r>
        <w:r w:rsidRPr="00863667">
          <w:rPr>
            <w:rFonts w:ascii="iCiel Avenir LT Std 35 Light" w:hAnsi="iCiel Avenir LT Std 35 Light"/>
            <w:i/>
            <w:iCs/>
            <w:sz w:val="22"/>
            <w:szCs w:val="22"/>
          </w:rPr>
          <w:t>n h</w:t>
        </w:r>
        <w:r w:rsidRPr="00863667">
          <w:rPr>
            <w:rFonts w:ascii="iCiel Avenir LT Std 35 Light" w:hAnsi="iCiel Avenir LT Std 35 Light" w:cs="Avenir LT Std 35 Light"/>
            <w:i/>
            <w:iCs/>
            <w:sz w:val="22"/>
            <w:szCs w:val="22"/>
          </w:rPr>
          <w:t>ó</w:t>
        </w:r>
        <w:r w:rsidRPr="00863667">
          <w:rPr>
            <w:rFonts w:ascii="iCiel Avenir LT Std 35 Light" w:hAnsi="iCiel Avenir LT Std 35 Light"/>
            <w:i/>
            <w:iCs/>
            <w:sz w:val="22"/>
            <w:szCs w:val="22"/>
          </w:rPr>
          <w:t>a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BUV v</w:t>
        </w:r>
        <w:r w:rsidRPr="00863667">
          <w:rPr>
            <w:rFonts w:ascii="iCiel Avenir LT Std 35 Light" w:hAnsi="iCiel Avenir LT Std 35 Light" w:cs="Calibri"/>
            <w:i/>
            <w:iCs/>
            <w:sz w:val="22"/>
            <w:szCs w:val="22"/>
          </w:rPr>
          <w:t>ề</w:t>
        </w:r>
        <w:r w:rsidRPr="00863667">
          <w:rPr>
            <w:rFonts w:ascii="iCiel Avenir LT Std 35 Light" w:hAnsi="iCiel Avenir LT Std 35 Light"/>
            <w:i/>
            <w:iCs/>
            <w:sz w:val="22"/>
            <w:szCs w:val="22"/>
          </w:rPr>
          <w:t xml:space="preserve"> c</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 xml:space="preserve">ng </w:t>
        </w:r>
        <w:r w:rsidRPr="00863667">
          <w:rPr>
            <w:rFonts w:ascii="iCiel Avenir LT Std 35 Light" w:hAnsi="iCiel Avenir LT Std 35 Light" w:cs="Calibri"/>
            <w:i/>
            <w:iCs/>
            <w:sz w:val="22"/>
            <w:szCs w:val="22"/>
          </w:rPr>
          <w:t>đồ</w:t>
        </w:r>
        <w:r w:rsidRPr="00863667">
          <w:rPr>
            <w:rFonts w:ascii="iCiel Avenir LT Std 35 Light" w:hAnsi="iCiel Avenir LT Std 35 Light"/>
            <w:i/>
            <w:iCs/>
            <w:sz w:val="22"/>
            <w:szCs w:val="22"/>
          </w:rPr>
          <w:t>ng sinh vi</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m</w:t>
        </w:r>
        <w:r w:rsidRPr="00863667">
          <w:rPr>
            <w:rFonts w:ascii="iCiel Avenir LT Std 35 Light" w:hAnsi="iCiel Avenir LT Std 35 Light" w:cs="Avenir LT Std 35 Light"/>
            <w:i/>
            <w:iCs/>
            <w:sz w:val="22"/>
            <w:szCs w:val="22"/>
          </w:rPr>
          <w:t>ì</w:t>
        </w:r>
        <w:r w:rsidRPr="00863667">
          <w:rPr>
            <w:rFonts w:ascii="iCiel Avenir LT Std 35 Light" w:hAnsi="iCiel Avenir LT Std 35 Light"/>
            <w:i/>
            <w:iCs/>
            <w:sz w:val="22"/>
            <w:szCs w:val="22"/>
          </w:rPr>
          <w:t>nh.</w:t>
        </w:r>
      </w:ins>
    </w:p>
    <w:p w14:paraId="16ADD108" w14:textId="77777777" w:rsidR="003C6139" w:rsidRPr="00863667" w:rsidRDefault="003C6139" w:rsidP="003C6139">
      <w:pPr>
        <w:ind w:firstLine="0"/>
        <w:rPr>
          <w:ins w:id="10702" w:author="An Tran, ACA (BUV)" w:date="2024-09-12T11:07:00Z" w16du:dateUtc="2024-09-12T04:07:00Z"/>
          <w:rFonts w:ascii="iCiel Avenir LT Std 35 Light" w:hAnsi="iCiel Avenir LT Std 35 Light"/>
          <w:sz w:val="22"/>
          <w:szCs w:val="22"/>
        </w:rPr>
      </w:pPr>
      <w:ins w:id="10703" w:author="An Tran, ACA (BUV)" w:date="2024-09-12T11:07:00Z" w16du:dateUtc="2024-09-12T04:07:00Z">
        <w:r w:rsidRPr="00863667">
          <w:rPr>
            <w:rFonts w:ascii="iCiel Avenir LT Std 35 Light" w:hAnsi="iCiel Avenir LT Std 35 Light"/>
            <w:i/>
            <w:iCs/>
            <w:sz w:val="22"/>
            <w:szCs w:val="22"/>
          </w:rPr>
          <w:t>Cu</w:t>
        </w:r>
        <w:r w:rsidRPr="00863667">
          <w:rPr>
            <w:rFonts w:ascii="iCiel Avenir LT Std 35 Light" w:hAnsi="iCiel Avenir LT Std 35 Light" w:cs="Calibri"/>
            <w:i/>
            <w:iCs/>
            <w:sz w:val="22"/>
            <w:szCs w:val="22"/>
          </w:rPr>
          <w:t>ộ</w:t>
        </w:r>
        <w:r w:rsidRPr="00863667">
          <w:rPr>
            <w:rFonts w:ascii="iCiel Avenir LT Std 35 Light" w:hAnsi="iCiel Avenir LT Std 35 Light"/>
            <w:i/>
            <w:iCs/>
            <w:sz w:val="22"/>
            <w:szCs w:val="22"/>
          </w:rPr>
          <w:t>c b</w:t>
        </w:r>
        <w:r w:rsidRPr="00863667">
          <w:rPr>
            <w:rFonts w:ascii="iCiel Avenir LT Std 35 Light" w:hAnsi="iCiel Avenir LT Std 35 Light" w:cs="Calibri"/>
            <w:i/>
            <w:iCs/>
            <w:sz w:val="22"/>
            <w:szCs w:val="22"/>
          </w:rPr>
          <w:t>ầ</w:t>
        </w:r>
        <w:r w:rsidRPr="00863667">
          <w:rPr>
            <w:rFonts w:ascii="iCiel Avenir LT Std 35 Light" w:hAnsi="iCiel Avenir LT Std 35 Light"/>
            <w:i/>
            <w:iCs/>
            <w:sz w:val="22"/>
            <w:szCs w:val="22"/>
          </w:rPr>
          <w:t>u c</w:t>
        </w:r>
        <w:r w:rsidRPr="00863667">
          <w:rPr>
            <w:rFonts w:ascii="iCiel Avenir LT Std 35 Light" w:hAnsi="iCiel Avenir LT Std 35 Light" w:cs="Calibri"/>
            <w:i/>
            <w:iCs/>
            <w:sz w:val="22"/>
            <w:szCs w:val="22"/>
          </w:rPr>
          <w:t>ử</w:t>
        </w:r>
        <w:r w:rsidRPr="00863667">
          <w:rPr>
            <w:rFonts w:ascii="iCiel Avenir LT Std 35 Light" w:hAnsi="iCiel Avenir LT Std 35 Light"/>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SAC th</w:t>
        </w:r>
        <w:r w:rsidRPr="00863667">
          <w:rPr>
            <w:rFonts w:ascii="iCiel Avenir LT Std 35 Light" w:hAnsi="iCiel Avenir LT Std 35 Light" w:cs="Calibri"/>
            <w:i/>
            <w:iCs/>
            <w:sz w:val="22"/>
            <w:szCs w:val="22"/>
          </w:rPr>
          <w:t>ườ</w:t>
        </w:r>
        <w:r w:rsidRPr="00863667">
          <w:rPr>
            <w:rFonts w:ascii="iCiel Avenir LT Std 35 Light" w:hAnsi="iCiel Avenir LT Std 35 Light"/>
            <w:i/>
            <w:iCs/>
            <w:sz w:val="22"/>
            <w:szCs w:val="22"/>
          </w:rPr>
          <w:t>ng di</w:t>
        </w:r>
        <w:r w:rsidRPr="00863667">
          <w:rPr>
            <w:rFonts w:ascii="iCiel Avenir LT Std 35 Light" w:hAnsi="iCiel Avenir LT Std 35 Light" w:cs="Calibri"/>
            <w:i/>
            <w:iCs/>
            <w:sz w:val="22"/>
            <w:szCs w:val="22"/>
          </w:rPr>
          <w:t>ễ</w:t>
        </w:r>
        <w:r w:rsidRPr="00863667">
          <w:rPr>
            <w:rFonts w:ascii="iCiel Avenir LT Std 35 Light" w:hAnsi="iCiel Avenir LT Std 35 Light"/>
            <w:i/>
            <w:iCs/>
            <w:sz w:val="22"/>
            <w:szCs w:val="22"/>
          </w:rPr>
          <w:t>n ra t</w:t>
        </w:r>
        <w:r w:rsidRPr="00863667">
          <w:rPr>
            <w:rFonts w:ascii="iCiel Avenir LT Std 35 Light" w:hAnsi="iCiel Avenir LT Std 35 Light" w:cs="Calibri"/>
            <w:i/>
            <w:iCs/>
            <w:sz w:val="22"/>
            <w:szCs w:val="22"/>
          </w:rPr>
          <w:t>ừ</w:t>
        </w:r>
        <w:r w:rsidRPr="00863667">
          <w:rPr>
            <w:rFonts w:ascii="iCiel Avenir LT Std 35 Light" w:hAnsi="iCiel Avenir LT Std 35 Light"/>
            <w:i/>
            <w:iCs/>
            <w:sz w:val="22"/>
            <w:szCs w:val="22"/>
          </w:rPr>
          <w:t xml:space="preserve"> th</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 xml:space="preserve">ng 5 </w:t>
        </w:r>
        <w:r w:rsidRPr="00863667">
          <w:rPr>
            <w:rFonts w:ascii="iCiel Avenir LT Std 35 Light" w:hAnsi="iCiel Avenir LT Std 35 Light" w:cs="Calibri"/>
            <w:i/>
            <w:iCs/>
            <w:sz w:val="22"/>
            <w:szCs w:val="22"/>
          </w:rPr>
          <w:t>đế</w:t>
        </w:r>
        <w:r w:rsidRPr="00863667">
          <w:rPr>
            <w:rFonts w:ascii="iCiel Avenir LT Std 35 Light" w:hAnsi="iCiel Avenir LT Std 35 Light"/>
            <w:i/>
            <w:iCs/>
            <w:sz w:val="22"/>
            <w:szCs w:val="22"/>
          </w:rPr>
          <w:t>n th</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ng 6 hàng n</w:t>
        </w:r>
        <w:r w:rsidRPr="00863667">
          <w:rPr>
            <w:rFonts w:ascii="iCiel Avenir LT Std 35 Light" w:hAnsi="iCiel Avenir LT Std 35 Light" w:cs="Calibri"/>
            <w:i/>
            <w:iCs/>
            <w:sz w:val="22"/>
            <w:szCs w:val="22"/>
          </w:rPr>
          <w:t>ă</w:t>
        </w:r>
        <w:r w:rsidRPr="00863667">
          <w:rPr>
            <w:rFonts w:ascii="iCiel Avenir LT Std 35 Light" w:hAnsi="iCiel Avenir LT Std 35 Light"/>
            <w:i/>
            <w:iCs/>
            <w:sz w:val="22"/>
            <w:szCs w:val="22"/>
          </w:rPr>
          <w:t>m, thông tin chi ti</w:t>
        </w:r>
        <w:r w:rsidRPr="00863667">
          <w:rPr>
            <w:rFonts w:ascii="iCiel Avenir LT Std 35 Light" w:hAnsi="iCiel Avenir LT Std 35 Light" w:cs="Calibri"/>
            <w:i/>
            <w:iCs/>
            <w:sz w:val="22"/>
            <w:szCs w:val="22"/>
          </w:rPr>
          <w:t>ế</w:t>
        </w:r>
        <w:r w:rsidRPr="00863667">
          <w:rPr>
            <w:rFonts w:ascii="iCiel Avenir LT Std 35 Light" w:hAnsi="iCiel Avenir LT Std 35 Light"/>
            <w:i/>
            <w:iCs/>
            <w:sz w:val="22"/>
            <w:szCs w:val="22"/>
          </w:rPr>
          <w:t>t s</w:t>
        </w:r>
        <w:r w:rsidRPr="00863667">
          <w:rPr>
            <w:rFonts w:ascii="iCiel Avenir LT Std 35 Light" w:hAnsi="iCiel Avenir LT Std 35 Light" w:cs="Calibri"/>
            <w:i/>
            <w:iCs/>
            <w:sz w:val="22"/>
            <w:szCs w:val="22"/>
          </w:rPr>
          <w:t>ẽ</w:t>
        </w:r>
        <w:r w:rsidRPr="00863667">
          <w:rPr>
            <w:rFonts w:ascii="iCiel Avenir LT Std 35 Light" w:hAnsi="iCiel Avenir LT Std 35 Light"/>
            <w:i/>
            <w:iCs/>
            <w:sz w:val="22"/>
            <w:szCs w:val="22"/>
          </w:rPr>
          <w:t xml:space="preserve"> </w:t>
        </w:r>
        <w:r w:rsidRPr="00863667">
          <w:rPr>
            <w:rFonts w:ascii="iCiel Avenir LT Std 35 Light" w:hAnsi="iCiel Avenir LT Std 35 Light" w:cs="Calibri"/>
            <w:i/>
            <w:iCs/>
            <w:sz w:val="22"/>
            <w:szCs w:val="22"/>
          </w:rPr>
          <w:t>đượ</w:t>
        </w:r>
        <w:r w:rsidRPr="00863667">
          <w:rPr>
            <w:rFonts w:ascii="iCiel Avenir LT Std 35 Light" w:hAnsi="iCiel Avenir LT Std 35 Light"/>
            <w:i/>
            <w:iCs/>
            <w:sz w:val="22"/>
            <w:szCs w:val="22"/>
          </w:rPr>
          <w:t>c th</w:t>
        </w:r>
        <w:r w:rsidRPr="00863667">
          <w:rPr>
            <w:rFonts w:ascii="iCiel Avenir LT Std 35 Light" w:hAnsi="iCiel Avenir LT Std 35 Light" w:cs="Avenir LT Std 35 Light"/>
            <w:i/>
            <w:iCs/>
            <w:sz w:val="22"/>
            <w:szCs w:val="22"/>
          </w:rPr>
          <w:t>ô</w:t>
        </w:r>
        <w:r w:rsidRPr="00863667">
          <w:rPr>
            <w:rFonts w:ascii="iCiel Avenir LT Std 35 Light" w:hAnsi="iCiel Avenir LT Std 35 Light"/>
            <w:i/>
            <w:iCs/>
            <w:sz w:val="22"/>
            <w:szCs w:val="22"/>
          </w:rPr>
          <w:t>ng b</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o tr</w:t>
        </w:r>
        <w:r w:rsidRPr="00863667">
          <w:rPr>
            <w:rFonts w:ascii="iCiel Avenir LT Std 35 Light" w:hAnsi="iCiel Avenir LT Std 35 Light" w:cs="Avenir LT Std 35 Light"/>
            <w:i/>
            <w:iCs/>
            <w:sz w:val="22"/>
            <w:szCs w:val="22"/>
          </w:rPr>
          <w:t>ê</w:t>
        </w:r>
        <w:r w:rsidRPr="00863667">
          <w:rPr>
            <w:rFonts w:ascii="iCiel Avenir LT Std 35 Light" w:hAnsi="iCiel Avenir LT Std 35 Light"/>
            <w:i/>
            <w:iCs/>
            <w:sz w:val="22"/>
            <w:szCs w:val="22"/>
          </w:rPr>
          <w:t>n trang Facebook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 xml:space="preserve">a SAC. Các </w:t>
        </w:r>
        <w:r w:rsidRPr="00863667">
          <w:rPr>
            <w:rFonts w:ascii="iCiel Avenir LT Std 35 Light" w:hAnsi="iCiel Avenir LT Std 35 Light" w:cs="Calibri"/>
            <w:i/>
            <w:iCs/>
            <w:sz w:val="22"/>
            <w:szCs w:val="22"/>
          </w:rPr>
          <w:t>ứ</w:t>
        </w:r>
        <w:r w:rsidRPr="00863667">
          <w:rPr>
            <w:rFonts w:ascii="iCiel Avenir LT Std 35 Light" w:hAnsi="iCiel Avenir LT Std 35 Light"/>
            <w:i/>
            <w:iCs/>
            <w:sz w:val="22"/>
            <w:szCs w:val="22"/>
          </w:rPr>
          <w:t>ng c</w:t>
        </w:r>
        <w:r w:rsidRPr="00863667">
          <w:rPr>
            <w:rFonts w:ascii="iCiel Avenir LT Std 35 Light" w:hAnsi="iCiel Avenir LT Std 35 Light" w:cs="Calibri"/>
            <w:i/>
            <w:iCs/>
            <w:sz w:val="22"/>
            <w:szCs w:val="22"/>
          </w:rPr>
          <w:t>ử</w:t>
        </w:r>
        <w:r w:rsidRPr="00863667">
          <w:rPr>
            <w:rFonts w:ascii="iCiel Avenir LT Std 35 Light" w:hAnsi="iCiel Avenir LT Std 35 Light"/>
            <w:i/>
            <w:iCs/>
            <w:sz w:val="22"/>
            <w:szCs w:val="22"/>
          </w:rPr>
          <w:t xml:space="preserve"> viên c</w:t>
        </w:r>
        <w:r w:rsidRPr="00863667">
          <w:rPr>
            <w:rFonts w:ascii="iCiel Avenir LT Std 35 Light" w:hAnsi="iCiel Avenir LT Std 35 Light" w:cs="Calibri"/>
            <w:i/>
            <w:iCs/>
            <w:sz w:val="22"/>
            <w:szCs w:val="22"/>
          </w:rPr>
          <w:t>ầ</w:t>
        </w:r>
        <w:r w:rsidRPr="00863667">
          <w:rPr>
            <w:rFonts w:ascii="iCiel Avenir LT Std 35 Light" w:hAnsi="iCiel Avenir LT Std 35 Light"/>
            <w:i/>
            <w:iCs/>
            <w:sz w:val="22"/>
            <w:szCs w:val="22"/>
          </w:rPr>
          <w:t xml:space="preserve">n </w:t>
        </w:r>
        <w:r w:rsidRPr="00863667">
          <w:rPr>
            <w:rFonts w:ascii="iCiel Avenir LT Std 35 Light" w:hAnsi="iCiel Avenir LT Std 35 Light" w:cs="Calibri"/>
            <w:i/>
            <w:iCs/>
            <w:sz w:val="22"/>
            <w:szCs w:val="22"/>
          </w:rPr>
          <w:t>đ</w:t>
        </w:r>
        <w:r w:rsidRPr="00863667">
          <w:rPr>
            <w:rFonts w:ascii="iCiel Avenir LT Std 35 Light" w:hAnsi="iCiel Avenir LT Std 35 Light"/>
            <w:i/>
            <w:iCs/>
            <w:sz w:val="22"/>
            <w:szCs w:val="22"/>
          </w:rPr>
          <w:t>i</w:t>
        </w:r>
        <w:r w:rsidRPr="00863667">
          <w:rPr>
            <w:rFonts w:ascii="iCiel Avenir LT Std 35 Light" w:hAnsi="iCiel Avenir LT Std 35 Light" w:cs="Calibri"/>
            <w:i/>
            <w:iCs/>
            <w:sz w:val="22"/>
            <w:szCs w:val="22"/>
          </w:rPr>
          <w:t>ề</w:t>
        </w:r>
        <w:r w:rsidRPr="00863667">
          <w:rPr>
            <w:rFonts w:ascii="iCiel Avenir LT Std 35 Light" w:hAnsi="iCiel Avenir LT Std 35 Light"/>
            <w:i/>
            <w:iCs/>
            <w:sz w:val="22"/>
            <w:szCs w:val="22"/>
          </w:rPr>
          <w:t>n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o m</w:t>
        </w:r>
        <w:r w:rsidRPr="00863667">
          <w:rPr>
            <w:rFonts w:ascii="iCiel Avenir LT Std 35 Light" w:hAnsi="iCiel Avenir LT Std 35 Light" w:cs="Calibri"/>
            <w:i/>
            <w:iCs/>
            <w:sz w:val="22"/>
            <w:szCs w:val="22"/>
          </w:rPr>
          <w:t>ẫ</w:t>
        </w:r>
        <w:r w:rsidRPr="00863667">
          <w:rPr>
            <w:rFonts w:ascii="iCiel Avenir LT Std 35 Light" w:hAnsi="iCiel Avenir LT Std 35 Light"/>
            <w:i/>
            <w:iCs/>
            <w:sz w:val="22"/>
            <w:szCs w:val="22"/>
          </w:rPr>
          <w:t xml:space="preserve">u </w:t>
        </w:r>
        <w:r w:rsidRPr="00863667">
          <w:rPr>
            <w:rFonts w:ascii="iCiel Avenir LT Std 35 Light" w:hAnsi="iCiel Avenir LT Std 35 Light" w:cs="Calibri"/>
            <w:i/>
            <w:iCs/>
            <w:sz w:val="22"/>
            <w:szCs w:val="22"/>
          </w:rPr>
          <w:t>đă</w:t>
        </w:r>
        <w:r w:rsidRPr="00863667">
          <w:rPr>
            <w:rFonts w:ascii="iCiel Avenir LT Std 35 Light" w:hAnsi="iCiel Avenir LT Std 35 Light"/>
            <w:i/>
            <w:iCs/>
            <w:sz w:val="22"/>
            <w:szCs w:val="22"/>
          </w:rPr>
          <w:t>ng k</w:t>
        </w:r>
        <w:r w:rsidRPr="00863667">
          <w:rPr>
            <w:rFonts w:ascii="iCiel Avenir LT Std 35 Light" w:hAnsi="iCiel Avenir LT Std 35 Light" w:cs="Avenir LT Std 35 Light"/>
            <w:i/>
            <w:iCs/>
            <w:sz w:val="22"/>
            <w:szCs w:val="22"/>
          </w:rPr>
          <w:t>ý</w:t>
        </w:r>
        <w:r w:rsidRPr="00863667">
          <w:rPr>
            <w:rFonts w:ascii="iCiel Avenir LT Std 35 Light" w:hAnsi="iCiel Avenir LT Std 35 Light"/>
            <w:i/>
            <w:iCs/>
            <w:sz w:val="22"/>
            <w:szCs w:val="22"/>
          </w:rPr>
          <w:t xml:space="preserve">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theo d</w:t>
        </w:r>
        <w:r w:rsidRPr="00863667">
          <w:rPr>
            <w:rFonts w:ascii="iCiel Avenir LT Std 35 Light" w:hAnsi="iCiel Avenir LT Std 35 Light" w:cs="Avenir LT Std 35 Light"/>
            <w:i/>
            <w:iCs/>
            <w:sz w:val="22"/>
            <w:szCs w:val="22"/>
          </w:rPr>
          <w:t>õ</w:t>
        </w:r>
        <w:r w:rsidRPr="00863667">
          <w:rPr>
            <w:rFonts w:ascii="iCiel Avenir LT Std 35 Light" w:hAnsi="iCiel Avenir LT Std 35 Light"/>
            <w:i/>
            <w:iCs/>
            <w:sz w:val="22"/>
            <w:szCs w:val="22"/>
          </w:rPr>
          <w:t>i quy tr</w:t>
        </w:r>
        <w:r w:rsidRPr="00863667">
          <w:rPr>
            <w:rFonts w:ascii="iCiel Avenir LT Std 35 Light" w:hAnsi="iCiel Avenir LT Std 35 Light" w:cs="Avenir LT Std 35 Light"/>
            <w:i/>
            <w:iCs/>
            <w:sz w:val="22"/>
            <w:szCs w:val="22"/>
          </w:rPr>
          <w:t>ì</w:t>
        </w:r>
        <w:r w:rsidRPr="00863667">
          <w:rPr>
            <w:rFonts w:ascii="iCiel Avenir LT Std 35 Light" w:hAnsi="iCiel Avenir LT Std 35 Light"/>
            <w:i/>
            <w:iCs/>
            <w:sz w:val="22"/>
            <w:szCs w:val="22"/>
          </w:rPr>
          <w:t>nh b</w:t>
        </w:r>
        <w:r w:rsidRPr="00863667">
          <w:rPr>
            <w:rFonts w:ascii="iCiel Avenir LT Std 35 Light" w:hAnsi="iCiel Avenir LT Std 35 Light" w:cs="Calibri"/>
            <w:i/>
            <w:iCs/>
            <w:sz w:val="22"/>
            <w:szCs w:val="22"/>
          </w:rPr>
          <w:t>ầ</w:t>
        </w:r>
        <w:r w:rsidRPr="00863667">
          <w:rPr>
            <w:rFonts w:ascii="iCiel Avenir LT Std 35 Light" w:hAnsi="iCiel Avenir LT Std 35 Light"/>
            <w:i/>
            <w:iCs/>
            <w:sz w:val="22"/>
            <w:szCs w:val="22"/>
          </w:rPr>
          <w:t>u c</w:t>
        </w:r>
        <w:r w:rsidRPr="00863667">
          <w:rPr>
            <w:rFonts w:ascii="iCiel Avenir LT Std 35 Light" w:hAnsi="iCiel Avenir LT Std 35 Light" w:cs="Calibri"/>
            <w:i/>
            <w:iCs/>
            <w:sz w:val="22"/>
            <w:szCs w:val="22"/>
          </w:rPr>
          <w:t>ử</w:t>
        </w:r>
        <w:r w:rsidRPr="00863667">
          <w:rPr>
            <w:rFonts w:ascii="iCiel Avenir LT Std 35 Light" w:hAnsi="iCiel Avenir LT Std 35 Light"/>
            <w:i/>
            <w:iCs/>
            <w:sz w:val="22"/>
            <w:szCs w:val="22"/>
          </w:rPr>
          <w:t>, bao g</w:t>
        </w:r>
        <w:r w:rsidRPr="00863667">
          <w:rPr>
            <w:rFonts w:ascii="iCiel Avenir LT Std 35 Light" w:hAnsi="iCiel Avenir LT Std 35 Light" w:cs="Calibri"/>
            <w:i/>
            <w:iCs/>
            <w:sz w:val="22"/>
            <w:szCs w:val="22"/>
          </w:rPr>
          <w:t>ồ</w:t>
        </w:r>
        <w:r w:rsidRPr="00863667">
          <w:rPr>
            <w:rFonts w:ascii="iCiel Avenir LT Std 35 Light" w:hAnsi="iCiel Avenir LT Std 35 Light"/>
            <w:i/>
            <w:iCs/>
            <w:sz w:val="22"/>
            <w:szCs w:val="22"/>
          </w:rPr>
          <w:t>m c</w:t>
        </w:r>
        <w:r w:rsidRPr="00863667">
          <w:rPr>
            <w:rFonts w:ascii="iCiel Avenir LT Std 35 Light" w:hAnsi="iCiel Avenir LT Std 35 Light" w:cs="Avenir LT Std 35 Light"/>
            <w:i/>
            <w:iCs/>
            <w:sz w:val="22"/>
            <w:szCs w:val="22"/>
          </w:rPr>
          <w:t>á</w:t>
        </w:r>
        <w:r w:rsidRPr="00863667">
          <w:rPr>
            <w:rFonts w:ascii="iCiel Avenir LT Std 35 Light" w:hAnsi="iCiel Avenir LT Std 35 Light"/>
            <w:i/>
            <w:iCs/>
            <w:sz w:val="22"/>
            <w:szCs w:val="22"/>
          </w:rPr>
          <w:t>c v</w:t>
        </w:r>
        <w:r w:rsidRPr="00863667">
          <w:rPr>
            <w:rFonts w:ascii="iCiel Avenir LT Std 35 Light" w:hAnsi="iCiel Avenir LT Std 35 Light" w:cs="Avenir LT Std 35 Light"/>
            <w:i/>
            <w:iCs/>
            <w:sz w:val="22"/>
            <w:szCs w:val="22"/>
          </w:rPr>
          <w:t>ò</w:t>
        </w:r>
        <w:r w:rsidRPr="00863667">
          <w:rPr>
            <w:rFonts w:ascii="iCiel Avenir LT Std 35 Light" w:hAnsi="iCiel Avenir LT Std 35 Light"/>
            <w:i/>
            <w:iCs/>
            <w:sz w:val="22"/>
            <w:szCs w:val="22"/>
          </w:rPr>
          <w:t xml:space="preserve">ng </w:t>
        </w:r>
        <w:r w:rsidRPr="00863667">
          <w:rPr>
            <w:rFonts w:ascii="iCiel Avenir LT Std 35 Light" w:hAnsi="iCiel Avenir LT Std 35 Light" w:cs="Calibri"/>
            <w:i/>
            <w:iCs/>
            <w:sz w:val="22"/>
            <w:szCs w:val="22"/>
          </w:rPr>
          <w:t>đă</w:t>
        </w:r>
        <w:r w:rsidRPr="00863667">
          <w:rPr>
            <w:rFonts w:ascii="iCiel Avenir LT Std 35 Light" w:hAnsi="iCiel Avenir LT Std 35 Light"/>
            <w:i/>
            <w:iCs/>
            <w:sz w:val="22"/>
            <w:szCs w:val="22"/>
          </w:rPr>
          <w:t>ng k</w:t>
        </w:r>
        <w:r w:rsidRPr="00863667">
          <w:rPr>
            <w:rFonts w:ascii="iCiel Avenir LT Std 35 Light" w:hAnsi="iCiel Avenir LT Std 35 Light" w:cs="Avenir LT Std 35 Light"/>
            <w:i/>
            <w:iCs/>
            <w:sz w:val="22"/>
            <w:szCs w:val="22"/>
          </w:rPr>
          <w:t>ý</w:t>
        </w:r>
        <w:r w:rsidRPr="00863667">
          <w:rPr>
            <w:rFonts w:ascii="iCiel Avenir LT Std 35 Light" w:hAnsi="iCiel Avenir LT Std 35 Light"/>
            <w:i/>
            <w:iCs/>
            <w:sz w:val="22"/>
            <w:szCs w:val="22"/>
          </w:rPr>
          <w:t>, tranh lu</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n nh</w:t>
        </w:r>
        <w:r w:rsidRPr="00863667">
          <w:rPr>
            <w:rFonts w:ascii="iCiel Avenir LT Std 35 Light" w:hAnsi="iCiel Avenir LT Std 35 Light" w:cs="Avenir LT Std 35 Light"/>
            <w:i/>
            <w:iCs/>
            <w:sz w:val="22"/>
            <w:szCs w:val="22"/>
          </w:rPr>
          <w:t>ó</w:t>
        </w:r>
        <w:r w:rsidRPr="00863667">
          <w:rPr>
            <w:rFonts w:ascii="iCiel Avenir LT Std 35 Light" w:hAnsi="iCiel Avenir LT Std 35 Light"/>
            <w:i/>
            <w:iCs/>
            <w:sz w:val="22"/>
            <w:szCs w:val="22"/>
          </w:rPr>
          <w:t>m,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thuy</w:t>
        </w:r>
        <w:r w:rsidRPr="00863667">
          <w:rPr>
            <w:rFonts w:ascii="iCiel Avenir LT Std 35 Light" w:hAnsi="iCiel Avenir LT Std 35 Light" w:cs="Calibri"/>
            <w:i/>
            <w:iCs/>
            <w:sz w:val="22"/>
            <w:szCs w:val="22"/>
          </w:rPr>
          <w:t>ế</w:t>
        </w:r>
        <w:r w:rsidRPr="00863667">
          <w:rPr>
            <w:rFonts w:ascii="iCiel Avenir LT Std 35 Light" w:hAnsi="iCiel Avenir LT Std 35 Light"/>
            <w:i/>
            <w:iCs/>
            <w:sz w:val="22"/>
            <w:szCs w:val="22"/>
          </w:rPr>
          <w:t>t tr</w:t>
        </w:r>
        <w:r w:rsidRPr="00863667">
          <w:rPr>
            <w:rFonts w:ascii="iCiel Avenir LT Std 35 Light" w:hAnsi="iCiel Avenir LT Std 35 Light" w:cs="Avenir LT Std 35 Light"/>
            <w:i/>
            <w:iCs/>
            <w:sz w:val="22"/>
            <w:szCs w:val="22"/>
          </w:rPr>
          <w:t>ì</w:t>
        </w:r>
        <w:r w:rsidRPr="00863667">
          <w:rPr>
            <w:rFonts w:ascii="iCiel Avenir LT Std 35 Light" w:hAnsi="iCiel Avenir LT Std 35 Light"/>
            <w:i/>
            <w:iCs/>
            <w:sz w:val="22"/>
            <w:szCs w:val="22"/>
          </w:rPr>
          <w:t>nh c</w:t>
        </w:r>
        <w:r w:rsidRPr="00863667">
          <w:rPr>
            <w:rFonts w:ascii="iCiel Avenir LT Std 35 Light" w:hAnsi="iCiel Avenir LT Std 35 Light" w:cs="Avenir LT Std 35 Light"/>
            <w:i/>
            <w:iCs/>
            <w:sz w:val="22"/>
            <w:szCs w:val="22"/>
          </w:rPr>
          <w:t>ô</w:t>
        </w:r>
        <w:r w:rsidRPr="00863667">
          <w:rPr>
            <w:rFonts w:ascii="iCiel Avenir LT Std 35 Light" w:hAnsi="iCiel Avenir LT Std 35 Light"/>
            <w:i/>
            <w:iCs/>
            <w:sz w:val="22"/>
            <w:szCs w:val="22"/>
          </w:rPr>
          <w:t xml:space="preserve">ng khai. Các </w:t>
        </w:r>
        <w:r w:rsidRPr="00863667">
          <w:rPr>
            <w:rFonts w:ascii="iCiel Avenir LT Std 35 Light" w:hAnsi="iCiel Avenir LT Std 35 Light" w:cs="Calibri"/>
            <w:i/>
            <w:iCs/>
            <w:sz w:val="22"/>
            <w:szCs w:val="22"/>
          </w:rPr>
          <w:t>ứ</w:t>
        </w:r>
        <w:r w:rsidRPr="00863667">
          <w:rPr>
            <w:rFonts w:ascii="iCiel Avenir LT Std 35 Light" w:hAnsi="iCiel Avenir LT Std 35 Light"/>
            <w:i/>
            <w:iCs/>
            <w:sz w:val="22"/>
            <w:szCs w:val="22"/>
          </w:rPr>
          <w:t>ng c</w:t>
        </w:r>
        <w:r w:rsidRPr="00863667">
          <w:rPr>
            <w:rFonts w:ascii="iCiel Avenir LT Std 35 Light" w:hAnsi="iCiel Avenir LT Std 35 Light" w:cs="Calibri"/>
            <w:i/>
            <w:iCs/>
            <w:sz w:val="22"/>
            <w:szCs w:val="22"/>
          </w:rPr>
          <w:t>ử</w:t>
        </w:r>
        <w:r w:rsidRPr="00863667">
          <w:rPr>
            <w:rFonts w:ascii="iCiel Avenir LT Std 35 Light" w:hAnsi="iCiel Avenir LT Std 35 Light"/>
            <w:i/>
            <w:iCs/>
            <w:sz w:val="22"/>
            <w:szCs w:val="22"/>
          </w:rPr>
          <w:t xml:space="preserve"> viên nên theo dõi trang Facebook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 xml:space="preserve">a SAC </w:t>
        </w:r>
        <w:r w:rsidRPr="00863667">
          <w:rPr>
            <w:rFonts w:ascii="iCiel Avenir LT Std 35 Light" w:hAnsi="iCiel Avenir LT Std 35 Light" w:cs="Calibri"/>
            <w:i/>
            <w:iCs/>
            <w:sz w:val="22"/>
            <w:szCs w:val="22"/>
          </w:rPr>
          <w:t>để</w:t>
        </w:r>
        <w:r w:rsidRPr="00863667">
          <w:rPr>
            <w:rFonts w:ascii="iCiel Avenir LT Std 35 Light" w:hAnsi="iCiel Avenir LT Std 35 Light"/>
            <w:i/>
            <w:iCs/>
            <w:sz w:val="22"/>
            <w:szCs w:val="22"/>
          </w:rPr>
          <w:t xml:space="preserve"> c</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p nh</w:t>
        </w:r>
        <w:r w:rsidRPr="00863667">
          <w:rPr>
            <w:rFonts w:ascii="iCiel Avenir LT Std 35 Light" w:hAnsi="iCiel Avenir LT Std 35 Light" w:cs="Calibri"/>
            <w:i/>
            <w:iCs/>
            <w:sz w:val="22"/>
            <w:szCs w:val="22"/>
          </w:rPr>
          <w:t>ậ</w:t>
        </w:r>
        <w:r w:rsidRPr="00863667">
          <w:rPr>
            <w:rFonts w:ascii="iCiel Avenir LT Std 35 Light" w:hAnsi="iCiel Avenir LT Std 35 Light"/>
            <w:i/>
            <w:iCs/>
            <w:sz w:val="22"/>
            <w:szCs w:val="22"/>
          </w:rPr>
          <w:t>t th</w:t>
        </w:r>
        <w:r w:rsidRPr="00863667">
          <w:rPr>
            <w:rFonts w:ascii="iCiel Avenir LT Std 35 Light" w:hAnsi="iCiel Avenir LT Std 35 Light" w:cs="Avenir LT Std 35 Light"/>
            <w:i/>
            <w:iCs/>
            <w:sz w:val="22"/>
            <w:szCs w:val="22"/>
          </w:rPr>
          <w:t>ô</w:t>
        </w:r>
        <w:r w:rsidRPr="00863667">
          <w:rPr>
            <w:rFonts w:ascii="iCiel Avenir LT Std 35 Light" w:hAnsi="iCiel Avenir LT Std 35 Light"/>
            <w:i/>
            <w:iCs/>
            <w:sz w:val="22"/>
            <w:szCs w:val="22"/>
          </w:rPr>
          <w:t>ng tin v</w:t>
        </w:r>
        <w:r w:rsidRPr="00863667">
          <w:rPr>
            <w:rFonts w:ascii="iCiel Avenir LT Std 35 Light" w:hAnsi="iCiel Avenir LT Std 35 Light" w:cs="Calibri"/>
            <w:i/>
            <w:iCs/>
            <w:sz w:val="22"/>
            <w:szCs w:val="22"/>
          </w:rPr>
          <w:t>ề</w:t>
        </w:r>
        <w:r w:rsidRPr="00863667">
          <w:rPr>
            <w:rFonts w:ascii="iCiel Avenir LT Std 35 Light" w:hAnsi="iCiel Avenir LT Std 35 Light"/>
            <w:i/>
            <w:iCs/>
            <w:sz w:val="22"/>
            <w:szCs w:val="22"/>
          </w:rPr>
          <w:t xml:space="preserve"> quy t</w:t>
        </w:r>
        <w:r w:rsidRPr="00863667">
          <w:rPr>
            <w:rFonts w:ascii="iCiel Avenir LT Std 35 Light" w:hAnsi="iCiel Avenir LT Std 35 Light" w:cs="Calibri"/>
            <w:i/>
            <w:iCs/>
            <w:sz w:val="22"/>
            <w:szCs w:val="22"/>
          </w:rPr>
          <w:t>ắ</w:t>
        </w:r>
        <w:r w:rsidRPr="00863667">
          <w:rPr>
            <w:rFonts w:ascii="iCiel Avenir LT Std 35 Light" w:hAnsi="iCiel Avenir LT Std 35 Light"/>
            <w:i/>
            <w:iCs/>
            <w:sz w:val="22"/>
            <w:szCs w:val="22"/>
          </w:rPr>
          <w:t xml:space="preserve">c, quy </w:t>
        </w:r>
        <w:r w:rsidRPr="00863667">
          <w:rPr>
            <w:rFonts w:ascii="iCiel Avenir LT Std 35 Light" w:hAnsi="iCiel Avenir LT Std 35 Light" w:cs="Calibri"/>
            <w:i/>
            <w:iCs/>
            <w:sz w:val="22"/>
            <w:szCs w:val="22"/>
          </w:rPr>
          <w:t>đị</w:t>
        </w:r>
        <w:r w:rsidRPr="00863667">
          <w:rPr>
            <w:rFonts w:ascii="iCiel Avenir LT Std 35 Light" w:hAnsi="iCiel Avenir LT Std 35 Light"/>
            <w:i/>
            <w:iCs/>
            <w:sz w:val="22"/>
            <w:szCs w:val="22"/>
          </w:rPr>
          <w:t>nh, v</w:t>
        </w:r>
        <w:r w:rsidRPr="00863667">
          <w:rPr>
            <w:rFonts w:ascii="iCiel Avenir LT Std 35 Light" w:hAnsi="iCiel Avenir LT Std 35 Light" w:cs="Avenir LT Std 35 Light"/>
            <w:i/>
            <w:iCs/>
            <w:sz w:val="22"/>
            <w:szCs w:val="22"/>
          </w:rPr>
          <w:t>à</w:t>
        </w:r>
        <w:r w:rsidRPr="00863667">
          <w:rPr>
            <w:rFonts w:ascii="iCiel Avenir LT Std 35 Light" w:hAnsi="iCiel Avenir LT Std 35 Light"/>
            <w:i/>
            <w:iCs/>
            <w:sz w:val="22"/>
            <w:szCs w:val="22"/>
          </w:rPr>
          <w:t xml:space="preserve"> th</w:t>
        </w:r>
        <w:r w:rsidRPr="00863667">
          <w:rPr>
            <w:rFonts w:ascii="iCiel Avenir LT Std 35 Light" w:hAnsi="iCiel Avenir LT Std 35 Light" w:cs="Calibri"/>
            <w:i/>
            <w:iCs/>
            <w:sz w:val="22"/>
            <w:szCs w:val="22"/>
          </w:rPr>
          <w:t>ờ</w:t>
        </w:r>
        <w:r w:rsidRPr="00863667">
          <w:rPr>
            <w:rFonts w:ascii="iCiel Avenir LT Std 35 Light" w:hAnsi="iCiel Avenir LT Std 35 Light"/>
            <w:i/>
            <w:iCs/>
            <w:sz w:val="22"/>
            <w:szCs w:val="22"/>
          </w:rPr>
          <w:t>i gian c</w:t>
        </w:r>
        <w:r w:rsidRPr="00863667">
          <w:rPr>
            <w:rFonts w:ascii="iCiel Avenir LT Std 35 Light" w:hAnsi="iCiel Avenir LT Std 35 Light" w:cs="Calibri"/>
            <w:i/>
            <w:iCs/>
            <w:sz w:val="22"/>
            <w:szCs w:val="22"/>
          </w:rPr>
          <w:t>ụ</w:t>
        </w:r>
        <w:r w:rsidRPr="00863667">
          <w:rPr>
            <w:rFonts w:ascii="iCiel Avenir LT Std 35 Light" w:hAnsi="iCiel Avenir LT Std 35 Light"/>
            <w:i/>
            <w:iCs/>
            <w:sz w:val="22"/>
            <w:szCs w:val="22"/>
          </w:rPr>
          <w:t xml:space="preserve"> th</w:t>
        </w:r>
        <w:r w:rsidRPr="00863667">
          <w:rPr>
            <w:rFonts w:ascii="iCiel Avenir LT Std 35 Light" w:hAnsi="iCiel Avenir LT Std 35 Light" w:cs="Calibri"/>
            <w:i/>
            <w:iCs/>
            <w:sz w:val="22"/>
            <w:szCs w:val="22"/>
          </w:rPr>
          <w:t>ể</w:t>
        </w:r>
        <w:r w:rsidRPr="00863667">
          <w:rPr>
            <w:rFonts w:ascii="iCiel Avenir LT Std 35 Light" w:hAnsi="iCiel Avenir LT Std 35 Light"/>
            <w:i/>
            <w:iCs/>
            <w:sz w:val="22"/>
            <w:szCs w:val="22"/>
          </w:rPr>
          <w:t xml:space="preserve"> c</w:t>
        </w:r>
        <w:r w:rsidRPr="00863667">
          <w:rPr>
            <w:rFonts w:ascii="iCiel Avenir LT Std 35 Light" w:hAnsi="iCiel Avenir LT Std 35 Light" w:cs="Calibri"/>
            <w:i/>
            <w:iCs/>
            <w:sz w:val="22"/>
            <w:szCs w:val="22"/>
          </w:rPr>
          <w:t>ủ</w:t>
        </w:r>
        <w:r w:rsidRPr="00863667">
          <w:rPr>
            <w:rFonts w:ascii="iCiel Avenir LT Std 35 Light" w:hAnsi="iCiel Avenir LT Std 35 Light"/>
            <w:i/>
            <w:iCs/>
            <w:sz w:val="22"/>
            <w:szCs w:val="22"/>
          </w:rPr>
          <w:t>a m</w:t>
        </w:r>
        <w:r w:rsidRPr="00863667">
          <w:rPr>
            <w:rFonts w:ascii="iCiel Avenir LT Std 35 Light" w:hAnsi="iCiel Avenir LT Std 35 Light" w:cs="Calibri"/>
            <w:i/>
            <w:iCs/>
            <w:sz w:val="22"/>
            <w:szCs w:val="22"/>
          </w:rPr>
          <w:t>ỗ</w:t>
        </w:r>
        <w:r w:rsidRPr="00863667">
          <w:rPr>
            <w:rFonts w:ascii="iCiel Avenir LT Std 35 Light" w:hAnsi="iCiel Avenir LT Std 35 Light"/>
            <w:i/>
            <w:iCs/>
            <w:sz w:val="22"/>
            <w:szCs w:val="22"/>
          </w:rPr>
          <w:t>i vòng tranh c</w:t>
        </w:r>
        <w:r w:rsidRPr="00863667">
          <w:rPr>
            <w:rFonts w:ascii="iCiel Avenir LT Std 35 Light" w:hAnsi="iCiel Avenir LT Std 35 Light" w:cs="Calibri"/>
            <w:i/>
            <w:iCs/>
            <w:sz w:val="22"/>
            <w:szCs w:val="22"/>
          </w:rPr>
          <w:t>ử</w:t>
        </w:r>
        <w:r w:rsidRPr="00863667">
          <w:rPr>
            <w:rFonts w:ascii="iCiel Avenir LT Std 35 Light" w:hAnsi="iCiel Avenir LT Std 35 Light"/>
            <w:i/>
            <w:iCs/>
            <w:sz w:val="22"/>
            <w:szCs w:val="22"/>
          </w:rPr>
          <w:t>.</w:t>
        </w:r>
        <w:r w:rsidRPr="00863667">
          <w:rPr>
            <w:rFonts w:ascii="iCiel Avenir LT Std 35 Light" w:hAnsi="iCiel Avenir LT Std 35 Light"/>
            <w:sz w:val="22"/>
            <w:szCs w:val="22"/>
          </w:rPr>
          <w:t xml:space="preserve"> </w:t>
        </w:r>
      </w:ins>
    </w:p>
    <w:p w14:paraId="2538EA03" w14:textId="77777777" w:rsidR="003C6139" w:rsidRPr="00863667" w:rsidRDefault="003C6139" w:rsidP="003C6139">
      <w:pPr>
        <w:pStyle w:val="Question"/>
        <w:numPr>
          <w:ilvl w:val="0"/>
          <w:numId w:val="7"/>
        </w:numPr>
        <w:tabs>
          <w:tab w:val="left" w:pos="1260"/>
        </w:tabs>
        <w:spacing w:before="100" w:line="400" w:lineRule="exact"/>
        <w:ind w:left="0" w:firstLine="810"/>
        <w:rPr>
          <w:ins w:id="10704" w:author="An Tran, ACA (BUV)" w:date="2024-09-12T11:07:00Z" w16du:dateUtc="2024-09-12T04:07:00Z"/>
          <w:szCs w:val="22"/>
        </w:rPr>
      </w:pPr>
      <w:bookmarkStart w:id="10705" w:name="_Toc177025959"/>
      <w:bookmarkStart w:id="10706" w:name="_Toc177144071"/>
      <w:ins w:id="10707" w:author="An Tran, ACA (BUV)" w:date="2024-09-12T11:07:00Z" w16du:dateUtc="2024-09-12T04:07:00Z">
        <w:r w:rsidRPr="00863667">
          <w:rPr>
            <w:szCs w:val="22"/>
          </w:rPr>
          <w:t xml:space="preserve">How can students find out about upcoming activities at the university? / </w:t>
        </w:r>
        <w:r w:rsidRPr="00863667">
          <w:rPr>
            <w:i/>
            <w:iCs/>
            <w:szCs w:val="22"/>
          </w:rPr>
          <w:t>Làm th</w:t>
        </w:r>
        <w:r w:rsidRPr="00863667">
          <w:rPr>
            <w:rFonts w:cs="Calibri"/>
            <w:i/>
            <w:iCs/>
            <w:szCs w:val="22"/>
          </w:rPr>
          <w:t>ế</w:t>
        </w:r>
        <w:r w:rsidRPr="00863667">
          <w:rPr>
            <w:i/>
            <w:iCs/>
            <w:szCs w:val="22"/>
          </w:rPr>
          <w:t xml:space="preserve"> n</w:t>
        </w:r>
        <w:r w:rsidRPr="00863667">
          <w:rPr>
            <w:rFonts w:cs="Avenir LT Std 35 Light"/>
            <w:i/>
            <w:iCs/>
            <w:szCs w:val="22"/>
          </w:rPr>
          <w:t>à</w:t>
        </w:r>
        <w:r w:rsidRPr="00863667">
          <w:rPr>
            <w:i/>
            <w:iCs/>
            <w:szCs w:val="22"/>
          </w:rPr>
          <w:t xml:space="preserve">o </w:t>
        </w:r>
        <w:r w:rsidRPr="00863667">
          <w:rPr>
            <w:rFonts w:cs="Calibri"/>
            <w:i/>
            <w:iCs/>
            <w:szCs w:val="22"/>
          </w:rPr>
          <w:t>để</w:t>
        </w:r>
        <w:r w:rsidRPr="00863667">
          <w:rPr>
            <w:i/>
            <w:iCs/>
            <w:szCs w:val="22"/>
          </w:rPr>
          <w:t xml:space="preserve"> Sinh vi</w:t>
        </w:r>
        <w:r w:rsidRPr="00863667">
          <w:rPr>
            <w:rFonts w:cs="Avenir LT Std 35 Light"/>
            <w:i/>
            <w:iCs/>
            <w:szCs w:val="22"/>
          </w:rPr>
          <w:t>ê</w:t>
        </w:r>
        <w:r w:rsidRPr="00863667">
          <w:rPr>
            <w:i/>
            <w:iCs/>
            <w:szCs w:val="22"/>
          </w:rPr>
          <w:t>n c</w:t>
        </w:r>
        <w:r w:rsidRPr="00863667">
          <w:rPr>
            <w:rFonts w:cs="Avenir LT Std 35 Light"/>
            <w:i/>
            <w:iCs/>
            <w:szCs w:val="22"/>
          </w:rPr>
          <w:t>ó</w:t>
        </w:r>
        <w:r w:rsidRPr="00863667">
          <w:rPr>
            <w:i/>
            <w:iCs/>
            <w:szCs w:val="22"/>
          </w:rPr>
          <w:t xml:space="preserve"> th</w:t>
        </w:r>
        <w:r w:rsidRPr="00863667">
          <w:rPr>
            <w:rFonts w:cs="Calibri"/>
            <w:i/>
            <w:iCs/>
            <w:szCs w:val="22"/>
          </w:rPr>
          <w:t>ể</w:t>
        </w:r>
        <w:r w:rsidRPr="00863667">
          <w:rPr>
            <w:i/>
            <w:iCs/>
            <w:szCs w:val="22"/>
          </w:rPr>
          <w:t xml:space="preserve"> bi</w:t>
        </w:r>
        <w:r w:rsidRPr="00863667">
          <w:rPr>
            <w:rFonts w:cs="Calibri"/>
            <w:i/>
            <w:iCs/>
            <w:szCs w:val="22"/>
          </w:rPr>
          <w:t>ế</w:t>
        </w:r>
        <w:r w:rsidRPr="00863667">
          <w:rPr>
            <w:i/>
            <w:iCs/>
            <w:szCs w:val="22"/>
          </w:rPr>
          <w:t xml:space="preserve">t </w:t>
        </w:r>
        <w:r w:rsidRPr="00863667">
          <w:rPr>
            <w:rFonts w:cs="Calibri"/>
            <w:i/>
            <w:iCs/>
            <w:szCs w:val="22"/>
          </w:rPr>
          <w:t>đượ</w:t>
        </w:r>
        <w:r w:rsidRPr="00863667">
          <w:rPr>
            <w:i/>
            <w:iCs/>
            <w:szCs w:val="22"/>
          </w:rPr>
          <w:t>c c</w:t>
        </w:r>
        <w:r w:rsidRPr="00863667">
          <w:rPr>
            <w:rFonts w:cs="Avenir LT Std 35 Light"/>
            <w:i/>
            <w:iCs/>
            <w:szCs w:val="22"/>
          </w:rPr>
          <w:t>á</w:t>
        </w:r>
        <w:r w:rsidRPr="00863667">
          <w:rPr>
            <w:i/>
            <w:iCs/>
            <w:szCs w:val="22"/>
          </w:rPr>
          <w:t>c ho</w:t>
        </w:r>
        <w:r w:rsidRPr="00863667">
          <w:rPr>
            <w:rFonts w:cs="Calibri"/>
            <w:i/>
            <w:iCs/>
            <w:szCs w:val="22"/>
          </w:rPr>
          <w:t>ạ</w:t>
        </w:r>
        <w:r w:rsidRPr="00863667">
          <w:rPr>
            <w:i/>
            <w:iCs/>
            <w:szCs w:val="22"/>
          </w:rPr>
          <w:t xml:space="preserve">t </w:t>
        </w:r>
        <w:r w:rsidRPr="00863667">
          <w:rPr>
            <w:rFonts w:cs="Calibri"/>
            <w:i/>
            <w:iCs/>
            <w:szCs w:val="22"/>
          </w:rPr>
          <w:t>độ</w:t>
        </w:r>
        <w:r w:rsidRPr="00863667">
          <w:rPr>
            <w:i/>
            <w:iCs/>
            <w:szCs w:val="22"/>
          </w:rPr>
          <w:t>ng s</w:t>
        </w:r>
        <w:r w:rsidRPr="00863667">
          <w:rPr>
            <w:rFonts w:cs="Calibri"/>
            <w:i/>
            <w:iCs/>
            <w:szCs w:val="22"/>
          </w:rPr>
          <w:t>ắ</w:t>
        </w:r>
        <w:r w:rsidRPr="00863667">
          <w:rPr>
            <w:i/>
            <w:iCs/>
            <w:szCs w:val="22"/>
          </w:rPr>
          <w:t>p t</w:t>
        </w:r>
        <w:r w:rsidRPr="00863667">
          <w:rPr>
            <w:rFonts w:cs="Calibri"/>
            <w:i/>
            <w:iCs/>
            <w:szCs w:val="22"/>
          </w:rPr>
          <w:t>ớ</w:t>
        </w:r>
        <w:r w:rsidRPr="00863667">
          <w:rPr>
            <w:i/>
            <w:iCs/>
            <w:szCs w:val="22"/>
          </w:rPr>
          <w:t>i di</w:t>
        </w:r>
        <w:r w:rsidRPr="00863667">
          <w:rPr>
            <w:rFonts w:cs="Calibri"/>
            <w:i/>
            <w:iCs/>
            <w:szCs w:val="22"/>
          </w:rPr>
          <w:t>ễ</w:t>
        </w:r>
        <w:r w:rsidRPr="00863667">
          <w:rPr>
            <w:i/>
            <w:iCs/>
            <w:szCs w:val="22"/>
          </w:rPr>
          <w:t>n ra t</w:t>
        </w:r>
        <w:r w:rsidRPr="00863667">
          <w:rPr>
            <w:rFonts w:cs="Calibri"/>
            <w:i/>
            <w:iCs/>
            <w:szCs w:val="22"/>
          </w:rPr>
          <w:t>ạ</w:t>
        </w:r>
        <w:r w:rsidRPr="00863667">
          <w:rPr>
            <w:i/>
            <w:iCs/>
            <w:szCs w:val="22"/>
          </w:rPr>
          <w:t>i tr</w:t>
        </w:r>
        <w:r w:rsidRPr="00863667">
          <w:rPr>
            <w:rFonts w:cs="Calibri"/>
            <w:i/>
            <w:iCs/>
            <w:szCs w:val="22"/>
          </w:rPr>
          <w:t>ườ</w:t>
        </w:r>
        <w:r w:rsidRPr="00863667">
          <w:rPr>
            <w:i/>
            <w:iCs/>
            <w:szCs w:val="22"/>
          </w:rPr>
          <w:t>ng?</w:t>
        </w:r>
        <w:bookmarkEnd w:id="10705"/>
        <w:bookmarkEnd w:id="10706"/>
      </w:ins>
    </w:p>
    <w:p w14:paraId="13764138" w14:textId="77777777" w:rsidR="003C6139" w:rsidRPr="00863667" w:rsidRDefault="003C6139" w:rsidP="003C6139">
      <w:pPr>
        <w:spacing w:before="0" w:beforeAutospacing="0" w:after="160" w:afterAutospacing="0" w:line="259" w:lineRule="auto"/>
        <w:ind w:firstLine="0"/>
        <w:rPr>
          <w:ins w:id="10708" w:author="An Tran, ACA (BUV)" w:date="2024-09-12T11:07:00Z" w16du:dateUtc="2024-09-12T04:07:00Z"/>
          <w:rFonts w:ascii="iCiel Avenir LT Std 35 Light" w:hAnsi="iCiel Avenir LT Std 35 Light"/>
          <w:sz w:val="22"/>
          <w:szCs w:val="22"/>
        </w:rPr>
      </w:pPr>
      <w:ins w:id="10709" w:author="An Tran, ACA (BUV)" w:date="2024-09-12T11:07:00Z" w16du:dateUtc="2024-09-12T04:07:00Z">
        <w:r w:rsidRPr="00863667">
          <w:rPr>
            <w:rFonts w:ascii="iCiel Avenir LT Std 35 Light" w:hAnsi="iCiel Avenir LT Std 35 Light"/>
            <w:sz w:val="22"/>
            <w:szCs w:val="22"/>
          </w:rPr>
          <w:t xml:space="preserve">Stay in the loop with all upcoming events and activities by checking the event calendar on Canvas: </w:t>
        </w:r>
        <w:r w:rsidRPr="00863667">
          <w:rPr>
            <w:rFonts w:ascii="iCiel Avenir LT Std 35 Light" w:hAnsi="iCiel Avenir LT Std 35 Light"/>
            <w:sz w:val="22"/>
            <w:szCs w:val="22"/>
          </w:rPr>
          <w:fldChar w:fldCharType="begin"/>
        </w:r>
        <w:r w:rsidRPr="00863667">
          <w:rPr>
            <w:rFonts w:ascii="iCiel Avenir LT Std 35 Light" w:hAnsi="iCiel Avenir LT Std 35 Light"/>
            <w:sz w:val="22"/>
            <w:szCs w:val="22"/>
          </w:rPr>
          <w:instrText>HYPERLINK "https://buv.instructure.com/courses/334/pages/events?module_item_id=238924"</w:instrText>
        </w:r>
        <w:r w:rsidRPr="00863667">
          <w:rPr>
            <w:rFonts w:ascii="iCiel Avenir LT Std 35 Light" w:hAnsi="iCiel Avenir LT Std 35 Light"/>
            <w:sz w:val="22"/>
            <w:szCs w:val="22"/>
          </w:rPr>
        </w:r>
        <w:r w:rsidRPr="00863667">
          <w:rPr>
            <w:rFonts w:ascii="iCiel Avenir LT Std 35 Light" w:hAnsi="iCiel Avenir LT Std 35 Light"/>
            <w:sz w:val="22"/>
            <w:szCs w:val="22"/>
          </w:rPr>
          <w:fldChar w:fldCharType="separate"/>
        </w:r>
        <w:r w:rsidRPr="00863667">
          <w:rPr>
            <w:rStyle w:val="Hyperlink"/>
            <w:rFonts w:ascii="iCiel Avenir LT Std 35 Light" w:hAnsi="iCiel Avenir LT Std 35 Light"/>
            <w:sz w:val="22"/>
            <w:szCs w:val="22"/>
          </w:rPr>
          <w:t>Student Engagement Events</w:t>
        </w:r>
        <w:r w:rsidRPr="00863667">
          <w:rPr>
            <w:rFonts w:ascii="iCiel Avenir LT Std 35 Light" w:hAnsi="iCiel Avenir LT Std 35 Light"/>
            <w:sz w:val="22"/>
            <w:szCs w:val="22"/>
          </w:rPr>
          <w:fldChar w:fldCharType="end"/>
        </w:r>
        <w:r w:rsidRPr="00863667">
          <w:rPr>
            <w:rFonts w:ascii="iCiel Avenir LT Std 35 Light" w:hAnsi="iCiel Avenir LT Std 35 Light"/>
            <w:sz w:val="22"/>
            <w:szCs w:val="22"/>
          </w:rPr>
          <w:t xml:space="preserve">. Don’t forget to follow the </w:t>
        </w:r>
        <w:r w:rsidRPr="00863667">
          <w:rPr>
            <w:rFonts w:ascii="iCiel Avenir LT Std 35 Light" w:hAnsi="iCiel Avenir LT Std 35 Light"/>
            <w:sz w:val="22"/>
            <w:szCs w:val="22"/>
          </w:rPr>
          <w:fldChar w:fldCharType="begin"/>
        </w:r>
        <w:r w:rsidRPr="00863667">
          <w:rPr>
            <w:rFonts w:ascii="iCiel Avenir LT Std 35 Light" w:hAnsi="iCiel Avenir LT Std 35 Light"/>
            <w:sz w:val="22"/>
            <w:szCs w:val="22"/>
          </w:rPr>
          <w:instrText>HYPERLINK "https://www.facebook.com/buvstudentlife"</w:instrText>
        </w:r>
        <w:r w:rsidRPr="00863667">
          <w:rPr>
            <w:rFonts w:ascii="iCiel Avenir LT Std 35 Light" w:hAnsi="iCiel Avenir LT Std 35 Light"/>
            <w:sz w:val="22"/>
            <w:szCs w:val="22"/>
          </w:rPr>
        </w:r>
        <w:r w:rsidRPr="00863667">
          <w:rPr>
            <w:rFonts w:ascii="iCiel Avenir LT Std 35 Light" w:hAnsi="iCiel Avenir LT Std 35 Light"/>
            <w:sz w:val="22"/>
            <w:szCs w:val="22"/>
          </w:rPr>
          <w:fldChar w:fldCharType="separate"/>
        </w:r>
        <w:r w:rsidRPr="00863667">
          <w:rPr>
            <w:rStyle w:val="Hyperlink"/>
            <w:rFonts w:ascii="iCiel Avenir LT Std 35 Light" w:hAnsi="iCiel Avenir LT Std 35 Light"/>
            <w:sz w:val="22"/>
            <w:szCs w:val="22"/>
          </w:rPr>
          <w:t>BUV Student Life</w:t>
        </w:r>
        <w:r w:rsidRPr="00863667">
          <w:rPr>
            <w:rFonts w:ascii="iCiel Avenir LT Std 35 Light" w:hAnsi="iCiel Avenir LT Std 35 Light"/>
            <w:sz w:val="22"/>
            <w:szCs w:val="22"/>
          </w:rPr>
          <w:fldChar w:fldCharType="end"/>
        </w:r>
        <w:r w:rsidRPr="00863667">
          <w:rPr>
            <w:rFonts w:ascii="iCiel Avenir LT Std 35 Light" w:hAnsi="iCiel Avenir LT Std 35 Light"/>
            <w:sz w:val="22"/>
            <w:szCs w:val="22"/>
          </w:rPr>
          <w:t xml:space="preserve">, </w:t>
        </w:r>
        <w:r w:rsidRPr="00863667">
          <w:rPr>
            <w:rFonts w:ascii="iCiel Avenir LT Std 35 Light" w:hAnsi="iCiel Avenir LT Std 35 Light"/>
            <w:sz w:val="22"/>
            <w:szCs w:val="22"/>
          </w:rPr>
          <w:fldChar w:fldCharType="begin"/>
        </w:r>
        <w:r w:rsidRPr="00863667">
          <w:rPr>
            <w:rFonts w:ascii="iCiel Avenir LT Std 35 Light" w:hAnsi="iCiel Avenir LT Std 35 Light"/>
            <w:sz w:val="22"/>
            <w:szCs w:val="22"/>
          </w:rPr>
          <w:instrText>HYPERLINK "https://www.facebook.com/buvstudentcommunity"</w:instrText>
        </w:r>
        <w:r w:rsidRPr="00863667">
          <w:rPr>
            <w:rFonts w:ascii="iCiel Avenir LT Std 35 Light" w:hAnsi="iCiel Avenir LT Std 35 Light"/>
            <w:sz w:val="22"/>
            <w:szCs w:val="22"/>
          </w:rPr>
        </w:r>
        <w:r w:rsidRPr="00863667">
          <w:rPr>
            <w:rFonts w:ascii="iCiel Avenir LT Std 35 Light" w:hAnsi="iCiel Avenir LT Std 35 Light"/>
            <w:sz w:val="22"/>
            <w:szCs w:val="22"/>
          </w:rPr>
          <w:fldChar w:fldCharType="separate"/>
        </w:r>
        <w:r w:rsidRPr="00863667">
          <w:rPr>
            <w:rStyle w:val="Hyperlink"/>
            <w:rFonts w:ascii="iCiel Avenir LT Std 35 Light" w:hAnsi="iCiel Avenir LT Std 35 Light"/>
            <w:sz w:val="22"/>
            <w:szCs w:val="22"/>
          </w:rPr>
          <w:t>BUV Student Community</w:t>
        </w:r>
        <w:r w:rsidRPr="00863667">
          <w:rPr>
            <w:rFonts w:ascii="iCiel Avenir LT Std 35 Light" w:hAnsi="iCiel Avenir LT Std 35 Light"/>
            <w:sz w:val="22"/>
            <w:szCs w:val="22"/>
          </w:rPr>
          <w:fldChar w:fldCharType="end"/>
        </w:r>
        <w:r w:rsidRPr="00863667">
          <w:rPr>
            <w:rFonts w:ascii="iCiel Avenir LT Std 35 Light" w:hAnsi="iCiel Avenir LT Std 35 Light"/>
            <w:sz w:val="22"/>
            <w:szCs w:val="22"/>
          </w:rPr>
          <w:t xml:space="preserve">, </w:t>
        </w:r>
        <w:r w:rsidRPr="00863667">
          <w:rPr>
            <w:rFonts w:ascii="iCiel Avenir LT Std 35 Light" w:hAnsi="iCiel Avenir LT Std 35 Light"/>
            <w:sz w:val="22"/>
            <w:szCs w:val="22"/>
          </w:rPr>
          <w:fldChar w:fldCharType="begin"/>
        </w:r>
        <w:r w:rsidRPr="00863667">
          <w:rPr>
            <w:rFonts w:ascii="iCiel Avenir LT Std 35 Light" w:hAnsi="iCiel Avenir LT Std 35 Light"/>
            <w:sz w:val="22"/>
            <w:szCs w:val="22"/>
          </w:rPr>
          <w:instrText>HYPERLINK "https://www.facebook.com/media/set/?set=a.344431941221662&amp;type=3"</w:instrText>
        </w:r>
        <w:r w:rsidRPr="00863667">
          <w:rPr>
            <w:rFonts w:ascii="iCiel Avenir LT Std 35 Light" w:hAnsi="iCiel Avenir LT Std 35 Light"/>
            <w:sz w:val="22"/>
            <w:szCs w:val="22"/>
          </w:rPr>
        </w:r>
        <w:r w:rsidRPr="00863667">
          <w:rPr>
            <w:rFonts w:ascii="iCiel Avenir LT Std 35 Light" w:hAnsi="iCiel Avenir LT Std 35 Light"/>
            <w:sz w:val="22"/>
            <w:szCs w:val="22"/>
          </w:rPr>
          <w:fldChar w:fldCharType="separate"/>
        </w:r>
        <w:r w:rsidRPr="00863667">
          <w:rPr>
            <w:rStyle w:val="Hyperlink"/>
            <w:rFonts w:ascii="iCiel Avenir LT Std 35 Light" w:hAnsi="iCiel Avenir LT Std 35 Light"/>
            <w:sz w:val="22"/>
            <w:szCs w:val="22"/>
          </w:rPr>
          <w:t>BUV Clubs &amp; Societies</w:t>
        </w:r>
        <w:r w:rsidRPr="00863667">
          <w:rPr>
            <w:rFonts w:ascii="iCiel Avenir LT Std 35 Light" w:hAnsi="iCiel Avenir LT Std 35 Light"/>
            <w:sz w:val="22"/>
            <w:szCs w:val="22"/>
          </w:rPr>
          <w:fldChar w:fldCharType="end"/>
        </w:r>
        <w:r w:rsidRPr="00863667">
          <w:rPr>
            <w:rFonts w:ascii="iCiel Avenir LT Std 35 Light" w:hAnsi="iCiel Avenir LT Std 35 Light"/>
            <w:sz w:val="22"/>
            <w:szCs w:val="22"/>
          </w:rPr>
          <w:t xml:space="preserve"> Facebook pages for the latest updates and announcements.</w:t>
        </w:r>
      </w:ins>
    </w:p>
    <w:p w14:paraId="357F1076" w14:textId="3041DFC3" w:rsidR="00E20BF9" w:rsidRPr="00863667" w:rsidDel="003C6139" w:rsidRDefault="003C6139">
      <w:pPr>
        <w:spacing w:before="0" w:beforeAutospacing="0" w:after="160" w:afterAutospacing="0" w:line="259" w:lineRule="auto"/>
        <w:ind w:firstLine="0"/>
        <w:rPr>
          <w:del w:id="10710" w:author="An Tran, ACA (BUV)" w:date="2024-09-12T11:07:00Z" w16du:dateUtc="2024-09-12T04:07:00Z"/>
          <w:rFonts w:eastAsiaTheme="minorHAnsi"/>
          <w:b/>
          <w:szCs w:val="22"/>
          <w:rPrChange w:id="10711" w:author="An Tran, ACA (BUV)" w:date="2024-09-13T17:29:00Z" w16du:dateUtc="2024-09-13T10:29:00Z">
            <w:rPr>
              <w:del w:id="10712" w:author="An Tran, ACA (BUV)" w:date="2024-09-12T11:07:00Z" w16du:dateUtc="2024-09-12T04:07:00Z"/>
              <w:rFonts w:cs="Arial"/>
              <w:b w:val="0"/>
              <w:i/>
              <w:iCs/>
              <w:szCs w:val="22"/>
              <w:lang w:val="vi-VN"/>
            </w:rPr>
          </w:rPrChange>
        </w:rPr>
        <w:pPrChange w:id="10713" w:author="An Tran, ACA (BUV)" w:date="2024-09-12T11:07:00Z" w16du:dateUtc="2024-09-12T04:07:00Z">
          <w:pPr>
            <w:pStyle w:val="Question"/>
            <w:numPr>
              <w:numId w:val="7"/>
            </w:numPr>
            <w:tabs>
              <w:tab w:val="left" w:pos="630"/>
              <w:tab w:val="left" w:pos="990"/>
            </w:tabs>
            <w:spacing w:before="100" w:line="400" w:lineRule="exact"/>
            <w:ind w:left="4950" w:hanging="360"/>
          </w:pPr>
        </w:pPrChange>
      </w:pPr>
      <w:ins w:id="10714" w:author="An Tran, ACA (BUV)" w:date="2024-09-12T11:07:00Z" w16du:dateUtc="2024-09-12T04:07:00Z">
        <w:r w:rsidRPr="00863667">
          <w:rPr>
            <w:rFonts w:ascii="iCiel Avenir LT Std 35 Light" w:hAnsi="iCiel Avenir LT Std 35 Light"/>
            <w:i/>
            <w:iCs/>
            <w:sz w:val="22"/>
            <w:szCs w:val="22"/>
            <w:rPrChange w:id="10715" w:author="An Tran, ACA (BUV)" w:date="2024-09-13T17:29:00Z" w16du:dateUtc="2024-09-13T10:29:00Z">
              <w:rPr>
                <w:i/>
                <w:iCs/>
                <w:szCs w:val="22"/>
              </w:rPr>
            </w:rPrChange>
          </w:rPr>
          <w:t xml:space="preserve">Sinh viên </w:t>
        </w:r>
        <w:r w:rsidRPr="00863667">
          <w:rPr>
            <w:rFonts w:ascii="iCiel Avenir LT Std 35 Light" w:hAnsi="iCiel Avenir LT Std 35 Light" w:cs="Calibri"/>
            <w:i/>
            <w:iCs/>
            <w:sz w:val="22"/>
            <w:szCs w:val="22"/>
            <w:rPrChange w:id="10716" w:author="An Tran, ACA (BUV)" w:date="2024-09-13T17:29:00Z" w16du:dateUtc="2024-09-13T10:29:00Z">
              <w:rPr>
                <w:rFonts w:cs="Calibri"/>
                <w:i/>
                <w:iCs/>
                <w:szCs w:val="22"/>
              </w:rPr>
            </w:rPrChange>
          </w:rPr>
          <w:t>đượ</w:t>
        </w:r>
        <w:r w:rsidRPr="00863667">
          <w:rPr>
            <w:rFonts w:ascii="iCiel Avenir LT Std 35 Light" w:hAnsi="iCiel Avenir LT Std 35 Light"/>
            <w:i/>
            <w:iCs/>
            <w:sz w:val="22"/>
            <w:szCs w:val="22"/>
            <w:rPrChange w:id="10717" w:author="An Tran, ACA (BUV)" w:date="2024-09-13T17:29:00Z" w16du:dateUtc="2024-09-13T10:29:00Z">
              <w:rPr>
                <w:i/>
                <w:iCs/>
                <w:szCs w:val="22"/>
              </w:rPr>
            </w:rPrChange>
          </w:rPr>
          <w:t>c khuy</w:t>
        </w:r>
        <w:r w:rsidRPr="00863667">
          <w:rPr>
            <w:rFonts w:ascii="iCiel Avenir LT Std 35 Light" w:hAnsi="iCiel Avenir LT Std 35 Light" w:cs="Calibri"/>
            <w:i/>
            <w:iCs/>
            <w:sz w:val="22"/>
            <w:szCs w:val="22"/>
            <w:rPrChange w:id="10718" w:author="An Tran, ACA (BUV)" w:date="2024-09-13T17:29:00Z" w16du:dateUtc="2024-09-13T10:29:00Z">
              <w:rPr>
                <w:rFonts w:cs="Calibri"/>
                <w:i/>
                <w:iCs/>
                <w:szCs w:val="22"/>
              </w:rPr>
            </w:rPrChange>
          </w:rPr>
          <w:t>ế</w:t>
        </w:r>
        <w:r w:rsidRPr="00863667">
          <w:rPr>
            <w:rFonts w:ascii="iCiel Avenir LT Std 35 Light" w:hAnsi="iCiel Avenir LT Std 35 Light"/>
            <w:i/>
            <w:iCs/>
            <w:sz w:val="22"/>
            <w:szCs w:val="22"/>
            <w:rPrChange w:id="10719" w:author="An Tran, ACA (BUV)" w:date="2024-09-13T17:29:00Z" w16du:dateUtc="2024-09-13T10:29:00Z">
              <w:rPr>
                <w:i/>
                <w:iCs/>
                <w:szCs w:val="22"/>
              </w:rPr>
            </w:rPrChange>
          </w:rPr>
          <w:t>n khích ki</w:t>
        </w:r>
        <w:r w:rsidRPr="00863667">
          <w:rPr>
            <w:rFonts w:ascii="iCiel Avenir LT Std 35 Light" w:hAnsi="iCiel Avenir LT Std 35 Light" w:cs="Calibri"/>
            <w:i/>
            <w:iCs/>
            <w:sz w:val="22"/>
            <w:szCs w:val="22"/>
            <w:rPrChange w:id="10720" w:author="An Tran, ACA (BUV)" w:date="2024-09-13T17:29:00Z" w16du:dateUtc="2024-09-13T10:29:00Z">
              <w:rPr>
                <w:rFonts w:cs="Calibri"/>
                <w:i/>
                <w:iCs/>
                <w:szCs w:val="22"/>
              </w:rPr>
            </w:rPrChange>
          </w:rPr>
          <w:t>ể</w:t>
        </w:r>
        <w:r w:rsidRPr="00863667">
          <w:rPr>
            <w:rFonts w:ascii="iCiel Avenir LT Std 35 Light" w:hAnsi="iCiel Avenir LT Std 35 Light"/>
            <w:i/>
            <w:iCs/>
            <w:sz w:val="22"/>
            <w:szCs w:val="22"/>
            <w:rPrChange w:id="10721" w:author="An Tran, ACA (BUV)" w:date="2024-09-13T17:29:00Z" w16du:dateUtc="2024-09-13T10:29:00Z">
              <w:rPr>
                <w:i/>
                <w:iCs/>
                <w:szCs w:val="22"/>
              </w:rPr>
            </w:rPrChange>
          </w:rPr>
          <w:t>m tra l</w:t>
        </w:r>
        <w:r w:rsidRPr="00863667">
          <w:rPr>
            <w:rFonts w:ascii="iCiel Avenir LT Std 35 Light" w:hAnsi="iCiel Avenir LT Std 35 Light" w:cs="Calibri"/>
            <w:i/>
            <w:iCs/>
            <w:sz w:val="22"/>
            <w:szCs w:val="22"/>
            <w:rPrChange w:id="10722" w:author="An Tran, ACA (BUV)" w:date="2024-09-13T17:29:00Z" w16du:dateUtc="2024-09-13T10:29:00Z">
              <w:rPr>
                <w:rFonts w:cs="Calibri"/>
                <w:i/>
                <w:iCs/>
                <w:szCs w:val="22"/>
              </w:rPr>
            </w:rPrChange>
          </w:rPr>
          <w:t>ị</w:t>
        </w:r>
        <w:r w:rsidRPr="00863667">
          <w:rPr>
            <w:rFonts w:ascii="iCiel Avenir LT Std 35 Light" w:hAnsi="iCiel Avenir LT Std 35 Light"/>
            <w:i/>
            <w:iCs/>
            <w:sz w:val="22"/>
            <w:szCs w:val="22"/>
            <w:rPrChange w:id="10723" w:author="An Tran, ACA (BUV)" w:date="2024-09-13T17:29:00Z" w16du:dateUtc="2024-09-13T10:29:00Z">
              <w:rPr>
                <w:i/>
                <w:iCs/>
                <w:szCs w:val="22"/>
              </w:rPr>
            </w:rPrChange>
          </w:rPr>
          <w:t>ch s</w:t>
        </w:r>
        <w:r w:rsidRPr="00863667">
          <w:rPr>
            <w:rFonts w:ascii="iCiel Avenir LT Std 35 Light" w:hAnsi="iCiel Avenir LT Std 35 Light" w:cs="Calibri"/>
            <w:i/>
            <w:iCs/>
            <w:sz w:val="22"/>
            <w:szCs w:val="22"/>
            <w:rPrChange w:id="10724" w:author="An Tran, ACA (BUV)" w:date="2024-09-13T17:29:00Z" w16du:dateUtc="2024-09-13T10:29:00Z">
              <w:rPr>
                <w:rFonts w:cs="Calibri"/>
                <w:i/>
                <w:iCs/>
                <w:szCs w:val="22"/>
              </w:rPr>
            </w:rPrChange>
          </w:rPr>
          <w:t>ự</w:t>
        </w:r>
        <w:r w:rsidRPr="00863667">
          <w:rPr>
            <w:rFonts w:ascii="iCiel Avenir LT Std 35 Light" w:hAnsi="iCiel Avenir LT Std 35 Light"/>
            <w:i/>
            <w:iCs/>
            <w:sz w:val="22"/>
            <w:szCs w:val="22"/>
            <w:rPrChange w:id="10725" w:author="An Tran, ACA (BUV)" w:date="2024-09-13T17:29:00Z" w16du:dateUtc="2024-09-13T10:29:00Z">
              <w:rPr>
                <w:i/>
                <w:iCs/>
                <w:szCs w:val="22"/>
              </w:rPr>
            </w:rPrChange>
          </w:rPr>
          <w:t xml:space="preserve"> ki</w:t>
        </w:r>
        <w:r w:rsidRPr="00863667">
          <w:rPr>
            <w:rFonts w:ascii="iCiel Avenir LT Std 35 Light" w:hAnsi="iCiel Avenir LT Std 35 Light" w:cs="Calibri"/>
            <w:i/>
            <w:iCs/>
            <w:sz w:val="22"/>
            <w:szCs w:val="22"/>
            <w:rPrChange w:id="10726" w:author="An Tran, ACA (BUV)" w:date="2024-09-13T17:29:00Z" w16du:dateUtc="2024-09-13T10:29:00Z">
              <w:rPr>
                <w:rFonts w:cs="Calibri"/>
                <w:i/>
                <w:iCs/>
                <w:szCs w:val="22"/>
              </w:rPr>
            </w:rPrChange>
          </w:rPr>
          <w:t>ệ</w:t>
        </w:r>
        <w:r w:rsidRPr="00863667">
          <w:rPr>
            <w:rFonts w:ascii="iCiel Avenir LT Std 35 Light" w:hAnsi="iCiel Avenir LT Std 35 Light"/>
            <w:i/>
            <w:iCs/>
            <w:sz w:val="22"/>
            <w:szCs w:val="22"/>
            <w:rPrChange w:id="10727" w:author="An Tran, ACA (BUV)" w:date="2024-09-13T17:29:00Z" w16du:dateUtc="2024-09-13T10:29:00Z">
              <w:rPr>
                <w:i/>
                <w:iCs/>
                <w:szCs w:val="22"/>
              </w:rPr>
            </w:rPrChange>
          </w:rPr>
          <w:t>n tr</w:t>
        </w:r>
        <w:r w:rsidRPr="00863667">
          <w:rPr>
            <w:rFonts w:ascii="iCiel Avenir LT Std 35 Light" w:hAnsi="iCiel Avenir LT Std 35 Light" w:cs="Avenir LT Std 35 Light"/>
            <w:i/>
            <w:iCs/>
            <w:sz w:val="22"/>
            <w:szCs w:val="22"/>
            <w:rPrChange w:id="10728" w:author="An Tran, ACA (BUV)" w:date="2024-09-13T17:29:00Z" w16du:dateUtc="2024-09-13T10:29:00Z">
              <w:rPr>
                <w:rFonts w:cs="Avenir LT Std 35 Light"/>
                <w:i/>
                <w:iCs/>
                <w:szCs w:val="22"/>
              </w:rPr>
            </w:rPrChange>
          </w:rPr>
          <w:t>ê</w:t>
        </w:r>
        <w:r w:rsidRPr="00863667">
          <w:rPr>
            <w:rFonts w:ascii="iCiel Avenir LT Std 35 Light" w:hAnsi="iCiel Avenir LT Std 35 Light"/>
            <w:i/>
            <w:iCs/>
            <w:sz w:val="22"/>
            <w:szCs w:val="22"/>
            <w:rPrChange w:id="10729" w:author="An Tran, ACA (BUV)" w:date="2024-09-13T17:29:00Z" w16du:dateUtc="2024-09-13T10:29:00Z">
              <w:rPr>
                <w:i/>
                <w:iCs/>
                <w:szCs w:val="22"/>
              </w:rPr>
            </w:rPrChange>
          </w:rPr>
          <w:t xml:space="preserve">n trang Canvas: </w:t>
        </w:r>
        <w:r w:rsidRPr="00863667">
          <w:rPr>
            <w:rFonts w:ascii="iCiel Avenir LT Std 35 Light" w:hAnsi="iCiel Avenir LT Std 35 Light"/>
            <w:i/>
            <w:iCs/>
            <w:sz w:val="22"/>
            <w:szCs w:val="22"/>
            <w:rPrChange w:id="10730" w:author="An Tran, ACA (BUV)" w:date="2024-09-13T17:29:00Z" w16du:dateUtc="2024-09-13T10:29:00Z">
              <w:rPr>
                <w:i/>
                <w:iCs/>
                <w:szCs w:val="22"/>
              </w:rPr>
            </w:rPrChange>
          </w:rPr>
          <w:fldChar w:fldCharType="begin"/>
        </w:r>
        <w:r w:rsidRPr="00863667">
          <w:rPr>
            <w:rFonts w:ascii="iCiel Avenir LT Std 35 Light" w:hAnsi="iCiel Avenir LT Std 35 Light"/>
            <w:i/>
            <w:iCs/>
            <w:sz w:val="22"/>
            <w:szCs w:val="22"/>
            <w:rPrChange w:id="10731" w:author="An Tran, ACA (BUV)" w:date="2024-09-13T17:29:00Z" w16du:dateUtc="2024-09-13T10:29:00Z">
              <w:rPr>
                <w:i/>
                <w:iCs/>
                <w:szCs w:val="22"/>
              </w:rPr>
            </w:rPrChange>
          </w:rPr>
          <w:instrText>HYPERLINK "https://buv.instructure.com/courses/334/pages/events?module_item_id=238924"</w:instrText>
        </w:r>
        <w:r w:rsidRPr="00B8666B">
          <w:rPr>
            <w:rFonts w:ascii="iCiel Avenir LT Std 35 Light" w:hAnsi="iCiel Avenir LT Std 35 Light"/>
            <w:i/>
            <w:iCs/>
            <w:sz w:val="22"/>
            <w:szCs w:val="22"/>
          </w:rPr>
        </w:r>
        <w:r w:rsidRPr="00863667">
          <w:rPr>
            <w:rFonts w:ascii="iCiel Avenir LT Std 35 Light" w:hAnsi="iCiel Avenir LT Std 35 Light"/>
            <w:i/>
            <w:iCs/>
            <w:sz w:val="22"/>
            <w:szCs w:val="22"/>
            <w:rPrChange w:id="10732" w:author="An Tran, ACA (BUV)" w:date="2024-09-13T17:29:00Z" w16du:dateUtc="2024-09-13T10:29:00Z">
              <w:rPr>
                <w:i/>
                <w:iCs/>
                <w:szCs w:val="22"/>
              </w:rPr>
            </w:rPrChange>
          </w:rPr>
          <w:fldChar w:fldCharType="separate"/>
        </w:r>
        <w:r w:rsidRPr="00863667">
          <w:rPr>
            <w:rStyle w:val="Hyperlink"/>
            <w:rFonts w:ascii="iCiel Avenir LT Std 35 Light" w:hAnsi="iCiel Avenir LT Std 35 Light"/>
            <w:i/>
            <w:iCs/>
            <w:sz w:val="22"/>
            <w:szCs w:val="22"/>
            <w:rPrChange w:id="10733" w:author="An Tran, ACA (BUV)" w:date="2024-09-13T17:29:00Z" w16du:dateUtc="2024-09-13T10:29:00Z">
              <w:rPr>
                <w:rStyle w:val="Hyperlink"/>
                <w:i/>
                <w:iCs/>
                <w:szCs w:val="22"/>
              </w:rPr>
            </w:rPrChange>
          </w:rPr>
          <w:t>Lịch sự kiện cho sinh viên</w:t>
        </w:r>
        <w:r w:rsidRPr="00863667">
          <w:rPr>
            <w:rFonts w:ascii="iCiel Avenir LT Std 35 Light" w:hAnsi="iCiel Avenir LT Std 35 Light"/>
            <w:i/>
            <w:iCs/>
            <w:sz w:val="22"/>
            <w:szCs w:val="22"/>
            <w:rPrChange w:id="10734" w:author="An Tran, ACA (BUV)" w:date="2024-09-13T17:29:00Z" w16du:dateUtc="2024-09-13T10:29:00Z">
              <w:rPr>
                <w:i/>
                <w:iCs/>
                <w:szCs w:val="22"/>
              </w:rPr>
            </w:rPrChange>
          </w:rPr>
          <w:fldChar w:fldCharType="end"/>
        </w:r>
        <w:r w:rsidRPr="00863667">
          <w:rPr>
            <w:rFonts w:ascii="iCiel Avenir LT Std 35 Light" w:hAnsi="iCiel Avenir LT Std 35 Light"/>
            <w:i/>
            <w:iCs/>
            <w:sz w:val="22"/>
            <w:szCs w:val="22"/>
            <w:rPrChange w:id="10735" w:author="An Tran, ACA (BUV)" w:date="2024-09-13T17:29:00Z" w16du:dateUtc="2024-09-13T10:29:00Z">
              <w:rPr>
                <w:i/>
                <w:iCs/>
                <w:szCs w:val="22"/>
              </w:rPr>
            </w:rPrChange>
          </w:rPr>
          <w:t xml:space="preserve"> </w:t>
        </w:r>
        <w:r w:rsidRPr="00863667">
          <w:rPr>
            <w:rFonts w:ascii="iCiel Avenir LT Std 35 Light" w:hAnsi="iCiel Avenir LT Std 35 Light" w:cs="Calibri"/>
            <w:i/>
            <w:iCs/>
            <w:sz w:val="22"/>
            <w:szCs w:val="22"/>
            <w:rPrChange w:id="10736" w:author="An Tran, ACA (BUV)" w:date="2024-09-13T17:29:00Z" w16du:dateUtc="2024-09-13T10:29:00Z">
              <w:rPr>
                <w:rFonts w:cs="Calibri"/>
                <w:i/>
                <w:iCs/>
                <w:szCs w:val="22"/>
              </w:rPr>
            </w:rPrChange>
          </w:rPr>
          <w:t>để</w:t>
        </w:r>
        <w:r w:rsidRPr="00863667">
          <w:rPr>
            <w:rFonts w:ascii="iCiel Avenir LT Std 35 Light" w:hAnsi="iCiel Avenir LT Std 35 Light"/>
            <w:i/>
            <w:iCs/>
            <w:sz w:val="22"/>
            <w:szCs w:val="22"/>
            <w:rPrChange w:id="10737" w:author="An Tran, ACA (BUV)" w:date="2024-09-13T17:29:00Z" w16du:dateUtc="2024-09-13T10:29:00Z">
              <w:rPr>
                <w:i/>
                <w:iCs/>
                <w:szCs w:val="22"/>
              </w:rPr>
            </w:rPrChange>
          </w:rPr>
          <w:t xml:space="preserve"> có thông tin</w:t>
        </w:r>
        <w:r w:rsidRPr="00863667">
          <w:rPr>
            <w:rFonts w:ascii="iCiel Avenir LT Std 35 Light" w:hAnsi="iCiel Avenir LT Std 35 Light"/>
            <w:b/>
            <w:bCs/>
            <w:i/>
            <w:iCs/>
            <w:sz w:val="22"/>
            <w:szCs w:val="22"/>
            <w:rPrChange w:id="10738" w:author="An Tran, ACA (BUV)" w:date="2024-09-13T17:29:00Z" w16du:dateUtc="2024-09-13T10:29:00Z">
              <w:rPr>
                <w:bCs/>
                <w:i/>
                <w:iCs/>
                <w:szCs w:val="22"/>
              </w:rPr>
            </w:rPrChange>
          </w:rPr>
          <w:t xml:space="preserve"> </w:t>
        </w:r>
        <w:r w:rsidRPr="00863667">
          <w:rPr>
            <w:rFonts w:ascii="iCiel Avenir LT Std 35 Light" w:hAnsi="iCiel Avenir LT Std 35 Light"/>
            <w:i/>
            <w:iCs/>
            <w:sz w:val="22"/>
            <w:szCs w:val="22"/>
            <w:rPrChange w:id="10739" w:author="An Tran, ACA (BUV)" w:date="2024-09-13T17:29:00Z" w16du:dateUtc="2024-09-13T10:29:00Z">
              <w:rPr>
                <w:i/>
                <w:iCs/>
                <w:szCs w:val="22"/>
              </w:rPr>
            </w:rPrChange>
          </w:rPr>
          <w:t>c</w:t>
        </w:r>
        <w:r w:rsidRPr="00863667">
          <w:rPr>
            <w:rFonts w:ascii="iCiel Avenir LT Std 35 Light" w:hAnsi="iCiel Avenir LT Std 35 Light" w:cs="Calibri"/>
            <w:i/>
            <w:iCs/>
            <w:sz w:val="22"/>
            <w:szCs w:val="22"/>
            <w:rPrChange w:id="10740" w:author="An Tran, ACA (BUV)" w:date="2024-09-13T17:29:00Z" w16du:dateUtc="2024-09-13T10:29:00Z">
              <w:rPr>
                <w:rFonts w:cs="Calibri"/>
                <w:i/>
                <w:iCs/>
                <w:szCs w:val="22"/>
              </w:rPr>
            </w:rPrChange>
          </w:rPr>
          <w:t>ậ</w:t>
        </w:r>
        <w:r w:rsidRPr="00863667">
          <w:rPr>
            <w:rFonts w:ascii="iCiel Avenir LT Std 35 Light" w:hAnsi="iCiel Avenir LT Std 35 Light"/>
            <w:i/>
            <w:iCs/>
            <w:sz w:val="22"/>
            <w:szCs w:val="22"/>
            <w:rPrChange w:id="10741" w:author="An Tran, ACA (BUV)" w:date="2024-09-13T17:29:00Z" w16du:dateUtc="2024-09-13T10:29:00Z">
              <w:rPr>
                <w:i/>
                <w:iCs/>
                <w:szCs w:val="22"/>
              </w:rPr>
            </w:rPrChange>
          </w:rPr>
          <w:t>p nh</w:t>
        </w:r>
        <w:r w:rsidRPr="00863667">
          <w:rPr>
            <w:rFonts w:ascii="iCiel Avenir LT Std 35 Light" w:hAnsi="iCiel Avenir LT Std 35 Light" w:cs="Calibri"/>
            <w:i/>
            <w:iCs/>
            <w:sz w:val="22"/>
            <w:szCs w:val="22"/>
            <w:rPrChange w:id="10742" w:author="An Tran, ACA (BUV)" w:date="2024-09-13T17:29:00Z" w16du:dateUtc="2024-09-13T10:29:00Z">
              <w:rPr>
                <w:rFonts w:cs="Calibri"/>
                <w:i/>
                <w:iCs/>
                <w:szCs w:val="22"/>
              </w:rPr>
            </w:rPrChange>
          </w:rPr>
          <w:t>ậ</w:t>
        </w:r>
        <w:r w:rsidRPr="00863667">
          <w:rPr>
            <w:rFonts w:ascii="iCiel Avenir LT Std 35 Light" w:hAnsi="iCiel Avenir LT Std 35 Light"/>
            <w:i/>
            <w:iCs/>
            <w:sz w:val="22"/>
            <w:szCs w:val="22"/>
            <w:rPrChange w:id="10743" w:author="An Tran, ACA (BUV)" w:date="2024-09-13T17:29:00Z" w16du:dateUtc="2024-09-13T10:29:00Z">
              <w:rPr>
                <w:i/>
                <w:iCs/>
                <w:szCs w:val="22"/>
              </w:rPr>
            </w:rPrChange>
          </w:rPr>
          <w:t>t v</w:t>
        </w:r>
        <w:r w:rsidRPr="00863667">
          <w:rPr>
            <w:rFonts w:ascii="iCiel Avenir LT Std 35 Light" w:hAnsi="iCiel Avenir LT Std 35 Light" w:cs="Calibri"/>
            <w:i/>
            <w:iCs/>
            <w:sz w:val="22"/>
            <w:szCs w:val="22"/>
            <w:rPrChange w:id="10744" w:author="An Tran, ACA (BUV)" w:date="2024-09-13T17:29:00Z" w16du:dateUtc="2024-09-13T10:29:00Z">
              <w:rPr>
                <w:rFonts w:cs="Calibri"/>
                <w:i/>
                <w:iCs/>
                <w:szCs w:val="22"/>
              </w:rPr>
            </w:rPrChange>
          </w:rPr>
          <w:t>ề</w:t>
        </w:r>
        <w:r w:rsidRPr="00863667">
          <w:rPr>
            <w:rFonts w:ascii="iCiel Avenir LT Std 35 Light" w:hAnsi="iCiel Avenir LT Std 35 Light"/>
            <w:i/>
            <w:iCs/>
            <w:sz w:val="22"/>
            <w:szCs w:val="22"/>
            <w:rPrChange w:id="10745" w:author="An Tran, ACA (BUV)" w:date="2024-09-13T17:29:00Z" w16du:dateUtc="2024-09-13T10:29:00Z">
              <w:rPr>
                <w:i/>
                <w:iCs/>
                <w:szCs w:val="22"/>
              </w:rPr>
            </w:rPrChange>
          </w:rPr>
          <w:t xml:space="preserve"> t</w:t>
        </w:r>
        <w:r w:rsidRPr="00863667">
          <w:rPr>
            <w:rFonts w:ascii="iCiel Avenir LT Std 35 Light" w:hAnsi="iCiel Avenir LT Std 35 Light" w:cs="Calibri"/>
            <w:i/>
            <w:iCs/>
            <w:sz w:val="22"/>
            <w:szCs w:val="22"/>
            <w:rPrChange w:id="10746" w:author="An Tran, ACA (BUV)" w:date="2024-09-13T17:29:00Z" w16du:dateUtc="2024-09-13T10:29:00Z">
              <w:rPr>
                <w:rFonts w:cs="Calibri"/>
                <w:i/>
                <w:iCs/>
                <w:szCs w:val="22"/>
              </w:rPr>
            </w:rPrChange>
          </w:rPr>
          <w:t>ấ</w:t>
        </w:r>
        <w:r w:rsidRPr="00863667">
          <w:rPr>
            <w:rFonts w:ascii="iCiel Avenir LT Std 35 Light" w:hAnsi="iCiel Avenir LT Std 35 Light"/>
            <w:i/>
            <w:iCs/>
            <w:sz w:val="22"/>
            <w:szCs w:val="22"/>
            <w:rPrChange w:id="10747" w:author="An Tran, ACA (BUV)" w:date="2024-09-13T17:29:00Z" w16du:dateUtc="2024-09-13T10:29:00Z">
              <w:rPr>
                <w:i/>
                <w:iCs/>
                <w:szCs w:val="22"/>
              </w:rPr>
            </w:rPrChange>
          </w:rPr>
          <w:t>t c</w:t>
        </w:r>
        <w:r w:rsidRPr="00863667">
          <w:rPr>
            <w:rFonts w:ascii="iCiel Avenir LT Std 35 Light" w:hAnsi="iCiel Avenir LT Std 35 Light" w:cs="Calibri"/>
            <w:i/>
            <w:iCs/>
            <w:sz w:val="22"/>
            <w:szCs w:val="22"/>
            <w:rPrChange w:id="10748" w:author="An Tran, ACA (BUV)" w:date="2024-09-13T17:29:00Z" w16du:dateUtc="2024-09-13T10:29:00Z">
              <w:rPr>
                <w:rFonts w:cs="Calibri"/>
                <w:i/>
                <w:iCs/>
                <w:szCs w:val="22"/>
              </w:rPr>
            </w:rPrChange>
          </w:rPr>
          <w:t>ả</w:t>
        </w:r>
        <w:r w:rsidRPr="00863667">
          <w:rPr>
            <w:rFonts w:ascii="iCiel Avenir LT Std 35 Light" w:hAnsi="iCiel Avenir LT Std 35 Light"/>
            <w:i/>
            <w:iCs/>
            <w:sz w:val="22"/>
            <w:szCs w:val="22"/>
            <w:rPrChange w:id="10749" w:author="An Tran, ACA (BUV)" w:date="2024-09-13T17:29:00Z" w16du:dateUtc="2024-09-13T10:29:00Z">
              <w:rPr>
                <w:i/>
                <w:iCs/>
                <w:szCs w:val="22"/>
              </w:rPr>
            </w:rPrChange>
          </w:rPr>
          <w:t xml:space="preserve"> c</w:t>
        </w:r>
        <w:r w:rsidRPr="00863667">
          <w:rPr>
            <w:rFonts w:ascii="iCiel Avenir LT Std 35 Light" w:hAnsi="iCiel Avenir LT Std 35 Light" w:cs="Avenir LT Std 35 Light"/>
            <w:i/>
            <w:iCs/>
            <w:sz w:val="22"/>
            <w:szCs w:val="22"/>
            <w:rPrChange w:id="10750" w:author="An Tran, ACA (BUV)" w:date="2024-09-13T17:29:00Z" w16du:dateUtc="2024-09-13T10:29:00Z">
              <w:rPr>
                <w:rFonts w:cs="Avenir LT Std 35 Light"/>
                <w:i/>
                <w:iCs/>
                <w:szCs w:val="22"/>
              </w:rPr>
            </w:rPrChange>
          </w:rPr>
          <w:t>á</w:t>
        </w:r>
        <w:r w:rsidRPr="00863667">
          <w:rPr>
            <w:rFonts w:ascii="iCiel Avenir LT Std 35 Light" w:hAnsi="iCiel Avenir LT Std 35 Light"/>
            <w:i/>
            <w:iCs/>
            <w:sz w:val="22"/>
            <w:szCs w:val="22"/>
            <w:rPrChange w:id="10751" w:author="An Tran, ACA (BUV)" w:date="2024-09-13T17:29:00Z" w16du:dateUtc="2024-09-13T10:29:00Z">
              <w:rPr>
                <w:i/>
                <w:iCs/>
                <w:szCs w:val="22"/>
              </w:rPr>
            </w:rPrChange>
          </w:rPr>
          <w:t>c s</w:t>
        </w:r>
        <w:r w:rsidRPr="00863667">
          <w:rPr>
            <w:rFonts w:ascii="iCiel Avenir LT Std 35 Light" w:hAnsi="iCiel Avenir LT Std 35 Light" w:cs="Calibri"/>
            <w:i/>
            <w:iCs/>
            <w:sz w:val="22"/>
            <w:szCs w:val="22"/>
            <w:rPrChange w:id="10752" w:author="An Tran, ACA (BUV)" w:date="2024-09-13T17:29:00Z" w16du:dateUtc="2024-09-13T10:29:00Z">
              <w:rPr>
                <w:rFonts w:cs="Calibri"/>
                <w:i/>
                <w:iCs/>
                <w:szCs w:val="22"/>
              </w:rPr>
            </w:rPrChange>
          </w:rPr>
          <w:t>ự</w:t>
        </w:r>
        <w:r w:rsidRPr="00863667">
          <w:rPr>
            <w:rFonts w:ascii="iCiel Avenir LT Std 35 Light" w:hAnsi="iCiel Avenir LT Std 35 Light"/>
            <w:i/>
            <w:iCs/>
            <w:sz w:val="22"/>
            <w:szCs w:val="22"/>
            <w:rPrChange w:id="10753" w:author="An Tran, ACA (BUV)" w:date="2024-09-13T17:29:00Z" w16du:dateUtc="2024-09-13T10:29:00Z">
              <w:rPr>
                <w:i/>
                <w:iCs/>
                <w:szCs w:val="22"/>
              </w:rPr>
            </w:rPrChange>
          </w:rPr>
          <w:t xml:space="preserve"> ki</w:t>
        </w:r>
        <w:r w:rsidRPr="00863667">
          <w:rPr>
            <w:rFonts w:ascii="iCiel Avenir LT Std 35 Light" w:hAnsi="iCiel Avenir LT Std 35 Light" w:cs="Calibri"/>
            <w:i/>
            <w:iCs/>
            <w:sz w:val="22"/>
            <w:szCs w:val="22"/>
            <w:rPrChange w:id="10754" w:author="An Tran, ACA (BUV)" w:date="2024-09-13T17:29:00Z" w16du:dateUtc="2024-09-13T10:29:00Z">
              <w:rPr>
                <w:rFonts w:cs="Calibri"/>
                <w:i/>
                <w:iCs/>
                <w:szCs w:val="22"/>
              </w:rPr>
            </w:rPrChange>
          </w:rPr>
          <w:t>ệ</w:t>
        </w:r>
        <w:r w:rsidRPr="00863667">
          <w:rPr>
            <w:rFonts w:ascii="iCiel Avenir LT Std 35 Light" w:hAnsi="iCiel Avenir LT Std 35 Light"/>
            <w:i/>
            <w:iCs/>
            <w:sz w:val="22"/>
            <w:szCs w:val="22"/>
            <w:rPrChange w:id="10755" w:author="An Tran, ACA (BUV)" w:date="2024-09-13T17:29:00Z" w16du:dateUtc="2024-09-13T10:29:00Z">
              <w:rPr>
                <w:i/>
                <w:iCs/>
                <w:szCs w:val="22"/>
              </w:rPr>
            </w:rPrChange>
          </w:rPr>
          <w:t>n v</w:t>
        </w:r>
        <w:r w:rsidRPr="00863667">
          <w:rPr>
            <w:rFonts w:ascii="iCiel Avenir LT Std 35 Light" w:hAnsi="iCiel Avenir LT Std 35 Light" w:cs="Avenir LT Std 35 Light"/>
            <w:i/>
            <w:iCs/>
            <w:sz w:val="22"/>
            <w:szCs w:val="22"/>
            <w:rPrChange w:id="10756" w:author="An Tran, ACA (BUV)" w:date="2024-09-13T17:29:00Z" w16du:dateUtc="2024-09-13T10:29:00Z">
              <w:rPr>
                <w:rFonts w:cs="Avenir LT Std 35 Light"/>
                <w:i/>
                <w:iCs/>
                <w:szCs w:val="22"/>
              </w:rPr>
            </w:rPrChange>
          </w:rPr>
          <w:t>à</w:t>
        </w:r>
        <w:r w:rsidRPr="00863667">
          <w:rPr>
            <w:rFonts w:ascii="iCiel Avenir LT Std 35 Light" w:hAnsi="iCiel Avenir LT Std 35 Light"/>
            <w:i/>
            <w:iCs/>
            <w:sz w:val="22"/>
            <w:szCs w:val="22"/>
            <w:rPrChange w:id="10757" w:author="An Tran, ACA (BUV)" w:date="2024-09-13T17:29:00Z" w16du:dateUtc="2024-09-13T10:29:00Z">
              <w:rPr>
                <w:i/>
                <w:iCs/>
                <w:szCs w:val="22"/>
              </w:rPr>
            </w:rPrChange>
          </w:rPr>
          <w:t xml:space="preserve"> ho</w:t>
        </w:r>
        <w:r w:rsidRPr="00863667">
          <w:rPr>
            <w:rFonts w:ascii="iCiel Avenir LT Std 35 Light" w:hAnsi="iCiel Avenir LT Std 35 Light" w:cs="Calibri"/>
            <w:i/>
            <w:iCs/>
            <w:sz w:val="22"/>
            <w:szCs w:val="22"/>
            <w:rPrChange w:id="10758" w:author="An Tran, ACA (BUV)" w:date="2024-09-13T17:29:00Z" w16du:dateUtc="2024-09-13T10:29:00Z">
              <w:rPr>
                <w:rFonts w:cs="Calibri"/>
                <w:i/>
                <w:iCs/>
                <w:szCs w:val="22"/>
              </w:rPr>
            </w:rPrChange>
          </w:rPr>
          <w:t>ạ</w:t>
        </w:r>
        <w:r w:rsidRPr="00863667">
          <w:rPr>
            <w:rFonts w:ascii="iCiel Avenir LT Std 35 Light" w:hAnsi="iCiel Avenir LT Std 35 Light"/>
            <w:i/>
            <w:iCs/>
            <w:sz w:val="22"/>
            <w:szCs w:val="22"/>
            <w:rPrChange w:id="10759" w:author="An Tran, ACA (BUV)" w:date="2024-09-13T17:29:00Z" w16du:dateUtc="2024-09-13T10:29:00Z">
              <w:rPr>
                <w:i/>
                <w:iCs/>
                <w:szCs w:val="22"/>
              </w:rPr>
            </w:rPrChange>
          </w:rPr>
          <w:t xml:space="preserve">t </w:t>
        </w:r>
        <w:r w:rsidRPr="00863667">
          <w:rPr>
            <w:rFonts w:ascii="iCiel Avenir LT Std 35 Light" w:hAnsi="iCiel Avenir LT Std 35 Light" w:cs="Calibri"/>
            <w:i/>
            <w:iCs/>
            <w:sz w:val="22"/>
            <w:szCs w:val="22"/>
            <w:rPrChange w:id="10760" w:author="An Tran, ACA (BUV)" w:date="2024-09-13T17:29:00Z" w16du:dateUtc="2024-09-13T10:29:00Z">
              <w:rPr>
                <w:rFonts w:cs="Calibri"/>
                <w:i/>
                <w:iCs/>
                <w:szCs w:val="22"/>
              </w:rPr>
            </w:rPrChange>
          </w:rPr>
          <w:t>độ</w:t>
        </w:r>
        <w:r w:rsidRPr="00863667">
          <w:rPr>
            <w:rFonts w:ascii="iCiel Avenir LT Std 35 Light" w:hAnsi="iCiel Avenir LT Std 35 Light"/>
            <w:i/>
            <w:iCs/>
            <w:sz w:val="22"/>
            <w:szCs w:val="22"/>
            <w:rPrChange w:id="10761" w:author="An Tran, ACA (BUV)" w:date="2024-09-13T17:29:00Z" w16du:dateUtc="2024-09-13T10:29:00Z">
              <w:rPr>
                <w:i/>
                <w:iCs/>
                <w:szCs w:val="22"/>
              </w:rPr>
            </w:rPrChange>
          </w:rPr>
          <w:t>ng s</w:t>
        </w:r>
        <w:r w:rsidRPr="00863667">
          <w:rPr>
            <w:rFonts w:ascii="iCiel Avenir LT Std 35 Light" w:hAnsi="iCiel Avenir LT Std 35 Light" w:cs="Calibri"/>
            <w:i/>
            <w:iCs/>
            <w:sz w:val="22"/>
            <w:szCs w:val="22"/>
            <w:rPrChange w:id="10762" w:author="An Tran, ACA (BUV)" w:date="2024-09-13T17:29:00Z" w16du:dateUtc="2024-09-13T10:29:00Z">
              <w:rPr>
                <w:rFonts w:cs="Calibri"/>
                <w:i/>
                <w:iCs/>
                <w:szCs w:val="22"/>
              </w:rPr>
            </w:rPrChange>
          </w:rPr>
          <w:t>ắ</w:t>
        </w:r>
        <w:r w:rsidRPr="00863667">
          <w:rPr>
            <w:rFonts w:ascii="iCiel Avenir LT Std 35 Light" w:hAnsi="iCiel Avenir LT Std 35 Light"/>
            <w:i/>
            <w:iCs/>
            <w:sz w:val="22"/>
            <w:szCs w:val="22"/>
            <w:rPrChange w:id="10763" w:author="An Tran, ACA (BUV)" w:date="2024-09-13T17:29:00Z" w16du:dateUtc="2024-09-13T10:29:00Z">
              <w:rPr>
                <w:i/>
                <w:iCs/>
                <w:szCs w:val="22"/>
              </w:rPr>
            </w:rPrChange>
          </w:rPr>
          <w:t>p t</w:t>
        </w:r>
        <w:r w:rsidRPr="00863667">
          <w:rPr>
            <w:rFonts w:ascii="iCiel Avenir LT Std 35 Light" w:hAnsi="iCiel Avenir LT Std 35 Light" w:cs="Calibri"/>
            <w:i/>
            <w:iCs/>
            <w:sz w:val="22"/>
            <w:szCs w:val="22"/>
            <w:rPrChange w:id="10764" w:author="An Tran, ACA (BUV)" w:date="2024-09-13T17:29:00Z" w16du:dateUtc="2024-09-13T10:29:00Z">
              <w:rPr>
                <w:rFonts w:cs="Calibri"/>
                <w:i/>
                <w:iCs/>
                <w:szCs w:val="22"/>
              </w:rPr>
            </w:rPrChange>
          </w:rPr>
          <w:t>ớ</w:t>
        </w:r>
        <w:r w:rsidRPr="00863667">
          <w:rPr>
            <w:rFonts w:ascii="iCiel Avenir LT Std 35 Light" w:hAnsi="iCiel Avenir LT Std 35 Light"/>
            <w:i/>
            <w:iCs/>
            <w:sz w:val="22"/>
            <w:szCs w:val="22"/>
            <w:rPrChange w:id="10765" w:author="An Tran, ACA (BUV)" w:date="2024-09-13T17:29:00Z" w16du:dateUtc="2024-09-13T10:29:00Z">
              <w:rPr>
                <w:i/>
                <w:iCs/>
                <w:szCs w:val="22"/>
              </w:rPr>
            </w:rPrChange>
          </w:rPr>
          <w:t>i c</w:t>
        </w:r>
        <w:r w:rsidRPr="00863667">
          <w:rPr>
            <w:rFonts w:ascii="iCiel Avenir LT Std 35 Light" w:hAnsi="iCiel Avenir LT Std 35 Light" w:cs="Calibri"/>
            <w:i/>
            <w:iCs/>
            <w:sz w:val="22"/>
            <w:szCs w:val="22"/>
            <w:rPrChange w:id="10766" w:author="An Tran, ACA (BUV)" w:date="2024-09-13T17:29:00Z" w16du:dateUtc="2024-09-13T10:29:00Z">
              <w:rPr>
                <w:rFonts w:cs="Calibri"/>
                <w:i/>
                <w:iCs/>
                <w:szCs w:val="22"/>
              </w:rPr>
            </w:rPrChange>
          </w:rPr>
          <w:t>ủ</w:t>
        </w:r>
        <w:r w:rsidRPr="00863667">
          <w:rPr>
            <w:rFonts w:ascii="iCiel Avenir LT Std 35 Light" w:hAnsi="iCiel Avenir LT Std 35 Light"/>
            <w:i/>
            <w:iCs/>
            <w:sz w:val="22"/>
            <w:szCs w:val="22"/>
            <w:rPrChange w:id="10767" w:author="An Tran, ACA (BUV)" w:date="2024-09-13T17:29:00Z" w16du:dateUtc="2024-09-13T10:29:00Z">
              <w:rPr>
                <w:i/>
                <w:iCs/>
                <w:szCs w:val="22"/>
              </w:rPr>
            </w:rPrChange>
          </w:rPr>
          <w:t xml:space="preserve">a BUV. </w:t>
        </w:r>
        <w:r w:rsidRPr="00863667">
          <w:rPr>
            <w:rFonts w:ascii="iCiel Avenir LT Std 35 Light" w:hAnsi="iCiel Avenir LT Std 35 Light" w:cs="Calibri"/>
            <w:i/>
            <w:iCs/>
            <w:sz w:val="22"/>
            <w:szCs w:val="22"/>
            <w:rPrChange w:id="10768" w:author="An Tran, ACA (BUV)" w:date="2024-09-13T17:29:00Z" w16du:dateUtc="2024-09-13T10:29:00Z">
              <w:rPr>
                <w:rFonts w:cs="Calibri"/>
                <w:i/>
                <w:iCs/>
                <w:szCs w:val="22"/>
              </w:rPr>
            </w:rPrChange>
          </w:rPr>
          <w:t>Đừ</w:t>
        </w:r>
        <w:r w:rsidRPr="00863667">
          <w:rPr>
            <w:rFonts w:ascii="iCiel Avenir LT Std 35 Light" w:hAnsi="iCiel Avenir LT Std 35 Light"/>
            <w:i/>
            <w:iCs/>
            <w:sz w:val="22"/>
            <w:szCs w:val="22"/>
            <w:rPrChange w:id="10769" w:author="An Tran, ACA (BUV)" w:date="2024-09-13T17:29:00Z" w16du:dateUtc="2024-09-13T10:29:00Z">
              <w:rPr>
                <w:i/>
                <w:iCs/>
                <w:szCs w:val="22"/>
              </w:rPr>
            </w:rPrChange>
          </w:rPr>
          <w:t>ng qu</w:t>
        </w:r>
        <w:r w:rsidRPr="00863667">
          <w:rPr>
            <w:rFonts w:ascii="iCiel Avenir LT Std 35 Light" w:hAnsi="iCiel Avenir LT Std 35 Light" w:cs="Avenir LT Std 35 Light"/>
            <w:i/>
            <w:iCs/>
            <w:sz w:val="22"/>
            <w:szCs w:val="22"/>
            <w:rPrChange w:id="10770" w:author="An Tran, ACA (BUV)" w:date="2024-09-13T17:29:00Z" w16du:dateUtc="2024-09-13T10:29:00Z">
              <w:rPr>
                <w:rFonts w:cs="Avenir LT Std 35 Light"/>
                <w:i/>
                <w:iCs/>
                <w:szCs w:val="22"/>
              </w:rPr>
            </w:rPrChange>
          </w:rPr>
          <w:t>ê</w:t>
        </w:r>
        <w:r w:rsidRPr="00863667">
          <w:rPr>
            <w:rFonts w:ascii="iCiel Avenir LT Std 35 Light" w:hAnsi="iCiel Avenir LT Std 35 Light"/>
            <w:i/>
            <w:iCs/>
            <w:sz w:val="22"/>
            <w:szCs w:val="22"/>
            <w:rPrChange w:id="10771" w:author="An Tran, ACA (BUV)" w:date="2024-09-13T17:29:00Z" w16du:dateUtc="2024-09-13T10:29:00Z">
              <w:rPr>
                <w:i/>
                <w:iCs/>
                <w:szCs w:val="22"/>
              </w:rPr>
            </w:rPrChange>
          </w:rPr>
          <w:t>n theo d</w:t>
        </w:r>
        <w:r w:rsidRPr="00863667">
          <w:rPr>
            <w:rFonts w:ascii="iCiel Avenir LT Std 35 Light" w:hAnsi="iCiel Avenir LT Std 35 Light" w:cs="Avenir LT Std 35 Light"/>
            <w:i/>
            <w:iCs/>
            <w:sz w:val="22"/>
            <w:szCs w:val="22"/>
            <w:rPrChange w:id="10772" w:author="An Tran, ACA (BUV)" w:date="2024-09-13T17:29:00Z" w16du:dateUtc="2024-09-13T10:29:00Z">
              <w:rPr>
                <w:rFonts w:cs="Avenir LT Std 35 Light"/>
                <w:i/>
                <w:iCs/>
                <w:szCs w:val="22"/>
              </w:rPr>
            </w:rPrChange>
          </w:rPr>
          <w:t>õ</w:t>
        </w:r>
        <w:r w:rsidRPr="00863667">
          <w:rPr>
            <w:rFonts w:ascii="iCiel Avenir LT Std 35 Light" w:hAnsi="iCiel Avenir LT Std 35 Light"/>
            <w:i/>
            <w:iCs/>
            <w:sz w:val="22"/>
            <w:szCs w:val="22"/>
            <w:rPrChange w:id="10773" w:author="An Tran, ACA (BUV)" w:date="2024-09-13T17:29:00Z" w16du:dateUtc="2024-09-13T10:29:00Z">
              <w:rPr>
                <w:i/>
                <w:iCs/>
                <w:szCs w:val="22"/>
              </w:rPr>
            </w:rPrChange>
          </w:rPr>
          <w:t>i c</w:t>
        </w:r>
        <w:r w:rsidRPr="00863667">
          <w:rPr>
            <w:rFonts w:ascii="iCiel Avenir LT Std 35 Light" w:hAnsi="iCiel Avenir LT Std 35 Light" w:cs="Avenir LT Std 35 Light"/>
            <w:i/>
            <w:iCs/>
            <w:sz w:val="22"/>
            <w:szCs w:val="22"/>
            <w:rPrChange w:id="10774" w:author="An Tran, ACA (BUV)" w:date="2024-09-13T17:29:00Z" w16du:dateUtc="2024-09-13T10:29:00Z">
              <w:rPr>
                <w:rFonts w:cs="Avenir LT Std 35 Light"/>
                <w:i/>
                <w:iCs/>
                <w:szCs w:val="22"/>
              </w:rPr>
            </w:rPrChange>
          </w:rPr>
          <w:t>á</w:t>
        </w:r>
        <w:r w:rsidRPr="00863667">
          <w:rPr>
            <w:rFonts w:ascii="iCiel Avenir LT Std 35 Light" w:hAnsi="iCiel Avenir LT Std 35 Light"/>
            <w:i/>
            <w:iCs/>
            <w:sz w:val="22"/>
            <w:szCs w:val="22"/>
            <w:rPrChange w:id="10775" w:author="An Tran, ACA (BUV)" w:date="2024-09-13T17:29:00Z" w16du:dateUtc="2024-09-13T10:29:00Z">
              <w:rPr>
                <w:i/>
                <w:iCs/>
                <w:szCs w:val="22"/>
              </w:rPr>
            </w:rPrChange>
          </w:rPr>
          <w:t>c trang Facebook c</w:t>
        </w:r>
        <w:r w:rsidRPr="00863667">
          <w:rPr>
            <w:rFonts w:ascii="iCiel Avenir LT Std 35 Light" w:hAnsi="iCiel Avenir LT Std 35 Light" w:cs="Calibri"/>
            <w:i/>
            <w:iCs/>
            <w:sz w:val="22"/>
            <w:szCs w:val="22"/>
            <w:rPrChange w:id="10776" w:author="An Tran, ACA (BUV)" w:date="2024-09-13T17:29:00Z" w16du:dateUtc="2024-09-13T10:29:00Z">
              <w:rPr>
                <w:rFonts w:cs="Calibri"/>
                <w:i/>
                <w:iCs/>
                <w:szCs w:val="22"/>
              </w:rPr>
            </w:rPrChange>
          </w:rPr>
          <w:t>ủ</w:t>
        </w:r>
        <w:r w:rsidRPr="00863667">
          <w:rPr>
            <w:rFonts w:ascii="iCiel Avenir LT Std 35 Light" w:hAnsi="iCiel Avenir LT Std 35 Light"/>
            <w:i/>
            <w:iCs/>
            <w:sz w:val="22"/>
            <w:szCs w:val="22"/>
            <w:rPrChange w:id="10777" w:author="An Tran, ACA (BUV)" w:date="2024-09-13T17:29:00Z" w16du:dateUtc="2024-09-13T10:29:00Z">
              <w:rPr>
                <w:i/>
                <w:iCs/>
                <w:szCs w:val="22"/>
              </w:rPr>
            </w:rPrChange>
          </w:rPr>
          <w:t xml:space="preserve">a BUV </w:t>
        </w:r>
        <w:r w:rsidRPr="00863667">
          <w:rPr>
            <w:rFonts w:ascii="iCiel Avenir LT Std 35 Light" w:hAnsi="iCiel Avenir LT Std 35 Light"/>
            <w:i/>
            <w:iCs/>
            <w:sz w:val="22"/>
            <w:szCs w:val="22"/>
            <w:rPrChange w:id="10778" w:author="An Tran, ACA (BUV)" w:date="2024-09-13T17:29:00Z" w16du:dateUtc="2024-09-13T10:29:00Z">
              <w:rPr>
                <w:i/>
                <w:iCs/>
                <w:szCs w:val="22"/>
              </w:rPr>
            </w:rPrChange>
          </w:rPr>
          <w:fldChar w:fldCharType="begin"/>
        </w:r>
        <w:r w:rsidRPr="00863667">
          <w:rPr>
            <w:rFonts w:ascii="iCiel Avenir LT Std 35 Light" w:hAnsi="iCiel Avenir LT Std 35 Light"/>
            <w:i/>
            <w:iCs/>
            <w:sz w:val="22"/>
            <w:szCs w:val="22"/>
            <w:rPrChange w:id="10779" w:author="An Tran, ACA (BUV)" w:date="2024-09-13T17:29:00Z" w16du:dateUtc="2024-09-13T10:29:00Z">
              <w:rPr>
                <w:i/>
                <w:iCs/>
                <w:szCs w:val="22"/>
              </w:rPr>
            </w:rPrChange>
          </w:rPr>
          <w:instrText>HYPERLINK "https://www.facebook.com/buvstudentlife"</w:instrText>
        </w:r>
        <w:r w:rsidRPr="00B8666B">
          <w:rPr>
            <w:rFonts w:ascii="iCiel Avenir LT Std 35 Light" w:hAnsi="iCiel Avenir LT Std 35 Light"/>
            <w:i/>
            <w:iCs/>
            <w:sz w:val="22"/>
            <w:szCs w:val="22"/>
          </w:rPr>
        </w:r>
        <w:r w:rsidRPr="00863667">
          <w:rPr>
            <w:rFonts w:ascii="iCiel Avenir LT Std 35 Light" w:hAnsi="iCiel Avenir LT Std 35 Light"/>
            <w:i/>
            <w:iCs/>
            <w:sz w:val="22"/>
            <w:szCs w:val="22"/>
            <w:rPrChange w:id="10780" w:author="An Tran, ACA (BUV)" w:date="2024-09-13T17:29:00Z" w16du:dateUtc="2024-09-13T10:29:00Z">
              <w:rPr>
                <w:i/>
                <w:iCs/>
                <w:szCs w:val="22"/>
              </w:rPr>
            </w:rPrChange>
          </w:rPr>
          <w:fldChar w:fldCharType="separate"/>
        </w:r>
        <w:r w:rsidRPr="00863667">
          <w:rPr>
            <w:rStyle w:val="Hyperlink"/>
            <w:rFonts w:ascii="iCiel Avenir LT Std 35 Light" w:hAnsi="iCiel Avenir LT Std 35 Light"/>
            <w:i/>
            <w:iCs/>
            <w:sz w:val="22"/>
            <w:szCs w:val="22"/>
            <w:rPrChange w:id="10781" w:author="An Tran, ACA (BUV)" w:date="2024-09-13T17:29:00Z" w16du:dateUtc="2024-09-13T10:29:00Z">
              <w:rPr>
                <w:rStyle w:val="Hyperlink"/>
                <w:i/>
                <w:iCs/>
                <w:szCs w:val="22"/>
              </w:rPr>
            </w:rPrChange>
          </w:rPr>
          <w:t>Student Life</w:t>
        </w:r>
        <w:r w:rsidRPr="00863667">
          <w:rPr>
            <w:rFonts w:ascii="iCiel Avenir LT Std 35 Light" w:hAnsi="iCiel Avenir LT Std 35 Light"/>
            <w:i/>
            <w:iCs/>
            <w:sz w:val="22"/>
            <w:szCs w:val="22"/>
            <w:rPrChange w:id="10782" w:author="An Tran, ACA (BUV)" w:date="2024-09-13T17:29:00Z" w16du:dateUtc="2024-09-13T10:29:00Z">
              <w:rPr>
                <w:i/>
                <w:iCs/>
                <w:szCs w:val="22"/>
              </w:rPr>
            </w:rPrChange>
          </w:rPr>
          <w:fldChar w:fldCharType="end"/>
        </w:r>
        <w:r w:rsidRPr="00863667">
          <w:rPr>
            <w:rFonts w:ascii="iCiel Avenir LT Std 35 Light" w:hAnsi="iCiel Avenir LT Std 35 Light"/>
            <w:i/>
            <w:iCs/>
            <w:sz w:val="22"/>
            <w:szCs w:val="22"/>
            <w:rPrChange w:id="10783" w:author="An Tran, ACA (BUV)" w:date="2024-09-13T17:29:00Z" w16du:dateUtc="2024-09-13T10:29:00Z">
              <w:rPr>
                <w:i/>
                <w:iCs/>
                <w:szCs w:val="22"/>
              </w:rPr>
            </w:rPrChange>
          </w:rPr>
          <w:t xml:space="preserve">, </w:t>
        </w:r>
        <w:r w:rsidRPr="00863667">
          <w:rPr>
            <w:rFonts w:ascii="iCiel Avenir LT Std 35 Light" w:hAnsi="iCiel Avenir LT Std 35 Light"/>
            <w:i/>
            <w:iCs/>
            <w:sz w:val="22"/>
            <w:szCs w:val="22"/>
            <w:rPrChange w:id="10784" w:author="An Tran, ACA (BUV)" w:date="2024-09-13T17:29:00Z" w16du:dateUtc="2024-09-13T10:29:00Z">
              <w:rPr>
                <w:i/>
                <w:iCs/>
                <w:szCs w:val="22"/>
              </w:rPr>
            </w:rPrChange>
          </w:rPr>
          <w:fldChar w:fldCharType="begin"/>
        </w:r>
        <w:r w:rsidRPr="00863667">
          <w:rPr>
            <w:rFonts w:ascii="iCiel Avenir LT Std 35 Light" w:hAnsi="iCiel Avenir LT Std 35 Light"/>
            <w:i/>
            <w:iCs/>
            <w:sz w:val="22"/>
            <w:szCs w:val="22"/>
            <w:rPrChange w:id="10785" w:author="An Tran, ACA (BUV)" w:date="2024-09-13T17:29:00Z" w16du:dateUtc="2024-09-13T10:29:00Z">
              <w:rPr>
                <w:i/>
                <w:iCs/>
                <w:szCs w:val="22"/>
              </w:rPr>
            </w:rPrChange>
          </w:rPr>
          <w:instrText>HYPERLINK "https://www.facebook.com/buvstudentcommunity"</w:instrText>
        </w:r>
        <w:r w:rsidRPr="00B8666B">
          <w:rPr>
            <w:rFonts w:ascii="iCiel Avenir LT Std 35 Light" w:hAnsi="iCiel Avenir LT Std 35 Light"/>
            <w:i/>
            <w:iCs/>
            <w:sz w:val="22"/>
            <w:szCs w:val="22"/>
          </w:rPr>
        </w:r>
        <w:r w:rsidRPr="00863667">
          <w:rPr>
            <w:rFonts w:ascii="iCiel Avenir LT Std 35 Light" w:hAnsi="iCiel Avenir LT Std 35 Light"/>
            <w:i/>
            <w:iCs/>
            <w:sz w:val="22"/>
            <w:szCs w:val="22"/>
            <w:rPrChange w:id="10786" w:author="An Tran, ACA (BUV)" w:date="2024-09-13T17:29:00Z" w16du:dateUtc="2024-09-13T10:29:00Z">
              <w:rPr>
                <w:i/>
                <w:iCs/>
                <w:szCs w:val="22"/>
              </w:rPr>
            </w:rPrChange>
          </w:rPr>
          <w:fldChar w:fldCharType="separate"/>
        </w:r>
        <w:r w:rsidRPr="00863667">
          <w:rPr>
            <w:rStyle w:val="Hyperlink"/>
            <w:rFonts w:ascii="iCiel Avenir LT Std 35 Light" w:hAnsi="iCiel Avenir LT Std 35 Light"/>
            <w:i/>
            <w:iCs/>
            <w:sz w:val="22"/>
            <w:szCs w:val="22"/>
            <w:rPrChange w:id="10787" w:author="An Tran, ACA (BUV)" w:date="2024-09-13T17:29:00Z" w16du:dateUtc="2024-09-13T10:29:00Z">
              <w:rPr>
                <w:rStyle w:val="Hyperlink"/>
                <w:i/>
                <w:iCs/>
                <w:szCs w:val="22"/>
              </w:rPr>
            </w:rPrChange>
          </w:rPr>
          <w:t>BUV Student Community</w:t>
        </w:r>
        <w:r w:rsidRPr="00863667">
          <w:rPr>
            <w:rFonts w:ascii="iCiel Avenir LT Std 35 Light" w:hAnsi="iCiel Avenir LT Std 35 Light"/>
            <w:i/>
            <w:iCs/>
            <w:sz w:val="22"/>
            <w:szCs w:val="22"/>
            <w:rPrChange w:id="10788" w:author="An Tran, ACA (BUV)" w:date="2024-09-13T17:29:00Z" w16du:dateUtc="2024-09-13T10:29:00Z">
              <w:rPr>
                <w:i/>
                <w:iCs/>
                <w:szCs w:val="22"/>
              </w:rPr>
            </w:rPrChange>
          </w:rPr>
          <w:fldChar w:fldCharType="end"/>
        </w:r>
        <w:r w:rsidRPr="00863667">
          <w:rPr>
            <w:rFonts w:ascii="iCiel Avenir LT Std 35 Light" w:hAnsi="iCiel Avenir LT Std 35 Light"/>
            <w:i/>
            <w:iCs/>
            <w:sz w:val="22"/>
            <w:szCs w:val="22"/>
            <w:rPrChange w:id="10789" w:author="An Tran, ACA (BUV)" w:date="2024-09-13T17:29:00Z" w16du:dateUtc="2024-09-13T10:29:00Z">
              <w:rPr>
                <w:i/>
                <w:iCs/>
                <w:szCs w:val="22"/>
              </w:rPr>
            </w:rPrChange>
          </w:rPr>
          <w:t xml:space="preserve"> và các </w:t>
        </w:r>
        <w:r w:rsidRPr="00863667">
          <w:rPr>
            <w:rFonts w:ascii="iCiel Avenir LT Std 35 Light" w:hAnsi="iCiel Avenir LT Std 35 Light"/>
            <w:i/>
            <w:iCs/>
            <w:sz w:val="22"/>
            <w:szCs w:val="22"/>
            <w:rPrChange w:id="10790" w:author="An Tran, ACA (BUV)" w:date="2024-09-13T17:29:00Z" w16du:dateUtc="2024-09-13T10:29:00Z">
              <w:rPr>
                <w:i/>
                <w:iCs/>
                <w:szCs w:val="22"/>
              </w:rPr>
            </w:rPrChange>
          </w:rPr>
          <w:fldChar w:fldCharType="begin"/>
        </w:r>
        <w:r w:rsidRPr="00863667">
          <w:rPr>
            <w:rFonts w:ascii="iCiel Avenir LT Std 35 Light" w:hAnsi="iCiel Avenir LT Std 35 Light"/>
            <w:i/>
            <w:iCs/>
            <w:sz w:val="22"/>
            <w:szCs w:val="22"/>
            <w:rPrChange w:id="10791" w:author="An Tran, ACA (BUV)" w:date="2024-09-13T17:29:00Z" w16du:dateUtc="2024-09-13T10:29:00Z">
              <w:rPr>
                <w:i/>
                <w:iCs/>
                <w:szCs w:val="22"/>
              </w:rPr>
            </w:rPrChange>
          </w:rPr>
          <w:instrText>HYPERLINK "https://www.facebook.com/media/set/?set=a.344431941221662&amp;type=3"</w:instrText>
        </w:r>
        <w:r w:rsidRPr="00B8666B">
          <w:rPr>
            <w:rFonts w:ascii="iCiel Avenir LT Std 35 Light" w:hAnsi="iCiel Avenir LT Std 35 Light"/>
            <w:i/>
            <w:iCs/>
            <w:sz w:val="22"/>
            <w:szCs w:val="22"/>
          </w:rPr>
        </w:r>
        <w:r w:rsidRPr="00863667">
          <w:rPr>
            <w:rFonts w:ascii="iCiel Avenir LT Std 35 Light" w:hAnsi="iCiel Avenir LT Std 35 Light"/>
            <w:i/>
            <w:iCs/>
            <w:sz w:val="22"/>
            <w:szCs w:val="22"/>
            <w:rPrChange w:id="10792" w:author="An Tran, ACA (BUV)" w:date="2024-09-13T17:29:00Z" w16du:dateUtc="2024-09-13T10:29:00Z">
              <w:rPr>
                <w:i/>
                <w:iCs/>
                <w:szCs w:val="22"/>
              </w:rPr>
            </w:rPrChange>
          </w:rPr>
          <w:fldChar w:fldCharType="separate"/>
        </w:r>
        <w:r w:rsidRPr="00863667">
          <w:rPr>
            <w:rStyle w:val="Hyperlink"/>
            <w:rFonts w:ascii="iCiel Avenir LT Std 35 Light" w:hAnsi="iCiel Avenir LT Std 35 Light"/>
            <w:i/>
            <w:iCs/>
            <w:sz w:val="22"/>
            <w:szCs w:val="22"/>
            <w:rPrChange w:id="10793" w:author="An Tran, ACA (BUV)" w:date="2024-09-13T17:29:00Z" w16du:dateUtc="2024-09-13T10:29:00Z">
              <w:rPr>
                <w:rStyle w:val="Hyperlink"/>
                <w:i/>
                <w:iCs/>
                <w:szCs w:val="22"/>
              </w:rPr>
            </w:rPrChange>
          </w:rPr>
          <w:t>Câu lạc bộ của BUV</w:t>
        </w:r>
        <w:r w:rsidRPr="00863667">
          <w:rPr>
            <w:rFonts w:ascii="iCiel Avenir LT Std 35 Light" w:hAnsi="iCiel Avenir LT Std 35 Light"/>
            <w:i/>
            <w:iCs/>
            <w:sz w:val="22"/>
            <w:szCs w:val="22"/>
            <w:rPrChange w:id="10794" w:author="An Tran, ACA (BUV)" w:date="2024-09-13T17:29:00Z" w16du:dateUtc="2024-09-13T10:29:00Z">
              <w:rPr>
                <w:i/>
                <w:iCs/>
                <w:szCs w:val="22"/>
              </w:rPr>
            </w:rPrChange>
          </w:rPr>
          <w:fldChar w:fldCharType="end"/>
        </w:r>
        <w:r w:rsidRPr="00863667">
          <w:rPr>
            <w:rFonts w:ascii="iCiel Avenir LT Std 35 Light" w:hAnsi="iCiel Avenir LT Std 35 Light"/>
            <w:i/>
            <w:iCs/>
            <w:sz w:val="22"/>
            <w:szCs w:val="22"/>
            <w:rPrChange w:id="10795" w:author="An Tran, ACA (BUV)" w:date="2024-09-13T17:29:00Z" w16du:dateUtc="2024-09-13T10:29:00Z">
              <w:rPr>
                <w:i/>
                <w:iCs/>
                <w:szCs w:val="22"/>
              </w:rPr>
            </w:rPrChange>
          </w:rPr>
          <w:t xml:space="preserve"> </w:t>
        </w:r>
        <w:r w:rsidRPr="00863667">
          <w:rPr>
            <w:rFonts w:ascii="iCiel Avenir LT Std 35 Light" w:hAnsi="iCiel Avenir LT Std 35 Light" w:cs="Calibri"/>
            <w:i/>
            <w:iCs/>
            <w:sz w:val="22"/>
            <w:szCs w:val="22"/>
            <w:rPrChange w:id="10796" w:author="An Tran, ACA (BUV)" w:date="2024-09-13T17:29:00Z" w16du:dateUtc="2024-09-13T10:29:00Z">
              <w:rPr>
                <w:rFonts w:cs="Calibri"/>
                <w:i/>
                <w:iCs/>
                <w:szCs w:val="22"/>
              </w:rPr>
            </w:rPrChange>
          </w:rPr>
          <w:t>để</w:t>
        </w:r>
        <w:r w:rsidRPr="00863667">
          <w:rPr>
            <w:rFonts w:ascii="iCiel Avenir LT Std 35 Light" w:hAnsi="iCiel Avenir LT Std 35 Light"/>
            <w:i/>
            <w:iCs/>
            <w:sz w:val="22"/>
            <w:szCs w:val="22"/>
            <w:rPrChange w:id="10797" w:author="An Tran, ACA (BUV)" w:date="2024-09-13T17:29:00Z" w16du:dateUtc="2024-09-13T10:29:00Z">
              <w:rPr>
                <w:i/>
                <w:iCs/>
                <w:szCs w:val="22"/>
              </w:rPr>
            </w:rPrChange>
          </w:rPr>
          <w:t xml:space="preserve"> nh</w:t>
        </w:r>
        <w:r w:rsidRPr="00863667">
          <w:rPr>
            <w:rFonts w:ascii="iCiel Avenir LT Std 35 Light" w:hAnsi="iCiel Avenir LT Std 35 Light" w:cs="Calibri"/>
            <w:i/>
            <w:iCs/>
            <w:sz w:val="22"/>
            <w:szCs w:val="22"/>
            <w:rPrChange w:id="10798" w:author="An Tran, ACA (BUV)" w:date="2024-09-13T17:29:00Z" w16du:dateUtc="2024-09-13T10:29:00Z">
              <w:rPr>
                <w:rFonts w:cs="Calibri"/>
                <w:i/>
                <w:iCs/>
                <w:szCs w:val="22"/>
              </w:rPr>
            </w:rPrChange>
          </w:rPr>
          <w:t>ậ</w:t>
        </w:r>
        <w:r w:rsidRPr="00863667">
          <w:rPr>
            <w:rFonts w:ascii="iCiel Avenir LT Std 35 Light" w:hAnsi="iCiel Avenir LT Std 35 Light"/>
            <w:i/>
            <w:iCs/>
            <w:sz w:val="22"/>
            <w:szCs w:val="22"/>
            <w:rPrChange w:id="10799" w:author="An Tran, ACA (BUV)" w:date="2024-09-13T17:29:00Z" w16du:dateUtc="2024-09-13T10:29:00Z">
              <w:rPr>
                <w:i/>
                <w:iCs/>
                <w:szCs w:val="22"/>
              </w:rPr>
            </w:rPrChange>
          </w:rPr>
          <w:t xml:space="preserve">n </w:t>
        </w:r>
        <w:r w:rsidRPr="00863667">
          <w:rPr>
            <w:rFonts w:ascii="iCiel Avenir LT Std 35 Light" w:hAnsi="iCiel Avenir LT Std 35 Light" w:cs="Calibri"/>
            <w:i/>
            <w:iCs/>
            <w:sz w:val="22"/>
            <w:szCs w:val="22"/>
            <w:rPrChange w:id="10800" w:author="An Tran, ACA (BUV)" w:date="2024-09-13T17:29:00Z" w16du:dateUtc="2024-09-13T10:29:00Z">
              <w:rPr>
                <w:rFonts w:cs="Calibri"/>
                <w:i/>
                <w:iCs/>
                <w:szCs w:val="22"/>
              </w:rPr>
            </w:rPrChange>
          </w:rPr>
          <w:t>đượ</w:t>
        </w:r>
        <w:r w:rsidRPr="00863667">
          <w:rPr>
            <w:rFonts w:ascii="iCiel Avenir LT Std 35 Light" w:hAnsi="iCiel Avenir LT Std 35 Light"/>
            <w:i/>
            <w:iCs/>
            <w:sz w:val="22"/>
            <w:szCs w:val="22"/>
            <w:rPrChange w:id="10801" w:author="An Tran, ACA (BUV)" w:date="2024-09-13T17:29:00Z" w16du:dateUtc="2024-09-13T10:29:00Z">
              <w:rPr>
                <w:i/>
                <w:iCs/>
                <w:szCs w:val="22"/>
              </w:rPr>
            </w:rPrChange>
          </w:rPr>
          <w:t>c nh</w:t>
        </w:r>
        <w:r w:rsidRPr="00863667">
          <w:rPr>
            <w:rFonts w:ascii="iCiel Avenir LT Std 35 Light" w:hAnsi="iCiel Avenir LT Std 35 Light" w:cs="Calibri"/>
            <w:i/>
            <w:iCs/>
            <w:sz w:val="22"/>
            <w:szCs w:val="22"/>
            <w:rPrChange w:id="10802" w:author="An Tran, ACA (BUV)" w:date="2024-09-13T17:29:00Z" w16du:dateUtc="2024-09-13T10:29:00Z">
              <w:rPr>
                <w:rFonts w:cs="Calibri"/>
                <w:i/>
                <w:iCs/>
                <w:szCs w:val="22"/>
              </w:rPr>
            </w:rPrChange>
          </w:rPr>
          <w:t>ữ</w:t>
        </w:r>
        <w:r w:rsidRPr="00863667">
          <w:rPr>
            <w:rFonts w:ascii="iCiel Avenir LT Std 35 Light" w:hAnsi="iCiel Avenir LT Std 35 Light"/>
            <w:i/>
            <w:iCs/>
            <w:sz w:val="22"/>
            <w:szCs w:val="22"/>
            <w:rPrChange w:id="10803" w:author="An Tran, ACA (BUV)" w:date="2024-09-13T17:29:00Z" w16du:dateUtc="2024-09-13T10:29:00Z">
              <w:rPr>
                <w:i/>
                <w:iCs/>
                <w:szCs w:val="22"/>
              </w:rPr>
            </w:rPrChange>
          </w:rPr>
          <w:t>ng thông tin và thông báo m</w:t>
        </w:r>
        <w:r w:rsidRPr="00863667">
          <w:rPr>
            <w:rFonts w:ascii="iCiel Avenir LT Std 35 Light" w:hAnsi="iCiel Avenir LT Std 35 Light" w:cs="Calibri"/>
            <w:i/>
            <w:iCs/>
            <w:sz w:val="22"/>
            <w:szCs w:val="22"/>
            <w:rPrChange w:id="10804" w:author="An Tran, ACA (BUV)" w:date="2024-09-13T17:29:00Z" w16du:dateUtc="2024-09-13T10:29:00Z">
              <w:rPr>
                <w:rFonts w:cs="Calibri"/>
                <w:i/>
                <w:iCs/>
                <w:szCs w:val="22"/>
              </w:rPr>
            </w:rPrChange>
          </w:rPr>
          <w:t>ớ</w:t>
        </w:r>
        <w:r w:rsidRPr="00863667">
          <w:rPr>
            <w:rFonts w:ascii="iCiel Avenir LT Std 35 Light" w:hAnsi="iCiel Avenir LT Std 35 Light"/>
            <w:i/>
            <w:iCs/>
            <w:sz w:val="22"/>
            <w:szCs w:val="22"/>
            <w:rPrChange w:id="10805" w:author="An Tran, ACA (BUV)" w:date="2024-09-13T17:29:00Z" w16du:dateUtc="2024-09-13T10:29:00Z">
              <w:rPr>
                <w:i/>
                <w:iCs/>
                <w:szCs w:val="22"/>
              </w:rPr>
            </w:rPrChange>
          </w:rPr>
          <w:t>i nh</w:t>
        </w:r>
        <w:r w:rsidRPr="00863667">
          <w:rPr>
            <w:rFonts w:ascii="iCiel Avenir LT Std 35 Light" w:hAnsi="iCiel Avenir LT Std 35 Light" w:cs="Calibri"/>
            <w:i/>
            <w:iCs/>
            <w:sz w:val="22"/>
            <w:szCs w:val="22"/>
            <w:rPrChange w:id="10806" w:author="An Tran, ACA (BUV)" w:date="2024-09-13T17:29:00Z" w16du:dateUtc="2024-09-13T10:29:00Z">
              <w:rPr>
                <w:rFonts w:cs="Calibri"/>
                <w:i/>
                <w:iCs/>
                <w:szCs w:val="22"/>
              </w:rPr>
            </w:rPrChange>
          </w:rPr>
          <w:t>ấ</w:t>
        </w:r>
        <w:r w:rsidRPr="00863667">
          <w:rPr>
            <w:rFonts w:ascii="iCiel Avenir LT Std 35 Light" w:hAnsi="iCiel Avenir LT Std 35 Light"/>
            <w:i/>
            <w:iCs/>
            <w:sz w:val="22"/>
            <w:szCs w:val="22"/>
            <w:rPrChange w:id="10807" w:author="An Tran, ACA (BUV)" w:date="2024-09-13T17:29:00Z" w16du:dateUtc="2024-09-13T10:29:00Z">
              <w:rPr>
                <w:i/>
                <w:iCs/>
                <w:szCs w:val="22"/>
              </w:rPr>
            </w:rPrChange>
          </w:rPr>
          <w:t>t v</w:t>
        </w:r>
        <w:r w:rsidRPr="00863667">
          <w:rPr>
            <w:rFonts w:ascii="iCiel Avenir LT Std 35 Light" w:hAnsi="iCiel Avenir LT Std 35 Light" w:cs="Calibri"/>
            <w:i/>
            <w:iCs/>
            <w:sz w:val="22"/>
            <w:szCs w:val="22"/>
            <w:rPrChange w:id="10808" w:author="An Tran, ACA (BUV)" w:date="2024-09-13T17:29:00Z" w16du:dateUtc="2024-09-13T10:29:00Z">
              <w:rPr>
                <w:rFonts w:cs="Calibri"/>
                <w:i/>
                <w:iCs/>
                <w:szCs w:val="22"/>
              </w:rPr>
            </w:rPrChange>
          </w:rPr>
          <w:t>ề</w:t>
        </w:r>
        <w:r w:rsidRPr="00863667">
          <w:rPr>
            <w:rFonts w:ascii="iCiel Avenir LT Std 35 Light" w:hAnsi="iCiel Avenir LT Std 35 Light"/>
            <w:i/>
            <w:iCs/>
            <w:sz w:val="22"/>
            <w:szCs w:val="22"/>
            <w:rPrChange w:id="10809" w:author="An Tran, ACA (BUV)" w:date="2024-09-13T17:29:00Z" w16du:dateUtc="2024-09-13T10:29:00Z">
              <w:rPr>
                <w:i/>
                <w:iCs/>
                <w:szCs w:val="22"/>
              </w:rPr>
            </w:rPrChange>
          </w:rPr>
          <w:t xml:space="preserve"> các s</w:t>
        </w:r>
        <w:r w:rsidRPr="00863667">
          <w:rPr>
            <w:rFonts w:ascii="iCiel Avenir LT Std 35 Light" w:hAnsi="iCiel Avenir LT Std 35 Light" w:cs="Calibri"/>
            <w:i/>
            <w:iCs/>
            <w:sz w:val="22"/>
            <w:szCs w:val="22"/>
            <w:rPrChange w:id="10810" w:author="An Tran, ACA (BUV)" w:date="2024-09-13T17:29:00Z" w16du:dateUtc="2024-09-13T10:29:00Z">
              <w:rPr>
                <w:rFonts w:cs="Calibri"/>
                <w:i/>
                <w:iCs/>
                <w:szCs w:val="22"/>
              </w:rPr>
            </w:rPrChange>
          </w:rPr>
          <w:t>ự</w:t>
        </w:r>
        <w:r w:rsidRPr="00863667">
          <w:rPr>
            <w:rFonts w:ascii="iCiel Avenir LT Std 35 Light" w:hAnsi="iCiel Avenir LT Std 35 Light"/>
            <w:i/>
            <w:iCs/>
            <w:sz w:val="22"/>
            <w:szCs w:val="22"/>
            <w:rPrChange w:id="10811" w:author="An Tran, ACA (BUV)" w:date="2024-09-13T17:29:00Z" w16du:dateUtc="2024-09-13T10:29:00Z">
              <w:rPr>
                <w:i/>
                <w:iCs/>
                <w:szCs w:val="22"/>
              </w:rPr>
            </w:rPrChange>
          </w:rPr>
          <w:t xml:space="preserve"> ki</w:t>
        </w:r>
        <w:r w:rsidRPr="00863667">
          <w:rPr>
            <w:rFonts w:ascii="iCiel Avenir LT Std 35 Light" w:hAnsi="iCiel Avenir LT Std 35 Light" w:cs="Calibri"/>
            <w:i/>
            <w:iCs/>
            <w:sz w:val="22"/>
            <w:szCs w:val="22"/>
            <w:rPrChange w:id="10812" w:author="An Tran, ACA (BUV)" w:date="2024-09-13T17:29:00Z" w16du:dateUtc="2024-09-13T10:29:00Z">
              <w:rPr>
                <w:rFonts w:cs="Calibri"/>
                <w:i/>
                <w:iCs/>
                <w:szCs w:val="22"/>
              </w:rPr>
            </w:rPrChange>
          </w:rPr>
          <w:t>ệ</w:t>
        </w:r>
        <w:r w:rsidRPr="00863667">
          <w:rPr>
            <w:rFonts w:ascii="iCiel Avenir LT Std 35 Light" w:hAnsi="iCiel Avenir LT Std 35 Light"/>
            <w:i/>
            <w:iCs/>
            <w:sz w:val="22"/>
            <w:szCs w:val="22"/>
            <w:rPrChange w:id="10813" w:author="An Tran, ACA (BUV)" w:date="2024-09-13T17:29:00Z" w16du:dateUtc="2024-09-13T10:29:00Z">
              <w:rPr>
                <w:i/>
                <w:iCs/>
                <w:szCs w:val="22"/>
              </w:rPr>
            </w:rPrChange>
          </w:rPr>
          <w:t>n c</w:t>
        </w:r>
        <w:r w:rsidRPr="00863667">
          <w:rPr>
            <w:rFonts w:ascii="iCiel Avenir LT Std 35 Light" w:hAnsi="iCiel Avenir LT Std 35 Light" w:cs="Calibri"/>
            <w:i/>
            <w:iCs/>
            <w:sz w:val="22"/>
            <w:szCs w:val="22"/>
            <w:rPrChange w:id="10814" w:author="An Tran, ACA (BUV)" w:date="2024-09-13T17:29:00Z" w16du:dateUtc="2024-09-13T10:29:00Z">
              <w:rPr>
                <w:rFonts w:cs="Calibri"/>
                <w:i/>
                <w:iCs/>
                <w:szCs w:val="22"/>
              </w:rPr>
            </w:rPrChange>
          </w:rPr>
          <w:t>ũ</w:t>
        </w:r>
        <w:r w:rsidRPr="00863667">
          <w:rPr>
            <w:rFonts w:ascii="iCiel Avenir LT Std 35 Light" w:hAnsi="iCiel Avenir LT Std 35 Light"/>
            <w:i/>
            <w:iCs/>
            <w:sz w:val="22"/>
            <w:szCs w:val="22"/>
            <w:rPrChange w:id="10815" w:author="An Tran, ACA (BUV)" w:date="2024-09-13T17:29:00Z" w16du:dateUtc="2024-09-13T10:29:00Z">
              <w:rPr>
                <w:i/>
                <w:iCs/>
                <w:szCs w:val="22"/>
              </w:rPr>
            </w:rPrChange>
          </w:rPr>
          <w:t>ng nh</w:t>
        </w:r>
        <w:r w:rsidRPr="00863667">
          <w:rPr>
            <w:rFonts w:ascii="iCiel Avenir LT Std 35 Light" w:hAnsi="iCiel Avenir LT Std 35 Light" w:cs="Calibri"/>
            <w:i/>
            <w:iCs/>
            <w:sz w:val="22"/>
            <w:szCs w:val="22"/>
            <w:rPrChange w:id="10816" w:author="An Tran, ACA (BUV)" w:date="2024-09-13T17:29:00Z" w16du:dateUtc="2024-09-13T10:29:00Z">
              <w:rPr>
                <w:rFonts w:cs="Calibri"/>
                <w:i/>
                <w:iCs/>
                <w:szCs w:val="22"/>
              </w:rPr>
            </w:rPrChange>
          </w:rPr>
          <w:t>ư</w:t>
        </w:r>
        <w:r w:rsidRPr="00863667">
          <w:rPr>
            <w:rFonts w:ascii="iCiel Avenir LT Std 35 Light" w:hAnsi="iCiel Avenir LT Std 35 Light"/>
            <w:i/>
            <w:iCs/>
            <w:sz w:val="22"/>
            <w:szCs w:val="22"/>
            <w:rPrChange w:id="10817" w:author="An Tran, ACA (BUV)" w:date="2024-09-13T17:29:00Z" w16du:dateUtc="2024-09-13T10:29:00Z">
              <w:rPr>
                <w:i/>
                <w:iCs/>
                <w:szCs w:val="22"/>
              </w:rPr>
            </w:rPrChange>
          </w:rPr>
          <w:t xml:space="preserve"> ho</w:t>
        </w:r>
        <w:r w:rsidRPr="00863667">
          <w:rPr>
            <w:rFonts w:ascii="iCiel Avenir LT Std 35 Light" w:hAnsi="iCiel Avenir LT Std 35 Light" w:cs="Calibri"/>
            <w:i/>
            <w:iCs/>
            <w:sz w:val="22"/>
            <w:szCs w:val="22"/>
            <w:rPrChange w:id="10818" w:author="An Tran, ACA (BUV)" w:date="2024-09-13T17:29:00Z" w16du:dateUtc="2024-09-13T10:29:00Z">
              <w:rPr>
                <w:rFonts w:cs="Calibri"/>
                <w:i/>
                <w:iCs/>
                <w:szCs w:val="22"/>
              </w:rPr>
            </w:rPrChange>
          </w:rPr>
          <w:t>ạ</w:t>
        </w:r>
        <w:r w:rsidRPr="00863667">
          <w:rPr>
            <w:rFonts w:ascii="iCiel Avenir LT Std 35 Light" w:hAnsi="iCiel Avenir LT Std 35 Light"/>
            <w:i/>
            <w:iCs/>
            <w:sz w:val="22"/>
            <w:szCs w:val="22"/>
            <w:rPrChange w:id="10819" w:author="An Tran, ACA (BUV)" w:date="2024-09-13T17:29:00Z" w16du:dateUtc="2024-09-13T10:29:00Z">
              <w:rPr>
                <w:i/>
                <w:iCs/>
                <w:szCs w:val="22"/>
              </w:rPr>
            </w:rPrChange>
          </w:rPr>
          <w:t xml:space="preserve">t </w:t>
        </w:r>
        <w:r w:rsidRPr="00863667">
          <w:rPr>
            <w:rFonts w:ascii="iCiel Avenir LT Std 35 Light" w:hAnsi="iCiel Avenir LT Std 35 Light" w:cs="Calibri"/>
            <w:i/>
            <w:iCs/>
            <w:sz w:val="22"/>
            <w:szCs w:val="22"/>
            <w:rPrChange w:id="10820" w:author="An Tran, ACA (BUV)" w:date="2024-09-13T17:29:00Z" w16du:dateUtc="2024-09-13T10:29:00Z">
              <w:rPr>
                <w:rFonts w:cs="Calibri"/>
                <w:i/>
                <w:iCs/>
                <w:szCs w:val="22"/>
              </w:rPr>
            </w:rPrChange>
          </w:rPr>
          <w:t>độ</w:t>
        </w:r>
        <w:r w:rsidRPr="00863667">
          <w:rPr>
            <w:rFonts w:ascii="iCiel Avenir LT Std 35 Light" w:hAnsi="iCiel Avenir LT Std 35 Light"/>
            <w:i/>
            <w:iCs/>
            <w:sz w:val="22"/>
            <w:szCs w:val="22"/>
            <w:rPrChange w:id="10821" w:author="An Tran, ACA (BUV)" w:date="2024-09-13T17:29:00Z" w16du:dateUtc="2024-09-13T10:29:00Z">
              <w:rPr>
                <w:i/>
                <w:iCs/>
                <w:szCs w:val="22"/>
              </w:rPr>
            </w:rPrChange>
          </w:rPr>
          <w:t>ng dành cho C</w:t>
        </w:r>
        <w:r w:rsidRPr="00863667">
          <w:rPr>
            <w:rFonts w:ascii="iCiel Avenir LT Std 35 Light" w:hAnsi="iCiel Avenir LT Std 35 Light" w:cs="Calibri"/>
            <w:i/>
            <w:iCs/>
            <w:sz w:val="22"/>
            <w:szCs w:val="22"/>
            <w:rPrChange w:id="10822" w:author="An Tran, ACA (BUV)" w:date="2024-09-13T17:29:00Z" w16du:dateUtc="2024-09-13T10:29:00Z">
              <w:rPr>
                <w:rFonts w:cs="Calibri"/>
                <w:i/>
                <w:iCs/>
                <w:szCs w:val="22"/>
              </w:rPr>
            </w:rPrChange>
          </w:rPr>
          <w:t>ộ</w:t>
        </w:r>
        <w:r w:rsidRPr="00863667">
          <w:rPr>
            <w:rFonts w:ascii="iCiel Avenir LT Std 35 Light" w:hAnsi="iCiel Avenir LT Std 35 Light"/>
            <w:i/>
            <w:iCs/>
            <w:sz w:val="22"/>
            <w:szCs w:val="22"/>
            <w:rPrChange w:id="10823" w:author="An Tran, ACA (BUV)" w:date="2024-09-13T17:29:00Z" w16du:dateUtc="2024-09-13T10:29:00Z">
              <w:rPr>
                <w:i/>
                <w:iCs/>
                <w:szCs w:val="22"/>
              </w:rPr>
            </w:rPrChange>
          </w:rPr>
          <w:t xml:space="preserve">ng </w:t>
        </w:r>
        <w:r w:rsidRPr="00863667">
          <w:rPr>
            <w:rFonts w:ascii="iCiel Avenir LT Std 35 Light" w:hAnsi="iCiel Avenir LT Std 35 Light" w:cs="Calibri"/>
            <w:i/>
            <w:iCs/>
            <w:sz w:val="22"/>
            <w:szCs w:val="22"/>
            <w:rPrChange w:id="10824" w:author="An Tran, ACA (BUV)" w:date="2024-09-13T17:29:00Z" w16du:dateUtc="2024-09-13T10:29:00Z">
              <w:rPr>
                <w:rFonts w:cs="Calibri"/>
                <w:i/>
                <w:iCs/>
                <w:szCs w:val="22"/>
              </w:rPr>
            </w:rPrChange>
          </w:rPr>
          <w:t>đồ</w:t>
        </w:r>
        <w:r w:rsidRPr="00863667">
          <w:rPr>
            <w:rFonts w:ascii="iCiel Avenir LT Std 35 Light" w:hAnsi="iCiel Avenir LT Std 35 Light"/>
            <w:i/>
            <w:iCs/>
            <w:sz w:val="22"/>
            <w:szCs w:val="22"/>
            <w:rPrChange w:id="10825" w:author="An Tran, ACA (BUV)" w:date="2024-09-13T17:29:00Z" w16du:dateUtc="2024-09-13T10:29:00Z">
              <w:rPr>
                <w:i/>
                <w:iCs/>
                <w:szCs w:val="22"/>
              </w:rPr>
            </w:rPrChange>
          </w:rPr>
          <w:t>ng sinh viên BUV.</w:t>
        </w:r>
      </w:ins>
      <w:del w:id="10826" w:author="An Tran, ACA (BUV)" w:date="2024-09-12T11:07:00Z" w16du:dateUtc="2024-09-12T04:07:00Z">
        <w:r w:rsidR="00E20BF9" w:rsidRPr="00863667" w:rsidDel="003C6139">
          <w:rPr>
            <w:rFonts w:ascii="iCiel Avenir LT Std 35 Light" w:hAnsi="iCiel Avenir LT Std 35 Light" w:cs="Arial"/>
            <w:szCs w:val="22"/>
            <w:lang w:val="vi-VN"/>
            <w:rPrChange w:id="10827" w:author="An Tran, ACA (BUV)" w:date="2024-09-13T17:29:00Z" w16du:dateUtc="2024-09-13T10:29:00Z">
              <w:rPr>
                <w:rFonts w:cs="Arial"/>
                <w:szCs w:val="22"/>
                <w:lang w:val="vi-VN"/>
              </w:rPr>
            </w:rPrChange>
          </w:rPr>
          <w:delText xml:space="preserve">Is the Internship programme at BUV compulsory to students? / </w:delText>
        </w:r>
        <w:r w:rsidR="00E20BF9" w:rsidRPr="00863667" w:rsidDel="003C6139">
          <w:rPr>
            <w:rFonts w:ascii="iCiel Avenir LT Std 35 Light" w:hAnsi="iCiel Avenir LT Std 35 Light" w:cs="Arial"/>
            <w:i/>
            <w:iCs/>
            <w:szCs w:val="22"/>
            <w:lang w:val="vi-VN"/>
            <w:rPrChange w:id="10828" w:author="An Tran, ACA (BUV)" w:date="2024-09-13T17:29:00Z" w16du:dateUtc="2024-09-13T10:29:00Z">
              <w:rPr>
                <w:rFonts w:cs="Arial"/>
                <w:i/>
                <w:iCs/>
                <w:szCs w:val="22"/>
                <w:lang w:val="vi-VN"/>
              </w:rPr>
            </w:rPrChange>
          </w:rPr>
          <w:delText>Ch</w:delText>
        </w:r>
        <w:r w:rsidR="00E20BF9" w:rsidRPr="00863667" w:rsidDel="003C6139">
          <w:rPr>
            <w:rFonts w:ascii="iCiel Avenir LT Std 35 Light" w:hAnsi="iCiel Avenir LT Std 35 Light" w:cs="Calibri"/>
            <w:i/>
            <w:iCs/>
            <w:szCs w:val="22"/>
            <w:lang w:val="vi-VN"/>
            <w:rPrChange w:id="10829" w:author="An Tran, ACA (BUV)" w:date="2024-09-13T17:29:00Z" w16du:dateUtc="2024-09-13T10:29:00Z">
              <w:rPr>
                <w:rFonts w:cs="Calibri"/>
                <w:i/>
                <w:iCs/>
                <w:szCs w:val="22"/>
                <w:lang w:val="vi-VN"/>
              </w:rPr>
            </w:rPrChange>
          </w:rPr>
          <w:delText>ươ</w:delText>
        </w:r>
        <w:r w:rsidR="00E20BF9" w:rsidRPr="00863667" w:rsidDel="003C6139">
          <w:rPr>
            <w:rFonts w:ascii="iCiel Avenir LT Std 35 Light" w:hAnsi="iCiel Avenir LT Std 35 Light" w:cs="Arial"/>
            <w:i/>
            <w:iCs/>
            <w:szCs w:val="22"/>
            <w:lang w:val="vi-VN"/>
            <w:rPrChange w:id="10830" w:author="An Tran, ACA (BUV)" w:date="2024-09-13T17:29:00Z" w16du:dateUtc="2024-09-13T10:29:00Z">
              <w:rPr>
                <w:rFonts w:cs="Arial"/>
                <w:i/>
                <w:iCs/>
                <w:szCs w:val="22"/>
                <w:lang w:val="vi-VN"/>
              </w:rPr>
            </w:rPrChange>
          </w:rPr>
          <w:delText>ng tr</w:delText>
        </w:r>
        <w:r w:rsidR="00E20BF9" w:rsidRPr="00863667" w:rsidDel="003C6139">
          <w:rPr>
            <w:rFonts w:ascii="iCiel Avenir LT Std 35 Light" w:hAnsi="iCiel Avenir LT Std 35 Light" w:cs="Avenir Next LT Pro"/>
            <w:i/>
            <w:iCs/>
            <w:szCs w:val="22"/>
            <w:lang w:val="vi-VN"/>
            <w:rPrChange w:id="10831" w:author="An Tran, ACA (BUV)" w:date="2024-09-13T17:29:00Z" w16du:dateUtc="2024-09-13T10:29:00Z">
              <w:rPr>
                <w:rFonts w:cs="Avenir Next LT Pro"/>
                <w:i/>
                <w:iCs/>
                <w:szCs w:val="22"/>
                <w:lang w:val="vi-VN"/>
              </w:rPr>
            </w:rPrChange>
          </w:rPr>
          <w:delText>ì</w:delText>
        </w:r>
        <w:r w:rsidR="00E20BF9" w:rsidRPr="00863667" w:rsidDel="003C6139">
          <w:rPr>
            <w:rFonts w:ascii="iCiel Avenir LT Std 35 Light" w:hAnsi="iCiel Avenir LT Std 35 Light" w:cs="Arial"/>
            <w:i/>
            <w:iCs/>
            <w:szCs w:val="22"/>
            <w:lang w:val="vi-VN"/>
            <w:rPrChange w:id="10832" w:author="An Tran, ACA (BUV)" w:date="2024-09-13T17:29:00Z" w16du:dateUtc="2024-09-13T10:29:00Z">
              <w:rPr>
                <w:rFonts w:cs="Arial"/>
                <w:i/>
                <w:iCs/>
                <w:szCs w:val="22"/>
                <w:lang w:val="vi-VN"/>
              </w:rPr>
            </w:rPrChange>
          </w:rPr>
          <w:delText>nh Th</w:delText>
        </w:r>
        <w:r w:rsidR="00E20BF9" w:rsidRPr="00863667" w:rsidDel="003C6139">
          <w:rPr>
            <w:rFonts w:ascii="iCiel Avenir LT Std 35 Light" w:hAnsi="iCiel Avenir LT Std 35 Light" w:cs="Calibri"/>
            <w:i/>
            <w:iCs/>
            <w:szCs w:val="22"/>
            <w:lang w:val="vi-VN"/>
            <w:rPrChange w:id="10833" w:author="An Tran, ACA (BUV)" w:date="2024-09-13T17:29:00Z" w16du:dateUtc="2024-09-13T10:29:00Z">
              <w:rPr>
                <w:rFonts w:cs="Calibri"/>
                <w:i/>
                <w:iCs/>
                <w:szCs w:val="22"/>
                <w:lang w:val="vi-VN"/>
              </w:rPr>
            </w:rPrChange>
          </w:rPr>
          <w:delText>ự</w:delText>
        </w:r>
        <w:r w:rsidR="00E20BF9" w:rsidRPr="00863667" w:rsidDel="003C6139">
          <w:rPr>
            <w:rFonts w:ascii="iCiel Avenir LT Std 35 Light" w:hAnsi="iCiel Avenir LT Std 35 Light" w:cs="Arial"/>
            <w:i/>
            <w:iCs/>
            <w:szCs w:val="22"/>
            <w:lang w:val="vi-VN"/>
            <w:rPrChange w:id="10834" w:author="An Tran, ACA (BUV)" w:date="2024-09-13T17:29:00Z" w16du:dateUtc="2024-09-13T10:29:00Z">
              <w:rPr>
                <w:rFonts w:cs="Arial"/>
                <w:i/>
                <w:iCs/>
                <w:szCs w:val="22"/>
                <w:lang w:val="vi-VN"/>
              </w:rPr>
            </w:rPrChange>
          </w:rPr>
          <w:delText>c t</w:delText>
        </w:r>
        <w:r w:rsidR="00E20BF9" w:rsidRPr="00863667" w:rsidDel="003C6139">
          <w:rPr>
            <w:rFonts w:ascii="iCiel Avenir LT Std 35 Light" w:hAnsi="iCiel Avenir LT Std 35 Light" w:cs="Calibri"/>
            <w:i/>
            <w:iCs/>
            <w:szCs w:val="22"/>
            <w:lang w:val="vi-VN"/>
            <w:rPrChange w:id="10835" w:author="An Tran, ACA (BUV)" w:date="2024-09-13T17:29:00Z" w16du:dateUtc="2024-09-13T10:29:00Z">
              <w:rPr>
                <w:rFonts w:cs="Calibri"/>
                <w:i/>
                <w:iCs/>
                <w:szCs w:val="22"/>
                <w:lang w:val="vi-VN"/>
              </w:rPr>
            </w:rPrChange>
          </w:rPr>
          <w:delText>ậ</w:delText>
        </w:r>
        <w:r w:rsidR="00E20BF9" w:rsidRPr="00863667" w:rsidDel="003C6139">
          <w:rPr>
            <w:rFonts w:ascii="iCiel Avenir LT Std 35 Light" w:hAnsi="iCiel Avenir LT Std 35 Light" w:cs="Arial"/>
            <w:i/>
            <w:iCs/>
            <w:szCs w:val="22"/>
            <w:lang w:val="vi-VN"/>
            <w:rPrChange w:id="10836" w:author="An Tran, ACA (BUV)" w:date="2024-09-13T17:29:00Z" w16du:dateUtc="2024-09-13T10:29:00Z">
              <w:rPr>
                <w:rFonts w:cs="Arial"/>
                <w:i/>
                <w:iCs/>
                <w:szCs w:val="22"/>
                <w:lang w:val="vi-VN"/>
              </w:rPr>
            </w:rPrChange>
          </w:rPr>
          <w:delText>p t</w:delText>
        </w:r>
        <w:r w:rsidR="00E20BF9" w:rsidRPr="00863667" w:rsidDel="003C6139">
          <w:rPr>
            <w:rFonts w:ascii="iCiel Avenir LT Std 35 Light" w:hAnsi="iCiel Avenir LT Std 35 Light" w:cs="Calibri"/>
            <w:i/>
            <w:iCs/>
            <w:szCs w:val="22"/>
            <w:lang w:val="vi-VN"/>
            <w:rPrChange w:id="10837" w:author="An Tran, ACA (BUV)" w:date="2024-09-13T17:29:00Z" w16du:dateUtc="2024-09-13T10:29:00Z">
              <w:rPr>
                <w:rFonts w:cs="Calibri"/>
                <w:i/>
                <w:iCs/>
                <w:szCs w:val="22"/>
                <w:lang w:val="vi-VN"/>
              </w:rPr>
            </w:rPrChange>
          </w:rPr>
          <w:delText>ạ</w:delText>
        </w:r>
        <w:r w:rsidR="00E20BF9" w:rsidRPr="00863667" w:rsidDel="003C6139">
          <w:rPr>
            <w:rFonts w:ascii="iCiel Avenir LT Std 35 Light" w:hAnsi="iCiel Avenir LT Std 35 Light" w:cs="Arial"/>
            <w:i/>
            <w:iCs/>
            <w:szCs w:val="22"/>
            <w:lang w:val="vi-VN"/>
            <w:rPrChange w:id="10838" w:author="An Tran, ACA (BUV)" w:date="2024-09-13T17:29:00Z" w16du:dateUtc="2024-09-13T10:29:00Z">
              <w:rPr>
                <w:rFonts w:cs="Arial"/>
                <w:i/>
                <w:iCs/>
                <w:szCs w:val="22"/>
                <w:lang w:val="vi-VN"/>
              </w:rPr>
            </w:rPrChange>
          </w:rPr>
          <w:delText>i BUV có b</w:delText>
        </w:r>
        <w:r w:rsidR="00E20BF9" w:rsidRPr="00863667" w:rsidDel="003C6139">
          <w:rPr>
            <w:rFonts w:ascii="iCiel Avenir LT Std 35 Light" w:hAnsi="iCiel Avenir LT Std 35 Light" w:cs="Calibri"/>
            <w:i/>
            <w:iCs/>
            <w:szCs w:val="22"/>
            <w:lang w:val="vi-VN"/>
            <w:rPrChange w:id="10839" w:author="An Tran, ACA (BUV)" w:date="2024-09-13T17:29:00Z" w16du:dateUtc="2024-09-13T10:29:00Z">
              <w:rPr>
                <w:rFonts w:cs="Calibri"/>
                <w:i/>
                <w:iCs/>
                <w:szCs w:val="22"/>
                <w:lang w:val="vi-VN"/>
              </w:rPr>
            </w:rPrChange>
          </w:rPr>
          <w:delText>ắ</w:delText>
        </w:r>
        <w:r w:rsidR="00E20BF9" w:rsidRPr="00863667" w:rsidDel="003C6139">
          <w:rPr>
            <w:rFonts w:ascii="iCiel Avenir LT Std 35 Light" w:hAnsi="iCiel Avenir LT Std 35 Light" w:cs="Arial"/>
            <w:i/>
            <w:iCs/>
            <w:szCs w:val="22"/>
            <w:lang w:val="vi-VN"/>
            <w:rPrChange w:id="10840" w:author="An Tran, ACA (BUV)" w:date="2024-09-13T17:29:00Z" w16du:dateUtc="2024-09-13T10:29:00Z">
              <w:rPr>
                <w:rFonts w:cs="Arial"/>
                <w:i/>
                <w:iCs/>
                <w:szCs w:val="22"/>
                <w:lang w:val="vi-VN"/>
              </w:rPr>
            </w:rPrChange>
          </w:rPr>
          <w:delText>t bu</w:delText>
        </w:r>
        <w:r w:rsidR="00E20BF9" w:rsidRPr="00863667" w:rsidDel="003C6139">
          <w:rPr>
            <w:rFonts w:ascii="iCiel Avenir LT Std 35 Light" w:hAnsi="iCiel Avenir LT Std 35 Light" w:cs="Calibri"/>
            <w:i/>
            <w:iCs/>
            <w:szCs w:val="22"/>
            <w:lang w:val="vi-VN"/>
            <w:rPrChange w:id="10841" w:author="An Tran, ACA (BUV)" w:date="2024-09-13T17:29:00Z" w16du:dateUtc="2024-09-13T10:29:00Z">
              <w:rPr>
                <w:rFonts w:cs="Calibri"/>
                <w:i/>
                <w:iCs/>
                <w:szCs w:val="22"/>
                <w:lang w:val="vi-VN"/>
              </w:rPr>
            </w:rPrChange>
          </w:rPr>
          <w:delText>ộ</w:delText>
        </w:r>
        <w:r w:rsidR="00E20BF9" w:rsidRPr="00863667" w:rsidDel="003C6139">
          <w:rPr>
            <w:rFonts w:ascii="iCiel Avenir LT Std 35 Light" w:hAnsi="iCiel Avenir LT Std 35 Light" w:cs="Arial"/>
            <w:i/>
            <w:iCs/>
            <w:szCs w:val="22"/>
            <w:lang w:val="vi-VN"/>
            <w:rPrChange w:id="10842" w:author="An Tran, ACA (BUV)" w:date="2024-09-13T17:29:00Z" w16du:dateUtc="2024-09-13T10:29:00Z">
              <w:rPr>
                <w:rFonts w:cs="Arial"/>
                <w:i/>
                <w:iCs/>
                <w:szCs w:val="22"/>
                <w:lang w:val="vi-VN"/>
              </w:rPr>
            </w:rPrChange>
          </w:rPr>
          <w:delText>c đ</w:delText>
        </w:r>
        <w:r w:rsidR="00E20BF9" w:rsidRPr="00863667" w:rsidDel="003C6139">
          <w:rPr>
            <w:rFonts w:ascii="iCiel Avenir LT Std 35 Light" w:hAnsi="iCiel Avenir LT Std 35 Light" w:cs="Calibri"/>
            <w:i/>
            <w:iCs/>
            <w:szCs w:val="22"/>
            <w:lang w:val="vi-VN"/>
            <w:rPrChange w:id="10843" w:author="An Tran, ACA (BUV)" w:date="2024-09-13T17:29:00Z" w16du:dateUtc="2024-09-13T10:29:00Z">
              <w:rPr>
                <w:rFonts w:cs="Calibri"/>
                <w:i/>
                <w:iCs/>
                <w:szCs w:val="22"/>
                <w:lang w:val="vi-VN"/>
              </w:rPr>
            </w:rPrChange>
          </w:rPr>
          <w:delText>ố</w:delText>
        </w:r>
        <w:r w:rsidR="00E20BF9" w:rsidRPr="00863667" w:rsidDel="003C6139">
          <w:rPr>
            <w:rFonts w:ascii="iCiel Avenir LT Std 35 Light" w:hAnsi="iCiel Avenir LT Std 35 Light" w:cs="Arial"/>
            <w:i/>
            <w:iCs/>
            <w:szCs w:val="22"/>
            <w:lang w:val="vi-VN"/>
            <w:rPrChange w:id="10844" w:author="An Tran, ACA (BUV)" w:date="2024-09-13T17:29:00Z" w16du:dateUtc="2024-09-13T10:29:00Z">
              <w:rPr>
                <w:rFonts w:cs="Arial"/>
                <w:i/>
                <w:iCs/>
                <w:szCs w:val="22"/>
                <w:lang w:val="vi-VN"/>
              </w:rPr>
            </w:rPrChange>
          </w:rPr>
          <w:delText>i v</w:delText>
        </w:r>
        <w:r w:rsidR="00E20BF9" w:rsidRPr="00863667" w:rsidDel="003C6139">
          <w:rPr>
            <w:rFonts w:ascii="iCiel Avenir LT Std 35 Light" w:hAnsi="iCiel Avenir LT Std 35 Light" w:cs="Calibri"/>
            <w:i/>
            <w:iCs/>
            <w:szCs w:val="22"/>
            <w:lang w:val="vi-VN"/>
            <w:rPrChange w:id="10845" w:author="An Tran, ACA (BUV)" w:date="2024-09-13T17:29:00Z" w16du:dateUtc="2024-09-13T10:29:00Z">
              <w:rPr>
                <w:rFonts w:cs="Calibri"/>
                <w:i/>
                <w:iCs/>
                <w:szCs w:val="22"/>
                <w:lang w:val="vi-VN"/>
              </w:rPr>
            </w:rPrChange>
          </w:rPr>
          <w:delText>ớ</w:delText>
        </w:r>
        <w:r w:rsidR="00E20BF9" w:rsidRPr="00863667" w:rsidDel="003C6139">
          <w:rPr>
            <w:rFonts w:ascii="iCiel Avenir LT Std 35 Light" w:hAnsi="iCiel Avenir LT Std 35 Light" w:cs="Arial"/>
            <w:i/>
            <w:iCs/>
            <w:szCs w:val="22"/>
            <w:lang w:val="vi-VN"/>
            <w:rPrChange w:id="10846" w:author="An Tran, ACA (BUV)" w:date="2024-09-13T17:29:00Z" w16du:dateUtc="2024-09-13T10:29:00Z">
              <w:rPr>
                <w:rFonts w:cs="Arial"/>
                <w:i/>
                <w:iCs/>
                <w:szCs w:val="22"/>
                <w:lang w:val="vi-VN"/>
              </w:rPr>
            </w:rPrChange>
          </w:rPr>
          <w:delText>i sinh viên không?</w:delText>
        </w:r>
        <w:bookmarkEnd w:id="9729"/>
      </w:del>
    </w:p>
    <w:p w14:paraId="66A7581B" w14:textId="5613D04A" w:rsidR="00E20BF9" w:rsidRPr="00D427AB" w:rsidDel="003C6139" w:rsidRDefault="00E20BF9">
      <w:pPr>
        <w:rPr>
          <w:del w:id="10847" w:author="An Tran, ACA (BUV)" w:date="2024-09-12T11:07:00Z" w16du:dateUtc="2024-09-12T04:07:00Z"/>
          <w:rFonts w:cs="Arial"/>
          <w:bCs/>
          <w:szCs w:val="22"/>
          <w:u w:val="single"/>
          <w:lang w:val="vi-VN"/>
        </w:rPr>
        <w:pPrChange w:id="1084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849"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0850"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0851"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0852"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0853"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0854"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0855"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0856" w:author="An Tran, ACA (BUV)" w:date="2024-09-13T17:29:00Z" w16du:dateUtc="2024-09-13T10:29:00Z">
              <w:rPr>
                <w:rFonts w:cs="Arial"/>
                <w:bCs/>
                <w:szCs w:val="22"/>
                <w:u w:val="single"/>
                <w:lang w:val="vi-VN"/>
              </w:rPr>
            </w:rPrChange>
          </w:rPr>
          <w:delText>:</w:delText>
        </w:r>
      </w:del>
    </w:p>
    <w:p w14:paraId="181C9134" w14:textId="00587C67" w:rsidR="00C1363F" w:rsidRPr="00D427AB" w:rsidDel="003C6139" w:rsidRDefault="00C1363F">
      <w:pPr>
        <w:rPr>
          <w:del w:id="10857" w:author="An Tran, ACA (BUV)" w:date="2024-09-12T11:07:00Z" w16du:dateUtc="2024-09-12T04:07:00Z"/>
          <w:rFonts w:cs="Arial"/>
          <w:szCs w:val="22"/>
        </w:rPr>
        <w:pPrChange w:id="1085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859" w:author="An Tran, ACA (BUV)" w:date="2024-09-12T11:07:00Z" w16du:dateUtc="2024-09-12T04:07:00Z">
        <w:r w:rsidRPr="00863667" w:rsidDel="003C6139">
          <w:rPr>
            <w:rFonts w:ascii="iCiel Avenir LT Std 35 Light" w:hAnsi="iCiel Avenir LT Std 35 Light" w:cs="Arial"/>
            <w:sz w:val="22"/>
            <w:szCs w:val="22"/>
            <w:rPrChange w:id="10860" w:author="An Tran, ACA (BUV)" w:date="2024-09-13T17:29:00Z" w16du:dateUtc="2024-09-13T10:29:00Z">
              <w:rPr>
                <w:rFonts w:cs="Arial"/>
                <w:szCs w:val="22"/>
              </w:rPr>
            </w:rPrChange>
          </w:rPr>
          <w:delText>In today's dynamic labour market, internships are no longer the sole pathway for students to acquire professional experience. The study programmes at BUV encourage and facilitate students to explore a variety of professional opportunities, both during the PSG semesters and academic study semesters.</w:delText>
        </w:r>
      </w:del>
    </w:p>
    <w:p w14:paraId="1AFB33E9" w14:textId="74190758" w:rsidR="00C1363F" w:rsidRPr="00D427AB" w:rsidDel="003C6139" w:rsidRDefault="00C1363F">
      <w:pPr>
        <w:rPr>
          <w:del w:id="10861" w:author="An Tran, ACA (BUV)" w:date="2024-09-12T11:07:00Z" w16du:dateUtc="2024-09-12T04:07:00Z"/>
          <w:rFonts w:cs="Arial"/>
          <w:szCs w:val="22"/>
        </w:rPr>
        <w:pPrChange w:id="1086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863" w:author="An Tran, ACA (BUV)" w:date="2024-09-12T11:07:00Z" w16du:dateUtc="2024-09-12T04:07:00Z">
        <w:r w:rsidRPr="00863667" w:rsidDel="003C6139">
          <w:rPr>
            <w:rFonts w:ascii="iCiel Avenir LT Std 35 Light" w:hAnsi="iCiel Avenir LT Std 35 Light" w:cs="Arial"/>
            <w:sz w:val="22"/>
            <w:szCs w:val="22"/>
            <w:rPrChange w:id="10864" w:author="An Tran, ACA (BUV)" w:date="2024-09-13T17:29:00Z" w16du:dateUtc="2024-09-13T10:29:00Z">
              <w:rPr>
                <w:rFonts w:cs="Arial"/>
                <w:szCs w:val="22"/>
              </w:rPr>
            </w:rPrChange>
          </w:rPr>
          <w:delTex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a qualified industry professional’s feedback (only for some specific programmes). Alternatively, students may participate in the international study mobility program organized by the BUV International Office.</w:delText>
        </w:r>
      </w:del>
    </w:p>
    <w:p w14:paraId="32033814" w14:textId="514D8F3A" w:rsidR="00C1363F" w:rsidRPr="00D427AB" w:rsidDel="003C6139" w:rsidRDefault="00C1363F">
      <w:pPr>
        <w:rPr>
          <w:del w:id="10865" w:author="An Tran, ACA (BUV)" w:date="2024-09-12T11:07:00Z" w16du:dateUtc="2024-09-12T04:07:00Z"/>
          <w:rFonts w:cs="Arial"/>
          <w:szCs w:val="22"/>
        </w:rPr>
        <w:pPrChange w:id="1086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867" w:author="An Tran, ACA (BUV)" w:date="2024-09-12T11:07:00Z" w16du:dateUtc="2024-09-12T04:07:00Z">
        <w:r w:rsidRPr="00863667" w:rsidDel="003C6139">
          <w:rPr>
            <w:rFonts w:ascii="iCiel Avenir LT Std 35 Light" w:hAnsi="iCiel Avenir LT Std 35 Light" w:cs="Arial"/>
            <w:sz w:val="22"/>
            <w:szCs w:val="22"/>
            <w:rPrChange w:id="10868" w:author="An Tran, ACA (BUV)" w:date="2024-09-13T17:29:00Z" w16du:dateUtc="2024-09-13T10:29:00Z">
              <w:rPr>
                <w:rFonts w:cs="Arial"/>
                <w:szCs w:val="22"/>
              </w:rPr>
            </w:rPrChange>
          </w:rPr>
          <w:delText xml:space="preserve">Certain modules within the Staffordshire University’s academic programme also require the completion of work placements and internships as part of the module’s assessment. These are compulsory and must adhere to specific requirements of the modules, for example the minimum number of working hours, the company’s business/scale etc. Alongside the Module Leader, the BUV Career Services &amp; Industry Relations Team </w:delText>
        </w:r>
        <w:r w:rsidR="005358E3" w:rsidRPr="00863667" w:rsidDel="003C6139">
          <w:rPr>
            <w:rFonts w:ascii="iCiel Avenir LT Std 35 Light" w:hAnsi="iCiel Avenir LT Std 35 Light" w:cs="Arial"/>
            <w:sz w:val="22"/>
            <w:szCs w:val="22"/>
            <w:rPrChange w:id="10869" w:author="An Tran, ACA (BUV)" w:date="2024-09-13T17:29:00Z" w16du:dateUtc="2024-09-13T10:29:00Z">
              <w:rPr>
                <w:rFonts w:cs="Arial"/>
                <w:szCs w:val="22"/>
              </w:rPr>
            </w:rPrChange>
          </w:rPr>
          <w:delText>supports</w:delText>
        </w:r>
        <w:r w:rsidRPr="00863667" w:rsidDel="003C6139">
          <w:rPr>
            <w:rFonts w:ascii="iCiel Avenir LT Std 35 Light" w:hAnsi="iCiel Avenir LT Std 35 Light" w:cs="Arial"/>
            <w:sz w:val="22"/>
            <w:szCs w:val="22"/>
            <w:rPrChange w:id="10870" w:author="An Tran, ACA (BUV)" w:date="2024-09-13T17:29:00Z" w16du:dateUtc="2024-09-13T10:29:00Z">
              <w:rPr>
                <w:rFonts w:cs="Arial"/>
                <w:szCs w:val="22"/>
              </w:rPr>
            </w:rPrChange>
          </w:rPr>
          <w:delText xml:space="preserve"> students by assisting with the application documents (such as CV, Cover Letter) </w:delText>
        </w:r>
        <w:r w:rsidR="52F73E77" w:rsidRPr="00863667" w:rsidDel="003C6139">
          <w:rPr>
            <w:rFonts w:ascii="iCiel Avenir LT Std 35 Light" w:hAnsi="iCiel Avenir LT Std 35 Light" w:cs="Arial"/>
            <w:sz w:val="22"/>
            <w:szCs w:val="22"/>
            <w:rPrChange w:id="10871" w:author="An Tran, ACA (BUV)" w:date="2024-09-13T17:29:00Z" w16du:dateUtc="2024-09-13T10:29:00Z">
              <w:rPr>
                <w:rFonts w:cs="Arial"/>
                <w:szCs w:val="22"/>
              </w:rPr>
            </w:rPrChange>
          </w:rPr>
          <w:delText>and preparing</w:delText>
        </w:r>
        <w:r w:rsidRPr="00863667" w:rsidDel="003C6139">
          <w:rPr>
            <w:rFonts w:ascii="iCiel Avenir LT Std 35 Light" w:hAnsi="iCiel Avenir LT Std 35 Light" w:cs="Arial"/>
            <w:sz w:val="22"/>
            <w:szCs w:val="22"/>
            <w:rPrChange w:id="10872" w:author="An Tran, ACA (BUV)" w:date="2024-09-13T17:29:00Z" w16du:dateUtc="2024-09-13T10:29:00Z">
              <w:rPr>
                <w:rFonts w:cs="Arial"/>
                <w:szCs w:val="22"/>
              </w:rPr>
            </w:rPrChange>
          </w:rPr>
          <w:delText xml:space="preserve"> for interviews. We also offer consultation on internship selection and how to maximise the placement experience to ensure it aligns with the module’s learning outcomes. Work placement (academic credited) is one of the professional experience options mentioned above. </w:delText>
        </w:r>
      </w:del>
    </w:p>
    <w:p w14:paraId="408B2737" w14:textId="372CD32E" w:rsidR="00C1363F" w:rsidRPr="00D427AB" w:rsidDel="003C6139" w:rsidRDefault="00C1363F">
      <w:pPr>
        <w:rPr>
          <w:del w:id="10873" w:author="An Tran, ACA (BUV)" w:date="2024-09-12T11:07:00Z" w16du:dateUtc="2024-09-12T04:07:00Z"/>
          <w:rFonts w:cs="Arial"/>
          <w:szCs w:val="22"/>
        </w:rPr>
        <w:pPrChange w:id="1087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875" w:author="An Tran, ACA (BUV)" w:date="2024-09-12T11:07:00Z" w16du:dateUtc="2024-09-12T04:07:00Z">
        <w:r w:rsidRPr="00863667" w:rsidDel="003C6139">
          <w:rPr>
            <w:rFonts w:ascii="iCiel Avenir LT Std 35 Light" w:hAnsi="iCiel Avenir LT Std 35 Light" w:cs="Arial"/>
            <w:sz w:val="22"/>
            <w:szCs w:val="22"/>
            <w:rPrChange w:id="10876" w:author="An Tran, ACA (BUV)" w:date="2024-09-13T17:29:00Z" w16du:dateUtc="2024-09-13T10:29:00Z">
              <w:rPr>
                <w:rFonts w:cs="Arial"/>
                <w:szCs w:val="22"/>
              </w:rPr>
            </w:rPrChange>
          </w:rPr>
          <w:delText xml:space="preserve">All the details of the professional experience options and alternatives, as well as the requirements of each, are fully communicated to all students via </w:delText>
        </w:r>
        <w:r w:rsidRPr="00863667" w:rsidDel="003C6139">
          <w:rPr>
            <w:rFonts w:ascii="iCiel Avenir LT Std 35 Light" w:hAnsi="iCiel Avenir LT Std 35 Light" w:cs="Arial"/>
            <w:b/>
            <w:bCs/>
            <w:sz w:val="22"/>
            <w:szCs w:val="22"/>
            <w:rPrChange w:id="10877" w:author="An Tran, ACA (BUV)" w:date="2024-09-13T17:29:00Z" w16du:dateUtc="2024-09-13T10:29:00Z">
              <w:rPr>
                <w:rFonts w:cs="Arial"/>
                <w:bCs/>
                <w:szCs w:val="22"/>
              </w:rPr>
            </w:rPrChange>
          </w:rPr>
          <w:delText>Appendix 1. PSG Instructions on professional options and alternatives</w:delText>
        </w:r>
        <w:r w:rsidRPr="00863667" w:rsidDel="003C6139">
          <w:rPr>
            <w:rFonts w:ascii="iCiel Avenir LT Std 35 Light" w:hAnsi="iCiel Avenir LT Std 35 Light" w:cs="Arial"/>
            <w:sz w:val="22"/>
            <w:szCs w:val="22"/>
            <w:rPrChange w:id="10878" w:author="An Tran, ACA (BUV)" w:date="2024-09-13T17:29:00Z" w16du:dateUtc="2024-09-13T10:29:00Z">
              <w:rPr>
                <w:rFonts w:cs="Arial"/>
                <w:szCs w:val="22"/>
              </w:rPr>
            </w:rPrChange>
          </w:rPr>
          <w:delText xml:space="preserve">. </w:delText>
        </w:r>
      </w:del>
    </w:p>
    <w:p w14:paraId="356C3B8D" w14:textId="626A7924" w:rsidR="00C1363F" w:rsidRPr="00D427AB" w:rsidDel="003C6139" w:rsidRDefault="00C1363F">
      <w:pPr>
        <w:rPr>
          <w:del w:id="10879" w:author="An Tran, ACA (BUV)" w:date="2024-09-12T11:07:00Z" w16du:dateUtc="2024-09-12T04:07:00Z"/>
          <w:rFonts w:cs="Arial"/>
          <w:szCs w:val="22"/>
        </w:rPr>
        <w:pPrChange w:id="1088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881" w:author="An Tran, ACA (BUV)" w:date="2024-09-12T11:07:00Z" w16du:dateUtc="2024-09-12T04:07:00Z">
        <w:r w:rsidRPr="00863667" w:rsidDel="003C6139">
          <w:rPr>
            <w:rFonts w:ascii="iCiel Avenir LT Std 35 Light" w:hAnsi="iCiel Avenir LT Std 35 Light" w:cs="Arial"/>
            <w:sz w:val="22"/>
            <w:szCs w:val="22"/>
            <w:rPrChange w:id="10882"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0883"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0884"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0885"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0886"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0887"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0888"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0889"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0890"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0891"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0892"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089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0894"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0895"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0896"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0897"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0898" w:author="An Tran, ACA (BUV)" w:date="2024-09-13T17:29:00Z" w16du:dateUtc="2024-09-13T10:29:00Z">
              <w:rPr>
                <w:rFonts w:cs="Arial"/>
                <w:szCs w:val="22"/>
              </w:rPr>
            </w:rPrChange>
          </w:rPr>
          <w:delText xml:space="preserve"> (exclusive to BUV students and alumni). </w:delText>
        </w:r>
      </w:del>
    </w:p>
    <w:p w14:paraId="14357082" w14:textId="506AF397" w:rsidR="00C1363F" w:rsidRPr="00D427AB" w:rsidDel="003C6139" w:rsidRDefault="00C1363F">
      <w:pPr>
        <w:rPr>
          <w:del w:id="10899" w:author="An Tran, ACA (BUV)" w:date="2024-09-12T11:07:00Z" w16du:dateUtc="2024-09-12T04:07:00Z"/>
          <w:rFonts w:cs="Arial"/>
          <w:i/>
          <w:iCs/>
          <w:szCs w:val="22"/>
        </w:rPr>
        <w:pPrChange w:id="1090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901" w:author="An Tran, ACA (BUV)" w:date="2024-09-12T11:07:00Z" w16du:dateUtc="2024-09-12T04:07:00Z">
        <w:r w:rsidRPr="00863667" w:rsidDel="003C6139">
          <w:rPr>
            <w:rFonts w:ascii="iCiel Avenir LT Std 35 Light" w:hAnsi="iCiel Avenir LT Std 35 Light" w:cs="Arial"/>
            <w:i/>
            <w:iCs/>
            <w:sz w:val="22"/>
            <w:szCs w:val="22"/>
            <w:rPrChange w:id="10902" w:author="An Tran, ACA (BUV)" w:date="2024-09-13T17:29:00Z" w16du:dateUtc="2024-09-13T10:29:00Z">
              <w:rPr>
                <w:rFonts w:cs="Arial"/>
                <w:i/>
                <w:iCs/>
                <w:szCs w:val="22"/>
              </w:rPr>
            </w:rPrChange>
          </w:rPr>
          <w:delTex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delText>
        </w:r>
      </w:del>
    </w:p>
    <w:p w14:paraId="6129EE5C" w14:textId="6CB6E124" w:rsidR="00C1363F" w:rsidRPr="00D427AB" w:rsidDel="003C6139" w:rsidRDefault="00C1363F">
      <w:pPr>
        <w:rPr>
          <w:del w:id="10903" w:author="An Tran, ACA (BUV)" w:date="2024-09-12T11:07:00Z" w16du:dateUtc="2024-09-12T04:07:00Z"/>
          <w:rFonts w:cs="Arial"/>
          <w:i/>
          <w:iCs/>
          <w:szCs w:val="22"/>
        </w:rPr>
        <w:pPrChange w:id="1090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905" w:author="An Tran, ACA (BUV)" w:date="2024-09-12T11:07:00Z" w16du:dateUtc="2024-09-12T04:07:00Z">
        <w:r w:rsidRPr="00863667" w:rsidDel="003C6139">
          <w:rPr>
            <w:rFonts w:ascii="iCiel Avenir LT Std 35 Light" w:hAnsi="iCiel Avenir LT Std 35 Light" w:cs="Arial"/>
            <w:i/>
            <w:iCs/>
            <w:sz w:val="22"/>
            <w:szCs w:val="22"/>
            <w:rPrChange w:id="10906" w:author="An Tran, ACA (BUV)" w:date="2024-09-13T17:29:00Z" w16du:dateUtc="2024-09-13T10:29:00Z">
              <w:rPr>
                <w:rFonts w:cs="Arial"/>
                <w:i/>
                <w:iCs/>
                <w:szCs w:val="22"/>
              </w:rPr>
            </w:rPrChange>
          </w:rPr>
          <w:delText>T</w:delText>
        </w:r>
        <w:r w:rsidRPr="00863667" w:rsidDel="003C6139">
          <w:rPr>
            <w:rFonts w:ascii="iCiel Avenir LT Std 35 Light" w:hAnsi="iCiel Avenir LT Std 35 Light" w:cs="Calibri"/>
            <w:i/>
            <w:iCs/>
            <w:sz w:val="22"/>
            <w:szCs w:val="22"/>
            <w:rPrChange w:id="10907"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0908"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Avenir Next LT Pro"/>
            <w:i/>
            <w:iCs/>
            <w:sz w:val="22"/>
            <w:szCs w:val="22"/>
            <w:rPrChange w:id="1090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0910" w:author="An Tran, ACA (BUV)" w:date="2024-09-13T17:29:00Z" w16du:dateUtc="2024-09-13T10:29:00Z">
              <w:rPr>
                <w:rFonts w:cs="Arial"/>
                <w:i/>
                <w:iCs/>
                <w:szCs w:val="22"/>
              </w:rPr>
            </w:rPrChange>
          </w:rPr>
          <w:delText>ng 10 n</w:delText>
        </w:r>
        <w:r w:rsidRPr="00863667" w:rsidDel="003C6139">
          <w:rPr>
            <w:rFonts w:ascii="iCiel Avenir LT Std 35 Light" w:hAnsi="iCiel Avenir LT Std 35 Light" w:cs="Avenir Next LT Pro"/>
            <w:i/>
            <w:iCs/>
            <w:sz w:val="22"/>
            <w:szCs w:val="22"/>
            <w:rPrChange w:id="10911"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0912" w:author="An Tran, ACA (BUV)" w:date="2024-09-13T17:29:00Z" w16du:dateUtc="2024-09-13T10:29:00Z">
              <w:rPr>
                <w:rFonts w:cs="Arial"/>
                <w:i/>
                <w:iCs/>
                <w:szCs w:val="22"/>
              </w:rPr>
            </w:rPrChange>
          </w:rPr>
          <w:delText xml:space="preserve">m 2021, BUV </w:delText>
        </w:r>
        <w:r w:rsidRPr="00863667" w:rsidDel="003C6139">
          <w:rPr>
            <w:rFonts w:ascii="iCiel Avenir LT Std 35 Light" w:hAnsi="iCiel Avenir LT Std 35 Light" w:cs="Avenir Next LT Pro"/>
            <w:i/>
            <w:iCs/>
            <w:sz w:val="22"/>
            <w:szCs w:val="22"/>
            <w:rPrChange w:id="10913" w:author="An Tran, ACA (BUV)" w:date="2024-09-13T17:29:00Z" w16du:dateUtc="2024-09-13T10:29:00Z">
              <w:rPr>
                <w:rFonts w:cs="Avenir Next LT Pro"/>
                <w:i/>
                <w:iCs/>
                <w:szCs w:val="22"/>
              </w:rPr>
            </w:rPrChange>
          </w:rPr>
          <w:delText>đã</w:delText>
        </w:r>
        <w:r w:rsidRPr="00863667" w:rsidDel="003C6139">
          <w:rPr>
            <w:rFonts w:ascii="iCiel Avenir LT Std 35 Light" w:hAnsi="iCiel Avenir LT Std 35 Light" w:cs="Arial"/>
            <w:i/>
            <w:iCs/>
            <w:sz w:val="22"/>
            <w:szCs w:val="22"/>
            <w:rPrChange w:id="10914" w:author="An Tran, ACA (BUV)" w:date="2024-09-13T17:29:00Z" w16du:dateUtc="2024-09-13T10:29:00Z">
              <w:rPr>
                <w:rFonts w:cs="Arial"/>
                <w:i/>
                <w:iCs/>
                <w:szCs w:val="22"/>
              </w:rPr>
            </w:rPrChange>
          </w:rPr>
          <w:delText xml:space="preserve"> tri</w:delText>
        </w:r>
        <w:r w:rsidRPr="00863667" w:rsidDel="003C6139">
          <w:rPr>
            <w:rFonts w:ascii="iCiel Avenir LT Std 35 Light" w:hAnsi="iCiel Avenir LT Std 35 Light" w:cs="Calibri"/>
            <w:i/>
            <w:iCs/>
            <w:sz w:val="22"/>
            <w:szCs w:val="22"/>
            <w:rPrChange w:id="1091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0916" w:author="An Tran, ACA (BUV)" w:date="2024-09-13T17:29:00Z" w16du:dateUtc="2024-09-13T10:29:00Z">
              <w:rPr>
                <w:rFonts w:cs="Arial"/>
                <w:i/>
                <w:iCs/>
                <w:szCs w:val="22"/>
              </w:rPr>
            </w:rPrChange>
          </w:rPr>
          <w:delText>n khai Ch</w:delText>
        </w:r>
        <w:r w:rsidRPr="00863667" w:rsidDel="003C6139">
          <w:rPr>
            <w:rFonts w:ascii="iCiel Avenir LT Std 35 Light" w:hAnsi="iCiel Avenir LT Std 35 Light" w:cs="Calibri"/>
            <w:i/>
            <w:iCs/>
            <w:sz w:val="22"/>
            <w:szCs w:val="22"/>
            <w:rPrChange w:id="10917"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0918" w:author="An Tran, ACA (BUV)" w:date="2024-09-13T17:29:00Z" w16du:dateUtc="2024-09-13T10:29:00Z">
              <w:rPr>
                <w:rFonts w:cs="Arial"/>
                <w:i/>
                <w:iCs/>
                <w:szCs w:val="22"/>
              </w:rPr>
            </w:rPrChange>
          </w:rPr>
          <w:delText>ng tr</w:delText>
        </w:r>
        <w:r w:rsidRPr="00863667" w:rsidDel="003C6139">
          <w:rPr>
            <w:rFonts w:ascii="iCiel Avenir LT Std 35 Light" w:hAnsi="iCiel Avenir LT Std 35 Light" w:cs="Avenir Next LT Pro"/>
            <w:i/>
            <w:iCs/>
            <w:sz w:val="22"/>
            <w:szCs w:val="22"/>
            <w:rPrChange w:id="10919"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0920" w:author="An Tran, ACA (BUV)" w:date="2024-09-13T17:29:00Z" w16du:dateUtc="2024-09-13T10:29:00Z">
              <w:rPr>
                <w:rFonts w:cs="Arial"/>
                <w:i/>
                <w:iCs/>
                <w:szCs w:val="22"/>
              </w:rPr>
            </w:rPrChange>
          </w:rPr>
          <w:delText>nh Ph</w:delText>
        </w:r>
        <w:r w:rsidRPr="00863667" w:rsidDel="003C6139">
          <w:rPr>
            <w:rFonts w:ascii="iCiel Avenir LT Std 35 Light" w:hAnsi="iCiel Avenir LT Std 35 Light" w:cs="Avenir Next LT Pro"/>
            <w:i/>
            <w:iCs/>
            <w:sz w:val="22"/>
            <w:szCs w:val="22"/>
            <w:rPrChange w:id="10921"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0922" w:author="An Tran, ACA (BUV)" w:date="2024-09-13T17:29:00Z" w16du:dateUtc="2024-09-13T10:29:00Z">
              <w:rPr>
                <w:rFonts w:cs="Arial"/>
                <w:i/>
                <w:iCs/>
                <w:szCs w:val="22"/>
              </w:rPr>
            </w:rPrChange>
          </w:rPr>
          <w:delText>t tri</w:delText>
        </w:r>
        <w:r w:rsidRPr="00863667" w:rsidDel="003C6139">
          <w:rPr>
            <w:rFonts w:ascii="iCiel Avenir LT Std 35 Light" w:hAnsi="iCiel Avenir LT Std 35 Light" w:cs="Calibri"/>
            <w:i/>
            <w:iCs/>
            <w:sz w:val="22"/>
            <w:szCs w:val="22"/>
            <w:rPrChange w:id="10923"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0924" w:author="An Tran, ACA (BUV)" w:date="2024-09-13T17:29:00Z" w16du:dateUtc="2024-09-13T10:29:00Z">
              <w:rPr>
                <w:rFonts w:cs="Arial"/>
                <w:i/>
                <w:iCs/>
                <w:szCs w:val="22"/>
              </w:rPr>
            </w:rPrChange>
          </w:rPr>
          <w:delText>n Năng l</w:delText>
        </w:r>
        <w:r w:rsidRPr="00863667" w:rsidDel="003C6139">
          <w:rPr>
            <w:rFonts w:ascii="iCiel Avenir LT Std 35 Light" w:hAnsi="iCiel Avenir LT Std 35 Light" w:cs="Calibri"/>
            <w:i/>
            <w:iCs/>
            <w:sz w:val="22"/>
            <w:szCs w:val="22"/>
            <w:rPrChange w:id="10925"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0926"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092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0928"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Avenir Next LT Pro"/>
            <w:i/>
            <w:iCs/>
            <w:sz w:val="22"/>
            <w:szCs w:val="22"/>
            <w:rPrChange w:id="10929"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0930" w:author="An Tran, ACA (BUV)" w:date="2024-09-13T17:29:00Z" w16du:dateUtc="2024-09-13T10:29:00Z">
              <w:rPr>
                <w:rFonts w:cs="Arial"/>
                <w:i/>
                <w:iCs/>
                <w:szCs w:val="22"/>
              </w:rPr>
            </w:rPrChange>
          </w:rPr>
          <w:delText>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kinh doanh riêng; hoặc nộp một hồ sơ năng lực chuyên môn (portfolio) có đánh giá từ một chuyên gia ngành đủ điều kiện (chỉ áp dụng với một số chuyên ngành cụ thể). Ngoài ra, sinh viên có thể tham gia chương trình học tập quốc tế do Phòng Hợp tác Quốc tế của BUV tổ chức.</w:delText>
        </w:r>
      </w:del>
    </w:p>
    <w:p w14:paraId="20AA3609" w14:textId="2C242702" w:rsidR="00C1363F" w:rsidRPr="00D427AB" w:rsidDel="003C6139" w:rsidRDefault="00C1363F">
      <w:pPr>
        <w:rPr>
          <w:del w:id="10931" w:author="An Tran, ACA (BUV)" w:date="2024-09-12T11:07:00Z" w16du:dateUtc="2024-09-12T04:07:00Z"/>
          <w:rFonts w:cs="Arial"/>
          <w:i/>
          <w:iCs/>
          <w:szCs w:val="22"/>
        </w:rPr>
        <w:pPrChange w:id="1093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0933" w:author="An Tran, ACA (BUV)" w:date="2024-09-12T11:07:00Z" w16du:dateUtc="2024-09-12T04:07:00Z">
        <w:r w:rsidRPr="00863667" w:rsidDel="003C6139">
          <w:rPr>
            <w:rFonts w:ascii="iCiel Avenir LT Std 35 Light" w:hAnsi="iCiel Avenir LT Std 35 Light" w:cs="Arial"/>
            <w:i/>
            <w:iCs/>
            <w:sz w:val="22"/>
            <w:szCs w:val="22"/>
            <w:rPrChange w:id="10934" w:author="An Tran, ACA (BUV)" w:date="2024-09-13T17:29:00Z" w16du:dateUtc="2024-09-13T10:29:00Z">
              <w:rPr>
                <w:rFonts w:cs="Arial"/>
                <w:i/>
                <w:iCs/>
                <w:szCs w:val="22"/>
              </w:rPr>
            </w:rPrChange>
          </w:rPr>
          <w:delText>M</w:delText>
        </w:r>
        <w:r w:rsidRPr="00863667" w:rsidDel="003C6139">
          <w:rPr>
            <w:rFonts w:ascii="iCiel Avenir LT Std 35 Light" w:hAnsi="iCiel Avenir LT Std 35 Light" w:cs="Calibri"/>
            <w:i/>
            <w:iCs/>
            <w:sz w:val="22"/>
            <w:szCs w:val="22"/>
            <w:rPrChange w:id="10935"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0936" w:author="An Tran, ACA (BUV)" w:date="2024-09-13T17:29:00Z" w16du:dateUtc="2024-09-13T10:29:00Z">
              <w:rPr>
                <w:rFonts w:cs="Arial"/>
                <w:i/>
                <w:iCs/>
                <w:szCs w:val="22"/>
              </w:rPr>
            </w:rPrChange>
          </w:rPr>
          <w:delText>t s</w:delText>
        </w:r>
        <w:r w:rsidRPr="00863667" w:rsidDel="003C6139">
          <w:rPr>
            <w:rFonts w:ascii="iCiel Avenir LT Std 35 Light" w:hAnsi="iCiel Avenir LT Std 35 Light" w:cs="Calibri"/>
            <w:i/>
            <w:iCs/>
            <w:sz w:val="22"/>
            <w:szCs w:val="22"/>
            <w:rPrChange w:id="10937"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0938" w:author="An Tran, ACA (BUV)" w:date="2024-09-13T17:29:00Z" w16du:dateUtc="2024-09-13T10:29:00Z">
              <w:rPr>
                <w:rFonts w:cs="Arial"/>
                <w:i/>
                <w:iCs/>
                <w:szCs w:val="22"/>
              </w:rPr>
            </w:rPrChange>
          </w:rPr>
          <w:delText xml:space="preserve"> m</w:delText>
        </w:r>
        <w:r w:rsidRPr="00863667" w:rsidDel="003C6139">
          <w:rPr>
            <w:rFonts w:ascii="iCiel Avenir LT Std 35 Light" w:hAnsi="iCiel Avenir LT Std 35 Light" w:cs="Avenir Next LT Pro"/>
            <w:i/>
            <w:iCs/>
            <w:sz w:val="22"/>
            <w:szCs w:val="22"/>
            <w:rPrChange w:id="10939"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0940" w:author="An Tran, ACA (BUV)" w:date="2024-09-13T17:29:00Z" w16du:dateUtc="2024-09-13T10:29:00Z">
              <w:rPr>
                <w:rFonts w:cs="Arial"/>
                <w:i/>
                <w:iCs/>
                <w:szCs w:val="22"/>
              </w:rPr>
            </w:rPrChange>
          </w:rPr>
          <w:delText>n h</w:delText>
        </w:r>
        <w:r w:rsidRPr="00863667" w:rsidDel="003C6139">
          <w:rPr>
            <w:rFonts w:ascii="iCiel Avenir LT Std 35 Light" w:hAnsi="iCiel Avenir LT Std 35 Light" w:cs="Calibri"/>
            <w:i/>
            <w:iCs/>
            <w:sz w:val="22"/>
            <w:szCs w:val="22"/>
            <w:rPrChange w:id="10941"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0942" w:author="An Tran, ACA (BUV)" w:date="2024-09-13T17:29:00Z" w16du:dateUtc="2024-09-13T10:29:00Z">
              <w:rPr>
                <w:rFonts w:cs="Arial"/>
                <w:i/>
                <w:iCs/>
                <w:szCs w:val="22"/>
              </w:rPr>
            </w:rPrChange>
          </w:rPr>
          <w:delText>c trong ch</w:delText>
        </w:r>
        <w:r w:rsidRPr="00863667" w:rsidDel="003C6139">
          <w:rPr>
            <w:rFonts w:ascii="iCiel Avenir LT Std 35 Light" w:hAnsi="iCiel Avenir LT Std 35 Light" w:cs="Calibri"/>
            <w:i/>
            <w:iCs/>
            <w:sz w:val="22"/>
            <w:szCs w:val="22"/>
            <w:rPrChange w:id="10943"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0944" w:author="An Tran, ACA (BUV)" w:date="2024-09-13T17:29:00Z" w16du:dateUtc="2024-09-13T10:29:00Z">
              <w:rPr>
                <w:rFonts w:cs="Arial"/>
                <w:i/>
                <w:iCs/>
                <w:szCs w:val="22"/>
              </w:rPr>
            </w:rPrChange>
          </w:rPr>
          <w:delText>ng tr</w:delText>
        </w:r>
        <w:r w:rsidRPr="00863667" w:rsidDel="003C6139">
          <w:rPr>
            <w:rFonts w:ascii="iCiel Avenir LT Std 35 Light" w:hAnsi="iCiel Avenir LT Std 35 Light" w:cs="Avenir Next LT Pro"/>
            <w:i/>
            <w:iCs/>
            <w:sz w:val="22"/>
            <w:szCs w:val="22"/>
            <w:rPrChange w:id="10945"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0946" w:author="An Tran, ACA (BUV)" w:date="2024-09-13T17:29:00Z" w16du:dateUtc="2024-09-13T10:29:00Z">
              <w:rPr>
                <w:rFonts w:cs="Arial"/>
                <w:i/>
                <w:iCs/>
                <w:szCs w:val="22"/>
              </w:rPr>
            </w:rPrChange>
          </w:rPr>
          <w:delText>nh h</w:delText>
        </w:r>
        <w:r w:rsidRPr="00863667" w:rsidDel="003C6139">
          <w:rPr>
            <w:rFonts w:ascii="iCiel Avenir LT Std 35 Light" w:hAnsi="iCiel Avenir LT Std 35 Light" w:cs="Calibri"/>
            <w:i/>
            <w:iCs/>
            <w:sz w:val="22"/>
            <w:szCs w:val="22"/>
            <w:rPrChange w:id="10947"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0948" w:author="An Tran, ACA (BUV)" w:date="2024-09-13T17:29:00Z" w16du:dateUtc="2024-09-13T10:29:00Z">
              <w:rPr>
                <w:rFonts w:cs="Arial"/>
                <w:i/>
                <w:iCs/>
                <w:szCs w:val="22"/>
              </w:rPr>
            </w:rPrChange>
          </w:rPr>
          <w:delText>c thu</w:delText>
        </w:r>
        <w:r w:rsidRPr="00863667" w:rsidDel="003C6139">
          <w:rPr>
            <w:rFonts w:ascii="iCiel Avenir LT Std 35 Light" w:hAnsi="iCiel Avenir LT Std 35 Light" w:cs="Calibri"/>
            <w:i/>
            <w:iCs/>
            <w:sz w:val="22"/>
            <w:szCs w:val="22"/>
            <w:rPrChange w:id="10949"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0950" w:author="An Tran, ACA (BUV)" w:date="2024-09-13T17:29:00Z" w16du:dateUtc="2024-09-13T10:29:00Z">
              <w:rPr>
                <w:rFonts w:cs="Arial"/>
                <w:i/>
                <w:iCs/>
                <w:szCs w:val="22"/>
              </w:rPr>
            </w:rPrChange>
          </w:rPr>
          <w:delText>t ch</w:delText>
        </w:r>
        <w:r w:rsidRPr="00863667" w:rsidDel="003C6139">
          <w:rPr>
            <w:rFonts w:ascii="iCiel Avenir LT Std 35 Light" w:hAnsi="iCiel Avenir LT Std 35 Light" w:cs="Avenir Next LT Pro"/>
            <w:i/>
            <w:iCs/>
            <w:sz w:val="22"/>
            <w:szCs w:val="22"/>
            <w:rPrChange w:id="10951"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0952" w:author="An Tran, ACA (BUV)" w:date="2024-09-13T17:29:00Z" w16du:dateUtc="2024-09-13T10:29:00Z">
              <w:rPr>
                <w:rFonts w:cs="Arial"/>
                <w:i/>
                <w:iCs/>
                <w:szCs w:val="22"/>
              </w:rPr>
            </w:rPrChange>
          </w:rPr>
          <w:delText>nh kh</w:delText>
        </w:r>
        <w:r w:rsidRPr="00863667" w:rsidDel="003C6139">
          <w:rPr>
            <w:rFonts w:ascii="iCiel Avenir LT Std 35 Light" w:hAnsi="iCiel Avenir LT Std 35 Light" w:cs="Avenir Next LT Pro"/>
            <w:i/>
            <w:iCs/>
            <w:sz w:val="22"/>
            <w:szCs w:val="22"/>
            <w:rPrChange w:id="1095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0954"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Calibri"/>
            <w:i/>
            <w:iCs/>
            <w:sz w:val="22"/>
            <w:szCs w:val="22"/>
            <w:rPrChange w:id="10955"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0956" w:author="An Tran, ACA (BUV)" w:date="2024-09-13T17:29:00Z" w16du:dateUtc="2024-09-13T10:29:00Z">
              <w:rPr>
                <w:rFonts w:cs="Arial"/>
                <w:i/>
                <w:iCs/>
                <w:szCs w:val="22"/>
              </w:rPr>
            </w:rPrChange>
          </w:rPr>
          <w:delText xml:space="preserve">a </w:delText>
        </w:r>
        <w:r w:rsidRPr="00863667" w:rsidDel="003C6139">
          <w:rPr>
            <w:rFonts w:ascii="iCiel Avenir LT Std 35 Light" w:hAnsi="iCiel Avenir LT Std 35 Light" w:cs="Avenir Next LT Pro"/>
            <w:i/>
            <w:iCs/>
            <w:sz w:val="22"/>
            <w:szCs w:val="22"/>
            <w:rPrChange w:id="1095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0958"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0959" w:author="An Tran, ACA (BUV)" w:date="2024-09-13T17:29:00Z" w16du:dateUtc="2024-09-13T10:29:00Z">
              <w:rPr>
                <w:rFonts w:cs="Arial"/>
                <w:i/>
                <w:iCs/>
                <w:szCs w:val="22"/>
              </w:rPr>
            </w:rPrChange>
          </w:rPr>
          <w:delText>i h</w:delText>
        </w:r>
        <w:r w:rsidRPr="00863667" w:rsidDel="003C6139">
          <w:rPr>
            <w:rFonts w:ascii="iCiel Avenir LT Std 35 Light" w:hAnsi="iCiel Avenir LT Std 35 Light" w:cs="Calibri"/>
            <w:i/>
            <w:iCs/>
            <w:sz w:val="22"/>
            <w:szCs w:val="22"/>
            <w:rPrChange w:id="10960"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0961" w:author="An Tran, ACA (BUV)" w:date="2024-09-13T17:29:00Z" w16du:dateUtc="2024-09-13T10:29:00Z">
              <w:rPr>
                <w:rFonts w:cs="Arial"/>
                <w:i/>
                <w:iCs/>
                <w:szCs w:val="22"/>
              </w:rPr>
            </w:rPrChange>
          </w:rPr>
          <w:delText>c Staffordshire c</w:delText>
        </w:r>
        <w:r w:rsidRPr="00863667" w:rsidDel="003C6139">
          <w:rPr>
            <w:rFonts w:ascii="iCiel Avenir LT Std 35 Light" w:hAnsi="iCiel Avenir LT Std 35 Light" w:cs="Avenir Next LT Pro"/>
            <w:i/>
            <w:iCs/>
            <w:sz w:val="22"/>
            <w:szCs w:val="22"/>
            <w:rPrChange w:id="10962"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0963" w:author="An Tran, ACA (BUV)" w:date="2024-09-13T17:29:00Z" w16du:dateUtc="2024-09-13T10:29:00Z">
              <w:rPr>
                <w:rFonts w:cs="Arial"/>
                <w:i/>
                <w:iCs/>
                <w:szCs w:val="22"/>
              </w:rPr>
            </w:rPrChange>
          </w:rPr>
          <w:delText>ng y</w:delText>
        </w:r>
        <w:r w:rsidRPr="00863667" w:rsidDel="003C6139">
          <w:rPr>
            <w:rFonts w:ascii="iCiel Avenir LT Std 35 Light" w:hAnsi="iCiel Avenir LT Std 35 Light" w:cs="Avenir Next LT Pro"/>
            <w:i/>
            <w:iCs/>
            <w:sz w:val="22"/>
            <w:szCs w:val="22"/>
            <w:rPrChange w:id="10964"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0965" w:author="An Tran, ACA (BUV)" w:date="2024-09-13T17:29:00Z" w16du:dateUtc="2024-09-13T10:29:00Z">
              <w:rPr>
                <w:rFonts w:cs="Arial"/>
                <w:i/>
                <w:iCs/>
                <w:szCs w:val="22"/>
              </w:rPr>
            </w:rPrChange>
          </w:rPr>
          <w:delText>u c</w:delText>
        </w:r>
        <w:r w:rsidRPr="00863667" w:rsidDel="003C6139">
          <w:rPr>
            <w:rFonts w:ascii="iCiel Avenir LT Std 35 Light" w:hAnsi="iCiel Avenir LT Std 35 Light" w:cs="Calibri"/>
            <w:i/>
            <w:iCs/>
            <w:sz w:val="22"/>
            <w:szCs w:val="22"/>
            <w:rPrChange w:id="10966"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0967" w:author="An Tran, ACA (BUV)" w:date="2024-09-13T17:29:00Z" w16du:dateUtc="2024-09-13T10:29:00Z">
              <w:rPr>
                <w:rFonts w:cs="Arial"/>
                <w:i/>
                <w:iCs/>
                <w:szCs w:val="22"/>
              </w:rPr>
            </w:rPrChange>
          </w:rPr>
          <w:delText>u sinh vi</w:delText>
        </w:r>
        <w:r w:rsidRPr="00863667" w:rsidDel="003C6139">
          <w:rPr>
            <w:rFonts w:ascii="iCiel Avenir LT Std 35 Light" w:hAnsi="iCiel Avenir LT Std 35 Light" w:cs="Avenir Next LT Pro"/>
            <w:i/>
            <w:iCs/>
            <w:sz w:val="22"/>
            <w:szCs w:val="22"/>
            <w:rPrChange w:id="1096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0969" w:author="An Tran, ACA (BUV)" w:date="2024-09-13T17:29:00Z" w16du:dateUtc="2024-09-13T10:29:00Z">
              <w:rPr>
                <w:rFonts w:cs="Arial"/>
                <w:i/>
                <w:iCs/>
                <w:szCs w:val="22"/>
              </w:rPr>
            </w:rPrChange>
          </w:rPr>
          <w:delText>n ho</w:delText>
        </w:r>
        <w:r w:rsidRPr="00863667" w:rsidDel="003C6139">
          <w:rPr>
            <w:rFonts w:ascii="iCiel Avenir LT Std 35 Light" w:hAnsi="iCiel Avenir LT Std 35 Light" w:cs="Avenir Next LT Pro"/>
            <w:i/>
            <w:iCs/>
            <w:sz w:val="22"/>
            <w:szCs w:val="22"/>
            <w:rPrChange w:id="1097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0971"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097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0973" w:author="An Tran, ACA (BUV)" w:date="2024-09-13T17:29:00Z" w16du:dateUtc="2024-09-13T10:29:00Z">
              <w:rPr>
                <w:rFonts w:cs="Arial"/>
                <w:i/>
                <w:iCs/>
                <w:szCs w:val="22"/>
              </w:rPr>
            </w:rPrChange>
          </w:rPr>
          <w:delText>nh m</w:delText>
        </w:r>
        <w:r w:rsidRPr="00863667" w:rsidDel="003C6139">
          <w:rPr>
            <w:rFonts w:ascii="iCiel Avenir LT Std 35 Light" w:hAnsi="iCiel Avenir LT Std 35 Light" w:cs="Calibri"/>
            <w:i/>
            <w:iCs/>
            <w:sz w:val="22"/>
            <w:szCs w:val="22"/>
            <w:rPrChange w:id="10974"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0975" w:author="An Tran, ACA (BUV)" w:date="2024-09-13T17:29:00Z" w16du:dateUtc="2024-09-13T10:29:00Z">
              <w:rPr>
                <w:rFonts w:cs="Arial"/>
                <w:i/>
                <w:iCs/>
                <w:szCs w:val="22"/>
              </w:rPr>
            </w:rPrChange>
          </w:rPr>
          <w:delText>t s</w:delText>
        </w:r>
        <w:r w:rsidRPr="00863667" w:rsidDel="003C6139">
          <w:rPr>
            <w:rFonts w:ascii="iCiel Avenir LT Std 35 Light" w:hAnsi="iCiel Avenir LT Std 35 Light" w:cs="Calibri"/>
            <w:i/>
            <w:iCs/>
            <w:sz w:val="22"/>
            <w:szCs w:val="22"/>
            <w:rPrChange w:id="10976"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0977"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0978"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0979" w:author="An Tran, ACA (BUV)" w:date="2024-09-13T17:29:00Z" w16du:dateUtc="2024-09-13T10:29:00Z">
              <w:rPr>
                <w:rFonts w:cs="Arial"/>
                <w:i/>
                <w:iCs/>
                <w:szCs w:val="22"/>
              </w:rPr>
            </w:rPrChange>
          </w:rPr>
          <w:delText>i nghi</w:delText>
        </w:r>
        <w:r w:rsidRPr="00863667" w:rsidDel="003C6139">
          <w:rPr>
            <w:rFonts w:ascii="iCiel Avenir LT Std 35 Light" w:hAnsi="iCiel Avenir LT Std 35 Light" w:cs="Calibri"/>
            <w:i/>
            <w:iCs/>
            <w:sz w:val="22"/>
            <w:szCs w:val="22"/>
            <w:rPrChange w:id="10980"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0981" w:author="An Tran, ACA (BUV)" w:date="2024-09-13T17:29:00Z" w16du:dateUtc="2024-09-13T10:29:00Z">
              <w:rPr>
                <w:rFonts w:cs="Arial"/>
                <w:i/>
                <w:iCs/>
                <w:szCs w:val="22"/>
              </w:rPr>
            </w:rPrChange>
          </w:rPr>
          <w:delText>m l</w:delText>
        </w:r>
        <w:r w:rsidRPr="00863667" w:rsidDel="003C6139">
          <w:rPr>
            <w:rFonts w:ascii="iCiel Avenir LT Std 35 Light" w:hAnsi="iCiel Avenir LT Std 35 Light" w:cs="Avenir Next LT Pro"/>
            <w:i/>
            <w:iCs/>
            <w:sz w:val="22"/>
            <w:szCs w:val="22"/>
            <w:rPrChange w:id="1098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0983"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098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0985"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Avenir Next LT Pro"/>
            <w:i/>
            <w:iCs/>
            <w:sz w:val="22"/>
            <w:szCs w:val="22"/>
            <w:rPrChange w:id="1098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0987"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098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098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099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0991"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0992"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0993"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0994" w:author="An Tran, ACA (BUV)" w:date="2024-09-13T17:29:00Z" w16du:dateUtc="2024-09-13T10:29:00Z">
              <w:rPr>
                <w:rFonts w:cs="Arial"/>
                <w:i/>
                <w:iCs/>
                <w:szCs w:val="22"/>
              </w:rPr>
            </w:rPrChange>
          </w:rPr>
          <w:delText xml:space="preserve"> ho</w:delText>
        </w:r>
        <w:r w:rsidRPr="00863667" w:rsidDel="003C6139">
          <w:rPr>
            <w:rFonts w:ascii="iCiel Avenir LT Std 35 Light" w:hAnsi="iCiel Avenir LT Std 35 Light" w:cs="Avenir Next LT Pro"/>
            <w:i/>
            <w:iCs/>
            <w:sz w:val="22"/>
            <w:szCs w:val="22"/>
            <w:rPrChange w:id="1099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0996"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0997"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0998" w:author="An Tran, ACA (BUV)" w:date="2024-09-13T17:29:00Z" w16du:dateUtc="2024-09-13T10:29:00Z">
              <w:rPr>
                <w:rFonts w:cs="Arial"/>
                <w:i/>
                <w:iCs/>
                <w:szCs w:val="22"/>
              </w:rPr>
            </w:rPrChange>
          </w:rPr>
          <w:delText>nh b</w:delText>
        </w:r>
        <w:r w:rsidRPr="00863667" w:rsidDel="003C6139">
          <w:rPr>
            <w:rFonts w:ascii="iCiel Avenir LT Std 35 Light" w:hAnsi="iCiel Avenir LT Std 35 Light" w:cs="Avenir Next LT Pro"/>
            <w:i/>
            <w:iCs/>
            <w:sz w:val="22"/>
            <w:szCs w:val="22"/>
            <w:rPrChange w:id="1099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000" w:author="An Tran, ACA (BUV)" w:date="2024-09-13T17:29:00Z" w16du:dateUtc="2024-09-13T10:29:00Z">
              <w:rPr>
                <w:rFonts w:cs="Arial"/>
                <w:i/>
                <w:iCs/>
                <w:szCs w:val="22"/>
              </w:rPr>
            </w:rPrChange>
          </w:rPr>
          <w:delText>i ki</w:delText>
        </w:r>
        <w:r w:rsidRPr="00863667" w:rsidDel="003C6139">
          <w:rPr>
            <w:rFonts w:ascii="iCiel Avenir LT Std 35 Light" w:hAnsi="iCiel Avenir LT Std 35 Light" w:cs="Calibri"/>
            <w:i/>
            <w:iCs/>
            <w:sz w:val="22"/>
            <w:szCs w:val="22"/>
            <w:rPrChange w:id="11001"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002" w:author="An Tran, ACA (BUV)" w:date="2024-09-13T17:29:00Z" w16du:dateUtc="2024-09-13T10:29:00Z">
              <w:rPr>
                <w:rFonts w:cs="Arial"/>
                <w:i/>
                <w:iCs/>
                <w:szCs w:val="22"/>
              </w:rPr>
            </w:rPrChange>
          </w:rPr>
          <w:delText xml:space="preserve">m tra </w:delText>
        </w:r>
        <w:r w:rsidRPr="00863667" w:rsidDel="003C6139">
          <w:rPr>
            <w:rFonts w:ascii="iCiel Avenir LT Std 35 Light" w:hAnsi="iCiel Avenir LT Std 35 Light" w:cs="Avenir Next LT Pro"/>
            <w:i/>
            <w:iCs/>
            <w:sz w:val="22"/>
            <w:szCs w:val="22"/>
            <w:rPrChange w:id="11003" w:author="An Tran, ACA (BUV)" w:date="2024-09-13T17:29:00Z" w16du:dateUtc="2024-09-13T10:29:00Z">
              <w:rPr>
                <w:rFonts w:cs="Avenir Next LT Pro"/>
                <w:i/>
                <w:iCs/>
                <w:szCs w:val="22"/>
              </w:rPr>
            </w:rPrChange>
          </w:rPr>
          <w:delText>đá</w:delText>
        </w:r>
        <w:r w:rsidRPr="00863667" w:rsidDel="003C6139">
          <w:rPr>
            <w:rFonts w:ascii="iCiel Avenir LT Std 35 Light" w:hAnsi="iCiel Avenir LT Std 35 Light" w:cs="Arial"/>
            <w:i/>
            <w:iCs/>
            <w:sz w:val="22"/>
            <w:szCs w:val="22"/>
            <w:rPrChange w:id="11004" w:author="An Tran, ACA (BUV)" w:date="2024-09-13T17:29:00Z" w16du:dateUtc="2024-09-13T10:29:00Z">
              <w:rPr>
                <w:rFonts w:cs="Arial"/>
                <w:i/>
                <w:iCs/>
                <w:szCs w:val="22"/>
              </w:rPr>
            </w:rPrChange>
          </w:rPr>
          <w:delText>nh gi</w:delText>
        </w:r>
        <w:r w:rsidRPr="00863667" w:rsidDel="003C6139">
          <w:rPr>
            <w:rFonts w:ascii="iCiel Avenir LT Std 35 Light" w:hAnsi="iCiel Avenir LT Std 35 Light" w:cs="Avenir Next LT Pro"/>
            <w:i/>
            <w:iCs/>
            <w:sz w:val="22"/>
            <w:szCs w:val="22"/>
            <w:rPrChange w:id="1100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006"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1007"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008" w:author="An Tran, ACA (BUV)" w:date="2024-09-13T17:29:00Z" w16du:dateUtc="2024-09-13T10:29:00Z">
              <w:rPr>
                <w:rFonts w:cs="Arial"/>
                <w:i/>
                <w:iCs/>
                <w:szCs w:val="22"/>
              </w:rPr>
            </w:rPrChange>
          </w:rPr>
          <w:delText>a m</w:delText>
        </w:r>
        <w:r w:rsidRPr="00863667" w:rsidDel="003C6139">
          <w:rPr>
            <w:rFonts w:ascii="iCiel Avenir LT Std 35 Light" w:hAnsi="iCiel Avenir LT Std 35 Light" w:cs="Avenir Next LT Pro"/>
            <w:i/>
            <w:iCs/>
            <w:sz w:val="22"/>
            <w:szCs w:val="22"/>
            <w:rPrChange w:id="11009"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010" w:author="An Tran, ACA (BUV)" w:date="2024-09-13T17:29:00Z" w16du:dateUtc="2024-09-13T10:29:00Z">
              <w:rPr>
                <w:rFonts w:cs="Arial"/>
                <w:i/>
                <w:iCs/>
                <w:szCs w:val="22"/>
              </w:rPr>
            </w:rPrChange>
          </w:rPr>
          <w:delText>n h</w:delText>
        </w:r>
        <w:r w:rsidRPr="00863667" w:rsidDel="003C6139">
          <w:rPr>
            <w:rFonts w:ascii="iCiel Avenir LT Std 35 Light" w:hAnsi="iCiel Avenir LT Std 35 Light" w:cs="Calibri"/>
            <w:i/>
            <w:iCs/>
            <w:sz w:val="22"/>
            <w:szCs w:val="22"/>
            <w:rPrChange w:id="11011"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1012" w:author="An Tran, ACA (BUV)" w:date="2024-09-13T17:29:00Z" w16du:dateUtc="2024-09-13T10:29:00Z">
              <w:rPr>
                <w:rFonts w:cs="Arial"/>
                <w:i/>
                <w:iCs/>
                <w:szCs w:val="22"/>
              </w:rPr>
            </w:rPrChange>
          </w:rPr>
          <w:delText>c. Trong tr</w:delText>
        </w:r>
        <w:r w:rsidRPr="00863667" w:rsidDel="003C6139">
          <w:rPr>
            <w:rFonts w:ascii="iCiel Avenir LT Std 35 Light" w:hAnsi="iCiel Avenir LT Std 35 Light" w:cs="Calibri"/>
            <w:i/>
            <w:iCs/>
            <w:sz w:val="22"/>
            <w:szCs w:val="22"/>
            <w:rPrChange w:id="11013"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1014" w:author="An Tran, ACA (BUV)" w:date="2024-09-13T17:29:00Z" w16du:dateUtc="2024-09-13T10:29:00Z">
              <w:rPr>
                <w:rFonts w:cs="Arial"/>
                <w:i/>
                <w:iCs/>
                <w:szCs w:val="22"/>
              </w:rPr>
            </w:rPrChange>
          </w:rPr>
          <w:delText>ng h</w:delText>
        </w:r>
        <w:r w:rsidRPr="00863667" w:rsidDel="003C6139">
          <w:rPr>
            <w:rFonts w:ascii="iCiel Avenir LT Std 35 Light" w:hAnsi="iCiel Avenir LT Std 35 Light" w:cs="Calibri"/>
            <w:i/>
            <w:iCs/>
            <w:sz w:val="22"/>
            <w:szCs w:val="22"/>
            <w:rPrChange w:id="11015"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1016"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1017"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1018" w:author="An Tran, ACA (BUV)" w:date="2024-09-13T17:29:00Z" w16du:dateUtc="2024-09-13T10:29:00Z">
              <w:rPr>
                <w:rFonts w:cs="Arial"/>
                <w:i/>
                <w:iCs/>
                <w:szCs w:val="22"/>
              </w:rPr>
            </w:rPrChange>
          </w:rPr>
          <w:delText>, vi</w:delText>
        </w:r>
        <w:r w:rsidRPr="00863667" w:rsidDel="003C6139">
          <w:rPr>
            <w:rFonts w:ascii="iCiel Avenir LT Std 35 Light" w:hAnsi="iCiel Avenir LT Std 35 Light" w:cs="Calibri"/>
            <w:i/>
            <w:iCs/>
            <w:sz w:val="22"/>
            <w:szCs w:val="22"/>
            <w:rPrChange w:id="11019"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020" w:author="An Tran, ACA (BUV)" w:date="2024-09-13T17:29:00Z" w16du:dateUtc="2024-09-13T10:29:00Z">
              <w:rPr>
                <w:rFonts w:cs="Arial"/>
                <w:i/>
                <w:iCs/>
                <w:szCs w:val="22"/>
              </w:rPr>
            </w:rPrChange>
          </w:rPr>
          <w:delText>c tr</w:delText>
        </w:r>
        <w:r w:rsidRPr="00863667" w:rsidDel="003C6139">
          <w:rPr>
            <w:rFonts w:ascii="iCiel Avenir LT Std 35 Light" w:hAnsi="iCiel Avenir LT Std 35 Light" w:cs="Calibri"/>
            <w:i/>
            <w:iCs/>
            <w:sz w:val="22"/>
            <w:szCs w:val="22"/>
            <w:rPrChange w:id="11021"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1022" w:author="An Tran, ACA (BUV)" w:date="2024-09-13T17:29:00Z" w16du:dateUtc="2024-09-13T10:29:00Z">
              <w:rPr>
                <w:rFonts w:cs="Arial"/>
                <w:i/>
                <w:iCs/>
                <w:szCs w:val="22"/>
              </w:rPr>
            </w:rPrChange>
          </w:rPr>
          <w:delText>i nghi</w:delText>
        </w:r>
        <w:r w:rsidRPr="00863667" w:rsidDel="003C6139">
          <w:rPr>
            <w:rFonts w:ascii="iCiel Avenir LT Std 35 Light" w:hAnsi="iCiel Avenir LT Std 35 Light" w:cs="Calibri"/>
            <w:i/>
            <w:iCs/>
            <w:sz w:val="22"/>
            <w:szCs w:val="22"/>
            <w:rPrChange w:id="11023"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024" w:author="An Tran, ACA (BUV)" w:date="2024-09-13T17:29:00Z" w16du:dateUtc="2024-09-13T10:29:00Z">
              <w:rPr>
                <w:rFonts w:cs="Arial"/>
                <w:i/>
                <w:iCs/>
                <w:szCs w:val="22"/>
              </w:rPr>
            </w:rPrChange>
          </w:rPr>
          <w:delText>m l</w:delText>
        </w:r>
        <w:r w:rsidRPr="00863667" w:rsidDel="003C6139">
          <w:rPr>
            <w:rFonts w:ascii="iCiel Avenir LT Std 35 Light" w:hAnsi="iCiel Avenir LT Std 35 Light" w:cs="Avenir Next LT Pro"/>
            <w:i/>
            <w:iCs/>
            <w:sz w:val="22"/>
            <w:szCs w:val="22"/>
            <w:rPrChange w:id="1102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026"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1027"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028" w:author="An Tran, ACA (BUV)" w:date="2024-09-13T17:29:00Z" w16du:dateUtc="2024-09-13T10:29:00Z">
              <w:rPr>
                <w:rFonts w:cs="Arial"/>
                <w:i/>
                <w:iCs/>
                <w:szCs w:val="22"/>
              </w:rPr>
            </w:rPrChange>
          </w:rPr>
          <w:delText>c/th</w:delText>
        </w:r>
        <w:r w:rsidRPr="00863667" w:rsidDel="003C6139">
          <w:rPr>
            <w:rFonts w:ascii="iCiel Avenir LT Std 35 Light" w:hAnsi="iCiel Avenir LT Std 35 Light" w:cs="Calibri"/>
            <w:i/>
            <w:iCs/>
            <w:sz w:val="22"/>
            <w:szCs w:val="22"/>
            <w:rPrChange w:id="11029"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030"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031"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032" w:author="An Tran, ACA (BUV)" w:date="2024-09-13T17:29:00Z" w16du:dateUtc="2024-09-13T10:29:00Z">
              <w:rPr>
                <w:rFonts w:cs="Arial"/>
                <w:i/>
                <w:iCs/>
                <w:szCs w:val="22"/>
              </w:rPr>
            </w:rPrChange>
          </w:rPr>
          <w:delText>p l</w:delText>
        </w:r>
        <w:r w:rsidRPr="00863667" w:rsidDel="003C6139">
          <w:rPr>
            <w:rFonts w:ascii="iCiel Avenir LT Std 35 Light" w:hAnsi="iCiel Avenir LT Std 35 Light" w:cs="Avenir Next LT Pro"/>
            <w:i/>
            <w:iCs/>
            <w:sz w:val="22"/>
            <w:szCs w:val="22"/>
            <w:rPrChange w:id="1103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034" w:author="An Tran, ACA (BUV)" w:date="2024-09-13T17:29:00Z" w16du:dateUtc="2024-09-13T10:29:00Z">
              <w:rPr>
                <w:rFonts w:cs="Arial"/>
                <w:i/>
                <w:iCs/>
                <w:szCs w:val="22"/>
              </w:rPr>
            </w:rPrChange>
          </w:rPr>
          <w:delText xml:space="preserve"> b</w:delText>
        </w:r>
        <w:r w:rsidRPr="00863667" w:rsidDel="003C6139">
          <w:rPr>
            <w:rFonts w:ascii="iCiel Avenir LT Std 35 Light" w:hAnsi="iCiel Avenir LT Std 35 Light" w:cs="Calibri"/>
            <w:i/>
            <w:iCs/>
            <w:sz w:val="22"/>
            <w:szCs w:val="22"/>
            <w:rPrChange w:id="11035"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1036" w:author="An Tran, ACA (BUV)" w:date="2024-09-13T17:29:00Z" w16du:dateUtc="2024-09-13T10:29:00Z">
              <w:rPr>
                <w:rFonts w:cs="Arial"/>
                <w:i/>
                <w:iCs/>
                <w:szCs w:val="22"/>
              </w:rPr>
            </w:rPrChange>
          </w:rPr>
          <w:delText>t bu</w:delText>
        </w:r>
        <w:r w:rsidRPr="00863667" w:rsidDel="003C6139">
          <w:rPr>
            <w:rFonts w:ascii="iCiel Avenir LT Std 35 Light" w:hAnsi="iCiel Avenir LT Std 35 Light" w:cs="Calibri"/>
            <w:i/>
            <w:iCs/>
            <w:sz w:val="22"/>
            <w:szCs w:val="22"/>
            <w:rPrChange w:id="11037"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038"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Avenir Next LT Pro"/>
            <w:i/>
            <w:iCs/>
            <w:sz w:val="22"/>
            <w:szCs w:val="22"/>
            <w:rPrChange w:id="1103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040"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1041"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1042" w:author="An Tran, ACA (BUV)" w:date="2024-09-13T17:29:00Z" w16du:dateUtc="2024-09-13T10:29:00Z">
              <w:rPr>
                <w:rFonts w:cs="Arial"/>
                <w:i/>
                <w:iCs/>
                <w:szCs w:val="22"/>
              </w:rPr>
            </w:rPrChange>
          </w:rPr>
          <w:delText>i tu</w:delText>
        </w:r>
        <w:r w:rsidRPr="00863667" w:rsidDel="003C6139">
          <w:rPr>
            <w:rFonts w:ascii="iCiel Avenir LT Std 35 Light" w:hAnsi="iCiel Avenir LT Std 35 Light" w:cs="Avenir Next LT Pro"/>
            <w:i/>
            <w:iCs/>
            <w:sz w:val="22"/>
            <w:szCs w:val="22"/>
            <w:rPrChange w:id="11043"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1044" w:author="An Tran, ACA (BUV)" w:date="2024-09-13T17:29:00Z" w16du:dateUtc="2024-09-13T10:29:00Z">
              <w:rPr>
                <w:rFonts w:cs="Arial"/>
                <w:i/>
                <w:iCs/>
                <w:szCs w:val="22"/>
              </w:rPr>
            </w:rPrChange>
          </w:rPr>
          <w:delText>n theo c</w:delText>
        </w:r>
        <w:r w:rsidRPr="00863667" w:rsidDel="003C6139">
          <w:rPr>
            <w:rFonts w:ascii="iCiel Avenir LT Std 35 Light" w:hAnsi="iCiel Avenir LT Std 35 Light" w:cs="Avenir Next LT Pro"/>
            <w:i/>
            <w:iCs/>
            <w:sz w:val="22"/>
            <w:szCs w:val="22"/>
            <w:rPrChange w:id="1104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046" w:author="An Tran, ACA (BUV)" w:date="2024-09-13T17:29:00Z" w16du:dateUtc="2024-09-13T10:29:00Z">
              <w:rPr>
                <w:rFonts w:cs="Arial"/>
                <w:i/>
                <w:iCs/>
                <w:szCs w:val="22"/>
              </w:rPr>
            </w:rPrChange>
          </w:rPr>
          <w:delText>c y</w:delText>
        </w:r>
        <w:r w:rsidRPr="00863667" w:rsidDel="003C6139">
          <w:rPr>
            <w:rFonts w:ascii="iCiel Avenir LT Std 35 Light" w:hAnsi="iCiel Avenir LT Std 35 Light" w:cs="Avenir Next LT Pro"/>
            <w:i/>
            <w:iCs/>
            <w:sz w:val="22"/>
            <w:szCs w:val="22"/>
            <w:rPrChange w:id="11047"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048" w:author="An Tran, ACA (BUV)" w:date="2024-09-13T17:29:00Z" w16du:dateUtc="2024-09-13T10:29:00Z">
              <w:rPr>
                <w:rFonts w:cs="Arial"/>
                <w:i/>
                <w:iCs/>
                <w:szCs w:val="22"/>
              </w:rPr>
            </w:rPrChange>
          </w:rPr>
          <w:delText>u c</w:delText>
        </w:r>
        <w:r w:rsidRPr="00863667" w:rsidDel="003C6139">
          <w:rPr>
            <w:rFonts w:ascii="iCiel Avenir LT Std 35 Light" w:hAnsi="iCiel Avenir LT Std 35 Light" w:cs="Calibri"/>
            <w:i/>
            <w:iCs/>
            <w:sz w:val="22"/>
            <w:szCs w:val="22"/>
            <w:rPrChange w:id="11049"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1050" w:author="An Tran, ACA (BUV)" w:date="2024-09-13T17:29:00Z" w16du:dateUtc="2024-09-13T10:29:00Z">
              <w:rPr>
                <w:rFonts w:cs="Arial"/>
                <w:i/>
                <w:iCs/>
                <w:szCs w:val="22"/>
              </w:rPr>
            </w:rPrChange>
          </w:rPr>
          <w:delText>u c</w:delText>
        </w:r>
        <w:r w:rsidRPr="00863667" w:rsidDel="003C6139">
          <w:rPr>
            <w:rFonts w:ascii="iCiel Avenir LT Std 35 Light" w:hAnsi="iCiel Avenir LT Std 35 Light" w:cs="Calibri"/>
            <w:i/>
            <w:iCs/>
            <w:sz w:val="22"/>
            <w:szCs w:val="22"/>
            <w:rPrChange w:id="11051"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1052"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1053"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054"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1055"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056" w:author="An Tran, ACA (BUV)" w:date="2024-09-13T17:29:00Z" w16du:dateUtc="2024-09-13T10:29:00Z">
              <w:rPr>
                <w:rFonts w:cs="Arial"/>
                <w:i/>
                <w:iCs/>
                <w:szCs w:val="22"/>
              </w:rPr>
            </w:rPrChange>
          </w:rPr>
          <w:delText>a môn h</w:delText>
        </w:r>
        <w:r w:rsidRPr="00863667" w:rsidDel="003C6139">
          <w:rPr>
            <w:rFonts w:ascii="iCiel Avenir LT Std 35 Light" w:hAnsi="iCiel Avenir LT Std 35 Light" w:cs="Calibri"/>
            <w:i/>
            <w:iCs/>
            <w:sz w:val="22"/>
            <w:szCs w:val="22"/>
            <w:rPrChange w:id="11057"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1058"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Avenir Next LT Pro"/>
            <w:i/>
            <w:iCs/>
            <w:sz w:val="22"/>
            <w:szCs w:val="22"/>
            <w:rPrChange w:id="11059"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1060" w:author="An Tran, ACA (BUV)" w:date="2024-09-13T17:29:00Z" w16du:dateUtc="2024-09-13T10:29:00Z">
              <w:rPr>
                <w:rFonts w:cs="Arial"/>
                <w:i/>
                <w:iCs/>
                <w:szCs w:val="22"/>
              </w:rPr>
            </w:rPrChange>
          </w:rPr>
          <w:delText xml:space="preserve"> d</w:delText>
        </w:r>
        <w:r w:rsidRPr="00863667" w:rsidDel="003C6139">
          <w:rPr>
            <w:rFonts w:ascii="iCiel Avenir LT Std 35 Light" w:hAnsi="iCiel Avenir LT Std 35 Light" w:cs="Calibri"/>
            <w:i/>
            <w:iCs/>
            <w:sz w:val="22"/>
            <w:szCs w:val="22"/>
            <w:rPrChange w:id="11061"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1062"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1063"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1064"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1065"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1066" w:author="An Tran, ACA (BUV)" w:date="2024-09-13T17:29:00Z" w16du:dateUtc="2024-09-13T10:29:00Z">
              <w:rPr>
                <w:rFonts w:cs="Arial"/>
                <w:i/>
                <w:iCs/>
                <w:szCs w:val="22"/>
              </w:rPr>
            </w:rPrChange>
          </w:rPr>
          <w:delText xml:space="preserve"> gi</w:delText>
        </w:r>
        <w:r w:rsidRPr="00863667" w:rsidDel="003C6139">
          <w:rPr>
            <w:rFonts w:ascii="iCiel Avenir LT Std 35 Light" w:hAnsi="iCiel Avenir LT Std 35 Light" w:cs="Calibri"/>
            <w:i/>
            <w:iCs/>
            <w:sz w:val="22"/>
            <w:szCs w:val="22"/>
            <w:rPrChange w:id="11067" w:author="An Tran, ACA (BUV)" w:date="2024-09-13T17:29:00Z" w16du:dateUtc="2024-09-13T10:29:00Z">
              <w:rPr>
                <w:rFonts w:cs="Calibri"/>
                <w:i/>
                <w:iCs/>
                <w:szCs w:val="22"/>
              </w:rPr>
            </w:rPrChange>
          </w:rPr>
          <w:delText>ờ</w:delText>
        </w:r>
        <w:r w:rsidRPr="00863667" w:rsidDel="003C6139">
          <w:rPr>
            <w:rFonts w:ascii="iCiel Avenir LT Std 35 Light" w:hAnsi="iCiel Avenir LT Std 35 Light" w:cs="Arial"/>
            <w:i/>
            <w:iCs/>
            <w:sz w:val="22"/>
            <w:szCs w:val="22"/>
            <w:rPrChange w:id="11068"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106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070"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1071"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072"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073"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1074" w:author="An Tran, ACA (BUV)" w:date="2024-09-13T17:29:00Z" w16du:dateUtc="2024-09-13T10:29:00Z">
              <w:rPr>
                <w:rFonts w:cs="Arial"/>
                <w:i/>
                <w:iCs/>
                <w:szCs w:val="22"/>
              </w:rPr>
            </w:rPrChange>
          </w:rPr>
          <w:delText>i thi</w:delText>
        </w:r>
        <w:r w:rsidRPr="00863667" w:rsidDel="003C6139">
          <w:rPr>
            <w:rFonts w:ascii="iCiel Avenir LT Std 35 Light" w:hAnsi="iCiel Avenir LT Std 35 Light" w:cs="Calibri"/>
            <w:i/>
            <w:iCs/>
            <w:sz w:val="22"/>
            <w:szCs w:val="22"/>
            <w:rPrChange w:id="1107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076" w:author="An Tran, ACA (BUV)" w:date="2024-09-13T17:29:00Z" w16du:dateUtc="2024-09-13T10:29:00Z">
              <w:rPr>
                <w:rFonts w:cs="Arial"/>
                <w:i/>
                <w:iCs/>
                <w:szCs w:val="22"/>
              </w:rPr>
            </w:rPrChange>
          </w:rPr>
          <w:delText>u, quy m</w:delText>
        </w:r>
        <w:r w:rsidRPr="00863667" w:rsidDel="003C6139">
          <w:rPr>
            <w:rFonts w:ascii="iCiel Avenir LT Std 35 Light" w:hAnsi="iCiel Avenir LT Std 35 Light" w:cs="Avenir Next LT Pro"/>
            <w:i/>
            <w:iCs/>
            <w:sz w:val="22"/>
            <w:szCs w:val="22"/>
            <w:rPrChange w:id="11077"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078" w:author="An Tran, ACA (BUV)" w:date="2024-09-13T17:29:00Z" w16du:dateUtc="2024-09-13T10:29:00Z">
              <w:rPr>
                <w:rFonts w:cs="Arial"/>
                <w:i/>
                <w:iCs/>
                <w:szCs w:val="22"/>
              </w:rPr>
            </w:rPrChange>
          </w:rPr>
          <w:delText xml:space="preserve"> ho</w:delText>
        </w:r>
        <w:r w:rsidRPr="00863667" w:rsidDel="003C6139">
          <w:rPr>
            <w:rFonts w:ascii="iCiel Avenir LT Std 35 Light" w:hAnsi="iCiel Avenir LT Std 35 Light" w:cs="Calibri"/>
            <w:i/>
            <w:iCs/>
            <w:sz w:val="22"/>
            <w:szCs w:val="22"/>
            <w:rPrChange w:id="11079"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080"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Avenir Next LT Pro"/>
            <w:i/>
            <w:iCs/>
            <w:sz w:val="22"/>
            <w:szCs w:val="22"/>
            <w:rPrChange w:id="1108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082"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083" w:author="An Tran, ACA (BUV)" w:date="2024-09-13T17:29:00Z" w16du:dateUtc="2024-09-13T10:29:00Z">
              <w:rPr>
                <w:rFonts w:cs="Arial"/>
                <w:i/>
                <w:iCs/>
                <w:szCs w:val="22"/>
              </w:rPr>
            </w:rPrChange>
          </w:rPr>
          <w:delText>ng, h</w:delText>
        </w:r>
        <w:r w:rsidRPr="00863667" w:rsidDel="003C6139">
          <w:rPr>
            <w:rFonts w:ascii="iCiel Avenir LT Std 35 Light" w:hAnsi="iCiel Avenir LT Std 35 Light" w:cs="Avenir Next LT Pro"/>
            <w:i/>
            <w:iCs/>
            <w:sz w:val="22"/>
            <w:szCs w:val="22"/>
            <w:rPrChange w:id="11084"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1085" w:author="An Tran, ACA (BUV)" w:date="2024-09-13T17:29:00Z" w16du:dateUtc="2024-09-13T10:29:00Z">
              <w:rPr>
                <w:rFonts w:cs="Arial"/>
                <w:i/>
                <w:iCs/>
                <w:szCs w:val="22"/>
              </w:rPr>
            </w:rPrChange>
          </w:rPr>
          <w:delText>nh th</w:delText>
        </w:r>
        <w:r w:rsidRPr="00863667" w:rsidDel="003C6139">
          <w:rPr>
            <w:rFonts w:ascii="iCiel Avenir LT Std 35 Light" w:hAnsi="iCiel Avenir LT Std 35 Light" w:cs="Calibri"/>
            <w:i/>
            <w:iCs/>
            <w:sz w:val="22"/>
            <w:szCs w:val="22"/>
            <w:rPrChange w:id="11086"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1087" w:author="An Tran, ACA (BUV)" w:date="2024-09-13T17:29:00Z" w16du:dateUtc="2024-09-13T10:29:00Z">
              <w:rPr>
                <w:rFonts w:cs="Arial"/>
                <w:i/>
                <w:iCs/>
                <w:szCs w:val="22"/>
              </w:rPr>
            </w:rPrChange>
          </w:rPr>
          <w:delText>c kinh doanh c</w:delText>
        </w:r>
        <w:r w:rsidRPr="00863667" w:rsidDel="003C6139">
          <w:rPr>
            <w:rFonts w:ascii="iCiel Avenir LT Std 35 Light" w:hAnsi="iCiel Avenir LT Std 35 Light" w:cs="Calibri"/>
            <w:i/>
            <w:iCs/>
            <w:sz w:val="22"/>
            <w:szCs w:val="22"/>
            <w:rPrChange w:id="11088"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089"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Avenir Next LT Pro"/>
            <w:i/>
            <w:iCs/>
            <w:sz w:val="22"/>
            <w:szCs w:val="22"/>
            <w:rPrChange w:id="1109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091" w:author="An Tran, ACA (BUV)" w:date="2024-09-13T17:29:00Z" w16du:dateUtc="2024-09-13T10:29:00Z">
              <w:rPr>
                <w:rFonts w:cs="Arial"/>
                <w:i/>
                <w:iCs/>
                <w:szCs w:val="22"/>
              </w:rPr>
            </w:rPrChange>
          </w:rPr>
          <w:delText>ng ty… Gi</w:delText>
        </w:r>
        <w:r w:rsidRPr="00863667" w:rsidDel="003C6139">
          <w:rPr>
            <w:rFonts w:ascii="iCiel Avenir LT Std 35 Light" w:hAnsi="iCiel Avenir LT Std 35 Light" w:cs="Avenir Next LT Pro"/>
            <w:i/>
            <w:iCs/>
            <w:sz w:val="22"/>
            <w:szCs w:val="22"/>
            <w:rPrChange w:id="1109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093" w:author="An Tran, ACA (BUV)" w:date="2024-09-13T17:29:00Z" w16du:dateUtc="2024-09-13T10:29:00Z">
              <w:rPr>
                <w:rFonts w:cs="Arial"/>
                <w:i/>
                <w:iCs/>
                <w:szCs w:val="22"/>
              </w:rPr>
            </w:rPrChange>
          </w:rPr>
          <w:delText>o vi</w:delText>
        </w:r>
        <w:r w:rsidRPr="00863667" w:rsidDel="003C6139">
          <w:rPr>
            <w:rFonts w:ascii="iCiel Avenir LT Std 35 Light" w:hAnsi="iCiel Avenir LT Std 35 Light" w:cs="Avenir Next LT Pro"/>
            <w:i/>
            <w:iCs/>
            <w:sz w:val="22"/>
            <w:szCs w:val="22"/>
            <w:rPrChange w:id="11094"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095" w:author="An Tran, ACA (BUV)" w:date="2024-09-13T17:29:00Z" w16du:dateUtc="2024-09-13T10:29:00Z">
              <w:rPr>
                <w:rFonts w:cs="Arial"/>
                <w:i/>
                <w:iCs/>
                <w:szCs w:val="22"/>
              </w:rPr>
            </w:rPrChange>
          </w:rPr>
          <w:delText>n ph</w:delText>
        </w:r>
        <w:r w:rsidRPr="00863667" w:rsidDel="003C6139">
          <w:rPr>
            <w:rFonts w:ascii="iCiel Avenir LT Std 35 Light" w:hAnsi="iCiel Avenir LT Std 35 Light" w:cs="Calibri"/>
            <w:i/>
            <w:iCs/>
            <w:sz w:val="22"/>
            <w:szCs w:val="22"/>
            <w:rPrChange w:id="11096"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1097"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109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099" w:author="An Tran, ACA (BUV)" w:date="2024-09-13T17:29:00Z" w16du:dateUtc="2024-09-13T10:29:00Z">
              <w:rPr>
                <w:rFonts w:cs="Arial"/>
                <w:i/>
                <w:iCs/>
                <w:szCs w:val="22"/>
              </w:rPr>
            </w:rPrChange>
          </w:rPr>
          <w:delText>ch bộ môn c</w:delText>
        </w:r>
        <w:r w:rsidRPr="00863667" w:rsidDel="003C6139">
          <w:rPr>
            <w:rFonts w:ascii="iCiel Avenir LT Std 35 Light" w:hAnsi="iCiel Avenir LT Std 35 Light" w:cs="Avenir Next LT Pro"/>
            <w:i/>
            <w:iCs/>
            <w:sz w:val="22"/>
            <w:szCs w:val="22"/>
            <w:rPrChange w:id="11100"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1101"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Calibri"/>
            <w:i/>
            <w:iCs/>
            <w:sz w:val="22"/>
            <w:szCs w:val="22"/>
            <w:rPrChange w:id="11102"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103" w:author="An Tran, ACA (BUV)" w:date="2024-09-13T17:29:00Z" w16du:dateUtc="2024-09-13T10:29:00Z">
              <w:rPr>
                <w:rFonts w:cs="Arial"/>
                <w:i/>
                <w:iCs/>
                <w:szCs w:val="22"/>
              </w:rPr>
            </w:rPrChange>
          </w:rPr>
          <w:delText xml:space="preserve">i </w:delText>
        </w:r>
        <w:r w:rsidRPr="00863667" w:rsidDel="003C6139">
          <w:rPr>
            <w:rFonts w:ascii="iCiel Avenir LT Std 35 Light" w:hAnsi="iCiel Avenir LT Std 35 Light" w:cs="Avenir Next LT Pro"/>
            <w:i/>
            <w:iCs/>
            <w:sz w:val="22"/>
            <w:szCs w:val="22"/>
            <w:rPrChange w:id="1110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105"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106" w:author="An Tran, ACA (BUV)" w:date="2024-09-13T17:29:00Z" w16du:dateUtc="2024-09-13T10:29:00Z">
              <w:rPr>
                <w:rFonts w:cs="Arial"/>
                <w:i/>
                <w:iCs/>
                <w:szCs w:val="22"/>
              </w:rPr>
            </w:rPrChange>
          </w:rPr>
          <w:delText>i ng</w:delText>
        </w:r>
        <w:r w:rsidRPr="00863667" w:rsidDel="003C6139">
          <w:rPr>
            <w:rFonts w:ascii="iCiel Avenir LT Std 35 Light" w:hAnsi="iCiel Avenir LT Std 35 Light" w:cs="Avenir Next LT Pro"/>
            <w:i/>
            <w:iCs/>
            <w:sz w:val="22"/>
            <w:szCs w:val="22"/>
            <w:rPrChange w:id="11107" w:author="An Tran, ACA (BUV)" w:date="2024-09-13T17:29:00Z" w16du:dateUtc="2024-09-13T10:29:00Z">
              <w:rPr>
                <w:rFonts w:cs="Avenir Next LT Pro"/>
                <w:i/>
                <w:iCs/>
                <w:szCs w:val="22"/>
              </w:rPr>
            </w:rPrChange>
          </w:rPr>
          <w:delText>ũ Hướng nghiệp</w:delText>
        </w:r>
        <w:r w:rsidRPr="00863667" w:rsidDel="003C6139">
          <w:rPr>
            <w:rFonts w:ascii="iCiel Avenir LT Std 35 Light" w:hAnsi="iCiel Avenir LT Std 35 Light" w:cs="Arial"/>
            <w:i/>
            <w:iCs/>
            <w:sz w:val="22"/>
            <w:szCs w:val="22"/>
            <w:rPrChange w:id="11108"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1109" w:author="An Tran, ACA (BUV)" w:date="2024-09-13T17:29:00Z" w16du:dateUtc="2024-09-13T10:29:00Z">
              <w:rPr>
                <w:rFonts w:cs="Calibri"/>
                <w:i/>
                <w:iCs/>
                <w:szCs w:val="22"/>
              </w:rPr>
            </w:rPrChange>
          </w:rPr>
          <w:delText>ẽ</w:delText>
        </w:r>
        <w:r w:rsidRPr="00863667" w:rsidDel="003C6139">
          <w:rPr>
            <w:rFonts w:ascii="iCiel Avenir LT Std 35 Light" w:hAnsi="iCiel Avenir LT Std 35 Light" w:cs="Arial"/>
            <w:i/>
            <w:iCs/>
            <w:sz w:val="22"/>
            <w:szCs w:val="22"/>
            <w:rPrChange w:id="11110"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111"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1112"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1113"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1114" w:author="An Tran, ACA (BUV)" w:date="2024-09-13T17:29:00Z" w16du:dateUtc="2024-09-13T10:29:00Z">
              <w:rPr>
                <w:rFonts w:cs="Arial"/>
                <w:i/>
                <w:iCs/>
                <w:szCs w:val="22"/>
              </w:rPr>
            </w:rPrChange>
          </w:rPr>
          <w:delTex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Những kỳ thực tập hoặc kiến tập này cũng là một trong số các phương án trải nghiệm làm việc được đề cập bên trên. </w:delText>
        </w:r>
      </w:del>
    </w:p>
    <w:p w14:paraId="3CE7BF5A" w14:textId="76E1508F" w:rsidR="00C1363F" w:rsidRPr="00D427AB" w:rsidDel="003C6139" w:rsidRDefault="00C1363F">
      <w:pPr>
        <w:rPr>
          <w:del w:id="11115" w:author="An Tran, ACA (BUV)" w:date="2024-09-12T11:07:00Z" w16du:dateUtc="2024-09-12T04:07:00Z"/>
          <w:rFonts w:cs="Arial"/>
          <w:szCs w:val="22"/>
        </w:rPr>
        <w:pPrChange w:id="1111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117" w:author="An Tran, ACA (BUV)" w:date="2024-09-12T11:07:00Z" w16du:dateUtc="2024-09-12T04:07:00Z">
        <w:r w:rsidRPr="00863667" w:rsidDel="003C6139">
          <w:rPr>
            <w:rFonts w:ascii="iCiel Avenir LT Std 35 Light" w:hAnsi="iCiel Avenir LT Std 35 Light" w:cs="Arial"/>
            <w:i/>
            <w:iCs/>
            <w:sz w:val="22"/>
            <w:szCs w:val="22"/>
            <w:rPrChange w:id="11118" w:author="An Tran, ACA (BUV)" w:date="2024-09-13T17:29:00Z" w16du:dateUtc="2024-09-13T10:29:00Z">
              <w:rPr>
                <w:rFonts w:cs="Arial"/>
                <w:i/>
                <w:iCs/>
                <w:szCs w:val="22"/>
              </w:rPr>
            </w:rPrChange>
          </w:rPr>
          <w:delText xml:space="preserve">Tất cả các thông tin về lựa chọn trải nghiệm làm việc và phương án thay thế, cũng như yêu cầu của từng lựa chọn đều đã được thông báo đầy đủ đến tất cả sinh viên thông qua </w:delText>
        </w:r>
        <w:r w:rsidRPr="00863667" w:rsidDel="003C6139">
          <w:rPr>
            <w:rFonts w:ascii="iCiel Avenir LT Std 35 Light" w:hAnsi="iCiel Avenir LT Std 35 Light" w:cs="Arial"/>
            <w:b/>
            <w:bCs/>
            <w:i/>
            <w:iCs/>
            <w:sz w:val="22"/>
            <w:szCs w:val="22"/>
            <w:rPrChange w:id="11119" w:author="An Tran, ACA (BUV)" w:date="2024-09-13T17:29:00Z" w16du:dateUtc="2024-09-13T10:29:00Z">
              <w:rPr>
                <w:rFonts w:cs="Arial"/>
                <w:bCs/>
                <w:i/>
                <w:iCs/>
                <w:szCs w:val="22"/>
              </w:rPr>
            </w:rPrChange>
          </w:rPr>
          <w:delText>Phụ lục 1. Hướng dẫn PSG về các lựa chọn trải nghiệm làm việc và phương án thay thế</w:delText>
        </w:r>
        <w:r w:rsidRPr="00863667" w:rsidDel="003C6139">
          <w:rPr>
            <w:rFonts w:ascii="iCiel Avenir LT Std 35 Light" w:hAnsi="iCiel Avenir LT Std 35 Light" w:cs="Arial"/>
            <w:i/>
            <w:iCs/>
            <w:sz w:val="22"/>
            <w:szCs w:val="22"/>
            <w:rPrChange w:id="11120" w:author="An Tran, ACA (BUV)" w:date="2024-09-13T17:29:00Z" w16du:dateUtc="2024-09-13T10:29:00Z">
              <w:rPr>
                <w:rFonts w:cs="Arial"/>
                <w:i/>
                <w:iCs/>
                <w:szCs w:val="22"/>
              </w:rPr>
            </w:rPrChange>
          </w:rPr>
          <w:delText xml:space="preserve">. </w:delText>
        </w:r>
      </w:del>
    </w:p>
    <w:p w14:paraId="36C159A8" w14:textId="5C727E0E" w:rsidR="00E20BF9" w:rsidRPr="00D427AB" w:rsidDel="003C6139" w:rsidRDefault="00C1363F">
      <w:pPr>
        <w:rPr>
          <w:del w:id="11121" w:author="An Tran, ACA (BUV)" w:date="2024-09-12T11:07:00Z" w16du:dateUtc="2024-09-12T04:07:00Z"/>
          <w:rFonts w:cs="Arial"/>
          <w:i/>
          <w:iCs/>
          <w:szCs w:val="22"/>
          <w:lang w:val="vi-VN"/>
        </w:rPr>
        <w:pPrChange w:id="1112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123" w:author="An Tran, ACA (BUV)" w:date="2024-09-12T11:07:00Z" w16du:dateUtc="2024-09-12T04:07:00Z">
        <w:r w:rsidRPr="00863667" w:rsidDel="003C6139">
          <w:rPr>
            <w:rFonts w:ascii="iCiel Avenir LT Std 35 Light" w:hAnsi="iCiel Avenir LT Std 35 Light" w:cs="Arial"/>
            <w:i/>
            <w:iCs/>
            <w:sz w:val="22"/>
            <w:szCs w:val="22"/>
            <w:rPrChange w:id="11124"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1125"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1126"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112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128"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1129"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1130"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1131"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1132"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113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134"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1135"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1136"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1137"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1138" w:author="An Tran, ACA (BUV)" w:date="2024-09-13T17:29:00Z" w16du:dateUtc="2024-09-13T10:29:00Z">
              <w:rPr>
                <w:rFonts w:cs="Arial"/>
                <w:i/>
                <w:iCs/>
                <w:szCs w:val="22"/>
              </w:rPr>
            </w:rPrChange>
          </w:rPr>
          <w:delText xml:space="preserve"> (dành riêng cho sinh viên và cựu sinh viên BUV).</w:delText>
        </w:r>
        <w:r w:rsidRPr="00863667" w:rsidDel="003C6139">
          <w:rPr>
            <w:rFonts w:ascii="iCiel Avenir LT Std 35 Light" w:hAnsi="iCiel Avenir LT Std 35 Light" w:cs="Arial"/>
            <w:sz w:val="22"/>
            <w:szCs w:val="22"/>
            <w:rPrChange w:id="11139" w:author="An Tran, ACA (BUV)" w:date="2024-09-13T17:29:00Z" w16du:dateUtc="2024-09-13T10:29:00Z">
              <w:rPr>
                <w:rFonts w:cs="Arial"/>
                <w:szCs w:val="22"/>
              </w:rPr>
            </w:rPrChange>
          </w:rPr>
          <w:delText xml:space="preserve"> </w:delText>
        </w:r>
        <w:r w:rsidR="00E20BF9" w:rsidRPr="00863667" w:rsidDel="003C6139">
          <w:rPr>
            <w:rFonts w:ascii="iCiel Avenir LT Std 35 Light" w:hAnsi="iCiel Avenir LT Std 35 Light" w:cs="Arial"/>
            <w:i/>
            <w:iCs/>
            <w:sz w:val="22"/>
            <w:szCs w:val="22"/>
            <w:lang w:val="vi-VN"/>
            <w:rPrChange w:id="11140" w:author="An Tran, ACA (BUV)" w:date="2024-09-13T17:29:00Z" w16du:dateUtc="2024-09-13T10:29:00Z">
              <w:rPr>
                <w:rFonts w:cs="Arial"/>
                <w:i/>
                <w:iCs/>
                <w:szCs w:val="22"/>
                <w:lang w:val="vi-VN"/>
              </w:rPr>
            </w:rPrChange>
          </w:rPr>
          <w:delText xml:space="preserve"> </w:delText>
        </w:r>
      </w:del>
    </w:p>
    <w:p w14:paraId="329962C4" w14:textId="53F99EF6" w:rsidR="00E20BF9" w:rsidRPr="00D427AB" w:rsidDel="003C6139" w:rsidRDefault="00E20BF9">
      <w:pPr>
        <w:rPr>
          <w:del w:id="11141" w:author="An Tran, ACA (BUV)" w:date="2024-09-12T11:07:00Z" w16du:dateUtc="2024-09-12T04:07:00Z"/>
          <w:rFonts w:cs="Arial"/>
          <w:i/>
          <w:iCs/>
          <w:szCs w:val="22"/>
          <w:lang w:val="vi-VN"/>
        </w:rPr>
        <w:pPrChange w:id="11142"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1143" w:name="_Toc141433236"/>
      <w:del w:id="11144" w:author="An Tran, ACA (BUV)" w:date="2024-09-12T11:07:00Z" w16du:dateUtc="2024-09-12T04:07:00Z">
        <w:r w:rsidRPr="00863667" w:rsidDel="003C6139">
          <w:rPr>
            <w:rFonts w:ascii="iCiel Avenir LT Std 35 Light" w:hAnsi="iCiel Avenir LT Std 35 Light" w:cs="Arial"/>
            <w:szCs w:val="22"/>
            <w:lang w:val="vi-VN"/>
            <w:rPrChange w:id="11145" w:author="An Tran, ACA (BUV)" w:date="2024-09-13T17:29:00Z" w16du:dateUtc="2024-09-13T10:29:00Z">
              <w:rPr>
                <w:rFonts w:cs="Arial"/>
                <w:szCs w:val="22"/>
                <w:lang w:val="vi-VN"/>
              </w:rPr>
            </w:rPrChange>
          </w:rPr>
          <w:delText xml:space="preserve">How does BUV support students with their internships? / </w:delText>
        </w:r>
        <w:r w:rsidRPr="00863667" w:rsidDel="003C6139">
          <w:rPr>
            <w:rFonts w:ascii="iCiel Avenir LT Std 35 Light" w:hAnsi="iCiel Avenir LT Std 35 Light" w:cs="Arial"/>
            <w:i/>
            <w:iCs/>
            <w:szCs w:val="22"/>
            <w:lang w:val="vi-VN"/>
            <w:rPrChange w:id="11146" w:author="An Tran, ACA (BUV)" w:date="2024-09-13T17:29:00Z" w16du:dateUtc="2024-09-13T10:29:00Z">
              <w:rPr>
                <w:rFonts w:cs="Arial"/>
                <w:i/>
                <w:iCs/>
                <w:szCs w:val="22"/>
                <w:lang w:val="vi-VN"/>
              </w:rPr>
            </w:rPrChange>
          </w:rPr>
          <w:delText>Sinh viên đ</w:delText>
        </w:r>
        <w:r w:rsidRPr="00863667" w:rsidDel="003C6139">
          <w:rPr>
            <w:rFonts w:ascii="iCiel Avenir LT Std 35 Light" w:hAnsi="iCiel Avenir LT Std 35 Light" w:cs="Calibri"/>
            <w:i/>
            <w:iCs/>
            <w:szCs w:val="22"/>
            <w:lang w:val="vi-VN"/>
            <w:rPrChange w:id="11147" w:author="An Tran, ACA (BUV)" w:date="2024-09-13T17:29:00Z" w16du:dateUtc="2024-09-13T10:29:00Z">
              <w:rPr>
                <w:rFonts w:cs="Calibri"/>
                <w:i/>
                <w:iCs/>
                <w:szCs w:val="22"/>
                <w:lang w:val="vi-VN"/>
              </w:rPr>
            </w:rPrChange>
          </w:rPr>
          <w:delText>ượ</w:delText>
        </w:r>
        <w:r w:rsidRPr="00863667" w:rsidDel="003C6139">
          <w:rPr>
            <w:rFonts w:ascii="iCiel Avenir LT Std 35 Light" w:hAnsi="iCiel Avenir LT Std 35 Light" w:cs="Arial"/>
            <w:i/>
            <w:iCs/>
            <w:szCs w:val="22"/>
            <w:lang w:val="vi-VN"/>
            <w:rPrChange w:id="11148" w:author="An Tran, ACA (BUV)" w:date="2024-09-13T17:29:00Z" w16du:dateUtc="2024-09-13T10:29:00Z">
              <w:rPr>
                <w:rFonts w:cs="Arial"/>
                <w:i/>
                <w:iCs/>
                <w:szCs w:val="22"/>
                <w:lang w:val="vi-VN"/>
              </w:rPr>
            </w:rPrChange>
          </w:rPr>
          <w:delText>c BUV h</w:delText>
        </w:r>
        <w:r w:rsidRPr="00863667" w:rsidDel="003C6139">
          <w:rPr>
            <w:rFonts w:ascii="iCiel Avenir LT Std 35 Light" w:hAnsi="iCiel Avenir LT Std 35 Light" w:cs="Calibri"/>
            <w:i/>
            <w:iCs/>
            <w:szCs w:val="22"/>
            <w:lang w:val="vi-VN"/>
            <w:rPrChange w:id="11149" w:author="An Tran, ACA (BUV)" w:date="2024-09-13T17:29:00Z" w16du:dateUtc="2024-09-13T10:29:00Z">
              <w:rPr>
                <w:rFonts w:cs="Calibri"/>
                <w:i/>
                <w:iCs/>
                <w:szCs w:val="22"/>
                <w:lang w:val="vi-VN"/>
              </w:rPr>
            </w:rPrChange>
          </w:rPr>
          <w:delText>ỗ</w:delText>
        </w:r>
        <w:r w:rsidRPr="00863667" w:rsidDel="003C6139">
          <w:rPr>
            <w:rFonts w:ascii="iCiel Avenir LT Std 35 Light" w:hAnsi="iCiel Avenir LT Std 35 Light" w:cs="Arial"/>
            <w:i/>
            <w:iCs/>
            <w:szCs w:val="22"/>
            <w:lang w:val="vi-VN"/>
            <w:rPrChange w:id="11150"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Cs w:val="22"/>
            <w:lang w:val="vi-VN"/>
            <w:rPrChange w:id="11151"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Cs w:val="22"/>
            <w:lang w:val="vi-VN"/>
            <w:rPrChange w:id="11152" w:author="An Tran, ACA (BUV)" w:date="2024-09-13T17:29:00Z" w16du:dateUtc="2024-09-13T10:29:00Z">
              <w:rPr>
                <w:rFonts w:cs="Arial"/>
                <w:i/>
                <w:iCs/>
                <w:szCs w:val="22"/>
                <w:lang w:val="vi-VN"/>
              </w:rPr>
            </w:rPrChange>
          </w:rPr>
          <w:delText xml:space="preserve"> trong công tác th</w:delText>
        </w:r>
        <w:r w:rsidRPr="00863667" w:rsidDel="003C6139">
          <w:rPr>
            <w:rFonts w:ascii="iCiel Avenir LT Std 35 Light" w:hAnsi="iCiel Avenir LT Std 35 Light" w:cs="Calibri"/>
            <w:i/>
            <w:iCs/>
            <w:szCs w:val="22"/>
            <w:lang w:val="vi-VN"/>
            <w:rPrChange w:id="11153"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1154"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1155"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1156" w:author="An Tran, ACA (BUV)" w:date="2024-09-13T17:29:00Z" w16du:dateUtc="2024-09-13T10:29:00Z">
              <w:rPr>
                <w:rFonts w:cs="Arial"/>
                <w:i/>
                <w:iCs/>
                <w:szCs w:val="22"/>
                <w:lang w:val="vi-VN"/>
              </w:rPr>
            </w:rPrChange>
          </w:rPr>
          <w:delText>p nh</w:delText>
        </w:r>
        <w:r w:rsidRPr="00863667" w:rsidDel="003C6139">
          <w:rPr>
            <w:rFonts w:ascii="iCiel Avenir LT Std 35 Light" w:hAnsi="iCiel Avenir LT Std 35 Light" w:cs="Calibri"/>
            <w:i/>
            <w:iCs/>
            <w:szCs w:val="22"/>
            <w:lang w:val="vi-VN"/>
            <w:rPrChange w:id="11157" w:author="An Tran, ACA (BUV)" w:date="2024-09-13T17:29:00Z" w16du:dateUtc="2024-09-13T10:29:00Z">
              <w:rPr>
                <w:rFonts w:cs="Calibri"/>
                <w:i/>
                <w:iCs/>
                <w:szCs w:val="22"/>
                <w:lang w:val="vi-VN"/>
              </w:rPr>
            </w:rPrChange>
          </w:rPr>
          <w:delText>ư</w:delText>
        </w:r>
        <w:r w:rsidRPr="00863667" w:rsidDel="003C6139">
          <w:rPr>
            <w:rFonts w:ascii="iCiel Avenir LT Std 35 Light" w:hAnsi="iCiel Avenir LT Std 35 Light" w:cs="Arial"/>
            <w:i/>
            <w:iCs/>
            <w:szCs w:val="22"/>
            <w:lang w:val="vi-VN"/>
            <w:rPrChange w:id="11158" w:author="An Tran, ACA (BUV)" w:date="2024-09-13T17:29:00Z" w16du:dateUtc="2024-09-13T10:29:00Z">
              <w:rPr>
                <w:rFonts w:cs="Arial"/>
                <w:i/>
                <w:iCs/>
                <w:szCs w:val="22"/>
                <w:lang w:val="vi-VN"/>
              </w:rPr>
            </w:rPrChange>
          </w:rPr>
          <w:delText xml:space="preserve"> th</w:delText>
        </w:r>
        <w:r w:rsidRPr="00863667" w:rsidDel="003C6139">
          <w:rPr>
            <w:rFonts w:ascii="iCiel Avenir LT Std 35 Light" w:hAnsi="iCiel Avenir LT Std 35 Light" w:cs="Calibri"/>
            <w:i/>
            <w:iCs/>
            <w:szCs w:val="22"/>
            <w:lang w:val="vi-VN"/>
            <w:rPrChange w:id="11159"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Cs w:val="22"/>
            <w:lang w:val="vi-VN"/>
            <w:rPrChange w:id="11160" w:author="An Tran, ACA (BUV)" w:date="2024-09-13T17:29:00Z" w16du:dateUtc="2024-09-13T10:29:00Z">
              <w:rPr>
                <w:rFonts w:cs="Arial"/>
                <w:i/>
                <w:iCs/>
                <w:szCs w:val="22"/>
                <w:lang w:val="vi-VN"/>
              </w:rPr>
            </w:rPrChange>
          </w:rPr>
          <w:delText xml:space="preserve"> nào?</w:delText>
        </w:r>
        <w:bookmarkEnd w:id="11143"/>
      </w:del>
    </w:p>
    <w:p w14:paraId="416EBFC9" w14:textId="273D8D16" w:rsidR="00E20BF9" w:rsidRPr="00D427AB" w:rsidDel="003C6139" w:rsidRDefault="00E20BF9">
      <w:pPr>
        <w:rPr>
          <w:del w:id="11161" w:author="An Tran, ACA (BUV)" w:date="2024-09-12T11:07:00Z" w16du:dateUtc="2024-09-12T04:07:00Z"/>
          <w:rFonts w:cs="Arial"/>
          <w:bCs/>
          <w:szCs w:val="22"/>
          <w:u w:val="single"/>
          <w:lang w:val="vi-VN"/>
        </w:rPr>
        <w:pPrChange w:id="1116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163"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1164"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1165"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1166"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1167"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1168"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1169"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1170" w:author="An Tran, ACA (BUV)" w:date="2024-09-13T17:29:00Z" w16du:dateUtc="2024-09-13T10:29:00Z">
              <w:rPr>
                <w:rFonts w:cs="Arial"/>
                <w:bCs/>
                <w:szCs w:val="22"/>
                <w:u w:val="single"/>
                <w:lang w:val="vi-VN"/>
              </w:rPr>
            </w:rPrChange>
          </w:rPr>
          <w:delText>:</w:delText>
        </w:r>
      </w:del>
    </w:p>
    <w:p w14:paraId="214B8C37" w14:textId="1B7C29DD" w:rsidR="00C1363F" w:rsidRPr="00D427AB" w:rsidDel="003C6139" w:rsidRDefault="00C1363F">
      <w:pPr>
        <w:rPr>
          <w:del w:id="11171" w:author="An Tran, ACA (BUV)" w:date="2024-09-12T11:07:00Z" w16du:dateUtc="2024-09-12T04:07:00Z"/>
          <w:rFonts w:cs="Arial"/>
          <w:szCs w:val="22"/>
        </w:rPr>
        <w:pPrChange w:id="1117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173" w:author="An Tran, ACA (BUV)" w:date="2024-09-12T11:07:00Z" w16du:dateUtc="2024-09-12T04:07:00Z">
        <w:r w:rsidRPr="00863667" w:rsidDel="003C6139">
          <w:rPr>
            <w:rFonts w:ascii="iCiel Avenir LT Std 35 Light" w:hAnsi="iCiel Avenir LT Std 35 Light" w:cs="Arial"/>
            <w:sz w:val="22"/>
            <w:szCs w:val="22"/>
            <w:rPrChange w:id="11174" w:author="An Tran, ACA (BUV)" w:date="2024-09-13T17:29:00Z" w16du:dateUtc="2024-09-13T10:29:00Z">
              <w:rPr>
                <w:rFonts w:cs="Arial"/>
                <w:szCs w:val="22"/>
              </w:rPr>
            </w:rPrChange>
          </w:rPr>
          <w:delText xml:space="preserve">Throughout the students’ journey at BUV, the BUV Careers Services &amp; Industry Relations Team </w:delText>
        </w:r>
        <w:r w:rsidR="005358E3" w:rsidRPr="00863667" w:rsidDel="003C6139">
          <w:rPr>
            <w:rFonts w:ascii="iCiel Avenir LT Std 35 Light" w:hAnsi="iCiel Avenir LT Std 35 Light" w:cs="Arial"/>
            <w:sz w:val="22"/>
            <w:szCs w:val="22"/>
            <w:rPrChange w:id="11175" w:author="An Tran, ACA (BUV)" w:date="2024-09-13T17:29:00Z" w16du:dateUtc="2024-09-13T10:29:00Z">
              <w:rPr>
                <w:rFonts w:cs="Arial"/>
                <w:szCs w:val="22"/>
              </w:rPr>
            </w:rPrChange>
          </w:rPr>
          <w:delText>offers</w:delText>
        </w:r>
        <w:r w:rsidRPr="00863667" w:rsidDel="003C6139">
          <w:rPr>
            <w:rFonts w:ascii="iCiel Avenir LT Std 35 Light" w:hAnsi="iCiel Avenir LT Std 35 Light" w:cs="Arial"/>
            <w:sz w:val="22"/>
            <w:szCs w:val="22"/>
            <w:rPrChange w:id="11176" w:author="An Tran, ACA (BUV)" w:date="2024-09-13T17:29:00Z" w16du:dateUtc="2024-09-13T10:29:00Z">
              <w:rPr>
                <w:rFonts w:cs="Arial"/>
                <w:szCs w:val="22"/>
              </w:rPr>
            </w:rPrChange>
          </w:rPr>
          <w:delText xml:space="preserve"> students comprehensive support, including application preparation, consultation during the internship period, and guidance upon its completion.</w:delText>
        </w:r>
      </w:del>
    </w:p>
    <w:p w14:paraId="6A4EDCAA" w14:textId="7E6926F2" w:rsidR="00C1363F" w:rsidRPr="00D427AB" w:rsidDel="003C6139" w:rsidRDefault="00C1363F">
      <w:pPr>
        <w:rPr>
          <w:del w:id="11177" w:author="An Tran, ACA (BUV)" w:date="2024-09-12T11:07:00Z" w16du:dateUtc="2024-09-12T04:07:00Z"/>
          <w:rFonts w:cs="Arial"/>
          <w:szCs w:val="22"/>
        </w:rPr>
        <w:pPrChange w:id="1117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179" w:author="An Tran, ACA (BUV)" w:date="2024-09-12T11:07:00Z" w16du:dateUtc="2024-09-12T04:07:00Z">
        <w:r w:rsidRPr="00863667" w:rsidDel="003C6139">
          <w:rPr>
            <w:rFonts w:ascii="iCiel Avenir LT Std 35 Light" w:hAnsi="iCiel Avenir LT Std 35 Light" w:cs="Arial"/>
            <w:b/>
            <w:bCs/>
            <w:sz w:val="22"/>
            <w:szCs w:val="22"/>
            <w:rPrChange w:id="11180" w:author="An Tran, ACA (BUV)" w:date="2024-09-13T17:29:00Z" w16du:dateUtc="2024-09-13T10:29:00Z">
              <w:rPr>
                <w:rFonts w:cs="Arial"/>
                <w:bCs/>
                <w:szCs w:val="22"/>
              </w:rPr>
            </w:rPrChange>
          </w:rPr>
          <w:delText xml:space="preserve">During preparation, </w:delText>
        </w:r>
        <w:r w:rsidRPr="00863667" w:rsidDel="003C6139">
          <w:rPr>
            <w:rFonts w:ascii="iCiel Avenir LT Std 35 Light" w:hAnsi="iCiel Avenir LT Std 35 Light" w:cs="Arial"/>
            <w:sz w:val="22"/>
            <w:szCs w:val="22"/>
            <w:rPrChange w:id="11181" w:author="An Tran, ACA (BUV)" w:date="2024-09-13T17:29:00Z" w16du:dateUtc="2024-09-13T10:29:00Z">
              <w:rPr>
                <w:rFonts w:cs="Arial"/>
                <w:szCs w:val="22"/>
              </w:rPr>
            </w:rPrChange>
          </w:rPr>
          <w:delText>we offer all students:</w:delText>
        </w:r>
      </w:del>
    </w:p>
    <w:p w14:paraId="6E7458EC" w14:textId="6E901BED" w:rsidR="00C1363F" w:rsidRPr="00D427AB" w:rsidDel="003C6139" w:rsidRDefault="00C1363F">
      <w:pPr>
        <w:rPr>
          <w:del w:id="11182" w:author="An Tran, ACA (BUV)" w:date="2024-09-12T11:07:00Z" w16du:dateUtc="2024-09-12T04:07:00Z"/>
          <w:rFonts w:cs="Arial"/>
          <w:szCs w:val="22"/>
        </w:rPr>
        <w:pPrChange w:id="1118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184" w:author="An Tran, ACA (BUV)" w:date="2024-09-12T11:07:00Z" w16du:dateUtc="2024-09-12T04:07:00Z">
        <w:r w:rsidRPr="00863667" w:rsidDel="003C6139">
          <w:rPr>
            <w:rFonts w:ascii="iCiel Avenir LT Std 35 Light" w:hAnsi="iCiel Avenir LT Std 35 Light" w:cs="Arial"/>
            <w:b/>
            <w:bCs/>
            <w:sz w:val="22"/>
            <w:szCs w:val="22"/>
            <w:rPrChange w:id="11185" w:author="An Tran, ACA (BUV)" w:date="2024-09-13T17:29:00Z" w16du:dateUtc="2024-09-13T10:29:00Z">
              <w:rPr>
                <w:rFonts w:cs="Arial"/>
                <w:bCs/>
                <w:szCs w:val="22"/>
              </w:rPr>
            </w:rPrChange>
          </w:rPr>
          <w:delText>A variety of internship opportunities</w:delText>
        </w:r>
        <w:r w:rsidRPr="00863667" w:rsidDel="003C6139">
          <w:rPr>
            <w:rFonts w:ascii="iCiel Avenir LT Std 35 Light" w:hAnsi="iCiel Avenir LT Std 35 Light" w:cs="Arial"/>
            <w:sz w:val="22"/>
            <w:szCs w:val="22"/>
            <w:rPrChange w:id="11186" w:author="An Tran, ACA (BUV)" w:date="2024-09-13T17:29:00Z" w16du:dateUtc="2024-09-13T10:29:00Z">
              <w:rPr>
                <w:rFonts w:cs="Arial"/>
                <w:szCs w:val="22"/>
              </w:rPr>
            </w:rPrChange>
          </w:rPr>
          <w:delText xml:space="preserve"> promoted via the Job Portal on the BUV Career Center Platform:</w:delText>
        </w:r>
        <w:r w:rsidRPr="00863667" w:rsidDel="003C6139">
          <w:rPr>
            <w:rFonts w:ascii="iCiel Avenir LT Std 35 Light" w:hAnsi="iCiel Avenir LT Std 35 Light" w:cs="Arial"/>
            <w:i/>
            <w:iCs/>
            <w:sz w:val="22"/>
            <w:szCs w:val="22"/>
            <w:rPrChange w:id="11187" w:author="An Tran, ACA (BUV)" w:date="2024-09-13T17:29:00Z" w16du:dateUtc="2024-09-13T10:29:00Z">
              <w:rPr>
                <w:rFonts w:cs="Arial"/>
                <w:i/>
                <w:iCs/>
                <w:szCs w:val="22"/>
              </w:rPr>
            </w:rPrChange>
          </w:rPr>
          <w:delText xml:space="preserve"> </w:delText>
        </w:r>
        <w:r w:rsidR="003C6139" w:rsidRPr="00863667" w:rsidDel="003C6139">
          <w:rPr>
            <w:rFonts w:ascii="iCiel Avenir LT Std 35 Light" w:hAnsi="iCiel Avenir LT Std 35 Light"/>
            <w:rPrChange w:id="11188"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189" w:author="An Tran, ACA (BUV)" w:date="2024-09-13T17:29:00Z" w16du:dateUtc="2024-09-13T10:29:00Z">
              <w:rPr/>
            </w:rPrChange>
          </w:rPr>
          <w:delInstrText>HYPERLINK "https://student.buv.edu.vn/"</w:delInstrText>
        </w:r>
        <w:r w:rsidR="003C6139" w:rsidRPr="00B8666B" w:rsidDel="003C6139">
          <w:rPr>
            <w:rFonts w:ascii="iCiel Avenir LT Std 35 Light" w:hAnsi="iCiel Avenir LT Std 35 Light"/>
          </w:rPr>
        </w:r>
        <w:r w:rsidR="003C6139" w:rsidRPr="00863667" w:rsidDel="003C6139">
          <w:rPr>
            <w:rPrChange w:id="11190" w:author="An Tran, ACA (BUV)" w:date="2024-09-13T17:29:00Z" w16du:dateUtc="2024-09-13T10:29:00Z">
              <w:rPr>
                <w:rStyle w:val="Hyperlink"/>
                <w:rFonts w:cs="Arial"/>
                <w:i/>
                <w:iCs/>
                <w:szCs w:val="22"/>
              </w:rPr>
            </w:rPrChange>
          </w:rPr>
          <w:fldChar w:fldCharType="separate"/>
        </w:r>
        <w:r w:rsidR="003C6139" w:rsidRPr="00863667" w:rsidDel="003C6139">
          <w:rPr>
            <w:rFonts w:ascii="iCiel Avenir LT Std 35 Light" w:hAnsi="iCiel Avenir LT Std 35 Light"/>
            <w:rPrChange w:id="11191"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192" w:author="An Tran, ACA (BUV)" w:date="2024-09-13T17:29:00Z" w16du:dateUtc="2024-09-13T10:29:00Z">
              <w:rPr/>
            </w:rPrChange>
          </w:rPr>
          <w:delInstrText>HYPERLINK "https://buv.careercentre.me/welcome/British-University-Vietnam"</w:delInstrText>
        </w:r>
        <w:r w:rsidR="003C6139" w:rsidRPr="00B8666B" w:rsidDel="003C6139">
          <w:rPr>
            <w:rFonts w:ascii="iCiel Avenir LT Std 35 Light" w:hAnsi="iCiel Avenir LT Std 35 Light"/>
          </w:rPr>
        </w:r>
        <w:r w:rsidR="003C6139" w:rsidRPr="00863667" w:rsidDel="003C6139">
          <w:rPr>
            <w:rPrChange w:id="11193"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1194" w:author="An Tran, ACA (BUV)" w:date="2024-09-13T17:29:00Z" w16du:dateUtc="2024-09-13T10:29:00Z">
              <w:rPr>
                <w:rStyle w:val="Hyperlink"/>
                <w:rFonts w:cs="Arial"/>
                <w:szCs w:val="22"/>
              </w:rPr>
            </w:rPrChange>
          </w:rPr>
          <w:delText>https://buv.careercentre.me/welcome/British-University-Vietnam</w:delText>
        </w:r>
        <w:r w:rsidR="003C6139" w:rsidRPr="00863667" w:rsidDel="003C6139">
          <w:rPr>
            <w:rStyle w:val="Hyperlink"/>
            <w:rFonts w:ascii="iCiel Avenir LT Std 35 Light" w:hAnsi="iCiel Avenir LT Std 35 Light" w:cs="Arial"/>
            <w:sz w:val="22"/>
            <w:szCs w:val="22"/>
            <w:rPrChange w:id="11195" w:author="An Tran, ACA (BUV)" w:date="2024-09-13T17:29:00Z" w16du:dateUtc="2024-09-13T10:29:00Z">
              <w:rPr>
                <w:rStyle w:val="Hyperlink"/>
                <w:rFonts w:cs="Arial"/>
                <w:szCs w:val="22"/>
              </w:rPr>
            </w:rPrChange>
          </w:rPr>
          <w:fldChar w:fldCharType="end"/>
        </w:r>
        <w:r w:rsidRPr="00863667" w:rsidDel="003C6139">
          <w:rPr>
            <w:rStyle w:val="Hyperlink"/>
            <w:rFonts w:ascii="iCiel Avenir LT Std 35 Light" w:hAnsi="iCiel Avenir LT Std 35 Light" w:cs="Arial"/>
            <w:i/>
            <w:iCs/>
            <w:sz w:val="22"/>
            <w:szCs w:val="22"/>
            <w:rPrChange w:id="11196" w:author="An Tran, ACA (BUV)" w:date="2024-09-13T17:29:00Z" w16du:dateUtc="2024-09-13T10:29:00Z">
              <w:rPr>
                <w:rStyle w:val="Hyperlink"/>
                <w:rFonts w:cs="Arial"/>
                <w:i/>
                <w:iCs/>
                <w:szCs w:val="22"/>
              </w:rPr>
            </w:rPrChange>
          </w:rPr>
          <w:delText>/</w:delText>
        </w:r>
        <w:r w:rsidR="003C6139" w:rsidRPr="00863667" w:rsidDel="003C6139">
          <w:rPr>
            <w:rStyle w:val="Hyperlink"/>
            <w:rFonts w:ascii="iCiel Avenir LT Std 35 Light" w:hAnsi="iCiel Avenir LT Std 35 Light" w:cs="Arial"/>
            <w:i/>
            <w:iCs/>
            <w:sz w:val="22"/>
            <w:szCs w:val="22"/>
            <w:rPrChange w:id="11197" w:author="An Tran, ACA (BUV)" w:date="2024-09-13T17:29:00Z" w16du:dateUtc="2024-09-13T10:29:00Z">
              <w:rPr>
                <w:rStyle w:val="Hyperlink"/>
                <w:rFonts w:cs="Arial"/>
                <w:i/>
                <w:iCs/>
                <w:szCs w:val="22"/>
              </w:rPr>
            </w:rPrChange>
          </w:rPr>
          <w:fldChar w:fldCharType="end"/>
        </w:r>
        <w:r w:rsidR="003C6139" w:rsidRPr="00863667" w:rsidDel="003C6139">
          <w:rPr>
            <w:rFonts w:ascii="iCiel Avenir LT Std 35 Light" w:hAnsi="iCiel Avenir LT Std 35 Light"/>
            <w:rPrChange w:id="11198" w:author="An Tran, ACA (BUV)" w:date="2024-09-13T17:29:00Z" w16du:dateUtc="2024-09-13T10:29:00Z">
              <w:rPr>
                <w:color w:val="auto"/>
              </w:rPr>
            </w:rPrChange>
          </w:rPr>
          <w:fldChar w:fldCharType="begin"/>
        </w:r>
        <w:r w:rsidR="003C6139" w:rsidRPr="00863667" w:rsidDel="003C6139">
          <w:rPr>
            <w:rFonts w:ascii="iCiel Avenir LT Std 35 Light" w:hAnsi="iCiel Avenir LT Std 35 Light"/>
            <w:rPrChange w:id="11199" w:author="An Tran, ACA (BUV)" w:date="2024-09-13T17:29:00Z" w16du:dateUtc="2024-09-13T10:29:00Z">
              <w:rPr/>
            </w:rPrChange>
          </w:rPr>
          <w:delInstrText>HYPERLINK "https://student.buv.edu.vn/"</w:delInstrText>
        </w:r>
        <w:r w:rsidR="003C6139" w:rsidRPr="00B8666B" w:rsidDel="003C6139">
          <w:rPr>
            <w:rFonts w:ascii="iCiel Avenir LT Std 35 Light" w:hAnsi="iCiel Avenir LT Std 35 Light"/>
          </w:rPr>
        </w:r>
        <w:r w:rsidR="003C6139" w:rsidRPr="00863667" w:rsidDel="003C6139">
          <w:rPr>
            <w:rPrChange w:id="11200" w:author="An Tran, ACA (BUV)" w:date="2024-09-13T17:29:00Z" w16du:dateUtc="2024-09-13T10:29:00Z">
              <w:rPr>
                <w:rStyle w:val="Hyperlink"/>
              </w:rPr>
            </w:rPrChange>
          </w:rPr>
          <w:fldChar w:fldCharType="separate"/>
        </w:r>
        <w:r w:rsidRPr="00863667" w:rsidDel="003C6139">
          <w:rPr>
            <w:rStyle w:val="Hyperlink"/>
            <w:rFonts w:ascii="iCiel Avenir LT Std 35 Light" w:hAnsi="iCiel Avenir LT Std 35 Light"/>
            <w:rPrChange w:id="11201" w:author="An Tran, ACA (BUV)" w:date="2024-09-13T17:29:00Z" w16du:dateUtc="2024-09-13T10:29:00Z">
              <w:rPr>
                <w:rStyle w:val="Hyperlink"/>
              </w:rPr>
            </w:rPrChange>
          </w:rPr>
          <w:delText>https://student.buv.edu.vn/</w:delText>
        </w:r>
        <w:r w:rsidR="003C6139" w:rsidRPr="00863667" w:rsidDel="003C6139">
          <w:rPr>
            <w:rStyle w:val="Hyperlink"/>
            <w:rFonts w:ascii="iCiel Avenir LT Std 35 Light" w:hAnsi="iCiel Avenir LT Std 35 Light"/>
            <w:rPrChange w:id="11202" w:author="An Tran, ACA (BUV)" w:date="2024-09-13T17:29:00Z" w16du:dateUtc="2024-09-13T10:29:00Z">
              <w:rPr>
                <w:rStyle w:val="Hyperlink"/>
              </w:rPr>
            </w:rPrChange>
          </w:rPr>
          <w:fldChar w:fldCharType="end"/>
        </w:r>
        <w:r w:rsidRPr="00863667" w:rsidDel="003C6139">
          <w:rPr>
            <w:rFonts w:ascii="iCiel Avenir LT Std 35 Light" w:hAnsi="iCiel Avenir LT Std 35 Light" w:cs="Arial"/>
            <w:sz w:val="22"/>
            <w:szCs w:val="22"/>
            <w:rPrChange w:id="11203" w:author="An Tran, ACA (BUV)" w:date="2024-09-13T17:29:00Z" w16du:dateUtc="2024-09-13T10:29:00Z">
              <w:rPr>
                <w:rFonts w:cs="Arial"/>
                <w:szCs w:val="22"/>
              </w:rPr>
            </w:rPrChange>
          </w:rPr>
          <w:delText xml:space="preserve"> (exclusive to BUV students and alumni with a BUV student email account) and </w:delText>
        </w:r>
        <w:r w:rsidR="003C6139" w:rsidRPr="00863667" w:rsidDel="003C6139">
          <w:rPr>
            <w:rFonts w:ascii="iCiel Avenir LT Std 35 Light" w:hAnsi="iCiel Avenir LT Std 35 Light"/>
            <w:rPrChange w:id="11204" w:author="An Tran, ACA (BUV)" w:date="2024-09-13T17:29:00Z" w16du:dateUtc="2024-09-13T10:29:00Z">
              <w:rPr>
                <w:rFonts w:ascii="Times New Roman" w:eastAsia="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205" w:author="An Tran, ACA (BUV)" w:date="2024-09-13T17:29:00Z" w16du:dateUtc="2024-09-13T10:29:00Z">
              <w:rPr/>
            </w:rPrChange>
          </w:rPr>
          <w:delInstrText>HYPERLINK "https://www.facebook.com/buvcareer"</w:delInstrText>
        </w:r>
        <w:r w:rsidR="003C6139" w:rsidRPr="00B8666B" w:rsidDel="003C6139">
          <w:rPr>
            <w:rFonts w:ascii="iCiel Avenir LT Std 35 Light" w:hAnsi="iCiel Avenir LT Std 35 Light"/>
          </w:rPr>
        </w:r>
        <w:r w:rsidR="003C6139" w:rsidRPr="00863667" w:rsidDel="003C6139">
          <w:rPr>
            <w:rFonts w:ascii="iCiel Avenir LT Std 35 Light" w:hAnsi="iCiel Avenir LT Std 35 Light"/>
            <w:rPrChange w:id="11206" w:author="An Tran, ACA (BUV)" w:date="2024-09-13T17:29:00Z" w16du:dateUtc="2024-09-13T10:29:00Z">
              <w:rPr>
                <w:rStyle w:val="Hyperlink"/>
                <w:rFonts w:ascii="iCiel Avenir LT Std 45 Book" w:eastAsia="Segoe UI" w:hAnsi="iCiel Avenir LT Std 45 Book" w:cs="Segoe UI"/>
                <w:szCs w:val="22"/>
              </w:rPr>
            </w:rPrChange>
          </w:rPr>
          <w:fldChar w:fldCharType="separate"/>
        </w:r>
        <w:r w:rsidRPr="00863667" w:rsidDel="003C6139">
          <w:rPr>
            <w:rStyle w:val="Hyperlink"/>
            <w:rFonts w:ascii="iCiel Avenir LT Std 35 Light" w:eastAsia="Segoe UI" w:hAnsi="iCiel Avenir LT Std 35 Light" w:cs="Segoe UI"/>
            <w:sz w:val="22"/>
            <w:szCs w:val="22"/>
            <w:rPrChange w:id="11207" w:author="An Tran, ACA (BUV)" w:date="2024-09-13T17:29:00Z" w16du:dateUtc="2024-09-13T10:29:00Z">
              <w:rPr>
                <w:rStyle w:val="Hyperlink"/>
                <w:rFonts w:ascii="iCiel Avenir LT Std 45 Book" w:eastAsia="Segoe UI" w:hAnsi="iCiel Avenir LT Std 45 Book" w:cs="Segoe UI"/>
                <w:szCs w:val="22"/>
              </w:rPr>
            </w:rPrChange>
          </w:rPr>
          <w:delText xml:space="preserve"> BUV Career Services</w:delText>
        </w:r>
        <w:r w:rsidR="003C6139" w:rsidRPr="00863667" w:rsidDel="003C6139">
          <w:rPr>
            <w:rStyle w:val="Hyperlink"/>
            <w:rFonts w:ascii="iCiel Avenir LT Std 35 Light" w:eastAsia="Segoe UI" w:hAnsi="iCiel Avenir LT Std 35 Light" w:cs="Segoe UI"/>
            <w:sz w:val="22"/>
            <w:szCs w:val="22"/>
            <w:rPrChange w:id="11208" w:author="An Tran, ACA (BUV)" w:date="2024-09-13T17:29:00Z" w16du:dateUtc="2024-09-13T10:29:00Z">
              <w:rPr>
                <w:rStyle w:val="Hyperlink"/>
                <w:rFonts w:ascii="iCiel Avenir LT Std 45 Book" w:eastAsia="Segoe UI" w:hAnsi="iCiel Avenir LT Std 45 Book" w:cs="Segoe UI"/>
                <w:szCs w:val="22"/>
              </w:rPr>
            </w:rPrChange>
          </w:rPr>
          <w:fldChar w:fldCharType="end"/>
        </w:r>
        <w:r w:rsidRPr="00863667" w:rsidDel="003C6139">
          <w:rPr>
            <w:rStyle w:val="Hyperlink"/>
            <w:rFonts w:ascii="iCiel Avenir LT Std 35 Light" w:eastAsia="Segoe UI" w:hAnsi="iCiel Avenir LT Std 35 Light" w:cs="Segoe UI"/>
            <w:sz w:val="22"/>
            <w:szCs w:val="22"/>
            <w:rPrChange w:id="11209" w:author="An Tran, ACA (BUV)" w:date="2024-09-13T17:29:00Z" w16du:dateUtc="2024-09-13T10:29:00Z">
              <w:rPr>
                <w:rStyle w:val="Hyperlink"/>
                <w:rFonts w:ascii="iCiel Avenir LT Std 45 Book" w:eastAsia="Segoe UI" w:hAnsi="iCiel Avenir LT Std 45 Book" w:cs="Segoe UI"/>
                <w:szCs w:val="22"/>
              </w:rPr>
            </w:rPrChange>
          </w:rPr>
          <w:delText xml:space="preserve"> Facebook Fanpage</w:delText>
        </w:r>
        <w:r w:rsidRPr="00863667" w:rsidDel="003C6139">
          <w:rPr>
            <w:rFonts w:ascii="iCiel Avenir LT Std 35 Light" w:hAnsi="iCiel Avenir LT Std 35 Light" w:cs="Arial"/>
            <w:sz w:val="22"/>
            <w:szCs w:val="22"/>
            <w:rPrChange w:id="11210" w:author="An Tran, ACA (BUV)" w:date="2024-09-13T17:29:00Z" w16du:dateUtc="2024-09-13T10:29:00Z">
              <w:rPr>
                <w:rFonts w:cs="Arial"/>
                <w:szCs w:val="22"/>
              </w:rPr>
            </w:rPrChange>
          </w:rPr>
          <w:delText xml:space="preserve">; </w:delText>
        </w:r>
      </w:del>
    </w:p>
    <w:p w14:paraId="0084368C" w14:textId="14B86801" w:rsidR="00C1363F" w:rsidRPr="00D427AB" w:rsidDel="003C6139" w:rsidRDefault="00C1363F">
      <w:pPr>
        <w:rPr>
          <w:del w:id="11211" w:author="An Tran, ACA (BUV)" w:date="2024-09-12T11:07:00Z" w16du:dateUtc="2024-09-12T04:07:00Z"/>
          <w:rFonts w:cs="Arial"/>
          <w:szCs w:val="22"/>
        </w:rPr>
        <w:pPrChange w:id="1121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213" w:author="An Tran, ACA (BUV)" w:date="2024-09-12T11:07:00Z" w16du:dateUtc="2024-09-12T04:07:00Z">
        <w:r w:rsidRPr="00863667" w:rsidDel="003C6139">
          <w:rPr>
            <w:rFonts w:ascii="iCiel Avenir LT Std 35 Light" w:hAnsi="iCiel Avenir LT Std 35 Light" w:cs="Arial"/>
            <w:b/>
            <w:bCs/>
            <w:sz w:val="22"/>
            <w:szCs w:val="22"/>
            <w:rPrChange w:id="11214" w:author="An Tran, ACA (BUV)" w:date="2024-09-13T17:29:00Z" w16du:dateUtc="2024-09-13T10:29:00Z">
              <w:rPr>
                <w:rFonts w:cs="Arial"/>
                <w:bCs/>
                <w:szCs w:val="22"/>
              </w:rPr>
            </w:rPrChange>
          </w:rPr>
          <w:delText>Several workshops, e-learning skill courses, useful materials, and one-on-one consultation sessions</w:delText>
        </w:r>
        <w:r w:rsidRPr="00863667" w:rsidDel="003C6139">
          <w:rPr>
            <w:rFonts w:ascii="iCiel Avenir LT Std 35 Light" w:hAnsi="iCiel Avenir LT Std 35 Light" w:cs="Arial"/>
            <w:sz w:val="22"/>
            <w:szCs w:val="22"/>
            <w:rPrChange w:id="11215" w:author="An Tran, ACA (BUV)" w:date="2024-09-13T17:29:00Z" w16du:dateUtc="2024-09-13T10:29:00Z">
              <w:rPr>
                <w:rFonts w:cs="Arial"/>
                <w:szCs w:val="22"/>
              </w:rPr>
            </w:rPrChange>
          </w:rPr>
          <w:delText xml:space="preserve"> throughout the semester. These resources cover topics such as selecting internship opportunities; preparing internship application documents (including but not limited to CV and Cover Letter</w:delText>
        </w:r>
        <w:r w:rsidR="6BABE852" w:rsidRPr="00863667" w:rsidDel="003C6139">
          <w:rPr>
            <w:rFonts w:ascii="iCiel Avenir LT Std 35 Light" w:hAnsi="iCiel Avenir LT Std 35 Light" w:cs="Arial"/>
            <w:sz w:val="22"/>
            <w:szCs w:val="22"/>
            <w:rPrChange w:id="11216" w:author="An Tran, ACA (BUV)" w:date="2024-09-13T17:29:00Z" w16du:dateUtc="2024-09-13T10:29:00Z">
              <w:rPr>
                <w:rFonts w:cs="Arial"/>
                <w:szCs w:val="22"/>
              </w:rPr>
            </w:rPrChange>
          </w:rPr>
          <w:delText>); mock</w:delText>
        </w:r>
        <w:r w:rsidRPr="00863667" w:rsidDel="003C6139">
          <w:rPr>
            <w:rFonts w:ascii="iCiel Avenir LT Std 35 Light" w:hAnsi="iCiel Avenir LT Std 35 Light" w:cs="Arial"/>
            <w:sz w:val="22"/>
            <w:szCs w:val="22"/>
            <w:rPrChange w:id="11217" w:author="An Tran, ACA (BUV)" w:date="2024-09-13T17:29:00Z" w16du:dateUtc="2024-09-13T10:29:00Z">
              <w:rPr>
                <w:rFonts w:cs="Arial"/>
                <w:szCs w:val="22"/>
              </w:rPr>
            </w:rPrChange>
          </w:rPr>
          <w:delText xml:space="preserve"> interview and interview tips. </w:delText>
        </w:r>
      </w:del>
    </w:p>
    <w:p w14:paraId="6B2D400B" w14:textId="4E316A4E" w:rsidR="00C1363F" w:rsidRPr="00D427AB" w:rsidDel="003C6139" w:rsidRDefault="00C1363F">
      <w:pPr>
        <w:rPr>
          <w:del w:id="11218" w:author="An Tran, ACA (BUV)" w:date="2024-09-12T11:07:00Z" w16du:dateUtc="2024-09-12T04:07:00Z"/>
          <w:rFonts w:cs="Arial"/>
          <w:szCs w:val="22"/>
        </w:rPr>
        <w:pPrChange w:id="1121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220" w:author="An Tran, ACA (BUV)" w:date="2024-09-12T11:07:00Z" w16du:dateUtc="2024-09-12T04:07:00Z">
        <w:r w:rsidRPr="00863667" w:rsidDel="003C6139">
          <w:rPr>
            <w:rFonts w:ascii="iCiel Avenir LT Std 35 Light" w:hAnsi="iCiel Avenir LT Std 35 Light" w:cs="Arial"/>
            <w:sz w:val="22"/>
            <w:szCs w:val="22"/>
            <w:rPrChange w:id="11221" w:author="An Tran, ACA (BUV)" w:date="2024-09-13T17:29:00Z" w16du:dateUtc="2024-09-13T10:29:00Z">
              <w:rPr>
                <w:rFonts w:cs="Arial"/>
                <w:szCs w:val="22"/>
              </w:rPr>
            </w:rPrChange>
          </w:rPr>
          <w:delText xml:space="preserve">It is crucial for students to assess the suitability of each opportunity (e.g., job requirements, working time, etc.) and carefully prepare their application materials before submitting the materials through the job portal to maximise their chance of employment. </w:delText>
        </w:r>
      </w:del>
    </w:p>
    <w:p w14:paraId="41FEE620" w14:textId="4293C17E" w:rsidR="00C1363F" w:rsidRPr="00D427AB" w:rsidDel="003C6139" w:rsidRDefault="00C1363F">
      <w:pPr>
        <w:rPr>
          <w:del w:id="11222" w:author="An Tran, ACA (BUV)" w:date="2024-09-12T11:07:00Z" w16du:dateUtc="2024-09-12T04:07:00Z"/>
          <w:rFonts w:cs="Arial"/>
          <w:bCs/>
          <w:szCs w:val="22"/>
        </w:rPr>
        <w:pPrChange w:id="1122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224" w:author="An Tran, ACA (BUV)" w:date="2024-09-12T11:07:00Z" w16du:dateUtc="2024-09-12T04:07:00Z">
        <w:r w:rsidRPr="00863667" w:rsidDel="003C6139">
          <w:rPr>
            <w:rFonts w:ascii="iCiel Avenir LT Std 35 Light" w:hAnsi="iCiel Avenir LT Std 35 Light" w:cs="Arial"/>
            <w:b/>
            <w:bCs/>
            <w:sz w:val="22"/>
            <w:szCs w:val="22"/>
            <w:rPrChange w:id="11225" w:author="An Tran, ACA (BUV)" w:date="2024-09-13T17:29:00Z" w16du:dateUtc="2024-09-13T10:29:00Z">
              <w:rPr>
                <w:rFonts w:cs="Arial"/>
                <w:bCs/>
                <w:szCs w:val="22"/>
              </w:rPr>
            </w:rPrChange>
          </w:rPr>
          <w:delText>During the internship period</w:delText>
        </w:r>
        <w:r w:rsidRPr="00863667" w:rsidDel="003C6139">
          <w:rPr>
            <w:rFonts w:ascii="iCiel Avenir LT Std 35 Light" w:hAnsi="iCiel Avenir LT Std 35 Light" w:cs="Arial"/>
            <w:sz w:val="22"/>
            <w:szCs w:val="22"/>
            <w:rPrChange w:id="11226" w:author="An Tran, ACA (BUV)" w:date="2024-09-13T17:29:00Z" w16du:dateUtc="2024-09-13T10:29:00Z">
              <w:rPr>
                <w:rFonts w:cs="Arial"/>
                <w:szCs w:val="22"/>
              </w:rPr>
            </w:rPrChange>
          </w:rPr>
          <w:delText xml:space="preserve">, BUV Career Services &amp; Industry </w:delText>
        </w:r>
        <w:r w:rsidR="160720C0" w:rsidRPr="00863667" w:rsidDel="003C6139">
          <w:rPr>
            <w:rFonts w:ascii="iCiel Avenir LT Std 35 Light" w:hAnsi="iCiel Avenir LT Std 35 Light" w:cs="Arial"/>
            <w:sz w:val="22"/>
            <w:szCs w:val="22"/>
            <w:rPrChange w:id="11227" w:author="An Tran, ACA (BUV)" w:date="2024-09-13T17:29:00Z" w16du:dateUtc="2024-09-13T10:29:00Z">
              <w:rPr>
                <w:rFonts w:cs="Arial"/>
                <w:szCs w:val="22"/>
              </w:rPr>
            </w:rPrChange>
          </w:rPr>
          <w:delText>Relations Team</w:delText>
        </w:r>
        <w:r w:rsidRPr="00863667" w:rsidDel="003C6139">
          <w:rPr>
            <w:rFonts w:ascii="iCiel Avenir LT Std 35 Light" w:hAnsi="iCiel Avenir LT Std 35 Light" w:cs="Arial"/>
            <w:sz w:val="22"/>
            <w:szCs w:val="22"/>
            <w:rPrChange w:id="11228" w:author="An Tran, ACA (BUV)" w:date="2024-09-13T17:29:00Z" w16du:dateUtc="2024-09-13T10:29:00Z">
              <w:rPr>
                <w:rFonts w:cs="Arial"/>
                <w:szCs w:val="22"/>
              </w:rPr>
            </w:rPrChange>
          </w:rPr>
          <w:delText xml:space="preserve"> will constantly support students with any issues which may arise and offer guidance to help students </w:delText>
        </w:r>
        <w:r w:rsidR="005358E3" w:rsidRPr="00863667" w:rsidDel="003C6139">
          <w:rPr>
            <w:rFonts w:ascii="iCiel Avenir LT Std 35 Light" w:hAnsi="iCiel Avenir LT Std 35 Light" w:cs="Arial"/>
            <w:sz w:val="22"/>
            <w:szCs w:val="22"/>
            <w:rPrChange w:id="11229" w:author="An Tran, ACA (BUV)" w:date="2024-09-13T17:29:00Z" w16du:dateUtc="2024-09-13T10:29:00Z">
              <w:rPr>
                <w:rFonts w:cs="Arial"/>
                <w:szCs w:val="22"/>
              </w:rPr>
            </w:rPrChange>
          </w:rPr>
          <w:delText>familiarise themselves</w:delText>
        </w:r>
        <w:r w:rsidRPr="00863667" w:rsidDel="003C6139">
          <w:rPr>
            <w:rFonts w:ascii="iCiel Avenir LT Std 35 Light" w:hAnsi="iCiel Avenir LT Std 35 Light" w:cs="Arial"/>
            <w:sz w:val="22"/>
            <w:szCs w:val="22"/>
            <w:rPrChange w:id="11230" w:author="An Tran, ACA (BUV)" w:date="2024-09-13T17:29:00Z" w16du:dateUtc="2024-09-13T10:29:00Z">
              <w:rPr>
                <w:rFonts w:cs="Arial"/>
                <w:szCs w:val="22"/>
              </w:rPr>
            </w:rPrChange>
          </w:rPr>
          <w:delText xml:space="preserve"> with the new working environment and business settings. This support aims to </w:delText>
        </w:r>
        <w:r w:rsidR="75BF8526" w:rsidRPr="00863667" w:rsidDel="003C6139">
          <w:rPr>
            <w:rFonts w:ascii="iCiel Avenir LT Std 35 Light" w:hAnsi="iCiel Avenir LT Std 35 Light" w:cs="Arial"/>
            <w:sz w:val="22"/>
            <w:szCs w:val="22"/>
            <w:rPrChange w:id="11231" w:author="An Tran, ACA (BUV)" w:date="2024-09-13T17:29:00Z" w16du:dateUtc="2024-09-13T10:29:00Z">
              <w:rPr>
                <w:rFonts w:cs="Arial"/>
                <w:szCs w:val="22"/>
              </w:rPr>
            </w:rPrChange>
          </w:rPr>
          <w:delText>ensure students</w:delText>
        </w:r>
        <w:r w:rsidRPr="00863667" w:rsidDel="003C6139">
          <w:rPr>
            <w:rFonts w:ascii="iCiel Avenir LT Std 35 Light" w:hAnsi="iCiel Avenir LT Std 35 Light" w:cs="Arial"/>
            <w:sz w:val="22"/>
            <w:szCs w:val="22"/>
            <w:rPrChange w:id="11232" w:author="An Tran, ACA (BUV)" w:date="2024-09-13T17:29:00Z" w16du:dateUtc="2024-09-13T10:29:00Z">
              <w:rPr>
                <w:rFonts w:cs="Arial"/>
                <w:szCs w:val="22"/>
              </w:rPr>
            </w:rPrChange>
          </w:rPr>
          <w:delText xml:space="preserve"> successfully complete their internships while presenting a positive ambassador image of BUV students to employers.</w:delText>
        </w:r>
      </w:del>
    </w:p>
    <w:p w14:paraId="6ACF2FDD" w14:textId="392E1EF5" w:rsidR="00C1363F" w:rsidRPr="00D427AB" w:rsidDel="003C6139" w:rsidRDefault="00C1363F">
      <w:pPr>
        <w:rPr>
          <w:del w:id="11233" w:author="An Tran, ACA (BUV)" w:date="2024-09-12T11:07:00Z" w16du:dateUtc="2024-09-12T04:07:00Z"/>
          <w:rFonts w:cs="Arial"/>
          <w:szCs w:val="22"/>
        </w:rPr>
        <w:pPrChange w:id="1123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235" w:author="An Tran, ACA (BUV)" w:date="2024-09-12T11:07:00Z" w16du:dateUtc="2024-09-12T04:07:00Z">
        <w:r w:rsidRPr="00863667" w:rsidDel="003C6139">
          <w:rPr>
            <w:rFonts w:ascii="iCiel Avenir LT Std 35 Light" w:hAnsi="iCiel Avenir LT Std 35 Light" w:cs="Arial"/>
            <w:b/>
            <w:bCs/>
            <w:sz w:val="22"/>
            <w:szCs w:val="22"/>
            <w:rPrChange w:id="11236" w:author="An Tran, ACA (BUV)" w:date="2024-09-13T17:29:00Z" w16du:dateUtc="2024-09-13T10:29:00Z">
              <w:rPr>
                <w:rFonts w:cs="Arial"/>
                <w:bCs/>
                <w:szCs w:val="22"/>
              </w:rPr>
            </w:rPrChange>
          </w:rPr>
          <w:delText xml:space="preserve">Upon completion of the internship, </w:delText>
        </w:r>
        <w:r w:rsidRPr="00863667" w:rsidDel="003C6139">
          <w:rPr>
            <w:rFonts w:ascii="iCiel Avenir LT Std 35 Light" w:hAnsi="iCiel Avenir LT Std 35 Light" w:cs="Arial"/>
            <w:sz w:val="22"/>
            <w:szCs w:val="22"/>
            <w:rPrChange w:id="11237" w:author="An Tran, ACA (BUV)" w:date="2024-09-13T17:29:00Z" w16du:dateUtc="2024-09-13T10:29:00Z">
              <w:rPr>
                <w:rFonts w:cs="Arial"/>
                <w:szCs w:val="22"/>
              </w:rPr>
            </w:rPrChange>
          </w:rPr>
          <w:delText xml:space="preserve">students will receive the necessary assistance to conclude their internships professionally and guidance on how to properly document their experience in the PSG Programme. The Career Services &amp; Industry Relations Team will also receive and review the Professional Experience Evaluation Form/ Portfolio Evaluation Form and other relevant evidence to record PSG points, noting students’ strengths and weaknesses for future support. </w:delText>
        </w:r>
      </w:del>
    </w:p>
    <w:p w14:paraId="296C341D" w14:textId="1029C1CD" w:rsidR="00C1363F" w:rsidRPr="00D427AB" w:rsidDel="003C6139" w:rsidRDefault="00C1363F">
      <w:pPr>
        <w:rPr>
          <w:del w:id="11238" w:author="An Tran, ACA (BUV)" w:date="2024-09-12T11:07:00Z" w16du:dateUtc="2024-09-12T04:07:00Z"/>
          <w:rFonts w:cs="Arial"/>
          <w:szCs w:val="22"/>
        </w:rPr>
        <w:pPrChange w:id="1123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240" w:author="An Tran, ACA (BUV)" w:date="2024-09-12T11:07:00Z" w16du:dateUtc="2024-09-12T04:07:00Z">
        <w:r w:rsidRPr="00863667" w:rsidDel="003C6139">
          <w:rPr>
            <w:rFonts w:ascii="iCiel Avenir LT Std 35 Light" w:hAnsi="iCiel Avenir LT Std 35 Light" w:cs="Arial"/>
            <w:sz w:val="22"/>
            <w:szCs w:val="22"/>
            <w:rPrChange w:id="11241" w:author="An Tran, ACA (BUV)" w:date="2024-09-13T17:29:00Z" w16du:dateUtc="2024-09-13T10:29:00Z">
              <w:rPr>
                <w:rFonts w:cs="Arial"/>
                <w:szCs w:val="22"/>
              </w:rPr>
            </w:rPrChange>
          </w:rPr>
          <w:delText xml:space="preserve">While we offer comprehensive support for internship placements, our primary goal is to empower our students to take responsibility for their decisions and actions. We provide professional and dedicated career guidance at every step, rather than forcing individual students to go for an internship or stepping in to do the job for them. BUV strives to develop responsible, proactive, and empowered graduates who are prepared to seize opportunities and ready themselves for the future. </w:delText>
        </w:r>
      </w:del>
    </w:p>
    <w:p w14:paraId="2D39EAEF" w14:textId="55E05F2F" w:rsidR="00C1363F" w:rsidRPr="00D427AB" w:rsidDel="003C6139" w:rsidRDefault="00C1363F">
      <w:pPr>
        <w:rPr>
          <w:del w:id="11242" w:author="An Tran, ACA (BUV)" w:date="2024-09-12T11:07:00Z" w16du:dateUtc="2024-09-12T04:07:00Z"/>
          <w:rFonts w:cs="Arial"/>
          <w:szCs w:val="22"/>
        </w:rPr>
        <w:pPrChange w:id="11243"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1244" w:name="_Hlk171286129"/>
      <w:del w:id="11245" w:author="An Tran, ACA (BUV)" w:date="2024-09-12T11:07:00Z" w16du:dateUtc="2024-09-12T04:07:00Z">
        <w:r w:rsidRPr="00863667" w:rsidDel="003C6139">
          <w:rPr>
            <w:rFonts w:ascii="iCiel Avenir LT Std 35 Light" w:hAnsi="iCiel Avenir LT Std 35 Light" w:cs="Arial"/>
            <w:sz w:val="22"/>
            <w:szCs w:val="22"/>
            <w:rPrChange w:id="11246"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1247"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1248"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124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250"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1251"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1252"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1253"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1254"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1255"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1256"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125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258"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1259"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1260"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1261"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1262" w:author="An Tran, ACA (BUV)" w:date="2024-09-13T17:29:00Z" w16du:dateUtc="2024-09-13T10:29:00Z">
              <w:rPr>
                <w:rFonts w:cs="Arial"/>
                <w:szCs w:val="22"/>
              </w:rPr>
            </w:rPrChange>
          </w:rPr>
          <w:delText>.</w:delText>
        </w:r>
        <w:bookmarkEnd w:id="11244"/>
      </w:del>
    </w:p>
    <w:p w14:paraId="21F6A5EC" w14:textId="798A0D39" w:rsidR="00C1363F" w:rsidRPr="00D427AB" w:rsidDel="003C6139" w:rsidRDefault="00C1363F">
      <w:pPr>
        <w:rPr>
          <w:del w:id="11263" w:author="An Tran, ACA (BUV)" w:date="2024-09-12T11:07:00Z" w16du:dateUtc="2024-09-12T04:07:00Z"/>
          <w:rFonts w:cs="Arial"/>
          <w:i/>
          <w:iCs/>
          <w:szCs w:val="22"/>
        </w:rPr>
        <w:pPrChange w:id="1126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265" w:author="An Tran, ACA (BUV)" w:date="2024-09-12T11:07:00Z" w16du:dateUtc="2024-09-12T04:07:00Z">
        <w:r w:rsidRPr="00863667" w:rsidDel="003C6139">
          <w:rPr>
            <w:rFonts w:ascii="iCiel Avenir LT Std 35 Light" w:hAnsi="iCiel Avenir LT Std 35 Light" w:cs="Arial"/>
            <w:i/>
            <w:iCs/>
            <w:sz w:val="22"/>
            <w:szCs w:val="22"/>
            <w:rPrChange w:id="11266" w:author="An Tran, ACA (BUV)" w:date="2024-09-13T17:29:00Z" w16du:dateUtc="2024-09-13T10:29:00Z">
              <w:rPr>
                <w:rFonts w:cs="Arial"/>
                <w:i/>
                <w:iCs/>
                <w:szCs w:val="22"/>
              </w:rPr>
            </w:rPrChange>
          </w:rPr>
          <w:delText>Trong su</w:delText>
        </w:r>
        <w:r w:rsidRPr="00863667" w:rsidDel="003C6139">
          <w:rPr>
            <w:rFonts w:ascii="iCiel Avenir LT Std 35 Light" w:hAnsi="iCiel Avenir LT Std 35 Light" w:cs="Calibri"/>
            <w:i/>
            <w:iCs/>
            <w:sz w:val="22"/>
            <w:szCs w:val="22"/>
            <w:rPrChange w:id="11267"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1268" w:author="An Tran, ACA (BUV)" w:date="2024-09-13T17:29:00Z" w16du:dateUtc="2024-09-13T10:29:00Z">
              <w:rPr>
                <w:rFonts w:cs="Arial"/>
                <w:i/>
                <w:iCs/>
                <w:szCs w:val="22"/>
              </w:rPr>
            </w:rPrChange>
          </w:rPr>
          <w:delText>t h</w:delText>
        </w:r>
        <w:r w:rsidRPr="00863667" w:rsidDel="003C6139">
          <w:rPr>
            <w:rFonts w:ascii="iCiel Avenir LT Std 35 Light" w:hAnsi="iCiel Avenir LT Std 35 Light" w:cs="Avenir Next LT Pro"/>
            <w:i/>
            <w:iCs/>
            <w:sz w:val="22"/>
            <w:szCs w:val="22"/>
            <w:rPrChange w:id="1126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270" w:author="An Tran, ACA (BUV)" w:date="2024-09-13T17:29:00Z" w16du:dateUtc="2024-09-13T10:29:00Z">
              <w:rPr>
                <w:rFonts w:cs="Arial"/>
                <w:i/>
                <w:iCs/>
                <w:szCs w:val="22"/>
              </w:rPr>
            </w:rPrChange>
          </w:rPr>
          <w:delText>nh tr</w:delText>
        </w:r>
        <w:r w:rsidRPr="00863667" w:rsidDel="003C6139">
          <w:rPr>
            <w:rFonts w:ascii="iCiel Avenir LT Std 35 Light" w:hAnsi="iCiel Avenir LT Std 35 Light" w:cs="Avenir Next LT Pro"/>
            <w:i/>
            <w:iCs/>
            <w:sz w:val="22"/>
            <w:szCs w:val="22"/>
            <w:rPrChange w:id="11271"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1272" w:author="An Tran, ACA (BUV)" w:date="2024-09-13T17:29:00Z" w16du:dateUtc="2024-09-13T10:29:00Z">
              <w:rPr>
                <w:rFonts w:cs="Arial"/>
                <w:i/>
                <w:iCs/>
                <w:szCs w:val="22"/>
              </w:rPr>
            </w:rPrChange>
          </w:rPr>
          <w:delText>nh c</w:delText>
        </w:r>
        <w:r w:rsidRPr="00863667" w:rsidDel="003C6139">
          <w:rPr>
            <w:rFonts w:ascii="iCiel Avenir LT Std 35 Light" w:hAnsi="iCiel Avenir LT Std 35 Light" w:cs="Calibri"/>
            <w:i/>
            <w:iCs/>
            <w:sz w:val="22"/>
            <w:szCs w:val="22"/>
            <w:rPrChange w:id="11273"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274" w:author="An Tran, ACA (BUV)" w:date="2024-09-13T17:29:00Z" w16du:dateUtc="2024-09-13T10:29:00Z">
              <w:rPr>
                <w:rFonts w:cs="Arial"/>
                <w:i/>
                <w:iCs/>
                <w:szCs w:val="22"/>
              </w:rPr>
            </w:rPrChange>
          </w:rPr>
          <w:delText>a sinh vi</w:delText>
        </w:r>
        <w:r w:rsidRPr="00863667" w:rsidDel="003C6139">
          <w:rPr>
            <w:rFonts w:ascii="iCiel Avenir LT Std 35 Light" w:hAnsi="iCiel Avenir LT Std 35 Light" w:cs="Avenir Next LT Pro"/>
            <w:i/>
            <w:iCs/>
            <w:sz w:val="22"/>
            <w:szCs w:val="22"/>
            <w:rPrChange w:id="11275"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276"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1277"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278" w:author="An Tran, ACA (BUV)" w:date="2024-09-13T17:29:00Z" w16du:dateUtc="2024-09-13T10:29:00Z">
              <w:rPr>
                <w:rFonts w:cs="Arial"/>
                <w:i/>
                <w:iCs/>
                <w:szCs w:val="22"/>
              </w:rPr>
            </w:rPrChange>
          </w:rPr>
          <w:delText>i BUV, Phòng Dịch vụ Hướng nghiệp và Quan hệ Đối tác cung c</w:delText>
        </w:r>
        <w:r w:rsidRPr="00863667" w:rsidDel="003C6139">
          <w:rPr>
            <w:rFonts w:ascii="iCiel Avenir LT Std 35 Light" w:hAnsi="iCiel Avenir LT Std 35 Light" w:cs="Calibri"/>
            <w:i/>
            <w:iCs/>
            <w:sz w:val="22"/>
            <w:szCs w:val="22"/>
            <w:rPrChange w:id="11279"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1280"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128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282"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1283" w:author="An Tran, ACA (BUV)" w:date="2024-09-13T17:29:00Z" w16du:dateUtc="2024-09-13T10:29:00Z">
              <w:rPr>
                <w:rFonts w:cs="Arial"/>
                <w:i/>
                <w:iCs/>
                <w:szCs w:val="22"/>
              </w:rPr>
            </w:rPrChange>
          </w:rPr>
          <w:delText xml:space="preserve">y </w:delText>
        </w:r>
        <w:r w:rsidRPr="00863667" w:rsidDel="003C6139">
          <w:rPr>
            <w:rFonts w:ascii="iCiel Avenir LT Std 35 Light" w:hAnsi="iCiel Avenir LT Std 35 Light" w:cs="Avenir Next LT Pro"/>
            <w:i/>
            <w:iCs/>
            <w:sz w:val="22"/>
            <w:szCs w:val="22"/>
            <w:rPrChange w:id="1128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285"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286"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1287"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288"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289"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1290"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1291"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1292" w:author="An Tran, ACA (BUV)" w:date="2024-09-13T17:29:00Z" w16du:dateUtc="2024-09-13T10:29:00Z">
              <w:rPr>
                <w:rFonts w:cs="Arial"/>
                <w:i/>
                <w:iCs/>
                <w:szCs w:val="22"/>
              </w:rPr>
            </w:rPrChange>
          </w:rPr>
          <w:delText xml:space="preserve"> trong vi</w:delText>
        </w:r>
        <w:r w:rsidRPr="00863667" w:rsidDel="003C6139">
          <w:rPr>
            <w:rFonts w:ascii="iCiel Avenir LT Std 35 Light" w:hAnsi="iCiel Avenir LT Std 35 Light" w:cs="Calibri"/>
            <w:i/>
            <w:iCs/>
            <w:sz w:val="22"/>
            <w:szCs w:val="22"/>
            <w:rPrChange w:id="11293"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294" w:author="An Tran, ACA (BUV)" w:date="2024-09-13T17:29:00Z" w16du:dateUtc="2024-09-13T10:29:00Z">
              <w:rPr>
                <w:rFonts w:cs="Arial"/>
                <w:i/>
                <w:iCs/>
                <w:szCs w:val="22"/>
              </w:rPr>
            </w:rPrChange>
          </w:rPr>
          <w:delText>c chu</w:delText>
        </w:r>
        <w:r w:rsidRPr="00863667" w:rsidDel="003C6139">
          <w:rPr>
            <w:rFonts w:ascii="iCiel Avenir LT Std 35 Light" w:hAnsi="iCiel Avenir LT Std 35 Light" w:cs="Calibri"/>
            <w:i/>
            <w:iCs/>
            <w:sz w:val="22"/>
            <w:szCs w:val="22"/>
            <w:rPrChange w:id="11295" w:author="An Tran, ACA (BUV)" w:date="2024-09-13T17:29:00Z" w16du:dateUtc="2024-09-13T10:29:00Z">
              <w:rPr>
                <w:rFonts w:cs="Calibri"/>
                <w:i/>
                <w:iCs/>
                <w:szCs w:val="22"/>
              </w:rPr>
            </w:rPrChange>
          </w:rPr>
          <w:delText>ẩ</w:delText>
        </w:r>
        <w:r w:rsidRPr="00863667" w:rsidDel="003C6139">
          <w:rPr>
            <w:rFonts w:ascii="iCiel Avenir LT Std 35 Light" w:hAnsi="iCiel Avenir LT Std 35 Light" w:cs="Arial"/>
            <w:i/>
            <w:iCs/>
            <w:sz w:val="22"/>
            <w:szCs w:val="22"/>
            <w:rPrChange w:id="11296" w:author="An Tran, ACA (BUV)" w:date="2024-09-13T17:29:00Z" w16du:dateUtc="2024-09-13T10:29:00Z">
              <w:rPr>
                <w:rFonts w:cs="Arial"/>
                <w:i/>
                <w:iCs/>
                <w:szCs w:val="22"/>
              </w:rPr>
            </w:rPrChange>
          </w:rPr>
          <w:delText>n b</w:delText>
        </w:r>
        <w:r w:rsidRPr="00863667" w:rsidDel="003C6139">
          <w:rPr>
            <w:rFonts w:ascii="iCiel Avenir LT Std 35 Light" w:hAnsi="iCiel Avenir LT Std 35 Light" w:cs="Calibri"/>
            <w:i/>
            <w:iCs/>
            <w:sz w:val="22"/>
            <w:szCs w:val="22"/>
            <w:rPrChange w:id="11297"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1298"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299"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1300"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1301"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1302"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1303"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1304" w:author="An Tran, ACA (BUV)" w:date="2024-09-13T17:29:00Z" w16du:dateUtc="2024-09-13T10:29:00Z">
              <w:rPr>
                <w:rFonts w:cs="Arial"/>
                <w:i/>
                <w:iCs/>
                <w:szCs w:val="22"/>
              </w:rPr>
            </w:rPrChange>
          </w:rPr>
          <w:delText>ng tuy</w:delText>
        </w:r>
        <w:r w:rsidRPr="00863667" w:rsidDel="003C6139">
          <w:rPr>
            <w:rFonts w:ascii="iCiel Avenir LT Std 35 Light" w:hAnsi="iCiel Avenir LT Std 35 Light" w:cs="Calibri"/>
            <w:i/>
            <w:iCs/>
            <w:sz w:val="22"/>
            <w:szCs w:val="22"/>
            <w:rPrChange w:id="1130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306"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1307"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1308"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1309"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1310" w:author="An Tran, ACA (BUV)" w:date="2024-09-13T17:29:00Z" w16du:dateUtc="2024-09-13T10:29:00Z">
              <w:rPr>
                <w:rFonts w:cs="Arial"/>
                <w:i/>
                <w:iCs/>
                <w:szCs w:val="22"/>
              </w:rPr>
            </w:rPrChange>
          </w:rPr>
          <w:delText>n trong qu</w:delText>
        </w:r>
        <w:r w:rsidRPr="00863667" w:rsidDel="003C6139">
          <w:rPr>
            <w:rFonts w:ascii="iCiel Avenir LT Std 35 Light" w:hAnsi="iCiel Avenir LT Std 35 Light" w:cs="Avenir Next LT Pro"/>
            <w:i/>
            <w:iCs/>
            <w:sz w:val="22"/>
            <w:szCs w:val="22"/>
            <w:rPrChange w:id="11311"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312"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1313"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1314" w:author="An Tran, ACA (BUV)" w:date="2024-09-13T17:29:00Z" w16du:dateUtc="2024-09-13T10:29:00Z">
              <w:rPr>
                <w:rFonts w:cs="Arial"/>
                <w:i/>
                <w:iCs/>
                <w:szCs w:val="22"/>
              </w:rPr>
            </w:rPrChange>
          </w:rPr>
          <w:delText>nh th</w:delText>
        </w:r>
        <w:r w:rsidRPr="00863667" w:rsidDel="003C6139">
          <w:rPr>
            <w:rFonts w:ascii="iCiel Avenir LT Std 35 Light" w:hAnsi="iCiel Avenir LT Std 35 Light" w:cs="Calibri"/>
            <w:i/>
            <w:iCs/>
            <w:sz w:val="22"/>
            <w:szCs w:val="22"/>
            <w:rPrChange w:id="11315"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316"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317"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318"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Avenir Next LT Pro"/>
            <w:i/>
            <w:iCs/>
            <w:sz w:val="22"/>
            <w:szCs w:val="22"/>
            <w:rPrChange w:id="11319"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1320" w:author="An Tran, ACA (BUV)" w:date="2024-09-13T17:29:00Z" w16du:dateUtc="2024-09-13T10:29:00Z">
              <w:rPr>
                <w:rFonts w:cs="Arial"/>
                <w:i/>
                <w:iCs/>
                <w:szCs w:val="22"/>
              </w:rPr>
            </w:rPrChange>
          </w:rPr>
          <w:delText>ng nh</w:delText>
        </w:r>
        <w:r w:rsidRPr="00863667" w:rsidDel="003C6139">
          <w:rPr>
            <w:rFonts w:ascii="iCiel Avenir LT Std 35 Light" w:hAnsi="iCiel Avenir LT Std 35 Light" w:cs="Calibri"/>
            <w:i/>
            <w:iCs/>
            <w:sz w:val="22"/>
            <w:szCs w:val="22"/>
            <w:rPrChange w:id="11321"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1322"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1323"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1324" w:author="An Tran, ACA (BUV)" w:date="2024-09-13T17:29:00Z" w16du:dateUtc="2024-09-13T10:29:00Z">
              <w:rPr>
                <w:rFonts w:cs="Arial"/>
                <w:i/>
                <w:iCs/>
                <w:szCs w:val="22"/>
              </w:rPr>
            </w:rPrChange>
          </w:rPr>
          <w:delText>ng s</w:delText>
        </w:r>
        <w:r w:rsidRPr="00863667" w:rsidDel="003C6139">
          <w:rPr>
            <w:rFonts w:ascii="iCiel Avenir LT Std 35 Light" w:hAnsi="iCiel Avenir LT Std 35 Light" w:cs="Calibri"/>
            <w:i/>
            <w:iCs/>
            <w:sz w:val="22"/>
            <w:szCs w:val="22"/>
            <w:rPrChange w:id="11325"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326"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327"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1328" w:author="An Tran, ACA (BUV)" w:date="2024-09-13T17:29:00Z" w16du:dateUtc="2024-09-13T10:29:00Z">
              <w:rPr>
                <w:rFonts w:cs="Arial"/>
                <w:i/>
                <w:iCs/>
                <w:szCs w:val="22"/>
              </w:rPr>
            </w:rPrChange>
          </w:rPr>
          <w:delText>ng d</w:delText>
        </w:r>
        <w:r w:rsidRPr="00863667" w:rsidDel="003C6139">
          <w:rPr>
            <w:rFonts w:ascii="iCiel Avenir LT Std 35 Light" w:hAnsi="iCiel Avenir LT Std 35 Light" w:cs="Calibri"/>
            <w:i/>
            <w:iCs/>
            <w:sz w:val="22"/>
            <w:szCs w:val="22"/>
            <w:rPrChange w:id="11329"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1330"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1331"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1332" w:author="An Tran, ACA (BUV)" w:date="2024-09-13T17:29:00Z" w16du:dateUtc="2024-09-13T10:29:00Z">
              <w:rPr>
                <w:rFonts w:cs="Arial"/>
                <w:i/>
                <w:iCs/>
                <w:szCs w:val="22"/>
              </w:rPr>
            </w:rPrChange>
          </w:rPr>
          <w:delText>n thi</w:delText>
        </w:r>
        <w:r w:rsidRPr="00863667" w:rsidDel="003C6139">
          <w:rPr>
            <w:rFonts w:ascii="iCiel Avenir LT Std 35 Light" w:hAnsi="iCiel Avenir LT Std 35 Light" w:cs="Calibri"/>
            <w:i/>
            <w:iCs/>
            <w:sz w:val="22"/>
            <w:szCs w:val="22"/>
            <w:rPrChange w:id="11333"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1334" w:author="An Tran, ACA (BUV)" w:date="2024-09-13T17:29:00Z" w16du:dateUtc="2024-09-13T10:29:00Z">
              <w:rPr>
                <w:rFonts w:cs="Arial"/>
                <w:i/>
                <w:iCs/>
                <w:szCs w:val="22"/>
              </w:rPr>
            </w:rPrChange>
          </w:rPr>
          <w:delText>t khi sinh vi</w:delText>
        </w:r>
        <w:r w:rsidRPr="00863667" w:rsidDel="003C6139">
          <w:rPr>
            <w:rFonts w:ascii="iCiel Avenir LT Std 35 Light" w:hAnsi="iCiel Avenir LT Std 35 Light" w:cs="Avenir Next LT Pro"/>
            <w:i/>
            <w:iCs/>
            <w:sz w:val="22"/>
            <w:szCs w:val="22"/>
            <w:rPrChange w:id="11335"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336" w:author="An Tran, ACA (BUV)" w:date="2024-09-13T17:29:00Z" w16du:dateUtc="2024-09-13T10:29:00Z">
              <w:rPr>
                <w:rFonts w:cs="Arial"/>
                <w:i/>
                <w:iCs/>
                <w:szCs w:val="22"/>
              </w:rPr>
            </w:rPrChange>
          </w:rPr>
          <w:delText>n k</w:delText>
        </w:r>
        <w:r w:rsidRPr="00863667" w:rsidDel="003C6139">
          <w:rPr>
            <w:rFonts w:ascii="iCiel Avenir LT Std 35 Light" w:hAnsi="iCiel Avenir LT Std 35 Light" w:cs="Calibri"/>
            <w:i/>
            <w:iCs/>
            <w:sz w:val="22"/>
            <w:szCs w:val="22"/>
            <w:rPrChange w:id="11337"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1338" w:author="An Tran, ACA (BUV)" w:date="2024-09-13T17:29:00Z" w16du:dateUtc="2024-09-13T10:29:00Z">
              <w:rPr>
                <w:rFonts w:cs="Arial"/>
                <w:i/>
                <w:iCs/>
                <w:szCs w:val="22"/>
              </w:rPr>
            </w:rPrChange>
          </w:rPr>
          <w:delText>t th</w:delText>
        </w:r>
        <w:r w:rsidRPr="00863667" w:rsidDel="003C6139">
          <w:rPr>
            <w:rFonts w:ascii="iCiel Avenir LT Std 35 Light" w:hAnsi="iCiel Avenir LT Std 35 Light" w:cs="Avenir Next LT Pro"/>
            <w:i/>
            <w:iCs/>
            <w:sz w:val="22"/>
            <w:szCs w:val="22"/>
            <w:rPrChange w:id="11339"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1340" w:author="An Tran, ACA (BUV)" w:date="2024-09-13T17:29:00Z" w16du:dateUtc="2024-09-13T10:29:00Z">
              <w:rPr>
                <w:rFonts w:cs="Arial"/>
                <w:i/>
                <w:iCs/>
                <w:szCs w:val="22"/>
              </w:rPr>
            </w:rPrChange>
          </w:rPr>
          <w:delText>c m</w:delText>
        </w:r>
        <w:r w:rsidRPr="00863667" w:rsidDel="003C6139">
          <w:rPr>
            <w:rFonts w:ascii="iCiel Avenir LT Std 35 Light" w:hAnsi="iCiel Avenir LT Std 35 Light" w:cs="Calibri"/>
            <w:i/>
            <w:iCs/>
            <w:sz w:val="22"/>
            <w:szCs w:val="22"/>
            <w:rPrChange w:id="11341"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342" w:author="An Tran, ACA (BUV)" w:date="2024-09-13T17:29:00Z" w16du:dateUtc="2024-09-13T10:29:00Z">
              <w:rPr>
                <w:rFonts w:cs="Arial"/>
                <w:i/>
                <w:iCs/>
                <w:szCs w:val="22"/>
              </w:rPr>
            </w:rPrChange>
          </w:rPr>
          <w:delText>t k</w:delText>
        </w:r>
        <w:r w:rsidRPr="00863667" w:rsidDel="003C6139">
          <w:rPr>
            <w:rFonts w:ascii="iCiel Avenir LT Std 35 Light" w:hAnsi="iCiel Avenir LT Std 35 Light" w:cs="Calibri"/>
            <w:i/>
            <w:iCs/>
            <w:sz w:val="22"/>
            <w:szCs w:val="22"/>
            <w:rPrChange w:id="11343"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1344"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1345"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346"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347"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348" w:author="An Tran, ACA (BUV)" w:date="2024-09-13T17:29:00Z" w16du:dateUtc="2024-09-13T10:29:00Z">
              <w:rPr>
                <w:rFonts w:cs="Arial"/>
                <w:i/>
                <w:iCs/>
                <w:szCs w:val="22"/>
              </w:rPr>
            </w:rPrChange>
          </w:rPr>
          <w:delText>p</w:delText>
        </w:r>
      </w:del>
    </w:p>
    <w:p w14:paraId="0E481313" w14:textId="77C1E70D" w:rsidR="00C1363F" w:rsidRPr="00D427AB" w:rsidDel="003C6139" w:rsidRDefault="00C1363F">
      <w:pPr>
        <w:rPr>
          <w:del w:id="11349" w:author="An Tran, ACA (BUV)" w:date="2024-09-12T11:07:00Z" w16du:dateUtc="2024-09-12T04:07:00Z"/>
          <w:rFonts w:cs="Arial"/>
          <w:bCs/>
          <w:i/>
          <w:iCs/>
          <w:szCs w:val="22"/>
        </w:rPr>
        <w:pPrChange w:id="1135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351" w:author="An Tran, ACA (BUV)" w:date="2024-09-12T11:07:00Z" w16du:dateUtc="2024-09-12T04:07:00Z">
        <w:r w:rsidRPr="00863667" w:rsidDel="003C6139">
          <w:rPr>
            <w:rFonts w:ascii="iCiel Avenir LT Std 35 Light" w:hAnsi="iCiel Avenir LT Std 35 Light" w:cs="Arial"/>
            <w:b/>
            <w:bCs/>
            <w:i/>
            <w:iCs/>
            <w:sz w:val="22"/>
            <w:szCs w:val="22"/>
            <w:rPrChange w:id="11352" w:author="An Tran, ACA (BUV)" w:date="2024-09-13T17:29:00Z" w16du:dateUtc="2024-09-13T10:29:00Z">
              <w:rPr>
                <w:rFonts w:cs="Arial"/>
                <w:bCs/>
                <w:i/>
                <w:iCs/>
                <w:szCs w:val="22"/>
              </w:rPr>
            </w:rPrChange>
          </w:rPr>
          <w:delText>Trong quá trình chu</w:delText>
        </w:r>
        <w:r w:rsidRPr="00863667" w:rsidDel="003C6139">
          <w:rPr>
            <w:rFonts w:ascii="iCiel Avenir LT Std 35 Light" w:hAnsi="iCiel Avenir LT Std 35 Light" w:cs="Calibri"/>
            <w:b/>
            <w:bCs/>
            <w:i/>
            <w:iCs/>
            <w:sz w:val="22"/>
            <w:szCs w:val="22"/>
            <w:rPrChange w:id="11353" w:author="An Tran, ACA (BUV)" w:date="2024-09-13T17:29:00Z" w16du:dateUtc="2024-09-13T10:29:00Z">
              <w:rPr>
                <w:rFonts w:cs="Calibri"/>
                <w:bCs/>
                <w:i/>
                <w:iCs/>
                <w:szCs w:val="22"/>
              </w:rPr>
            </w:rPrChange>
          </w:rPr>
          <w:delText>ẩ</w:delText>
        </w:r>
        <w:r w:rsidRPr="00863667" w:rsidDel="003C6139">
          <w:rPr>
            <w:rFonts w:ascii="iCiel Avenir LT Std 35 Light" w:hAnsi="iCiel Avenir LT Std 35 Light" w:cs="Arial"/>
            <w:b/>
            <w:bCs/>
            <w:i/>
            <w:iCs/>
            <w:sz w:val="22"/>
            <w:szCs w:val="22"/>
            <w:rPrChange w:id="11354" w:author="An Tran, ACA (BUV)" w:date="2024-09-13T17:29:00Z" w16du:dateUtc="2024-09-13T10:29:00Z">
              <w:rPr>
                <w:rFonts w:cs="Arial"/>
                <w:bCs/>
                <w:i/>
                <w:iCs/>
                <w:szCs w:val="22"/>
              </w:rPr>
            </w:rPrChange>
          </w:rPr>
          <w:delText>n b</w:delText>
        </w:r>
        <w:r w:rsidRPr="00863667" w:rsidDel="003C6139">
          <w:rPr>
            <w:rFonts w:ascii="iCiel Avenir LT Std 35 Light" w:hAnsi="iCiel Avenir LT Std 35 Light" w:cs="Calibri"/>
            <w:b/>
            <w:bCs/>
            <w:i/>
            <w:iCs/>
            <w:sz w:val="22"/>
            <w:szCs w:val="22"/>
            <w:rPrChange w:id="11355" w:author="An Tran, ACA (BUV)" w:date="2024-09-13T17:29:00Z" w16du:dateUtc="2024-09-13T10:29:00Z">
              <w:rPr>
                <w:rFonts w:cs="Calibri"/>
                <w:bCs/>
                <w:i/>
                <w:iCs/>
                <w:szCs w:val="22"/>
              </w:rPr>
            </w:rPrChange>
          </w:rPr>
          <w:delText>ị</w:delText>
        </w:r>
        <w:r w:rsidRPr="00863667" w:rsidDel="003C6139">
          <w:rPr>
            <w:rFonts w:ascii="iCiel Avenir LT Std 35 Light" w:hAnsi="iCiel Avenir LT Std 35 Light" w:cs="Arial"/>
            <w:i/>
            <w:iCs/>
            <w:sz w:val="22"/>
            <w:szCs w:val="22"/>
            <w:rPrChange w:id="11356" w:author="An Tran, ACA (BUV)" w:date="2024-09-13T17:29:00Z" w16du:dateUtc="2024-09-13T10:29:00Z">
              <w:rPr>
                <w:rFonts w:cs="Arial"/>
                <w:i/>
                <w:iCs/>
                <w:szCs w:val="22"/>
              </w:rPr>
            </w:rPrChange>
          </w:rPr>
          <w:delText>, sinh viên nhận được các hỗ trợ như sau:</w:delText>
        </w:r>
      </w:del>
    </w:p>
    <w:p w14:paraId="7E106630" w14:textId="57F596AC" w:rsidR="00C1363F" w:rsidRPr="00D427AB" w:rsidDel="003C6139" w:rsidRDefault="00C1363F">
      <w:pPr>
        <w:rPr>
          <w:del w:id="11357" w:author="An Tran, ACA (BUV)" w:date="2024-09-12T11:07:00Z" w16du:dateUtc="2024-09-12T04:07:00Z"/>
          <w:rFonts w:cs="Arial"/>
          <w:i/>
          <w:iCs/>
          <w:szCs w:val="22"/>
        </w:rPr>
        <w:pPrChange w:id="1135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359" w:author="An Tran, ACA (BUV)" w:date="2024-09-12T11:07:00Z" w16du:dateUtc="2024-09-12T04:07:00Z">
        <w:r w:rsidRPr="00863667" w:rsidDel="003C6139">
          <w:rPr>
            <w:rFonts w:ascii="iCiel Avenir LT Std 35 Light" w:hAnsi="iCiel Avenir LT Std 35 Light" w:cs="Arial"/>
            <w:b/>
            <w:bCs/>
            <w:i/>
            <w:iCs/>
            <w:sz w:val="22"/>
            <w:szCs w:val="22"/>
            <w:rPrChange w:id="11360" w:author="An Tran, ACA (BUV)" w:date="2024-09-13T17:29:00Z" w16du:dateUtc="2024-09-13T10:29:00Z">
              <w:rPr>
                <w:rFonts w:cs="Arial"/>
                <w:bCs/>
                <w:i/>
                <w:iCs/>
                <w:szCs w:val="22"/>
              </w:rPr>
            </w:rPrChange>
          </w:rPr>
          <w:delText>Cơ hội thực tập:</w:delText>
        </w:r>
        <w:r w:rsidRPr="00863667" w:rsidDel="003C6139">
          <w:rPr>
            <w:rFonts w:ascii="iCiel Avenir LT Std 35 Light" w:hAnsi="iCiel Avenir LT Std 35 Light" w:cs="Arial"/>
            <w:i/>
            <w:iCs/>
            <w:sz w:val="22"/>
            <w:szCs w:val="22"/>
            <w:rPrChange w:id="1136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136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363"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Calibri"/>
            <w:i/>
            <w:iCs/>
            <w:sz w:val="22"/>
            <w:szCs w:val="22"/>
            <w:rPrChange w:id="11364"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1365"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36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367"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136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36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37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371"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1372"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1373" w:author="An Tran, ACA (BUV)" w:date="2024-09-13T17:29:00Z" w16du:dateUtc="2024-09-13T10:29:00Z">
              <w:rPr>
                <w:rFonts w:cs="Arial"/>
                <w:i/>
                <w:iCs/>
                <w:szCs w:val="22"/>
              </w:rPr>
            </w:rPrChange>
          </w:rPr>
          <w:delText>a d</w:delText>
        </w:r>
        <w:r w:rsidRPr="00863667" w:rsidDel="003C6139">
          <w:rPr>
            <w:rFonts w:ascii="iCiel Avenir LT Std 35 Light" w:hAnsi="iCiel Avenir LT Std 35 Light" w:cs="Calibri"/>
            <w:i/>
            <w:iCs/>
            <w:sz w:val="22"/>
            <w:szCs w:val="22"/>
            <w:rPrChange w:id="1137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375" w:author="An Tran, ACA (BUV)" w:date="2024-09-13T17:29:00Z" w16du:dateUtc="2024-09-13T10:29:00Z">
              <w:rPr>
                <w:rFonts w:cs="Arial"/>
                <w:i/>
                <w:iCs/>
                <w:szCs w:val="22"/>
              </w:rPr>
            </w:rPrChange>
          </w:rPr>
          <w:delText>ng s</w:delText>
        </w:r>
        <w:r w:rsidRPr="00863667" w:rsidDel="003C6139">
          <w:rPr>
            <w:rFonts w:ascii="iCiel Avenir LT Std 35 Light" w:hAnsi="iCiel Avenir LT Std 35 Light" w:cs="Calibri"/>
            <w:i/>
            <w:iCs/>
            <w:sz w:val="22"/>
            <w:szCs w:val="22"/>
            <w:rPrChange w:id="11376" w:author="An Tran, ACA (BUV)" w:date="2024-09-13T17:29:00Z" w16du:dateUtc="2024-09-13T10:29:00Z">
              <w:rPr>
                <w:rFonts w:cs="Calibri"/>
                <w:i/>
                <w:iCs/>
                <w:szCs w:val="22"/>
              </w:rPr>
            </w:rPrChange>
          </w:rPr>
          <w:delText>ẽ</w:delText>
        </w:r>
        <w:r w:rsidRPr="00863667" w:rsidDel="003C6139">
          <w:rPr>
            <w:rFonts w:ascii="iCiel Avenir LT Std 35 Light" w:hAnsi="iCiel Avenir LT Std 35 Light" w:cs="Arial"/>
            <w:i/>
            <w:iCs/>
            <w:sz w:val="22"/>
            <w:szCs w:val="22"/>
            <w:rPrChange w:id="11377"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137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379"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1380" w:author="An Tran, ACA (BUV)" w:date="2024-09-13T17:29:00Z" w16du:dateUtc="2024-09-13T10:29:00Z">
              <w:rPr>
                <w:rFonts w:cs="Arial"/>
                <w:i/>
                <w:iCs/>
                <w:szCs w:val="22"/>
              </w:rPr>
            </w:rPrChange>
          </w:rPr>
          <w:delText>c truy</w:delText>
        </w:r>
        <w:r w:rsidRPr="00863667" w:rsidDel="003C6139">
          <w:rPr>
            <w:rFonts w:ascii="iCiel Avenir LT Std 35 Light" w:hAnsi="iCiel Avenir LT Std 35 Light" w:cs="Calibri"/>
            <w:i/>
            <w:iCs/>
            <w:sz w:val="22"/>
            <w:szCs w:val="22"/>
            <w:rPrChange w:id="11381"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1382"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1383"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384"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Calibri"/>
            <w:i/>
            <w:iCs/>
            <w:sz w:val="22"/>
            <w:szCs w:val="22"/>
            <w:rPrChange w:id="11385"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386"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138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388"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1389"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390" w:author="An Tran, ACA (BUV)" w:date="2024-09-13T17:29:00Z" w16du:dateUtc="2024-09-13T10:29:00Z">
              <w:rPr>
                <w:rFonts w:cs="Arial"/>
                <w:i/>
                <w:iCs/>
                <w:szCs w:val="22"/>
              </w:rPr>
            </w:rPrChange>
          </w:rPr>
          <w:delText>n sinh vi</w:delText>
        </w:r>
        <w:r w:rsidRPr="00863667" w:rsidDel="003C6139">
          <w:rPr>
            <w:rFonts w:ascii="iCiel Avenir LT Std 35 Light" w:hAnsi="iCiel Avenir LT Std 35 Light" w:cs="Avenir Next LT Pro"/>
            <w:i/>
            <w:iCs/>
            <w:sz w:val="22"/>
            <w:szCs w:val="22"/>
            <w:rPrChange w:id="1139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392" w:author="An Tran, ACA (BUV)" w:date="2024-09-13T17:29:00Z" w16du:dateUtc="2024-09-13T10:29:00Z">
              <w:rPr>
                <w:rFonts w:cs="Arial"/>
                <w:i/>
                <w:iCs/>
                <w:szCs w:val="22"/>
              </w:rPr>
            </w:rPrChange>
          </w:rPr>
          <w:delText>n qua C</w:delText>
        </w:r>
        <w:r w:rsidRPr="00863667" w:rsidDel="003C6139">
          <w:rPr>
            <w:rFonts w:ascii="iCiel Avenir LT Std 35 Light" w:hAnsi="iCiel Avenir LT Std 35 Light" w:cs="Calibri"/>
            <w:i/>
            <w:iCs/>
            <w:sz w:val="22"/>
            <w:szCs w:val="22"/>
            <w:rPrChange w:id="11393" w:author="An Tran, ACA (BUV)" w:date="2024-09-13T17:29:00Z" w16du:dateUtc="2024-09-13T10:29:00Z">
              <w:rPr>
                <w:rFonts w:cs="Calibri"/>
                <w:i/>
                <w:iCs/>
                <w:szCs w:val="22"/>
              </w:rPr>
            </w:rPrChange>
          </w:rPr>
          <w:delText>ổ</w:delText>
        </w:r>
        <w:r w:rsidRPr="00863667" w:rsidDel="003C6139">
          <w:rPr>
            <w:rFonts w:ascii="iCiel Avenir LT Std 35 Light" w:hAnsi="iCiel Avenir LT Std 35 Light" w:cs="Arial"/>
            <w:i/>
            <w:iCs/>
            <w:sz w:val="22"/>
            <w:szCs w:val="22"/>
            <w:rPrChange w:id="11394"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Avenir Next LT Pro"/>
            <w:i/>
            <w:iCs/>
            <w:sz w:val="22"/>
            <w:szCs w:val="22"/>
            <w:rPrChange w:id="11395"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396" w:author="An Tran, ACA (BUV)" w:date="2024-09-13T17:29:00Z" w16du:dateUtc="2024-09-13T10:29:00Z">
              <w:rPr>
                <w:rFonts w:cs="Arial"/>
                <w:i/>
                <w:iCs/>
                <w:szCs w:val="22"/>
              </w:rPr>
            </w:rPrChange>
          </w:rPr>
          <w:delText>ng tin vi</w:delText>
        </w:r>
        <w:r w:rsidRPr="00863667" w:rsidDel="003C6139">
          <w:rPr>
            <w:rFonts w:ascii="iCiel Avenir LT Std 35 Light" w:hAnsi="iCiel Avenir LT Std 35 Light" w:cs="Calibri"/>
            <w:i/>
            <w:iCs/>
            <w:sz w:val="22"/>
            <w:szCs w:val="22"/>
            <w:rPrChange w:id="11397"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398" w:author="An Tran, ACA (BUV)" w:date="2024-09-13T17:29:00Z" w16du:dateUtc="2024-09-13T10:29:00Z">
              <w:rPr>
                <w:rFonts w:cs="Arial"/>
                <w:i/>
                <w:iCs/>
                <w:szCs w:val="22"/>
              </w:rPr>
            </w:rPrChange>
          </w:rPr>
          <w:delText>c l</w:delText>
        </w:r>
        <w:r w:rsidRPr="00863667" w:rsidDel="003C6139">
          <w:rPr>
            <w:rFonts w:ascii="iCiel Avenir LT Std 35 Light" w:hAnsi="iCiel Avenir LT Std 35 Light" w:cs="Avenir Next LT Pro"/>
            <w:i/>
            <w:iCs/>
            <w:sz w:val="22"/>
            <w:szCs w:val="22"/>
            <w:rPrChange w:id="1139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400" w:author="An Tran, ACA (BUV)" w:date="2024-09-13T17:29:00Z" w16du:dateUtc="2024-09-13T10:29:00Z">
              <w:rPr>
                <w:rFonts w:cs="Arial"/>
                <w:i/>
                <w:iCs/>
                <w:szCs w:val="22"/>
              </w:rPr>
            </w:rPrChange>
          </w:rPr>
          <w:delText>m tr</w:delText>
        </w:r>
        <w:r w:rsidRPr="00863667" w:rsidDel="003C6139">
          <w:rPr>
            <w:rFonts w:ascii="iCiel Avenir LT Std 35 Light" w:hAnsi="iCiel Avenir LT Std 35 Light" w:cs="Avenir Next LT Pro"/>
            <w:i/>
            <w:iCs/>
            <w:sz w:val="22"/>
            <w:szCs w:val="22"/>
            <w:rPrChange w:id="1140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402" w:author="An Tran, ACA (BUV)" w:date="2024-09-13T17:29:00Z" w16du:dateUtc="2024-09-13T10:29:00Z">
              <w:rPr>
                <w:rFonts w:cs="Arial"/>
                <w:i/>
                <w:iCs/>
                <w:szCs w:val="22"/>
              </w:rPr>
            </w:rPrChange>
          </w:rPr>
          <w:delText xml:space="preserve">n Trung tâm Phát triển Nghề nghiệp Trực tuyến của nhà trường: </w:delText>
        </w:r>
        <w:r w:rsidR="003C6139" w:rsidRPr="00863667" w:rsidDel="003C6139">
          <w:rPr>
            <w:rFonts w:ascii="iCiel Avenir LT Std 35 Light" w:hAnsi="iCiel Avenir LT Std 35 Light"/>
            <w:rPrChange w:id="1140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404" w:author="An Tran, ACA (BUV)" w:date="2024-09-13T17:29:00Z" w16du:dateUtc="2024-09-13T10:29:00Z">
              <w:rPr/>
            </w:rPrChange>
          </w:rPr>
          <w:delInstrText>HYPERLINK "https://buv.careercentre.me/welcome/British-University-Vietnam"</w:delInstrText>
        </w:r>
        <w:r w:rsidR="003C6139" w:rsidRPr="00B8666B" w:rsidDel="003C6139">
          <w:rPr>
            <w:rFonts w:ascii="iCiel Avenir LT Std 35 Light" w:hAnsi="iCiel Avenir LT Std 35 Light"/>
          </w:rPr>
        </w:r>
        <w:r w:rsidR="003C6139" w:rsidRPr="00863667" w:rsidDel="003C6139">
          <w:rPr>
            <w:rPrChange w:id="11405"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1406" w:author="An Tran, ACA (BUV)" w:date="2024-09-13T17:29:00Z" w16du:dateUtc="2024-09-13T10:29:00Z">
              <w:rPr>
                <w:rStyle w:val="Hyperlink"/>
                <w:rFonts w:cs="Arial"/>
                <w:i/>
                <w:iCs/>
                <w:szCs w:val="22"/>
              </w:rPr>
            </w:rPrChange>
          </w:rPr>
          <w:delText>https://buv.careercentre.me/welcome/British-University-Vietnam</w:delText>
        </w:r>
        <w:r w:rsidR="003C6139" w:rsidRPr="00863667" w:rsidDel="003C6139">
          <w:rPr>
            <w:rStyle w:val="Hyperlink"/>
            <w:rFonts w:ascii="iCiel Avenir LT Std 35 Light" w:hAnsi="iCiel Avenir LT Std 35 Light" w:cs="Arial"/>
            <w:i/>
            <w:iCs/>
            <w:sz w:val="22"/>
            <w:szCs w:val="22"/>
            <w:rPrChange w:id="11407"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1408" w:author="An Tran, ACA (BUV)" w:date="2024-09-13T17:29:00Z" w16du:dateUtc="2024-09-13T10:29:00Z">
              <w:rPr>
                <w:rFonts w:cs="Arial"/>
                <w:i/>
                <w:iCs/>
                <w:szCs w:val="22"/>
              </w:rPr>
            </w:rPrChange>
          </w:rPr>
          <w:delText xml:space="preserve"> (dành riêng cho sinh viên và cựu sinh viên BUV có tài khoản email sinh viên BUV) v</w:delText>
        </w:r>
        <w:r w:rsidRPr="00863667" w:rsidDel="003C6139">
          <w:rPr>
            <w:rFonts w:ascii="iCiel Avenir LT Std 35 Light" w:hAnsi="iCiel Avenir LT Std 35 Light" w:cs="Avenir Next LT Pro"/>
            <w:i/>
            <w:iCs/>
            <w:sz w:val="22"/>
            <w:szCs w:val="22"/>
            <w:rPrChange w:id="1140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410" w:author="An Tran, ACA (BUV)" w:date="2024-09-13T17:29:00Z" w16du:dateUtc="2024-09-13T10:29:00Z">
              <w:rPr>
                <w:rFonts w:cs="Arial"/>
                <w:i/>
                <w:iCs/>
                <w:szCs w:val="22"/>
              </w:rPr>
            </w:rPrChange>
          </w:rPr>
          <w:delText xml:space="preserve"> k</w:delText>
        </w:r>
        <w:r w:rsidRPr="00863667" w:rsidDel="003C6139">
          <w:rPr>
            <w:rFonts w:ascii="iCiel Avenir LT Std 35 Light" w:hAnsi="iCiel Avenir LT Std 35 Light" w:cs="Avenir Next LT Pro"/>
            <w:i/>
            <w:iCs/>
            <w:sz w:val="22"/>
            <w:szCs w:val="22"/>
            <w:rPrChange w:id="1141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412" w:author="An Tran, ACA (BUV)" w:date="2024-09-13T17:29:00Z" w16du:dateUtc="2024-09-13T10:29:00Z">
              <w:rPr>
                <w:rFonts w:cs="Arial"/>
                <w:i/>
                <w:iCs/>
                <w:szCs w:val="22"/>
              </w:rPr>
            </w:rPrChange>
          </w:rPr>
          <w:delText>nh m</w:delText>
        </w:r>
        <w:r w:rsidRPr="00863667" w:rsidDel="003C6139">
          <w:rPr>
            <w:rFonts w:ascii="iCiel Avenir LT Std 35 Light" w:hAnsi="iCiel Avenir LT Std 35 Light" w:cs="Calibri"/>
            <w:i/>
            <w:iCs/>
            <w:sz w:val="22"/>
            <w:szCs w:val="22"/>
            <w:rPrChange w:id="11413"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414" w:author="An Tran, ACA (BUV)" w:date="2024-09-13T17:29:00Z" w16du:dateUtc="2024-09-13T10:29:00Z">
              <w:rPr>
                <w:rFonts w:cs="Arial"/>
                <w:i/>
                <w:iCs/>
                <w:szCs w:val="22"/>
              </w:rPr>
            </w:rPrChange>
          </w:rPr>
          <w:delText>ng x</w:delText>
        </w:r>
        <w:r w:rsidRPr="00863667" w:rsidDel="003C6139">
          <w:rPr>
            <w:rFonts w:ascii="iCiel Avenir LT Std 35 Light" w:hAnsi="iCiel Avenir LT Std 35 Light" w:cs="Avenir Next LT Pro"/>
            <w:i/>
            <w:iCs/>
            <w:sz w:val="22"/>
            <w:szCs w:val="22"/>
            <w:rPrChange w:id="11415" w:author="An Tran, ACA (BUV)" w:date="2024-09-13T17:29:00Z" w16du:dateUtc="2024-09-13T10:29:00Z">
              <w:rPr>
                <w:rFonts w:cs="Avenir Next LT Pro"/>
                <w:i/>
                <w:iCs/>
                <w:szCs w:val="22"/>
              </w:rPr>
            </w:rPrChange>
          </w:rPr>
          <w:delText>ã</w:delText>
        </w:r>
        <w:r w:rsidRPr="00863667" w:rsidDel="003C6139">
          <w:rPr>
            <w:rFonts w:ascii="iCiel Avenir LT Std 35 Light" w:hAnsi="iCiel Avenir LT Std 35 Light" w:cs="Arial"/>
            <w:i/>
            <w:iCs/>
            <w:sz w:val="22"/>
            <w:szCs w:val="22"/>
            <w:rPrChange w:id="11416"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417"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418" w:author="An Tran, ACA (BUV)" w:date="2024-09-13T17:29:00Z" w16du:dateUtc="2024-09-13T10:29:00Z">
              <w:rPr>
                <w:rFonts w:cs="Arial"/>
                <w:i/>
                <w:iCs/>
                <w:szCs w:val="22"/>
              </w:rPr>
            </w:rPrChange>
          </w:rPr>
          <w:delText xml:space="preserve">i: </w:delText>
        </w:r>
        <w:r w:rsidR="003C6139" w:rsidRPr="00863667" w:rsidDel="003C6139">
          <w:rPr>
            <w:rFonts w:ascii="iCiel Avenir LT Std 35 Light" w:hAnsi="iCiel Avenir LT Std 35 Light"/>
            <w:rPrChange w:id="11419" w:author="An Tran, ACA (BUV)" w:date="2024-09-13T17:29:00Z" w16du:dateUtc="2024-09-13T10:29:00Z">
              <w:rPr>
                <w:rFonts w:ascii="Times New Roman" w:eastAsia="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420" w:author="An Tran, ACA (BUV)" w:date="2024-09-13T17:29:00Z" w16du:dateUtc="2024-09-13T10:29:00Z">
              <w:rPr/>
            </w:rPrChange>
          </w:rPr>
          <w:delInstrText>HYPERLINK "https://www.facebook.com/buvcareer"</w:delInstrText>
        </w:r>
        <w:r w:rsidR="003C6139" w:rsidRPr="00B8666B" w:rsidDel="003C6139">
          <w:rPr>
            <w:rFonts w:ascii="iCiel Avenir LT Std 35 Light" w:hAnsi="iCiel Avenir LT Std 35 Light"/>
          </w:rPr>
        </w:r>
        <w:r w:rsidR="003C6139" w:rsidRPr="00863667" w:rsidDel="003C6139">
          <w:rPr>
            <w:rPrChange w:id="11421" w:author="An Tran, ACA (BUV)" w:date="2024-09-13T17:29:00Z" w16du:dateUtc="2024-09-13T10:29:00Z">
              <w:rPr>
                <w:rStyle w:val="Hyperlink"/>
                <w:rFonts w:eastAsia="Segoe UI" w:cs="Segoe UI"/>
                <w:i/>
                <w:iCs/>
                <w:szCs w:val="22"/>
              </w:rPr>
            </w:rPrChange>
          </w:rPr>
          <w:fldChar w:fldCharType="separate"/>
        </w:r>
        <w:r w:rsidRPr="00863667" w:rsidDel="003C6139">
          <w:rPr>
            <w:rStyle w:val="Hyperlink"/>
            <w:rFonts w:ascii="iCiel Avenir LT Std 35 Light" w:eastAsia="Segoe UI" w:hAnsi="iCiel Avenir LT Std 35 Light" w:cs="Segoe UI"/>
            <w:i/>
            <w:iCs/>
            <w:sz w:val="22"/>
            <w:szCs w:val="22"/>
            <w:rPrChange w:id="11422" w:author="An Tran, ACA (BUV)" w:date="2024-09-13T17:29:00Z" w16du:dateUtc="2024-09-13T10:29:00Z">
              <w:rPr>
                <w:rStyle w:val="Hyperlink"/>
                <w:rFonts w:eastAsia="Segoe UI" w:cs="Segoe UI"/>
                <w:i/>
                <w:iCs/>
                <w:szCs w:val="22"/>
              </w:rPr>
            </w:rPrChange>
          </w:rPr>
          <w:delText>Facebook Fanpage BUV Career Services</w:delText>
        </w:r>
        <w:r w:rsidR="003C6139" w:rsidRPr="00863667" w:rsidDel="003C6139">
          <w:rPr>
            <w:rStyle w:val="Hyperlink"/>
            <w:rFonts w:ascii="iCiel Avenir LT Std 35 Light" w:eastAsia="Segoe UI" w:hAnsi="iCiel Avenir LT Std 35 Light" w:cs="Segoe UI"/>
            <w:i/>
            <w:iCs/>
            <w:sz w:val="22"/>
            <w:szCs w:val="22"/>
            <w:rPrChange w:id="11423" w:author="An Tran, ACA (BUV)" w:date="2024-09-13T17:29:00Z" w16du:dateUtc="2024-09-13T10:29:00Z">
              <w:rPr>
                <w:rStyle w:val="Hyperlink"/>
                <w:rFonts w:eastAsia="Segoe UI" w:cs="Segoe UI"/>
                <w:i/>
                <w:iCs/>
                <w:szCs w:val="22"/>
              </w:rPr>
            </w:rPrChange>
          </w:rPr>
          <w:fldChar w:fldCharType="end"/>
        </w:r>
        <w:r w:rsidRPr="00863667" w:rsidDel="003C6139">
          <w:rPr>
            <w:rFonts w:ascii="iCiel Avenir LT Std 35 Light" w:hAnsi="iCiel Avenir LT Std 35 Light" w:cs="Arial"/>
            <w:i/>
            <w:iCs/>
            <w:color w:val="000000" w:themeColor="text1"/>
            <w:sz w:val="22"/>
            <w:szCs w:val="22"/>
            <w:rPrChange w:id="11424" w:author="An Tran, ACA (BUV)" w:date="2024-09-13T17:29:00Z" w16du:dateUtc="2024-09-13T10:29:00Z">
              <w:rPr>
                <w:rFonts w:cs="Arial"/>
                <w:i/>
                <w:iCs/>
                <w:color w:val="000000" w:themeColor="text1"/>
                <w:szCs w:val="22"/>
              </w:rPr>
            </w:rPrChange>
          </w:rPr>
          <w:delText xml:space="preserve">. </w:delText>
        </w:r>
        <w:r w:rsidRPr="00863667" w:rsidDel="003C6139">
          <w:rPr>
            <w:rFonts w:ascii="iCiel Avenir LT Std 35 Light" w:hAnsi="iCiel Avenir LT Std 35 Light" w:cs="Arial"/>
            <w:i/>
            <w:iCs/>
            <w:sz w:val="22"/>
            <w:szCs w:val="22"/>
            <w:rPrChange w:id="11425" w:author="An Tran, ACA (BUV)" w:date="2024-09-13T17:29:00Z" w16du:dateUtc="2024-09-13T10:29:00Z">
              <w:rPr>
                <w:rFonts w:cs="Arial"/>
                <w:i/>
                <w:iCs/>
                <w:szCs w:val="22"/>
              </w:rPr>
            </w:rPrChange>
          </w:rPr>
          <w:delText xml:space="preserve"> </w:delText>
        </w:r>
      </w:del>
    </w:p>
    <w:p w14:paraId="562D38AC" w14:textId="6BE9C56F" w:rsidR="00C1363F" w:rsidRPr="00D427AB" w:rsidDel="003C6139" w:rsidRDefault="00C1363F">
      <w:pPr>
        <w:rPr>
          <w:del w:id="11426" w:author="An Tran, ACA (BUV)" w:date="2024-09-12T11:07:00Z" w16du:dateUtc="2024-09-12T04:07:00Z"/>
          <w:rFonts w:cs="Arial"/>
          <w:i/>
          <w:iCs/>
          <w:szCs w:val="22"/>
        </w:rPr>
        <w:pPrChange w:id="1142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428" w:author="An Tran, ACA (BUV)" w:date="2024-09-12T11:07:00Z" w16du:dateUtc="2024-09-12T04:07:00Z">
        <w:r w:rsidRPr="00863667" w:rsidDel="003C6139">
          <w:rPr>
            <w:rFonts w:ascii="iCiel Avenir LT Std 35 Light" w:hAnsi="iCiel Avenir LT Std 35 Light" w:cs="Arial"/>
            <w:b/>
            <w:bCs/>
            <w:i/>
            <w:iCs/>
            <w:sz w:val="22"/>
            <w:szCs w:val="22"/>
            <w:rPrChange w:id="11429" w:author="An Tran, ACA (BUV)" w:date="2024-09-13T17:29:00Z" w16du:dateUtc="2024-09-13T10:29:00Z">
              <w:rPr>
                <w:rFonts w:cs="Arial"/>
                <w:bCs/>
                <w:i/>
                <w:iCs/>
                <w:szCs w:val="22"/>
              </w:rPr>
            </w:rPrChange>
          </w:rPr>
          <w:delText>Hoạt động hướng nghiệp &amp; Tư vấn cá nhân:</w:delText>
        </w:r>
        <w:r w:rsidRPr="00863667" w:rsidDel="003C6139">
          <w:rPr>
            <w:rFonts w:ascii="iCiel Avenir LT Std 35 Light" w:hAnsi="iCiel Avenir LT Std 35 Light" w:cs="Arial"/>
            <w:i/>
            <w:iCs/>
            <w:sz w:val="22"/>
            <w:szCs w:val="22"/>
            <w:rPrChange w:id="11430" w:author="An Tran, ACA (BUV)" w:date="2024-09-13T17:29:00Z" w16du:dateUtc="2024-09-13T10:29:00Z">
              <w:rPr>
                <w:rFonts w:cs="Arial"/>
                <w:i/>
                <w:iCs/>
                <w:szCs w:val="22"/>
              </w:rPr>
            </w:rPrChange>
          </w:rPr>
          <w:delText xml:space="preserve"> Sinh vi</w:delText>
        </w:r>
        <w:r w:rsidRPr="00863667" w:rsidDel="003C6139">
          <w:rPr>
            <w:rFonts w:ascii="iCiel Avenir LT Std 35 Light" w:hAnsi="iCiel Avenir LT Std 35 Light" w:cs="Avenir Next LT Pro"/>
            <w:i/>
            <w:iCs/>
            <w:sz w:val="22"/>
            <w:szCs w:val="22"/>
            <w:rPrChange w:id="1143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432"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Calibri"/>
            <w:i/>
            <w:iCs/>
            <w:sz w:val="22"/>
            <w:szCs w:val="22"/>
            <w:rPrChange w:id="11433" w:author="An Tran, ACA (BUV)" w:date="2024-09-13T17:29:00Z" w16du:dateUtc="2024-09-13T10:29:00Z">
              <w:rPr>
                <w:rFonts w:cs="Calibri"/>
                <w:i/>
                <w:iCs/>
                <w:szCs w:val="22"/>
              </w:rPr>
            </w:rPrChange>
          </w:rPr>
          <w:delText>có cơ hội tham gia các hoạt động hướng nghiệp, tham gia các khóa học kỹ năng trực tuyến,</w:delText>
        </w:r>
        <w:r w:rsidRPr="00863667" w:rsidDel="003C6139">
          <w:rPr>
            <w:rFonts w:ascii="iCiel Avenir LT Std 35 Light" w:hAnsi="iCiel Avenir LT Std 35 Light" w:cs="Arial"/>
            <w:i/>
            <w:iCs/>
            <w:sz w:val="22"/>
            <w:szCs w:val="22"/>
            <w:rPrChange w:id="11434"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1435"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436"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143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438"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1439" w:author="An Tran, ACA (BUV)" w:date="2024-09-13T17:29:00Z" w16du:dateUtc="2024-09-13T10:29:00Z">
              <w:rPr>
                <w:rFonts w:cs="Arial"/>
                <w:i/>
                <w:iCs/>
                <w:szCs w:val="22"/>
              </w:rPr>
            </w:rPrChange>
          </w:rPr>
          <w:delText>c s</w:delText>
        </w:r>
        <w:r w:rsidRPr="00863667" w:rsidDel="003C6139">
          <w:rPr>
            <w:rFonts w:ascii="iCiel Avenir LT Std 35 Light" w:hAnsi="iCiel Avenir LT Std 35 Light" w:cs="Calibri"/>
            <w:i/>
            <w:iCs/>
            <w:sz w:val="22"/>
            <w:szCs w:val="22"/>
            <w:rPrChange w:id="11440"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441"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1442"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1443"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1444"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1445"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Calibri"/>
            <w:i/>
            <w:iCs/>
            <w:sz w:val="22"/>
            <w:szCs w:val="22"/>
            <w:rPrChange w:id="11446"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144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144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449" w:author="An Tran, ACA (BUV)" w:date="2024-09-13T17:29:00Z" w16du:dateUtc="2024-09-13T10:29:00Z">
              <w:rPr>
                <w:rFonts w:cs="Arial"/>
                <w:i/>
                <w:iCs/>
                <w:szCs w:val="22"/>
              </w:rPr>
            </w:rPrChange>
          </w:rPr>
          <w:delText>c l</w:delText>
        </w:r>
        <w:r w:rsidRPr="00863667" w:rsidDel="003C6139">
          <w:rPr>
            <w:rFonts w:ascii="iCiel Avenir LT Std 35 Light" w:hAnsi="iCiel Avenir LT Std 35 Light" w:cs="Calibri"/>
            <w:i/>
            <w:iCs/>
            <w:sz w:val="22"/>
            <w:szCs w:val="22"/>
            <w:rPrChange w:id="11450"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451" w:author="An Tran, ACA (BUV)" w:date="2024-09-13T17:29:00Z" w16du:dateUtc="2024-09-13T10:29:00Z">
              <w:rPr>
                <w:rFonts w:cs="Arial"/>
                <w:i/>
                <w:iCs/>
                <w:szCs w:val="22"/>
              </w:rPr>
            </w:rPrChange>
          </w:rPr>
          <w:delText>a ch</w:delText>
        </w:r>
        <w:r w:rsidRPr="00863667" w:rsidDel="003C6139">
          <w:rPr>
            <w:rFonts w:ascii="iCiel Avenir LT Std 35 Light" w:hAnsi="iCiel Avenir LT Std 35 Light" w:cs="Calibri"/>
            <w:i/>
            <w:iCs/>
            <w:sz w:val="22"/>
            <w:szCs w:val="22"/>
            <w:rPrChange w:id="11452"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1453"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1454"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1455"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45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457"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145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45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46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461" w:author="An Tran, ACA (BUV)" w:date="2024-09-13T17:29:00Z" w16du:dateUtc="2024-09-13T10:29:00Z">
              <w:rPr>
                <w:rFonts w:cs="Arial"/>
                <w:i/>
                <w:iCs/>
                <w:szCs w:val="22"/>
              </w:rPr>
            </w:rPrChange>
          </w:rPr>
          <w:delText>p, chu</w:delText>
        </w:r>
        <w:r w:rsidRPr="00863667" w:rsidDel="003C6139">
          <w:rPr>
            <w:rFonts w:ascii="iCiel Avenir LT Std 35 Light" w:hAnsi="iCiel Avenir LT Std 35 Light" w:cs="Calibri"/>
            <w:i/>
            <w:iCs/>
            <w:sz w:val="22"/>
            <w:szCs w:val="22"/>
            <w:rPrChange w:id="11462" w:author="An Tran, ACA (BUV)" w:date="2024-09-13T17:29:00Z" w16du:dateUtc="2024-09-13T10:29:00Z">
              <w:rPr>
                <w:rFonts w:cs="Calibri"/>
                <w:i/>
                <w:iCs/>
                <w:szCs w:val="22"/>
              </w:rPr>
            </w:rPrChange>
          </w:rPr>
          <w:delText>ẩ</w:delText>
        </w:r>
        <w:r w:rsidRPr="00863667" w:rsidDel="003C6139">
          <w:rPr>
            <w:rFonts w:ascii="iCiel Avenir LT Std 35 Light" w:hAnsi="iCiel Avenir LT Std 35 Light" w:cs="Arial"/>
            <w:i/>
            <w:iCs/>
            <w:sz w:val="22"/>
            <w:szCs w:val="22"/>
            <w:rPrChange w:id="11463" w:author="An Tran, ACA (BUV)" w:date="2024-09-13T17:29:00Z" w16du:dateUtc="2024-09-13T10:29:00Z">
              <w:rPr>
                <w:rFonts w:cs="Arial"/>
                <w:i/>
                <w:iCs/>
                <w:szCs w:val="22"/>
              </w:rPr>
            </w:rPrChange>
          </w:rPr>
          <w:delText>n b</w:delText>
        </w:r>
        <w:r w:rsidRPr="00863667" w:rsidDel="003C6139">
          <w:rPr>
            <w:rFonts w:ascii="iCiel Avenir LT Std 35 Light" w:hAnsi="iCiel Avenir LT Std 35 Light" w:cs="Calibri"/>
            <w:i/>
            <w:iCs/>
            <w:sz w:val="22"/>
            <w:szCs w:val="22"/>
            <w:rPrChange w:id="11464"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1465"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466"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1467"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1468"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1469"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1470"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1471" w:author="An Tran, ACA (BUV)" w:date="2024-09-13T17:29:00Z" w16du:dateUtc="2024-09-13T10:29:00Z">
              <w:rPr>
                <w:rFonts w:cs="Arial"/>
                <w:i/>
                <w:iCs/>
                <w:szCs w:val="22"/>
              </w:rPr>
            </w:rPrChange>
          </w:rPr>
          <w:delText>ng tuy</w:delText>
        </w:r>
        <w:r w:rsidRPr="00863667" w:rsidDel="003C6139">
          <w:rPr>
            <w:rFonts w:ascii="iCiel Avenir LT Std 35 Light" w:hAnsi="iCiel Avenir LT Std 35 Light" w:cs="Calibri"/>
            <w:i/>
            <w:iCs/>
            <w:sz w:val="22"/>
            <w:szCs w:val="22"/>
            <w:rPrChange w:id="11472"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473"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1474"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475"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476"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477" w:author="An Tran, ACA (BUV)" w:date="2024-09-13T17:29:00Z" w16du:dateUtc="2024-09-13T10:29:00Z">
              <w:rPr>
                <w:rFonts w:cs="Arial"/>
                <w:i/>
                <w:iCs/>
                <w:szCs w:val="22"/>
              </w:rPr>
            </w:rPrChange>
          </w:rPr>
          <w:delText xml:space="preserve">p (VD: CV, </w:delText>
        </w:r>
        <w:r w:rsidRPr="00863667" w:rsidDel="003C6139">
          <w:rPr>
            <w:rFonts w:ascii="iCiel Avenir LT Std 35 Light" w:hAnsi="iCiel Avenir LT Std 35 Light" w:cs="Avenir Next LT Pro"/>
            <w:i/>
            <w:iCs/>
            <w:sz w:val="22"/>
            <w:szCs w:val="22"/>
            <w:rPrChange w:id="1147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479"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1480"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Calibri"/>
            <w:i/>
            <w:iCs/>
            <w:sz w:val="22"/>
            <w:szCs w:val="22"/>
            <w:rPrChange w:id="11481"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1482" w:author="An Tran, ACA (BUV)" w:date="2024-09-13T17:29:00Z" w16du:dateUtc="2024-09-13T10:29:00Z">
              <w:rPr>
                <w:rFonts w:cs="Arial"/>
                <w:i/>
                <w:iCs/>
                <w:szCs w:val="22"/>
              </w:rPr>
            </w:rPrChange>
          </w:rPr>
          <w:delText>ng tuy</w:delText>
        </w:r>
        <w:r w:rsidRPr="00863667" w:rsidDel="003C6139">
          <w:rPr>
            <w:rFonts w:ascii="iCiel Avenir LT Std 35 Light" w:hAnsi="iCiel Avenir LT Std 35 Light" w:cs="Calibri"/>
            <w:i/>
            <w:iCs/>
            <w:sz w:val="22"/>
            <w:szCs w:val="22"/>
            <w:rPrChange w:id="11483"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484" w:author="An Tran, ACA (BUV)" w:date="2024-09-13T17:29:00Z" w16du:dateUtc="2024-09-13T10:29:00Z">
              <w:rPr>
                <w:rFonts w:cs="Arial"/>
                <w:i/>
                <w:iCs/>
                <w:szCs w:val="22"/>
              </w:rPr>
            </w:rPrChange>
          </w:rPr>
          <w:delText>n…), ph</w:delText>
        </w:r>
        <w:r w:rsidRPr="00863667" w:rsidDel="003C6139">
          <w:rPr>
            <w:rFonts w:ascii="iCiel Avenir LT Std 35 Light" w:hAnsi="iCiel Avenir LT Std 35 Light" w:cs="Calibri"/>
            <w:i/>
            <w:iCs/>
            <w:sz w:val="22"/>
            <w:szCs w:val="22"/>
            <w:rPrChange w:id="11485"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1486"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Calibri"/>
            <w:i/>
            <w:iCs/>
            <w:sz w:val="22"/>
            <w:szCs w:val="22"/>
            <w:rPrChange w:id="11487"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1488"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1489"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1490"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Avenir Next LT Pro"/>
            <w:i/>
            <w:iCs/>
            <w:sz w:val="22"/>
            <w:szCs w:val="22"/>
            <w:rPrChange w:id="1149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492"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1493"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494"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Avenir Next LT Pro"/>
            <w:i/>
            <w:iCs/>
            <w:sz w:val="22"/>
            <w:szCs w:val="22"/>
            <w:rPrChange w:id="11495"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1496" w:author="An Tran, ACA (BUV)" w:date="2024-09-13T17:29:00Z" w16du:dateUtc="2024-09-13T10:29:00Z">
              <w:rPr>
                <w:rFonts w:cs="Arial"/>
                <w:i/>
                <w:iCs/>
                <w:szCs w:val="22"/>
              </w:rPr>
            </w:rPrChange>
          </w:rPr>
          <w:delText xml:space="preserve"> k</w:delText>
        </w:r>
        <w:r w:rsidRPr="00863667" w:rsidDel="003C6139">
          <w:rPr>
            <w:rFonts w:ascii="iCiel Avenir LT Std 35 Light" w:hAnsi="iCiel Avenir LT Std 35 Light" w:cs="Avenir Next LT Pro"/>
            <w:i/>
            <w:iCs/>
            <w:sz w:val="22"/>
            <w:szCs w:val="22"/>
            <w:rPrChange w:id="11497"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1498" w:author="An Tran, ACA (BUV)" w:date="2024-09-13T17:29:00Z" w16du:dateUtc="2024-09-13T10:29:00Z">
              <w:rPr>
                <w:rFonts w:cs="Arial"/>
                <w:i/>
                <w:iCs/>
                <w:szCs w:val="22"/>
              </w:rPr>
            </w:rPrChange>
          </w:rPr>
          <w:delText>p ph</w:delText>
        </w:r>
        <w:r w:rsidRPr="00863667" w:rsidDel="003C6139">
          <w:rPr>
            <w:rFonts w:ascii="iCiel Avenir LT Std 35 Light" w:hAnsi="iCiel Avenir LT Std 35 Light" w:cs="Calibri"/>
            <w:i/>
            <w:iCs/>
            <w:sz w:val="22"/>
            <w:szCs w:val="22"/>
            <w:rPrChange w:id="11499"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1500"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Calibri"/>
            <w:i/>
            <w:iCs/>
            <w:sz w:val="22"/>
            <w:szCs w:val="22"/>
            <w:rPrChange w:id="11501"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1502" w:author="An Tran, ACA (BUV)" w:date="2024-09-13T17:29:00Z" w16du:dateUtc="2024-09-13T10:29:00Z">
              <w:rPr>
                <w:rFonts w:cs="Arial"/>
                <w:i/>
                <w:iCs/>
                <w:szCs w:val="22"/>
              </w:rPr>
            </w:rPrChange>
          </w:rPr>
          <w:delText>n.</w:delText>
        </w:r>
      </w:del>
    </w:p>
    <w:p w14:paraId="1FE3F46E" w14:textId="22BD641B" w:rsidR="00C1363F" w:rsidRPr="00D427AB" w:rsidDel="003C6139" w:rsidRDefault="00C1363F">
      <w:pPr>
        <w:rPr>
          <w:del w:id="11503" w:author="An Tran, ACA (BUV)" w:date="2024-09-12T11:07:00Z" w16du:dateUtc="2024-09-12T04:07:00Z"/>
          <w:rFonts w:cs="Arial"/>
          <w:i/>
          <w:iCs/>
          <w:szCs w:val="22"/>
        </w:rPr>
        <w:pPrChange w:id="1150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505" w:author="An Tran, ACA (BUV)" w:date="2024-09-12T11:07:00Z" w16du:dateUtc="2024-09-12T04:07:00Z">
        <w:r w:rsidRPr="00863667" w:rsidDel="003C6139">
          <w:rPr>
            <w:rFonts w:ascii="iCiel Avenir LT Std 35 Light" w:hAnsi="iCiel Avenir LT Std 35 Light" w:cs="Arial"/>
            <w:i/>
            <w:iCs/>
            <w:sz w:val="22"/>
            <w:szCs w:val="22"/>
            <w:rPrChange w:id="11506" w:author="An Tran, ACA (BUV)" w:date="2024-09-13T17:29:00Z" w16du:dateUtc="2024-09-13T10:29:00Z">
              <w:rPr>
                <w:rFonts w:cs="Arial"/>
                <w:i/>
                <w:iCs/>
                <w:szCs w:val="22"/>
              </w:rPr>
            </w:rPrChange>
          </w:rPr>
          <w:delTex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delText>
        </w:r>
      </w:del>
    </w:p>
    <w:p w14:paraId="0724E08E" w14:textId="6ABEF979" w:rsidR="00C1363F" w:rsidRPr="00D427AB" w:rsidDel="003C6139" w:rsidRDefault="00C1363F">
      <w:pPr>
        <w:rPr>
          <w:del w:id="11507" w:author="An Tran, ACA (BUV)" w:date="2024-09-12T11:07:00Z" w16du:dateUtc="2024-09-12T04:07:00Z"/>
          <w:rFonts w:cs="Arial"/>
          <w:i/>
          <w:iCs/>
          <w:szCs w:val="22"/>
        </w:rPr>
        <w:pPrChange w:id="1150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509" w:author="An Tran, ACA (BUV)" w:date="2024-09-12T11:07:00Z" w16du:dateUtc="2024-09-12T04:07:00Z">
        <w:r w:rsidRPr="00863667" w:rsidDel="003C6139">
          <w:rPr>
            <w:rFonts w:ascii="iCiel Avenir LT Std 35 Light" w:hAnsi="iCiel Avenir LT Std 35 Light" w:cs="Arial"/>
            <w:b/>
            <w:bCs/>
            <w:i/>
            <w:iCs/>
            <w:sz w:val="22"/>
            <w:szCs w:val="22"/>
            <w:rPrChange w:id="11510" w:author="An Tran, ACA (BUV)" w:date="2024-09-13T17:29:00Z" w16du:dateUtc="2024-09-13T10:29:00Z">
              <w:rPr>
                <w:rFonts w:cs="Arial"/>
                <w:bCs/>
                <w:i/>
                <w:iCs/>
                <w:szCs w:val="22"/>
              </w:rPr>
            </w:rPrChange>
          </w:rPr>
          <w:delText>Trong th</w:delText>
        </w:r>
        <w:r w:rsidRPr="00863667" w:rsidDel="003C6139">
          <w:rPr>
            <w:rFonts w:ascii="iCiel Avenir LT Std 35 Light" w:hAnsi="iCiel Avenir LT Std 35 Light" w:cs="Calibri"/>
            <w:b/>
            <w:bCs/>
            <w:i/>
            <w:iCs/>
            <w:sz w:val="22"/>
            <w:szCs w:val="22"/>
            <w:rPrChange w:id="11511" w:author="An Tran, ACA (BUV)" w:date="2024-09-13T17:29:00Z" w16du:dateUtc="2024-09-13T10:29:00Z">
              <w:rPr>
                <w:rFonts w:cs="Calibri"/>
                <w:bCs/>
                <w:i/>
                <w:iCs/>
                <w:szCs w:val="22"/>
              </w:rPr>
            </w:rPrChange>
          </w:rPr>
          <w:delText>ờ</w:delText>
        </w:r>
        <w:r w:rsidRPr="00863667" w:rsidDel="003C6139">
          <w:rPr>
            <w:rFonts w:ascii="iCiel Avenir LT Std 35 Light" w:hAnsi="iCiel Avenir LT Std 35 Light" w:cs="Arial"/>
            <w:b/>
            <w:bCs/>
            <w:i/>
            <w:iCs/>
            <w:sz w:val="22"/>
            <w:szCs w:val="22"/>
            <w:rPrChange w:id="11512" w:author="An Tran, ACA (BUV)" w:date="2024-09-13T17:29:00Z" w16du:dateUtc="2024-09-13T10:29:00Z">
              <w:rPr>
                <w:rFonts w:cs="Arial"/>
                <w:bCs/>
                <w:i/>
                <w:iCs/>
                <w:szCs w:val="22"/>
              </w:rPr>
            </w:rPrChange>
          </w:rPr>
          <w:delText>i gian th</w:delText>
        </w:r>
        <w:r w:rsidRPr="00863667" w:rsidDel="003C6139">
          <w:rPr>
            <w:rFonts w:ascii="iCiel Avenir LT Std 35 Light" w:hAnsi="iCiel Avenir LT Std 35 Light" w:cs="Calibri"/>
            <w:b/>
            <w:bCs/>
            <w:i/>
            <w:iCs/>
            <w:sz w:val="22"/>
            <w:szCs w:val="22"/>
            <w:rPrChange w:id="11513" w:author="An Tran, ACA (BUV)" w:date="2024-09-13T17:29:00Z" w16du:dateUtc="2024-09-13T10:29:00Z">
              <w:rPr>
                <w:rFonts w:cs="Calibri"/>
                <w:bCs/>
                <w:i/>
                <w:iCs/>
                <w:szCs w:val="22"/>
              </w:rPr>
            </w:rPrChange>
          </w:rPr>
          <w:delText>ự</w:delText>
        </w:r>
        <w:r w:rsidRPr="00863667" w:rsidDel="003C6139">
          <w:rPr>
            <w:rFonts w:ascii="iCiel Avenir LT Std 35 Light" w:hAnsi="iCiel Avenir LT Std 35 Light" w:cs="Arial"/>
            <w:b/>
            <w:bCs/>
            <w:i/>
            <w:iCs/>
            <w:sz w:val="22"/>
            <w:szCs w:val="22"/>
            <w:rPrChange w:id="11514" w:author="An Tran, ACA (BUV)" w:date="2024-09-13T17:29:00Z" w16du:dateUtc="2024-09-13T10:29:00Z">
              <w:rPr>
                <w:rFonts w:cs="Arial"/>
                <w:bCs/>
                <w:i/>
                <w:iCs/>
                <w:szCs w:val="22"/>
              </w:rPr>
            </w:rPrChange>
          </w:rPr>
          <w:delText>c t</w:delText>
        </w:r>
        <w:r w:rsidRPr="00863667" w:rsidDel="003C6139">
          <w:rPr>
            <w:rFonts w:ascii="iCiel Avenir LT Std 35 Light" w:hAnsi="iCiel Avenir LT Std 35 Light" w:cs="Calibri"/>
            <w:b/>
            <w:bCs/>
            <w:i/>
            <w:iCs/>
            <w:sz w:val="22"/>
            <w:szCs w:val="22"/>
            <w:rPrChange w:id="11515" w:author="An Tran, ACA (BUV)" w:date="2024-09-13T17:29:00Z" w16du:dateUtc="2024-09-13T10:29:00Z">
              <w:rPr>
                <w:rFonts w:cs="Calibri"/>
                <w:bCs/>
                <w:i/>
                <w:iCs/>
                <w:szCs w:val="22"/>
              </w:rPr>
            </w:rPrChange>
          </w:rPr>
          <w:delText>ậ</w:delText>
        </w:r>
        <w:r w:rsidRPr="00863667" w:rsidDel="003C6139">
          <w:rPr>
            <w:rFonts w:ascii="iCiel Avenir LT Std 35 Light" w:hAnsi="iCiel Avenir LT Std 35 Light" w:cs="Arial"/>
            <w:b/>
            <w:bCs/>
            <w:i/>
            <w:iCs/>
            <w:sz w:val="22"/>
            <w:szCs w:val="22"/>
            <w:rPrChange w:id="11516" w:author="An Tran, ACA (BUV)" w:date="2024-09-13T17:29:00Z" w16du:dateUtc="2024-09-13T10:29:00Z">
              <w:rPr>
                <w:rFonts w:cs="Arial"/>
                <w:bCs/>
                <w:i/>
                <w:iCs/>
                <w:szCs w:val="22"/>
              </w:rPr>
            </w:rPrChange>
          </w:rPr>
          <w:delText>p</w:delText>
        </w:r>
        <w:r w:rsidRPr="00863667" w:rsidDel="003C6139">
          <w:rPr>
            <w:rFonts w:ascii="iCiel Avenir LT Std 35 Light" w:hAnsi="iCiel Avenir LT Std 35 Light" w:cs="Arial"/>
            <w:i/>
            <w:iCs/>
            <w:sz w:val="22"/>
            <w:szCs w:val="22"/>
            <w:rPrChange w:id="11517" w:author="An Tran, ACA (BUV)" w:date="2024-09-13T17:29:00Z" w16du:dateUtc="2024-09-13T10:29:00Z">
              <w:rPr>
                <w:rFonts w:cs="Arial"/>
                <w:i/>
                <w:iCs/>
                <w:szCs w:val="22"/>
              </w:rPr>
            </w:rPrChange>
          </w:rPr>
          <w:delText>, Đội ngũ Hướng nghiệp s</w:delText>
        </w:r>
        <w:r w:rsidRPr="00863667" w:rsidDel="003C6139">
          <w:rPr>
            <w:rFonts w:ascii="iCiel Avenir LT Std 35 Light" w:hAnsi="iCiel Avenir LT Std 35 Light" w:cs="Calibri"/>
            <w:i/>
            <w:iCs/>
            <w:sz w:val="22"/>
            <w:szCs w:val="22"/>
            <w:rPrChange w:id="11518" w:author="An Tran, ACA (BUV)" w:date="2024-09-13T17:29:00Z" w16du:dateUtc="2024-09-13T10:29:00Z">
              <w:rPr>
                <w:rFonts w:cs="Calibri"/>
                <w:i/>
                <w:iCs/>
                <w:szCs w:val="22"/>
              </w:rPr>
            </w:rPrChange>
          </w:rPr>
          <w:delText>ẽ</w:delText>
        </w:r>
        <w:r w:rsidRPr="00863667" w:rsidDel="003C6139">
          <w:rPr>
            <w:rFonts w:ascii="iCiel Avenir LT Std 35 Light" w:hAnsi="iCiel Avenir LT Std 35 Light" w:cs="Arial"/>
            <w:i/>
            <w:iCs/>
            <w:sz w:val="22"/>
            <w:szCs w:val="22"/>
            <w:rPrChange w:id="11519" w:author="An Tran, ACA (BUV)" w:date="2024-09-13T17:29:00Z" w16du:dateUtc="2024-09-13T10:29:00Z">
              <w:rPr>
                <w:rFonts w:cs="Arial"/>
                <w:i/>
                <w:iCs/>
                <w:szCs w:val="22"/>
              </w:rPr>
            </w:rPrChange>
          </w:rPr>
          <w:delText xml:space="preserve"> lu</w:delText>
        </w:r>
        <w:r w:rsidRPr="00863667" w:rsidDel="003C6139">
          <w:rPr>
            <w:rFonts w:ascii="iCiel Avenir LT Std 35 Light" w:hAnsi="iCiel Avenir LT Std 35 Light" w:cs="Avenir Next LT Pro"/>
            <w:i/>
            <w:iCs/>
            <w:sz w:val="22"/>
            <w:szCs w:val="22"/>
            <w:rPrChange w:id="1152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521" w:author="An Tran, ACA (BUV)" w:date="2024-09-13T17:29:00Z" w16du:dateUtc="2024-09-13T10:29:00Z">
              <w:rPr>
                <w:rFonts w:cs="Arial"/>
                <w:i/>
                <w:iCs/>
                <w:szCs w:val="22"/>
              </w:rPr>
            </w:rPrChange>
          </w:rPr>
          <w:delText>n h</w:delText>
        </w:r>
        <w:r w:rsidRPr="00863667" w:rsidDel="003C6139">
          <w:rPr>
            <w:rFonts w:ascii="iCiel Avenir LT Std 35 Light" w:hAnsi="iCiel Avenir LT Std 35 Light" w:cs="Calibri"/>
            <w:i/>
            <w:iCs/>
            <w:sz w:val="22"/>
            <w:szCs w:val="22"/>
            <w:rPrChange w:id="11522"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1523"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1524"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1525" w:author="An Tran, ACA (BUV)" w:date="2024-09-13T17:29:00Z" w16du:dateUtc="2024-09-13T10:29:00Z">
              <w:rPr>
                <w:rFonts w:cs="Arial"/>
                <w:i/>
                <w:iCs/>
                <w:szCs w:val="22"/>
              </w:rPr>
            </w:rPrChange>
          </w:rPr>
          <w:delText xml:space="preserve"> sinh vi</w:delText>
        </w:r>
        <w:r w:rsidRPr="00863667" w:rsidDel="003C6139">
          <w:rPr>
            <w:rFonts w:ascii="iCiel Avenir LT Std 35 Light" w:hAnsi="iCiel Avenir LT Std 35 Light" w:cs="Avenir Next LT Pro"/>
            <w:i/>
            <w:iCs/>
            <w:sz w:val="22"/>
            <w:szCs w:val="22"/>
            <w:rPrChange w:id="11526"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527" w:author="An Tran, ACA (BUV)" w:date="2024-09-13T17:29:00Z" w16du:dateUtc="2024-09-13T10:29:00Z">
              <w:rPr>
                <w:rFonts w:cs="Arial"/>
                <w:i/>
                <w:iCs/>
                <w:szCs w:val="22"/>
              </w:rPr>
            </w:rPrChange>
          </w:rPr>
          <w:delText>n trong các v</w:delText>
        </w:r>
        <w:r w:rsidRPr="00863667" w:rsidDel="003C6139">
          <w:rPr>
            <w:rFonts w:ascii="iCiel Avenir LT Std 35 Light" w:hAnsi="iCiel Avenir LT Std 35 Light" w:cs="Calibri"/>
            <w:i/>
            <w:iCs/>
            <w:sz w:val="22"/>
            <w:szCs w:val="22"/>
            <w:rPrChange w:id="11528"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1529"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153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531"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1532"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Calibri"/>
            <w:i/>
            <w:iCs/>
            <w:sz w:val="22"/>
            <w:szCs w:val="22"/>
            <w:rPrChange w:id="11533"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1534" w:author="An Tran, ACA (BUV)" w:date="2024-09-13T17:29:00Z" w16du:dateUtc="2024-09-13T10:29:00Z">
              <w:rPr>
                <w:rFonts w:cs="Arial"/>
                <w:i/>
                <w:iCs/>
                <w:szCs w:val="22"/>
              </w:rPr>
            </w:rPrChange>
          </w:rPr>
          <w:delText>y sinh v</w:delText>
        </w:r>
        <w:r w:rsidRPr="00863667" w:rsidDel="003C6139">
          <w:rPr>
            <w:rFonts w:ascii="iCiel Avenir LT Std 35 Light" w:hAnsi="iCiel Avenir LT Std 35 Light" w:cs="Avenir Next LT Pro"/>
            <w:i/>
            <w:iCs/>
            <w:sz w:val="22"/>
            <w:szCs w:val="22"/>
            <w:rPrChange w:id="1153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536"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537"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1538" w:author="An Tran, ACA (BUV)" w:date="2024-09-13T17:29:00Z" w16du:dateUtc="2024-09-13T10:29:00Z">
              <w:rPr>
                <w:rFonts w:cs="Arial"/>
                <w:i/>
                <w:iCs/>
                <w:szCs w:val="22"/>
              </w:rPr>
            </w:rPrChange>
          </w:rPr>
          <w:delText>ng d</w:delText>
        </w:r>
        <w:r w:rsidRPr="00863667" w:rsidDel="003C6139">
          <w:rPr>
            <w:rFonts w:ascii="iCiel Avenir LT Std 35 Light" w:hAnsi="iCiel Avenir LT Std 35 Light" w:cs="Calibri"/>
            <w:i/>
            <w:iCs/>
            <w:sz w:val="22"/>
            <w:szCs w:val="22"/>
            <w:rPrChange w:id="11539"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1540" w:author="An Tran, ACA (BUV)" w:date="2024-09-13T17:29:00Z" w16du:dateUtc="2024-09-13T10:29:00Z">
              <w:rPr>
                <w:rFonts w:cs="Arial"/>
                <w:i/>
                <w:iCs/>
                <w:szCs w:val="22"/>
              </w:rPr>
            </w:rPrChange>
          </w:rPr>
          <w:delText>n sinh vi</w:delText>
        </w:r>
        <w:r w:rsidRPr="00863667" w:rsidDel="003C6139">
          <w:rPr>
            <w:rFonts w:ascii="iCiel Avenir LT Std 35 Light" w:hAnsi="iCiel Avenir LT Std 35 Light" w:cs="Avenir Next LT Pro"/>
            <w:i/>
            <w:iCs/>
            <w:sz w:val="22"/>
            <w:szCs w:val="22"/>
            <w:rPrChange w:id="1154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542"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Avenir Next LT Pro"/>
            <w:i/>
            <w:iCs/>
            <w:sz w:val="22"/>
            <w:szCs w:val="22"/>
            <w:rPrChange w:id="1154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544" w:author="An Tran, ACA (BUV)" w:date="2024-09-13T17:29:00Z" w16du:dateUtc="2024-09-13T10:29:00Z">
              <w:rPr>
                <w:rFonts w:cs="Arial"/>
                <w:i/>
                <w:iCs/>
                <w:szCs w:val="22"/>
              </w:rPr>
            </w:rPrChange>
          </w:rPr>
          <w:delText>m quen v</w:delText>
        </w:r>
        <w:r w:rsidRPr="00863667" w:rsidDel="003C6139">
          <w:rPr>
            <w:rFonts w:ascii="iCiel Avenir LT Std 35 Light" w:hAnsi="iCiel Avenir LT Std 35 Light" w:cs="Calibri"/>
            <w:i/>
            <w:iCs/>
            <w:sz w:val="22"/>
            <w:szCs w:val="22"/>
            <w:rPrChange w:id="11545"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546" w:author="An Tran, ACA (BUV)" w:date="2024-09-13T17:29:00Z" w16du:dateUtc="2024-09-13T10:29:00Z">
              <w:rPr>
                <w:rFonts w:cs="Arial"/>
                <w:i/>
                <w:iCs/>
                <w:szCs w:val="22"/>
              </w:rPr>
            </w:rPrChange>
          </w:rPr>
          <w:delText>i m</w:delText>
        </w:r>
        <w:r w:rsidRPr="00863667" w:rsidDel="003C6139">
          <w:rPr>
            <w:rFonts w:ascii="iCiel Avenir LT Std 35 Light" w:hAnsi="iCiel Avenir LT Std 35 Light" w:cs="Avenir Next LT Pro"/>
            <w:i/>
            <w:iCs/>
            <w:sz w:val="22"/>
            <w:szCs w:val="22"/>
            <w:rPrChange w:id="11547"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548" w:author="An Tran, ACA (BUV)" w:date="2024-09-13T17:29:00Z" w16du:dateUtc="2024-09-13T10:29:00Z">
              <w:rPr>
                <w:rFonts w:cs="Arial"/>
                <w:i/>
                <w:iCs/>
                <w:szCs w:val="22"/>
              </w:rPr>
            </w:rPrChange>
          </w:rPr>
          <w:delText>i tr</w:delText>
        </w:r>
        <w:r w:rsidRPr="00863667" w:rsidDel="003C6139">
          <w:rPr>
            <w:rFonts w:ascii="iCiel Avenir LT Std 35 Light" w:hAnsi="iCiel Avenir LT Std 35 Light" w:cs="Calibri"/>
            <w:i/>
            <w:iCs/>
            <w:sz w:val="22"/>
            <w:szCs w:val="22"/>
            <w:rPrChange w:id="11549"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1550"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155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552"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1553"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554" w:author="An Tran, ACA (BUV)" w:date="2024-09-13T17:29:00Z" w16du:dateUtc="2024-09-13T10:29:00Z">
              <w:rPr>
                <w:rFonts w:cs="Arial"/>
                <w:i/>
                <w:iCs/>
                <w:szCs w:val="22"/>
              </w:rPr>
            </w:rPrChange>
          </w:rPr>
          <w:delText>c m</w:delText>
        </w:r>
        <w:r w:rsidRPr="00863667" w:rsidDel="003C6139">
          <w:rPr>
            <w:rFonts w:ascii="iCiel Avenir LT Std 35 Light" w:hAnsi="iCiel Avenir LT Std 35 Light" w:cs="Calibri"/>
            <w:i/>
            <w:iCs/>
            <w:sz w:val="22"/>
            <w:szCs w:val="22"/>
            <w:rPrChange w:id="11555"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556"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Avenir Next LT Pro"/>
            <w:i/>
            <w:iCs/>
            <w:sz w:val="22"/>
            <w:szCs w:val="22"/>
            <w:rPrChange w:id="11557"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1558" w:author="An Tran, ACA (BUV)" w:date="2024-09-13T17:29:00Z" w16du:dateUtc="2024-09-13T10:29:00Z">
              <w:rPr>
                <w:rFonts w:cs="Arial"/>
                <w:i/>
                <w:iCs/>
                <w:szCs w:val="22"/>
              </w:rPr>
            </w:rPrChange>
          </w:rPr>
          <w:delText>ch nghi v</w:delText>
        </w:r>
        <w:r w:rsidRPr="00863667" w:rsidDel="003C6139">
          <w:rPr>
            <w:rFonts w:ascii="iCiel Avenir LT Std 35 Light" w:hAnsi="iCiel Avenir LT Std 35 Light" w:cs="Calibri"/>
            <w:i/>
            <w:iCs/>
            <w:sz w:val="22"/>
            <w:szCs w:val="22"/>
            <w:rPrChange w:id="11559"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560" w:author="An Tran, ACA (BUV)" w:date="2024-09-13T17:29:00Z" w16du:dateUtc="2024-09-13T10:29:00Z">
              <w:rPr>
                <w:rFonts w:cs="Arial"/>
                <w:i/>
                <w:iCs/>
                <w:szCs w:val="22"/>
              </w:rPr>
            </w:rPrChange>
          </w:rPr>
          <w:delText>i b</w:delText>
        </w:r>
        <w:r w:rsidRPr="00863667" w:rsidDel="003C6139">
          <w:rPr>
            <w:rFonts w:ascii="iCiel Avenir LT Std 35 Light" w:hAnsi="iCiel Avenir LT Std 35 Light" w:cs="Calibri"/>
            <w:i/>
            <w:iCs/>
            <w:sz w:val="22"/>
            <w:szCs w:val="22"/>
            <w:rPrChange w:id="11561"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1562"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Calibri"/>
            <w:i/>
            <w:iCs/>
            <w:sz w:val="22"/>
            <w:szCs w:val="22"/>
            <w:rPrChange w:id="11563"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1564" w:author="An Tran, ACA (BUV)" w:date="2024-09-13T17:29:00Z" w16du:dateUtc="2024-09-13T10:29:00Z">
              <w:rPr>
                <w:rFonts w:cs="Arial"/>
                <w:i/>
                <w:iCs/>
                <w:szCs w:val="22"/>
              </w:rPr>
            </w:rPrChange>
          </w:rPr>
          <w:delText>nh l</w:delText>
        </w:r>
        <w:r w:rsidRPr="00863667" w:rsidDel="003C6139">
          <w:rPr>
            <w:rFonts w:ascii="iCiel Avenir LT Std 35 Light" w:hAnsi="iCiel Avenir LT Std 35 Light" w:cs="Avenir Next LT Pro"/>
            <w:i/>
            <w:iCs/>
            <w:sz w:val="22"/>
            <w:szCs w:val="22"/>
            <w:rPrChange w:id="1156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566"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1567"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568"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156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570" w:author="An Tran, ACA (BUV)" w:date="2024-09-13T17:29:00Z" w16du:dateUtc="2024-09-13T10:29:00Z">
              <w:rPr>
                <w:rFonts w:cs="Arial"/>
                <w:i/>
                <w:iCs/>
                <w:szCs w:val="22"/>
              </w:rPr>
            </w:rPrChange>
          </w:rPr>
          <w:delText>c m</w:delText>
        </w:r>
        <w:r w:rsidRPr="00863667" w:rsidDel="003C6139">
          <w:rPr>
            <w:rFonts w:ascii="iCiel Avenir LT Std 35 Light" w:hAnsi="iCiel Avenir LT Std 35 Light" w:cs="Avenir Next LT Pro"/>
            <w:i/>
            <w:iCs/>
            <w:sz w:val="22"/>
            <w:szCs w:val="22"/>
            <w:rPrChange w:id="11571"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572" w:author="An Tran, ACA (BUV)" w:date="2024-09-13T17:29:00Z" w16du:dateUtc="2024-09-13T10:29:00Z">
              <w:rPr>
                <w:rFonts w:cs="Arial"/>
                <w:i/>
                <w:iCs/>
                <w:szCs w:val="22"/>
              </w:rPr>
            </w:rPrChange>
          </w:rPr>
          <w:delText>i tr</w:delText>
        </w:r>
        <w:r w:rsidRPr="00863667" w:rsidDel="003C6139">
          <w:rPr>
            <w:rFonts w:ascii="iCiel Avenir LT Std 35 Light" w:hAnsi="iCiel Avenir LT Std 35 Light" w:cs="Calibri"/>
            <w:i/>
            <w:iCs/>
            <w:sz w:val="22"/>
            <w:szCs w:val="22"/>
            <w:rPrChange w:id="11573"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1574"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157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576"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1577"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578"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1579"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580"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1581" w:author="An Tran, ACA (BUV)" w:date="2024-09-13T17:29:00Z" w16du:dateUtc="2024-09-13T10:29:00Z">
              <w:rPr>
                <w:rFonts w:cs="Arial"/>
                <w:i/>
                <w:iCs/>
                <w:szCs w:val="22"/>
              </w:rPr>
            </w:rPrChange>
          </w:rPr>
          <w:delText>c th</w:delText>
        </w:r>
        <w:r w:rsidRPr="00863667" w:rsidDel="003C6139">
          <w:rPr>
            <w:rFonts w:ascii="iCiel Avenir LT Std 35 Light" w:hAnsi="iCiel Avenir LT Std 35 Light" w:cs="Avenir Next LT Pro"/>
            <w:i/>
            <w:iCs/>
            <w:sz w:val="22"/>
            <w:szCs w:val="22"/>
            <w:rPrChange w:id="11582"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1583" w:author="An Tran, ACA (BUV)" w:date="2024-09-13T17:29:00Z" w16du:dateUtc="2024-09-13T10:29:00Z">
              <w:rPr>
                <w:rFonts w:cs="Arial"/>
                <w:i/>
                <w:iCs/>
                <w:szCs w:val="22"/>
              </w:rPr>
            </w:rPrChange>
          </w:rPr>
          <w:delText xml:space="preserve"> kh</w:delText>
        </w:r>
        <w:r w:rsidRPr="00863667" w:rsidDel="003C6139">
          <w:rPr>
            <w:rFonts w:ascii="iCiel Avenir LT Std 35 Light" w:hAnsi="iCiel Avenir LT Std 35 Light" w:cs="Avenir Next LT Pro"/>
            <w:i/>
            <w:iCs/>
            <w:sz w:val="22"/>
            <w:szCs w:val="22"/>
            <w:rPrChange w:id="1158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585" w:author="An Tran, ACA (BUV)" w:date="2024-09-13T17:29:00Z" w16du:dateUtc="2024-09-13T10:29:00Z">
              <w:rPr>
                <w:rFonts w:cs="Arial"/>
                <w:i/>
                <w:iCs/>
                <w:szCs w:val="22"/>
              </w:rPr>
            </w:rPrChange>
          </w:rPr>
          <w:delText xml:space="preserve">c nhau) </w:delText>
        </w:r>
        <w:r w:rsidRPr="00863667" w:rsidDel="003C6139">
          <w:rPr>
            <w:rFonts w:ascii="iCiel Avenir LT Std 35 Light" w:hAnsi="iCiel Avenir LT Std 35 Light" w:cs="Avenir Next LT Pro"/>
            <w:i/>
            <w:iCs/>
            <w:sz w:val="22"/>
            <w:szCs w:val="22"/>
            <w:rPrChange w:id="11586"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587"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588"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158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590"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1591"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592"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159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1594"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159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596" w:author="An Tran, ACA (BUV)" w:date="2024-09-13T17:29:00Z" w16du:dateUtc="2024-09-13T10:29:00Z">
              <w:rPr>
                <w:rFonts w:cs="Arial"/>
                <w:i/>
                <w:iCs/>
                <w:szCs w:val="22"/>
              </w:rPr>
            </w:rPrChange>
          </w:rPr>
          <w:delText xml:space="preserve"> ho</w:delText>
        </w:r>
        <w:r w:rsidRPr="00863667" w:rsidDel="003C6139">
          <w:rPr>
            <w:rFonts w:ascii="iCiel Avenir LT Std 35 Light" w:hAnsi="iCiel Avenir LT Std 35 Light" w:cs="Avenir Next LT Pro"/>
            <w:i/>
            <w:iCs/>
            <w:sz w:val="22"/>
            <w:szCs w:val="22"/>
            <w:rPrChange w:id="11597"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598"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159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600" w:author="An Tran, ACA (BUV)" w:date="2024-09-13T17:29:00Z" w16du:dateUtc="2024-09-13T10:29:00Z">
              <w:rPr>
                <w:rFonts w:cs="Arial"/>
                <w:i/>
                <w:iCs/>
                <w:szCs w:val="22"/>
              </w:rPr>
            </w:rPrChange>
          </w:rPr>
          <w:delText>nh t</w:delText>
        </w:r>
        <w:r w:rsidRPr="00863667" w:rsidDel="003C6139">
          <w:rPr>
            <w:rFonts w:ascii="iCiel Avenir LT Std 35 Light" w:hAnsi="iCiel Avenir LT Std 35 Light" w:cs="Calibri"/>
            <w:i/>
            <w:iCs/>
            <w:sz w:val="22"/>
            <w:szCs w:val="22"/>
            <w:rPrChange w:id="11601"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1602" w:author="An Tran, ACA (BUV)" w:date="2024-09-13T17:29:00Z" w16du:dateUtc="2024-09-13T10:29:00Z">
              <w:rPr>
                <w:rFonts w:cs="Arial"/>
                <w:i/>
                <w:iCs/>
                <w:szCs w:val="22"/>
              </w:rPr>
            </w:rPrChange>
          </w:rPr>
          <w:delText>t k</w:delText>
        </w:r>
        <w:r w:rsidRPr="00863667" w:rsidDel="003C6139">
          <w:rPr>
            <w:rFonts w:ascii="iCiel Avenir LT Std 35 Light" w:hAnsi="iCiel Avenir LT Std 35 Light" w:cs="Calibri"/>
            <w:i/>
            <w:iCs/>
            <w:sz w:val="22"/>
            <w:szCs w:val="22"/>
            <w:rPrChange w:id="11603"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1604"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1605"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606"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607"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608"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1609"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610"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1611"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Calibri"/>
            <w:i/>
            <w:iCs/>
            <w:sz w:val="22"/>
            <w:szCs w:val="22"/>
            <w:rPrChange w:id="11612" w:author="An Tran, ACA (BUV)" w:date="2024-09-13T17:29:00Z" w16du:dateUtc="2024-09-13T10:29:00Z">
              <w:rPr>
                <w:rFonts w:cs="Calibri"/>
                <w:i/>
                <w:iCs/>
                <w:szCs w:val="22"/>
              </w:rPr>
            </w:rPrChange>
          </w:rPr>
          <w:delText>ờ</w:delText>
        </w:r>
        <w:r w:rsidRPr="00863667" w:rsidDel="003C6139">
          <w:rPr>
            <w:rFonts w:ascii="iCiel Avenir LT Std 35 Light" w:hAnsi="iCiel Avenir LT Std 35 Light" w:cs="Arial"/>
            <w:i/>
            <w:iCs/>
            <w:sz w:val="22"/>
            <w:szCs w:val="22"/>
            <w:rPrChange w:id="11613" w:author="An Tran, ACA (BUV)" w:date="2024-09-13T17:29:00Z" w16du:dateUtc="2024-09-13T10:29:00Z">
              <w:rPr>
                <w:rFonts w:cs="Arial"/>
                <w:i/>
                <w:iCs/>
                <w:szCs w:val="22"/>
              </w:rPr>
            </w:rPrChange>
          </w:rPr>
          <w:delText>i tr</w:delText>
        </w:r>
        <w:r w:rsidRPr="00863667" w:rsidDel="003C6139">
          <w:rPr>
            <w:rFonts w:ascii="iCiel Avenir LT Std 35 Light" w:hAnsi="iCiel Avenir LT Std 35 Light" w:cs="Calibri"/>
            <w:i/>
            <w:iCs/>
            <w:sz w:val="22"/>
            <w:szCs w:val="22"/>
            <w:rPrChange w:id="11614"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1615"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Avenir Next LT Pro"/>
            <w:i/>
            <w:iCs/>
            <w:sz w:val="22"/>
            <w:szCs w:val="22"/>
            <w:rPrChange w:id="1161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617" w:author="An Tran, ACA (BUV)" w:date="2024-09-13T17:29:00Z" w16du:dateUtc="2024-09-13T10:29:00Z">
              <w:rPr>
                <w:rFonts w:cs="Arial"/>
                <w:i/>
                <w:iCs/>
                <w:szCs w:val="22"/>
              </w:rPr>
            </w:rPrChange>
          </w:rPr>
          <w:delText>nh m</w:delText>
        </w:r>
        <w:r w:rsidRPr="00863667" w:rsidDel="003C6139">
          <w:rPr>
            <w:rFonts w:ascii="iCiel Avenir LT Std 35 Light" w:hAnsi="iCiel Avenir LT Std 35 Light" w:cs="Calibri"/>
            <w:i/>
            <w:iCs/>
            <w:sz w:val="22"/>
            <w:szCs w:val="22"/>
            <w:rPrChange w:id="11618"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619" w:author="An Tran, ACA (BUV)" w:date="2024-09-13T17:29:00Z" w16du:dateUtc="2024-09-13T10:29:00Z">
              <w:rPr>
                <w:rFonts w:cs="Arial"/>
                <w:i/>
                <w:iCs/>
                <w:szCs w:val="22"/>
              </w:rPr>
            </w:rPrChange>
          </w:rPr>
          <w:delText>t h</w:delText>
        </w:r>
        <w:r w:rsidRPr="00863667" w:rsidDel="003C6139">
          <w:rPr>
            <w:rFonts w:ascii="iCiel Avenir LT Std 35 Light" w:hAnsi="iCiel Avenir LT Std 35 Light" w:cs="Avenir Next LT Pro"/>
            <w:i/>
            <w:iCs/>
            <w:sz w:val="22"/>
            <w:szCs w:val="22"/>
            <w:rPrChange w:id="11620"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1621" w:author="An Tran, ACA (BUV)" w:date="2024-09-13T17:29:00Z" w16du:dateUtc="2024-09-13T10:29:00Z">
              <w:rPr>
                <w:rFonts w:cs="Arial"/>
                <w:i/>
                <w:iCs/>
                <w:szCs w:val="22"/>
              </w:rPr>
            </w:rPrChange>
          </w:rPr>
          <w:delText xml:space="preserve">nh </w:delText>
        </w:r>
        <w:r w:rsidRPr="00863667" w:rsidDel="003C6139">
          <w:rPr>
            <w:rFonts w:ascii="iCiel Avenir LT Std 35 Light" w:hAnsi="iCiel Avenir LT Std 35 Light" w:cs="Calibri"/>
            <w:i/>
            <w:iCs/>
            <w:sz w:val="22"/>
            <w:szCs w:val="22"/>
            <w:rPrChange w:id="11622"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1623" w:author="An Tran, ACA (BUV)" w:date="2024-09-13T17:29:00Z" w16du:dateUtc="2024-09-13T10:29:00Z">
              <w:rPr>
                <w:rFonts w:cs="Arial"/>
                <w:i/>
                <w:iCs/>
                <w:szCs w:val="22"/>
              </w:rPr>
            </w:rPrChange>
          </w:rPr>
          <w:delText>nh đ</w:delText>
        </w:r>
        <w:r w:rsidRPr="00863667" w:rsidDel="003C6139">
          <w:rPr>
            <w:rFonts w:ascii="iCiel Avenir LT Std 35 Light" w:hAnsi="iCiel Avenir LT Std 35 Light" w:cs="Calibri"/>
            <w:i/>
            <w:iCs/>
            <w:sz w:val="22"/>
            <w:szCs w:val="22"/>
            <w:rPrChange w:id="1162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625" w:author="An Tran, ACA (BUV)" w:date="2024-09-13T17:29:00Z" w16du:dateUtc="2024-09-13T10:29:00Z">
              <w:rPr>
                <w:rFonts w:cs="Arial"/>
                <w:i/>
                <w:iCs/>
                <w:szCs w:val="22"/>
              </w:rPr>
            </w:rPrChange>
          </w:rPr>
          <w:delText>i di</w:delText>
        </w:r>
        <w:r w:rsidRPr="00863667" w:rsidDel="003C6139">
          <w:rPr>
            <w:rFonts w:ascii="iCiel Avenir LT Std 35 Light" w:hAnsi="iCiel Avenir LT Std 35 Light" w:cs="Calibri"/>
            <w:i/>
            <w:iCs/>
            <w:sz w:val="22"/>
            <w:szCs w:val="22"/>
            <w:rPrChange w:id="1162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627"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Avenir Next LT Pro"/>
            <w:i/>
            <w:iCs/>
            <w:sz w:val="22"/>
            <w:szCs w:val="22"/>
            <w:rPrChange w:id="11628"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1629" w:author="An Tran, ACA (BUV)" w:date="2024-09-13T17:29:00Z" w16du:dateUtc="2024-09-13T10:29:00Z">
              <w:rPr>
                <w:rFonts w:cs="Arial"/>
                <w:i/>
                <w:iCs/>
                <w:szCs w:val="22"/>
              </w:rPr>
            </w:rPrChange>
          </w:rPr>
          <w:delText>ch c</w:delText>
        </w:r>
        <w:r w:rsidRPr="00863667" w:rsidDel="003C6139">
          <w:rPr>
            <w:rFonts w:ascii="iCiel Avenir LT Std 35 Light" w:hAnsi="iCiel Avenir LT Std 35 Light" w:cs="Calibri"/>
            <w:i/>
            <w:iCs/>
            <w:sz w:val="22"/>
            <w:szCs w:val="22"/>
            <w:rPrChange w:id="11630"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631"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Calibri"/>
            <w:i/>
            <w:iCs/>
            <w:sz w:val="22"/>
            <w:szCs w:val="22"/>
            <w:rPrChange w:id="11632"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633" w:author="An Tran, ACA (BUV)" w:date="2024-09-13T17:29:00Z" w16du:dateUtc="2024-09-13T10:29:00Z">
              <w:rPr>
                <w:rFonts w:cs="Arial"/>
                <w:i/>
                <w:iCs/>
                <w:szCs w:val="22"/>
              </w:rPr>
            </w:rPrChange>
          </w:rPr>
          <w:delText>a sinh vi</w:delText>
        </w:r>
        <w:r w:rsidRPr="00863667" w:rsidDel="003C6139">
          <w:rPr>
            <w:rFonts w:ascii="iCiel Avenir LT Std 35 Light" w:hAnsi="iCiel Avenir LT Std 35 Light" w:cs="Avenir Next LT Pro"/>
            <w:i/>
            <w:iCs/>
            <w:sz w:val="22"/>
            <w:szCs w:val="22"/>
            <w:rPrChange w:id="11634"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635" w:author="An Tran, ACA (BUV)" w:date="2024-09-13T17:29:00Z" w16du:dateUtc="2024-09-13T10:29:00Z">
              <w:rPr>
                <w:rFonts w:cs="Arial"/>
                <w:i/>
                <w:iCs/>
                <w:szCs w:val="22"/>
              </w:rPr>
            </w:rPrChange>
          </w:rPr>
          <w:delText>n BUV trong m</w:delText>
        </w:r>
        <w:r w:rsidRPr="00863667" w:rsidDel="003C6139">
          <w:rPr>
            <w:rFonts w:ascii="iCiel Avenir LT Std 35 Light" w:hAnsi="iCiel Avenir LT Std 35 Light" w:cs="Calibri"/>
            <w:i/>
            <w:iCs/>
            <w:sz w:val="22"/>
            <w:szCs w:val="22"/>
            <w:rPrChange w:id="11636"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1637" w:author="An Tran, ACA (BUV)" w:date="2024-09-13T17:29:00Z" w16du:dateUtc="2024-09-13T10:29:00Z">
              <w:rPr>
                <w:rFonts w:cs="Arial"/>
                <w:i/>
                <w:iCs/>
                <w:szCs w:val="22"/>
              </w:rPr>
            </w:rPrChange>
          </w:rPr>
          <w:delText>t Nh</w:delText>
        </w:r>
        <w:r w:rsidRPr="00863667" w:rsidDel="003C6139">
          <w:rPr>
            <w:rFonts w:ascii="iCiel Avenir LT Std 35 Light" w:hAnsi="iCiel Avenir LT Std 35 Light" w:cs="Avenir Next LT Pro"/>
            <w:i/>
            <w:iCs/>
            <w:sz w:val="22"/>
            <w:szCs w:val="22"/>
            <w:rPrChange w:id="1163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639" w:author="An Tran, ACA (BUV)" w:date="2024-09-13T17:29:00Z" w16du:dateUtc="2024-09-13T10:29:00Z">
              <w:rPr>
                <w:rFonts w:cs="Arial"/>
                <w:i/>
                <w:iCs/>
                <w:szCs w:val="22"/>
              </w:rPr>
            </w:rPrChange>
          </w:rPr>
          <w:delText xml:space="preserve"> tuy</w:delText>
        </w:r>
        <w:r w:rsidRPr="00863667" w:rsidDel="003C6139">
          <w:rPr>
            <w:rFonts w:ascii="iCiel Avenir LT Std 35 Light" w:hAnsi="iCiel Avenir LT Std 35 Light" w:cs="Calibri"/>
            <w:i/>
            <w:iCs/>
            <w:sz w:val="22"/>
            <w:szCs w:val="22"/>
            <w:rPrChange w:id="11640"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641" w:author="An Tran, ACA (BUV)" w:date="2024-09-13T17:29:00Z" w16du:dateUtc="2024-09-13T10:29:00Z">
              <w:rPr>
                <w:rFonts w:cs="Arial"/>
                <w:i/>
                <w:iCs/>
                <w:szCs w:val="22"/>
              </w:rPr>
            </w:rPrChange>
          </w:rPr>
          <w:delText>n d</w:delText>
        </w:r>
        <w:r w:rsidRPr="00863667" w:rsidDel="003C6139">
          <w:rPr>
            <w:rFonts w:ascii="iCiel Avenir LT Std 35 Light" w:hAnsi="iCiel Avenir LT Std 35 Light" w:cs="Calibri"/>
            <w:i/>
            <w:iCs/>
            <w:sz w:val="22"/>
            <w:szCs w:val="22"/>
            <w:rPrChange w:id="11642"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1643" w:author="An Tran, ACA (BUV)" w:date="2024-09-13T17:29:00Z" w16du:dateUtc="2024-09-13T10:29:00Z">
              <w:rPr>
                <w:rFonts w:cs="Arial"/>
                <w:i/>
                <w:iCs/>
                <w:szCs w:val="22"/>
              </w:rPr>
            </w:rPrChange>
          </w:rPr>
          <w:delText>ng.</w:delText>
        </w:r>
      </w:del>
    </w:p>
    <w:p w14:paraId="2CC74ABB" w14:textId="0ADA8FF2" w:rsidR="00C1363F" w:rsidRPr="00D427AB" w:rsidDel="003C6139" w:rsidRDefault="00C1363F">
      <w:pPr>
        <w:rPr>
          <w:del w:id="11644" w:author="An Tran, ACA (BUV)" w:date="2024-09-12T11:07:00Z" w16du:dateUtc="2024-09-12T04:07:00Z"/>
          <w:rFonts w:cs="Arial"/>
          <w:i/>
          <w:iCs/>
          <w:szCs w:val="22"/>
        </w:rPr>
        <w:pPrChange w:id="1164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646" w:author="An Tran, ACA (BUV)" w:date="2024-09-12T11:07:00Z" w16du:dateUtc="2024-09-12T04:07:00Z">
        <w:r w:rsidRPr="00863667" w:rsidDel="003C6139">
          <w:rPr>
            <w:rFonts w:ascii="iCiel Avenir LT Std 35 Light" w:hAnsi="iCiel Avenir LT Std 35 Light" w:cs="Arial"/>
            <w:b/>
            <w:bCs/>
            <w:i/>
            <w:iCs/>
            <w:sz w:val="22"/>
            <w:szCs w:val="22"/>
            <w:rPrChange w:id="11647" w:author="An Tran, ACA (BUV)" w:date="2024-09-13T17:29:00Z" w16du:dateUtc="2024-09-13T10:29:00Z">
              <w:rPr>
                <w:rFonts w:cs="Arial"/>
                <w:bCs/>
                <w:i/>
                <w:iCs/>
                <w:szCs w:val="22"/>
              </w:rPr>
            </w:rPrChange>
          </w:rPr>
          <w:delText>Sau k</w:delText>
        </w:r>
        <w:r w:rsidRPr="00863667" w:rsidDel="003C6139">
          <w:rPr>
            <w:rFonts w:ascii="iCiel Avenir LT Std 35 Light" w:hAnsi="iCiel Avenir LT Std 35 Light" w:cs="Calibri"/>
            <w:b/>
            <w:bCs/>
            <w:i/>
            <w:iCs/>
            <w:sz w:val="22"/>
            <w:szCs w:val="22"/>
            <w:rPrChange w:id="11648" w:author="An Tran, ACA (BUV)" w:date="2024-09-13T17:29:00Z" w16du:dateUtc="2024-09-13T10:29:00Z">
              <w:rPr>
                <w:rFonts w:cs="Calibri"/>
                <w:bCs/>
                <w:i/>
                <w:iCs/>
                <w:szCs w:val="22"/>
              </w:rPr>
            </w:rPrChange>
          </w:rPr>
          <w:delText>ỳ</w:delText>
        </w:r>
        <w:r w:rsidRPr="00863667" w:rsidDel="003C6139">
          <w:rPr>
            <w:rFonts w:ascii="iCiel Avenir LT Std 35 Light" w:hAnsi="iCiel Avenir LT Std 35 Light" w:cs="Arial"/>
            <w:b/>
            <w:bCs/>
            <w:i/>
            <w:iCs/>
            <w:sz w:val="22"/>
            <w:szCs w:val="22"/>
            <w:rPrChange w:id="11649" w:author="An Tran, ACA (BUV)" w:date="2024-09-13T17:29:00Z" w16du:dateUtc="2024-09-13T10:29:00Z">
              <w:rPr>
                <w:rFonts w:cs="Arial"/>
                <w:bCs/>
                <w:i/>
                <w:iCs/>
                <w:szCs w:val="22"/>
              </w:rPr>
            </w:rPrChange>
          </w:rPr>
          <w:delText xml:space="preserve"> ho</w:delText>
        </w:r>
        <w:r w:rsidRPr="00863667" w:rsidDel="003C6139">
          <w:rPr>
            <w:rFonts w:ascii="iCiel Avenir LT Std 35 Light" w:hAnsi="iCiel Avenir LT Std 35 Light" w:cs="Avenir Next LT Pro"/>
            <w:b/>
            <w:bCs/>
            <w:i/>
            <w:iCs/>
            <w:sz w:val="22"/>
            <w:szCs w:val="22"/>
            <w:rPrChange w:id="11650" w:author="An Tran, ACA (BUV)" w:date="2024-09-13T17:29:00Z" w16du:dateUtc="2024-09-13T10:29:00Z">
              <w:rPr>
                <w:rFonts w:cs="Avenir Next LT Pro"/>
                <w:bCs/>
                <w:i/>
                <w:iCs/>
                <w:szCs w:val="22"/>
              </w:rPr>
            </w:rPrChange>
          </w:rPr>
          <w:delText>à</w:delText>
        </w:r>
        <w:r w:rsidRPr="00863667" w:rsidDel="003C6139">
          <w:rPr>
            <w:rFonts w:ascii="iCiel Avenir LT Std 35 Light" w:hAnsi="iCiel Avenir LT Std 35 Light" w:cs="Arial"/>
            <w:b/>
            <w:bCs/>
            <w:i/>
            <w:iCs/>
            <w:sz w:val="22"/>
            <w:szCs w:val="22"/>
            <w:rPrChange w:id="11651" w:author="An Tran, ACA (BUV)" w:date="2024-09-13T17:29:00Z" w16du:dateUtc="2024-09-13T10:29:00Z">
              <w:rPr>
                <w:rFonts w:cs="Arial"/>
                <w:bCs/>
                <w:i/>
                <w:iCs/>
                <w:szCs w:val="22"/>
              </w:rPr>
            </w:rPrChange>
          </w:rPr>
          <w:delText>n th</w:delText>
        </w:r>
        <w:r w:rsidRPr="00863667" w:rsidDel="003C6139">
          <w:rPr>
            <w:rFonts w:ascii="iCiel Avenir LT Std 35 Light" w:hAnsi="iCiel Avenir LT Std 35 Light" w:cs="Avenir Next LT Pro"/>
            <w:b/>
            <w:bCs/>
            <w:i/>
            <w:iCs/>
            <w:sz w:val="22"/>
            <w:szCs w:val="22"/>
            <w:rPrChange w:id="11652" w:author="An Tran, ACA (BUV)" w:date="2024-09-13T17:29:00Z" w16du:dateUtc="2024-09-13T10:29:00Z">
              <w:rPr>
                <w:rFonts w:cs="Avenir Next LT Pro"/>
                <w:bCs/>
                <w:i/>
                <w:iCs/>
                <w:szCs w:val="22"/>
              </w:rPr>
            </w:rPrChange>
          </w:rPr>
          <w:delText>à</w:delText>
        </w:r>
        <w:r w:rsidRPr="00863667" w:rsidDel="003C6139">
          <w:rPr>
            <w:rFonts w:ascii="iCiel Avenir LT Std 35 Light" w:hAnsi="iCiel Avenir LT Std 35 Light" w:cs="Arial"/>
            <w:b/>
            <w:bCs/>
            <w:i/>
            <w:iCs/>
            <w:sz w:val="22"/>
            <w:szCs w:val="22"/>
            <w:rPrChange w:id="11653" w:author="An Tran, ACA (BUV)" w:date="2024-09-13T17:29:00Z" w16du:dateUtc="2024-09-13T10:29:00Z">
              <w:rPr>
                <w:rFonts w:cs="Arial"/>
                <w:bCs/>
                <w:i/>
                <w:iCs/>
                <w:szCs w:val="22"/>
              </w:rPr>
            </w:rPrChange>
          </w:rPr>
          <w:delText>nh k</w:delText>
        </w:r>
        <w:r w:rsidRPr="00863667" w:rsidDel="003C6139">
          <w:rPr>
            <w:rFonts w:ascii="iCiel Avenir LT Std 35 Light" w:hAnsi="iCiel Avenir LT Std 35 Light" w:cs="Calibri"/>
            <w:b/>
            <w:bCs/>
            <w:i/>
            <w:iCs/>
            <w:sz w:val="22"/>
            <w:szCs w:val="22"/>
            <w:rPrChange w:id="11654" w:author="An Tran, ACA (BUV)" w:date="2024-09-13T17:29:00Z" w16du:dateUtc="2024-09-13T10:29:00Z">
              <w:rPr>
                <w:rFonts w:cs="Calibri"/>
                <w:bCs/>
                <w:i/>
                <w:iCs/>
                <w:szCs w:val="22"/>
              </w:rPr>
            </w:rPrChange>
          </w:rPr>
          <w:delText>ỳ</w:delText>
        </w:r>
        <w:r w:rsidRPr="00863667" w:rsidDel="003C6139">
          <w:rPr>
            <w:rFonts w:ascii="iCiel Avenir LT Std 35 Light" w:hAnsi="iCiel Avenir LT Std 35 Light" w:cs="Arial"/>
            <w:b/>
            <w:bCs/>
            <w:i/>
            <w:iCs/>
            <w:sz w:val="22"/>
            <w:szCs w:val="22"/>
            <w:rPrChange w:id="11655" w:author="An Tran, ACA (BUV)" w:date="2024-09-13T17:29:00Z" w16du:dateUtc="2024-09-13T10:29:00Z">
              <w:rPr>
                <w:rFonts w:cs="Arial"/>
                <w:bCs/>
                <w:i/>
                <w:iCs/>
                <w:szCs w:val="22"/>
              </w:rPr>
            </w:rPrChange>
          </w:rPr>
          <w:delText xml:space="preserve"> th</w:delText>
        </w:r>
        <w:r w:rsidRPr="00863667" w:rsidDel="003C6139">
          <w:rPr>
            <w:rFonts w:ascii="iCiel Avenir LT Std 35 Light" w:hAnsi="iCiel Avenir LT Std 35 Light" w:cs="Calibri"/>
            <w:b/>
            <w:bCs/>
            <w:i/>
            <w:iCs/>
            <w:sz w:val="22"/>
            <w:szCs w:val="22"/>
            <w:rPrChange w:id="11656" w:author="An Tran, ACA (BUV)" w:date="2024-09-13T17:29:00Z" w16du:dateUtc="2024-09-13T10:29:00Z">
              <w:rPr>
                <w:rFonts w:cs="Calibri"/>
                <w:bCs/>
                <w:i/>
                <w:iCs/>
                <w:szCs w:val="22"/>
              </w:rPr>
            </w:rPrChange>
          </w:rPr>
          <w:delText>ự</w:delText>
        </w:r>
        <w:r w:rsidRPr="00863667" w:rsidDel="003C6139">
          <w:rPr>
            <w:rFonts w:ascii="iCiel Avenir LT Std 35 Light" w:hAnsi="iCiel Avenir LT Std 35 Light" w:cs="Arial"/>
            <w:b/>
            <w:bCs/>
            <w:i/>
            <w:iCs/>
            <w:sz w:val="22"/>
            <w:szCs w:val="22"/>
            <w:rPrChange w:id="11657" w:author="An Tran, ACA (BUV)" w:date="2024-09-13T17:29:00Z" w16du:dateUtc="2024-09-13T10:29:00Z">
              <w:rPr>
                <w:rFonts w:cs="Arial"/>
                <w:bCs/>
                <w:i/>
                <w:iCs/>
                <w:szCs w:val="22"/>
              </w:rPr>
            </w:rPrChange>
          </w:rPr>
          <w:delText>c t</w:delText>
        </w:r>
        <w:r w:rsidRPr="00863667" w:rsidDel="003C6139">
          <w:rPr>
            <w:rFonts w:ascii="iCiel Avenir LT Std 35 Light" w:hAnsi="iCiel Avenir LT Std 35 Light" w:cs="Calibri"/>
            <w:b/>
            <w:bCs/>
            <w:i/>
            <w:iCs/>
            <w:sz w:val="22"/>
            <w:szCs w:val="22"/>
            <w:rPrChange w:id="11658" w:author="An Tran, ACA (BUV)" w:date="2024-09-13T17:29:00Z" w16du:dateUtc="2024-09-13T10:29:00Z">
              <w:rPr>
                <w:rFonts w:cs="Calibri"/>
                <w:bCs/>
                <w:i/>
                <w:iCs/>
                <w:szCs w:val="22"/>
              </w:rPr>
            </w:rPrChange>
          </w:rPr>
          <w:delText>ậ</w:delText>
        </w:r>
        <w:r w:rsidRPr="00863667" w:rsidDel="003C6139">
          <w:rPr>
            <w:rFonts w:ascii="iCiel Avenir LT Std 35 Light" w:hAnsi="iCiel Avenir LT Std 35 Light" w:cs="Arial"/>
            <w:b/>
            <w:bCs/>
            <w:i/>
            <w:iCs/>
            <w:sz w:val="22"/>
            <w:szCs w:val="22"/>
            <w:rPrChange w:id="11659" w:author="An Tran, ACA (BUV)" w:date="2024-09-13T17:29:00Z" w16du:dateUtc="2024-09-13T10:29:00Z">
              <w:rPr>
                <w:rFonts w:cs="Arial"/>
                <w:bCs/>
                <w:i/>
                <w:iCs/>
                <w:szCs w:val="22"/>
              </w:rPr>
            </w:rPrChange>
          </w:rPr>
          <w:delText>p</w:delText>
        </w:r>
        <w:r w:rsidRPr="00863667" w:rsidDel="003C6139">
          <w:rPr>
            <w:rFonts w:ascii="iCiel Avenir LT Std 35 Light" w:hAnsi="iCiel Avenir LT Std 35 Light" w:cs="Arial"/>
            <w:i/>
            <w:iCs/>
            <w:sz w:val="22"/>
            <w:szCs w:val="22"/>
            <w:rPrChange w:id="11660" w:author="An Tran, ACA (BUV)" w:date="2024-09-13T17:29:00Z" w16du:dateUtc="2024-09-13T10:29:00Z">
              <w:rPr>
                <w:rFonts w:cs="Arial"/>
                <w:i/>
                <w:iCs/>
                <w:szCs w:val="22"/>
              </w:rPr>
            </w:rPrChange>
          </w:rPr>
          <w:delText>, sinh vi</w:delText>
        </w:r>
        <w:r w:rsidRPr="00863667" w:rsidDel="003C6139">
          <w:rPr>
            <w:rFonts w:ascii="iCiel Avenir LT Std 35 Light" w:hAnsi="iCiel Avenir LT Std 35 Light" w:cs="Avenir Next LT Pro"/>
            <w:i/>
            <w:iCs/>
            <w:sz w:val="22"/>
            <w:szCs w:val="22"/>
            <w:rPrChange w:id="1166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662" w:author="An Tran, ACA (BUV)" w:date="2024-09-13T17:29:00Z" w16du:dateUtc="2024-09-13T10:29:00Z">
              <w:rPr>
                <w:rFonts w:cs="Arial"/>
                <w:i/>
                <w:iCs/>
                <w:szCs w:val="22"/>
              </w:rPr>
            </w:rPrChange>
          </w:rPr>
          <w:delText>n s</w:delText>
        </w:r>
        <w:r w:rsidRPr="00863667" w:rsidDel="003C6139">
          <w:rPr>
            <w:rFonts w:ascii="iCiel Avenir LT Std 35 Light" w:hAnsi="iCiel Avenir LT Std 35 Light" w:cs="Calibri"/>
            <w:i/>
            <w:iCs/>
            <w:sz w:val="22"/>
            <w:szCs w:val="22"/>
            <w:rPrChange w:id="11663" w:author="An Tran, ACA (BUV)" w:date="2024-09-13T17:29:00Z" w16du:dateUtc="2024-09-13T10:29:00Z">
              <w:rPr>
                <w:rFonts w:cs="Calibri"/>
                <w:i/>
                <w:iCs/>
                <w:szCs w:val="22"/>
              </w:rPr>
            </w:rPrChange>
          </w:rPr>
          <w:delText>ẽ</w:delText>
        </w:r>
        <w:r w:rsidRPr="00863667" w:rsidDel="003C6139">
          <w:rPr>
            <w:rFonts w:ascii="iCiel Avenir LT Std 35 Light" w:hAnsi="iCiel Avenir LT Std 35 Light" w:cs="Arial"/>
            <w:i/>
            <w:iCs/>
            <w:sz w:val="22"/>
            <w:szCs w:val="22"/>
            <w:rPrChange w:id="11664"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166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666"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1667"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1668"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1669" w:author="An Tran, ACA (BUV)" w:date="2024-09-13T17:29:00Z" w16du:dateUtc="2024-09-13T10:29:00Z">
              <w:rPr>
                <w:rFonts w:cs="Arial"/>
                <w:i/>
                <w:iCs/>
                <w:szCs w:val="22"/>
              </w:rPr>
            </w:rPrChange>
          </w:rPr>
          <w:delText>ng d</w:delText>
        </w:r>
        <w:r w:rsidRPr="00863667" w:rsidDel="003C6139">
          <w:rPr>
            <w:rFonts w:ascii="iCiel Avenir LT Std 35 Light" w:hAnsi="iCiel Avenir LT Std 35 Light" w:cs="Calibri"/>
            <w:i/>
            <w:iCs/>
            <w:sz w:val="22"/>
            <w:szCs w:val="22"/>
            <w:rPrChange w:id="11670"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1671"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167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673" w:author="An Tran, ACA (BUV)" w:date="2024-09-13T17:29:00Z" w16du:dateUtc="2024-09-13T10:29:00Z">
              <w:rPr>
                <w:rFonts w:cs="Arial"/>
                <w:i/>
                <w:iCs/>
                <w:szCs w:val="22"/>
              </w:rPr>
            </w:rPrChange>
          </w:rPr>
          <w:delText>ch th</w:delText>
        </w:r>
        <w:r w:rsidRPr="00863667" w:rsidDel="003C6139">
          <w:rPr>
            <w:rFonts w:ascii="iCiel Avenir LT Std 35 Light" w:hAnsi="iCiel Avenir LT Std 35 Light" w:cs="Calibri"/>
            <w:i/>
            <w:iCs/>
            <w:sz w:val="22"/>
            <w:szCs w:val="22"/>
            <w:rPrChange w:id="11674"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1675"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1676"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677"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678"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1679"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1680"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1681"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682" w:author="An Tran, ACA (BUV)" w:date="2024-09-13T17:29:00Z" w16du:dateUtc="2024-09-13T10:29:00Z">
              <w:rPr>
                <w:rFonts w:cs="Arial"/>
                <w:i/>
                <w:iCs/>
                <w:szCs w:val="22"/>
              </w:rPr>
            </w:rPrChange>
          </w:rPr>
          <w:delText xml:space="preserve"> k</w:delText>
        </w:r>
        <w:r w:rsidRPr="00863667" w:rsidDel="003C6139">
          <w:rPr>
            <w:rFonts w:ascii="iCiel Avenir LT Std 35 Light" w:hAnsi="iCiel Avenir LT Std 35 Light" w:cs="Calibri"/>
            <w:i/>
            <w:iCs/>
            <w:sz w:val="22"/>
            <w:szCs w:val="22"/>
            <w:rPrChange w:id="11683"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1684" w:author="An Tran, ACA (BUV)" w:date="2024-09-13T17:29:00Z" w16du:dateUtc="2024-09-13T10:29:00Z">
              <w:rPr>
                <w:rFonts w:cs="Arial"/>
                <w:i/>
                <w:iCs/>
                <w:szCs w:val="22"/>
              </w:rPr>
            </w:rPrChange>
          </w:rPr>
          <w:delText>t th</w:delText>
        </w:r>
        <w:r w:rsidRPr="00863667" w:rsidDel="003C6139">
          <w:rPr>
            <w:rFonts w:ascii="iCiel Avenir LT Std 35 Light" w:hAnsi="iCiel Avenir LT Std 35 Light" w:cs="Avenir Next LT Pro"/>
            <w:i/>
            <w:iCs/>
            <w:sz w:val="22"/>
            <w:szCs w:val="22"/>
            <w:rPrChange w:id="11685"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1686"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1687"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1688"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1689"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690"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691"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692" w:author="An Tran, ACA (BUV)" w:date="2024-09-13T17:29:00Z" w16du:dateUtc="2024-09-13T10:29:00Z">
              <w:rPr>
                <w:rFonts w:cs="Arial"/>
                <w:i/>
                <w:iCs/>
                <w:szCs w:val="22"/>
              </w:rPr>
            </w:rPrChange>
          </w:rPr>
          <w:delText>p v</w:delText>
        </w:r>
        <w:r w:rsidRPr="00863667" w:rsidDel="003C6139">
          <w:rPr>
            <w:rFonts w:ascii="iCiel Avenir LT Std 35 Light" w:hAnsi="iCiel Avenir LT Std 35 Light" w:cs="Calibri"/>
            <w:i/>
            <w:iCs/>
            <w:sz w:val="22"/>
            <w:szCs w:val="22"/>
            <w:rPrChange w:id="11693"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694" w:author="An Tran, ACA (BUV)" w:date="2024-09-13T17:29:00Z" w16du:dateUtc="2024-09-13T10:29:00Z">
              <w:rPr>
                <w:rFonts w:cs="Arial"/>
                <w:i/>
                <w:iCs/>
                <w:szCs w:val="22"/>
              </w:rPr>
            </w:rPrChange>
          </w:rPr>
          <w:delText>i t</w:delText>
        </w:r>
        <w:r w:rsidRPr="00863667" w:rsidDel="003C6139">
          <w:rPr>
            <w:rFonts w:ascii="iCiel Avenir LT Std 35 Light" w:hAnsi="iCiel Avenir LT Std 35 Light" w:cs="Avenir Next LT Pro"/>
            <w:i/>
            <w:iCs/>
            <w:sz w:val="22"/>
            <w:szCs w:val="22"/>
            <w:rPrChange w:id="1169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696" w:author="An Tran, ACA (BUV)" w:date="2024-09-13T17:29:00Z" w16du:dateUtc="2024-09-13T10:29:00Z">
              <w:rPr>
                <w:rFonts w:cs="Arial"/>
                <w:i/>
                <w:iCs/>
                <w:szCs w:val="22"/>
              </w:rPr>
            </w:rPrChange>
          </w:rPr>
          <w:delText>c phong chuy</w:delText>
        </w:r>
        <w:r w:rsidRPr="00863667" w:rsidDel="003C6139">
          <w:rPr>
            <w:rFonts w:ascii="iCiel Avenir LT Std 35 Light" w:hAnsi="iCiel Avenir LT Std 35 Light" w:cs="Avenir Next LT Pro"/>
            <w:i/>
            <w:iCs/>
            <w:sz w:val="22"/>
            <w:szCs w:val="22"/>
            <w:rPrChange w:id="11697"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698" w:author="An Tran, ACA (BUV)" w:date="2024-09-13T17:29:00Z" w16du:dateUtc="2024-09-13T10:29:00Z">
              <w:rPr>
                <w:rFonts w:cs="Arial"/>
                <w:i/>
                <w:iCs/>
                <w:szCs w:val="22"/>
              </w:rPr>
            </w:rPrChange>
          </w:rPr>
          <w:delText>n nghi</w:delText>
        </w:r>
        <w:r w:rsidRPr="00863667" w:rsidDel="003C6139">
          <w:rPr>
            <w:rFonts w:ascii="iCiel Avenir LT Std 35 Light" w:hAnsi="iCiel Avenir LT Std 35 Light" w:cs="Calibri"/>
            <w:i/>
            <w:iCs/>
            <w:sz w:val="22"/>
            <w:szCs w:val="22"/>
            <w:rPrChange w:id="11699"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700" w:author="An Tran, ACA (BUV)" w:date="2024-09-13T17:29:00Z" w16du:dateUtc="2024-09-13T10:29:00Z">
              <w:rPr>
                <w:rFonts w:cs="Arial"/>
                <w:i/>
                <w:iCs/>
                <w:szCs w:val="22"/>
              </w:rPr>
            </w:rPrChange>
          </w:rPr>
          <w:delText>p và cách thức để được ghi nhận điểm PSG phù hợp. Phòng Hướng nghiệp c</w:delText>
        </w:r>
        <w:r w:rsidRPr="00863667" w:rsidDel="003C6139">
          <w:rPr>
            <w:rFonts w:ascii="iCiel Avenir LT Std 35 Light" w:hAnsi="iCiel Avenir LT Std 35 Light" w:cs="Avenir Next LT Pro"/>
            <w:i/>
            <w:iCs/>
            <w:sz w:val="22"/>
            <w:szCs w:val="22"/>
            <w:rPrChange w:id="11701"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1702" w:author="An Tran, ACA (BUV)" w:date="2024-09-13T17:29:00Z" w16du:dateUtc="2024-09-13T10:29:00Z">
              <w:rPr>
                <w:rFonts w:cs="Arial"/>
                <w:i/>
                <w:iCs/>
                <w:szCs w:val="22"/>
              </w:rPr>
            </w:rPrChange>
          </w:rPr>
          <w:delText>ng s</w:delText>
        </w:r>
        <w:r w:rsidRPr="00863667" w:rsidDel="003C6139">
          <w:rPr>
            <w:rFonts w:ascii="iCiel Avenir LT Std 35 Light" w:hAnsi="iCiel Avenir LT Std 35 Light" w:cs="Calibri"/>
            <w:i/>
            <w:iCs/>
            <w:sz w:val="22"/>
            <w:szCs w:val="22"/>
            <w:rPrChange w:id="11703" w:author="An Tran, ACA (BUV)" w:date="2024-09-13T17:29:00Z" w16du:dateUtc="2024-09-13T10:29:00Z">
              <w:rPr>
                <w:rFonts w:cs="Calibri"/>
                <w:i/>
                <w:iCs/>
                <w:szCs w:val="22"/>
              </w:rPr>
            </w:rPrChange>
          </w:rPr>
          <w:delText>ẽ</w:delText>
        </w:r>
        <w:r w:rsidRPr="00863667" w:rsidDel="003C6139">
          <w:rPr>
            <w:rFonts w:ascii="iCiel Avenir LT Std 35 Light" w:hAnsi="iCiel Avenir LT Std 35 Light" w:cs="Arial"/>
            <w:i/>
            <w:iCs/>
            <w:sz w:val="22"/>
            <w:szCs w:val="22"/>
            <w:rPrChange w:id="11704" w:author="An Tran, ACA (BUV)" w:date="2024-09-13T17:29:00Z" w16du:dateUtc="2024-09-13T10:29:00Z">
              <w:rPr>
                <w:rFonts w:cs="Arial"/>
                <w:i/>
                <w:iCs/>
                <w:szCs w:val="22"/>
              </w:rPr>
            </w:rPrChange>
          </w:rPr>
          <w:delText xml:space="preserve"> ti</w:delText>
        </w:r>
        <w:r w:rsidRPr="00863667" w:rsidDel="003C6139">
          <w:rPr>
            <w:rFonts w:ascii="iCiel Avenir LT Std 35 Light" w:hAnsi="iCiel Avenir LT Std 35 Light" w:cs="Calibri"/>
            <w:i/>
            <w:iCs/>
            <w:sz w:val="22"/>
            <w:szCs w:val="22"/>
            <w:rPrChange w:id="11705"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1706" w:author="An Tran, ACA (BUV)" w:date="2024-09-13T17:29:00Z" w16du:dateUtc="2024-09-13T10:29:00Z">
              <w:rPr>
                <w:rFonts w:cs="Arial"/>
                <w:i/>
                <w:iCs/>
                <w:szCs w:val="22"/>
              </w:rPr>
            </w:rPrChange>
          </w:rPr>
          <w:delText>p nh</w:delText>
        </w:r>
        <w:r w:rsidRPr="00863667" w:rsidDel="003C6139">
          <w:rPr>
            <w:rFonts w:ascii="iCiel Avenir LT Std 35 Light" w:hAnsi="iCiel Avenir LT Std 35 Light" w:cs="Calibri"/>
            <w:i/>
            <w:iCs/>
            <w:sz w:val="22"/>
            <w:szCs w:val="22"/>
            <w:rPrChange w:id="11707"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708"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170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710" w:author="An Tran, ACA (BUV)" w:date="2024-09-13T17:29:00Z" w16du:dateUtc="2024-09-13T10:29:00Z">
              <w:rPr>
                <w:rFonts w:cs="Arial"/>
                <w:i/>
                <w:iCs/>
                <w:szCs w:val="22"/>
              </w:rPr>
            </w:rPrChange>
          </w:rPr>
          <w:delText xml:space="preserve"> xem Bản Đánh giá Chất lượng Làm việc/ Bản đánh giá Hồ sơ Năng lực Chuyên môn và các tài liệu chứng minh liên quan khác </w:delText>
        </w:r>
        <w:r w:rsidRPr="00863667" w:rsidDel="003C6139">
          <w:rPr>
            <w:rFonts w:ascii="iCiel Avenir LT Std 35 Light" w:hAnsi="iCiel Avenir LT Std 35 Light" w:cs="Avenir Next LT Pro"/>
            <w:i/>
            <w:iCs/>
            <w:sz w:val="22"/>
            <w:szCs w:val="22"/>
            <w:rPrChange w:id="1171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712"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713" w:author="An Tran, ACA (BUV)" w:date="2024-09-13T17:29:00Z" w16du:dateUtc="2024-09-13T10:29:00Z">
              <w:rPr>
                <w:rFonts w:cs="Arial"/>
                <w:i/>
                <w:iCs/>
                <w:szCs w:val="22"/>
              </w:rPr>
            </w:rPrChange>
          </w:rPr>
          <w:delText xml:space="preserve"> ghi nh</w:delText>
        </w:r>
        <w:r w:rsidRPr="00863667" w:rsidDel="003C6139">
          <w:rPr>
            <w:rFonts w:ascii="iCiel Avenir LT Std 35 Light" w:hAnsi="iCiel Avenir LT Std 35 Light" w:cs="Calibri"/>
            <w:i/>
            <w:iCs/>
            <w:sz w:val="22"/>
            <w:szCs w:val="22"/>
            <w:rPrChange w:id="1171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715" w:author="An Tran, ACA (BUV)" w:date="2024-09-13T17:29:00Z" w16du:dateUtc="2024-09-13T10:29:00Z">
              <w:rPr>
                <w:rFonts w:cs="Arial"/>
                <w:i/>
                <w:iCs/>
                <w:szCs w:val="22"/>
              </w:rPr>
            </w:rPrChange>
          </w:rPr>
          <w:delText>n điểm PSG, cũng như nh</w:delText>
        </w:r>
        <w:r w:rsidRPr="00863667" w:rsidDel="003C6139">
          <w:rPr>
            <w:rFonts w:ascii="iCiel Avenir LT Std 35 Light" w:hAnsi="iCiel Avenir LT Std 35 Light" w:cs="Calibri"/>
            <w:i/>
            <w:iCs/>
            <w:sz w:val="22"/>
            <w:szCs w:val="22"/>
            <w:rPrChange w:id="11716"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1717"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Calibri"/>
            <w:i/>
            <w:iCs/>
            <w:sz w:val="22"/>
            <w:szCs w:val="22"/>
            <w:rPrChange w:id="11718"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1719" w:author="An Tran, ACA (BUV)" w:date="2024-09-13T17:29:00Z" w16du:dateUtc="2024-09-13T10:29:00Z">
              <w:rPr>
                <w:rFonts w:cs="Arial"/>
                <w:i/>
                <w:iCs/>
                <w:szCs w:val="22"/>
              </w:rPr>
            </w:rPrChange>
          </w:rPr>
          <w:delText xml:space="preserve"> m</w:delText>
        </w:r>
        <w:r w:rsidRPr="00863667" w:rsidDel="003C6139">
          <w:rPr>
            <w:rFonts w:ascii="iCiel Avenir LT Std 35 Light" w:hAnsi="iCiel Avenir LT Std 35 Light" w:cs="Calibri"/>
            <w:i/>
            <w:iCs/>
            <w:sz w:val="22"/>
            <w:szCs w:val="22"/>
            <w:rPrChange w:id="11720"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721" w:author="An Tran, ACA (BUV)" w:date="2024-09-13T17:29:00Z" w16du:dateUtc="2024-09-13T10:29:00Z">
              <w:rPr>
                <w:rFonts w:cs="Arial"/>
                <w:i/>
                <w:iCs/>
                <w:szCs w:val="22"/>
              </w:rPr>
            </w:rPrChange>
          </w:rPr>
          <w:delText>nh v</w:delText>
        </w:r>
        <w:r w:rsidRPr="00863667" w:rsidDel="003C6139">
          <w:rPr>
            <w:rFonts w:ascii="iCiel Avenir LT Std 35 Light" w:hAnsi="iCiel Avenir LT Std 35 Light" w:cs="Avenir Next LT Pro"/>
            <w:i/>
            <w:iCs/>
            <w:sz w:val="22"/>
            <w:szCs w:val="22"/>
            <w:rPrChange w:id="1172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723"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172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1725"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1726"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727" w:author="An Tran, ACA (BUV)" w:date="2024-09-13T17:29:00Z" w16du:dateUtc="2024-09-13T10:29:00Z">
              <w:rPr>
                <w:rFonts w:cs="Arial"/>
                <w:i/>
                <w:iCs/>
                <w:szCs w:val="22"/>
              </w:rPr>
            </w:rPrChange>
          </w:rPr>
          <w:delText>m c</w:delText>
        </w:r>
        <w:r w:rsidRPr="00863667" w:rsidDel="003C6139">
          <w:rPr>
            <w:rFonts w:ascii="iCiel Avenir LT Std 35 Light" w:hAnsi="iCiel Avenir LT Std 35 Light" w:cs="Calibri"/>
            <w:i/>
            <w:iCs/>
            <w:sz w:val="22"/>
            <w:szCs w:val="22"/>
            <w:rPrChange w:id="11728"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1729"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1730"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1731" w:author="An Tran, ACA (BUV)" w:date="2024-09-13T17:29:00Z" w16du:dateUtc="2024-09-13T10:29:00Z">
              <w:rPr>
                <w:rFonts w:cs="Arial"/>
                <w:i/>
                <w:iCs/>
                <w:szCs w:val="22"/>
              </w:rPr>
            </w:rPrChange>
          </w:rPr>
          <w:delText>i thi</w:delText>
        </w:r>
        <w:r w:rsidRPr="00863667" w:rsidDel="003C6139">
          <w:rPr>
            <w:rFonts w:ascii="iCiel Avenir LT Std 35 Light" w:hAnsi="iCiel Avenir LT Std 35 Light" w:cs="Calibri"/>
            <w:i/>
            <w:iCs/>
            <w:sz w:val="22"/>
            <w:szCs w:val="22"/>
            <w:rPrChange w:id="11732"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733"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1734"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735" w:author="An Tran, ACA (BUV)" w:date="2024-09-13T17:29:00Z" w16du:dateUtc="2024-09-13T10:29:00Z">
              <w:rPr>
                <w:rFonts w:cs="Arial"/>
                <w:i/>
                <w:iCs/>
                <w:szCs w:val="22"/>
              </w:rPr>
            </w:rPrChange>
          </w:rPr>
          <w:delText>a t</w:delText>
        </w:r>
        <w:r w:rsidRPr="00863667" w:rsidDel="003C6139">
          <w:rPr>
            <w:rFonts w:ascii="iCiel Avenir LT Std 35 Light" w:hAnsi="iCiel Avenir LT Std 35 Light" w:cs="Calibri"/>
            <w:i/>
            <w:iCs/>
            <w:sz w:val="22"/>
            <w:szCs w:val="22"/>
            <w:rPrChange w:id="11736"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1737" w:author="An Tran, ACA (BUV)" w:date="2024-09-13T17:29:00Z" w16du:dateUtc="2024-09-13T10:29:00Z">
              <w:rPr>
                <w:rFonts w:cs="Arial"/>
                <w:i/>
                <w:iCs/>
                <w:szCs w:val="22"/>
              </w:rPr>
            </w:rPrChange>
          </w:rPr>
          <w:delText>ng b</w:delText>
        </w:r>
        <w:r w:rsidRPr="00863667" w:rsidDel="003C6139">
          <w:rPr>
            <w:rFonts w:ascii="iCiel Avenir LT Std 35 Light" w:hAnsi="iCiel Avenir LT Std 35 Light" w:cs="Calibri"/>
            <w:i/>
            <w:iCs/>
            <w:sz w:val="22"/>
            <w:szCs w:val="22"/>
            <w:rPrChange w:id="11738"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739"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174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741"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742"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174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1744"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174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1746"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747"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1748"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1749"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1750"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Avenir Next LT Pro"/>
            <w:i/>
            <w:iCs/>
            <w:sz w:val="22"/>
            <w:szCs w:val="22"/>
            <w:rPrChange w:id="11751"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1752"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753"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1754" w:author="An Tran, ACA (BUV)" w:date="2024-09-13T17:29:00Z" w16du:dateUtc="2024-09-13T10:29:00Z">
              <w:rPr>
                <w:rFonts w:cs="Arial"/>
                <w:i/>
                <w:iCs/>
                <w:szCs w:val="22"/>
              </w:rPr>
            </w:rPrChange>
          </w:rPr>
          <w:delText>p trong t</w:delText>
        </w:r>
        <w:r w:rsidRPr="00863667" w:rsidDel="003C6139">
          <w:rPr>
            <w:rFonts w:ascii="iCiel Avenir LT Std 35 Light" w:hAnsi="iCiel Avenir LT Std 35 Light" w:cs="Calibri"/>
            <w:i/>
            <w:iCs/>
            <w:sz w:val="22"/>
            <w:szCs w:val="22"/>
            <w:rPrChange w:id="11755"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1756" w:author="An Tran, ACA (BUV)" w:date="2024-09-13T17:29:00Z" w16du:dateUtc="2024-09-13T10:29:00Z">
              <w:rPr>
                <w:rFonts w:cs="Arial"/>
                <w:i/>
                <w:iCs/>
                <w:szCs w:val="22"/>
              </w:rPr>
            </w:rPrChange>
          </w:rPr>
          <w:delText xml:space="preserve">ng lai. </w:delText>
        </w:r>
      </w:del>
    </w:p>
    <w:p w14:paraId="748AA2AD" w14:textId="1162C919" w:rsidR="00C1363F" w:rsidRPr="00D427AB" w:rsidDel="003C6139" w:rsidRDefault="00C1363F">
      <w:pPr>
        <w:rPr>
          <w:del w:id="11757" w:author="An Tran, ACA (BUV)" w:date="2024-09-12T11:07:00Z" w16du:dateUtc="2024-09-12T04:07:00Z"/>
          <w:rFonts w:cs="Arial"/>
          <w:i/>
          <w:iCs/>
          <w:szCs w:val="22"/>
        </w:rPr>
        <w:pPrChange w:id="1175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759" w:author="An Tran, ACA (BUV)" w:date="2024-09-12T11:07:00Z" w16du:dateUtc="2024-09-12T04:07:00Z">
        <w:r w:rsidRPr="00863667" w:rsidDel="003C6139">
          <w:rPr>
            <w:rFonts w:ascii="iCiel Avenir LT Std 35 Light" w:hAnsi="iCiel Avenir LT Std 35 Light" w:cs="Arial"/>
            <w:i/>
            <w:iCs/>
            <w:sz w:val="22"/>
            <w:szCs w:val="22"/>
            <w:rPrChange w:id="11760" w:author="An Tran, ACA (BUV)" w:date="2024-09-13T17:29:00Z" w16du:dateUtc="2024-09-13T10:29:00Z">
              <w:rPr>
                <w:rFonts w:cs="Arial"/>
                <w:i/>
                <w:iCs/>
                <w:szCs w:val="22"/>
              </w:rPr>
            </w:rPrChange>
          </w:rPr>
          <w:delText>M</w:delText>
        </w:r>
        <w:r w:rsidRPr="00863667" w:rsidDel="003C6139">
          <w:rPr>
            <w:rFonts w:ascii="iCiel Avenir LT Std 35 Light" w:hAnsi="iCiel Avenir LT Std 35 Light" w:cs="Calibri"/>
            <w:i/>
            <w:iCs/>
            <w:sz w:val="22"/>
            <w:szCs w:val="22"/>
            <w:rPrChange w:id="11761"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1762" w:author="An Tran, ACA (BUV)" w:date="2024-09-13T17:29:00Z" w16du:dateUtc="2024-09-13T10:29:00Z">
              <w:rPr>
                <w:rFonts w:cs="Arial"/>
                <w:i/>
                <w:iCs/>
                <w:szCs w:val="22"/>
              </w:rPr>
            </w:rPrChange>
          </w:rPr>
          <w:delText>c d</w:delText>
        </w:r>
        <w:r w:rsidRPr="00863667" w:rsidDel="003C6139">
          <w:rPr>
            <w:rFonts w:ascii="iCiel Avenir LT Std 35 Light" w:hAnsi="iCiel Avenir LT Std 35 Light" w:cs="Avenir Next LT Pro"/>
            <w:i/>
            <w:iCs/>
            <w:sz w:val="22"/>
            <w:szCs w:val="22"/>
            <w:rPrChange w:id="11763"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1764" w:author="An Tran, ACA (BUV)" w:date="2024-09-13T17:29:00Z" w16du:dateUtc="2024-09-13T10:29:00Z">
              <w:rPr>
                <w:rFonts w:cs="Arial"/>
                <w:i/>
                <w:iCs/>
                <w:szCs w:val="22"/>
              </w:rPr>
            </w:rPrChange>
          </w:rPr>
          <w:delText xml:space="preserve"> BUV cung c</w:delText>
        </w:r>
        <w:r w:rsidRPr="00863667" w:rsidDel="003C6139">
          <w:rPr>
            <w:rFonts w:ascii="iCiel Avenir LT Std 35 Light" w:hAnsi="iCiel Avenir LT Std 35 Light" w:cs="Calibri"/>
            <w:i/>
            <w:iCs/>
            <w:sz w:val="22"/>
            <w:szCs w:val="22"/>
            <w:rPrChange w:id="11765"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1766" w:author="An Tran, ACA (BUV)" w:date="2024-09-13T17:29:00Z" w16du:dateUtc="2024-09-13T10:29:00Z">
              <w:rPr>
                <w:rFonts w:cs="Arial"/>
                <w:i/>
                <w:iCs/>
                <w:szCs w:val="22"/>
              </w:rPr>
            </w:rPrChange>
          </w:rPr>
          <w:delText>p h</w:delText>
        </w:r>
        <w:r w:rsidRPr="00863667" w:rsidDel="003C6139">
          <w:rPr>
            <w:rFonts w:ascii="iCiel Avenir LT Std 35 Light" w:hAnsi="iCiel Avenir LT Std 35 Light" w:cs="Calibri"/>
            <w:i/>
            <w:iCs/>
            <w:sz w:val="22"/>
            <w:szCs w:val="22"/>
            <w:rPrChange w:id="11767"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1768"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1769"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1770" w:author="An Tran, ACA (BUV)" w:date="2024-09-13T17:29:00Z" w16du:dateUtc="2024-09-13T10:29:00Z">
              <w:rPr>
                <w:rFonts w:cs="Arial"/>
                <w:i/>
                <w:iCs/>
                <w:szCs w:val="22"/>
              </w:rPr>
            </w:rPrChange>
          </w:rPr>
          <w:delText xml:space="preserve"> toàn diện li</w:delText>
        </w:r>
        <w:r w:rsidRPr="00863667" w:rsidDel="003C6139">
          <w:rPr>
            <w:rFonts w:ascii="iCiel Avenir LT Std 35 Light" w:hAnsi="iCiel Avenir LT Std 35 Light" w:cs="Avenir Next LT Pro"/>
            <w:i/>
            <w:iCs/>
            <w:sz w:val="22"/>
            <w:szCs w:val="22"/>
            <w:rPrChange w:id="1177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772" w:author="An Tran, ACA (BUV)" w:date="2024-09-13T17:29:00Z" w16du:dateUtc="2024-09-13T10:29:00Z">
              <w:rPr>
                <w:rFonts w:cs="Arial"/>
                <w:i/>
                <w:iCs/>
                <w:szCs w:val="22"/>
              </w:rPr>
            </w:rPrChange>
          </w:rPr>
          <w:delText xml:space="preserve">n quan </w:delText>
        </w:r>
        <w:r w:rsidRPr="00863667" w:rsidDel="003C6139">
          <w:rPr>
            <w:rFonts w:ascii="iCiel Avenir LT Std 35 Light" w:hAnsi="iCiel Avenir LT Std 35 Light" w:cs="Avenir Next LT Pro"/>
            <w:i/>
            <w:iCs/>
            <w:sz w:val="22"/>
            <w:szCs w:val="22"/>
            <w:rPrChange w:id="11773"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774"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1775"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177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777"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177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779" w:author="An Tran, ACA (BUV)" w:date="2024-09-13T17:29:00Z" w16du:dateUtc="2024-09-13T10:29:00Z">
              <w:rPr>
                <w:rFonts w:cs="Arial"/>
                <w:i/>
                <w:iCs/>
                <w:szCs w:val="22"/>
              </w:rPr>
            </w:rPrChange>
          </w:rPr>
          <w:delText>c th</w:delText>
        </w:r>
        <w:r w:rsidRPr="00863667" w:rsidDel="003C6139">
          <w:rPr>
            <w:rFonts w:ascii="iCiel Avenir LT Std 35 Light" w:hAnsi="iCiel Avenir LT Std 35 Light" w:cs="Calibri"/>
            <w:i/>
            <w:iCs/>
            <w:sz w:val="22"/>
            <w:szCs w:val="22"/>
            <w:rPrChange w:id="11780"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781"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782"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783" w:author="An Tran, ACA (BUV)" w:date="2024-09-13T17:29:00Z" w16du:dateUtc="2024-09-13T10:29:00Z">
              <w:rPr>
                <w:rFonts w:cs="Arial"/>
                <w:i/>
                <w:iCs/>
                <w:szCs w:val="22"/>
              </w:rPr>
            </w:rPrChange>
          </w:rPr>
          <w:delText>p, ch</w:delText>
        </w:r>
        <w:r w:rsidRPr="00863667" w:rsidDel="003C6139">
          <w:rPr>
            <w:rFonts w:ascii="iCiel Avenir LT Std 35 Light" w:hAnsi="iCiel Avenir LT Std 35 Light" w:cs="Avenir Next LT Pro"/>
            <w:i/>
            <w:iCs/>
            <w:sz w:val="22"/>
            <w:szCs w:val="22"/>
            <w:rPrChange w:id="11784"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1785"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178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787" w:author="An Tran, ACA (BUV)" w:date="2024-09-13T17:29:00Z" w16du:dateUtc="2024-09-13T10:29:00Z">
              <w:rPr>
                <w:rFonts w:cs="Arial"/>
                <w:i/>
                <w:iCs/>
                <w:szCs w:val="22"/>
              </w:rPr>
            </w:rPrChange>
          </w:rPr>
          <w:delText>i lu</w:delText>
        </w:r>
        <w:r w:rsidRPr="00863667" w:rsidDel="003C6139">
          <w:rPr>
            <w:rFonts w:ascii="iCiel Avenir LT Std 35 Light" w:hAnsi="iCiel Avenir LT Std 35 Light" w:cs="Avenir Next LT Pro"/>
            <w:i/>
            <w:iCs/>
            <w:sz w:val="22"/>
            <w:szCs w:val="22"/>
            <w:rPrChange w:id="11788"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789" w:author="An Tran, ACA (BUV)" w:date="2024-09-13T17:29:00Z" w16du:dateUtc="2024-09-13T10:29:00Z">
              <w:rPr>
                <w:rFonts w:cs="Arial"/>
                <w:i/>
                <w:iCs/>
                <w:szCs w:val="22"/>
              </w:rPr>
            </w:rPrChange>
          </w:rPr>
          <w:delText>n h</w:delText>
        </w:r>
        <w:r w:rsidRPr="00863667" w:rsidDel="003C6139">
          <w:rPr>
            <w:rFonts w:ascii="iCiel Avenir LT Std 35 Light" w:hAnsi="iCiel Avenir LT Std 35 Light" w:cs="Calibri"/>
            <w:i/>
            <w:iCs/>
            <w:sz w:val="22"/>
            <w:szCs w:val="22"/>
            <w:rPrChange w:id="11790"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1791"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Calibri"/>
            <w:i/>
            <w:iCs/>
            <w:sz w:val="22"/>
            <w:szCs w:val="22"/>
            <w:rPrChange w:id="11792"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793" w:author="An Tran, ACA (BUV)" w:date="2024-09-13T17:29:00Z" w16du:dateUtc="2024-09-13T10:29:00Z">
              <w:rPr>
                <w:rFonts w:cs="Arial"/>
                <w:i/>
                <w:iCs/>
                <w:szCs w:val="22"/>
              </w:rPr>
            </w:rPrChange>
          </w:rPr>
          <w:delText>i vi</w:delText>
        </w:r>
        <w:r w:rsidRPr="00863667" w:rsidDel="003C6139">
          <w:rPr>
            <w:rFonts w:ascii="iCiel Avenir LT Std 35 Light" w:hAnsi="iCiel Avenir LT Std 35 Light" w:cs="Calibri"/>
            <w:i/>
            <w:iCs/>
            <w:sz w:val="22"/>
            <w:szCs w:val="22"/>
            <w:rPrChange w:id="1179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795" w:author="An Tran, ACA (BUV)" w:date="2024-09-13T17:29:00Z" w16du:dateUtc="2024-09-13T10:29:00Z">
              <w:rPr>
                <w:rFonts w:cs="Arial"/>
                <w:i/>
                <w:iCs/>
                <w:szCs w:val="22"/>
              </w:rPr>
            </w:rPrChange>
          </w:rPr>
          <w:delText>c trao quy</w:delText>
        </w:r>
        <w:r w:rsidRPr="00863667" w:rsidDel="003C6139">
          <w:rPr>
            <w:rFonts w:ascii="iCiel Avenir LT Std 35 Light" w:hAnsi="iCiel Avenir LT Std 35 Light" w:cs="Calibri"/>
            <w:i/>
            <w:iCs/>
            <w:sz w:val="22"/>
            <w:szCs w:val="22"/>
            <w:rPrChange w:id="11796"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1797" w:author="An Tran, ACA (BUV)" w:date="2024-09-13T17:29:00Z" w16du:dateUtc="2024-09-13T10:29:00Z">
              <w:rPr>
                <w:rFonts w:cs="Arial"/>
                <w:i/>
                <w:iCs/>
                <w:szCs w:val="22"/>
              </w:rPr>
            </w:rPrChange>
          </w:rPr>
          <w:delText>n cho c</w:delText>
        </w:r>
        <w:r w:rsidRPr="00863667" w:rsidDel="003C6139">
          <w:rPr>
            <w:rFonts w:ascii="iCiel Avenir LT Std 35 Light" w:hAnsi="iCiel Avenir LT Std 35 Light" w:cs="Avenir Next LT Pro"/>
            <w:i/>
            <w:iCs/>
            <w:sz w:val="22"/>
            <w:szCs w:val="22"/>
            <w:rPrChange w:id="1179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799"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1800"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801" w:author="An Tran, ACA (BUV)" w:date="2024-09-13T17:29:00Z" w16du:dateUtc="2024-09-13T10:29:00Z">
              <w:rPr>
                <w:rFonts w:cs="Arial"/>
                <w:i/>
                <w:iCs/>
                <w:szCs w:val="22"/>
              </w:rPr>
            </w:rPrChange>
          </w:rPr>
          <w:delText>n sinh vi</w:delText>
        </w:r>
        <w:r w:rsidRPr="00863667" w:rsidDel="003C6139">
          <w:rPr>
            <w:rFonts w:ascii="iCiel Avenir LT Std 35 Light" w:hAnsi="iCiel Avenir LT Std 35 Light" w:cs="Avenir Next LT Pro"/>
            <w:i/>
            <w:iCs/>
            <w:sz w:val="22"/>
            <w:szCs w:val="22"/>
            <w:rPrChange w:id="11802"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803" w:author="An Tran, ACA (BUV)" w:date="2024-09-13T17:29:00Z" w16du:dateUtc="2024-09-13T10:29:00Z">
              <w:rPr>
                <w:rFonts w:cs="Arial"/>
                <w:i/>
                <w:iCs/>
                <w:szCs w:val="22"/>
              </w:rPr>
            </w:rPrChange>
          </w:rPr>
          <w:delText>n ch</w:delText>
        </w:r>
        <w:r w:rsidRPr="00863667" w:rsidDel="003C6139">
          <w:rPr>
            <w:rFonts w:ascii="iCiel Avenir LT Std 35 Light" w:hAnsi="iCiel Avenir LT Std 35 Light" w:cs="Calibri"/>
            <w:i/>
            <w:iCs/>
            <w:sz w:val="22"/>
            <w:szCs w:val="22"/>
            <w:rPrChange w:id="11804"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1805" w:author="An Tran, ACA (BUV)" w:date="2024-09-13T17:29:00Z" w16du:dateUtc="2024-09-13T10:29:00Z">
              <w:rPr>
                <w:rFonts w:cs="Arial"/>
                <w:i/>
                <w:iCs/>
                <w:szCs w:val="22"/>
              </w:rPr>
            </w:rPrChange>
          </w:rPr>
          <w:delText>u tr</w:delText>
        </w:r>
        <w:r w:rsidRPr="00863667" w:rsidDel="003C6139">
          <w:rPr>
            <w:rFonts w:ascii="iCiel Avenir LT Std 35 Light" w:hAnsi="iCiel Avenir LT Std 35 Light" w:cs="Avenir Next LT Pro"/>
            <w:i/>
            <w:iCs/>
            <w:sz w:val="22"/>
            <w:szCs w:val="22"/>
            <w:rPrChange w:id="1180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807" w:author="An Tran, ACA (BUV)" w:date="2024-09-13T17:29:00Z" w16du:dateUtc="2024-09-13T10:29:00Z">
              <w:rPr>
                <w:rFonts w:cs="Arial"/>
                <w:i/>
                <w:iCs/>
                <w:szCs w:val="22"/>
              </w:rPr>
            </w:rPrChange>
          </w:rPr>
          <w:delText>ch nhi</w:delText>
        </w:r>
        <w:r w:rsidRPr="00863667" w:rsidDel="003C6139">
          <w:rPr>
            <w:rFonts w:ascii="iCiel Avenir LT Std 35 Light" w:hAnsi="iCiel Avenir LT Std 35 Light" w:cs="Calibri"/>
            <w:i/>
            <w:iCs/>
            <w:sz w:val="22"/>
            <w:szCs w:val="22"/>
            <w:rPrChange w:id="11808"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809" w:author="An Tran, ACA (BUV)" w:date="2024-09-13T17:29:00Z" w16du:dateUtc="2024-09-13T10:29:00Z">
              <w:rPr>
                <w:rFonts w:cs="Arial"/>
                <w:i/>
                <w:iCs/>
                <w:szCs w:val="22"/>
              </w:rPr>
            </w:rPrChange>
          </w:rPr>
          <w:delText>m v</w:delText>
        </w:r>
        <w:r w:rsidRPr="00863667" w:rsidDel="003C6139">
          <w:rPr>
            <w:rFonts w:ascii="iCiel Avenir LT Std 35 Light" w:hAnsi="iCiel Avenir LT Std 35 Light" w:cs="Calibri"/>
            <w:i/>
            <w:iCs/>
            <w:sz w:val="22"/>
            <w:szCs w:val="22"/>
            <w:rPrChange w:id="11810"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181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181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813" w:author="An Tran, ACA (BUV)" w:date="2024-09-13T17:29:00Z" w16du:dateUtc="2024-09-13T10:29:00Z">
              <w:rPr>
                <w:rFonts w:cs="Arial"/>
                <w:i/>
                <w:iCs/>
                <w:szCs w:val="22"/>
              </w:rPr>
            </w:rPrChange>
          </w:rPr>
          <w:delText>c quy</w:delText>
        </w:r>
        <w:r w:rsidRPr="00863667" w:rsidDel="003C6139">
          <w:rPr>
            <w:rFonts w:ascii="iCiel Avenir LT Std 35 Light" w:hAnsi="iCiel Avenir LT Std 35 Light" w:cs="Calibri"/>
            <w:i/>
            <w:iCs/>
            <w:sz w:val="22"/>
            <w:szCs w:val="22"/>
            <w:rPrChange w:id="11814"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1815"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Avenir Next LT Pro"/>
            <w:i/>
            <w:iCs/>
            <w:sz w:val="22"/>
            <w:szCs w:val="22"/>
            <w:rPrChange w:id="11816"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817"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1818" w:author="An Tran, ACA (BUV)" w:date="2024-09-13T17:29:00Z" w16du:dateUtc="2024-09-13T10:29:00Z">
              <w:rPr>
                <w:rFonts w:cs="Arial"/>
                <w:i/>
                <w:iCs/>
                <w:szCs w:val="22"/>
              </w:rPr>
            </w:rPrChange>
          </w:rPr>
          <w:delText>nh v</w:delText>
        </w:r>
        <w:r w:rsidRPr="00863667" w:rsidDel="003C6139">
          <w:rPr>
            <w:rFonts w:ascii="iCiel Avenir LT Std 35 Light" w:hAnsi="iCiel Avenir LT Std 35 Light" w:cs="Avenir Next LT Pro"/>
            <w:i/>
            <w:iCs/>
            <w:sz w:val="22"/>
            <w:szCs w:val="22"/>
            <w:rPrChange w:id="1181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820"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Avenir Next LT Pro"/>
            <w:i/>
            <w:iCs/>
            <w:sz w:val="22"/>
            <w:szCs w:val="22"/>
            <w:rPrChange w:id="1182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822" w:author="An Tran, ACA (BUV)" w:date="2024-09-13T17:29:00Z" w16du:dateUtc="2024-09-13T10:29:00Z">
              <w:rPr>
                <w:rFonts w:cs="Arial"/>
                <w:i/>
                <w:iCs/>
                <w:szCs w:val="22"/>
              </w:rPr>
            </w:rPrChange>
          </w:rPr>
          <w:delText xml:space="preserve">nh </w:delText>
        </w:r>
        <w:r w:rsidRPr="00863667" w:rsidDel="003C6139">
          <w:rPr>
            <w:rFonts w:ascii="iCiel Avenir LT Std 35 Light" w:hAnsi="iCiel Avenir LT Std 35 Light" w:cs="Avenir Next LT Pro"/>
            <w:i/>
            <w:iCs/>
            <w:sz w:val="22"/>
            <w:szCs w:val="22"/>
            <w:rPrChange w:id="11823"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824"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825"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Calibri"/>
            <w:i/>
            <w:iCs/>
            <w:sz w:val="22"/>
            <w:szCs w:val="22"/>
            <w:rPrChange w:id="11826"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827" w:author="An Tran, ACA (BUV)" w:date="2024-09-13T17:29:00Z" w16du:dateUtc="2024-09-13T10:29:00Z">
              <w:rPr>
                <w:rFonts w:cs="Arial"/>
                <w:i/>
                <w:iCs/>
                <w:szCs w:val="22"/>
              </w:rPr>
            </w:rPrChange>
          </w:rPr>
          <w:delText>a ch</w:delText>
        </w:r>
        <w:r w:rsidRPr="00863667" w:rsidDel="003C6139">
          <w:rPr>
            <w:rFonts w:ascii="iCiel Avenir LT Std 35 Light" w:hAnsi="iCiel Avenir LT Std 35 Light" w:cs="Avenir Next LT Pro"/>
            <w:i/>
            <w:iCs/>
            <w:sz w:val="22"/>
            <w:szCs w:val="22"/>
            <w:rPrChange w:id="11828"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1829" w:author="An Tran, ACA (BUV)" w:date="2024-09-13T17:29:00Z" w16du:dateUtc="2024-09-13T10:29:00Z">
              <w:rPr>
                <w:rFonts w:cs="Arial"/>
                <w:i/>
                <w:iCs/>
                <w:szCs w:val="22"/>
              </w:rPr>
            </w:rPrChange>
          </w:rPr>
          <w:delText>nh m</w:delText>
        </w:r>
        <w:r w:rsidRPr="00863667" w:rsidDel="003C6139">
          <w:rPr>
            <w:rFonts w:ascii="iCiel Avenir LT Std 35 Light" w:hAnsi="iCiel Avenir LT Std 35 Light" w:cs="Avenir Next LT Pro"/>
            <w:i/>
            <w:iCs/>
            <w:sz w:val="22"/>
            <w:szCs w:val="22"/>
            <w:rPrChange w:id="11830"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1831" w:author="An Tran, ACA (BUV)" w:date="2024-09-13T17:29:00Z" w16du:dateUtc="2024-09-13T10:29:00Z">
              <w:rPr>
                <w:rFonts w:cs="Arial"/>
                <w:i/>
                <w:iCs/>
                <w:szCs w:val="22"/>
              </w:rPr>
            </w:rPrChange>
          </w:rPr>
          <w:delText>nh. Ch</w:delText>
        </w:r>
        <w:r w:rsidRPr="00863667" w:rsidDel="003C6139">
          <w:rPr>
            <w:rFonts w:ascii="iCiel Avenir LT Std 35 Light" w:hAnsi="iCiel Avenir LT Std 35 Light" w:cs="Avenir Next LT Pro"/>
            <w:i/>
            <w:iCs/>
            <w:sz w:val="22"/>
            <w:szCs w:val="22"/>
            <w:rPrChange w:id="11832"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1833"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1834"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1835" w:author="An Tran, ACA (BUV)" w:date="2024-09-13T17:29:00Z" w16du:dateUtc="2024-09-13T10:29:00Z">
              <w:rPr>
                <w:rFonts w:cs="Arial"/>
                <w:i/>
                <w:iCs/>
                <w:szCs w:val="22"/>
              </w:rPr>
            </w:rPrChange>
          </w:rPr>
          <w:delText>i h</w:delText>
        </w:r>
        <w:r w:rsidRPr="00863667" w:rsidDel="003C6139">
          <w:rPr>
            <w:rFonts w:ascii="iCiel Avenir LT Std 35 Light" w:hAnsi="iCiel Avenir LT Std 35 Light" w:cs="Calibri"/>
            <w:i/>
            <w:iCs/>
            <w:sz w:val="22"/>
            <w:szCs w:val="22"/>
            <w:rPrChange w:id="11836"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1837" w:author="An Tran, ACA (BUV)" w:date="2024-09-13T17:29:00Z" w16du:dateUtc="2024-09-13T10:29:00Z">
              <w:rPr>
                <w:rFonts w:cs="Arial"/>
                <w:i/>
                <w:iCs/>
                <w:szCs w:val="22"/>
              </w:rPr>
            </w:rPrChange>
          </w:rPr>
          <w:delText>ng nghi</w:delText>
        </w:r>
        <w:r w:rsidRPr="00863667" w:rsidDel="003C6139">
          <w:rPr>
            <w:rFonts w:ascii="iCiel Avenir LT Std 35 Light" w:hAnsi="iCiel Avenir LT Std 35 Light" w:cs="Calibri"/>
            <w:i/>
            <w:iCs/>
            <w:sz w:val="22"/>
            <w:szCs w:val="22"/>
            <w:rPrChange w:id="11838"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839" w:author="An Tran, ACA (BUV)" w:date="2024-09-13T17:29:00Z" w16du:dateUtc="2024-09-13T10:29:00Z">
              <w:rPr>
                <w:rFonts w:cs="Arial"/>
                <w:i/>
                <w:iCs/>
                <w:szCs w:val="22"/>
              </w:rPr>
            </w:rPrChange>
          </w:rPr>
          <w:delText>p cho c</w:delText>
        </w:r>
        <w:r w:rsidRPr="00863667" w:rsidDel="003C6139">
          <w:rPr>
            <w:rFonts w:ascii="iCiel Avenir LT Std 35 Light" w:hAnsi="iCiel Avenir LT Std 35 Light" w:cs="Avenir Next LT Pro"/>
            <w:i/>
            <w:iCs/>
            <w:sz w:val="22"/>
            <w:szCs w:val="22"/>
            <w:rPrChange w:id="1184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841"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1842"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843"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Calibri"/>
            <w:i/>
            <w:iCs/>
            <w:sz w:val="22"/>
            <w:szCs w:val="22"/>
            <w:rPrChange w:id="11844"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845" w:author="An Tran, ACA (BUV)" w:date="2024-09-13T17:29:00Z" w16du:dateUtc="2024-09-13T10:29:00Z">
              <w:rPr>
                <w:rFonts w:cs="Arial"/>
                <w:i/>
                <w:iCs/>
                <w:szCs w:val="22"/>
              </w:rPr>
            </w:rPrChange>
          </w:rPr>
          <w:delText>i s</w:delText>
        </w:r>
        <w:r w:rsidRPr="00863667" w:rsidDel="003C6139">
          <w:rPr>
            <w:rFonts w:ascii="iCiel Avenir LT Std 35 Light" w:hAnsi="iCiel Avenir LT Std 35 Light" w:cs="Calibri"/>
            <w:i/>
            <w:iCs/>
            <w:sz w:val="22"/>
            <w:szCs w:val="22"/>
            <w:rPrChange w:id="11846"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847" w:author="An Tran, ACA (BUV)" w:date="2024-09-13T17:29:00Z" w16du:dateUtc="2024-09-13T10:29:00Z">
              <w:rPr>
                <w:rFonts w:cs="Arial"/>
                <w:i/>
                <w:iCs/>
                <w:szCs w:val="22"/>
              </w:rPr>
            </w:rPrChange>
          </w:rPr>
          <w:delText xml:space="preserve"> chuy</w:delText>
        </w:r>
        <w:r w:rsidRPr="00863667" w:rsidDel="003C6139">
          <w:rPr>
            <w:rFonts w:ascii="iCiel Avenir LT Std 35 Light" w:hAnsi="iCiel Avenir LT Std 35 Light" w:cs="Avenir Next LT Pro"/>
            <w:i/>
            <w:iCs/>
            <w:sz w:val="22"/>
            <w:szCs w:val="22"/>
            <w:rPrChange w:id="1184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849" w:author="An Tran, ACA (BUV)" w:date="2024-09-13T17:29:00Z" w16du:dateUtc="2024-09-13T10:29:00Z">
              <w:rPr>
                <w:rFonts w:cs="Arial"/>
                <w:i/>
                <w:iCs/>
                <w:szCs w:val="22"/>
              </w:rPr>
            </w:rPrChange>
          </w:rPr>
          <w:delText>n nghi</w:delText>
        </w:r>
        <w:r w:rsidRPr="00863667" w:rsidDel="003C6139">
          <w:rPr>
            <w:rFonts w:ascii="iCiel Avenir LT Std 35 Light" w:hAnsi="iCiel Avenir LT Std 35 Light" w:cs="Calibri"/>
            <w:i/>
            <w:iCs/>
            <w:sz w:val="22"/>
            <w:szCs w:val="22"/>
            <w:rPrChange w:id="11850"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851" w:author="An Tran, ACA (BUV)" w:date="2024-09-13T17:29:00Z" w16du:dateUtc="2024-09-13T10:29:00Z">
              <w:rPr>
                <w:rFonts w:cs="Arial"/>
                <w:i/>
                <w:iCs/>
                <w:szCs w:val="22"/>
              </w:rPr>
            </w:rPrChange>
          </w:rPr>
          <w:delText>p v</w:delText>
        </w:r>
        <w:r w:rsidRPr="00863667" w:rsidDel="003C6139">
          <w:rPr>
            <w:rFonts w:ascii="iCiel Avenir LT Std 35 Light" w:hAnsi="iCiel Avenir LT Std 35 Light" w:cs="Avenir Next LT Pro"/>
            <w:i/>
            <w:iCs/>
            <w:sz w:val="22"/>
            <w:szCs w:val="22"/>
            <w:rPrChange w:id="1185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853"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185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855"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Avenir Next LT Pro"/>
            <w:i/>
            <w:iCs/>
            <w:sz w:val="22"/>
            <w:szCs w:val="22"/>
            <w:rPrChange w:id="11856"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1857" w:author="An Tran, ACA (BUV)" w:date="2024-09-13T17:29:00Z" w16du:dateUtc="2024-09-13T10:29:00Z">
              <w:rPr>
                <w:rFonts w:cs="Arial"/>
                <w:i/>
                <w:iCs/>
                <w:szCs w:val="22"/>
              </w:rPr>
            </w:rPrChange>
          </w:rPr>
          <w:delText>m trong t</w:delText>
        </w:r>
        <w:r w:rsidRPr="00863667" w:rsidDel="003C6139">
          <w:rPr>
            <w:rFonts w:ascii="iCiel Avenir LT Std 35 Light" w:hAnsi="iCiel Avenir LT Std 35 Light" w:cs="Calibri"/>
            <w:i/>
            <w:iCs/>
            <w:sz w:val="22"/>
            <w:szCs w:val="22"/>
            <w:rPrChange w:id="11858"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1859" w:author="An Tran, ACA (BUV)" w:date="2024-09-13T17:29:00Z" w16du:dateUtc="2024-09-13T10:29:00Z">
              <w:rPr>
                <w:rFonts w:cs="Arial"/>
                <w:i/>
                <w:iCs/>
                <w:szCs w:val="22"/>
              </w:rPr>
            </w:rPrChange>
          </w:rPr>
          <w:delText>ng b</w:delText>
        </w:r>
        <w:r w:rsidRPr="00863667" w:rsidDel="003C6139">
          <w:rPr>
            <w:rFonts w:ascii="iCiel Avenir LT Std 35 Light" w:hAnsi="iCiel Avenir LT Std 35 Light" w:cs="Calibri"/>
            <w:i/>
            <w:iCs/>
            <w:sz w:val="22"/>
            <w:szCs w:val="22"/>
            <w:rPrChange w:id="11860"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1861" w:author="An Tran, ACA (BUV)" w:date="2024-09-13T17:29:00Z" w16du:dateUtc="2024-09-13T10:29:00Z">
              <w:rPr>
                <w:rFonts w:cs="Arial"/>
                <w:i/>
                <w:iCs/>
                <w:szCs w:val="22"/>
              </w:rPr>
            </w:rPrChange>
          </w:rPr>
          <w:delText>c, thay v</w:delText>
        </w:r>
        <w:r w:rsidRPr="00863667" w:rsidDel="003C6139">
          <w:rPr>
            <w:rFonts w:ascii="iCiel Avenir LT Std 35 Light" w:hAnsi="iCiel Avenir LT Std 35 Light" w:cs="Avenir Next LT Pro"/>
            <w:i/>
            <w:iCs/>
            <w:sz w:val="22"/>
            <w:szCs w:val="22"/>
            <w:rPrChange w:id="11862"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1863"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1864" w:author="An Tran, ACA (BUV)" w:date="2024-09-13T17:29:00Z" w16du:dateUtc="2024-09-13T10:29:00Z">
              <w:rPr>
                <w:rFonts w:cs="Avenir Next LT Pro"/>
                <w:i/>
                <w:iCs/>
                <w:szCs w:val="22"/>
              </w:rPr>
            </w:rPrChange>
          </w:rPr>
          <w:delText>é</w:delText>
        </w:r>
        <w:r w:rsidRPr="00863667" w:rsidDel="003C6139">
          <w:rPr>
            <w:rFonts w:ascii="iCiel Avenir LT Std 35 Light" w:hAnsi="iCiel Avenir LT Std 35 Light" w:cs="Arial"/>
            <w:i/>
            <w:iCs/>
            <w:sz w:val="22"/>
            <w:szCs w:val="22"/>
            <w:rPrChange w:id="11865" w:author="An Tran, ACA (BUV)" w:date="2024-09-13T17:29:00Z" w16du:dateUtc="2024-09-13T10:29:00Z">
              <w:rPr>
                <w:rFonts w:cs="Arial"/>
                <w:i/>
                <w:iCs/>
                <w:szCs w:val="22"/>
              </w:rPr>
            </w:rPrChange>
          </w:rPr>
          <w:delText>p bu</w:delText>
        </w:r>
        <w:r w:rsidRPr="00863667" w:rsidDel="003C6139">
          <w:rPr>
            <w:rFonts w:ascii="iCiel Avenir LT Std 35 Light" w:hAnsi="iCiel Avenir LT Std 35 Light" w:cs="Calibri"/>
            <w:i/>
            <w:iCs/>
            <w:sz w:val="22"/>
            <w:szCs w:val="22"/>
            <w:rPrChange w:id="1186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867"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868"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1869"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187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871"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Avenir Next LT Pro"/>
            <w:i/>
            <w:iCs/>
            <w:sz w:val="22"/>
            <w:szCs w:val="22"/>
            <w:rPrChange w:id="11872"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1873" w:author="An Tran, ACA (BUV)" w:date="2024-09-13T17:29:00Z" w16du:dateUtc="2024-09-13T10:29:00Z">
              <w:rPr>
                <w:rFonts w:cs="Arial"/>
                <w:i/>
                <w:iCs/>
                <w:szCs w:val="22"/>
              </w:rPr>
            </w:rPrChange>
          </w:rPr>
          <w:delText>n sinh viên đi th</w:delText>
        </w:r>
        <w:r w:rsidRPr="00863667" w:rsidDel="003C6139">
          <w:rPr>
            <w:rFonts w:ascii="iCiel Avenir LT Std 35 Light" w:hAnsi="iCiel Avenir LT Std 35 Light" w:cs="Calibri"/>
            <w:i/>
            <w:iCs/>
            <w:sz w:val="22"/>
            <w:szCs w:val="22"/>
            <w:rPrChange w:id="11874"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875"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876"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877" w:author="An Tran, ACA (BUV)" w:date="2024-09-13T17:29:00Z" w16du:dateUtc="2024-09-13T10:29:00Z">
              <w:rPr>
                <w:rFonts w:cs="Arial"/>
                <w:i/>
                <w:iCs/>
                <w:szCs w:val="22"/>
              </w:rPr>
            </w:rPrChange>
          </w:rPr>
          <w:delText>p ho</w:delText>
        </w:r>
        <w:r w:rsidRPr="00863667" w:rsidDel="003C6139">
          <w:rPr>
            <w:rFonts w:ascii="iCiel Avenir LT Std 35 Light" w:hAnsi="iCiel Avenir LT Std 35 Light" w:cs="Calibri"/>
            <w:i/>
            <w:iCs/>
            <w:sz w:val="22"/>
            <w:szCs w:val="22"/>
            <w:rPrChange w:id="11878"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1879" w:author="An Tran, ACA (BUV)" w:date="2024-09-13T17:29:00Z" w16du:dateUtc="2024-09-13T10:29:00Z">
              <w:rPr>
                <w:rFonts w:cs="Arial"/>
                <w:i/>
                <w:iCs/>
                <w:szCs w:val="22"/>
              </w:rPr>
            </w:rPrChange>
          </w:rPr>
          <w:delText>c ngay l</w:delText>
        </w:r>
        <w:r w:rsidRPr="00863667" w:rsidDel="003C6139">
          <w:rPr>
            <w:rFonts w:ascii="iCiel Avenir LT Std 35 Light" w:hAnsi="iCiel Avenir LT Std 35 Light" w:cs="Calibri"/>
            <w:i/>
            <w:iCs/>
            <w:sz w:val="22"/>
            <w:szCs w:val="22"/>
            <w:rPrChange w:id="1188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881" w:author="An Tran, ACA (BUV)" w:date="2024-09-13T17:29:00Z" w16du:dateUtc="2024-09-13T10:29:00Z">
              <w:rPr>
                <w:rFonts w:cs="Arial"/>
                <w:i/>
                <w:iCs/>
                <w:szCs w:val="22"/>
              </w:rPr>
            </w:rPrChange>
          </w:rPr>
          <w:delText>p t</w:delText>
        </w:r>
        <w:r w:rsidRPr="00863667" w:rsidDel="003C6139">
          <w:rPr>
            <w:rFonts w:ascii="iCiel Avenir LT Std 35 Light" w:hAnsi="iCiel Avenir LT Std 35 Light" w:cs="Calibri"/>
            <w:i/>
            <w:iCs/>
            <w:sz w:val="22"/>
            <w:szCs w:val="22"/>
            <w:rPrChange w:id="11882"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1883" w:author="An Tran, ACA (BUV)" w:date="2024-09-13T17:29:00Z" w16du:dateUtc="2024-09-13T10:29:00Z">
              <w:rPr>
                <w:rFonts w:cs="Arial"/>
                <w:i/>
                <w:iCs/>
                <w:szCs w:val="22"/>
              </w:rPr>
            </w:rPrChange>
          </w:rPr>
          <w:delText>c can thi</w:delText>
        </w:r>
        <w:r w:rsidRPr="00863667" w:rsidDel="003C6139">
          <w:rPr>
            <w:rFonts w:ascii="iCiel Avenir LT Std 35 Light" w:hAnsi="iCiel Avenir LT Std 35 Light" w:cs="Calibri"/>
            <w:i/>
            <w:iCs/>
            <w:sz w:val="22"/>
            <w:szCs w:val="22"/>
            <w:rPrChange w:id="1188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885"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1886" w:author="An Tran, ACA (BUV)" w:date="2024-09-13T17:29:00Z" w16du:dateUtc="2024-09-13T10:29:00Z">
              <w:rPr>
                <w:rFonts w:cs="Avenir Next LT Pro"/>
                <w:i/>
                <w:iCs/>
                <w:szCs w:val="22"/>
              </w:rPr>
            </w:rPrChange>
          </w:rPr>
          <w:delText>“</w:delText>
        </w:r>
        <w:r w:rsidRPr="00863667" w:rsidDel="003C6139">
          <w:rPr>
            <w:rFonts w:ascii="iCiel Avenir LT Std 35 Light" w:hAnsi="iCiel Avenir LT Std 35 Light" w:cs="Arial"/>
            <w:i/>
            <w:iCs/>
            <w:sz w:val="22"/>
            <w:szCs w:val="22"/>
            <w:rPrChange w:id="11887" w:author="An Tran, ACA (BUV)" w:date="2024-09-13T17:29:00Z" w16du:dateUtc="2024-09-13T10:29:00Z">
              <w:rPr>
                <w:rFonts w:cs="Arial"/>
                <w:i/>
                <w:iCs/>
                <w:szCs w:val="22"/>
              </w:rPr>
            </w:rPrChange>
          </w:rPr>
          <w:delText>x</w:delText>
        </w:r>
        <w:r w:rsidRPr="00863667" w:rsidDel="003C6139">
          <w:rPr>
            <w:rFonts w:ascii="iCiel Avenir LT Std 35 Light" w:hAnsi="iCiel Avenir LT Std 35 Light" w:cs="Calibri"/>
            <w:i/>
            <w:iCs/>
            <w:sz w:val="22"/>
            <w:szCs w:val="22"/>
            <w:rPrChange w:id="11888"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1889"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1890"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1891"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892"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venir Next LT Pro"/>
            <w:i/>
            <w:iCs/>
            <w:sz w:val="22"/>
            <w:szCs w:val="22"/>
            <w:rPrChange w:id="11893" w:author="An Tran, ACA (BUV)" w:date="2024-09-13T17:29:00Z" w16du:dateUtc="2024-09-13T10:29:00Z">
              <w:rPr>
                <w:rFonts w:cs="Avenir Next LT Pro"/>
                <w:i/>
                <w:iCs/>
                <w:szCs w:val="22"/>
              </w:rPr>
            </w:rPrChange>
          </w:rPr>
          <w:delText>”</w:delText>
        </w:r>
        <w:r w:rsidRPr="00863667" w:rsidDel="003C6139">
          <w:rPr>
            <w:rFonts w:ascii="iCiel Avenir LT Std 35 Light" w:hAnsi="iCiel Avenir LT Std 35 Light" w:cs="Arial"/>
            <w:i/>
            <w:iCs/>
            <w:sz w:val="22"/>
            <w:szCs w:val="22"/>
            <w:rPrChange w:id="11894"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1895"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1896"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189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898"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1899" w:author="An Tran, ACA (BUV)" w:date="2024-09-13T17:29:00Z" w16du:dateUtc="2024-09-13T10:29:00Z">
              <w:rPr>
                <w:rFonts w:cs="Arial"/>
                <w:i/>
                <w:iCs/>
                <w:szCs w:val="22"/>
              </w:rPr>
            </w:rPrChange>
          </w:rPr>
          <w:delText xml:space="preserve"> cho c</w:delText>
        </w:r>
        <w:r w:rsidRPr="00863667" w:rsidDel="003C6139">
          <w:rPr>
            <w:rFonts w:ascii="iCiel Avenir LT Std 35 Light" w:hAnsi="iCiel Avenir LT Std 35 Light" w:cs="Avenir Next LT Pro"/>
            <w:i/>
            <w:iCs/>
            <w:sz w:val="22"/>
            <w:szCs w:val="22"/>
            <w:rPrChange w:id="1190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901"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1902"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903" w:author="An Tran, ACA (BUV)" w:date="2024-09-13T17:29:00Z" w16du:dateUtc="2024-09-13T10:29:00Z">
              <w:rPr>
                <w:rFonts w:cs="Arial"/>
                <w:i/>
                <w:iCs/>
                <w:szCs w:val="22"/>
              </w:rPr>
            </w:rPrChange>
          </w:rPr>
          <w:delText>n. BUV h</w:delText>
        </w:r>
        <w:r w:rsidRPr="00863667" w:rsidDel="003C6139">
          <w:rPr>
            <w:rFonts w:ascii="iCiel Avenir LT Std 35 Light" w:hAnsi="iCiel Avenir LT Std 35 Light" w:cs="Calibri"/>
            <w:i/>
            <w:iCs/>
            <w:sz w:val="22"/>
            <w:szCs w:val="22"/>
            <w:rPrChange w:id="11904"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1905"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Calibri"/>
            <w:i/>
            <w:iCs/>
            <w:sz w:val="22"/>
            <w:szCs w:val="22"/>
            <w:rPrChange w:id="11906"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1907" w:author="An Tran, ACA (BUV)" w:date="2024-09-13T17:29:00Z" w16du:dateUtc="2024-09-13T10:29:00Z">
              <w:rPr>
                <w:rFonts w:cs="Arial"/>
                <w:i/>
                <w:iCs/>
                <w:szCs w:val="22"/>
              </w:rPr>
            </w:rPrChange>
          </w:rPr>
          <w:delText>i vi</w:delText>
        </w:r>
        <w:r w:rsidRPr="00863667" w:rsidDel="003C6139">
          <w:rPr>
            <w:rFonts w:ascii="iCiel Avenir LT Std 35 Light" w:hAnsi="iCiel Avenir LT Std 35 Light" w:cs="Calibri"/>
            <w:i/>
            <w:iCs/>
            <w:sz w:val="22"/>
            <w:szCs w:val="22"/>
            <w:rPrChange w:id="11908"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90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1910"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1911" w:author="An Tran, ACA (BUV)" w:date="2024-09-13T17:29:00Z" w16du:dateUtc="2024-09-13T10:29:00Z">
              <w:rPr>
                <w:rFonts w:cs="Arial"/>
                <w:i/>
                <w:iCs/>
                <w:szCs w:val="22"/>
              </w:rPr>
            </w:rPrChange>
          </w:rPr>
          <w:delText>o ra nh</w:delText>
        </w:r>
        <w:r w:rsidRPr="00863667" w:rsidDel="003C6139">
          <w:rPr>
            <w:rFonts w:ascii="iCiel Avenir LT Std 35 Light" w:hAnsi="iCiel Avenir LT Std 35 Light" w:cs="Calibri"/>
            <w:i/>
            <w:iCs/>
            <w:sz w:val="22"/>
            <w:szCs w:val="22"/>
            <w:rPrChange w:id="11912"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1913"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Calibri"/>
            <w:i/>
            <w:iCs/>
            <w:sz w:val="22"/>
            <w:szCs w:val="22"/>
            <w:rPrChange w:id="11914"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1915"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91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917" w:author="An Tran, ACA (BUV)" w:date="2024-09-13T17:29:00Z" w16du:dateUtc="2024-09-13T10:29:00Z">
              <w:rPr>
                <w:rFonts w:cs="Arial"/>
                <w:i/>
                <w:iCs/>
                <w:szCs w:val="22"/>
              </w:rPr>
            </w:rPrChange>
          </w:rPr>
          <w:delText xml:space="preserve"> sinh vi</w:delText>
        </w:r>
        <w:r w:rsidRPr="00863667" w:rsidDel="003C6139">
          <w:rPr>
            <w:rFonts w:ascii="iCiel Avenir LT Std 35 Light" w:hAnsi="iCiel Avenir LT Std 35 Light" w:cs="Avenir Next LT Pro"/>
            <w:i/>
            <w:iCs/>
            <w:sz w:val="22"/>
            <w:szCs w:val="22"/>
            <w:rPrChange w:id="1191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1919"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1920"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1921"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192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923" w:author="An Tran, ACA (BUV)" w:date="2024-09-13T17:29:00Z" w16du:dateUtc="2024-09-13T10:29:00Z">
              <w:rPr>
                <w:rFonts w:cs="Arial"/>
                <w:i/>
                <w:iCs/>
                <w:szCs w:val="22"/>
              </w:rPr>
            </w:rPrChange>
          </w:rPr>
          <w:delText>ch nhi</w:delText>
        </w:r>
        <w:r w:rsidRPr="00863667" w:rsidDel="003C6139">
          <w:rPr>
            <w:rFonts w:ascii="iCiel Avenir LT Std 35 Light" w:hAnsi="iCiel Avenir LT Std 35 Light" w:cs="Calibri"/>
            <w:i/>
            <w:iCs/>
            <w:sz w:val="22"/>
            <w:szCs w:val="22"/>
            <w:rPrChange w:id="1192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1925" w:author="An Tran, ACA (BUV)" w:date="2024-09-13T17:29:00Z" w16du:dateUtc="2024-09-13T10:29:00Z">
              <w:rPr>
                <w:rFonts w:cs="Arial"/>
                <w:i/>
                <w:iCs/>
                <w:szCs w:val="22"/>
              </w:rPr>
            </w:rPrChange>
          </w:rPr>
          <w:delText>m, ch</w:delText>
        </w:r>
        <w:r w:rsidRPr="00863667" w:rsidDel="003C6139">
          <w:rPr>
            <w:rFonts w:ascii="iCiel Avenir LT Std 35 Light" w:hAnsi="iCiel Avenir LT Std 35 Light" w:cs="Calibri"/>
            <w:i/>
            <w:iCs/>
            <w:sz w:val="22"/>
            <w:szCs w:val="22"/>
            <w:rPrChange w:id="11926"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927"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192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1929"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930"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Avenir Next LT Pro"/>
            <w:i/>
            <w:iCs/>
            <w:sz w:val="22"/>
            <w:szCs w:val="22"/>
            <w:rPrChange w:id="1193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932"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1933"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1934" w:author="An Tran, ACA (BUV)" w:date="2024-09-13T17:29:00Z" w16du:dateUtc="2024-09-13T10:29:00Z">
              <w:rPr>
                <w:rFonts w:cs="Arial"/>
                <w:i/>
                <w:iCs/>
                <w:szCs w:val="22"/>
              </w:rPr>
            </w:rPrChange>
          </w:rPr>
          <w:delText xml:space="preserve"> ch</w:delText>
        </w:r>
        <w:r w:rsidRPr="00863667" w:rsidDel="003C6139">
          <w:rPr>
            <w:rFonts w:ascii="iCiel Avenir LT Std 35 Light" w:hAnsi="iCiel Avenir LT Std 35 Light" w:cs="Calibri"/>
            <w:i/>
            <w:iCs/>
            <w:sz w:val="22"/>
            <w:szCs w:val="22"/>
            <w:rPrChange w:id="11935"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936" w:author="An Tran, ACA (BUV)" w:date="2024-09-13T17:29:00Z" w16du:dateUtc="2024-09-13T10:29:00Z">
              <w:rPr>
                <w:rFonts w:cs="Arial"/>
                <w:i/>
                <w:iCs/>
                <w:szCs w:val="22"/>
              </w:rPr>
            </w:rPrChange>
          </w:rPr>
          <w:delText>, nh</w:delText>
        </w:r>
        <w:r w:rsidRPr="00863667" w:rsidDel="003C6139">
          <w:rPr>
            <w:rFonts w:ascii="iCiel Avenir LT Std 35 Light" w:hAnsi="iCiel Avenir LT Std 35 Light" w:cs="Calibri"/>
            <w:i/>
            <w:iCs/>
            <w:sz w:val="22"/>
            <w:szCs w:val="22"/>
            <w:rPrChange w:id="11937"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1938" w:author="An Tran, ACA (BUV)" w:date="2024-09-13T17:29:00Z" w16du:dateUtc="2024-09-13T10:29:00Z">
              <w:rPr>
                <w:rFonts w:cs="Arial"/>
                <w:i/>
                <w:iCs/>
                <w:szCs w:val="22"/>
              </w:rPr>
            </w:rPrChange>
          </w:rPr>
          <w:delText>ng con ng</w:delText>
        </w:r>
        <w:r w:rsidRPr="00863667" w:rsidDel="003C6139">
          <w:rPr>
            <w:rFonts w:ascii="iCiel Avenir LT Std 35 Light" w:hAnsi="iCiel Avenir LT Std 35 Light" w:cs="Calibri"/>
            <w:i/>
            <w:iCs/>
            <w:sz w:val="22"/>
            <w:szCs w:val="22"/>
            <w:rPrChange w:id="11939"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1940" w:author="An Tran, ACA (BUV)" w:date="2024-09-13T17:29:00Z" w16du:dateUtc="2024-09-13T10:29:00Z">
              <w:rPr>
                <w:rFonts w:cs="Arial"/>
                <w:i/>
                <w:iCs/>
                <w:szCs w:val="22"/>
              </w:rPr>
            </w:rPrChange>
          </w:rPr>
          <w:delText>i s</w:delText>
        </w:r>
        <w:r w:rsidRPr="00863667" w:rsidDel="003C6139">
          <w:rPr>
            <w:rFonts w:ascii="iCiel Avenir LT Std 35 Light" w:hAnsi="iCiel Avenir LT Std 35 Light" w:cs="Calibri"/>
            <w:i/>
            <w:iCs/>
            <w:sz w:val="22"/>
            <w:szCs w:val="22"/>
            <w:rPrChange w:id="11941" w:author="An Tran, ACA (BUV)" w:date="2024-09-13T17:29:00Z" w16du:dateUtc="2024-09-13T10:29:00Z">
              <w:rPr>
                <w:rFonts w:cs="Calibri"/>
                <w:i/>
                <w:iCs/>
                <w:szCs w:val="22"/>
              </w:rPr>
            </w:rPrChange>
          </w:rPr>
          <w:delText>ẵ</w:delText>
        </w:r>
        <w:r w:rsidRPr="00863667" w:rsidDel="003C6139">
          <w:rPr>
            <w:rFonts w:ascii="iCiel Avenir LT Std 35 Light" w:hAnsi="iCiel Avenir LT Std 35 Light" w:cs="Arial"/>
            <w:i/>
            <w:iCs/>
            <w:sz w:val="22"/>
            <w:szCs w:val="22"/>
            <w:rPrChange w:id="11942" w:author="An Tran, ACA (BUV)" w:date="2024-09-13T17:29:00Z" w16du:dateUtc="2024-09-13T10:29:00Z">
              <w:rPr>
                <w:rFonts w:cs="Arial"/>
                <w:i/>
                <w:iCs/>
                <w:szCs w:val="22"/>
              </w:rPr>
            </w:rPrChange>
          </w:rPr>
          <w:delText>n s</w:delText>
        </w:r>
        <w:r w:rsidRPr="00863667" w:rsidDel="003C6139">
          <w:rPr>
            <w:rFonts w:ascii="iCiel Avenir LT Std 35 Light" w:hAnsi="iCiel Avenir LT Std 35 Light" w:cs="Avenir Next LT Pro"/>
            <w:i/>
            <w:iCs/>
            <w:sz w:val="22"/>
            <w:szCs w:val="22"/>
            <w:rPrChange w:id="1194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944"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1945"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1946" w:author="An Tran, ACA (BUV)" w:date="2024-09-13T17:29:00Z" w16du:dateUtc="2024-09-13T10:29:00Z">
              <w:rPr>
                <w:rFonts w:cs="Arial"/>
                <w:i/>
                <w:iCs/>
                <w:szCs w:val="22"/>
              </w:rPr>
            </w:rPrChange>
          </w:rPr>
          <w:delText>n nh</w:delText>
        </w:r>
        <w:r w:rsidRPr="00863667" w:rsidDel="003C6139">
          <w:rPr>
            <w:rFonts w:ascii="iCiel Avenir LT Std 35 Light" w:hAnsi="iCiel Avenir LT Std 35 Light" w:cs="Calibri"/>
            <w:i/>
            <w:iCs/>
            <w:sz w:val="22"/>
            <w:szCs w:val="22"/>
            <w:rPrChange w:id="11947"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1948"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194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1950"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Calibri"/>
            <w:i/>
            <w:iCs/>
            <w:sz w:val="22"/>
            <w:szCs w:val="22"/>
            <w:rPrChange w:id="11951"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1952"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1953"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1954"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Avenir Next LT Pro"/>
            <w:i/>
            <w:iCs/>
            <w:sz w:val="22"/>
            <w:szCs w:val="22"/>
            <w:rPrChange w:id="1195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956"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1957" w:author="An Tran, ACA (BUV)" w:date="2024-09-13T17:29:00Z" w16du:dateUtc="2024-09-13T10:29:00Z">
              <w:rPr>
                <w:rFonts w:cs="Calibri"/>
                <w:i/>
                <w:iCs/>
                <w:szCs w:val="22"/>
              </w:rPr>
            </w:rPrChange>
          </w:rPr>
          <w:delText>ẵ</w:delText>
        </w:r>
        <w:r w:rsidRPr="00863667" w:rsidDel="003C6139">
          <w:rPr>
            <w:rFonts w:ascii="iCiel Avenir LT Std 35 Light" w:hAnsi="iCiel Avenir LT Std 35 Light" w:cs="Arial"/>
            <w:i/>
            <w:iCs/>
            <w:sz w:val="22"/>
            <w:szCs w:val="22"/>
            <w:rPrChange w:id="11958" w:author="An Tran, ACA (BUV)" w:date="2024-09-13T17:29:00Z" w16du:dateUtc="2024-09-13T10:29:00Z">
              <w:rPr>
                <w:rFonts w:cs="Arial"/>
                <w:i/>
                <w:iCs/>
                <w:szCs w:val="22"/>
              </w:rPr>
            </w:rPrChange>
          </w:rPr>
          <w:delText>n s</w:delText>
        </w:r>
        <w:r w:rsidRPr="00863667" w:rsidDel="003C6139">
          <w:rPr>
            <w:rFonts w:ascii="iCiel Avenir LT Std 35 Light" w:hAnsi="iCiel Avenir LT Std 35 Light" w:cs="Avenir Next LT Pro"/>
            <w:i/>
            <w:iCs/>
            <w:sz w:val="22"/>
            <w:szCs w:val="22"/>
            <w:rPrChange w:id="1195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1960" w:author="An Tran, ACA (BUV)" w:date="2024-09-13T17:29:00Z" w16du:dateUtc="2024-09-13T10:29:00Z">
              <w:rPr>
                <w:rFonts w:cs="Arial"/>
                <w:i/>
                <w:iCs/>
                <w:szCs w:val="22"/>
              </w:rPr>
            </w:rPrChange>
          </w:rPr>
          <w:delText>ng cho t</w:delText>
        </w:r>
        <w:r w:rsidRPr="00863667" w:rsidDel="003C6139">
          <w:rPr>
            <w:rFonts w:ascii="iCiel Avenir LT Std 35 Light" w:hAnsi="iCiel Avenir LT Std 35 Light" w:cs="Calibri"/>
            <w:i/>
            <w:iCs/>
            <w:sz w:val="22"/>
            <w:szCs w:val="22"/>
            <w:rPrChange w:id="11961"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1962" w:author="An Tran, ACA (BUV)" w:date="2024-09-13T17:29:00Z" w16du:dateUtc="2024-09-13T10:29:00Z">
              <w:rPr>
                <w:rFonts w:cs="Arial"/>
                <w:i/>
                <w:iCs/>
                <w:szCs w:val="22"/>
              </w:rPr>
            </w:rPrChange>
          </w:rPr>
          <w:delText>ng lai c</w:delText>
        </w:r>
        <w:r w:rsidRPr="00863667" w:rsidDel="003C6139">
          <w:rPr>
            <w:rFonts w:ascii="iCiel Avenir LT Std 35 Light" w:hAnsi="iCiel Avenir LT Std 35 Light" w:cs="Calibri"/>
            <w:i/>
            <w:iCs/>
            <w:sz w:val="22"/>
            <w:szCs w:val="22"/>
            <w:rPrChange w:id="11963"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1964" w:author="An Tran, ACA (BUV)" w:date="2024-09-13T17:29:00Z" w16du:dateUtc="2024-09-13T10:29:00Z">
              <w:rPr>
                <w:rFonts w:cs="Arial"/>
                <w:i/>
                <w:iCs/>
                <w:szCs w:val="22"/>
              </w:rPr>
            </w:rPrChange>
          </w:rPr>
          <w:delText>a m</w:delText>
        </w:r>
        <w:r w:rsidRPr="00863667" w:rsidDel="003C6139">
          <w:rPr>
            <w:rFonts w:ascii="iCiel Avenir LT Std 35 Light" w:hAnsi="iCiel Avenir LT Std 35 Light" w:cs="Avenir Next LT Pro"/>
            <w:i/>
            <w:iCs/>
            <w:sz w:val="22"/>
            <w:szCs w:val="22"/>
            <w:rPrChange w:id="11965"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1966" w:author="An Tran, ACA (BUV)" w:date="2024-09-13T17:29:00Z" w16du:dateUtc="2024-09-13T10:29:00Z">
              <w:rPr>
                <w:rFonts w:cs="Arial"/>
                <w:i/>
                <w:iCs/>
                <w:szCs w:val="22"/>
              </w:rPr>
            </w:rPrChange>
          </w:rPr>
          <w:delText>nh.</w:delText>
        </w:r>
      </w:del>
    </w:p>
    <w:p w14:paraId="1EEA96E3" w14:textId="25B845EA" w:rsidR="00E20BF9" w:rsidRPr="00D427AB" w:rsidDel="003C6139" w:rsidRDefault="00C1363F">
      <w:pPr>
        <w:rPr>
          <w:del w:id="11967" w:author="An Tran, ACA (BUV)" w:date="2024-09-12T11:07:00Z" w16du:dateUtc="2024-09-12T04:07:00Z"/>
          <w:rFonts w:cs="Arial"/>
          <w:i/>
          <w:iCs/>
          <w:szCs w:val="22"/>
          <w:lang w:val="vi-VN"/>
        </w:rPr>
        <w:pPrChange w:id="1196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1969" w:author="An Tran, ACA (BUV)" w:date="2024-09-12T11:07:00Z" w16du:dateUtc="2024-09-12T04:07:00Z">
        <w:r w:rsidRPr="00863667" w:rsidDel="003C6139">
          <w:rPr>
            <w:rFonts w:ascii="iCiel Avenir LT Std 35 Light" w:hAnsi="iCiel Avenir LT Std 35 Light" w:cs="Arial"/>
            <w:i/>
            <w:iCs/>
            <w:sz w:val="22"/>
            <w:szCs w:val="22"/>
            <w:rPrChange w:id="11970"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1971"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1972"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197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974"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1975"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1976"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1977"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1978"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197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1980"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1981"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1982"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1983"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1984" w:author="An Tran, ACA (BUV)" w:date="2024-09-13T17:29:00Z" w16du:dateUtc="2024-09-13T10:29:00Z">
              <w:rPr>
                <w:rFonts w:cs="Arial"/>
                <w:i/>
                <w:iCs/>
                <w:szCs w:val="22"/>
              </w:rPr>
            </w:rPrChange>
          </w:rPr>
          <w:delText xml:space="preserve"> (dành riêng cho sinh viên và cựu sinh viên BUV).</w:delText>
        </w:r>
      </w:del>
    </w:p>
    <w:p w14:paraId="28AB4E25" w14:textId="17DEC296" w:rsidR="00E20BF9" w:rsidRPr="00D427AB" w:rsidDel="003C6139" w:rsidRDefault="00E20BF9">
      <w:pPr>
        <w:rPr>
          <w:del w:id="11985" w:author="An Tran, ACA (BUV)" w:date="2024-09-12T11:07:00Z" w16du:dateUtc="2024-09-12T04:07:00Z"/>
          <w:rFonts w:cs="Arial"/>
          <w:i/>
          <w:iCs/>
          <w:szCs w:val="22"/>
          <w:lang w:val="vi-VN"/>
        </w:rPr>
        <w:pPrChange w:id="11986"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1987" w:name="_Toc141433237"/>
      <w:del w:id="11988" w:author="An Tran, ACA (BUV)" w:date="2024-09-12T11:07:00Z" w16du:dateUtc="2024-09-12T04:07:00Z">
        <w:r w:rsidRPr="00863667" w:rsidDel="003C6139">
          <w:rPr>
            <w:rFonts w:ascii="iCiel Avenir LT Std 35 Light" w:hAnsi="iCiel Avenir LT Std 35 Light" w:cs="Arial"/>
            <w:szCs w:val="22"/>
            <w:lang w:val="vi-VN"/>
            <w:rPrChange w:id="11989" w:author="An Tran, ACA (BUV)" w:date="2024-09-13T17:29:00Z" w16du:dateUtc="2024-09-13T10:29:00Z">
              <w:rPr>
                <w:rFonts w:cs="Arial"/>
                <w:szCs w:val="22"/>
                <w:lang w:val="vi-VN"/>
              </w:rPr>
            </w:rPrChange>
          </w:rPr>
          <w:delText xml:space="preserve">Can first year students go for internships? / </w:delText>
        </w:r>
        <w:r w:rsidRPr="00863667" w:rsidDel="003C6139">
          <w:rPr>
            <w:rFonts w:ascii="iCiel Avenir LT Std 35 Light" w:hAnsi="iCiel Avenir LT Std 35 Light" w:cs="Arial"/>
            <w:i/>
            <w:iCs/>
            <w:szCs w:val="22"/>
            <w:lang w:val="vi-VN"/>
            <w:rPrChange w:id="11990" w:author="An Tran, ACA (BUV)" w:date="2024-09-13T17:29:00Z" w16du:dateUtc="2024-09-13T10:29:00Z">
              <w:rPr>
                <w:rFonts w:cs="Arial"/>
                <w:i/>
                <w:iCs/>
                <w:szCs w:val="22"/>
                <w:lang w:val="vi-VN"/>
              </w:rPr>
            </w:rPrChange>
          </w:rPr>
          <w:delText>Sinh viên năm nh</w:delText>
        </w:r>
        <w:r w:rsidRPr="00863667" w:rsidDel="003C6139">
          <w:rPr>
            <w:rFonts w:ascii="iCiel Avenir LT Std 35 Light" w:hAnsi="iCiel Avenir LT Std 35 Light" w:cs="Calibri"/>
            <w:i/>
            <w:iCs/>
            <w:szCs w:val="22"/>
            <w:lang w:val="vi-VN"/>
            <w:rPrChange w:id="11991"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Cs w:val="22"/>
            <w:lang w:val="vi-VN"/>
            <w:rPrChange w:id="11992" w:author="An Tran, ACA (BUV)" w:date="2024-09-13T17:29:00Z" w16du:dateUtc="2024-09-13T10:29:00Z">
              <w:rPr>
                <w:rFonts w:cs="Arial"/>
                <w:i/>
                <w:iCs/>
                <w:szCs w:val="22"/>
                <w:lang w:val="vi-VN"/>
              </w:rPr>
            </w:rPrChange>
          </w:rPr>
          <w:delText>t có th</w:delText>
        </w:r>
        <w:r w:rsidRPr="00863667" w:rsidDel="003C6139">
          <w:rPr>
            <w:rFonts w:ascii="iCiel Avenir LT Std 35 Light" w:hAnsi="iCiel Avenir LT Std 35 Light" w:cs="Calibri"/>
            <w:i/>
            <w:iCs/>
            <w:szCs w:val="22"/>
            <w:lang w:val="vi-VN"/>
            <w:rPrChange w:id="11993"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Cs w:val="22"/>
            <w:lang w:val="vi-VN"/>
            <w:rPrChange w:id="11994" w:author="An Tran, ACA (BUV)" w:date="2024-09-13T17:29:00Z" w16du:dateUtc="2024-09-13T10:29:00Z">
              <w:rPr>
                <w:rFonts w:cs="Arial"/>
                <w:i/>
                <w:iCs/>
                <w:szCs w:val="22"/>
                <w:lang w:val="vi-VN"/>
              </w:rPr>
            </w:rPrChange>
          </w:rPr>
          <w:delText xml:space="preserve"> đi th</w:delText>
        </w:r>
        <w:r w:rsidRPr="00863667" w:rsidDel="003C6139">
          <w:rPr>
            <w:rFonts w:ascii="iCiel Avenir LT Std 35 Light" w:hAnsi="iCiel Avenir LT Std 35 Light" w:cs="Calibri"/>
            <w:i/>
            <w:iCs/>
            <w:szCs w:val="22"/>
            <w:lang w:val="vi-VN"/>
            <w:rPrChange w:id="11995"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1996"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1997"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1998" w:author="An Tran, ACA (BUV)" w:date="2024-09-13T17:29:00Z" w16du:dateUtc="2024-09-13T10:29:00Z">
              <w:rPr>
                <w:rFonts w:cs="Arial"/>
                <w:i/>
                <w:iCs/>
                <w:szCs w:val="22"/>
                <w:lang w:val="vi-VN"/>
              </w:rPr>
            </w:rPrChange>
          </w:rPr>
          <w:delText>p đ</w:delText>
        </w:r>
        <w:r w:rsidRPr="00863667" w:rsidDel="003C6139">
          <w:rPr>
            <w:rFonts w:ascii="iCiel Avenir LT Std 35 Light" w:hAnsi="iCiel Avenir LT Std 35 Light" w:cs="Calibri"/>
            <w:i/>
            <w:iCs/>
            <w:szCs w:val="22"/>
            <w:lang w:val="vi-VN"/>
            <w:rPrChange w:id="11999" w:author="An Tran, ACA (BUV)" w:date="2024-09-13T17:29:00Z" w16du:dateUtc="2024-09-13T10:29:00Z">
              <w:rPr>
                <w:rFonts w:cs="Calibri"/>
                <w:i/>
                <w:iCs/>
                <w:szCs w:val="22"/>
                <w:lang w:val="vi-VN"/>
              </w:rPr>
            </w:rPrChange>
          </w:rPr>
          <w:delText>ượ</w:delText>
        </w:r>
        <w:r w:rsidRPr="00863667" w:rsidDel="003C6139">
          <w:rPr>
            <w:rFonts w:ascii="iCiel Avenir LT Std 35 Light" w:hAnsi="iCiel Avenir LT Std 35 Light" w:cs="Arial"/>
            <w:i/>
            <w:iCs/>
            <w:szCs w:val="22"/>
            <w:lang w:val="vi-VN"/>
            <w:rPrChange w:id="12000" w:author="An Tran, ACA (BUV)" w:date="2024-09-13T17:29:00Z" w16du:dateUtc="2024-09-13T10:29:00Z">
              <w:rPr>
                <w:rFonts w:cs="Arial"/>
                <w:i/>
                <w:iCs/>
                <w:szCs w:val="22"/>
                <w:lang w:val="vi-VN"/>
              </w:rPr>
            </w:rPrChange>
          </w:rPr>
          <w:delText>c không?</w:delText>
        </w:r>
        <w:bookmarkEnd w:id="11987"/>
      </w:del>
    </w:p>
    <w:p w14:paraId="4EE1A673" w14:textId="7977824B" w:rsidR="00E20BF9" w:rsidRPr="00D427AB" w:rsidDel="003C6139" w:rsidRDefault="00E20BF9">
      <w:pPr>
        <w:rPr>
          <w:del w:id="12001" w:author="An Tran, ACA (BUV)" w:date="2024-09-12T11:07:00Z" w16du:dateUtc="2024-09-12T04:07:00Z"/>
          <w:rFonts w:cs="Arial"/>
          <w:bCs/>
          <w:szCs w:val="22"/>
          <w:u w:val="single"/>
          <w:lang w:val="vi-VN"/>
        </w:rPr>
        <w:pPrChange w:id="1200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003"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2004"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2005"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2006"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2007"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2008"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2009"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2010" w:author="An Tran, ACA (BUV)" w:date="2024-09-13T17:29:00Z" w16du:dateUtc="2024-09-13T10:29:00Z">
              <w:rPr>
                <w:rFonts w:cs="Arial"/>
                <w:bCs/>
                <w:szCs w:val="22"/>
                <w:u w:val="single"/>
                <w:lang w:val="vi-VN"/>
              </w:rPr>
            </w:rPrChange>
          </w:rPr>
          <w:delText>:</w:delText>
        </w:r>
      </w:del>
    </w:p>
    <w:p w14:paraId="5EA16DE8" w14:textId="6D10A9EF" w:rsidR="00C1363F" w:rsidRPr="00D427AB" w:rsidDel="003C6139" w:rsidRDefault="00C1363F">
      <w:pPr>
        <w:rPr>
          <w:del w:id="12011" w:author="An Tran, ACA (BUV)" w:date="2024-09-12T11:07:00Z" w16du:dateUtc="2024-09-12T04:07:00Z"/>
          <w:rFonts w:cs="Arial"/>
          <w:szCs w:val="22"/>
        </w:rPr>
        <w:pPrChange w:id="1201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013" w:author="An Tran, ACA (BUV)" w:date="2024-09-12T11:07:00Z" w16du:dateUtc="2024-09-12T04:07:00Z">
        <w:r w:rsidRPr="00863667" w:rsidDel="003C6139">
          <w:rPr>
            <w:rFonts w:ascii="iCiel Avenir LT Std 35 Light" w:hAnsi="iCiel Avenir LT Std 35 Light" w:cs="Arial"/>
            <w:sz w:val="22"/>
            <w:szCs w:val="22"/>
            <w:rPrChange w:id="12014" w:author="An Tran, ACA (BUV)" w:date="2024-09-13T17:29:00Z" w16du:dateUtc="2024-09-13T10:29:00Z">
              <w:rPr>
                <w:rFonts w:cs="Arial"/>
                <w:szCs w:val="22"/>
              </w:rPr>
            </w:rPrChange>
          </w:rPr>
          <w:delTex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w:delText>
        </w:r>
        <w:r w:rsidR="005358E3" w:rsidRPr="00863667" w:rsidDel="003C6139">
          <w:rPr>
            <w:rFonts w:ascii="iCiel Avenir LT Std 35 Light" w:hAnsi="iCiel Avenir LT Std 35 Light" w:cs="Arial"/>
            <w:sz w:val="22"/>
            <w:szCs w:val="22"/>
            <w:rPrChange w:id="12015" w:author="An Tran, ACA (BUV)" w:date="2024-09-13T17:29:00Z" w16du:dateUtc="2024-09-13T10:29:00Z">
              <w:rPr>
                <w:rFonts w:cs="Arial"/>
                <w:szCs w:val="22"/>
              </w:rPr>
            </w:rPrChange>
          </w:rPr>
          <w:delText>level,</w:delText>
        </w:r>
        <w:r w:rsidRPr="00863667" w:rsidDel="003C6139">
          <w:rPr>
            <w:rFonts w:ascii="iCiel Avenir LT Std 35 Light" w:hAnsi="iCiel Avenir LT Std 35 Light" w:cs="Arial"/>
            <w:sz w:val="22"/>
            <w:szCs w:val="22"/>
            <w:rPrChange w:id="12016" w:author="An Tran, ACA (BUV)" w:date="2024-09-13T17:29:00Z" w16du:dateUtc="2024-09-13T10:29:00Z">
              <w:rPr>
                <w:rFonts w:cs="Arial"/>
                <w:szCs w:val="22"/>
              </w:rPr>
            </w:rPrChange>
          </w:rPr>
          <w:delText xml:space="preserve"> </w:delText>
        </w:r>
        <w:r w:rsidR="24175036" w:rsidRPr="00863667" w:rsidDel="003C6139">
          <w:rPr>
            <w:rFonts w:ascii="iCiel Avenir LT Std 35 Light" w:hAnsi="iCiel Avenir LT Std 35 Light" w:cs="Arial"/>
            <w:sz w:val="22"/>
            <w:szCs w:val="22"/>
            <w:rPrChange w:id="12017" w:author="An Tran, ACA (BUV)" w:date="2024-09-13T17:29:00Z" w16du:dateUtc="2024-09-13T10:29:00Z">
              <w:rPr>
                <w:rFonts w:cs="Arial"/>
                <w:szCs w:val="22"/>
              </w:rPr>
            </w:rPrChange>
          </w:rPr>
          <w:delText>and they</w:delText>
        </w:r>
        <w:r w:rsidRPr="00863667" w:rsidDel="003C6139">
          <w:rPr>
            <w:rFonts w:ascii="iCiel Avenir LT Std 35 Light" w:hAnsi="iCiel Avenir LT Std 35 Light" w:cs="Arial"/>
            <w:sz w:val="22"/>
            <w:szCs w:val="22"/>
            <w:rPrChange w:id="12018" w:author="An Tran, ACA (BUV)" w:date="2024-09-13T17:29:00Z" w16du:dateUtc="2024-09-13T10:29:00Z">
              <w:rPr>
                <w:rFonts w:cs="Arial"/>
                <w:szCs w:val="22"/>
              </w:rPr>
            </w:rPrChange>
          </w:rPr>
          <w:delText xml:space="preserve"> will need time to accumulate and learn new things. </w:delText>
        </w:r>
      </w:del>
    </w:p>
    <w:p w14:paraId="72024009" w14:textId="3E5C36E0" w:rsidR="00C1363F" w:rsidRPr="00D427AB" w:rsidDel="003C6139" w:rsidRDefault="00C1363F">
      <w:pPr>
        <w:rPr>
          <w:del w:id="12019" w:author="An Tran, ACA (BUV)" w:date="2024-09-12T11:07:00Z" w16du:dateUtc="2024-09-12T04:07:00Z"/>
          <w:rFonts w:cs="Arial"/>
          <w:szCs w:val="22"/>
        </w:rPr>
        <w:pPrChange w:id="12020"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2021" w:name="_Hlk171284136"/>
      <w:del w:id="12022" w:author="An Tran, ACA (BUV)" w:date="2024-09-12T11:07:00Z" w16du:dateUtc="2024-09-12T04:07:00Z">
        <w:r w:rsidRPr="00863667" w:rsidDel="003C6139">
          <w:rPr>
            <w:rFonts w:ascii="iCiel Avenir LT Std 35 Light" w:hAnsi="iCiel Avenir LT Std 35 Light" w:cs="Arial"/>
            <w:sz w:val="22"/>
            <w:szCs w:val="22"/>
            <w:rPrChange w:id="12023" w:author="An Tran, ACA (BUV)" w:date="2024-09-13T17:29:00Z" w16du:dateUtc="2024-09-13T10:29:00Z">
              <w:rPr>
                <w:rFonts w:cs="Arial"/>
                <w:szCs w:val="22"/>
              </w:rPr>
            </w:rPrChange>
          </w:rPr>
          <w:delText>Therefore, we highly recommend Year 1 students:</w:delText>
        </w:r>
      </w:del>
    </w:p>
    <w:p w14:paraId="5B5F828B" w14:textId="4D221846" w:rsidR="00C1363F" w:rsidRPr="00D427AB" w:rsidDel="003C6139" w:rsidRDefault="00C1363F">
      <w:pPr>
        <w:rPr>
          <w:del w:id="12024" w:author="An Tran, ACA (BUV)" w:date="2024-09-12T11:07:00Z" w16du:dateUtc="2024-09-12T04:07:00Z"/>
          <w:rFonts w:cs="Arial"/>
          <w:szCs w:val="22"/>
        </w:rPr>
        <w:pPrChange w:id="1202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026" w:author="An Tran, ACA (BUV)" w:date="2024-09-12T11:07:00Z" w16du:dateUtc="2024-09-12T04:07:00Z">
        <w:r w:rsidRPr="00863667" w:rsidDel="003C6139">
          <w:rPr>
            <w:rFonts w:ascii="iCiel Avenir LT Std 35 Light" w:hAnsi="iCiel Avenir LT Std 35 Light" w:cs="Arial"/>
            <w:sz w:val="22"/>
            <w:szCs w:val="22"/>
            <w:lang w:val="en-GB"/>
            <w:rPrChange w:id="12027" w:author="An Tran, ACA (BUV)" w:date="2024-09-13T17:29:00Z" w16du:dateUtc="2024-09-13T10:29:00Z">
              <w:rPr>
                <w:rFonts w:cs="Arial"/>
                <w:szCs w:val="22"/>
                <w:lang w:val="en-GB"/>
              </w:rPr>
            </w:rPrChange>
          </w:rPr>
          <w:delText>Participate in the compulsory PSG Weeks Programme for first-year students, which spans five weeks and focuses on holistic personal and social growth activities. The programme features five themes</w:delText>
        </w:r>
        <w:r w:rsidRPr="00863667" w:rsidDel="003C6139">
          <w:rPr>
            <w:rFonts w:ascii="iCiel Avenir LT Std 35 Light" w:hAnsi="iCiel Avenir LT Std 35 Light" w:cs="Arial"/>
            <w:sz w:val="22"/>
            <w:szCs w:val="22"/>
            <w:lang w:val="vi-VN"/>
            <w:rPrChange w:id="12028" w:author="An Tran, ACA (BUV)" w:date="2024-09-13T17:29:00Z" w16du:dateUtc="2024-09-13T10:29:00Z">
              <w:rPr>
                <w:rFonts w:cs="Arial"/>
                <w:szCs w:val="22"/>
                <w:lang w:val="vi-VN"/>
              </w:rPr>
            </w:rPrChange>
          </w:rPr>
          <w:delText>: Trends and Outlook, Self-exploration, Team Players, Value Creators, and Leadership. These themes are designed to equip students with essential social, professional, and life skills, providing a foundation for further personal development in the following years. The programme's duration of five weeks allows students to utilise their semester break for both the PSG Weeks Programme and an early internship.</w:delText>
        </w:r>
      </w:del>
    </w:p>
    <w:p w14:paraId="7A1FF046" w14:textId="0CED1C42" w:rsidR="00C1363F" w:rsidRPr="00D427AB" w:rsidDel="003C6139" w:rsidRDefault="00C1363F">
      <w:pPr>
        <w:rPr>
          <w:del w:id="12029" w:author="An Tran, ACA (BUV)" w:date="2024-09-12T11:07:00Z" w16du:dateUtc="2024-09-12T04:07:00Z"/>
          <w:rFonts w:cs="Arial"/>
          <w:szCs w:val="22"/>
        </w:rPr>
        <w:pPrChange w:id="1203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031" w:author="An Tran, ACA (BUV)" w:date="2024-09-12T11:07:00Z" w16du:dateUtc="2024-09-12T04:07:00Z">
        <w:r w:rsidRPr="00863667" w:rsidDel="003C6139">
          <w:rPr>
            <w:rFonts w:ascii="iCiel Avenir LT Std 35 Light" w:hAnsi="iCiel Avenir LT Std 35 Light" w:cs="Arial"/>
            <w:sz w:val="22"/>
            <w:szCs w:val="22"/>
            <w:rPrChange w:id="12032" w:author="An Tran, ACA (BUV)" w:date="2024-09-13T17:29:00Z" w16du:dateUtc="2024-09-13T10:29:00Z">
              <w:rPr>
                <w:rFonts w:cs="Arial"/>
                <w:szCs w:val="22"/>
              </w:rPr>
            </w:rPrChange>
          </w:rPr>
          <w:delText>Not to limit their options within their specialised internships but broaden their opportunities to what they want to learn in any industry and explore the world of work to find out their best interests, strengths, passion, and a career decision after several exciting trials.</w:delText>
        </w:r>
      </w:del>
    </w:p>
    <w:p w14:paraId="3651AF35" w14:textId="1E04C6B4" w:rsidR="00C1363F" w:rsidRPr="00D427AB" w:rsidDel="003C6139" w:rsidRDefault="00C1363F">
      <w:pPr>
        <w:rPr>
          <w:del w:id="12033" w:author="An Tran, ACA (BUV)" w:date="2024-09-12T11:07:00Z" w16du:dateUtc="2024-09-12T04:07:00Z"/>
          <w:rFonts w:cs="Arial"/>
          <w:color w:val="000000" w:themeColor="text1"/>
          <w:szCs w:val="22"/>
        </w:rPr>
        <w:pPrChange w:id="1203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035" w:author="An Tran, ACA (BUV)" w:date="2024-09-12T11:07:00Z" w16du:dateUtc="2024-09-12T04:07:00Z">
        <w:r w:rsidRPr="00863667" w:rsidDel="003C6139">
          <w:rPr>
            <w:rFonts w:ascii="iCiel Avenir LT Std 35 Light" w:hAnsi="iCiel Avenir LT Std 35 Light" w:cs="Arial"/>
            <w:sz w:val="22"/>
            <w:szCs w:val="22"/>
            <w:rPrChange w:id="12036" w:author="An Tran, ACA (BUV)" w:date="2024-09-13T17:29:00Z" w16du:dateUtc="2024-09-13T10:29:00Z">
              <w:rPr>
                <w:rFonts w:cs="Arial"/>
                <w:szCs w:val="22"/>
              </w:rPr>
            </w:rPrChange>
          </w:rPr>
          <w:delText xml:space="preserve">Not to feel pressured if they don’t get an internship in Year 1. There are several other approaches to equip more skills and </w:delText>
        </w:r>
        <w:r w:rsidR="005358E3" w:rsidRPr="00863667" w:rsidDel="003C6139">
          <w:rPr>
            <w:rFonts w:ascii="iCiel Avenir LT Std 35 Light" w:hAnsi="iCiel Avenir LT Std 35 Light" w:cs="Arial"/>
            <w:sz w:val="22"/>
            <w:szCs w:val="22"/>
            <w:rPrChange w:id="12037" w:author="An Tran, ACA (BUV)" w:date="2024-09-13T17:29:00Z" w16du:dateUtc="2024-09-13T10:29:00Z">
              <w:rPr>
                <w:rFonts w:cs="Arial"/>
                <w:szCs w:val="22"/>
              </w:rPr>
            </w:rPrChange>
          </w:rPr>
          <w:delText>experience and</w:delText>
        </w:r>
        <w:r w:rsidRPr="00863667" w:rsidDel="003C6139">
          <w:rPr>
            <w:rFonts w:ascii="iCiel Avenir LT Std 35 Light" w:hAnsi="iCiel Avenir LT Std 35 Light" w:cs="Arial"/>
            <w:sz w:val="22"/>
            <w:szCs w:val="22"/>
            <w:rPrChange w:id="12038" w:author="An Tran, ACA (BUV)" w:date="2024-09-13T17:29:00Z" w16du:dateUtc="2024-09-13T10:29:00Z">
              <w:rPr>
                <w:rFonts w:cs="Arial"/>
                <w:szCs w:val="22"/>
              </w:rPr>
            </w:rPrChange>
          </w:rPr>
          <w:delText xml:space="preserve"> explore self and careers</w:delText>
        </w:r>
        <w:r w:rsidRPr="00863667" w:rsidDel="003C6139">
          <w:rPr>
            <w:rFonts w:ascii="iCiel Avenir LT Std 35 Light" w:hAnsi="iCiel Avenir LT Std 35 Light" w:cs="Arial"/>
            <w:color w:val="000000" w:themeColor="text1"/>
            <w:sz w:val="22"/>
            <w:szCs w:val="22"/>
            <w:rPrChange w:id="12039" w:author="An Tran, ACA (BUV)" w:date="2024-09-13T17:29:00Z" w16du:dateUtc="2024-09-13T10:29:00Z">
              <w:rPr>
                <w:rFonts w:cs="Arial"/>
                <w:color w:val="000000" w:themeColor="text1"/>
                <w:szCs w:val="22"/>
              </w:rPr>
            </w:rPrChange>
          </w:rPr>
          <w:delText xml:space="preserve">. </w:delText>
        </w:r>
        <w:r w:rsidRPr="00863667" w:rsidDel="003C6139">
          <w:rPr>
            <w:rFonts w:ascii="iCiel Avenir LT Std 35 Light" w:hAnsi="iCiel Avenir LT Std 35 Light" w:cs="Arial"/>
            <w:color w:val="000000" w:themeColor="text1"/>
            <w:sz w:val="22"/>
            <w:szCs w:val="22"/>
            <w:lang w:val="vi-VN"/>
            <w:rPrChange w:id="12040" w:author="An Tran, ACA (BUV)" w:date="2024-09-13T17:29:00Z" w16du:dateUtc="2024-09-13T10:29:00Z">
              <w:rPr>
                <w:rFonts w:cs="Arial"/>
                <w:color w:val="000000" w:themeColor="text1"/>
                <w:szCs w:val="22"/>
                <w:lang w:val="vi-VN"/>
              </w:rPr>
            </w:rPrChange>
          </w:rPr>
          <w:delText>These include participating in additional PSG activities beyond the PSG Weeks Programme, such as extra</w:delText>
        </w:r>
        <w:r w:rsidRPr="00863667" w:rsidDel="003C6139">
          <w:rPr>
            <w:rFonts w:ascii="iCiel Avenir LT Std 35 Light" w:hAnsi="iCiel Avenir LT Std 35 Light" w:cs="Arial"/>
            <w:color w:val="000000" w:themeColor="text1"/>
            <w:sz w:val="22"/>
            <w:szCs w:val="22"/>
            <w:rPrChange w:id="12041" w:author="An Tran, ACA (BUV)" w:date="2024-09-13T17:29:00Z" w16du:dateUtc="2024-09-13T10:29:00Z">
              <w:rPr>
                <w:rFonts w:cs="Arial"/>
                <w:color w:val="000000" w:themeColor="text1"/>
                <w:szCs w:val="22"/>
              </w:rPr>
            </w:rPrChange>
          </w:rPr>
          <w:delText>-</w:delText>
        </w:r>
        <w:r w:rsidRPr="00863667" w:rsidDel="003C6139">
          <w:rPr>
            <w:rFonts w:ascii="iCiel Avenir LT Std 35 Light" w:hAnsi="iCiel Avenir LT Std 35 Light" w:cs="Arial"/>
            <w:color w:val="000000" w:themeColor="text1"/>
            <w:sz w:val="22"/>
            <w:szCs w:val="22"/>
            <w:lang w:val="vi-VN"/>
            <w:rPrChange w:id="12042" w:author="An Tran, ACA (BUV)" w:date="2024-09-13T17:29:00Z" w16du:dateUtc="2024-09-13T10:29:00Z">
              <w:rPr>
                <w:rFonts w:cs="Arial"/>
                <w:color w:val="000000" w:themeColor="text1"/>
                <w:szCs w:val="22"/>
                <w:lang w:val="vi-VN"/>
              </w:rPr>
            </w:rPrChange>
          </w:rPr>
          <w:delText xml:space="preserve">curricular classes, </w:delText>
        </w:r>
        <w:r w:rsidRPr="00863667" w:rsidDel="003C6139">
          <w:rPr>
            <w:rFonts w:ascii="iCiel Avenir LT Std 35 Light" w:hAnsi="iCiel Avenir LT Std 35 Light" w:cs="Arial"/>
            <w:color w:val="000000" w:themeColor="text1"/>
            <w:sz w:val="22"/>
            <w:szCs w:val="22"/>
            <w:rPrChange w:id="12043" w:author="An Tran, ACA (BUV)" w:date="2024-09-13T17:29:00Z" w16du:dateUtc="2024-09-13T10:29:00Z">
              <w:rPr>
                <w:rFonts w:cs="Arial"/>
                <w:color w:val="000000" w:themeColor="text1"/>
                <w:szCs w:val="22"/>
              </w:rPr>
            </w:rPrChange>
          </w:rPr>
          <w:delText xml:space="preserve">career talks, skill </w:delText>
        </w:r>
        <w:r w:rsidRPr="00863667" w:rsidDel="003C6139">
          <w:rPr>
            <w:rFonts w:ascii="iCiel Avenir LT Std 35 Light" w:hAnsi="iCiel Avenir LT Std 35 Light" w:cs="Arial"/>
            <w:color w:val="000000" w:themeColor="text1"/>
            <w:sz w:val="22"/>
            <w:szCs w:val="22"/>
            <w:lang w:val="vi-VN"/>
            <w:rPrChange w:id="12044" w:author="An Tran, ACA (BUV)" w:date="2024-09-13T17:29:00Z" w16du:dateUtc="2024-09-13T10:29:00Z">
              <w:rPr>
                <w:rFonts w:cs="Arial"/>
                <w:color w:val="000000" w:themeColor="text1"/>
                <w:szCs w:val="22"/>
                <w:lang w:val="vi-VN"/>
              </w:rPr>
            </w:rPrChange>
          </w:rPr>
          <w:delText>workshops</w:delText>
        </w:r>
        <w:r w:rsidRPr="00863667" w:rsidDel="003C6139">
          <w:rPr>
            <w:rFonts w:ascii="iCiel Avenir LT Std 35 Light" w:hAnsi="iCiel Avenir LT Std 35 Light" w:cs="Arial"/>
            <w:color w:val="000000" w:themeColor="text1"/>
            <w:sz w:val="22"/>
            <w:szCs w:val="22"/>
            <w:rPrChange w:id="12045" w:author="An Tran, ACA (BUV)" w:date="2024-09-13T17:29:00Z" w16du:dateUtc="2024-09-13T10:29:00Z">
              <w:rPr>
                <w:rFonts w:cs="Arial"/>
                <w:color w:val="000000" w:themeColor="text1"/>
                <w:szCs w:val="22"/>
              </w:rPr>
            </w:rPrChange>
          </w:rPr>
          <w:delText xml:space="preserve"> and courses</w:delText>
        </w:r>
        <w:r w:rsidRPr="00863667" w:rsidDel="003C6139">
          <w:rPr>
            <w:rFonts w:ascii="iCiel Avenir LT Std 35 Light" w:hAnsi="iCiel Avenir LT Std 35 Light" w:cs="Arial"/>
            <w:color w:val="000000" w:themeColor="text1"/>
            <w:sz w:val="22"/>
            <w:szCs w:val="22"/>
            <w:lang w:val="vi-VN"/>
            <w:rPrChange w:id="12046" w:author="An Tran, ACA (BUV)" w:date="2024-09-13T17:29:00Z" w16du:dateUtc="2024-09-13T10:29:00Z">
              <w:rPr>
                <w:rFonts w:cs="Arial"/>
                <w:color w:val="000000" w:themeColor="text1"/>
                <w:szCs w:val="22"/>
                <w:lang w:val="vi-VN"/>
              </w:rPr>
            </w:rPrChange>
          </w:rPr>
          <w:delText>, student projects, volunteer activities</w:delText>
        </w:r>
        <w:r w:rsidRPr="00863667" w:rsidDel="003C6139">
          <w:rPr>
            <w:rFonts w:ascii="iCiel Avenir LT Std 35 Light" w:hAnsi="iCiel Avenir LT Std 35 Light" w:cs="Arial"/>
            <w:color w:val="000000" w:themeColor="text1"/>
            <w:sz w:val="22"/>
            <w:szCs w:val="22"/>
            <w:rPrChange w:id="12047" w:author="An Tran, ACA (BUV)" w:date="2024-09-13T17:29:00Z" w16du:dateUtc="2024-09-13T10:29:00Z">
              <w:rPr>
                <w:rFonts w:cs="Arial"/>
                <w:color w:val="000000" w:themeColor="text1"/>
                <w:szCs w:val="22"/>
              </w:rPr>
            </w:rPrChange>
          </w:rPr>
          <w:delText>, and so on</w:delText>
        </w:r>
        <w:r w:rsidRPr="00863667" w:rsidDel="003C6139">
          <w:rPr>
            <w:rFonts w:ascii="iCiel Avenir LT Std 35 Light" w:hAnsi="iCiel Avenir LT Std 35 Light" w:cs="Arial"/>
            <w:color w:val="000000" w:themeColor="text1"/>
            <w:sz w:val="22"/>
            <w:szCs w:val="22"/>
            <w:lang w:val="vi-VN"/>
            <w:rPrChange w:id="12048" w:author="An Tran, ACA (BUV)" w:date="2024-09-13T17:29:00Z" w16du:dateUtc="2024-09-13T10:29:00Z">
              <w:rPr>
                <w:rFonts w:cs="Arial"/>
                <w:color w:val="000000" w:themeColor="text1"/>
                <w:szCs w:val="22"/>
                <w:lang w:val="vi-VN"/>
              </w:rPr>
            </w:rPrChange>
          </w:rPr>
          <w:delText>.</w:delText>
        </w:r>
        <w:r w:rsidRPr="00863667" w:rsidDel="003C6139">
          <w:rPr>
            <w:rFonts w:ascii="iCiel Avenir LT Std 35 Light" w:hAnsi="iCiel Avenir LT Std 35 Light" w:cs="Arial"/>
            <w:color w:val="000000" w:themeColor="text1"/>
            <w:sz w:val="22"/>
            <w:szCs w:val="22"/>
            <w:rPrChange w:id="12049" w:author="An Tran, ACA (BUV)" w:date="2024-09-13T17:29:00Z" w16du:dateUtc="2024-09-13T10:29:00Z">
              <w:rPr>
                <w:rFonts w:cs="Arial"/>
                <w:color w:val="000000" w:themeColor="text1"/>
                <w:szCs w:val="22"/>
              </w:rPr>
            </w:rPrChange>
          </w:rPr>
          <w:delText xml:space="preserve"> </w:delText>
        </w:r>
      </w:del>
    </w:p>
    <w:p w14:paraId="76BB4ECE" w14:textId="1A530C23" w:rsidR="00C1363F" w:rsidRPr="00D427AB" w:rsidDel="003C6139" w:rsidRDefault="00C1363F">
      <w:pPr>
        <w:rPr>
          <w:del w:id="12050" w:author="An Tran, ACA (BUV)" w:date="2024-09-12T11:07:00Z" w16du:dateUtc="2024-09-12T04:07:00Z"/>
          <w:rFonts w:cs="Arial"/>
          <w:szCs w:val="22"/>
        </w:rPr>
        <w:pPrChange w:id="1205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052" w:author="An Tran, ACA (BUV)" w:date="2024-09-12T11:07:00Z" w16du:dateUtc="2024-09-12T04:07:00Z">
        <w:r w:rsidRPr="00863667" w:rsidDel="003C6139">
          <w:rPr>
            <w:rFonts w:ascii="iCiel Avenir LT Std 35 Light" w:hAnsi="iCiel Avenir LT Std 35 Light" w:cs="Arial"/>
            <w:sz w:val="22"/>
            <w:szCs w:val="22"/>
            <w:rPrChange w:id="12053"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2054"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2055"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205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057"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2058"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2059"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2060"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2061"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2062"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2063"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2064"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065"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2066"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2067"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2068"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2069" w:author="An Tran, ACA (BUV)" w:date="2024-09-13T17:29:00Z" w16du:dateUtc="2024-09-13T10:29:00Z">
              <w:rPr>
                <w:rFonts w:cs="Arial"/>
                <w:szCs w:val="22"/>
              </w:rPr>
            </w:rPrChange>
          </w:rPr>
          <w:delText>.</w:delText>
        </w:r>
      </w:del>
    </w:p>
    <w:p w14:paraId="0ACB2AC7" w14:textId="7F054B44" w:rsidR="00C1363F" w:rsidRPr="00D427AB" w:rsidDel="003C6139" w:rsidRDefault="00C1363F">
      <w:pPr>
        <w:rPr>
          <w:del w:id="12070" w:author="An Tran, ACA (BUV)" w:date="2024-09-12T11:07:00Z" w16du:dateUtc="2024-09-12T04:07:00Z"/>
          <w:rFonts w:cs="Arial"/>
          <w:color w:val="000000" w:themeColor="text1"/>
          <w:szCs w:val="22"/>
        </w:rPr>
        <w:pPrChange w:id="12071" w:author="An Tran, ACA (BUV)" w:date="2024-09-12T11:07:00Z" w16du:dateUtc="2024-09-12T04:07:00Z">
          <w:pPr>
            <w:pStyle w:val="Question"/>
            <w:numPr>
              <w:numId w:val="7"/>
            </w:numPr>
            <w:tabs>
              <w:tab w:val="left" w:pos="630"/>
              <w:tab w:val="left" w:pos="990"/>
            </w:tabs>
            <w:spacing w:before="100" w:line="400" w:lineRule="exact"/>
            <w:ind w:left="4950" w:hanging="360"/>
          </w:pPr>
        </w:pPrChange>
      </w:pPr>
    </w:p>
    <w:p w14:paraId="2F34C42C" w14:textId="1B266516" w:rsidR="00C1363F" w:rsidRPr="00D427AB" w:rsidDel="003C6139" w:rsidRDefault="00C1363F">
      <w:pPr>
        <w:rPr>
          <w:del w:id="12072" w:author="An Tran, ACA (BUV)" w:date="2024-09-12T11:07:00Z" w16du:dateUtc="2024-09-12T04:07:00Z"/>
          <w:rFonts w:cs="Arial"/>
          <w:i/>
          <w:iCs/>
          <w:szCs w:val="22"/>
        </w:rPr>
        <w:pPrChange w:id="1207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074" w:author="An Tran, ACA (BUV)" w:date="2024-09-12T11:07:00Z" w16du:dateUtc="2024-09-12T04:07:00Z">
        <w:r w:rsidRPr="00863667" w:rsidDel="003C6139">
          <w:rPr>
            <w:rFonts w:ascii="iCiel Avenir LT Std 35 Light" w:hAnsi="iCiel Avenir LT Std 35 Light" w:cs="Arial"/>
            <w:i/>
            <w:iCs/>
            <w:sz w:val="22"/>
            <w:szCs w:val="22"/>
            <w:rPrChange w:id="12075" w:author="An Tran, ACA (BUV)" w:date="2024-09-13T17:29:00Z" w16du:dateUtc="2024-09-13T10:29:00Z">
              <w:rPr>
                <w:rFonts w:cs="Arial"/>
                <w:i/>
                <w:iCs/>
                <w:szCs w:val="22"/>
              </w:rPr>
            </w:rPrChange>
          </w:rPr>
          <w:delText xml:space="preserve">Sinh viên BUV có thể </w:delText>
        </w:r>
        <w:r w:rsidRPr="00863667" w:rsidDel="003C6139">
          <w:rPr>
            <w:rFonts w:ascii="iCiel Avenir LT Std 35 Light" w:hAnsi="iCiel Avenir LT Std 35 Light" w:cs="Avenir Next LT Pro"/>
            <w:i/>
            <w:iCs/>
            <w:sz w:val="22"/>
            <w:szCs w:val="22"/>
            <w:rPrChange w:id="12076"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2077"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207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207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208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2081" w:author="An Tran, ACA (BUV)" w:date="2024-09-13T17:29:00Z" w16du:dateUtc="2024-09-13T10:29:00Z">
              <w:rPr>
                <w:rFonts w:cs="Arial"/>
                <w:i/>
                <w:iCs/>
                <w:szCs w:val="22"/>
              </w:rPr>
            </w:rPrChange>
          </w:rPr>
          <w:delText>p ngay t</w:delText>
        </w:r>
        <w:r w:rsidRPr="00863667" w:rsidDel="003C6139">
          <w:rPr>
            <w:rFonts w:ascii="iCiel Avenir LT Std 35 Light" w:hAnsi="iCiel Avenir LT Std 35 Light" w:cs="Calibri"/>
            <w:i/>
            <w:iCs/>
            <w:sz w:val="22"/>
            <w:szCs w:val="22"/>
            <w:rPrChange w:id="12082"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2083"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Avenir Next LT Pro"/>
            <w:i/>
            <w:iCs/>
            <w:sz w:val="22"/>
            <w:szCs w:val="22"/>
            <w:rPrChange w:id="12084"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2085" w:author="An Tran, ACA (BUV)" w:date="2024-09-13T17:29:00Z" w16du:dateUtc="2024-09-13T10:29:00Z">
              <w:rPr>
                <w:rFonts w:cs="Arial"/>
                <w:i/>
                <w:iCs/>
                <w:szCs w:val="22"/>
              </w:rPr>
            </w:rPrChange>
          </w:rPr>
          <w:delText>m nh</w:delText>
        </w:r>
        <w:r w:rsidRPr="00863667" w:rsidDel="003C6139">
          <w:rPr>
            <w:rFonts w:ascii="iCiel Avenir LT Std 35 Light" w:hAnsi="iCiel Avenir LT Std 35 Light" w:cs="Calibri"/>
            <w:i/>
            <w:iCs/>
            <w:sz w:val="22"/>
            <w:szCs w:val="22"/>
            <w:rPrChange w:id="12086"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2087" w:author="An Tran, ACA (BUV)" w:date="2024-09-13T17:29:00Z" w16du:dateUtc="2024-09-13T10:29:00Z">
              <w:rPr>
                <w:rFonts w:cs="Arial"/>
                <w:i/>
                <w:iCs/>
                <w:szCs w:val="22"/>
              </w:rPr>
            </w:rPrChange>
          </w:rPr>
          <w:delText>t nếu các bạn sẵn sàng trải nghiệm và có đủ các kỹ năng mềm cơ bản. R</w:delText>
        </w:r>
        <w:r w:rsidRPr="00863667" w:rsidDel="003C6139">
          <w:rPr>
            <w:rFonts w:ascii="iCiel Avenir LT Std 35 Light" w:hAnsi="iCiel Avenir LT Std 35 Light" w:cs="Calibri"/>
            <w:i/>
            <w:iCs/>
            <w:sz w:val="22"/>
            <w:szCs w:val="22"/>
            <w:rPrChange w:id="12088"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2089" w:author="An Tran, ACA (BUV)" w:date="2024-09-13T17:29:00Z" w16du:dateUtc="2024-09-13T10:29:00Z">
              <w:rPr>
                <w:rFonts w:cs="Arial"/>
                <w:i/>
                <w:iCs/>
                <w:szCs w:val="22"/>
              </w:rPr>
            </w:rPrChange>
          </w:rPr>
          <w:delText>t nhi</w:delText>
        </w:r>
        <w:r w:rsidRPr="00863667" w:rsidDel="003C6139">
          <w:rPr>
            <w:rFonts w:ascii="iCiel Avenir LT Std 35 Light" w:hAnsi="iCiel Avenir LT Std 35 Light" w:cs="Calibri"/>
            <w:i/>
            <w:iCs/>
            <w:sz w:val="22"/>
            <w:szCs w:val="22"/>
            <w:rPrChange w:id="12090"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2091" w:author="An Tran, ACA (BUV)" w:date="2024-09-13T17:29:00Z" w16du:dateUtc="2024-09-13T10:29:00Z">
              <w:rPr>
                <w:rFonts w:cs="Arial"/>
                <w:i/>
                <w:iCs/>
                <w:szCs w:val="22"/>
              </w:rPr>
            </w:rPrChange>
          </w:rPr>
          <w:delText>u c</w:delText>
        </w:r>
        <w:r w:rsidRPr="00863667" w:rsidDel="003C6139">
          <w:rPr>
            <w:rFonts w:ascii="iCiel Avenir LT Std 35 Light" w:hAnsi="iCiel Avenir LT Std 35 Light" w:cs="Avenir Next LT Pro"/>
            <w:i/>
            <w:iCs/>
            <w:sz w:val="22"/>
            <w:szCs w:val="22"/>
            <w:rPrChange w:id="1209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093" w:author="An Tran, ACA (BUV)" w:date="2024-09-13T17:29:00Z" w16du:dateUtc="2024-09-13T10:29:00Z">
              <w:rPr>
                <w:rFonts w:cs="Arial"/>
                <w:i/>
                <w:iCs/>
                <w:szCs w:val="22"/>
              </w:rPr>
            </w:rPrChange>
          </w:rPr>
          <w:delText>c em sinh vi</w:delText>
        </w:r>
        <w:r w:rsidRPr="00863667" w:rsidDel="003C6139">
          <w:rPr>
            <w:rFonts w:ascii="iCiel Avenir LT Std 35 Light" w:hAnsi="iCiel Avenir LT Std 35 Light" w:cs="Avenir Next LT Pro"/>
            <w:i/>
            <w:iCs/>
            <w:sz w:val="22"/>
            <w:szCs w:val="22"/>
            <w:rPrChange w:id="12094"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095" w:author="An Tran, ACA (BUV)" w:date="2024-09-13T17:29:00Z" w16du:dateUtc="2024-09-13T10:29:00Z">
              <w:rPr>
                <w:rFonts w:cs="Arial"/>
                <w:i/>
                <w:iCs/>
                <w:szCs w:val="22"/>
              </w:rPr>
            </w:rPrChange>
          </w:rPr>
          <w:delText xml:space="preserve">n BUV </w:delText>
        </w:r>
        <w:r w:rsidRPr="00863667" w:rsidDel="003C6139">
          <w:rPr>
            <w:rFonts w:ascii="iCiel Avenir LT Std 35 Light" w:hAnsi="iCiel Avenir LT Std 35 Light" w:cs="Calibri"/>
            <w:i/>
            <w:iCs/>
            <w:sz w:val="22"/>
            <w:szCs w:val="22"/>
            <w:rPrChange w:id="12096"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209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209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099" w:author="An Tran, ACA (BUV)" w:date="2024-09-13T17:29:00Z" w16du:dateUtc="2024-09-13T10:29:00Z">
              <w:rPr>
                <w:rFonts w:cs="Arial"/>
                <w:i/>
                <w:iCs/>
                <w:szCs w:val="22"/>
              </w:rPr>
            </w:rPrChange>
          </w:rPr>
          <w:delText>c th</w:delText>
        </w:r>
        <w:r w:rsidRPr="00863667" w:rsidDel="003C6139">
          <w:rPr>
            <w:rFonts w:ascii="iCiel Avenir LT Std 35 Light" w:hAnsi="iCiel Avenir LT Std 35 Light" w:cs="Calibri"/>
            <w:i/>
            <w:iCs/>
            <w:sz w:val="22"/>
            <w:szCs w:val="22"/>
            <w:rPrChange w:id="12100"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2101"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2102"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103" w:author="An Tran, ACA (BUV)" w:date="2024-09-13T17:29:00Z" w16du:dateUtc="2024-09-13T10:29:00Z">
              <w:rPr>
                <w:rFonts w:cs="Arial"/>
                <w:i/>
                <w:iCs/>
                <w:szCs w:val="22"/>
              </w:rPr>
            </w:rPrChange>
          </w:rPr>
          <w:delText xml:space="preserve"> kh</w:delText>
        </w:r>
        <w:r w:rsidRPr="00863667" w:rsidDel="003C6139">
          <w:rPr>
            <w:rFonts w:ascii="iCiel Avenir LT Std 35 Light" w:hAnsi="iCiel Avenir LT Std 35 Light" w:cs="Avenir Next LT Pro"/>
            <w:i/>
            <w:iCs/>
            <w:sz w:val="22"/>
            <w:szCs w:val="22"/>
            <w:rPrChange w:id="1210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105" w:author="An Tran, ACA (BUV)" w:date="2024-09-13T17:29:00Z" w16du:dateUtc="2024-09-13T10:29:00Z">
              <w:rPr>
                <w:rFonts w:cs="Arial"/>
                <w:i/>
                <w:iCs/>
                <w:szCs w:val="22"/>
              </w:rPr>
            </w:rPrChange>
          </w:rPr>
          <w:delText xml:space="preserve">c nhau </w:delText>
        </w:r>
        <w:r w:rsidRPr="00863667" w:rsidDel="003C6139">
          <w:rPr>
            <w:rFonts w:ascii="iCiel Avenir LT Std 35 Light" w:hAnsi="iCiel Avenir LT Std 35 Light" w:cs="Avenir Next LT Pro"/>
            <w:i/>
            <w:iCs/>
            <w:sz w:val="22"/>
            <w:szCs w:val="22"/>
            <w:rPrChange w:id="12106" w:author="An Tran, ACA (BUV)" w:date="2024-09-13T17:29:00Z" w16du:dateUtc="2024-09-13T10:29:00Z">
              <w:rPr>
                <w:rFonts w:cs="Avenir Next LT Pro"/>
                <w:i/>
                <w:iCs/>
                <w:szCs w:val="22"/>
              </w:rPr>
            </w:rPrChange>
          </w:rPr>
          <w:delText>đã</w:delText>
        </w:r>
        <w:r w:rsidRPr="00863667" w:rsidDel="003C6139">
          <w:rPr>
            <w:rFonts w:ascii="iCiel Avenir LT Std 35 Light" w:hAnsi="iCiel Avenir LT Std 35 Light" w:cs="Arial"/>
            <w:i/>
            <w:iCs/>
            <w:sz w:val="22"/>
            <w:szCs w:val="22"/>
            <w:rPrChange w:id="12107" w:author="An Tran, ACA (BUV)" w:date="2024-09-13T17:29:00Z" w16du:dateUtc="2024-09-13T10:29:00Z">
              <w:rPr>
                <w:rFonts w:cs="Arial"/>
                <w:i/>
                <w:iCs/>
                <w:szCs w:val="22"/>
              </w:rPr>
            </w:rPrChange>
          </w:rPr>
          <w:delText xml:space="preserve"> gi</w:delText>
        </w:r>
        <w:r w:rsidRPr="00863667" w:rsidDel="003C6139">
          <w:rPr>
            <w:rFonts w:ascii="iCiel Avenir LT Std 35 Light" w:hAnsi="iCiel Avenir LT Std 35 Light" w:cs="Avenir Next LT Pro"/>
            <w:i/>
            <w:iCs/>
            <w:sz w:val="22"/>
            <w:szCs w:val="22"/>
            <w:rPrChange w:id="1210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109" w:author="An Tran, ACA (BUV)" w:date="2024-09-13T17:29:00Z" w16du:dateUtc="2024-09-13T10:29:00Z">
              <w:rPr>
                <w:rFonts w:cs="Arial"/>
                <w:i/>
                <w:iCs/>
                <w:szCs w:val="22"/>
              </w:rPr>
            </w:rPrChange>
          </w:rPr>
          <w:delText xml:space="preserve">nh </w:delText>
        </w:r>
        <w:r w:rsidRPr="00863667" w:rsidDel="003C6139">
          <w:rPr>
            <w:rFonts w:ascii="iCiel Avenir LT Std 35 Light" w:hAnsi="iCiel Avenir LT Std 35 Light" w:cs="Avenir Next LT Pro"/>
            <w:i/>
            <w:iCs/>
            <w:sz w:val="22"/>
            <w:szCs w:val="22"/>
            <w:rPrChange w:id="1211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111"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2112"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2113"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114" w:author="An Tran, ACA (BUV)" w:date="2024-09-13T17:29:00Z" w16du:dateUtc="2024-09-13T10:29:00Z">
              <w:rPr>
                <w:rFonts w:cs="Arial"/>
                <w:i/>
                <w:iCs/>
                <w:szCs w:val="22"/>
              </w:rPr>
            </w:rPrChange>
          </w:rPr>
          <w:delText>c su</w:delText>
        </w:r>
        <w:r w:rsidRPr="00863667" w:rsidDel="003C6139">
          <w:rPr>
            <w:rFonts w:ascii="iCiel Avenir LT Std 35 Light" w:hAnsi="iCiel Avenir LT Std 35 Light" w:cs="Calibri"/>
            <w:i/>
            <w:iCs/>
            <w:sz w:val="22"/>
            <w:szCs w:val="22"/>
            <w:rPrChange w:id="12115"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2116" w:author="An Tran, ACA (BUV)" w:date="2024-09-13T17:29:00Z" w16du:dateUtc="2024-09-13T10:29:00Z">
              <w:rPr>
                <w:rFonts w:cs="Arial"/>
                <w:i/>
                <w:iCs/>
                <w:szCs w:val="22"/>
              </w:rPr>
            </w:rPrChange>
          </w:rPr>
          <w:delText>t th</w:delText>
        </w:r>
        <w:r w:rsidRPr="00863667" w:rsidDel="003C6139">
          <w:rPr>
            <w:rFonts w:ascii="iCiel Avenir LT Std 35 Light" w:hAnsi="iCiel Avenir LT Std 35 Light" w:cs="Calibri"/>
            <w:i/>
            <w:iCs/>
            <w:sz w:val="22"/>
            <w:szCs w:val="22"/>
            <w:rPrChange w:id="12117"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2118"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2119"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2120" w:author="An Tran, ACA (BUV)" w:date="2024-09-13T17:29:00Z" w16du:dateUtc="2024-09-13T10:29:00Z">
              <w:rPr>
                <w:rFonts w:cs="Arial"/>
                <w:i/>
                <w:iCs/>
                <w:szCs w:val="22"/>
              </w:rPr>
            </w:rPrChange>
          </w:rPr>
          <w:delText>p ngay sau 1 t</w:delText>
        </w:r>
        <w:r w:rsidRPr="00863667" w:rsidDel="003C6139">
          <w:rPr>
            <w:rFonts w:ascii="iCiel Avenir LT Std 35 Light" w:hAnsi="iCiel Avenir LT Std 35 Light" w:cs="Calibri"/>
            <w:i/>
            <w:iCs/>
            <w:sz w:val="22"/>
            <w:szCs w:val="22"/>
            <w:rPrChange w:id="12121"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2122" w:author="An Tran, ACA (BUV)" w:date="2024-09-13T17:29:00Z" w16du:dateUtc="2024-09-13T10:29:00Z">
              <w:rPr>
                <w:rFonts w:cs="Arial"/>
                <w:i/>
                <w:iCs/>
                <w:szCs w:val="22"/>
              </w:rPr>
            </w:rPrChange>
          </w:rPr>
          <w:delText>i 2 k</w:delText>
        </w:r>
        <w:r w:rsidRPr="00863667" w:rsidDel="003C6139">
          <w:rPr>
            <w:rFonts w:ascii="iCiel Avenir LT Std 35 Light" w:hAnsi="iCiel Avenir LT Std 35 Light" w:cs="Calibri"/>
            <w:i/>
            <w:iCs/>
            <w:sz w:val="22"/>
            <w:szCs w:val="22"/>
            <w:rPrChange w:id="12123"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2124" w:author="An Tran, ACA (BUV)" w:date="2024-09-13T17:29:00Z" w16du:dateUtc="2024-09-13T10:29:00Z">
              <w:rPr>
                <w:rFonts w:cs="Arial"/>
                <w:i/>
                <w:iCs/>
                <w:szCs w:val="22"/>
              </w:rPr>
            </w:rPrChange>
          </w:rPr>
          <w:delText xml:space="preserve"> ngh</w:delText>
        </w:r>
        <w:r w:rsidRPr="00863667" w:rsidDel="003C6139">
          <w:rPr>
            <w:rFonts w:ascii="iCiel Avenir LT Std 35 Light" w:hAnsi="iCiel Avenir LT Std 35 Light" w:cs="Calibri"/>
            <w:i/>
            <w:iCs/>
            <w:sz w:val="22"/>
            <w:szCs w:val="22"/>
            <w:rPrChange w:id="12125" w:author="An Tran, ACA (BUV)" w:date="2024-09-13T17:29:00Z" w16du:dateUtc="2024-09-13T10:29:00Z">
              <w:rPr>
                <w:rFonts w:cs="Calibri"/>
                <w:i/>
                <w:iCs/>
                <w:szCs w:val="22"/>
              </w:rPr>
            </w:rPrChange>
          </w:rPr>
          <w:delText>ỉ</w:delText>
        </w:r>
        <w:r w:rsidRPr="00863667" w:rsidDel="003C6139">
          <w:rPr>
            <w:rFonts w:ascii="iCiel Avenir LT Std 35 Light" w:hAnsi="iCiel Avenir LT Std 35 Light" w:cs="Arial"/>
            <w:i/>
            <w:iCs/>
            <w:sz w:val="22"/>
            <w:szCs w:val="22"/>
            <w:rPrChange w:id="12126"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212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128"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2129" w:author="An Tran, ACA (BUV)" w:date="2024-09-13T17:29:00Z" w16du:dateUtc="2024-09-13T10:29:00Z">
              <w:rPr>
                <w:rFonts w:cs="Arial"/>
                <w:i/>
                <w:iCs/>
                <w:szCs w:val="22"/>
              </w:rPr>
            </w:rPrChange>
          </w:rPr>
          <w:delText>u ti</w:delText>
        </w:r>
        <w:r w:rsidRPr="00863667" w:rsidDel="003C6139">
          <w:rPr>
            <w:rFonts w:ascii="iCiel Avenir LT Std 35 Light" w:hAnsi="iCiel Avenir LT Std 35 Light" w:cs="Avenir Next LT Pro"/>
            <w:i/>
            <w:iCs/>
            <w:sz w:val="22"/>
            <w:szCs w:val="22"/>
            <w:rPrChange w:id="12130"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131"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2132"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2133" w:author="An Tran, ACA (BUV)" w:date="2024-09-13T17:29:00Z" w16du:dateUtc="2024-09-13T10:29:00Z">
              <w:rPr>
                <w:rFonts w:cs="Arial"/>
                <w:i/>
                <w:iCs/>
                <w:szCs w:val="22"/>
              </w:rPr>
            </w:rPrChange>
          </w:rPr>
          <w:delText>i BUV. V</w:delText>
        </w:r>
        <w:r w:rsidRPr="00863667" w:rsidDel="003C6139">
          <w:rPr>
            <w:rFonts w:ascii="iCiel Avenir LT Std 35 Light" w:hAnsi="iCiel Avenir LT Std 35 Light" w:cs="Calibri"/>
            <w:i/>
            <w:iCs/>
            <w:sz w:val="22"/>
            <w:szCs w:val="22"/>
            <w:rPrChange w:id="12134"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2135"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213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137" w:author="An Tran, ACA (BUV)" w:date="2024-09-13T17:29:00Z" w16du:dateUtc="2024-09-13T10:29:00Z">
              <w:rPr>
                <w:rFonts w:cs="Arial"/>
                <w:i/>
                <w:iCs/>
                <w:szCs w:val="22"/>
              </w:rPr>
            </w:rPrChange>
          </w:rPr>
          <w:delText>c em sinh vi</w:delText>
        </w:r>
        <w:r w:rsidRPr="00863667" w:rsidDel="003C6139">
          <w:rPr>
            <w:rFonts w:ascii="iCiel Avenir LT Std 35 Light" w:hAnsi="iCiel Avenir LT Std 35 Light" w:cs="Avenir Next LT Pro"/>
            <w:i/>
            <w:iCs/>
            <w:sz w:val="22"/>
            <w:szCs w:val="22"/>
            <w:rPrChange w:id="1213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139" w:author="An Tran, ACA (BUV)" w:date="2024-09-13T17:29:00Z" w16du:dateUtc="2024-09-13T10:29:00Z">
              <w:rPr>
                <w:rFonts w:cs="Arial"/>
                <w:i/>
                <w:iCs/>
                <w:szCs w:val="22"/>
              </w:rPr>
            </w:rPrChange>
          </w:rPr>
          <w:delText>n n</w:delText>
        </w:r>
        <w:r w:rsidRPr="00863667" w:rsidDel="003C6139">
          <w:rPr>
            <w:rFonts w:ascii="iCiel Avenir LT Std 35 Light" w:hAnsi="iCiel Avenir LT Std 35 Light" w:cs="Avenir Next LT Pro"/>
            <w:i/>
            <w:iCs/>
            <w:sz w:val="22"/>
            <w:szCs w:val="22"/>
            <w:rPrChange w:id="12140"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2141" w:author="An Tran, ACA (BUV)" w:date="2024-09-13T17:29:00Z" w16du:dateUtc="2024-09-13T10:29:00Z">
              <w:rPr>
                <w:rFonts w:cs="Arial"/>
                <w:i/>
                <w:iCs/>
                <w:szCs w:val="22"/>
              </w:rPr>
            </w:rPrChange>
          </w:rPr>
          <w:delText>m nh</w:delText>
        </w:r>
        <w:r w:rsidRPr="00863667" w:rsidDel="003C6139">
          <w:rPr>
            <w:rFonts w:ascii="iCiel Avenir LT Std 35 Light" w:hAnsi="iCiel Avenir LT Std 35 Light" w:cs="Calibri"/>
            <w:i/>
            <w:iCs/>
            <w:sz w:val="22"/>
            <w:szCs w:val="22"/>
            <w:rPrChange w:id="12142"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2143" w:author="An Tran, ACA (BUV)" w:date="2024-09-13T17:29:00Z" w16du:dateUtc="2024-09-13T10:29:00Z">
              <w:rPr>
                <w:rFonts w:cs="Arial"/>
                <w:i/>
                <w:iCs/>
                <w:szCs w:val="22"/>
              </w:rPr>
            </w:rPrChange>
          </w:rPr>
          <w:delText>t, vi</w:delText>
        </w:r>
        <w:r w:rsidRPr="00863667" w:rsidDel="003C6139">
          <w:rPr>
            <w:rFonts w:ascii="iCiel Avenir LT Std 35 Light" w:hAnsi="iCiel Avenir LT Std 35 Light" w:cs="Calibri"/>
            <w:i/>
            <w:iCs/>
            <w:sz w:val="22"/>
            <w:szCs w:val="22"/>
            <w:rPrChange w:id="1214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145"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2146"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2147"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214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214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215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2151" w:author="An Tran, ACA (BUV)" w:date="2024-09-13T17:29:00Z" w16du:dateUtc="2024-09-13T10:29:00Z">
              <w:rPr>
                <w:rFonts w:cs="Arial"/>
                <w:i/>
                <w:iCs/>
                <w:szCs w:val="22"/>
              </w:rPr>
            </w:rPrChange>
          </w:rPr>
          <w:delText>p thi</w:delText>
        </w:r>
        <w:r w:rsidRPr="00863667" w:rsidDel="003C6139">
          <w:rPr>
            <w:rFonts w:ascii="iCiel Avenir LT Std 35 Light" w:hAnsi="iCiel Avenir LT Std 35 Light" w:cs="Avenir Next LT Pro"/>
            <w:i/>
            <w:iCs/>
            <w:sz w:val="22"/>
            <w:szCs w:val="22"/>
            <w:rPrChange w:id="12152"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153"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Calibri"/>
            <w:i/>
            <w:iCs/>
            <w:sz w:val="22"/>
            <w:szCs w:val="22"/>
            <w:rPrChange w:id="12154"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2155" w:author="An Tran, ACA (BUV)" w:date="2024-09-13T17:29:00Z" w16du:dateUtc="2024-09-13T10:29:00Z">
              <w:rPr>
                <w:rFonts w:cs="Arial"/>
                <w:i/>
                <w:iCs/>
                <w:szCs w:val="22"/>
              </w:rPr>
            </w:rPrChange>
          </w:rPr>
          <w:delText xml:space="preserve"> m</w:delText>
        </w:r>
        <w:r w:rsidRPr="00863667" w:rsidDel="003C6139">
          <w:rPr>
            <w:rFonts w:ascii="iCiel Avenir LT Std 35 Light" w:hAnsi="iCiel Avenir LT Std 35 Light" w:cs="Calibri"/>
            <w:i/>
            <w:iCs/>
            <w:sz w:val="22"/>
            <w:szCs w:val="22"/>
            <w:rPrChange w:id="12156"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2157" w:author="An Tran, ACA (BUV)" w:date="2024-09-13T17:29:00Z" w16du:dateUtc="2024-09-13T10:29:00Z">
              <w:rPr>
                <w:rFonts w:cs="Arial"/>
                <w:i/>
                <w:iCs/>
                <w:szCs w:val="22"/>
              </w:rPr>
            </w:rPrChange>
          </w:rPr>
          <w:delText>c ti</w:delText>
        </w:r>
        <w:r w:rsidRPr="00863667" w:rsidDel="003C6139">
          <w:rPr>
            <w:rFonts w:ascii="iCiel Avenir LT Std 35 Light" w:hAnsi="iCiel Avenir LT Std 35 Light" w:cs="Avenir Next LT Pro"/>
            <w:i/>
            <w:iCs/>
            <w:sz w:val="22"/>
            <w:szCs w:val="22"/>
            <w:rPrChange w:id="1215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159" w:author="An Tran, ACA (BUV)" w:date="2024-09-13T17:29:00Z" w16du:dateUtc="2024-09-13T10:29:00Z">
              <w:rPr>
                <w:rFonts w:cs="Arial"/>
                <w:i/>
                <w:iCs/>
                <w:szCs w:val="22"/>
              </w:rPr>
            </w:rPrChange>
          </w:rPr>
          <w:delText>u l</w:delText>
        </w:r>
        <w:r w:rsidRPr="00863667" w:rsidDel="003C6139">
          <w:rPr>
            <w:rFonts w:ascii="iCiel Avenir LT Std 35 Light" w:hAnsi="iCiel Avenir LT Std 35 Light" w:cs="Avenir Next LT Pro"/>
            <w:i/>
            <w:iCs/>
            <w:sz w:val="22"/>
            <w:szCs w:val="22"/>
            <w:rPrChange w:id="1216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161" w:author="An Tran, ACA (BUV)" w:date="2024-09-13T17:29:00Z" w16du:dateUtc="2024-09-13T10:29:00Z">
              <w:rPr>
                <w:rFonts w:cs="Arial"/>
                <w:i/>
                <w:iCs/>
                <w:szCs w:val="22"/>
              </w:rPr>
            </w:rPrChange>
          </w:rPr>
          <w:delText>m quen v</w:delText>
        </w:r>
        <w:r w:rsidRPr="00863667" w:rsidDel="003C6139">
          <w:rPr>
            <w:rFonts w:ascii="iCiel Avenir LT Std 35 Light" w:hAnsi="iCiel Avenir LT Std 35 Light" w:cs="Calibri"/>
            <w:i/>
            <w:iCs/>
            <w:sz w:val="22"/>
            <w:szCs w:val="22"/>
            <w:rPrChange w:id="12162"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2163" w:author="An Tran, ACA (BUV)" w:date="2024-09-13T17:29:00Z" w16du:dateUtc="2024-09-13T10:29:00Z">
              <w:rPr>
                <w:rFonts w:cs="Arial"/>
                <w:i/>
                <w:iCs/>
                <w:szCs w:val="22"/>
              </w:rPr>
            </w:rPrChange>
          </w:rPr>
          <w:delText>i cu</w:delText>
        </w:r>
        <w:r w:rsidRPr="00863667" w:rsidDel="003C6139">
          <w:rPr>
            <w:rFonts w:ascii="iCiel Avenir LT Std 35 Light" w:hAnsi="iCiel Avenir LT Std 35 Light" w:cs="Calibri"/>
            <w:i/>
            <w:iCs/>
            <w:sz w:val="22"/>
            <w:szCs w:val="22"/>
            <w:rPrChange w:id="12164"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2165" w:author="An Tran, ACA (BUV)" w:date="2024-09-13T17:29:00Z" w16du:dateUtc="2024-09-13T10:29:00Z">
              <w:rPr>
                <w:rFonts w:cs="Arial"/>
                <w:i/>
                <w:iCs/>
                <w:szCs w:val="22"/>
              </w:rPr>
            </w:rPrChange>
          </w:rPr>
          <w:delText>c s</w:delText>
        </w:r>
        <w:r w:rsidRPr="00863667" w:rsidDel="003C6139">
          <w:rPr>
            <w:rFonts w:ascii="iCiel Avenir LT Std 35 Light" w:hAnsi="iCiel Avenir LT Std 35 Light" w:cs="Calibri"/>
            <w:i/>
            <w:iCs/>
            <w:sz w:val="22"/>
            <w:szCs w:val="22"/>
            <w:rPrChange w:id="12166"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2167"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216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2169" w:author="An Tran, ACA (BUV)" w:date="2024-09-13T17:29:00Z" w16du:dateUtc="2024-09-13T10:29:00Z">
              <w:rPr>
                <w:rFonts w:cs="Arial"/>
                <w:i/>
                <w:iCs/>
                <w:szCs w:val="22"/>
              </w:rPr>
            </w:rPrChange>
          </w:rPr>
          <w:delText>i l</w:delText>
        </w:r>
        <w:r w:rsidRPr="00863667" w:rsidDel="003C6139">
          <w:rPr>
            <w:rFonts w:ascii="iCiel Avenir LT Std 35 Light" w:hAnsi="iCiel Avenir LT Std 35 Light" w:cs="Avenir Next LT Pro"/>
            <w:i/>
            <w:iCs/>
            <w:sz w:val="22"/>
            <w:szCs w:val="22"/>
            <w:rPrChange w:id="1217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171" w:author="An Tran, ACA (BUV)" w:date="2024-09-13T17:29:00Z" w16du:dateUtc="2024-09-13T10:29:00Z">
              <w:rPr>
                <w:rFonts w:cs="Arial"/>
                <w:i/>
                <w:iCs/>
                <w:szCs w:val="22"/>
              </w:rPr>
            </w:rPrChange>
          </w:rPr>
          <w:delText>m, h</w:delText>
        </w:r>
        <w:r w:rsidRPr="00863667" w:rsidDel="003C6139">
          <w:rPr>
            <w:rFonts w:ascii="iCiel Avenir LT Std 35 Light" w:hAnsi="iCiel Avenir LT Std 35 Light" w:cs="Calibri"/>
            <w:i/>
            <w:iCs/>
            <w:sz w:val="22"/>
            <w:szCs w:val="22"/>
            <w:rPrChange w:id="12172"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2173"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2174"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2175"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217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177" w:author="An Tran, ACA (BUV)" w:date="2024-09-13T17:29:00Z" w16du:dateUtc="2024-09-13T10:29:00Z">
              <w:rPr>
                <w:rFonts w:cs="Arial"/>
                <w:i/>
                <w:iCs/>
                <w:szCs w:val="22"/>
              </w:rPr>
            </w:rPrChange>
          </w:rPr>
          <w:delText>c nghi th</w:delText>
        </w:r>
        <w:r w:rsidRPr="00863667" w:rsidDel="003C6139">
          <w:rPr>
            <w:rFonts w:ascii="iCiel Avenir LT Std 35 Light" w:hAnsi="iCiel Avenir LT Std 35 Light" w:cs="Calibri"/>
            <w:i/>
            <w:iCs/>
            <w:sz w:val="22"/>
            <w:szCs w:val="22"/>
            <w:rPrChange w:id="12178"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2179"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Calibri"/>
            <w:i/>
            <w:iCs/>
            <w:sz w:val="22"/>
            <w:szCs w:val="22"/>
            <w:rPrChange w:id="12180"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2181" w:author="An Tran, ACA (BUV)" w:date="2024-09-13T17:29:00Z" w16du:dateUtc="2024-09-13T10:29:00Z">
              <w:rPr>
                <w:rFonts w:cs="Arial"/>
                <w:i/>
                <w:iCs/>
                <w:szCs w:val="22"/>
              </w:rPr>
            </w:rPrChange>
          </w:rPr>
          <w:delText>ng x</w:delText>
        </w:r>
        <w:r w:rsidRPr="00863667" w:rsidDel="003C6139">
          <w:rPr>
            <w:rFonts w:ascii="iCiel Avenir LT Std 35 Light" w:hAnsi="iCiel Avenir LT Std 35 Light" w:cs="Calibri"/>
            <w:i/>
            <w:iCs/>
            <w:sz w:val="22"/>
            <w:szCs w:val="22"/>
            <w:rPrChange w:id="12182"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2183"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218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2185" w:author="An Tran, ACA (BUV)" w:date="2024-09-13T17:29:00Z" w16du:dateUtc="2024-09-13T10:29:00Z">
              <w:rPr>
                <w:rFonts w:cs="Arial"/>
                <w:i/>
                <w:iCs/>
                <w:szCs w:val="22"/>
              </w:rPr>
            </w:rPrChange>
          </w:rPr>
          <w:delText>i n</w:delText>
        </w:r>
        <w:r w:rsidRPr="00863667" w:rsidDel="003C6139">
          <w:rPr>
            <w:rFonts w:ascii="iCiel Avenir LT Std 35 Light" w:hAnsi="iCiel Avenir LT Std 35 Light" w:cs="Calibri"/>
            <w:i/>
            <w:iCs/>
            <w:sz w:val="22"/>
            <w:szCs w:val="22"/>
            <w:rPrChange w:id="12186"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2187" w:author="An Tran, ACA (BUV)" w:date="2024-09-13T17:29:00Z" w16du:dateUtc="2024-09-13T10:29:00Z">
              <w:rPr>
                <w:rFonts w:cs="Arial"/>
                <w:i/>
                <w:iCs/>
                <w:szCs w:val="22"/>
              </w:rPr>
            </w:rPrChange>
          </w:rPr>
          <w:delText>i l</w:delText>
        </w:r>
        <w:r w:rsidRPr="00863667" w:rsidDel="003C6139">
          <w:rPr>
            <w:rFonts w:ascii="iCiel Avenir LT Std 35 Light" w:hAnsi="iCiel Avenir LT Std 35 Light" w:cs="Avenir Next LT Pro"/>
            <w:i/>
            <w:iCs/>
            <w:sz w:val="22"/>
            <w:szCs w:val="22"/>
            <w:rPrChange w:id="1218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189"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2190"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191"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2192"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2193"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2194"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2195"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219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197"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2198" w:author="An Tran, ACA (BUV)" w:date="2024-09-13T17:29:00Z" w16du:dateUtc="2024-09-13T10:29:00Z">
              <w:rPr>
                <w:rFonts w:cs="Calibri"/>
                <w:i/>
                <w:iCs/>
                <w:szCs w:val="22"/>
              </w:rPr>
            </w:rPrChange>
          </w:rPr>
          <w:delText>ỹ</w:delText>
        </w:r>
        <w:r w:rsidRPr="00863667" w:rsidDel="003C6139">
          <w:rPr>
            <w:rFonts w:ascii="iCiel Avenir LT Std 35 Light" w:hAnsi="iCiel Avenir LT Std 35 Light" w:cs="Arial"/>
            <w:i/>
            <w:iCs/>
            <w:sz w:val="22"/>
            <w:szCs w:val="22"/>
            <w:rPrChange w:id="12199"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Avenir Next LT Pro"/>
            <w:i/>
            <w:iCs/>
            <w:sz w:val="22"/>
            <w:szCs w:val="22"/>
            <w:rPrChange w:id="12200"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2201"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220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203"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220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205"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Calibri"/>
            <w:i/>
            <w:iCs/>
            <w:sz w:val="22"/>
            <w:szCs w:val="22"/>
            <w:rPrChange w:id="12206"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220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220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209" w:author="An Tran, ACA (BUV)" w:date="2024-09-13T17:29:00Z" w16du:dateUtc="2024-09-13T10:29:00Z">
              <w:rPr>
                <w:rFonts w:cs="Arial"/>
                <w:i/>
                <w:iCs/>
                <w:szCs w:val="22"/>
              </w:rPr>
            </w:rPrChange>
          </w:rPr>
          <w:delText>c m</w:delText>
        </w:r>
        <w:r w:rsidRPr="00863667" w:rsidDel="003C6139">
          <w:rPr>
            <w:rFonts w:ascii="iCiel Avenir LT Std 35 Light" w:hAnsi="iCiel Avenir LT Std 35 Light" w:cs="Avenir Next LT Pro"/>
            <w:i/>
            <w:iCs/>
            <w:sz w:val="22"/>
            <w:szCs w:val="22"/>
            <w:rPrChange w:id="1221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2211" w:author="An Tran, ACA (BUV)" w:date="2024-09-13T17:29:00Z" w16du:dateUtc="2024-09-13T10:29:00Z">
              <w:rPr>
                <w:rFonts w:cs="Arial"/>
                <w:i/>
                <w:iCs/>
                <w:szCs w:val="22"/>
              </w:rPr>
            </w:rPrChange>
          </w:rPr>
          <w:delText>i tr</w:delText>
        </w:r>
        <w:r w:rsidRPr="00863667" w:rsidDel="003C6139">
          <w:rPr>
            <w:rFonts w:ascii="iCiel Avenir LT Std 35 Light" w:hAnsi="iCiel Avenir LT Std 35 Light" w:cs="Calibri"/>
            <w:i/>
            <w:iCs/>
            <w:sz w:val="22"/>
            <w:szCs w:val="22"/>
            <w:rPrChange w:id="12212"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2213"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221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215"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221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217" w:author="An Tran, ACA (BUV)" w:date="2024-09-13T17:29:00Z" w16du:dateUtc="2024-09-13T10:29:00Z">
              <w:rPr>
                <w:rFonts w:cs="Arial"/>
                <w:i/>
                <w:iCs/>
                <w:szCs w:val="22"/>
              </w:rPr>
            </w:rPrChange>
          </w:rPr>
          <w:delText>c kh</w:delText>
        </w:r>
        <w:r w:rsidRPr="00863667" w:rsidDel="003C6139">
          <w:rPr>
            <w:rFonts w:ascii="iCiel Avenir LT Std 35 Light" w:hAnsi="iCiel Avenir LT Std 35 Light" w:cs="Avenir Next LT Pro"/>
            <w:i/>
            <w:iCs/>
            <w:sz w:val="22"/>
            <w:szCs w:val="22"/>
            <w:rPrChange w:id="1221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219" w:author="An Tran, ACA (BUV)" w:date="2024-09-13T17:29:00Z" w16du:dateUtc="2024-09-13T10:29:00Z">
              <w:rPr>
                <w:rFonts w:cs="Arial"/>
                <w:i/>
                <w:iCs/>
                <w:szCs w:val="22"/>
              </w:rPr>
            </w:rPrChange>
          </w:rPr>
          <w:delText>c nhau. Ki</w:delText>
        </w:r>
        <w:r w:rsidRPr="00863667" w:rsidDel="003C6139">
          <w:rPr>
            <w:rFonts w:ascii="iCiel Avenir LT Std 35 Light" w:hAnsi="iCiel Avenir LT Std 35 Light" w:cs="Calibri"/>
            <w:i/>
            <w:iCs/>
            <w:sz w:val="22"/>
            <w:szCs w:val="22"/>
            <w:rPrChange w:id="12220"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2221"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2222"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2223"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Avenir Next LT Pro"/>
            <w:i/>
            <w:iCs/>
            <w:sz w:val="22"/>
            <w:szCs w:val="22"/>
            <w:rPrChange w:id="1222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225" w:author="An Tran, ACA (BUV)" w:date="2024-09-13T17:29:00Z" w16du:dateUtc="2024-09-13T10:29:00Z">
              <w:rPr>
                <w:rFonts w:cs="Arial"/>
                <w:i/>
                <w:iCs/>
                <w:szCs w:val="22"/>
              </w:rPr>
            </w:rPrChange>
          </w:rPr>
          <w:delText xml:space="preserve"> k</w:delText>
        </w:r>
        <w:r w:rsidRPr="00863667" w:rsidDel="003C6139">
          <w:rPr>
            <w:rFonts w:ascii="iCiel Avenir LT Std 35 Light" w:hAnsi="iCiel Avenir LT Std 35 Light" w:cs="Calibri"/>
            <w:i/>
            <w:iCs/>
            <w:sz w:val="22"/>
            <w:szCs w:val="22"/>
            <w:rPrChange w:id="12226" w:author="An Tran, ACA (BUV)" w:date="2024-09-13T17:29:00Z" w16du:dateUtc="2024-09-13T10:29:00Z">
              <w:rPr>
                <w:rFonts w:cs="Calibri"/>
                <w:i/>
                <w:iCs/>
                <w:szCs w:val="22"/>
              </w:rPr>
            </w:rPrChange>
          </w:rPr>
          <w:delText>ỹ</w:delText>
        </w:r>
        <w:r w:rsidRPr="00863667" w:rsidDel="003C6139">
          <w:rPr>
            <w:rFonts w:ascii="iCiel Avenir LT Std 35 Light" w:hAnsi="iCiel Avenir LT Std 35 Light" w:cs="Arial"/>
            <w:i/>
            <w:iCs/>
            <w:sz w:val="22"/>
            <w:szCs w:val="22"/>
            <w:rPrChange w:id="12227"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Avenir Next LT Pro"/>
            <w:i/>
            <w:iCs/>
            <w:sz w:val="22"/>
            <w:szCs w:val="22"/>
            <w:rPrChange w:id="12228"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2229" w:author="An Tran, ACA (BUV)" w:date="2024-09-13T17:29:00Z" w16du:dateUtc="2024-09-13T10:29:00Z">
              <w:rPr>
                <w:rFonts w:cs="Arial"/>
                <w:i/>
                <w:iCs/>
                <w:szCs w:val="22"/>
              </w:rPr>
            </w:rPrChange>
          </w:rPr>
          <w:delText>ng chuyên môn, cũng nh</w:delText>
        </w:r>
        <w:r w:rsidRPr="00863667" w:rsidDel="003C6139">
          <w:rPr>
            <w:rFonts w:ascii="iCiel Avenir LT Std 35 Light" w:hAnsi="iCiel Avenir LT Std 35 Light" w:cs="Calibri"/>
            <w:i/>
            <w:iCs/>
            <w:sz w:val="22"/>
            <w:szCs w:val="22"/>
            <w:rPrChange w:id="12230"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223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223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233"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2234" w:author="An Tran, ACA (BUV)" w:date="2024-09-13T17:29:00Z" w16du:dateUtc="2024-09-13T10:29:00Z">
              <w:rPr>
                <w:rFonts w:cs="Calibri"/>
                <w:i/>
                <w:iCs/>
                <w:szCs w:val="22"/>
              </w:rPr>
            </w:rPrChange>
          </w:rPr>
          <w:delText>ỹ</w:delText>
        </w:r>
        <w:r w:rsidRPr="00863667" w:rsidDel="003C6139">
          <w:rPr>
            <w:rFonts w:ascii="iCiel Avenir LT Std 35 Light" w:hAnsi="iCiel Avenir LT Std 35 Light" w:cs="Arial"/>
            <w:i/>
            <w:iCs/>
            <w:sz w:val="22"/>
            <w:szCs w:val="22"/>
            <w:rPrChange w:id="12235"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Avenir Next LT Pro"/>
            <w:i/>
            <w:iCs/>
            <w:sz w:val="22"/>
            <w:szCs w:val="22"/>
            <w:rPrChange w:id="12236"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2237"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2238"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2239" w:author="An Tran, ACA (BUV)" w:date="2024-09-13T17:29:00Z" w16du:dateUtc="2024-09-13T10:29:00Z">
              <w:rPr>
                <w:rFonts w:cs="Arial"/>
                <w:i/>
                <w:iCs/>
                <w:szCs w:val="22"/>
              </w:rPr>
            </w:rPrChange>
          </w:rPr>
          <w:delText xml:space="preserve"> gi</w:delText>
        </w:r>
        <w:r w:rsidRPr="00863667" w:rsidDel="003C6139">
          <w:rPr>
            <w:rFonts w:ascii="iCiel Avenir LT Std 35 Light" w:hAnsi="iCiel Avenir LT Std 35 Light" w:cs="Avenir Next LT Pro"/>
            <w:i/>
            <w:iCs/>
            <w:sz w:val="22"/>
            <w:szCs w:val="22"/>
            <w:rPrChange w:id="1224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241"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2242"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2243" w:author="An Tran, ACA (BUV)" w:date="2024-09-13T17:29:00Z" w16du:dateUtc="2024-09-13T10:29:00Z">
              <w:rPr>
                <w:rFonts w:cs="Arial"/>
                <w:i/>
                <w:iCs/>
                <w:szCs w:val="22"/>
              </w:rPr>
            </w:rPrChange>
          </w:rPr>
          <w:delText xml:space="preserve"> chuy</w:delText>
        </w:r>
        <w:r w:rsidRPr="00863667" w:rsidDel="003C6139">
          <w:rPr>
            <w:rFonts w:ascii="iCiel Avenir LT Std 35 Light" w:hAnsi="iCiel Avenir LT Std 35 Light" w:cs="Calibri"/>
            <w:i/>
            <w:iCs/>
            <w:sz w:val="22"/>
            <w:szCs w:val="22"/>
            <w:rPrChange w:id="12244"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245"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2246"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247" w:author="An Tran, ACA (BUV)" w:date="2024-09-13T17:29:00Z" w16du:dateUtc="2024-09-13T10:29:00Z">
              <w:rPr>
                <w:rFonts w:cs="Calibri"/>
                <w:i/>
                <w:iCs/>
                <w:szCs w:val="22"/>
              </w:rPr>
            </w:rPrChange>
          </w:rPr>
          <w:delText>ổ</w:delText>
        </w:r>
        <w:r w:rsidRPr="00863667" w:rsidDel="003C6139">
          <w:rPr>
            <w:rFonts w:ascii="iCiel Avenir LT Std 35 Light" w:hAnsi="iCiel Avenir LT Std 35 Light" w:cs="Arial"/>
            <w:i/>
            <w:iCs/>
            <w:sz w:val="22"/>
            <w:szCs w:val="22"/>
            <w:rPrChange w:id="12248"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Calibri"/>
            <w:i/>
            <w:iCs/>
            <w:sz w:val="22"/>
            <w:szCs w:val="22"/>
            <w:rPrChange w:id="12249"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2250" w:author="An Tran, ACA (BUV)" w:date="2024-09-13T17:29:00Z" w16du:dateUtc="2024-09-13T10:29:00Z">
              <w:rPr>
                <w:rFonts w:cs="Arial"/>
                <w:i/>
                <w:iCs/>
                <w:szCs w:val="22"/>
              </w:rPr>
            </w:rPrChange>
          </w:rPr>
          <w:delText>a sinh vi</w:delText>
        </w:r>
        <w:r w:rsidRPr="00863667" w:rsidDel="003C6139">
          <w:rPr>
            <w:rFonts w:ascii="iCiel Avenir LT Std 35 Light" w:hAnsi="iCiel Avenir LT Std 35 Light" w:cs="Avenir Next LT Pro"/>
            <w:i/>
            <w:iCs/>
            <w:sz w:val="22"/>
            <w:szCs w:val="22"/>
            <w:rPrChange w:id="1225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252" w:author="An Tran, ACA (BUV)" w:date="2024-09-13T17:29:00Z" w16du:dateUtc="2024-09-13T10:29:00Z">
              <w:rPr>
                <w:rFonts w:cs="Arial"/>
                <w:i/>
                <w:iCs/>
                <w:szCs w:val="22"/>
              </w:rPr>
            </w:rPrChange>
          </w:rPr>
          <w:delText>n n</w:delText>
        </w:r>
        <w:r w:rsidRPr="00863667" w:rsidDel="003C6139">
          <w:rPr>
            <w:rFonts w:ascii="iCiel Avenir LT Std 35 Light" w:hAnsi="iCiel Avenir LT Std 35 Light" w:cs="Avenir Next LT Pro"/>
            <w:i/>
            <w:iCs/>
            <w:sz w:val="22"/>
            <w:szCs w:val="22"/>
            <w:rPrChange w:id="12253"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2254" w:author="An Tran, ACA (BUV)" w:date="2024-09-13T17:29:00Z" w16du:dateUtc="2024-09-13T10:29:00Z">
              <w:rPr>
                <w:rFonts w:cs="Arial"/>
                <w:i/>
                <w:iCs/>
                <w:szCs w:val="22"/>
              </w:rPr>
            </w:rPrChange>
          </w:rPr>
          <w:delText>m nh</w:delText>
        </w:r>
        <w:r w:rsidRPr="00863667" w:rsidDel="003C6139">
          <w:rPr>
            <w:rFonts w:ascii="iCiel Avenir LT Std 35 Light" w:hAnsi="iCiel Avenir LT Std 35 Light" w:cs="Calibri"/>
            <w:i/>
            <w:iCs/>
            <w:sz w:val="22"/>
            <w:szCs w:val="22"/>
            <w:rPrChange w:id="12255"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2256" w:author="An Tran, ACA (BUV)" w:date="2024-09-13T17:29:00Z" w16du:dateUtc="2024-09-13T10:29:00Z">
              <w:rPr>
                <w:rFonts w:cs="Arial"/>
                <w:i/>
                <w:iCs/>
                <w:szCs w:val="22"/>
              </w:rPr>
            </w:rPrChange>
          </w:rPr>
          <w:delText>t v</w:delText>
        </w:r>
        <w:r w:rsidRPr="00863667" w:rsidDel="003C6139">
          <w:rPr>
            <w:rFonts w:ascii="iCiel Avenir LT Std 35 Light" w:hAnsi="iCiel Avenir LT Std 35 Light" w:cs="Calibri"/>
            <w:i/>
            <w:iCs/>
            <w:sz w:val="22"/>
            <w:szCs w:val="22"/>
            <w:rPrChange w:id="12257"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2258"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2259" w:author="An Tran, ACA (BUV)" w:date="2024-09-13T17:29:00Z" w16du:dateUtc="2024-09-13T10:29:00Z">
              <w:rPr>
                <w:rFonts w:cs="Avenir Next LT Pro"/>
                <w:i/>
                <w:iCs/>
                <w:szCs w:val="22"/>
              </w:rPr>
            </w:rPrChange>
          </w:rPr>
          <w:delText>ò</w:delText>
        </w:r>
        <w:r w:rsidRPr="00863667" w:rsidDel="003C6139">
          <w:rPr>
            <w:rFonts w:ascii="iCiel Avenir LT Std 35 Light" w:hAnsi="iCiel Avenir LT Std 35 Light" w:cs="Arial"/>
            <w:i/>
            <w:iCs/>
            <w:sz w:val="22"/>
            <w:szCs w:val="22"/>
            <w:rPrChange w:id="12260"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Calibri"/>
            <w:i/>
            <w:iCs/>
            <w:sz w:val="22"/>
            <w:szCs w:val="22"/>
            <w:rPrChange w:id="12261"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2262"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2263"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2264" w:author="An Tran, ACA (BUV)" w:date="2024-09-13T17:29:00Z" w16du:dateUtc="2024-09-13T10:29:00Z">
              <w:rPr>
                <w:rFonts w:cs="Arial"/>
                <w:i/>
                <w:iCs/>
                <w:szCs w:val="22"/>
              </w:rPr>
            </w:rPrChange>
          </w:rPr>
          <w:delText xml:space="preserve">nh </w:delText>
        </w:r>
        <w:r w:rsidRPr="00863667" w:rsidDel="003C6139">
          <w:rPr>
            <w:rFonts w:ascii="iCiel Avenir LT Std 35 Light" w:hAnsi="iCiel Avenir LT Std 35 Light" w:cs="Avenir Next LT Pro"/>
            <w:i/>
            <w:iCs/>
            <w:sz w:val="22"/>
            <w:szCs w:val="22"/>
            <w:rPrChange w:id="1226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26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226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2268"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2269" w:author="An Tran, ACA (BUV)" w:date="2024-09-13T17:29:00Z" w16du:dateUtc="2024-09-13T10:29:00Z">
              <w:rPr>
                <w:rFonts w:cs="Arial"/>
                <w:i/>
                <w:iCs/>
                <w:szCs w:val="22"/>
              </w:rPr>
            </w:rPrChange>
          </w:rPr>
          <w:delText xml:space="preserve"> b</w:delText>
        </w:r>
        <w:r w:rsidRPr="00863667" w:rsidDel="003C6139">
          <w:rPr>
            <w:rFonts w:ascii="iCiel Avenir LT Std 35 Light" w:hAnsi="iCiel Avenir LT Std 35 Light" w:cs="Calibri"/>
            <w:i/>
            <w:iCs/>
            <w:sz w:val="22"/>
            <w:szCs w:val="22"/>
            <w:rPrChange w:id="12270"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2271"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227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273"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2274"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2275"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2276" w:author="An Tran, ACA (BUV)" w:date="2024-09-13T17:29:00Z" w16du:dateUtc="2024-09-13T10:29:00Z">
              <w:rPr>
                <w:rFonts w:cs="Calibri"/>
                <w:i/>
                <w:iCs/>
                <w:szCs w:val="22"/>
              </w:rPr>
            </w:rPrChange>
          </w:rPr>
          <w:delText>ờ</w:delText>
        </w:r>
        <w:r w:rsidRPr="00863667" w:rsidDel="003C6139">
          <w:rPr>
            <w:rFonts w:ascii="iCiel Avenir LT Std 35 Light" w:hAnsi="iCiel Avenir LT Std 35 Light" w:cs="Arial"/>
            <w:i/>
            <w:iCs/>
            <w:sz w:val="22"/>
            <w:szCs w:val="22"/>
            <w:rPrChange w:id="12277" w:author="An Tran, ACA (BUV)" w:date="2024-09-13T17:29:00Z" w16du:dateUtc="2024-09-13T10:29:00Z">
              <w:rPr>
                <w:rFonts w:cs="Arial"/>
                <w:i/>
                <w:iCs/>
                <w:szCs w:val="22"/>
              </w:rPr>
            </w:rPrChange>
          </w:rPr>
          <w:delText xml:space="preserve">i gian </w:delText>
        </w:r>
        <w:r w:rsidRPr="00863667" w:rsidDel="003C6139">
          <w:rPr>
            <w:rFonts w:ascii="iCiel Avenir LT Std 35 Light" w:hAnsi="iCiel Avenir LT Std 35 Light" w:cs="Avenir Next LT Pro"/>
            <w:i/>
            <w:iCs/>
            <w:sz w:val="22"/>
            <w:szCs w:val="22"/>
            <w:rPrChange w:id="1227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279"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280" w:author="An Tran, ACA (BUV)" w:date="2024-09-13T17:29:00Z" w16du:dateUtc="2024-09-13T10:29:00Z">
              <w:rPr>
                <w:rFonts w:cs="Arial"/>
                <w:i/>
                <w:iCs/>
                <w:szCs w:val="22"/>
              </w:rPr>
            </w:rPrChange>
          </w:rPr>
          <w:delText xml:space="preserve"> trau d</w:delText>
        </w:r>
        <w:r w:rsidRPr="00863667" w:rsidDel="003C6139">
          <w:rPr>
            <w:rFonts w:ascii="iCiel Avenir LT Std 35 Light" w:hAnsi="iCiel Avenir LT Std 35 Light" w:cs="Calibri"/>
            <w:i/>
            <w:iCs/>
            <w:sz w:val="22"/>
            <w:szCs w:val="22"/>
            <w:rPrChange w:id="12281"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2282"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Avenir Next LT Pro"/>
            <w:i/>
            <w:iCs/>
            <w:sz w:val="22"/>
            <w:szCs w:val="22"/>
            <w:rPrChange w:id="1228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284"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2285"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2286"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2287"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2288"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Avenir Next LT Pro"/>
            <w:i/>
            <w:iCs/>
            <w:sz w:val="22"/>
            <w:szCs w:val="22"/>
            <w:rPrChange w:id="12289"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290" w:author="An Tran, ACA (BUV)" w:date="2024-09-13T17:29:00Z" w16du:dateUtc="2024-09-13T10:29:00Z">
              <w:rPr>
                <w:rFonts w:cs="Arial"/>
                <w:i/>
                <w:iCs/>
                <w:szCs w:val="22"/>
              </w:rPr>
            </w:rPrChange>
          </w:rPr>
          <w:delText>m nh</w:delText>
        </w:r>
        <w:r w:rsidRPr="00863667" w:rsidDel="003C6139">
          <w:rPr>
            <w:rFonts w:ascii="iCiel Avenir LT Std 35 Light" w:hAnsi="iCiel Avenir LT Std 35 Light" w:cs="Calibri"/>
            <w:i/>
            <w:iCs/>
            <w:sz w:val="22"/>
            <w:szCs w:val="22"/>
            <w:rPrChange w:id="12291"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2292"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2293"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2294"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2295"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2296" w:author="An Tran, ACA (BUV)" w:date="2024-09-13T17:29:00Z" w16du:dateUtc="2024-09-13T10:29:00Z">
              <w:rPr>
                <w:rFonts w:cs="Arial"/>
                <w:i/>
                <w:iCs/>
                <w:szCs w:val="22"/>
              </w:rPr>
            </w:rPrChange>
          </w:rPr>
          <w:delText>u m</w:delText>
        </w:r>
        <w:r w:rsidRPr="00863667" w:rsidDel="003C6139">
          <w:rPr>
            <w:rFonts w:ascii="iCiel Avenir LT Std 35 Light" w:hAnsi="iCiel Avenir LT Std 35 Light" w:cs="Calibri"/>
            <w:i/>
            <w:iCs/>
            <w:sz w:val="22"/>
            <w:szCs w:val="22"/>
            <w:rPrChange w:id="12297"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2298" w:author="An Tran, ACA (BUV)" w:date="2024-09-13T17:29:00Z" w16du:dateUtc="2024-09-13T10:29:00Z">
              <w:rPr>
                <w:rFonts w:cs="Arial"/>
                <w:i/>
                <w:iCs/>
                <w:szCs w:val="22"/>
              </w:rPr>
            </w:rPrChange>
          </w:rPr>
          <w:delText xml:space="preserve">i. </w:delText>
        </w:r>
      </w:del>
    </w:p>
    <w:p w14:paraId="1656A873" w14:textId="76476AD8" w:rsidR="00C1363F" w:rsidRPr="00D427AB" w:rsidDel="003C6139" w:rsidRDefault="00C1363F">
      <w:pPr>
        <w:rPr>
          <w:del w:id="12299" w:author="An Tran, ACA (BUV)" w:date="2024-09-12T11:07:00Z" w16du:dateUtc="2024-09-12T04:07:00Z"/>
          <w:rFonts w:cs="Arial"/>
          <w:i/>
          <w:iCs/>
          <w:szCs w:val="22"/>
        </w:rPr>
        <w:pPrChange w:id="1230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301" w:author="An Tran, ACA (BUV)" w:date="2024-09-12T11:07:00Z" w16du:dateUtc="2024-09-12T04:07:00Z">
        <w:r w:rsidRPr="00863667" w:rsidDel="003C6139">
          <w:rPr>
            <w:rFonts w:ascii="iCiel Avenir LT Std 35 Light" w:hAnsi="iCiel Avenir LT Std 35 Light" w:cs="Arial"/>
            <w:i/>
            <w:iCs/>
            <w:sz w:val="22"/>
            <w:szCs w:val="22"/>
            <w:rPrChange w:id="12302" w:author="An Tran, ACA (BUV)" w:date="2024-09-13T17:29:00Z" w16du:dateUtc="2024-09-13T10:29:00Z">
              <w:rPr>
                <w:rFonts w:cs="Arial"/>
                <w:i/>
                <w:iCs/>
                <w:szCs w:val="22"/>
              </w:rPr>
            </w:rPrChange>
          </w:rPr>
          <w:delText xml:space="preserve">Do </w:delText>
        </w:r>
        <w:r w:rsidRPr="00863667" w:rsidDel="003C6139">
          <w:rPr>
            <w:rFonts w:ascii="iCiel Avenir LT Std 35 Light" w:hAnsi="iCiel Avenir LT Std 35 Light" w:cs="Avenir Next LT Pro"/>
            <w:i/>
            <w:iCs/>
            <w:sz w:val="22"/>
            <w:szCs w:val="22"/>
            <w:rPrChange w:id="12303"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2304" w:author="An Tran, ACA (BUV)" w:date="2024-09-13T17:29:00Z" w16du:dateUtc="2024-09-13T10:29:00Z">
              <w:rPr>
                <w:rFonts w:cs="Arial"/>
                <w:i/>
                <w:iCs/>
                <w:szCs w:val="22"/>
              </w:rPr>
            </w:rPrChange>
          </w:rPr>
          <w:delText>, ch</w:delText>
        </w:r>
        <w:r w:rsidRPr="00863667" w:rsidDel="003C6139">
          <w:rPr>
            <w:rFonts w:ascii="iCiel Avenir LT Std 35 Light" w:hAnsi="iCiel Avenir LT Std 35 Light" w:cs="Avenir Next LT Pro"/>
            <w:i/>
            <w:iCs/>
            <w:sz w:val="22"/>
            <w:szCs w:val="22"/>
            <w:rPrChange w:id="12305"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2306"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2307"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2308" w:author="An Tran, ACA (BUV)" w:date="2024-09-13T17:29:00Z" w16du:dateUtc="2024-09-13T10:29:00Z">
              <w:rPr>
                <w:rFonts w:cs="Arial"/>
                <w:i/>
                <w:iCs/>
                <w:szCs w:val="22"/>
              </w:rPr>
            </w:rPrChange>
          </w:rPr>
          <w:delText xml:space="preserve">i </w:delText>
        </w:r>
        <w:r w:rsidRPr="00863667" w:rsidDel="003C6139">
          <w:rPr>
            <w:rFonts w:ascii="iCiel Avenir LT Std 35 Light" w:hAnsi="iCiel Avenir LT Std 35 Light" w:cs="Avenir Next LT Pro"/>
            <w:i/>
            <w:iCs/>
            <w:sz w:val="22"/>
            <w:szCs w:val="22"/>
            <w:rPrChange w:id="12309"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310"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2311" w:author="An Tran, ACA (BUV)" w:date="2024-09-13T17:29:00Z" w16du:dateUtc="2024-09-13T10:29:00Z">
              <w:rPr>
                <w:rFonts w:cs="Arial"/>
                <w:i/>
                <w:iCs/>
                <w:szCs w:val="22"/>
              </w:rPr>
            </w:rPrChange>
          </w:rPr>
          <w:delText>c bi</w:delText>
        </w:r>
        <w:r w:rsidRPr="00863667" w:rsidDel="003C6139">
          <w:rPr>
            <w:rFonts w:ascii="iCiel Avenir LT Std 35 Light" w:hAnsi="iCiel Avenir LT Std 35 Light" w:cs="Calibri"/>
            <w:i/>
            <w:iCs/>
            <w:sz w:val="22"/>
            <w:szCs w:val="22"/>
            <w:rPrChange w:id="12312"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313" w:author="An Tran, ACA (BUV)" w:date="2024-09-13T17:29:00Z" w16du:dateUtc="2024-09-13T10:29:00Z">
              <w:rPr>
                <w:rFonts w:cs="Arial"/>
                <w:i/>
                <w:iCs/>
                <w:szCs w:val="22"/>
              </w:rPr>
            </w:rPrChange>
          </w:rPr>
          <w:delText>t khuy</w:delText>
        </w:r>
        <w:r w:rsidRPr="00863667" w:rsidDel="003C6139">
          <w:rPr>
            <w:rFonts w:ascii="iCiel Avenir LT Std 35 Light" w:hAnsi="iCiel Avenir LT Std 35 Light" w:cs="Calibri"/>
            <w:i/>
            <w:iCs/>
            <w:sz w:val="22"/>
            <w:szCs w:val="22"/>
            <w:rPrChange w:id="12314"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2315" w:author="An Tran, ACA (BUV)" w:date="2024-09-13T17:29:00Z" w16du:dateUtc="2024-09-13T10:29:00Z">
              <w:rPr>
                <w:rFonts w:cs="Arial"/>
                <w:i/>
                <w:iCs/>
                <w:szCs w:val="22"/>
              </w:rPr>
            </w:rPrChange>
          </w:rPr>
          <w:delText>n kh</w:delText>
        </w:r>
        <w:r w:rsidRPr="00863667" w:rsidDel="003C6139">
          <w:rPr>
            <w:rFonts w:ascii="iCiel Avenir LT Std 35 Light" w:hAnsi="iCiel Avenir LT Std 35 Light" w:cs="Avenir Next LT Pro"/>
            <w:i/>
            <w:iCs/>
            <w:sz w:val="22"/>
            <w:szCs w:val="22"/>
            <w:rPrChange w:id="12316"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2317" w:author="An Tran, ACA (BUV)" w:date="2024-09-13T17:29:00Z" w16du:dateUtc="2024-09-13T10:29:00Z">
              <w:rPr>
                <w:rFonts w:cs="Arial"/>
                <w:i/>
                <w:iCs/>
                <w:szCs w:val="22"/>
              </w:rPr>
            </w:rPrChange>
          </w:rPr>
          <w:delText>ch c</w:delText>
        </w:r>
        <w:r w:rsidRPr="00863667" w:rsidDel="003C6139">
          <w:rPr>
            <w:rFonts w:ascii="iCiel Avenir LT Std 35 Light" w:hAnsi="iCiel Avenir LT Std 35 Light" w:cs="Avenir Next LT Pro"/>
            <w:i/>
            <w:iCs/>
            <w:sz w:val="22"/>
            <w:szCs w:val="22"/>
            <w:rPrChange w:id="1231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319" w:author="An Tran, ACA (BUV)" w:date="2024-09-13T17:29:00Z" w16du:dateUtc="2024-09-13T10:29:00Z">
              <w:rPr>
                <w:rFonts w:cs="Arial"/>
                <w:i/>
                <w:iCs/>
                <w:szCs w:val="22"/>
              </w:rPr>
            </w:rPrChange>
          </w:rPr>
          <w:delText>c em sinh vi</w:delText>
        </w:r>
        <w:r w:rsidRPr="00863667" w:rsidDel="003C6139">
          <w:rPr>
            <w:rFonts w:ascii="iCiel Avenir LT Std 35 Light" w:hAnsi="iCiel Avenir LT Std 35 Light" w:cs="Avenir Next LT Pro"/>
            <w:i/>
            <w:iCs/>
            <w:sz w:val="22"/>
            <w:szCs w:val="22"/>
            <w:rPrChange w:id="12320"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321" w:author="An Tran, ACA (BUV)" w:date="2024-09-13T17:29:00Z" w16du:dateUtc="2024-09-13T10:29:00Z">
              <w:rPr>
                <w:rFonts w:cs="Arial"/>
                <w:i/>
                <w:iCs/>
                <w:szCs w:val="22"/>
              </w:rPr>
            </w:rPrChange>
          </w:rPr>
          <w:delText>n n</w:delText>
        </w:r>
        <w:r w:rsidRPr="00863667" w:rsidDel="003C6139">
          <w:rPr>
            <w:rFonts w:ascii="iCiel Avenir LT Std 35 Light" w:hAnsi="iCiel Avenir LT Std 35 Light" w:cs="Avenir Next LT Pro"/>
            <w:i/>
            <w:iCs/>
            <w:sz w:val="22"/>
            <w:szCs w:val="22"/>
            <w:rPrChange w:id="12322"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2323" w:author="An Tran, ACA (BUV)" w:date="2024-09-13T17:29:00Z" w16du:dateUtc="2024-09-13T10:29:00Z">
              <w:rPr>
                <w:rFonts w:cs="Arial"/>
                <w:i/>
                <w:iCs/>
                <w:szCs w:val="22"/>
              </w:rPr>
            </w:rPrChange>
          </w:rPr>
          <w:delText>m nh</w:delText>
        </w:r>
        <w:r w:rsidRPr="00863667" w:rsidDel="003C6139">
          <w:rPr>
            <w:rFonts w:ascii="iCiel Avenir LT Std 35 Light" w:hAnsi="iCiel Avenir LT Std 35 Light" w:cs="Calibri"/>
            <w:i/>
            <w:iCs/>
            <w:sz w:val="22"/>
            <w:szCs w:val="22"/>
            <w:rPrChange w:id="12324"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2325" w:author="An Tran, ACA (BUV)" w:date="2024-09-13T17:29:00Z" w16du:dateUtc="2024-09-13T10:29:00Z">
              <w:rPr>
                <w:rFonts w:cs="Arial"/>
                <w:i/>
                <w:iCs/>
                <w:szCs w:val="22"/>
              </w:rPr>
            </w:rPrChange>
          </w:rPr>
          <w:delText>t:</w:delText>
        </w:r>
      </w:del>
    </w:p>
    <w:p w14:paraId="1588FCCD" w14:textId="1C30239A" w:rsidR="00C1363F" w:rsidRPr="00D427AB" w:rsidDel="003C6139" w:rsidRDefault="00C1363F">
      <w:pPr>
        <w:rPr>
          <w:del w:id="12326" w:author="An Tran, ACA (BUV)" w:date="2024-09-12T11:07:00Z" w16du:dateUtc="2024-09-12T04:07:00Z"/>
          <w:rFonts w:cs="Arial"/>
          <w:i/>
          <w:iCs/>
          <w:szCs w:val="22"/>
          <w:lang w:val="vi-VN"/>
        </w:rPr>
        <w:pPrChange w:id="1232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328" w:author="An Tran, ACA (BUV)" w:date="2024-09-12T11:07:00Z" w16du:dateUtc="2024-09-12T04:07:00Z">
        <w:r w:rsidRPr="00863667" w:rsidDel="003C6139">
          <w:rPr>
            <w:rFonts w:ascii="iCiel Avenir LT Std 35 Light" w:hAnsi="iCiel Avenir LT Std 35 Light" w:cs="Arial"/>
            <w:i/>
            <w:iCs/>
            <w:sz w:val="22"/>
            <w:szCs w:val="22"/>
            <w:lang w:val="vi-VN"/>
            <w:rPrChange w:id="12329" w:author="An Tran, ACA (BUV)" w:date="2024-09-13T17:29:00Z" w16du:dateUtc="2024-09-13T10:29:00Z">
              <w:rPr>
                <w:rFonts w:cs="Arial"/>
                <w:i/>
                <w:iCs/>
                <w:szCs w:val="22"/>
                <w:lang w:val="vi-VN"/>
              </w:rPr>
            </w:rPrChange>
          </w:rPr>
          <w:delText>Tham gia vào Tuần lễ Nâng cao Năng lực Cá nhân và Kỹ năng Xã hội PSG dành cho sinh viên năm nhất, kéo dài trong vòng 05 tuần, giúp phát triển năng lực toàn diện trên nhiều lĩnh vực. 05 tuần lễ bao hàm 05 chủ đề: Xu hướng tương lai, Khám phá bản thân, Làm việc nhóm, Kiến tạo giá trị, Lãnh đạo. Các chủ đề này được thiết kế giúp trang bị cho sinh viên những kiến thức và kỹ năng xã hội, nghề nghiệp nền tảng, thiết yếu để phát triển năng lực mạnh mẽ trong các năm học tiếp theo. Chương trình kéo dài trong 05 tuần cũng tạo điều kiện cho sinh viên tận dụng kỳ nghỉ của mình, vừa tham gia các tuần lễ, vừa có thể đi thực tập từ sớm.</w:delText>
        </w:r>
      </w:del>
    </w:p>
    <w:p w14:paraId="435700B7" w14:textId="49080A05" w:rsidR="00C1363F" w:rsidRPr="00D427AB" w:rsidDel="003C6139" w:rsidRDefault="00C1363F">
      <w:pPr>
        <w:rPr>
          <w:del w:id="12330" w:author="An Tran, ACA (BUV)" w:date="2024-09-12T11:07:00Z" w16du:dateUtc="2024-09-12T04:07:00Z"/>
          <w:rFonts w:cs="Arial"/>
          <w:i/>
          <w:iCs/>
          <w:szCs w:val="22"/>
          <w:lang w:val="vi-VN"/>
        </w:rPr>
        <w:pPrChange w:id="1233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332" w:author="An Tran, ACA (BUV)" w:date="2024-09-12T11:07:00Z" w16du:dateUtc="2024-09-12T04:07:00Z">
        <w:r w:rsidRPr="00863667" w:rsidDel="003C6139">
          <w:rPr>
            <w:rFonts w:ascii="iCiel Avenir LT Std 35 Light" w:hAnsi="iCiel Avenir LT Std 35 Light" w:cs="Arial"/>
            <w:i/>
            <w:iCs/>
            <w:sz w:val="22"/>
            <w:szCs w:val="22"/>
            <w:lang w:val="vi-VN"/>
            <w:rPrChange w:id="12333" w:author="An Tran, ACA (BUV)" w:date="2024-09-13T17:29:00Z" w16du:dateUtc="2024-09-13T10:29:00Z">
              <w:rPr>
                <w:rFonts w:cs="Arial"/>
                <w:i/>
                <w:iCs/>
                <w:szCs w:val="22"/>
                <w:lang w:val="vi-VN"/>
              </w:rPr>
            </w:rPrChange>
          </w:rPr>
          <w:delText>Kh</w:delText>
        </w:r>
        <w:r w:rsidRPr="00863667" w:rsidDel="003C6139">
          <w:rPr>
            <w:rFonts w:ascii="iCiel Avenir LT Std 35 Light" w:hAnsi="iCiel Avenir LT Std 35 Light" w:cs="Avenir Next LT Pro"/>
            <w:i/>
            <w:iCs/>
            <w:sz w:val="22"/>
            <w:szCs w:val="22"/>
            <w:lang w:val="vi-VN"/>
            <w:rPrChange w:id="12334" w:author="An Tran, ACA (BUV)" w:date="2024-09-13T17:29:00Z" w16du:dateUtc="2024-09-13T10:29:00Z">
              <w:rPr>
                <w:rFonts w:cs="Avenir Next LT Pro"/>
                <w:i/>
                <w:iCs/>
                <w:szCs w:val="22"/>
                <w:lang w:val="vi-VN"/>
              </w:rPr>
            </w:rPrChange>
          </w:rPr>
          <w:delText>ô</w:delText>
        </w:r>
        <w:r w:rsidRPr="00863667" w:rsidDel="003C6139">
          <w:rPr>
            <w:rFonts w:ascii="iCiel Avenir LT Std 35 Light" w:hAnsi="iCiel Avenir LT Std 35 Light" w:cs="Arial"/>
            <w:i/>
            <w:iCs/>
            <w:sz w:val="22"/>
            <w:szCs w:val="22"/>
            <w:lang w:val="vi-VN"/>
            <w:rPrChange w:id="12335" w:author="An Tran, ACA (BUV)" w:date="2024-09-13T17:29:00Z" w16du:dateUtc="2024-09-13T10:29:00Z">
              <w:rPr>
                <w:rFonts w:cs="Arial"/>
                <w:i/>
                <w:iCs/>
                <w:szCs w:val="22"/>
                <w:lang w:val="vi-VN"/>
              </w:rPr>
            </w:rPrChange>
          </w:rPr>
          <w:delText>ng n</w:delText>
        </w:r>
        <w:r w:rsidRPr="00863667" w:rsidDel="003C6139">
          <w:rPr>
            <w:rFonts w:ascii="iCiel Avenir LT Std 35 Light" w:hAnsi="iCiel Avenir LT Std 35 Light" w:cs="Avenir Next LT Pro"/>
            <w:i/>
            <w:iCs/>
            <w:sz w:val="22"/>
            <w:szCs w:val="22"/>
            <w:lang w:val="vi-VN"/>
            <w:rPrChange w:id="12336"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2337" w:author="An Tran, ACA (BUV)" w:date="2024-09-13T17:29:00Z" w16du:dateUtc="2024-09-13T10:29:00Z">
              <w:rPr>
                <w:rFonts w:cs="Arial"/>
                <w:i/>
                <w:iCs/>
                <w:szCs w:val="22"/>
                <w:lang w:val="vi-VN"/>
              </w:rPr>
            </w:rPrChange>
          </w:rPr>
          <w:delText>n gi</w:delText>
        </w:r>
        <w:r w:rsidRPr="00863667" w:rsidDel="003C6139">
          <w:rPr>
            <w:rFonts w:ascii="iCiel Avenir LT Std 35 Light" w:hAnsi="iCiel Avenir LT Std 35 Light" w:cs="Calibri"/>
            <w:i/>
            <w:iCs/>
            <w:sz w:val="22"/>
            <w:szCs w:val="22"/>
            <w:lang w:val="vi-VN"/>
            <w:rPrChange w:id="12338"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2339" w:author="An Tran, ACA (BUV)" w:date="2024-09-13T17:29:00Z" w16du:dateUtc="2024-09-13T10:29:00Z">
              <w:rPr>
                <w:rFonts w:cs="Arial"/>
                <w:i/>
                <w:iCs/>
                <w:szCs w:val="22"/>
                <w:lang w:val="vi-VN"/>
              </w:rPr>
            </w:rPrChange>
          </w:rPr>
          <w:delText>i h</w:delText>
        </w:r>
        <w:r w:rsidRPr="00863667" w:rsidDel="003C6139">
          <w:rPr>
            <w:rFonts w:ascii="iCiel Avenir LT Std 35 Light" w:hAnsi="iCiel Avenir LT Std 35 Light" w:cs="Calibri"/>
            <w:i/>
            <w:iCs/>
            <w:sz w:val="22"/>
            <w:szCs w:val="22"/>
            <w:lang w:val="vi-VN"/>
            <w:rPrChange w:id="12340"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2341" w:author="An Tran, ACA (BUV)" w:date="2024-09-13T17:29:00Z" w16du:dateUtc="2024-09-13T10:29:00Z">
              <w:rPr>
                <w:rFonts w:cs="Arial"/>
                <w:i/>
                <w:iCs/>
                <w:szCs w:val="22"/>
                <w:lang w:val="vi-VN"/>
              </w:rPr>
            </w:rPrChange>
          </w:rPr>
          <w:delText>n s</w:delText>
        </w:r>
        <w:r w:rsidRPr="00863667" w:rsidDel="003C6139">
          <w:rPr>
            <w:rFonts w:ascii="iCiel Avenir LT Std 35 Light" w:hAnsi="iCiel Avenir LT Std 35 Light" w:cs="Calibri"/>
            <w:i/>
            <w:iCs/>
            <w:sz w:val="22"/>
            <w:szCs w:val="22"/>
            <w:lang w:val="vi-VN"/>
            <w:rPrChange w:id="12342"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2343" w:author="An Tran, ACA (BUV)" w:date="2024-09-13T17:29:00Z" w16du:dateUtc="2024-09-13T10:29:00Z">
              <w:rPr>
                <w:rFonts w:cs="Arial"/>
                <w:i/>
                <w:iCs/>
                <w:szCs w:val="22"/>
                <w:lang w:val="vi-VN"/>
              </w:rPr>
            </w:rPrChange>
          </w:rPr>
          <w:delText xml:space="preserve"> l</w:delText>
        </w:r>
        <w:r w:rsidRPr="00863667" w:rsidDel="003C6139">
          <w:rPr>
            <w:rFonts w:ascii="iCiel Avenir LT Std 35 Light" w:hAnsi="iCiel Avenir LT Std 35 Light" w:cs="Calibri"/>
            <w:i/>
            <w:iCs/>
            <w:sz w:val="22"/>
            <w:szCs w:val="22"/>
            <w:lang w:val="vi-VN"/>
            <w:rPrChange w:id="1234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2345" w:author="An Tran, ACA (BUV)" w:date="2024-09-13T17:29:00Z" w16du:dateUtc="2024-09-13T10:29:00Z">
              <w:rPr>
                <w:rFonts w:cs="Arial"/>
                <w:i/>
                <w:iCs/>
                <w:szCs w:val="22"/>
                <w:lang w:val="vi-VN"/>
              </w:rPr>
            </w:rPrChange>
          </w:rPr>
          <w:delText>a ch</w:delText>
        </w:r>
        <w:r w:rsidRPr="00863667" w:rsidDel="003C6139">
          <w:rPr>
            <w:rFonts w:ascii="iCiel Avenir LT Std 35 Light" w:hAnsi="iCiel Avenir LT Std 35 Light" w:cs="Calibri"/>
            <w:i/>
            <w:iCs/>
            <w:sz w:val="22"/>
            <w:szCs w:val="22"/>
            <w:lang w:val="vi-VN"/>
            <w:rPrChange w:id="12346"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2347"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2348"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2349" w:author="An Tran, ACA (BUV)" w:date="2024-09-13T17:29:00Z" w16du:dateUtc="2024-09-13T10:29:00Z">
              <w:rPr>
                <w:rFonts w:cs="Arial"/>
                <w:i/>
                <w:iCs/>
                <w:szCs w:val="22"/>
                <w:lang w:val="vi-VN"/>
              </w:rPr>
            </w:rPrChange>
          </w:rPr>
          <w:delText>a m</w:delText>
        </w:r>
        <w:r w:rsidRPr="00863667" w:rsidDel="003C6139">
          <w:rPr>
            <w:rFonts w:ascii="iCiel Avenir LT Std 35 Light" w:hAnsi="iCiel Avenir LT Std 35 Light" w:cs="Avenir Next LT Pro"/>
            <w:i/>
            <w:iCs/>
            <w:sz w:val="22"/>
            <w:szCs w:val="22"/>
            <w:lang w:val="vi-VN"/>
            <w:rPrChange w:id="12350" w:author="An Tran, ACA (BUV)" w:date="2024-09-13T17:29:00Z" w16du:dateUtc="2024-09-13T10:29:00Z">
              <w:rPr>
                <w:rFonts w:cs="Avenir Next LT Pro"/>
                <w:i/>
                <w:iCs/>
                <w:szCs w:val="22"/>
                <w:lang w:val="vi-VN"/>
              </w:rPr>
            </w:rPrChange>
          </w:rPr>
          <w:delText>ì</w:delText>
        </w:r>
        <w:r w:rsidRPr="00863667" w:rsidDel="003C6139">
          <w:rPr>
            <w:rFonts w:ascii="iCiel Avenir LT Std 35 Light" w:hAnsi="iCiel Avenir LT Std 35 Light" w:cs="Arial"/>
            <w:i/>
            <w:iCs/>
            <w:sz w:val="22"/>
            <w:szCs w:val="22"/>
            <w:lang w:val="vi-VN"/>
            <w:rPrChange w:id="12351" w:author="An Tran, ACA (BUV)" w:date="2024-09-13T17:29:00Z" w16du:dateUtc="2024-09-13T10:29:00Z">
              <w:rPr>
                <w:rFonts w:cs="Arial"/>
                <w:i/>
                <w:iCs/>
                <w:szCs w:val="22"/>
                <w:lang w:val="vi-VN"/>
              </w:rPr>
            </w:rPrChange>
          </w:rPr>
          <w:delText>nh trong nh</w:delText>
        </w:r>
        <w:r w:rsidRPr="00863667" w:rsidDel="003C6139">
          <w:rPr>
            <w:rFonts w:ascii="iCiel Avenir LT Std 35 Light" w:hAnsi="iCiel Avenir LT Std 35 Light" w:cs="Calibri"/>
            <w:i/>
            <w:iCs/>
            <w:sz w:val="22"/>
            <w:szCs w:val="22"/>
            <w:lang w:val="vi-VN"/>
            <w:rPrChange w:id="12352"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 w:val="22"/>
            <w:szCs w:val="22"/>
            <w:lang w:val="vi-VN"/>
            <w:rPrChange w:id="12353" w:author="An Tran, ACA (BUV)" w:date="2024-09-13T17:29:00Z" w16du:dateUtc="2024-09-13T10:29:00Z">
              <w:rPr>
                <w:rFonts w:cs="Arial"/>
                <w:i/>
                <w:iCs/>
                <w:szCs w:val="22"/>
                <w:lang w:val="vi-VN"/>
              </w:rPr>
            </w:rPrChange>
          </w:rPr>
          <w:delText>ng c</w:delText>
        </w:r>
        <w:r w:rsidRPr="00863667" w:rsidDel="003C6139">
          <w:rPr>
            <w:rFonts w:ascii="iCiel Avenir LT Std 35 Light" w:hAnsi="iCiel Avenir LT Std 35 Light" w:cs="Avenir Next LT Pro"/>
            <w:i/>
            <w:iCs/>
            <w:sz w:val="22"/>
            <w:szCs w:val="22"/>
            <w:lang w:val="vi-VN"/>
            <w:rPrChange w:id="12354" w:author="An Tran, ACA (BUV)" w:date="2024-09-13T17:29:00Z" w16du:dateUtc="2024-09-13T10:29:00Z">
              <w:rPr>
                <w:rFonts w:cs="Avenir Next LT Pro"/>
                <w:i/>
                <w:iCs/>
                <w:szCs w:val="22"/>
                <w:lang w:val="vi-VN"/>
              </w:rPr>
            </w:rPrChange>
          </w:rPr>
          <w:delText>ô</w:delText>
        </w:r>
        <w:r w:rsidRPr="00863667" w:rsidDel="003C6139">
          <w:rPr>
            <w:rFonts w:ascii="iCiel Avenir LT Std 35 Light" w:hAnsi="iCiel Avenir LT Std 35 Light" w:cs="Arial"/>
            <w:i/>
            <w:iCs/>
            <w:sz w:val="22"/>
            <w:szCs w:val="22"/>
            <w:lang w:val="vi-VN"/>
            <w:rPrChange w:id="12355" w:author="An Tran, ACA (BUV)" w:date="2024-09-13T17:29:00Z" w16du:dateUtc="2024-09-13T10:29:00Z">
              <w:rPr>
                <w:rFonts w:cs="Arial"/>
                <w:i/>
                <w:iCs/>
                <w:szCs w:val="22"/>
                <w:lang w:val="vi-VN"/>
              </w:rPr>
            </w:rPrChange>
          </w:rPr>
          <w:delText>ng vi</w:delText>
        </w:r>
        <w:r w:rsidRPr="00863667" w:rsidDel="003C6139">
          <w:rPr>
            <w:rFonts w:ascii="iCiel Avenir LT Std 35 Light" w:hAnsi="iCiel Avenir LT Std 35 Light" w:cs="Calibri"/>
            <w:i/>
            <w:iCs/>
            <w:sz w:val="22"/>
            <w:szCs w:val="22"/>
            <w:lang w:val="vi-VN"/>
            <w:rPrChange w:id="12356"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2357" w:author="An Tran, ACA (BUV)" w:date="2024-09-13T17:29:00Z" w16du:dateUtc="2024-09-13T10:29:00Z">
              <w:rPr>
                <w:rFonts w:cs="Arial"/>
                <w:i/>
                <w:iCs/>
                <w:szCs w:val="22"/>
                <w:lang w:val="vi-VN"/>
              </w:rPr>
            </w:rPrChange>
          </w:rPr>
          <w:delText>c, ng</w:delText>
        </w:r>
        <w:r w:rsidRPr="00863667" w:rsidDel="003C6139">
          <w:rPr>
            <w:rFonts w:ascii="iCiel Avenir LT Std 35 Light" w:hAnsi="iCiel Avenir LT Std 35 Light" w:cs="Avenir Next LT Pro"/>
            <w:i/>
            <w:iCs/>
            <w:sz w:val="22"/>
            <w:szCs w:val="22"/>
            <w:lang w:val="vi-VN"/>
            <w:rPrChange w:id="12358"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2359" w:author="An Tran, ACA (BUV)" w:date="2024-09-13T17:29:00Z" w16du:dateUtc="2024-09-13T10:29:00Z">
              <w:rPr>
                <w:rFonts w:cs="Arial"/>
                <w:i/>
                <w:iCs/>
                <w:szCs w:val="22"/>
                <w:lang w:val="vi-VN"/>
              </w:rPr>
            </w:rPrChange>
          </w:rPr>
          <w:delText>nh ngh</w:delText>
        </w:r>
        <w:r w:rsidRPr="00863667" w:rsidDel="003C6139">
          <w:rPr>
            <w:rFonts w:ascii="iCiel Avenir LT Std 35 Light" w:hAnsi="iCiel Avenir LT Std 35 Light" w:cs="Calibri"/>
            <w:i/>
            <w:iCs/>
            <w:sz w:val="22"/>
            <w:szCs w:val="22"/>
            <w:lang w:val="vi-VN"/>
            <w:rPrChange w:id="12360"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2361" w:author="An Tran, ACA (BUV)" w:date="2024-09-13T17:29:00Z" w16du:dateUtc="2024-09-13T10:29:00Z">
              <w:rPr>
                <w:rFonts w:cs="Arial"/>
                <w:i/>
                <w:iCs/>
                <w:szCs w:val="22"/>
                <w:lang w:val="vi-VN"/>
              </w:rPr>
            </w:rPrChange>
          </w:rPr>
          <w:delText xml:space="preserve"> li</w:delText>
        </w:r>
        <w:r w:rsidRPr="00863667" w:rsidDel="003C6139">
          <w:rPr>
            <w:rFonts w:ascii="iCiel Avenir LT Std 35 Light" w:hAnsi="iCiel Avenir LT Std 35 Light" w:cs="Avenir Next LT Pro"/>
            <w:i/>
            <w:iCs/>
            <w:sz w:val="22"/>
            <w:szCs w:val="22"/>
            <w:lang w:val="vi-VN"/>
            <w:rPrChange w:id="12362"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2363" w:author="An Tran, ACA (BUV)" w:date="2024-09-13T17:29:00Z" w16du:dateUtc="2024-09-13T10:29:00Z">
              <w:rPr>
                <w:rFonts w:cs="Arial"/>
                <w:i/>
                <w:iCs/>
                <w:szCs w:val="22"/>
                <w:lang w:val="vi-VN"/>
              </w:rPr>
            </w:rPrChange>
          </w:rPr>
          <w:delText>n quan tr</w:delText>
        </w:r>
        <w:r w:rsidRPr="00863667" w:rsidDel="003C6139">
          <w:rPr>
            <w:rFonts w:ascii="iCiel Avenir LT Std 35 Light" w:hAnsi="iCiel Avenir LT Std 35 Light" w:cs="Calibri"/>
            <w:i/>
            <w:iCs/>
            <w:sz w:val="22"/>
            <w:szCs w:val="22"/>
            <w:lang w:val="vi-VN"/>
            <w:rPrChange w:id="1236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2365" w:author="An Tran, ACA (BUV)" w:date="2024-09-13T17:29:00Z" w16du:dateUtc="2024-09-13T10:29:00Z">
              <w:rPr>
                <w:rFonts w:cs="Arial"/>
                <w:i/>
                <w:iCs/>
                <w:szCs w:val="22"/>
                <w:lang w:val="vi-VN"/>
              </w:rPr>
            </w:rPrChange>
          </w:rPr>
          <w:delText>c ti</w:delText>
        </w:r>
        <w:r w:rsidRPr="00863667" w:rsidDel="003C6139">
          <w:rPr>
            <w:rFonts w:ascii="iCiel Avenir LT Std 35 Light" w:hAnsi="iCiel Avenir LT Std 35 Light" w:cs="Calibri"/>
            <w:i/>
            <w:iCs/>
            <w:sz w:val="22"/>
            <w:szCs w:val="22"/>
            <w:lang w:val="vi-VN"/>
            <w:rPrChange w:id="12366"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2367" w:author="An Tran, ACA (BUV)" w:date="2024-09-13T17:29:00Z" w16du:dateUtc="2024-09-13T10:29:00Z">
              <w:rPr>
                <w:rFonts w:cs="Arial"/>
                <w:i/>
                <w:iCs/>
                <w:szCs w:val="22"/>
                <w:lang w:val="vi-VN"/>
              </w:rPr>
            </w:rPrChange>
          </w:rPr>
          <w:delText xml:space="preserve">p </w:delText>
        </w:r>
        <w:r w:rsidRPr="00863667" w:rsidDel="003C6139">
          <w:rPr>
            <w:rFonts w:ascii="iCiel Avenir LT Std 35 Light" w:hAnsi="iCiel Avenir LT Std 35 Light" w:cs="Avenir Next LT Pro"/>
            <w:i/>
            <w:iCs/>
            <w:sz w:val="22"/>
            <w:szCs w:val="22"/>
            <w:lang w:val="vi-VN"/>
            <w:rPrChange w:id="12368" w:author="An Tran, ACA (BUV)" w:date="2024-09-13T17:29:00Z" w16du:dateUtc="2024-09-13T10:29:00Z">
              <w:rPr>
                <w:rFonts w:cs="Avenir Next LT Pro"/>
                <w:i/>
                <w:iCs/>
                <w:szCs w:val="22"/>
                <w:lang w:val="vi-VN"/>
              </w:rPr>
            </w:rPrChange>
          </w:rPr>
          <w:delText>đ</w:delText>
        </w:r>
        <w:r w:rsidRPr="00863667" w:rsidDel="003C6139">
          <w:rPr>
            <w:rFonts w:ascii="iCiel Avenir LT Std 35 Light" w:hAnsi="iCiel Avenir LT Std 35 Light" w:cs="Calibri"/>
            <w:i/>
            <w:iCs/>
            <w:sz w:val="22"/>
            <w:szCs w:val="22"/>
            <w:lang w:val="vi-VN"/>
            <w:rPrChange w:id="12369"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2370" w:author="An Tran, ACA (BUV)" w:date="2024-09-13T17:29:00Z" w16du:dateUtc="2024-09-13T10:29:00Z">
              <w:rPr>
                <w:rFonts w:cs="Arial"/>
                <w:i/>
                <w:iCs/>
                <w:szCs w:val="22"/>
                <w:lang w:val="vi-VN"/>
              </w:rPr>
            </w:rPrChange>
          </w:rPr>
          <w:delText>n chuy</w:delText>
        </w:r>
        <w:r w:rsidRPr="00863667" w:rsidDel="003C6139">
          <w:rPr>
            <w:rFonts w:ascii="iCiel Avenir LT Std 35 Light" w:hAnsi="iCiel Avenir LT Std 35 Light" w:cs="Avenir Next LT Pro"/>
            <w:i/>
            <w:iCs/>
            <w:sz w:val="22"/>
            <w:szCs w:val="22"/>
            <w:lang w:val="vi-VN"/>
            <w:rPrChange w:id="12371"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2372" w:author="An Tran, ACA (BUV)" w:date="2024-09-13T17:29:00Z" w16du:dateUtc="2024-09-13T10:29:00Z">
              <w:rPr>
                <w:rFonts w:cs="Arial"/>
                <w:i/>
                <w:iCs/>
                <w:szCs w:val="22"/>
                <w:lang w:val="vi-VN"/>
              </w:rPr>
            </w:rPrChange>
          </w:rPr>
          <w:delText>n ng</w:delText>
        </w:r>
        <w:r w:rsidRPr="00863667" w:rsidDel="003C6139">
          <w:rPr>
            <w:rFonts w:ascii="iCiel Avenir LT Std 35 Light" w:hAnsi="iCiel Avenir LT Std 35 Light" w:cs="Avenir Next LT Pro"/>
            <w:i/>
            <w:iCs/>
            <w:sz w:val="22"/>
            <w:szCs w:val="22"/>
            <w:lang w:val="vi-VN"/>
            <w:rPrChange w:id="12373"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2374" w:author="An Tran, ACA (BUV)" w:date="2024-09-13T17:29:00Z" w16du:dateUtc="2024-09-13T10:29:00Z">
              <w:rPr>
                <w:rFonts w:cs="Arial"/>
                <w:i/>
                <w:iCs/>
                <w:szCs w:val="22"/>
                <w:lang w:val="vi-VN"/>
              </w:rPr>
            </w:rPrChange>
          </w:rPr>
          <w:delText>nh h</w:delText>
        </w:r>
        <w:r w:rsidRPr="00863667" w:rsidDel="003C6139">
          <w:rPr>
            <w:rFonts w:ascii="iCiel Avenir LT Std 35 Light" w:hAnsi="iCiel Avenir LT Std 35 Light" w:cs="Calibri"/>
            <w:i/>
            <w:iCs/>
            <w:sz w:val="22"/>
            <w:szCs w:val="22"/>
            <w:lang w:val="vi-VN"/>
            <w:rPrChange w:id="12375"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2376" w:author="An Tran, ACA (BUV)" w:date="2024-09-13T17:29:00Z" w16du:dateUtc="2024-09-13T10:29:00Z">
              <w:rPr>
                <w:rFonts w:cs="Arial"/>
                <w:i/>
                <w:iCs/>
                <w:szCs w:val="22"/>
                <w:lang w:val="vi-VN"/>
              </w:rPr>
            </w:rPrChange>
          </w:rPr>
          <w:delText>c, m</w:delText>
        </w:r>
        <w:r w:rsidRPr="00863667" w:rsidDel="003C6139">
          <w:rPr>
            <w:rFonts w:ascii="iCiel Avenir LT Std 35 Light" w:hAnsi="iCiel Avenir LT Std 35 Light" w:cs="Avenir Next LT Pro"/>
            <w:i/>
            <w:iCs/>
            <w:sz w:val="22"/>
            <w:szCs w:val="22"/>
            <w:lang w:val="vi-VN"/>
            <w:rPrChange w:id="12377"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2378"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Avenir Next LT Pro"/>
            <w:i/>
            <w:iCs/>
            <w:sz w:val="22"/>
            <w:szCs w:val="22"/>
            <w:lang w:val="vi-VN"/>
            <w:rPrChange w:id="12379" w:author="An Tran, ACA (BUV)" w:date="2024-09-13T17:29:00Z" w16du:dateUtc="2024-09-13T10:29:00Z">
              <w:rPr>
                <w:rFonts w:cs="Avenir Next LT Pro"/>
                <w:i/>
                <w:iCs/>
                <w:szCs w:val="22"/>
                <w:lang w:val="vi-VN"/>
              </w:rPr>
            </w:rPrChange>
          </w:rPr>
          <w:delText>ã</w:delText>
        </w:r>
        <w:r w:rsidRPr="00863667" w:rsidDel="003C6139">
          <w:rPr>
            <w:rFonts w:ascii="iCiel Avenir LT Std 35 Light" w:hAnsi="iCiel Avenir LT Std 35 Light" w:cs="Arial"/>
            <w:i/>
            <w:iCs/>
            <w:sz w:val="22"/>
            <w:szCs w:val="22"/>
            <w:lang w:val="vi-VN"/>
            <w:rPrChange w:id="12380" w:author="An Tran, ACA (BUV)" w:date="2024-09-13T17:29:00Z" w16du:dateUtc="2024-09-13T10:29:00Z">
              <w:rPr>
                <w:rFonts w:cs="Arial"/>
                <w:i/>
                <w:iCs/>
                <w:szCs w:val="22"/>
                <w:lang w:val="vi-VN"/>
              </w:rPr>
            </w:rPrChange>
          </w:rPr>
          <w:delText>y n</w:delText>
        </w:r>
        <w:r w:rsidRPr="00863667" w:rsidDel="003C6139">
          <w:rPr>
            <w:rFonts w:ascii="iCiel Avenir LT Std 35 Light" w:hAnsi="iCiel Avenir LT Std 35 Light" w:cs="Avenir Next LT Pro"/>
            <w:i/>
            <w:iCs/>
            <w:sz w:val="22"/>
            <w:szCs w:val="22"/>
            <w:lang w:val="vi-VN"/>
            <w:rPrChange w:id="12381"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2382" w:author="An Tran, ACA (BUV)" w:date="2024-09-13T17:29:00Z" w16du:dateUtc="2024-09-13T10:29:00Z">
              <w:rPr>
                <w:rFonts w:cs="Arial"/>
                <w:i/>
                <w:iCs/>
                <w:szCs w:val="22"/>
                <w:lang w:val="vi-VN"/>
              </w:rPr>
            </w:rPrChange>
          </w:rPr>
          <w:delText>n m</w:delText>
        </w:r>
        <w:r w:rsidRPr="00863667" w:rsidDel="003C6139">
          <w:rPr>
            <w:rFonts w:ascii="iCiel Avenir LT Std 35 Light" w:hAnsi="iCiel Avenir LT Std 35 Light" w:cs="Calibri"/>
            <w:i/>
            <w:iCs/>
            <w:sz w:val="22"/>
            <w:szCs w:val="22"/>
            <w:lang w:val="vi-VN"/>
            <w:rPrChange w:id="12383" w:author="An Tran, ACA (BUV)" w:date="2024-09-13T17:29:00Z" w16du:dateUtc="2024-09-13T10:29:00Z">
              <w:rPr>
                <w:rFonts w:cs="Calibri"/>
                <w:i/>
                <w:iCs/>
                <w:szCs w:val="22"/>
                <w:lang w:val="vi-VN"/>
              </w:rPr>
            </w:rPrChange>
          </w:rPr>
          <w:delText>ở</w:delText>
        </w:r>
        <w:r w:rsidRPr="00863667" w:rsidDel="003C6139">
          <w:rPr>
            <w:rFonts w:ascii="iCiel Avenir LT Std 35 Light" w:hAnsi="iCiel Avenir LT Std 35 Light" w:cs="Arial"/>
            <w:i/>
            <w:iCs/>
            <w:sz w:val="22"/>
            <w:szCs w:val="22"/>
            <w:lang w:val="vi-VN"/>
            <w:rPrChange w:id="12384" w:author="An Tran, ACA (BUV)" w:date="2024-09-13T17:29:00Z" w16du:dateUtc="2024-09-13T10:29:00Z">
              <w:rPr>
                <w:rFonts w:cs="Arial"/>
                <w:i/>
                <w:iCs/>
                <w:szCs w:val="22"/>
                <w:lang w:val="vi-VN"/>
              </w:rPr>
            </w:rPrChange>
          </w:rPr>
          <w:delText xml:space="preserve"> r</w:delText>
        </w:r>
        <w:r w:rsidRPr="00863667" w:rsidDel="003C6139">
          <w:rPr>
            <w:rFonts w:ascii="iCiel Avenir LT Std 35 Light" w:hAnsi="iCiel Avenir LT Std 35 Light" w:cs="Calibri"/>
            <w:i/>
            <w:iCs/>
            <w:sz w:val="22"/>
            <w:szCs w:val="22"/>
            <w:lang w:val="vi-VN"/>
            <w:rPrChange w:id="12385"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2386" w:author="An Tran, ACA (BUV)" w:date="2024-09-13T17:29:00Z" w16du:dateUtc="2024-09-13T10:29:00Z">
              <w:rPr>
                <w:rFonts w:cs="Arial"/>
                <w:i/>
                <w:iCs/>
                <w:szCs w:val="22"/>
                <w:lang w:val="vi-VN"/>
              </w:rPr>
            </w:rPrChange>
          </w:rPr>
          <w:delText>ng c</w:delText>
        </w:r>
        <w:r w:rsidRPr="00863667" w:rsidDel="003C6139">
          <w:rPr>
            <w:rFonts w:ascii="iCiel Avenir LT Std 35 Light" w:hAnsi="iCiel Avenir LT Std 35 Light" w:cs="Calibri"/>
            <w:i/>
            <w:iCs/>
            <w:sz w:val="22"/>
            <w:szCs w:val="22"/>
            <w:lang w:val="vi-VN"/>
            <w:rPrChange w:id="12387"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 w:val="22"/>
            <w:szCs w:val="22"/>
            <w:lang w:val="vi-VN"/>
            <w:rPrChange w:id="12388"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2389"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2390" w:author="An Tran, ACA (BUV)" w:date="2024-09-13T17:29:00Z" w16du:dateUtc="2024-09-13T10:29:00Z">
              <w:rPr>
                <w:rFonts w:cs="Arial"/>
                <w:i/>
                <w:iCs/>
                <w:szCs w:val="22"/>
                <w:lang w:val="vi-VN"/>
              </w:rPr>
            </w:rPrChange>
          </w:rPr>
          <w:delText>i c</w:delText>
        </w:r>
        <w:r w:rsidRPr="00863667" w:rsidDel="003C6139">
          <w:rPr>
            <w:rFonts w:ascii="iCiel Avenir LT Std 35 Light" w:hAnsi="iCiel Avenir LT Std 35 Light" w:cs="Calibri"/>
            <w:i/>
            <w:iCs/>
            <w:sz w:val="22"/>
            <w:szCs w:val="22"/>
            <w:lang w:val="vi-VN"/>
            <w:rPrChange w:id="12391"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2392" w:author="An Tran, ACA (BUV)" w:date="2024-09-13T17:29:00Z" w16du:dateUtc="2024-09-13T10:29:00Z">
              <w:rPr>
                <w:rFonts w:cs="Arial"/>
                <w:i/>
                <w:iCs/>
                <w:szCs w:val="22"/>
                <w:lang w:val="vi-VN"/>
              </w:rPr>
            </w:rPrChange>
          </w:rPr>
          <w:delText>a m</w:delText>
        </w:r>
        <w:r w:rsidRPr="00863667" w:rsidDel="003C6139">
          <w:rPr>
            <w:rFonts w:ascii="iCiel Avenir LT Std 35 Light" w:hAnsi="iCiel Avenir LT Std 35 Light" w:cs="Avenir Next LT Pro"/>
            <w:i/>
            <w:iCs/>
            <w:sz w:val="22"/>
            <w:szCs w:val="22"/>
            <w:lang w:val="vi-VN"/>
            <w:rPrChange w:id="12393" w:author="An Tran, ACA (BUV)" w:date="2024-09-13T17:29:00Z" w16du:dateUtc="2024-09-13T10:29:00Z">
              <w:rPr>
                <w:rFonts w:cs="Avenir Next LT Pro"/>
                <w:i/>
                <w:iCs/>
                <w:szCs w:val="22"/>
                <w:lang w:val="vi-VN"/>
              </w:rPr>
            </w:rPrChange>
          </w:rPr>
          <w:delText>ì</w:delText>
        </w:r>
        <w:r w:rsidRPr="00863667" w:rsidDel="003C6139">
          <w:rPr>
            <w:rFonts w:ascii="iCiel Avenir LT Std 35 Light" w:hAnsi="iCiel Avenir LT Std 35 Light" w:cs="Arial"/>
            <w:i/>
            <w:iCs/>
            <w:sz w:val="22"/>
            <w:szCs w:val="22"/>
            <w:lang w:val="vi-VN"/>
            <w:rPrChange w:id="12394" w:author="An Tran, ACA (BUV)" w:date="2024-09-13T17:29:00Z" w16du:dateUtc="2024-09-13T10:29:00Z">
              <w:rPr>
                <w:rFonts w:cs="Arial"/>
                <w:i/>
                <w:iCs/>
                <w:szCs w:val="22"/>
                <w:lang w:val="vi-VN"/>
              </w:rPr>
            </w:rPrChange>
          </w:rPr>
          <w:delText xml:space="preserve">nh </w:delText>
        </w:r>
        <w:r w:rsidRPr="00863667" w:rsidDel="003C6139">
          <w:rPr>
            <w:rFonts w:ascii="iCiel Avenir LT Std 35 Light" w:hAnsi="iCiel Avenir LT Std 35 Light" w:cs="Avenir Next LT Pro"/>
            <w:i/>
            <w:iCs/>
            <w:sz w:val="22"/>
            <w:szCs w:val="22"/>
            <w:lang w:val="vi-VN"/>
            <w:rPrChange w:id="12395" w:author="An Tran, ACA (BUV)" w:date="2024-09-13T17:29:00Z" w16du:dateUtc="2024-09-13T10:29:00Z">
              <w:rPr>
                <w:rFonts w:cs="Avenir Next LT Pro"/>
                <w:i/>
                <w:iCs/>
                <w:szCs w:val="22"/>
                <w:lang w:val="vi-VN"/>
              </w:rPr>
            </w:rPrChange>
          </w:rPr>
          <w:delText>đ</w:delText>
        </w:r>
        <w:r w:rsidRPr="00863667" w:rsidDel="003C6139">
          <w:rPr>
            <w:rFonts w:ascii="iCiel Avenir LT Std 35 Light" w:hAnsi="iCiel Avenir LT Std 35 Light" w:cs="Calibri"/>
            <w:i/>
            <w:iCs/>
            <w:sz w:val="22"/>
            <w:szCs w:val="22"/>
            <w:lang w:val="vi-VN"/>
            <w:rPrChange w:id="12396"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2397"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2398"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2399" w:author="An Tran, ACA (BUV)" w:date="2024-09-13T17:29:00Z" w16du:dateUtc="2024-09-13T10:29:00Z">
              <w:rPr>
                <w:rFonts w:cs="Arial"/>
                <w:i/>
                <w:iCs/>
                <w:szCs w:val="22"/>
                <w:lang w:val="vi-VN"/>
              </w:rPr>
            </w:rPrChange>
          </w:rPr>
          <w:delText>c h</w:delText>
        </w:r>
        <w:r w:rsidRPr="00863667" w:rsidDel="003C6139">
          <w:rPr>
            <w:rFonts w:ascii="iCiel Avenir LT Std 35 Light" w:hAnsi="iCiel Avenir LT Std 35 Light" w:cs="Calibri"/>
            <w:i/>
            <w:iCs/>
            <w:sz w:val="22"/>
            <w:szCs w:val="22"/>
            <w:lang w:val="vi-VN"/>
            <w:rPrChange w:id="12400" w:author="An Tran, ACA (BUV)" w:date="2024-09-13T17:29:00Z" w16du:dateUtc="2024-09-13T10:29:00Z">
              <w:rPr>
                <w:rFonts w:cs="Calibri"/>
                <w:i/>
                <w:iCs/>
                <w:szCs w:val="22"/>
                <w:lang w:val="vi-VN"/>
              </w:rPr>
            </w:rPrChange>
          </w:rPr>
          <w:delText>ỏ</w:delText>
        </w:r>
        <w:r w:rsidRPr="00863667" w:rsidDel="003C6139">
          <w:rPr>
            <w:rFonts w:ascii="iCiel Avenir LT Std 35 Light" w:hAnsi="iCiel Avenir LT Std 35 Light" w:cs="Arial"/>
            <w:i/>
            <w:iCs/>
            <w:sz w:val="22"/>
            <w:szCs w:val="22"/>
            <w:lang w:val="vi-VN"/>
            <w:rPrChange w:id="12401" w:author="An Tran, ACA (BUV)" w:date="2024-09-13T17:29:00Z" w16du:dateUtc="2024-09-13T10:29:00Z">
              <w:rPr>
                <w:rFonts w:cs="Arial"/>
                <w:i/>
                <w:iCs/>
                <w:szCs w:val="22"/>
                <w:lang w:val="vi-VN"/>
              </w:rPr>
            </w:rPrChange>
          </w:rPr>
          <w:delText>i nh</w:delText>
        </w:r>
        <w:r w:rsidRPr="00863667" w:rsidDel="003C6139">
          <w:rPr>
            <w:rFonts w:ascii="iCiel Avenir LT Std 35 Light" w:hAnsi="iCiel Avenir LT Std 35 Light" w:cs="Calibri"/>
            <w:i/>
            <w:iCs/>
            <w:sz w:val="22"/>
            <w:szCs w:val="22"/>
            <w:lang w:val="vi-VN"/>
            <w:rPrChange w:id="12402"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 w:val="22"/>
            <w:szCs w:val="22"/>
            <w:lang w:val="vi-VN"/>
            <w:rPrChange w:id="12403"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Avenir Next LT Pro"/>
            <w:i/>
            <w:iCs/>
            <w:sz w:val="22"/>
            <w:szCs w:val="22"/>
            <w:lang w:val="vi-VN"/>
            <w:rPrChange w:id="12404" w:author="An Tran, ACA (BUV)" w:date="2024-09-13T17:29:00Z" w16du:dateUtc="2024-09-13T10:29:00Z">
              <w:rPr>
                <w:rFonts w:cs="Avenir Next LT Pro"/>
                <w:i/>
                <w:iCs/>
                <w:szCs w:val="22"/>
                <w:lang w:val="vi-VN"/>
              </w:rPr>
            </w:rPrChange>
          </w:rPr>
          <w:delText>đ</w:delText>
        </w:r>
        <w:r w:rsidRPr="00863667" w:rsidDel="003C6139">
          <w:rPr>
            <w:rFonts w:ascii="iCiel Avenir LT Std 35 Light" w:hAnsi="iCiel Avenir LT Std 35 Light" w:cs="Arial"/>
            <w:i/>
            <w:iCs/>
            <w:sz w:val="22"/>
            <w:szCs w:val="22"/>
            <w:lang w:val="vi-VN"/>
            <w:rPrChange w:id="12405"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2406"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2407" w:author="An Tran, ACA (BUV)" w:date="2024-09-13T17:29:00Z" w16du:dateUtc="2024-09-13T10:29:00Z">
              <w:rPr>
                <w:rFonts w:cs="Arial"/>
                <w:i/>
                <w:iCs/>
                <w:szCs w:val="22"/>
                <w:lang w:val="vi-VN"/>
              </w:rPr>
            </w:rPrChange>
          </w:rPr>
          <w:delText>u c</w:delText>
        </w:r>
        <w:r w:rsidRPr="00863667" w:rsidDel="003C6139">
          <w:rPr>
            <w:rFonts w:ascii="iCiel Avenir LT Std 35 Light" w:hAnsi="iCiel Avenir LT Std 35 Light" w:cs="Avenir Next LT Pro"/>
            <w:i/>
            <w:iCs/>
            <w:sz w:val="22"/>
            <w:szCs w:val="22"/>
            <w:lang w:val="vi-VN"/>
            <w:rPrChange w:id="12408"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2409" w:author="An Tran, ACA (BUV)" w:date="2024-09-13T17:29:00Z" w16du:dateUtc="2024-09-13T10:29:00Z">
              <w:rPr>
                <w:rFonts w:cs="Arial"/>
                <w:i/>
                <w:iCs/>
                <w:szCs w:val="22"/>
                <w:lang w:val="vi-VN"/>
              </w:rPr>
            </w:rPrChange>
          </w:rPr>
          <w:delText>c em mu</w:delText>
        </w:r>
        <w:r w:rsidRPr="00863667" w:rsidDel="003C6139">
          <w:rPr>
            <w:rFonts w:ascii="iCiel Avenir LT Std 35 Light" w:hAnsi="iCiel Avenir LT Std 35 Light" w:cs="Calibri"/>
            <w:i/>
            <w:iCs/>
            <w:sz w:val="22"/>
            <w:szCs w:val="22"/>
            <w:lang w:val="vi-VN"/>
            <w:rPrChange w:id="12410"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2411" w:author="An Tran, ACA (BUV)" w:date="2024-09-13T17:29:00Z" w16du:dateUtc="2024-09-13T10:29:00Z">
              <w:rPr>
                <w:rFonts w:cs="Arial"/>
                <w:i/>
                <w:iCs/>
                <w:szCs w:val="22"/>
                <w:lang w:val="vi-VN"/>
              </w:rPr>
            </w:rPrChange>
          </w:rPr>
          <w:delText>n h</w:delText>
        </w:r>
        <w:r w:rsidRPr="00863667" w:rsidDel="003C6139">
          <w:rPr>
            <w:rFonts w:ascii="iCiel Avenir LT Std 35 Light" w:hAnsi="iCiel Avenir LT Std 35 Light" w:cs="Calibri"/>
            <w:i/>
            <w:iCs/>
            <w:sz w:val="22"/>
            <w:szCs w:val="22"/>
            <w:lang w:val="vi-VN"/>
            <w:rPrChange w:id="12412"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2413"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2414" w:author="An Tran, ACA (BUV)" w:date="2024-09-13T17:29:00Z" w16du:dateUtc="2024-09-13T10:29:00Z">
              <w:rPr>
                <w:rFonts w:cs="Calibri"/>
                <w:i/>
                <w:iCs/>
                <w:szCs w:val="22"/>
                <w:lang w:val="vi-VN"/>
              </w:rPr>
            </w:rPrChange>
          </w:rPr>
          <w:delText>ừ</w:delText>
        </w:r>
        <w:r w:rsidRPr="00863667" w:rsidDel="003C6139">
          <w:rPr>
            <w:rFonts w:ascii="iCiel Avenir LT Std 35 Light" w:hAnsi="iCiel Avenir LT Std 35 Light" w:cs="Arial"/>
            <w:i/>
            <w:iCs/>
            <w:sz w:val="22"/>
            <w:szCs w:val="22"/>
            <w:lang w:val="vi-VN"/>
            <w:rPrChange w:id="12415" w:author="An Tran, ACA (BUV)" w:date="2024-09-13T17:29:00Z" w16du:dateUtc="2024-09-13T10:29:00Z">
              <w:rPr>
                <w:rFonts w:cs="Arial"/>
                <w:i/>
                <w:iCs/>
                <w:szCs w:val="22"/>
                <w:lang w:val="vi-VN"/>
              </w:rPr>
            </w:rPrChange>
          </w:rPr>
          <w:delText xml:space="preserve"> b</w:delText>
        </w:r>
        <w:r w:rsidRPr="00863667" w:rsidDel="003C6139">
          <w:rPr>
            <w:rFonts w:ascii="iCiel Avenir LT Std 35 Light" w:hAnsi="iCiel Avenir LT Std 35 Light" w:cs="Calibri"/>
            <w:i/>
            <w:iCs/>
            <w:sz w:val="22"/>
            <w:szCs w:val="22"/>
            <w:lang w:val="vi-VN"/>
            <w:rPrChange w:id="12416"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2417" w:author="An Tran, ACA (BUV)" w:date="2024-09-13T17:29:00Z" w16du:dateUtc="2024-09-13T10:29:00Z">
              <w:rPr>
                <w:rFonts w:cs="Arial"/>
                <w:i/>
                <w:iCs/>
                <w:szCs w:val="22"/>
                <w:lang w:val="vi-VN"/>
              </w:rPr>
            </w:rPrChange>
          </w:rPr>
          <w:delText>t c</w:delText>
        </w:r>
        <w:r w:rsidRPr="00863667" w:rsidDel="003C6139">
          <w:rPr>
            <w:rFonts w:ascii="iCiel Avenir LT Std 35 Light" w:hAnsi="iCiel Avenir LT Std 35 Light" w:cs="Calibri"/>
            <w:i/>
            <w:iCs/>
            <w:sz w:val="22"/>
            <w:szCs w:val="22"/>
            <w:lang w:val="vi-VN"/>
            <w:rPrChange w:id="12418"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2419" w:author="An Tran, ACA (BUV)" w:date="2024-09-13T17:29:00Z" w16du:dateUtc="2024-09-13T10:29:00Z">
              <w:rPr>
                <w:rFonts w:cs="Arial"/>
                <w:i/>
                <w:iCs/>
                <w:szCs w:val="22"/>
                <w:lang w:val="vi-VN"/>
              </w:rPr>
            </w:rPrChange>
          </w:rPr>
          <w:delText xml:space="preserve"> ng</w:delText>
        </w:r>
        <w:r w:rsidRPr="00863667" w:rsidDel="003C6139">
          <w:rPr>
            <w:rFonts w:ascii="iCiel Avenir LT Std 35 Light" w:hAnsi="iCiel Avenir LT Std 35 Light" w:cs="Avenir Next LT Pro"/>
            <w:i/>
            <w:iCs/>
            <w:sz w:val="22"/>
            <w:szCs w:val="22"/>
            <w:lang w:val="vi-VN"/>
            <w:rPrChange w:id="12420"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2421" w:author="An Tran, ACA (BUV)" w:date="2024-09-13T17:29:00Z" w16du:dateUtc="2024-09-13T10:29:00Z">
              <w:rPr>
                <w:rFonts w:cs="Arial"/>
                <w:i/>
                <w:iCs/>
                <w:szCs w:val="22"/>
                <w:lang w:val="vi-VN"/>
              </w:rPr>
            </w:rPrChange>
          </w:rPr>
          <w:delText>nh ngh</w:delText>
        </w:r>
        <w:r w:rsidRPr="00863667" w:rsidDel="003C6139">
          <w:rPr>
            <w:rFonts w:ascii="iCiel Avenir LT Std 35 Light" w:hAnsi="iCiel Avenir LT Std 35 Light" w:cs="Calibri"/>
            <w:i/>
            <w:iCs/>
            <w:sz w:val="22"/>
            <w:szCs w:val="22"/>
            <w:lang w:val="vi-VN"/>
            <w:rPrChange w:id="12422"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2423" w:author="An Tran, ACA (BUV)" w:date="2024-09-13T17:29:00Z" w16du:dateUtc="2024-09-13T10:29:00Z">
              <w:rPr>
                <w:rFonts w:cs="Arial"/>
                <w:i/>
                <w:iCs/>
                <w:szCs w:val="22"/>
                <w:lang w:val="vi-VN"/>
              </w:rPr>
            </w:rPrChange>
          </w:rPr>
          <w:delText>, l</w:delText>
        </w:r>
        <w:r w:rsidRPr="00863667" w:rsidDel="003C6139">
          <w:rPr>
            <w:rFonts w:ascii="iCiel Avenir LT Std 35 Light" w:hAnsi="iCiel Avenir LT Std 35 Light" w:cs="Avenir Next LT Pro"/>
            <w:i/>
            <w:iCs/>
            <w:sz w:val="22"/>
            <w:szCs w:val="22"/>
            <w:lang w:val="vi-VN"/>
            <w:rPrChange w:id="12424" w:author="An Tran, ACA (BUV)" w:date="2024-09-13T17:29:00Z" w16du:dateUtc="2024-09-13T10:29:00Z">
              <w:rPr>
                <w:rFonts w:cs="Avenir Next LT Pro"/>
                <w:i/>
                <w:iCs/>
                <w:szCs w:val="22"/>
                <w:lang w:val="vi-VN"/>
              </w:rPr>
            </w:rPrChange>
          </w:rPr>
          <w:delText>ĩ</w:delText>
        </w:r>
        <w:r w:rsidRPr="00863667" w:rsidDel="003C6139">
          <w:rPr>
            <w:rFonts w:ascii="iCiel Avenir LT Std 35 Light" w:hAnsi="iCiel Avenir LT Std 35 Light" w:cs="Arial"/>
            <w:i/>
            <w:iCs/>
            <w:sz w:val="22"/>
            <w:szCs w:val="22"/>
            <w:lang w:val="vi-VN"/>
            <w:rPrChange w:id="12425" w:author="An Tran, ACA (BUV)" w:date="2024-09-13T17:29:00Z" w16du:dateUtc="2024-09-13T10:29:00Z">
              <w:rPr>
                <w:rFonts w:cs="Arial"/>
                <w:i/>
                <w:iCs/>
                <w:szCs w:val="22"/>
                <w:lang w:val="vi-VN"/>
              </w:rPr>
            </w:rPrChange>
          </w:rPr>
          <w:delText>nh v</w:delText>
        </w:r>
        <w:r w:rsidRPr="00863667" w:rsidDel="003C6139">
          <w:rPr>
            <w:rFonts w:ascii="iCiel Avenir LT Std 35 Light" w:hAnsi="iCiel Avenir LT Std 35 Light" w:cs="Calibri"/>
            <w:i/>
            <w:iCs/>
            <w:sz w:val="22"/>
            <w:szCs w:val="22"/>
            <w:lang w:val="vi-VN"/>
            <w:rPrChange w:id="12426"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2427" w:author="An Tran, ACA (BUV)" w:date="2024-09-13T17:29:00Z" w16du:dateUtc="2024-09-13T10:29:00Z">
              <w:rPr>
                <w:rFonts w:cs="Arial"/>
                <w:i/>
                <w:iCs/>
                <w:szCs w:val="22"/>
                <w:lang w:val="vi-VN"/>
              </w:rPr>
            </w:rPrChange>
          </w:rPr>
          <w:delText>c n</w:delText>
        </w:r>
        <w:r w:rsidRPr="00863667" w:rsidDel="003C6139">
          <w:rPr>
            <w:rFonts w:ascii="iCiel Avenir LT Std 35 Light" w:hAnsi="iCiel Avenir LT Std 35 Light" w:cs="Avenir Next LT Pro"/>
            <w:i/>
            <w:iCs/>
            <w:sz w:val="22"/>
            <w:szCs w:val="22"/>
            <w:lang w:val="vi-VN"/>
            <w:rPrChange w:id="12428"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2429" w:author="An Tran, ACA (BUV)" w:date="2024-09-13T17:29:00Z" w16du:dateUtc="2024-09-13T10:29:00Z">
              <w:rPr>
                <w:rFonts w:cs="Arial"/>
                <w:i/>
                <w:iCs/>
                <w:szCs w:val="22"/>
                <w:lang w:val="vi-VN"/>
              </w:rPr>
            </w:rPrChange>
          </w:rPr>
          <w:delText xml:space="preserve">o, </w:delText>
        </w:r>
        <w:r w:rsidRPr="00863667" w:rsidDel="003C6139">
          <w:rPr>
            <w:rFonts w:ascii="iCiel Avenir LT Std 35 Light" w:hAnsi="iCiel Avenir LT Std 35 Light" w:cs="Avenir Next LT Pro"/>
            <w:i/>
            <w:iCs/>
            <w:sz w:val="22"/>
            <w:szCs w:val="22"/>
            <w:lang w:val="vi-VN"/>
            <w:rPrChange w:id="12430" w:author="An Tran, ACA (BUV)" w:date="2024-09-13T17:29:00Z" w16du:dateUtc="2024-09-13T10:29:00Z">
              <w:rPr>
                <w:rFonts w:cs="Avenir Next LT Pro"/>
                <w:i/>
                <w:iCs/>
                <w:szCs w:val="22"/>
                <w:lang w:val="vi-VN"/>
              </w:rPr>
            </w:rPrChange>
          </w:rPr>
          <w:delText>đ</w:delText>
        </w:r>
        <w:r w:rsidRPr="00863667" w:rsidDel="003C6139">
          <w:rPr>
            <w:rFonts w:ascii="iCiel Avenir LT Std 35 Light" w:hAnsi="iCiel Avenir LT Std 35 Light" w:cs="Calibri"/>
            <w:i/>
            <w:iCs/>
            <w:sz w:val="22"/>
            <w:szCs w:val="22"/>
            <w:lang w:val="vi-VN"/>
            <w:rPrChange w:id="12431"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2432" w:author="An Tran, ACA (BUV)" w:date="2024-09-13T17:29:00Z" w16du:dateUtc="2024-09-13T10:29:00Z">
              <w:rPr>
                <w:rFonts w:cs="Arial"/>
                <w:i/>
                <w:iCs/>
                <w:szCs w:val="22"/>
                <w:lang w:val="vi-VN"/>
              </w:rPr>
            </w:rPrChange>
          </w:rPr>
          <w:delText xml:space="preserve"> t</w:delText>
        </w:r>
        <w:r w:rsidRPr="00863667" w:rsidDel="003C6139">
          <w:rPr>
            <w:rFonts w:ascii="iCiel Avenir LT Std 35 Light" w:hAnsi="iCiel Avenir LT Std 35 Light" w:cs="Avenir Next LT Pro"/>
            <w:i/>
            <w:iCs/>
            <w:sz w:val="22"/>
            <w:szCs w:val="22"/>
            <w:lang w:val="vi-VN"/>
            <w:rPrChange w:id="12433" w:author="An Tran, ACA (BUV)" w:date="2024-09-13T17:29:00Z" w16du:dateUtc="2024-09-13T10:29:00Z">
              <w:rPr>
                <w:rFonts w:cs="Avenir Next LT Pro"/>
                <w:i/>
                <w:iCs/>
                <w:szCs w:val="22"/>
                <w:lang w:val="vi-VN"/>
              </w:rPr>
            </w:rPrChange>
          </w:rPr>
          <w:delText>ì</w:delText>
        </w:r>
        <w:r w:rsidRPr="00863667" w:rsidDel="003C6139">
          <w:rPr>
            <w:rFonts w:ascii="iCiel Avenir LT Std 35 Light" w:hAnsi="iCiel Avenir LT Std 35 Light" w:cs="Arial"/>
            <w:i/>
            <w:iCs/>
            <w:sz w:val="22"/>
            <w:szCs w:val="22"/>
            <w:lang w:val="vi-VN"/>
            <w:rPrChange w:id="12434" w:author="An Tran, ACA (BUV)" w:date="2024-09-13T17:29:00Z" w16du:dateUtc="2024-09-13T10:29:00Z">
              <w:rPr>
                <w:rFonts w:cs="Arial"/>
                <w:i/>
                <w:iCs/>
                <w:szCs w:val="22"/>
                <w:lang w:val="vi-VN"/>
              </w:rPr>
            </w:rPrChange>
          </w:rPr>
          <w:delText>m ra ni</w:delText>
        </w:r>
        <w:r w:rsidRPr="00863667" w:rsidDel="003C6139">
          <w:rPr>
            <w:rFonts w:ascii="iCiel Avenir LT Std 35 Light" w:hAnsi="iCiel Avenir LT Std 35 Light" w:cs="Calibri"/>
            <w:i/>
            <w:iCs/>
            <w:sz w:val="22"/>
            <w:szCs w:val="22"/>
            <w:lang w:val="vi-VN"/>
            <w:rPrChange w:id="12435"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2436" w:author="An Tran, ACA (BUV)" w:date="2024-09-13T17:29:00Z" w16du:dateUtc="2024-09-13T10:29:00Z">
              <w:rPr>
                <w:rFonts w:cs="Arial"/>
                <w:i/>
                <w:iCs/>
                <w:szCs w:val="22"/>
                <w:lang w:val="vi-VN"/>
              </w:rPr>
            </w:rPrChange>
          </w:rPr>
          <w:delText>m h</w:delText>
        </w:r>
        <w:r w:rsidRPr="00863667" w:rsidDel="003C6139">
          <w:rPr>
            <w:rFonts w:ascii="iCiel Avenir LT Std 35 Light" w:hAnsi="iCiel Avenir LT Std 35 Light" w:cs="Calibri"/>
            <w:i/>
            <w:iCs/>
            <w:sz w:val="22"/>
            <w:szCs w:val="22"/>
            <w:lang w:val="vi-VN"/>
            <w:rPrChange w:id="12437"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2438" w:author="An Tran, ACA (BUV)" w:date="2024-09-13T17:29:00Z" w16du:dateUtc="2024-09-13T10:29:00Z">
              <w:rPr>
                <w:rFonts w:cs="Arial"/>
                <w:i/>
                <w:iCs/>
                <w:szCs w:val="22"/>
                <w:lang w:val="vi-VN"/>
              </w:rPr>
            </w:rPrChange>
          </w:rPr>
          <w:delText>ng th</w:delText>
        </w:r>
        <w:r w:rsidRPr="00863667" w:rsidDel="003C6139">
          <w:rPr>
            <w:rFonts w:ascii="iCiel Avenir LT Std 35 Light" w:hAnsi="iCiel Avenir LT Std 35 Light" w:cs="Avenir Next LT Pro"/>
            <w:i/>
            <w:iCs/>
            <w:sz w:val="22"/>
            <w:szCs w:val="22"/>
            <w:lang w:val="vi-VN"/>
            <w:rPrChange w:id="12439" w:author="An Tran, ACA (BUV)" w:date="2024-09-13T17:29:00Z" w16du:dateUtc="2024-09-13T10:29:00Z">
              <w:rPr>
                <w:rFonts w:cs="Avenir Next LT Pro"/>
                <w:i/>
                <w:iCs/>
                <w:szCs w:val="22"/>
                <w:lang w:val="vi-VN"/>
              </w:rPr>
            </w:rPrChange>
          </w:rPr>
          <w:delText>ú</w:delText>
        </w:r>
        <w:r w:rsidRPr="00863667" w:rsidDel="003C6139">
          <w:rPr>
            <w:rFonts w:ascii="iCiel Avenir LT Std 35 Light" w:hAnsi="iCiel Avenir LT Std 35 Light" w:cs="Arial"/>
            <w:i/>
            <w:iCs/>
            <w:sz w:val="22"/>
            <w:szCs w:val="22"/>
            <w:lang w:val="vi-VN"/>
            <w:rPrChange w:id="12440" w:author="An Tran, ACA (BUV)" w:date="2024-09-13T17:29:00Z" w16du:dateUtc="2024-09-13T10:29:00Z">
              <w:rPr>
                <w:rFonts w:cs="Arial"/>
                <w:i/>
                <w:iCs/>
                <w:szCs w:val="22"/>
                <w:lang w:val="vi-VN"/>
              </w:rPr>
            </w:rPrChange>
          </w:rPr>
          <w:delText>, th</w:delText>
        </w:r>
        <w:r w:rsidRPr="00863667" w:rsidDel="003C6139">
          <w:rPr>
            <w:rFonts w:ascii="iCiel Avenir LT Std 35 Light" w:hAnsi="iCiel Avenir LT Std 35 Light" w:cs="Calibri"/>
            <w:i/>
            <w:iCs/>
            <w:sz w:val="22"/>
            <w:szCs w:val="22"/>
            <w:lang w:val="vi-VN"/>
            <w:rPrChange w:id="12441"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2442" w:author="An Tran, ACA (BUV)" w:date="2024-09-13T17:29:00Z" w16du:dateUtc="2024-09-13T10:29:00Z">
              <w:rPr>
                <w:rFonts w:cs="Arial"/>
                <w:i/>
                <w:iCs/>
                <w:szCs w:val="22"/>
                <w:lang w:val="vi-VN"/>
              </w:rPr>
            </w:rPrChange>
          </w:rPr>
          <w:delText xml:space="preserve"> m</w:delText>
        </w:r>
        <w:r w:rsidRPr="00863667" w:rsidDel="003C6139">
          <w:rPr>
            <w:rFonts w:ascii="iCiel Avenir LT Std 35 Light" w:hAnsi="iCiel Avenir LT Std 35 Light" w:cs="Calibri"/>
            <w:i/>
            <w:iCs/>
            <w:sz w:val="22"/>
            <w:szCs w:val="22"/>
            <w:lang w:val="vi-VN"/>
            <w:rPrChange w:id="12443"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2444" w:author="An Tran, ACA (BUV)" w:date="2024-09-13T17:29:00Z" w16du:dateUtc="2024-09-13T10:29:00Z">
              <w:rPr>
                <w:rFonts w:cs="Arial"/>
                <w:i/>
                <w:iCs/>
                <w:szCs w:val="22"/>
                <w:lang w:val="vi-VN"/>
              </w:rPr>
            </w:rPrChange>
          </w:rPr>
          <w:delText xml:space="preserve">nh, </w:delText>
        </w:r>
        <w:r w:rsidRPr="00863667" w:rsidDel="003C6139">
          <w:rPr>
            <w:rFonts w:ascii="iCiel Avenir LT Std 35 Light" w:hAnsi="iCiel Avenir LT Std 35 Light" w:cs="Avenir Next LT Pro"/>
            <w:i/>
            <w:iCs/>
            <w:sz w:val="22"/>
            <w:szCs w:val="22"/>
            <w:lang w:val="vi-VN"/>
            <w:rPrChange w:id="12445" w:author="An Tran, ACA (BUV)" w:date="2024-09-13T17:29:00Z" w16du:dateUtc="2024-09-13T10:29:00Z">
              <w:rPr>
                <w:rFonts w:cs="Avenir Next LT Pro"/>
                <w:i/>
                <w:iCs/>
                <w:szCs w:val="22"/>
                <w:lang w:val="vi-VN"/>
              </w:rPr>
            </w:rPrChange>
          </w:rPr>
          <w:delText>đ</w:delText>
        </w:r>
        <w:r w:rsidRPr="00863667" w:rsidDel="003C6139">
          <w:rPr>
            <w:rFonts w:ascii="iCiel Avenir LT Std 35 Light" w:hAnsi="iCiel Avenir LT Std 35 Light" w:cs="Arial"/>
            <w:i/>
            <w:iCs/>
            <w:sz w:val="22"/>
            <w:szCs w:val="22"/>
            <w:lang w:val="vi-VN"/>
            <w:rPrChange w:id="12446" w:author="An Tran, ACA (BUV)" w:date="2024-09-13T17:29:00Z" w16du:dateUtc="2024-09-13T10:29:00Z">
              <w:rPr>
                <w:rFonts w:cs="Arial"/>
                <w:i/>
                <w:iCs/>
                <w:szCs w:val="22"/>
                <w:lang w:val="vi-VN"/>
              </w:rPr>
            </w:rPrChange>
          </w:rPr>
          <w:delText>am m</w:delText>
        </w:r>
        <w:r w:rsidRPr="00863667" w:rsidDel="003C6139">
          <w:rPr>
            <w:rFonts w:ascii="iCiel Avenir LT Std 35 Light" w:hAnsi="iCiel Avenir LT Std 35 Light" w:cs="Avenir Next LT Pro"/>
            <w:i/>
            <w:iCs/>
            <w:sz w:val="22"/>
            <w:szCs w:val="22"/>
            <w:lang w:val="vi-VN"/>
            <w:rPrChange w:id="12447"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2448" w:author="An Tran, ACA (BUV)" w:date="2024-09-13T17:29:00Z" w16du:dateUtc="2024-09-13T10:29:00Z">
              <w:rPr>
                <w:rFonts w:cs="Arial"/>
                <w:i/>
                <w:iCs/>
                <w:szCs w:val="22"/>
                <w:lang w:val="vi-VN"/>
              </w:rPr>
            </w:rPrChange>
          </w:rPr>
          <w:delText>, v</w:delText>
        </w:r>
        <w:r w:rsidRPr="00863667" w:rsidDel="003C6139">
          <w:rPr>
            <w:rFonts w:ascii="iCiel Avenir LT Std 35 Light" w:hAnsi="iCiel Avenir LT Std 35 Light" w:cs="Avenir Next LT Pro"/>
            <w:i/>
            <w:iCs/>
            <w:sz w:val="22"/>
            <w:szCs w:val="22"/>
            <w:lang w:val="vi-VN"/>
            <w:rPrChange w:id="12449"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2450" w:author="An Tran, ACA (BUV)" w:date="2024-09-13T17:29:00Z" w16du:dateUtc="2024-09-13T10:29:00Z">
              <w:rPr>
                <w:rFonts w:cs="Arial"/>
                <w:i/>
                <w:iCs/>
                <w:szCs w:val="22"/>
                <w:lang w:val="vi-VN"/>
              </w:rPr>
            </w:rPrChange>
          </w:rPr>
          <w:delText xml:space="preserve"> cu</w:delText>
        </w:r>
        <w:r w:rsidRPr="00863667" w:rsidDel="003C6139">
          <w:rPr>
            <w:rFonts w:ascii="iCiel Avenir LT Std 35 Light" w:hAnsi="iCiel Avenir LT Std 35 Light" w:cs="Calibri"/>
            <w:i/>
            <w:iCs/>
            <w:sz w:val="22"/>
            <w:szCs w:val="22"/>
            <w:lang w:val="vi-VN"/>
            <w:rPrChange w:id="12451"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2452" w:author="An Tran, ACA (BUV)" w:date="2024-09-13T17:29:00Z" w16du:dateUtc="2024-09-13T10:29:00Z">
              <w:rPr>
                <w:rFonts w:cs="Arial"/>
                <w:i/>
                <w:iCs/>
                <w:szCs w:val="22"/>
                <w:lang w:val="vi-VN"/>
              </w:rPr>
            </w:rPrChange>
          </w:rPr>
          <w:delText>i c</w:delText>
        </w:r>
        <w:r w:rsidRPr="00863667" w:rsidDel="003C6139">
          <w:rPr>
            <w:rFonts w:ascii="iCiel Avenir LT Std 35 Light" w:hAnsi="iCiel Avenir LT Std 35 Light" w:cs="Avenir Next LT Pro"/>
            <w:i/>
            <w:iCs/>
            <w:sz w:val="22"/>
            <w:szCs w:val="22"/>
            <w:lang w:val="vi-VN"/>
            <w:rPrChange w:id="12453" w:author="An Tran, ACA (BUV)" w:date="2024-09-13T17:29:00Z" w16du:dateUtc="2024-09-13T10:29:00Z">
              <w:rPr>
                <w:rFonts w:cs="Avenir Next LT Pro"/>
                <w:i/>
                <w:iCs/>
                <w:szCs w:val="22"/>
                <w:lang w:val="vi-VN"/>
              </w:rPr>
            </w:rPrChange>
          </w:rPr>
          <w:delText>ù</w:delText>
        </w:r>
        <w:r w:rsidRPr="00863667" w:rsidDel="003C6139">
          <w:rPr>
            <w:rFonts w:ascii="iCiel Avenir LT Std 35 Light" w:hAnsi="iCiel Avenir LT Std 35 Light" w:cs="Arial"/>
            <w:i/>
            <w:iCs/>
            <w:sz w:val="22"/>
            <w:szCs w:val="22"/>
            <w:lang w:val="vi-VN"/>
            <w:rPrChange w:id="12454"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Avenir Next LT Pro"/>
            <w:i/>
            <w:iCs/>
            <w:sz w:val="22"/>
            <w:szCs w:val="22"/>
            <w:lang w:val="vi-VN"/>
            <w:rPrChange w:id="12455"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2456" w:author="An Tran, ACA (BUV)" w:date="2024-09-13T17:29:00Z" w16du:dateUtc="2024-09-13T10:29:00Z">
              <w:rPr>
                <w:rFonts w:cs="Arial"/>
                <w:i/>
                <w:iCs/>
                <w:szCs w:val="22"/>
                <w:lang w:val="vi-VN"/>
              </w:rPr>
            </w:rPrChange>
          </w:rPr>
          <w:delText xml:space="preserve"> m</w:delText>
        </w:r>
        <w:r w:rsidRPr="00863667" w:rsidDel="003C6139">
          <w:rPr>
            <w:rFonts w:ascii="iCiel Avenir LT Std 35 Light" w:hAnsi="iCiel Avenir LT Std 35 Light" w:cs="Calibri"/>
            <w:i/>
            <w:iCs/>
            <w:sz w:val="22"/>
            <w:szCs w:val="22"/>
            <w:lang w:val="vi-VN"/>
            <w:rPrChange w:id="12457"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2458" w:author="An Tran, ACA (BUV)" w:date="2024-09-13T17:29:00Z" w16du:dateUtc="2024-09-13T10:29:00Z">
              <w:rPr>
                <w:rFonts w:cs="Arial"/>
                <w:i/>
                <w:iCs/>
                <w:szCs w:val="22"/>
                <w:lang w:val="vi-VN"/>
              </w:rPr>
            </w:rPrChange>
          </w:rPr>
          <w:delText>t quy</w:delText>
        </w:r>
        <w:r w:rsidRPr="00863667" w:rsidDel="003C6139">
          <w:rPr>
            <w:rFonts w:ascii="iCiel Avenir LT Std 35 Light" w:hAnsi="iCiel Avenir LT Std 35 Light" w:cs="Calibri"/>
            <w:i/>
            <w:iCs/>
            <w:sz w:val="22"/>
            <w:szCs w:val="22"/>
            <w:lang w:val="vi-VN"/>
            <w:rPrChange w:id="12459"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2460"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Avenir Next LT Pro"/>
            <w:i/>
            <w:iCs/>
            <w:sz w:val="22"/>
            <w:szCs w:val="22"/>
            <w:lang w:val="vi-VN"/>
            <w:rPrChange w:id="12461" w:author="An Tran, ACA (BUV)" w:date="2024-09-13T17:29:00Z" w16du:dateUtc="2024-09-13T10:29:00Z">
              <w:rPr>
                <w:rFonts w:cs="Avenir Next LT Pro"/>
                <w:i/>
                <w:iCs/>
                <w:szCs w:val="22"/>
                <w:lang w:val="vi-VN"/>
              </w:rPr>
            </w:rPrChange>
          </w:rPr>
          <w:delText>đ</w:delText>
        </w:r>
        <w:r w:rsidRPr="00863667" w:rsidDel="003C6139">
          <w:rPr>
            <w:rFonts w:ascii="iCiel Avenir LT Std 35 Light" w:hAnsi="iCiel Avenir LT Std 35 Light" w:cs="Calibri"/>
            <w:i/>
            <w:iCs/>
            <w:sz w:val="22"/>
            <w:szCs w:val="22"/>
            <w:lang w:val="vi-VN"/>
            <w:rPrChange w:id="12462" w:author="An Tran, ACA (BUV)" w:date="2024-09-13T17:29:00Z" w16du:dateUtc="2024-09-13T10:29:00Z">
              <w:rPr>
                <w:rFonts w:cs="Calibri"/>
                <w:i/>
                <w:iCs/>
                <w:szCs w:val="22"/>
                <w:lang w:val="vi-VN"/>
              </w:rPr>
            </w:rPrChange>
          </w:rPr>
          <w:delText>ị</w:delText>
        </w:r>
        <w:r w:rsidRPr="00863667" w:rsidDel="003C6139">
          <w:rPr>
            <w:rFonts w:ascii="iCiel Avenir LT Std 35 Light" w:hAnsi="iCiel Avenir LT Std 35 Light" w:cs="Arial"/>
            <w:i/>
            <w:iCs/>
            <w:sz w:val="22"/>
            <w:szCs w:val="22"/>
            <w:lang w:val="vi-VN"/>
            <w:rPrChange w:id="12463" w:author="An Tran, ACA (BUV)" w:date="2024-09-13T17:29:00Z" w16du:dateUtc="2024-09-13T10:29:00Z">
              <w:rPr>
                <w:rFonts w:cs="Arial"/>
                <w:i/>
                <w:iCs/>
                <w:szCs w:val="22"/>
                <w:lang w:val="vi-VN"/>
              </w:rPr>
            </w:rPrChange>
          </w:rPr>
          <w:delText>nh ngh</w:delText>
        </w:r>
        <w:r w:rsidRPr="00863667" w:rsidDel="003C6139">
          <w:rPr>
            <w:rFonts w:ascii="iCiel Avenir LT Std 35 Light" w:hAnsi="iCiel Avenir LT Std 35 Light" w:cs="Calibri"/>
            <w:i/>
            <w:iCs/>
            <w:sz w:val="22"/>
            <w:szCs w:val="22"/>
            <w:lang w:val="vi-VN"/>
            <w:rPrChange w:id="12464"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2465" w:author="An Tran, ACA (BUV)" w:date="2024-09-13T17:29:00Z" w16du:dateUtc="2024-09-13T10:29:00Z">
              <w:rPr>
                <w:rFonts w:cs="Arial"/>
                <w:i/>
                <w:iCs/>
                <w:szCs w:val="22"/>
                <w:lang w:val="vi-VN"/>
              </w:rPr>
            </w:rPrChange>
          </w:rPr>
          <w:delText xml:space="preserve"> nghi</w:delText>
        </w:r>
        <w:r w:rsidRPr="00863667" w:rsidDel="003C6139">
          <w:rPr>
            <w:rFonts w:ascii="iCiel Avenir LT Std 35 Light" w:hAnsi="iCiel Avenir LT Std 35 Light" w:cs="Calibri"/>
            <w:i/>
            <w:iCs/>
            <w:sz w:val="22"/>
            <w:szCs w:val="22"/>
            <w:lang w:val="vi-VN"/>
            <w:rPrChange w:id="12466"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2467" w:author="An Tran, ACA (BUV)" w:date="2024-09-13T17:29:00Z" w16du:dateUtc="2024-09-13T10:29:00Z">
              <w:rPr>
                <w:rFonts w:cs="Arial"/>
                <w:i/>
                <w:iCs/>
                <w:szCs w:val="22"/>
                <w:lang w:val="vi-VN"/>
              </w:rPr>
            </w:rPrChange>
          </w:rPr>
          <w:delText>p ph</w:delText>
        </w:r>
        <w:r w:rsidRPr="00863667" w:rsidDel="003C6139">
          <w:rPr>
            <w:rFonts w:ascii="iCiel Avenir LT Std 35 Light" w:hAnsi="iCiel Avenir LT Std 35 Light" w:cs="Avenir Next LT Pro"/>
            <w:i/>
            <w:iCs/>
            <w:sz w:val="22"/>
            <w:szCs w:val="22"/>
            <w:lang w:val="vi-VN"/>
            <w:rPrChange w:id="12468" w:author="An Tran, ACA (BUV)" w:date="2024-09-13T17:29:00Z" w16du:dateUtc="2024-09-13T10:29:00Z">
              <w:rPr>
                <w:rFonts w:cs="Avenir Next LT Pro"/>
                <w:i/>
                <w:iCs/>
                <w:szCs w:val="22"/>
                <w:lang w:val="vi-VN"/>
              </w:rPr>
            </w:rPrChange>
          </w:rPr>
          <w:delText>ù</w:delText>
        </w:r>
        <w:r w:rsidRPr="00863667" w:rsidDel="003C6139">
          <w:rPr>
            <w:rFonts w:ascii="iCiel Avenir LT Std 35 Light" w:hAnsi="iCiel Avenir LT Std 35 Light" w:cs="Arial"/>
            <w:i/>
            <w:iCs/>
            <w:sz w:val="22"/>
            <w:szCs w:val="22"/>
            <w:lang w:val="vi-VN"/>
            <w:rPrChange w:id="12469"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2470"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2471" w:author="An Tran, ACA (BUV)" w:date="2024-09-13T17:29:00Z" w16du:dateUtc="2024-09-13T10:29:00Z">
              <w:rPr>
                <w:rFonts w:cs="Arial"/>
                <w:i/>
                <w:iCs/>
                <w:szCs w:val="22"/>
                <w:lang w:val="vi-VN"/>
              </w:rPr>
            </w:rPrChange>
          </w:rPr>
          <w:delText>p sau nhi</w:delText>
        </w:r>
        <w:r w:rsidRPr="00863667" w:rsidDel="003C6139">
          <w:rPr>
            <w:rFonts w:ascii="iCiel Avenir LT Std 35 Light" w:hAnsi="iCiel Avenir LT Std 35 Light" w:cs="Calibri"/>
            <w:i/>
            <w:iCs/>
            <w:sz w:val="22"/>
            <w:szCs w:val="22"/>
            <w:lang w:val="vi-VN"/>
            <w:rPrChange w:id="12472"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2473" w:author="An Tran, ACA (BUV)" w:date="2024-09-13T17:29:00Z" w16du:dateUtc="2024-09-13T10:29:00Z">
              <w:rPr>
                <w:rFonts w:cs="Arial"/>
                <w:i/>
                <w:iCs/>
                <w:szCs w:val="22"/>
                <w:lang w:val="vi-VN"/>
              </w:rPr>
            </w:rPrChange>
          </w:rPr>
          <w:delText>u l</w:delText>
        </w:r>
        <w:r w:rsidRPr="00863667" w:rsidDel="003C6139">
          <w:rPr>
            <w:rFonts w:ascii="iCiel Avenir LT Std 35 Light" w:hAnsi="iCiel Avenir LT Std 35 Light" w:cs="Calibri"/>
            <w:i/>
            <w:iCs/>
            <w:sz w:val="22"/>
            <w:szCs w:val="22"/>
            <w:lang w:val="vi-VN"/>
            <w:rPrChange w:id="12474"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2475" w:author="An Tran, ACA (BUV)" w:date="2024-09-13T17:29:00Z" w16du:dateUtc="2024-09-13T10:29:00Z">
              <w:rPr>
                <w:rFonts w:cs="Arial"/>
                <w:i/>
                <w:iCs/>
                <w:szCs w:val="22"/>
                <w:lang w:val="vi-VN"/>
              </w:rPr>
            </w:rPrChange>
          </w:rPr>
          <w:delText>n tr</w:delText>
        </w:r>
        <w:r w:rsidRPr="00863667" w:rsidDel="003C6139">
          <w:rPr>
            <w:rFonts w:ascii="iCiel Avenir LT Std 35 Light" w:hAnsi="iCiel Avenir LT Std 35 Light" w:cs="Calibri"/>
            <w:i/>
            <w:iCs/>
            <w:sz w:val="22"/>
            <w:szCs w:val="22"/>
            <w:lang w:val="vi-VN"/>
            <w:rPrChange w:id="12476"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2477" w:author="An Tran, ACA (BUV)" w:date="2024-09-13T17:29:00Z" w16du:dateUtc="2024-09-13T10:29:00Z">
              <w:rPr>
                <w:rFonts w:cs="Arial"/>
                <w:i/>
                <w:iCs/>
                <w:szCs w:val="22"/>
                <w:lang w:val="vi-VN"/>
              </w:rPr>
            </w:rPrChange>
          </w:rPr>
          <w:delText>i nghi</w:delText>
        </w:r>
        <w:r w:rsidRPr="00863667" w:rsidDel="003C6139">
          <w:rPr>
            <w:rFonts w:ascii="iCiel Avenir LT Std 35 Light" w:hAnsi="iCiel Avenir LT Std 35 Light" w:cs="Calibri"/>
            <w:i/>
            <w:iCs/>
            <w:sz w:val="22"/>
            <w:szCs w:val="22"/>
            <w:lang w:val="vi-VN"/>
            <w:rPrChange w:id="12478"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2479" w:author="An Tran, ACA (BUV)" w:date="2024-09-13T17:29:00Z" w16du:dateUtc="2024-09-13T10:29:00Z">
              <w:rPr>
                <w:rFonts w:cs="Arial"/>
                <w:i/>
                <w:iCs/>
                <w:szCs w:val="22"/>
                <w:lang w:val="vi-VN"/>
              </w:rPr>
            </w:rPrChange>
          </w:rPr>
          <w:delText>m th</w:delText>
        </w:r>
        <w:r w:rsidRPr="00863667" w:rsidDel="003C6139">
          <w:rPr>
            <w:rFonts w:ascii="iCiel Avenir LT Std 35 Light" w:hAnsi="iCiel Avenir LT Std 35 Light" w:cs="Avenir Next LT Pro"/>
            <w:i/>
            <w:iCs/>
            <w:sz w:val="22"/>
            <w:szCs w:val="22"/>
            <w:lang w:val="vi-VN"/>
            <w:rPrChange w:id="12480" w:author="An Tran, ACA (BUV)" w:date="2024-09-13T17:29:00Z" w16du:dateUtc="2024-09-13T10:29:00Z">
              <w:rPr>
                <w:rFonts w:cs="Avenir Next LT Pro"/>
                <w:i/>
                <w:iCs/>
                <w:szCs w:val="22"/>
                <w:lang w:val="vi-VN"/>
              </w:rPr>
            </w:rPrChange>
          </w:rPr>
          <w:delText>ú</w:delText>
        </w:r>
        <w:r w:rsidRPr="00863667" w:rsidDel="003C6139">
          <w:rPr>
            <w:rFonts w:ascii="iCiel Avenir LT Std 35 Light" w:hAnsi="iCiel Avenir LT Std 35 Light" w:cs="Arial"/>
            <w:i/>
            <w:iCs/>
            <w:sz w:val="22"/>
            <w:szCs w:val="22"/>
            <w:lang w:val="vi-VN"/>
            <w:rPrChange w:id="12481" w:author="An Tran, ACA (BUV)" w:date="2024-09-13T17:29:00Z" w16du:dateUtc="2024-09-13T10:29:00Z">
              <w:rPr>
                <w:rFonts w:cs="Arial"/>
                <w:i/>
                <w:iCs/>
                <w:szCs w:val="22"/>
                <w:lang w:val="vi-VN"/>
              </w:rPr>
            </w:rPrChange>
          </w:rPr>
          <w:delText xml:space="preserve"> v</w:delText>
        </w:r>
        <w:r w:rsidRPr="00863667" w:rsidDel="003C6139">
          <w:rPr>
            <w:rFonts w:ascii="iCiel Avenir LT Std 35 Light" w:hAnsi="iCiel Avenir LT Std 35 Light" w:cs="Calibri"/>
            <w:i/>
            <w:iCs/>
            <w:sz w:val="22"/>
            <w:szCs w:val="22"/>
            <w:lang w:val="vi-VN"/>
            <w:rPrChange w:id="12482" w:author="An Tran, ACA (BUV)" w:date="2024-09-13T17:29:00Z" w16du:dateUtc="2024-09-13T10:29:00Z">
              <w:rPr>
                <w:rFonts w:cs="Calibri"/>
                <w:i/>
                <w:iCs/>
                <w:szCs w:val="22"/>
                <w:lang w:val="vi-VN"/>
              </w:rPr>
            </w:rPrChange>
          </w:rPr>
          <w:delText>ị</w:delText>
        </w:r>
        <w:r w:rsidRPr="00863667" w:rsidDel="003C6139">
          <w:rPr>
            <w:rFonts w:ascii="iCiel Avenir LT Std 35 Light" w:hAnsi="iCiel Avenir LT Std 35 Light" w:cs="Arial"/>
            <w:i/>
            <w:iCs/>
            <w:sz w:val="22"/>
            <w:szCs w:val="22"/>
            <w:lang w:val="vi-VN"/>
            <w:rPrChange w:id="12483" w:author="An Tran, ACA (BUV)" w:date="2024-09-13T17:29:00Z" w16du:dateUtc="2024-09-13T10:29:00Z">
              <w:rPr>
                <w:rFonts w:cs="Arial"/>
                <w:i/>
                <w:iCs/>
                <w:szCs w:val="22"/>
                <w:lang w:val="vi-VN"/>
              </w:rPr>
            </w:rPrChange>
          </w:rPr>
          <w:delText>.</w:delText>
        </w:r>
      </w:del>
    </w:p>
    <w:p w14:paraId="7BC347D1" w14:textId="45F18B2D" w:rsidR="00C1363F" w:rsidRPr="00D427AB" w:rsidDel="003C6139" w:rsidRDefault="00C1363F">
      <w:pPr>
        <w:rPr>
          <w:del w:id="12484" w:author="An Tran, ACA (BUV)" w:date="2024-09-12T11:07:00Z" w16du:dateUtc="2024-09-12T04:07:00Z"/>
          <w:rFonts w:cs="Arial"/>
          <w:color w:val="000000" w:themeColor="text1"/>
          <w:szCs w:val="22"/>
          <w:lang w:val="vi-VN"/>
        </w:rPr>
        <w:pPrChange w:id="1248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486" w:author="An Tran, ACA (BUV)" w:date="2024-09-12T11:07:00Z" w16du:dateUtc="2024-09-12T04:07:00Z">
        <w:r w:rsidRPr="00863667" w:rsidDel="003C6139">
          <w:rPr>
            <w:rFonts w:ascii="iCiel Avenir LT Std 35 Light" w:hAnsi="iCiel Avenir LT Std 35 Light" w:cs="Arial"/>
            <w:i/>
            <w:iCs/>
            <w:sz w:val="22"/>
            <w:szCs w:val="22"/>
            <w:lang w:val="vi-VN"/>
            <w:rPrChange w:id="12487" w:author="An Tran, ACA (BUV)" w:date="2024-09-13T17:29:00Z" w16du:dateUtc="2024-09-13T10:29:00Z">
              <w:rPr>
                <w:rFonts w:cs="Arial"/>
                <w:i/>
                <w:iCs/>
                <w:szCs w:val="22"/>
                <w:lang w:val="vi-VN"/>
              </w:rPr>
            </w:rPrChange>
          </w:rPr>
          <w:delText xml:space="preserve">Không nên cảm thấy áp lực khi chưa đi thực tập từ Năm 1. Có rất nhiều cách khác để trang bị thêm kỹ năng và kinh nghiệm, khám phá bản thân và thế </w:delText>
        </w:r>
        <w:r w:rsidRPr="00863667" w:rsidDel="003C6139">
          <w:rPr>
            <w:rFonts w:ascii="iCiel Avenir LT Std 35 Light" w:hAnsi="iCiel Avenir LT Std 35 Light" w:cs="Arial"/>
            <w:i/>
            <w:iCs/>
            <w:color w:val="000000" w:themeColor="text1"/>
            <w:sz w:val="22"/>
            <w:szCs w:val="22"/>
            <w:lang w:val="vi-VN"/>
            <w:rPrChange w:id="12488" w:author="An Tran, ACA (BUV)" w:date="2024-09-13T17:29:00Z" w16du:dateUtc="2024-09-13T10:29:00Z">
              <w:rPr>
                <w:rFonts w:cs="Arial"/>
                <w:i/>
                <w:iCs/>
                <w:color w:val="000000" w:themeColor="text1"/>
                <w:szCs w:val="22"/>
                <w:lang w:val="vi-VN"/>
              </w:rPr>
            </w:rPrChange>
          </w:rPr>
          <w:delTex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delText>
        </w:r>
        <w:bookmarkEnd w:id="12021"/>
        <w:r w:rsidRPr="00863667" w:rsidDel="003C6139">
          <w:rPr>
            <w:rFonts w:ascii="iCiel Avenir LT Std 35 Light" w:hAnsi="iCiel Avenir LT Std 35 Light" w:cs="Arial"/>
            <w:i/>
            <w:iCs/>
            <w:color w:val="000000" w:themeColor="text1"/>
            <w:sz w:val="22"/>
            <w:szCs w:val="22"/>
            <w:lang w:val="vi-VN"/>
            <w:rPrChange w:id="12489" w:author="An Tran, ACA (BUV)" w:date="2024-09-13T17:29:00Z" w16du:dateUtc="2024-09-13T10:29:00Z">
              <w:rPr>
                <w:rFonts w:cs="Arial"/>
                <w:i/>
                <w:iCs/>
                <w:color w:val="000000" w:themeColor="text1"/>
                <w:szCs w:val="22"/>
                <w:lang w:val="vi-VN"/>
              </w:rPr>
            </w:rPrChange>
          </w:rPr>
          <w:delText>.</w:delText>
        </w:r>
      </w:del>
    </w:p>
    <w:p w14:paraId="5F2CC0E8" w14:textId="2670B26F" w:rsidR="00E20BF9" w:rsidRPr="00D427AB" w:rsidDel="003C6139" w:rsidRDefault="00C1363F">
      <w:pPr>
        <w:rPr>
          <w:del w:id="12490" w:author="An Tran, ACA (BUV)" w:date="2024-09-12T11:07:00Z" w16du:dateUtc="2024-09-12T04:07:00Z"/>
          <w:rFonts w:cs="Arial"/>
          <w:szCs w:val="22"/>
          <w:lang w:val="vi-VN"/>
        </w:rPr>
        <w:pPrChange w:id="1249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492" w:author="An Tran, ACA (BUV)" w:date="2024-09-12T11:07:00Z" w16du:dateUtc="2024-09-12T04:07:00Z">
        <w:r w:rsidRPr="00863667" w:rsidDel="003C6139">
          <w:rPr>
            <w:rFonts w:ascii="iCiel Avenir LT Std 35 Light" w:hAnsi="iCiel Avenir LT Std 35 Light" w:cs="Arial"/>
            <w:i/>
            <w:iCs/>
            <w:sz w:val="22"/>
            <w:szCs w:val="22"/>
            <w:lang w:val="vi-VN"/>
            <w:rPrChange w:id="12493" w:author="An Tran, ACA (BUV)" w:date="2024-09-13T17:29:00Z" w16du:dateUtc="2024-09-13T10:29:00Z">
              <w:rPr>
                <w:rFonts w:cs="Arial"/>
                <w:i/>
                <w:iCs/>
                <w:szCs w:val="22"/>
                <w:lang w:val="vi-VN"/>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lang w:val="vi-VN"/>
            <w:rPrChange w:id="12494" w:author="An Tran, ACA (BUV)" w:date="2024-09-13T17:29:00Z" w16du:dateUtc="2024-09-13T10:29:00Z">
              <w:rPr>
                <w:rFonts w:cs="Arial"/>
                <w:bCs/>
                <w:i/>
                <w:iCs/>
                <w:szCs w:val="22"/>
                <w:lang w:val="vi-VN"/>
              </w:rPr>
            </w:rPrChange>
          </w:rPr>
          <w:delText>với Phòng DV Hướng nghiệp và QH Đối tác</w:delText>
        </w:r>
        <w:r w:rsidRPr="00863667" w:rsidDel="003C6139">
          <w:rPr>
            <w:rFonts w:ascii="iCiel Avenir LT Std 35 Light" w:hAnsi="iCiel Avenir LT Std 35 Light" w:cs="Arial"/>
            <w:i/>
            <w:iCs/>
            <w:sz w:val="22"/>
            <w:szCs w:val="22"/>
            <w:lang w:val="vi-VN"/>
            <w:rPrChange w:id="12495" w:author="An Tran, ACA (BUV)" w:date="2024-09-13T17:29:00Z" w16du:dateUtc="2024-09-13T10:29:00Z">
              <w:rPr>
                <w:rFonts w:cs="Arial"/>
                <w:i/>
                <w:iCs/>
                <w:szCs w:val="22"/>
                <w:lang w:val="vi-VN"/>
              </w:rPr>
            </w:rPrChange>
          </w:rPr>
          <w:delText xml:space="preserve"> qua hòm thư điện tử </w:delText>
        </w:r>
        <w:r w:rsidR="003C6139" w:rsidRPr="00863667" w:rsidDel="003C6139">
          <w:rPr>
            <w:rFonts w:ascii="iCiel Avenir LT Std 35 Light" w:hAnsi="iCiel Avenir LT Std 35 Light"/>
            <w:rPrChange w:id="1249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497"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2498" w:author="An Tran, ACA (BUV)" w:date="2024-09-13T17:29:00Z" w16du:dateUtc="2024-09-13T10:29:00Z">
              <w:rPr>
                <w:rStyle w:val="Hyperlink"/>
                <w:rFonts w:cs="Arial"/>
                <w:i/>
                <w:iCs/>
                <w:szCs w:val="22"/>
                <w:lang w:val="vi-VN"/>
              </w:rPr>
            </w:rPrChange>
          </w:rPr>
          <w:fldChar w:fldCharType="separate"/>
        </w:r>
        <w:r w:rsidRPr="00863667" w:rsidDel="003C6139">
          <w:rPr>
            <w:rStyle w:val="Hyperlink"/>
            <w:rFonts w:ascii="iCiel Avenir LT Std 35 Light" w:hAnsi="iCiel Avenir LT Std 35 Light" w:cs="Arial"/>
            <w:i/>
            <w:iCs/>
            <w:sz w:val="22"/>
            <w:szCs w:val="22"/>
            <w:lang w:val="vi-VN"/>
            <w:rPrChange w:id="12499" w:author="An Tran, ACA (BUV)" w:date="2024-09-13T17:29:00Z" w16du:dateUtc="2024-09-13T10:29:00Z">
              <w:rPr>
                <w:rStyle w:val="Hyperlink"/>
                <w:rFonts w:cs="Arial"/>
                <w:i/>
                <w:iCs/>
                <w:szCs w:val="22"/>
                <w:lang w:val="vi-VN"/>
              </w:rPr>
            </w:rPrChange>
          </w:rPr>
          <w:delText>SE-Careers@buv.edu.vn</w:delText>
        </w:r>
        <w:r w:rsidR="003C6139" w:rsidRPr="00863667" w:rsidDel="003C6139">
          <w:rPr>
            <w:rStyle w:val="Hyperlink"/>
            <w:rFonts w:ascii="iCiel Avenir LT Std 35 Light" w:hAnsi="iCiel Avenir LT Std 35 Light" w:cs="Arial"/>
            <w:i/>
            <w:iCs/>
            <w:sz w:val="22"/>
            <w:szCs w:val="22"/>
            <w:lang w:val="vi-VN"/>
            <w:rPrChange w:id="12500" w:author="An Tran, ACA (BUV)" w:date="2024-09-13T17:29:00Z" w16du:dateUtc="2024-09-13T10:29:00Z">
              <w:rPr>
                <w:rStyle w:val="Hyperlink"/>
                <w:rFonts w:cs="Arial"/>
                <w:i/>
                <w:iCs/>
                <w:szCs w:val="22"/>
                <w:lang w:val="vi-VN"/>
              </w:rPr>
            </w:rPrChange>
          </w:rPr>
          <w:fldChar w:fldCharType="end"/>
        </w:r>
        <w:r w:rsidRPr="00863667" w:rsidDel="003C6139">
          <w:rPr>
            <w:rFonts w:ascii="iCiel Avenir LT Std 35 Light" w:hAnsi="iCiel Avenir LT Std 35 Light" w:cs="Arial"/>
            <w:i/>
            <w:iCs/>
            <w:sz w:val="22"/>
            <w:szCs w:val="22"/>
            <w:lang w:val="vi-VN"/>
            <w:rPrChange w:id="12501" w:author="An Tran, ACA (BUV)" w:date="2024-09-13T17:29:00Z" w16du:dateUtc="2024-09-13T10:29:00Z">
              <w:rPr>
                <w:rFonts w:cs="Arial"/>
                <w:i/>
                <w:iCs/>
                <w:szCs w:val="22"/>
                <w:lang w:val="vi-VN"/>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2502"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503"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2504" w:author="An Tran, ACA (BUV)" w:date="2024-09-13T17:29:00Z" w16du:dateUtc="2024-09-13T10:29:00Z">
              <w:rPr>
                <w:rStyle w:val="Hyperlink"/>
                <w:rFonts w:cs="Arial"/>
                <w:i/>
                <w:iCs/>
                <w:szCs w:val="22"/>
                <w:lang w:val="vi-VN"/>
              </w:rPr>
            </w:rPrChange>
          </w:rPr>
          <w:fldChar w:fldCharType="separate"/>
        </w:r>
        <w:r w:rsidRPr="00863667" w:rsidDel="003C6139">
          <w:rPr>
            <w:rStyle w:val="Hyperlink"/>
            <w:rFonts w:ascii="iCiel Avenir LT Std 35 Light" w:hAnsi="iCiel Avenir LT Std 35 Light" w:cs="Arial"/>
            <w:i/>
            <w:iCs/>
            <w:sz w:val="22"/>
            <w:szCs w:val="22"/>
            <w:lang w:val="vi-VN"/>
            <w:rPrChange w:id="12505" w:author="An Tran, ACA (BUV)" w:date="2024-09-13T17:29:00Z" w16du:dateUtc="2024-09-13T10:29:00Z">
              <w:rPr>
                <w:rStyle w:val="Hyperlink"/>
                <w:rFonts w:cs="Arial"/>
                <w:i/>
                <w:iCs/>
                <w:szCs w:val="22"/>
                <w:lang w:val="vi-VN"/>
              </w:rPr>
            </w:rPrChange>
          </w:rPr>
          <w:delText>BUV SE Booking Portal</w:delText>
        </w:r>
        <w:r w:rsidR="003C6139" w:rsidRPr="00863667" w:rsidDel="003C6139">
          <w:rPr>
            <w:rStyle w:val="Hyperlink"/>
            <w:rFonts w:ascii="iCiel Avenir LT Std 35 Light" w:hAnsi="iCiel Avenir LT Std 35 Light" w:cs="Arial"/>
            <w:i/>
            <w:iCs/>
            <w:sz w:val="22"/>
            <w:szCs w:val="22"/>
            <w:lang w:val="vi-VN"/>
            <w:rPrChange w:id="12506" w:author="An Tran, ACA (BUV)" w:date="2024-09-13T17:29:00Z" w16du:dateUtc="2024-09-13T10:29:00Z">
              <w:rPr>
                <w:rStyle w:val="Hyperlink"/>
                <w:rFonts w:cs="Arial"/>
                <w:i/>
                <w:iCs/>
                <w:szCs w:val="22"/>
                <w:lang w:val="vi-VN"/>
              </w:rPr>
            </w:rPrChange>
          </w:rPr>
          <w:fldChar w:fldCharType="end"/>
        </w:r>
        <w:r w:rsidRPr="00863667" w:rsidDel="003C6139">
          <w:rPr>
            <w:rFonts w:ascii="iCiel Avenir LT Std 35 Light" w:hAnsi="iCiel Avenir LT Std 35 Light" w:cs="Arial"/>
            <w:i/>
            <w:iCs/>
            <w:sz w:val="22"/>
            <w:szCs w:val="22"/>
            <w:lang w:val="vi-VN"/>
            <w:rPrChange w:id="12507" w:author="An Tran, ACA (BUV)" w:date="2024-09-13T17:29:00Z" w16du:dateUtc="2024-09-13T10:29:00Z">
              <w:rPr>
                <w:rFonts w:cs="Arial"/>
                <w:i/>
                <w:iCs/>
                <w:szCs w:val="22"/>
                <w:lang w:val="vi-VN"/>
              </w:rPr>
            </w:rPrChange>
          </w:rPr>
          <w:delText xml:space="preserve"> (dành riêng cho sinh viên và cựu sinh viên BUV).</w:delText>
        </w:r>
      </w:del>
    </w:p>
    <w:p w14:paraId="14FBCBAA" w14:textId="60CD4B9D" w:rsidR="00E20BF9" w:rsidRPr="00D427AB" w:rsidDel="003C6139" w:rsidRDefault="00E20BF9">
      <w:pPr>
        <w:rPr>
          <w:del w:id="12508" w:author="An Tran, ACA (BUV)" w:date="2024-09-12T11:07:00Z" w16du:dateUtc="2024-09-12T04:07:00Z"/>
          <w:rFonts w:cs="Arial"/>
          <w:szCs w:val="22"/>
          <w:lang w:val="vi-VN"/>
        </w:rPr>
        <w:pPrChange w:id="12509"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2510" w:name="_Toc149053891"/>
      <w:bookmarkStart w:id="12511" w:name="_Toc149054151"/>
      <w:bookmarkStart w:id="12512" w:name="_Toc149835299"/>
      <w:bookmarkStart w:id="12513" w:name="_Toc141433238"/>
      <w:bookmarkEnd w:id="12510"/>
      <w:bookmarkEnd w:id="12511"/>
      <w:bookmarkEnd w:id="12512"/>
      <w:del w:id="12514" w:author="An Tran, ACA (BUV)" w:date="2024-09-12T11:07:00Z" w16du:dateUtc="2024-09-12T04:07:00Z">
        <w:r w:rsidRPr="00863667" w:rsidDel="003C6139">
          <w:rPr>
            <w:rFonts w:ascii="iCiel Avenir LT Std 35 Light" w:hAnsi="iCiel Avenir LT Std 35 Light" w:cs="Arial"/>
            <w:szCs w:val="22"/>
            <w:lang w:val="vi-VN"/>
            <w:rPrChange w:id="12515" w:author="An Tran, ACA (BUV)" w:date="2024-09-13T17:29:00Z" w16du:dateUtc="2024-09-13T10:29:00Z">
              <w:rPr>
                <w:rFonts w:cs="Arial"/>
                <w:szCs w:val="22"/>
                <w:lang w:val="vi-VN"/>
              </w:rPr>
            </w:rPrChange>
          </w:rPr>
          <w:delText xml:space="preserve">Can BUV guarantee that every student will have an internship during the semester break? / </w:delText>
        </w:r>
        <w:r w:rsidRPr="00863667" w:rsidDel="003C6139">
          <w:rPr>
            <w:rFonts w:ascii="iCiel Avenir LT Std 35 Light" w:hAnsi="iCiel Avenir LT Std 35 Light" w:cs="Arial"/>
            <w:i/>
            <w:iCs/>
            <w:szCs w:val="22"/>
            <w:lang w:val="vi-VN"/>
            <w:rPrChange w:id="12516" w:author="An Tran, ACA (BUV)" w:date="2024-09-13T17:29:00Z" w16du:dateUtc="2024-09-13T10:29:00Z">
              <w:rPr>
                <w:rFonts w:cs="Arial"/>
                <w:i/>
                <w:iCs/>
                <w:szCs w:val="22"/>
                <w:lang w:val="vi-VN"/>
              </w:rPr>
            </w:rPrChange>
          </w:rPr>
          <w:delText>Nhà tr</w:delText>
        </w:r>
        <w:r w:rsidRPr="00863667" w:rsidDel="003C6139">
          <w:rPr>
            <w:rFonts w:ascii="iCiel Avenir LT Std 35 Light" w:hAnsi="iCiel Avenir LT Std 35 Light" w:cs="Calibri"/>
            <w:i/>
            <w:iCs/>
            <w:szCs w:val="22"/>
            <w:lang w:val="vi-VN"/>
            <w:rPrChange w:id="12517" w:author="An Tran, ACA (BUV)" w:date="2024-09-13T17:29:00Z" w16du:dateUtc="2024-09-13T10:29:00Z">
              <w:rPr>
                <w:rFonts w:cs="Calibri"/>
                <w:i/>
                <w:iCs/>
                <w:szCs w:val="22"/>
                <w:lang w:val="vi-VN"/>
              </w:rPr>
            </w:rPrChange>
          </w:rPr>
          <w:delText>ườ</w:delText>
        </w:r>
        <w:r w:rsidRPr="00863667" w:rsidDel="003C6139">
          <w:rPr>
            <w:rFonts w:ascii="iCiel Avenir LT Std 35 Light" w:hAnsi="iCiel Avenir LT Std 35 Light" w:cs="Arial"/>
            <w:i/>
            <w:iCs/>
            <w:szCs w:val="22"/>
            <w:lang w:val="vi-VN"/>
            <w:rPrChange w:id="12518" w:author="An Tran, ACA (BUV)" w:date="2024-09-13T17:29:00Z" w16du:dateUtc="2024-09-13T10:29:00Z">
              <w:rPr>
                <w:rFonts w:cs="Arial"/>
                <w:i/>
                <w:iCs/>
                <w:szCs w:val="22"/>
                <w:lang w:val="vi-VN"/>
              </w:rPr>
            </w:rPrChange>
          </w:rPr>
          <w:delText>ng có th</w:delText>
        </w:r>
        <w:r w:rsidRPr="00863667" w:rsidDel="003C6139">
          <w:rPr>
            <w:rFonts w:ascii="iCiel Avenir LT Std 35 Light" w:hAnsi="iCiel Avenir LT Std 35 Light" w:cs="Calibri"/>
            <w:i/>
            <w:iCs/>
            <w:szCs w:val="22"/>
            <w:lang w:val="vi-VN"/>
            <w:rPrChange w:id="12519"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Cs w:val="22"/>
            <w:lang w:val="vi-VN"/>
            <w:rPrChange w:id="12520" w:author="An Tran, ACA (BUV)" w:date="2024-09-13T17:29:00Z" w16du:dateUtc="2024-09-13T10:29:00Z">
              <w:rPr>
                <w:rFonts w:cs="Arial"/>
                <w:i/>
                <w:iCs/>
                <w:szCs w:val="22"/>
                <w:lang w:val="vi-VN"/>
              </w:rPr>
            </w:rPrChange>
          </w:rPr>
          <w:delText xml:space="preserve"> đ</w:delText>
        </w:r>
        <w:r w:rsidRPr="00863667" w:rsidDel="003C6139">
          <w:rPr>
            <w:rFonts w:ascii="iCiel Avenir LT Std 35 Light" w:hAnsi="iCiel Avenir LT Std 35 Light" w:cs="Calibri"/>
            <w:i/>
            <w:iCs/>
            <w:szCs w:val="22"/>
            <w:lang w:val="vi-VN"/>
            <w:rPrChange w:id="12521"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Cs w:val="22"/>
            <w:lang w:val="vi-VN"/>
            <w:rPrChange w:id="12522" w:author="An Tran, ACA (BUV)" w:date="2024-09-13T17:29:00Z" w16du:dateUtc="2024-09-13T10:29:00Z">
              <w:rPr>
                <w:rFonts w:cs="Arial"/>
                <w:i/>
                <w:iCs/>
                <w:szCs w:val="22"/>
                <w:lang w:val="vi-VN"/>
              </w:rPr>
            </w:rPrChange>
          </w:rPr>
          <w:delText>m b</w:delText>
        </w:r>
        <w:r w:rsidRPr="00863667" w:rsidDel="003C6139">
          <w:rPr>
            <w:rFonts w:ascii="iCiel Avenir LT Std 35 Light" w:hAnsi="iCiel Avenir LT Std 35 Light" w:cs="Calibri"/>
            <w:i/>
            <w:iCs/>
            <w:szCs w:val="22"/>
            <w:lang w:val="vi-VN"/>
            <w:rPrChange w:id="12523"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Cs w:val="22"/>
            <w:lang w:val="vi-VN"/>
            <w:rPrChange w:id="12524" w:author="An Tran, ACA (BUV)" w:date="2024-09-13T17:29:00Z" w16du:dateUtc="2024-09-13T10:29:00Z">
              <w:rPr>
                <w:rFonts w:cs="Arial"/>
                <w:i/>
                <w:iCs/>
                <w:szCs w:val="22"/>
                <w:lang w:val="vi-VN"/>
              </w:rPr>
            </w:rPrChange>
          </w:rPr>
          <w:delText>o r</w:delText>
        </w:r>
        <w:r w:rsidRPr="00863667" w:rsidDel="003C6139">
          <w:rPr>
            <w:rFonts w:ascii="iCiel Avenir LT Std 35 Light" w:hAnsi="iCiel Avenir LT Std 35 Light" w:cs="Calibri"/>
            <w:i/>
            <w:iCs/>
            <w:szCs w:val="22"/>
            <w:lang w:val="vi-VN"/>
            <w:rPrChange w:id="12525" w:author="An Tran, ACA (BUV)" w:date="2024-09-13T17:29:00Z" w16du:dateUtc="2024-09-13T10:29:00Z">
              <w:rPr>
                <w:rFonts w:cs="Calibri"/>
                <w:i/>
                <w:iCs/>
                <w:szCs w:val="22"/>
                <w:lang w:val="vi-VN"/>
              </w:rPr>
            </w:rPrChange>
          </w:rPr>
          <w:delText>ằ</w:delText>
        </w:r>
        <w:r w:rsidRPr="00863667" w:rsidDel="003C6139">
          <w:rPr>
            <w:rFonts w:ascii="iCiel Avenir LT Std 35 Light" w:hAnsi="iCiel Avenir LT Std 35 Light" w:cs="Arial"/>
            <w:i/>
            <w:iCs/>
            <w:szCs w:val="22"/>
            <w:lang w:val="vi-VN"/>
            <w:rPrChange w:id="12526" w:author="An Tran, ACA (BUV)" w:date="2024-09-13T17:29:00Z" w16du:dateUtc="2024-09-13T10:29:00Z">
              <w:rPr>
                <w:rFonts w:cs="Arial"/>
                <w:i/>
                <w:iCs/>
                <w:szCs w:val="22"/>
                <w:lang w:val="vi-VN"/>
              </w:rPr>
            </w:rPrChange>
          </w:rPr>
          <w:delText>ng t</w:delText>
        </w:r>
        <w:r w:rsidRPr="00863667" w:rsidDel="003C6139">
          <w:rPr>
            <w:rFonts w:ascii="iCiel Avenir LT Std 35 Light" w:hAnsi="iCiel Avenir LT Std 35 Light" w:cs="Calibri"/>
            <w:i/>
            <w:iCs/>
            <w:szCs w:val="22"/>
            <w:lang w:val="vi-VN"/>
            <w:rPrChange w:id="12527"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Cs w:val="22"/>
            <w:lang w:val="vi-VN"/>
            <w:rPrChange w:id="12528" w:author="An Tran, ACA (BUV)" w:date="2024-09-13T17:29:00Z" w16du:dateUtc="2024-09-13T10:29:00Z">
              <w:rPr>
                <w:rFonts w:cs="Arial"/>
                <w:i/>
                <w:iCs/>
                <w:szCs w:val="22"/>
                <w:lang w:val="vi-VN"/>
              </w:rPr>
            </w:rPrChange>
          </w:rPr>
          <w:delText>t c</w:delText>
        </w:r>
        <w:r w:rsidRPr="00863667" w:rsidDel="003C6139">
          <w:rPr>
            <w:rFonts w:ascii="iCiel Avenir LT Std 35 Light" w:hAnsi="iCiel Avenir LT Std 35 Light" w:cs="Calibri"/>
            <w:i/>
            <w:iCs/>
            <w:szCs w:val="22"/>
            <w:lang w:val="vi-VN"/>
            <w:rPrChange w:id="12529"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Cs w:val="22"/>
            <w:lang w:val="vi-VN"/>
            <w:rPrChange w:id="12530" w:author="An Tran, ACA (BUV)" w:date="2024-09-13T17:29:00Z" w16du:dateUtc="2024-09-13T10:29:00Z">
              <w:rPr>
                <w:rFonts w:cs="Arial"/>
                <w:i/>
                <w:iCs/>
                <w:szCs w:val="22"/>
                <w:lang w:val="vi-VN"/>
              </w:rPr>
            </w:rPrChange>
          </w:rPr>
          <w:delText xml:space="preserve"> các sinh viên đ</w:delText>
        </w:r>
        <w:r w:rsidRPr="00863667" w:rsidDel="003C6139">
          <w:rPr>
            <w:rFonts w:ascii="iCiel Avenir LT Std 35 Light" w:hAnsi="iCiel Avenir LT Std 35 Light" w:cs="Calibri"/>
            <w:i/>
            <w:iCs/>
            <w:szCs w:val="22"/>
            <w:lang w:val="vi-VN"/>
            <w:rPrChange w:id="12531"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Cs w:val="22"/>
            <w:lang w:val="vi-VN"/>
            <w:rPrChange w:id="12532" w:author="An Tran, ACA (BUV)" w:date="2024-09-13T17:29:00Z" w16du:dateUtc="2024-09-13T10:29:00Z">
              <w:rPr>
                <w:rFonts w:cs="Arial"/>
                <w:i/>
                <w:iCs/>
                <w:szCs w:val="22"/>
                <w:lang w:val="vi-VN"/>
              </w:rPr>
            </w:rPrChange>
          </w:rPr>
          <w:delText>u đ</w:delText>
        </w:r>
        <w:r w:rsidRPr="00863667" w:rsidDel="003C6139">
          <w:rPr>
            <w:rFonts w:ascii="iCiel Avenir LT Std 35 Light" w:hAnsi="iCiel Avenir LT Std 35 Light" w:cs="Calibri"/>
            <w:i/>
            <w:iCs/>
            <w:szCs w:val="22"/>
            <w:lang w:val="vi-VN"/>
            <w:rPrChange w:id="12533" w:author="An Tran, ACA (BUV)" w:date="2024-09-13T17:29:00Z" w16du:dateUtc="2024-09-13T10:29:00Z">
              <w:rPr>
                <w:rFonts w:cs="Calibri"/>
                <w:i/>
                <w:iCs/>
                <w:szCs w:val="22"/>
                <w:lang w:val="vi-VN"/>
              </w:rPr>
            </w:rPrChange>
          </w:rPr>
          <w:delText>ượ</w:delText>
        </w:r>
        <w:r w:rsidRPr="00863667" w:rsidDel="003C6139">
          <w:rPr>
            <w:rFonts w:ascii="iCiel Avenir LT Std 35 Light" w:hAnsi="iCiel Avenir LT Std 35 Light" w:cs="Arial"/>
            <w:i/>
            <w:iCs/>
            <w:szCs w:val="22"/>
            <w:lang w:val="vi-VN"/>
            <w:rPrChange w:id="12534" w:author="An Tran, ACA (BUV)" w:date="2024-09-13T17:29:00Z" w16du:dateUtc="2024-09-13T10:29:00Z">
              <w:rPr>
                <w:rFonts w:cs="Arial"/>
                <w:i/>
                <w:iCs/>
                <w:szCs w:val="22"/>
                <w:lang w:val="vi-VN"/>
              </w:rPr>
            </w:rPrChange>
          </w:rPr>
          <w:delText>c đi th</w:delText>
        </w:r>
        <w:r w:rsidRPr="00863667" w:rsidDel="003C6139">
          <w:rPr>
            <w:rFonts w:ascii="iCiel Avenir LT Std 35 Light" w:hAnsi="iCiel Avenir LT Std 35 Light" w:cs="Calibri"/>
            <w:i/>
            <w:iCs/>
            <w:szCs w:val="22"/>
            <w:lang w:val="vi-VN"/>
            <w:rPrChange w:id="12535"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2536"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2537"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2538" w:author="An Tran, ACA (BUV)" w:date="2024-09-13T17:29:00Z" w16du:dateUtc="2024-09-13T10:29:00Z">
              <w:rPr>
                <w:rFonts w:cs="Arial"/>
                <w:i/>
                <w:iCs/>
                <w:szCs w:val="22"/>
                <w:lang w:val="vi-VN"/>
              </w:rPr>
            </w:rPrChange>
          </w:rPr>
          <w:delText>p vào k</w:delText>
        </w:r>
        <w:r w:rsidRPr="00863667" w:rsidDel="003C6139">
          <w:rPr>
            <w:rFonts w:ascii="iCiel Avenir LT Std 35 Light" w:hAnsi="iCiel Avenir LT Std 35 Light" w:cs="Calibri"/>
            <w:i/>
            <w:iCs/>
            <w:szCs w:val="22"/>
            <w:lang w:val="vi-VN"/>
            <w:rPrChange w:id="12539" w:author="An Tran, ACA (BUV)" w:date="2024-09-13T17:29:00Z" w16du:dateUtc="2024-09-13T10:29:00Z">
              <w:rPr>
                <w:rFonts w:cs="Calibri"/>
                <w:i/>
                <w:iCs/>
                <w:szCs w:val="22"/>
                <w:lang w:val="vi-VN"/>
              </w:rPr>
            </w:rPrChange>
          </w:rPr>
          <w:delText>ỳ</w:delText>
        </w:r>
        <w:r w:rsidRPr="00863667" w:rsidDel="003C6139">
          <w:rPr>
            <w:rFonts w:ascii="iCiel Avenir LT Std 35 Light" w:hAnsi="iCiel Avenir LT Std 35 Light" w:cs="Arial"/>
            <w:i/>
            <w:iCs/>
            <w:szCs w:val="22"/>
            <w:lang w:val="vi-VN"/>
            <w:rPrChange w:id="12540" w:author="An Tran, ACA (BUV)" w:date="2024-09-13T17:29:00Z" w16du:dateUtc="2024-09-13T10:29:00Z">
              <w:rPr>
                <w:rFonts w:cs="Arial"/>
                <w:i/>
                <w:iCs/>
                <w:szCs w:val="22"/>
                <w:lang w:val="vi-VN"/>
              </w:rPr>
            </w:rPrChange>
          </w:rPr>
          <w:delText xml:space="preserve"> ngh</w:delText>
        </w:r>
        <w:r w:rsidRPr="00863667" w:rsidDel="003C6139">
          <w:rPr>
            <w:rFonts w:ascii="iCiel Avenir LT Std 35 Light" w:hAnsi="iCiel Avenir LT Std 35 Light" w:cs="Calibri"/>
            <w:i/>
            <w:iCs/>
            <w:szCs w:val="22"/>
            <w:lang w:val="vi-VN"/>
            <w:rPrChange w:id="12541" w:author="An Tran, ACA (BUV)" w:date="2024-09-13T17:29:00Z" w16du:dateUtc="2024-09-13T10:29:00Z">
              <w:rPr>
                <w:rFonts w:cs="Calibri"/>
                <w:i/>
                <w:iCs/>
                <w:szCs w:val="22"/>
                <w:lang w:val="vi-VN"/>
              </w:rPr>
            </w:rPrChange>
          </w:rPr>
          <w:delText>ỉ</w:delText>
        </w:r>
        <w:r w:rsidRPr="00863667" w:rsidDel="003C6139">
          <w:rPr>
            <w:rFonts w:ascii="iCiel Avenir LT Std 35 Light" w:hAnsi="iCiel Avenir LT Std 35 Light" w:cs="Arial"/>
            <w:i/>
            <w:iCs/>
            <w:szCs w:val="22"/>
            <w:lang w:val="vi-VN"/>
            <w:rPrChange w:id="12542" w:author="An Tran, ACA (BUV)" w:date="2024-09-13T17:29:00Z" w16du:dateUtc="2024-09-13T10:29:00Z">
              <w:rPr>
                <w:rFonts w:cs="Arial"/>
                <w:i/>
                <w:iCs/>
                <w:szCs w:val="22"/>
                <w:lang w:val="vi-VN"/>
              </w:rPr>
            </w:rPrChange>
          </w:rPr>
          <w:delText xml:space="preserve"> gi</w:delText>
        </w:r>
        <w:r w:rsidRPr="00863667" w:rsidDel="003C6139">
          <w:rPr>
            <w:rFonts w:ascii="iCiel Avenir LT Std 35 Light" w:hAnsi="iCiel Avenir LT Std 35 Light" w:cs="Calibri"/>
            <w:i/>
            <w:iCs/>
            <w:szCs w:val="22"/>
            <w:lang w:val="vi-VN"/>
            <w:rPrChange w:id="12543"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Cs w:val="22"/>
            <w:lang w:val="vi-VN"/>
            <w:rPrChange w:id="12544" w:author="An Tran, ACA (BUV)" w:date="2024-09-13T17:29:00Z" w16du:dateUtc="2024-09-13T10:29:00Z">
              <w:rPr>
                <w:rFonts w:cs="Arial"/>
                <w:i/>
                <w:iCs/>
                <w:szCs w:val="22"/>
                <w:lang w:val="vi-VN"/>
              </w:rPr>
            </w:rPrChange>
          </w:rPr>
          <w:delText>a h</w:delText>
        </w:r>
        <w:r w:rsidRPr="00863667" w:rsidDel="003C6139">
          <w:rPr>
            <w:rFonts w:ascii="iCiel Avenir LT Std 35 Light" w:hAnsi="iCiel Avenir LT Std 35 Light" w:cs="Calibri"/>
            <w:i/>
            <w:iCs/>
            <w:szCs w:val="22"/>
            <w:lang w:val="vi-VN"/>
            <w:rPrChange w:id="12545"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Cs w:val="22"/>
            <w:lang w:val="vi-VN"/>
            <w:rPrChange w:id="12546" w:author="An Tran, ACA (BUV)" w:date="2024-09-13T17:29:00Z" w16du:dateUtc="2024-09-13T10:29:00Z">
              <w:rPr>
                <w:rFonts w:cs="Arial"/>
                <w:i/>
                <w:iCs/>
                <w:szCs w:val="22"/>
                <w:lang w:val="vi-VN"/>
              </w:rPr>
            </w:rPrChange>
          </w:rPr>
          <w:delText>c k</w:delText>
        </w:r>
        <w:r w:rsidRPr="00863667" w:rsidDel="003C6139">
          <w:rPr>
            <w:rFonts w:ascii="iCiel Avenir LT Std 35 Light" w:hAnsi="iCiel Avenir LT Std 35 Light" w:cs="Calibri"/>
            <w:i/>
            <w:iCs/>
            <w:szCs w:val="22"/>
            <w:lang w:val="vi-VN"/>
            <w:rPrChange w:id="12547" w:author="An Tran, ACA (BUV)" w:date="2024-09-13T17:29:00Z" w16du:dateUtc="2024-09-13T10:29:00Z">
              <w:rPr>
                <w:rFonts w:cs="Calibri"/>
                <w:i/>
                <w:iCs/>
                <w:szCs w:val="22"/>
                <w:lang w:val="vi-VN"/>
              </w:rPr>
            </w:rPrChange>
          </w:rPr>
          <w:delText>ỳ</w:delText>
        </w:r>
        <w:r w:rsidRPr="00863667" w:rsidDel="003C6139">
          <w:rPr>
            <w:rFonts w:ascii="iCiel Avenir LT Std 35 Light" w:hAnsi="iCiel Avenir LT Std 35 Light" w:cs="Arial"/>
            <w:i/>
            <w:iCs/>
            <w:szCs w:val="22"/>
            <w:lang w:val="vi-VN"/>
            <w:rPrChange w:id="12548" w:author="An Tran, ACA (BUV)" w:date="2024-09-13T17:29:00Z" w16du:dateUtc="2024-09-13T10:29:00Z">
              <w:rPr>
                <w:rFonts w:cs="Arial"/>
                <w:i/>
                <w:iCs/>
                <w:szCs w:val="22"/>
                <w:lang w:val="vi-VN"/>
              </w:rPr>
            </w:rPrChange>
          </w:rPr>
          <w:delText xml:space="preserve"> không?</w:delText>
        </w:r>
        <w:bookmarkEnd w:id="12513"/>
      </w:del>
    </w:p>
    <w:p w14:paraId="1AC0EE8F" w14:textId="4DAA84AA" w:rsidR="00E20BF9" w:rsidRPr="00D427AB" w:rsidDel="003C6139" w:rsidRDefault="00E20BF9">
      <w:pPr>
        <w:rPr>
          <w:del w:id="12549" w:author="An Tran, ACA (BUV)" w:date="2024-09-12T11:07:00Z" w16du:dateUtc="2024-09-12T04:07:00Z"/>
          <w:rFonts w:cs="Arial"/>
          <w:bCs/>
          <w:szCs w:val="22"/>
          <w:u w:val="single"/>
          <w:lang w:val="vi-VN"/>
        </w:rPr>
        <w:pPrChange w:id="1255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551"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2552"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2553"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2554"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2555"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2556"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2557"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2558" w:author="An Tran, ACA (BUV)" w:date="2024-09-13T17:29:00Z" w16du:dateUtc="2024-09-13T10:29:00Z">
              <w:rPr>
                <w:rFonts w:cs="Arial"/>
                <w:bCs/>
                <w:szCs w:val="22"/>
                <w:u w:val="single"/>
                <w:lang w:val="vi-VN"/>
              </w:rPr>
            </w:rPrChange>
          </w:rPr>
          <w:delText>:</w:delText>
        </w:r>
      </w:del>
    </w:p>
    <w:p w14:paraId="5F2218D9" w14:textId="3BE276EF" w:rsidR="00C1363F" w:rsidRPr="00D427AB" w:rsidDel="003C6139" w:rsidRDefault="00C1363F">
      <w:pPr>
        <w:rPr>
          <w:del w:id="12559" w:author="An Tran, ACA (BUV)" w:date="2024-09-12T11:07:00Z" w16du:dateUtc="2024-09-12T04:07:00Z"/>
          <w:rFonts w:cs="Arial"/>
          <w:szCs w:val="22"/>
        </w:rPr>
        <w:pPrChange w:id="1256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561" w:author="An Tran, ACA (BUV)" w:date="2024-09-12T11:07:00Z" w16du:dateUtc="2024-09-12T04:07:00Z">
        <w:r w:rsidRPr="00863667" w:rsidDel="003C6139">
          <w:rPr>
            <w:rFonts w:ascii="iCiel Avenir LT Std 35 Light" w:hAnsi="iCiel Avenir LT Std 35 Light" w:cs="Arial"/>
            <w:sz w:val="22"/>
            <w:szCs w:val="22"/>
            <w:rPrChange w:id="12562" w:author="An Tran, ACA (BUV)" w:date="2024-09-13T17:29:00Z" w16du:dateUtc="2024-09-13T10:29:00Z">
              <w:rPr>
                <w:rFonts w:cs="Arial"/>
                <w:szCs w:val="22"/>
              </w:rPr>
            </w:rPrChange>
          </w:rPr>
          <w:delText>During the journey at British University Vietnam, students will have one PSG semester every academic year (PSG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delText>
        </w:r>
      </w:del>
    </w:p>
    <w:p w14:paraId="3A201E51" w14:textId="27882E25" w:rsidR="00C1363F" w:rsidRPr="00D427AB" w:rsidDel="003C6139" w:rsidRDefault="00C1363F">
      <w:pPr>
        <w:rPr>
          <w:del w:id="12563" w:author="An Tran, ACA (BUV)" w:date="2024-09-12T11:07:00Z" w16du:dateUtc="2024-09-12T04:07:00Z"/>
          <w:rFonts w:cs="Arial"/>
          <w:szCs w:val="22"/>
        </w:rPr>
        <w:pPrChange w:id="1256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565" w:author="An Tran, ACA (BUV)" w:date="2024-09-12T11:07:00Z" w16du:dateUtc="2024-09-12T04:07:00Z">
        <w:r w:rsidRPr="00863667" w:rsidDel="003C6139">
          <w:rPr>
            <w:rFonts w:ascii="iCiel Avenir LT Std 35 Light" w:hAnsi="iCiel Avenir LT Std 35 Light" w:cs="Arial"/>
            <w:sz w:val="22"/>
            <w:szCs w:val="22"/>
            <w:rPrChange w:id="12566" w:author="An Tran, ACA (BUV)" w:date="2024-09-13T17:29:00Z" w16du:dateUtc="2024-09-13T10:29:00Z">
              <w:rPr>
                <w:rFonts w:cs="Arial"/>
                <w:szCs w:val="22"/>
              </w:rPr>
            </w:rPrChange>
          </w:rPr>
          <w:delTex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w:delText>
        </w:r>
        <w:r w:rsidR="005358E3" w:rsidRPr="00863667" w:rsidDel="003C6139">
          <w:rPr>
            <w:rFonts w:ascii="iCiel Avenir LT Std 35 Light" w:hAnsi="iCiel Avenir LT Std 35 Light" w:cs="Arial"/>
            <w:sz w:val="22"/>
            <w:szCs w:val="22"/>
            <w:rPrChange w:id="12567" w:author="An Tran, ACA (BUV)" w:date="2024-09-13T17:29:00Z" w16du:dateUtc="2024-09-13T10:29:00Z">
              <w:rPr>
                <w:rFonts w:cs="Arial"/>
                <w:szCs w:val="22"/>
              </w:rPr>
            </w:rPrChange>
          </w:rPr>
          <w:delText>providing</w:delText>
        </w:r>
        <w:r w:rsidRPr="00863667" w:rsidDel="003C6139">
          <w:rPr>
            <w:rFonts w:ascii="iCiel Avenir LT Std 35 Light" w:hAnsi="iCiel Avenir LT Std 35 Light" w:cs="Arial"/>
            <w:sz w:val="22"/>
            <w:szCs w:val="22"/>
            <w:rPrChange w:id="12568" w:author="An Tran, ACA (BUV)" w:date="2024-09-13T17:29:00Z" w16du:dateUtc="2024-09-13T10:29:00Z">
              <w:rPr>
                <w:rFonts w:cs="Arial"/>
                <w:szCs w:val="22"/>
              </w:rPr>
            </w:rPrChange>
          </w:rPr>
          <w:delText xml:space="preserve"> sufficient internship opportunities to all BUV students in each PSG </w:delText>
        </w:r>
        <w:r w:rsidR="7E021EB4" w:rsidRPr="00863667" w:rsidDel="003C6139">
          <w:rPr>
            <w:rFonts w:ascii="iCiel Avenir LT Std 35 Light" w:hAnsi="iCiel Avenir LT Std 35 Light" w:cs="Arial"/>
            <w:sz w:val="22"/>
            <w:szCs w:val="22"/>
            <w:rPrChange w:id="12569" w:author="An Tran, ACA (BUV)" w:date="2024-09-13T17:29:00Z" w16du:dateUtc="2024-09-13T10:29:00Z">
              <w:rPr>
                <w:rFonts w:cs="Arial"/>
                <w:szCs w:val="22"/>
              </w:rPr>
            </w:rPrChange>
          </w:rPr>
          <w:delText>semester</w:delText>
        </w:r>
        <w:r w:rsidRPr="00863667" w:rsidDel="003C6139">
          <w:rPr>
            <w:rFonts w:ascii="iCiel Avenir LT Std 35 Light" w:hAnsi="iCiel Avenir LT Std 35 Light" w:cs="Arial"/>
            <w:sz w:val="22"/>
            <w:szCs w:val="22"/>
            <w:rPrChange w:id="12570" w:author="An Tran, ACA (BUV)" w:date="2024-09-13T17:29:00Z" w16du:dateUtc="2024-09-13T10:29:00Z">
              <w:rPr>
                <w:rFonts w:cs="Arial"/>
                <w:szCs w:val="22"/>
              </w:rPr>
            </w:rPrChange>
          </w:rPr>
          <w:delText xml:space="preserve">. Although applications sent via BUV Career Services &amp; Industry Relations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BUV Career Services &amp; Industry Relations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delText>
        </w:r>
      </w:del>
    </w:p>
    <w:p w14:paraId="7D37DFF7" w14:textId="3B7A9A7C" w:rsidR="00C1363F" w:rsidRPr="00D427AB" w:rsidDel="003C6139" w:rsidRDefault="00C1363F">
      <w:pPr>
        <w:rPr>
          <w:del w:id="12571" w:author="An Tran, ACA (BUV)" w:date="2024-09-12T11:07:00Z" w16du:dateUtc="2024-09-12T04:07:00Z"/>
          <w:rFonts w:cs="Arial"/>
          <w:szCs w:val="22"/>
        </w:rPr>
        <w:pPrChange w:id="1257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573" w:author="An Tran, ACA (BUV)" w:date="2024-09-12T11:07:00Z" w16du:dateUtc="2024-09-12T04:07:00Z">
        <w:r w:rsidRPr="00863667" w:rsidDel="003C6139">
          <w:rPr>
            <w:rFonts w:ascii="iCiel Avenir LT Std 35 Light" w:hAnsi="iCiel Avenir LT Std 35 Light" w:cs="Arial"/>
            <w:sz w:val="22"/>
            <w:szCs w:val="22"/>
            <w:rPrChange w:id="12574"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2575"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2576"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257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578"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2579"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2580"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2581"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2582"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2583"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2584"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2585"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586"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2587"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2588"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2589"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2590" w:author="An Tran, ACA (BUV)" w:date="2024-09-13T17:29:00Z" w16du:dateUtc="2024-09-13T10:29:00Z">
              <w:rPr>
                <w:rFonts w:cs="Arial"/>
                <w:szCs w:val="22"/>
              </w:rPr>
            </w:rPrChange>
          </w:rPr>
          <w:delText>.</w:delText>
        </w:r>
      </w:del>
    </w:p>
    <w:p w14:paraId="6397FF10" w14:textId="69855C50" w:rsidR="00C1363F" w:rsidRPr="00D427AB" w:rsidDel="003C6139" w:rsidRDefault="00C1363F">
      <w:pPr>
        <w:rPr>
          <w:del w:id="12591" w:author="An Tran, ACA (BUV)" w:date="2024-09-12T11:07:00Z" w16du:dateUtc="2024-09-12T04:07:00Z"/>
          <w:rFonts w:cs="Arial"/>
          <w:szCs w:val="22"/>
        </w:rPr>
        <w:pPrChange w:id="12592" w:author="An Tran, ACA (BUV)" w:date="2024-09-12T11:07:00Z" w16du:dateUtc="2024-09-12T04:07:00Z">
          <w:pPr>
            <w:pStyle w:val="Question"/>
            <w:numPr>
              <w:numId w:val="7"/>
            </w:numPr>
            <w:tabs>
              <w:tab w:val="left" w:pos="630"/>
              <w:tab w:val="left" w:pos="990"/>
            </w:tabs>
            <w:spacing w:before="100" w:line="400" w:lineRule="exact"/>
            <w:ind w:left="4950" w:hanging="360"/>
          </w:pPr>
        </w:pPrChange>
      </w:pPr>
    </w:p>
    <w:p w14:paraId="5920FE39" w14:textId="3E8F24FE" w:rsidR="00C1363F" w:rsidRPr="00D427AB" w:rsidDel="003C6139" w:rsidRDefault="00C1363F">
      <w:pPr>
        <w:rPr>
          <w:del w:id="12593" w:author="An Tran, ACA (BUV)" w:date="2024-09-12T11:07:00Z" w16du:dateUtc="2024-09-12T04:07:00Z"/>
          <w:rFonts w:cs="Arial"/>
          <w:i/>
          <w:iCs/>
          <w:szCs w:val="22"/>
        </w:rPr>
        <w:pPrChange w:id="1259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595" w:author="An Tran, ACA (BUV)" w:date="2024-09-12T11:07:00Z" w16du:dateUtc="2024-09-12T04:07:00Z">
        <w:r w:rsidRPr="00863667" w:rsidDel="003C6139">
          <w:rPr>
            <w:rFonts w:ascii="iCiel Avenir LT Std 35 Light" w:hAnsi="iCiel Avenir LT Std 35 Light" w:cs="Arial"/>
            <w:i/>
            <w:iCs/>
            <w:sz w:val="22"/>
            <w:szCs w:val="22"/>
            <w:rPrChange w:id="12596" w:author="An Tran, ACA (BUV)" w:date="2024-09-13T17:29:00Z" w16du:dateUtc="2024-09-13T10:29:00Z">
              <w:rPr>
                <w:rFonts w:cs="Arial"/>
                <w:i/>
                <w:iCs/>
                <w:szCs w:val="22"/>
              </w:rPr>
            </w:rPrChange>
          </w:rPr>
          <w:delText xml:space="preserve">Trong thời gian học tập tại BUV, sinh viên có một kỳ học PSG mỗi năm học (Tên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delText>
        </w:r>
      </w:del>
    </w:p>
    <w:p w14:paraId="61C5C2BF" w14:textId="089460EE" w:rsidR="00C1363F" w:rsidRPr="00D427AB" w:rsidDel="003C6139" w:rsidRDefault="00C1363F">
      <w:pPr>
        <w:rPr>
          <w:del w:id="12597" w:author="An Tran, ACA (BUV)" w:date="2024-09-12T11:07:00Z" w16du:dateUtc="2024-09-12T04:07:00Z"/>
          <w:rFonts w:cs="Arial"/>
          <w:i/>
          <w:iCs/>
          <w:szCs w:val="22"/>
        </w:rPr>
        <w:pPrChange w:id="1259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599" w:author="An Tran, ACA (BUV)" w:date="2024-09-12T11:07:00Z" w16du:dateUtc="2024-09-12T04:07:00Z">
        <w:r w:rsidRPr="00863667" w:rsidDel="003C6139">
          <w:rPr>
            <w:rFonts w:ascii="iCiel Avenir LT Std 35 Light" w:hAnsi="iCiel Avenir LT Std 35 Light" w:cs="Arial"/>
            <w:i/>
            <w:iCs/>
            <w:sz w:val="22"/>
            <w:szCs w:val="22"/>
            <w:rPrChange w:id="12600" w:author="An Tran, ACA (BUV)" w:date="2024-09-13T17:29:00Z" w16du:dateUtc="2024-09-13T10:29:00Z">
              <w:rPr>
                <w:rFonts w:cs="Arial"/>
                <w:i/>
                <w:iCs/>
                <w:szCs w:val="22"/>
              </w:rPr>
            </w:rPrChange>
          </w:rPr>
          <w:delText>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400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Phòng Dịch vụ Hướng nghiệp &amp; Quan hệ Đối tác,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Đội ngũ Hướng nghiệp trong việc cung cấp dịch vụ hướng nghiệp tận tâm và chuyên nghiệp để chứng tỏ rằng sinh viên đạt tiêu chuẩn cho vị trí thực tập sinh. Cùng với sự đồng hành của Đội ngũ Hướng nghiệp, sinh viên cần thể hiện được sự cam kết cũng như khả năng của mình để có thể vượt qua các quy trình tuyển dụng cần thiết của công ty.</w:delText>
        </w:r>
      </w:del>
    </w:p>
    <w:p w14:paraId="0D012699" w14:textId="395EE595" w:rsidR="00E20BF9" w:rsidRPr="00D427AB" w:rsidDel="003C6139" w:rsidRDefault="00C1363F">
      <w:pPr>
        <w:rPr>
          <w:del w:id="12601" w:author="An Tran, ACA (BUV)" w:date="2024-09-12T11:07:00Z" w16du:dateUtc="2024-09-12T04:07:00Z"/>
          <w:rFonts w:cs="Arial"/>
          <w:i/>
          <w:iCs/>
          <w:szCs w:val="22"/>
          <w:lang w:val="vi-VN"/>
        </w:rPr>
        <w:pPrChange w:id="1260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603" w:author="An Tran, ACA (BUV)" w:date="2024-09-12T11:07:00Z" w16du:dateUtc="2024-09-12T04:07:00Z">
        <w:r w:rsidRPr="00863667" w:rsidDel="003C6139">
          <w:rPr>
            <w:rFonts w:ascii="iCiel Avenir LT Std 35 Light" w:hAnsi="iCiel Avenir LT Std 35 Light" w:cs="Arial"/>
            <w:i/>
            <w:iCs/>
            <w:sz w:val="22"/>
            <w:szCs w:val="22"/>
            <w:rPrChange w:id="12604"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2605"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2606"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260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608"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2609"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2610"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2611"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2612"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261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614"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2615"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2616"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2617"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2618" w:author="An Tran, ACA (BUV)" w:date="2024-09-13T17:29:00Z" w16du:dateUtc="2024-09-13T10:29:00Z">
              <w:rPr>
                <w:rFonts w:cs="Arial"/>
                <w:i/>
                <w:iCs/>
                <w:szCs w:val="22"/>
              </w:rPr>
            </w:rPrChange>
          </w:rPr>
          <w:delText xml:space="preserve"> (dành riêng cho sinh viên và cựu sinh viên BUV).</w:delText>
        </w:r>
      </w:del>
    </w:p>
    <w:p w14:paraId="00326F10" w14:textId="14D17A42" w:rsidR="00E20BF9" w:rsidRPr="00D427AB" w:rsidDel="003C6139" w:rsidRDefault="00E20BF9">
      <w:pPr>
        <w:rPr>
          <w:del w:id="12619" w:author="An Tran, ACA (BUV)" w:date="2024-09-12T11:07:00Z" w16du:dateUtc="2024-09-12T04:07:00Z"/>
          <w:rFonts w:cs="Arial"/>
          <w:szCs w:val="22"/>
          <w:lang w:val="vi-VN"/>
        </w:rPr>
        <w:pPrChange w:id="12620"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2621" w:name="_Toc141433239"/>
      <w:del w:id="12622" w:author="An Tran, ACA (BUV)" w:date="2024-09-12T11:07:00Z" w16du:dateUtc="2024-09-12T04:07:00Z">
        <w:r w:rsidRPr="00863667" w:rsidDel="003C6139">
          <w:rPr>
            <w:rFonts w:ascii="iCiel Avenir LT Std 35 Light" w:hAnsi="iCiel Avenir LT Std 35 Light" w:cs="Arial"/>
            <w:szCs w:val="22"/>
            <w:lang w:val="vi-VN"/>
            <w:rPrChange w:id="12623" w:author="An Tran, ACA (BUV)" w:date="2024-09-13T17:29:00Z" w16du:dateUtc="2024-09-13T10:29:00Z">
              <w:rPr>
                <w:rFonts w:cs="Arial"/>
                <w:szCs w:val="22"/>
                <w:lang w:val="vi-VN"/>
              </w:rPr>
            </w:rPrChange>
          </w:rPr>
          <w:delText xml:space="preserve">What can students do during 3 months break if they do not go for internships? / </w:delText>
        </w:r>
        <w:r w:rsidRPr="00863667" w:rsidDel="003C6139">
          <w:rPr>
            <w:rFonts w:ascii="iCiel Avenir LT Std 35 Light" w:hAnsi="iCiel Avenir LT Std 35 Light" w:cs="Arial"/>
            <w:i/>
            <w:iCs/>
            <w:szCs w:val="22"/>
            <w:lang w:val="vi-VN"/>
            <w:rPrChange w:id="12624" w:author="An Tran, ACA (BUV)" w:date="2024-09-13T17:29:00Z" w16du:dateUtc="2024-09-13T10:29:00Z">
              <w:rPr>
                <w:rFonts w:cs="Arial"/>
                <w:i/>
                <w:iCs/>
                <w:szCs w:val="22"/>
                <w:lang w:val="vi-VN"/>
              </w:rPr>
            </w:rPrChange>
          </w:rPr>
          <w:delText>N</w:delText>
        </w:r>
        <w:r w:rsidRPr="00863667" w:rsidDel="003C6139">
          <w:rPr>
            <w:rFonts w:ascii="iCiel Avenir LT Std 35 Light" w:hAnsi="iCiel Avenir LT Std 35 Light" w:cs="Calibri"/>
            <w:i/>
            <w:iCs/>
            <w:szCs w:val="22"/>
            <w:lang w:val="vi-VN"/>
            <w:rPrChange w:id="12625"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Cs w:val="22"/>
            <w:lang w:val="vi-VN"/>
            <w:rPrChange w:id="12626" w:author="An Tran, ACA (BUV)" w:date="2024-09-13T17:29:00Z" w16du:dateUtc="2024-09-13T10:29:00Z">
              <w:rPr>
                <w:rFonts w:cs="Arial"/>
                <w:i/>
                <w:iCs/>
                <w:szCs w:val="22"/>
                <w:lang w:val="vi-VN"/>
              </w:rPr>
            </w:rPrChange>
          </w:rPr>
          <w:delText>u trong 3 tháng ngh</w:delText>
        </w:r>
        <w:r w:rsidRPr="00863667" w:rsidDel="003C6139">
          <w:rPr>
            <w:rFonts w:ascii="iCiel Avenir LT Std 35 Light" w:hAnsi="iCiel Avenir LT Std 35 Light" w:cs="Calibri"/>
            <w:i/>
            <w:iCs/>
            <w:szCs w:val="22"/>
            <w:lang w:val="vi-VN"/>
            <w:rPrChange w:id="12627" w:author="An Tran, ACA (BUV)" w:date="2024-09-13T17:29:00Z" w16du:dateUtc="2024-09-13T10:29:00Z">
              <w:rPr>
                <w:rFonts w:cs="Calibri"/>
                <w:i/>
                <w:iCs/>
                <w:szCs w:val="22"/>
                <w:lang w:val="vi-VN"/>
              </w:rPr>
            </w:rPrChange>
          </w:rPr>
          <w:delText>ỉ</w:delText>
        </w:r>
        <w:r w:rsidRPr="00863667" w:rsidDel="003C6139">
          <w:rPr>
            <w:rFonts w:ascii="iCiel Avenir LT Std 35 Light" w:hAnsi="iCiel Avenir LT Std 35 Light" w:cs="Arial"/>
            <w:i/>
            <w:iCs/>
            <w:szCs w:val="22"/>
            <w:lang w:val="vi-VN"/>
            <w:rPrChange w:id="12628" w:author="An Tran, ACA (BUV)" w:date="2024-09-13T17:29:00Z" w16du:dateUtc="2024-09-13T10:29:00Z">
              <w:rPr>
                <w:rFonts w:cs="Arial"/>
                <w:i/>
                <w:iCs/>
                <w:szCs w:val="22"/>
                <w:lang w:val="vi-VN"/>
              </w:rPr>
            </w:rPrChange>
          </w:rPr>
          <w:delText xml:space="preserve"> gi</w:delText>
        </w:r>
        <w:r w:rsidRPr="00863667" w:rsidDel="003C6139">
          <w:rPr>
            <w:rFonts w:ascii="iCiel Avenir LT Std 35 Light" w:hAnsi="iCiel Avenir LT Std 35 Light" w:cs="Calibri"/>
            <w:i/>
            <w:iCs/>
            <w:szCs w:val="22"/>
            <w:lang w:val="vi-VN"/>
            <w:rPrChange w:id="12629"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Cs w:val="22"/>
            <w:lang w:val="vi-VN"/>
            <w:rPrChange w:id="12630" w:author="An Tran, ACA (BUV)" w:date="2024-09-13T17:29:00Z" w16du:dateUtc="2024-09-13T10:29:00Z">
              <w:rPr>
                <w:rFonts w:cs="Arial"/>
                <w:i/>
                <w:iCs/>
                <w:szCs w:val="22"/>
                <w:lang w:val="vi-VN"/>
              </w:rPr>
            </w:rPrChange>
          </w:rPr>
          <w:delText>a k</w:delText>
        </w:r>
        <w:r w:rsidRPr="00863667" w:rsidDel="003C6139">
          <w:rPr>
            <w:rFonts w:ascii="iCiel Avenir LT Std 35 Light" w:hAnsi="iCiel Avenir LT Std 35 Light" w:cs="Calibri"/>
            <w:i/>
            <w:iCs/>
            <w:szCs w:val="22"/>
            <w:lang w:val="vi-VN"/>
            <w:rPrChange w:id="12631" w:author="An Tran, ACA (BUV)" w:date="2024-09-13T17:29:00Z" w16du:dateUtc="2024-09-13T10:29:00Z">
              <w:rPr>
                <w:rFonts w:cs="Calibri"/>
                <w:i/>
                <w:iCs/>
                <w:szCs w:val="22"/>
                <w:lang w:val="vi-VN"/>
              </w:rPr>
            </w:rPrChange>
          </w:rPr>
          <w:delText>ỳ</w:delText>
        </w:r>
        <w:r w:rsidRPr="00863667" w:rsidDel="003C6139">
          <w:rPr>
            <w:rFonts w:ascii="iCiel Avenir LT Std 35 Light" w:hAnsi="iCiel Avenir LT Std 35 Light" w:cs="Arial"/>
            <w:i/>
            <w:iCs/>
            <w:szCs w:val="22"/>
            <w:lang w:val="vi-VN"/>
            <w:rPrChange w:id="12632" w:author="An Tran, ACA (BUV)" w:date="2024-09-13T17:29:00Z" w16du:dateUtc="2024-09-13T10:29:00Z">
              <w:rPr>
                <w:rFonts w:cs="Arial"/>
                <w:i/>
                <w:iCs/>
                <w:szCs w:val="22"/>
                <w:lang w:val="vi-VN"/>
              </w:rPr>
            </w:rPrChange>
          </w:rPr>
          <w:delText xml:space="preserve"> sinh viên không đi th</w:delText>
        </w:r>
        <w:r w:rsidRPr="00863667" w:rsidDel="003C6139">
          <w:rPr>
            <w:rFonts w:ascii="iCiel Avenir LT Std 35 Light" w:hAnsi="iCiel Avenir LT Std 35 Light" w:cs="Calibri"/>
            <w:i/>
            <w:iCs/>
            <w:szCs w:val="22"/>
            <w:lang w:val="vi-VN"/>
            <w:rPrChange w:id="12633"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2634"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2635"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2636" w:author="An Tran, ACA (BUV)" w:date="2024-09-13T17:29:00Z" w16du:dateUtc="2024-09-13T10:29:00Z">
              <w:rPr>
                <w:rFonts w:cs="Arial"/>
                <w:i/>
                <w:iCs/>
                <w:szCs w:val="22"/>
                <w:lang w:val="vi-VN"/>
              </w:rPr>
            </w:rPrChange>
          </w:rPr>
          <w:delText>p thì có th</w:delText>
        </w:r>
        <w:r w:rsidRPr="00863667" w:rsidDel="003C6139">
          <w:rPr>
            <w:rFonts w:ascii="iCiel Avenir LT Std 35 Light" w:hAnsi="iCiel Avenir LT Std 35 Light" w:cs="Calibri"/>
            <w:i/>
            <w:iCs/>
            <w:szCs w:val="22"/>
            <w:lang w:val="vi-VN"/>
            <w:rPrChange w:id="12637"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Cs w:val="22"/>
            <w:lang w:val="vi-VN"/>
            <w:rPrChange w:id="12638" w:author="An Tran, ACA (BUV)" w:date="2024-09-13T17:29:00Z" w16du:dateUtc="2024-09-13T10:29:00Z">
              <w:rPr>
                <w:rFonts w:cs="Arial"/>
                <w:i/>
                <w:iCs/>
                <w:szCs w:val="22"/>
                <w:lang w:val="vi-VN"/>
              </w:rPr>
            </w:rPrChange>
          </w:rPr>
          <w:delText xml:space="preserve"> làm gì?</w:delText>
        </w:r>
        <w:bookmarkEnd w:id="12621"/>
      </w:del>
    </w:p>
    <w:p w14:paraId="29DB641F" w14:textId="508E3E52" w:rsidR="00E20BF9" w:rsidRPr="00D427AB" w:rsidDel="003C6139" w:rsidRDefault="00E20BF9">
      <w:pPr>
        <w:rPr>
          <w:del w:id="12639" w:author="An Tran, ACA (BUV)" w:date="2024-09-12T11:07:00Z" w16du:dateUtc="2024-09-12T04:07:00Z"/>
          <w:rFonts w:cs="Arial"/>
          <w:bCs/>
          <w:szCs w:val="22"/>
          <w:u w:val="single"/>
          <w:lang w:val="vi-VN"/>
        </w:rPr>
        <w:pPrChange w:id="1264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641"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2642"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2643"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2644"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2645"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2646"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2647"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2648" w:author="An Tran, ACA (BUV)" w:date="2024-09-13T17:29:00Z" w16du:dateUtc="2024-09-13T10:29:00Z">
              <w:rPr>
                <w:rFonts w:cs="Arial"/>
                <w:bCs/>
                <w:szCs w:val="22"/>
                <w:u w:val="single"/>
                <w:lang w:val="vi-VN"/>
              </w:rPr>
            </w:rPrChange>
          </w:rPr>
          <w:delText>:</w:delText>
        </w:r>
      </w:del>
    </w:p>
    <w:p w14:paraId="20252D13" w14:textId="4A8F70ED" w:rsidR="00C1363F" w:rsidRPr="00D427AB" w:rsidDel="003C6139" w:rsidRDefault="00C1363F">
      <w:pPr>
        <w:rPr>
          <w:del w:id="12649" w:author="An Tran, ACA (BUV)" w:date="2024-09-12T11:07:00Z" w16du:dateUtc="2024-09-12T04:07:00Z"/>
          <w:rFonts w:cs="Arial"/>
          <w:szCs w:val="22"/>
        </w:rPr>
        <w:pPrChange w:id="1265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651" w:author="An Tran, ACA (BUV)" w:date="2024-09-12T11:07:00Z" w16du:dateUtc="2024-09-12T04:07:00Z">
        <w:r w:rsidRPr="00863667" w:rsidDel="003C6139">
          <w:rPr>
            <w:rFonts w:ascii="iCiel Avenir LT Std 35 Light" w:hAnsi="iCiel Avenir LT Std 35 Light" w:cs="Arial"/>
            <w:sz w:val="22"/>
            <w:szCs w:val="22"/>
            <w:rPrChange w:id="12652" w:author="An Tran, ACA (BUV)" w:date="2024-09-13T17:29:00Z" w16du:dateUtc="2024-09-13T10:29:00Z">
              <w:rPr>
                <w:rFonts w:cs="Arial"/>
                <w:szCs w:val="22"/>
              </w:rPr>
            </w:rPrChange>
          </w:rPr>
          <w:delText xml:space="preserve">BUV students are encouraged to go for internships and explore the world in different ways during their semester break. Apart from </w:delText>
        </w:r>
        <w:r w:rsidR="27FC9657" w:rsidRPr="00863667" w:rsidDel="003C6139">
          <w:rPr>
            <w:rFonts w:ascii="iCiel Avenir LT Std 35 Light" w:hAnsi="iCiel Avenir LT Std 35 Light" w:cs="Arial"/>
            <w:sz w:val="22"/>
            <w:szCs w:val="22"/>
            <w:rPrChange w:id="12653" w:author="An Tran, ACA (BUV)" w:date="2024-09-13T17:29:00Z" w16du:dateUtc="2024-09-13T10:29:00Z">
              <w:rPr>
                <w:rFonts w:cs="Arial"/>
                <w:szCs w:val="22"/>
              </w:rPr>
            </w:rPrChange>
          </w:rPr>
          <w:delText>internships</w:delText>
        </w:r>
        <w:r w:rsidRPr="00863667" w:rsidDel="003C6139">
          <w:rPr>
            <w:rFonts w:ascii="iCiel Avenir LT Std 35 Light" w:hAnsi="iCiel Avenir LT Std 35 Light" w:cs="Arial"/>
            <w:sz w:val="22"/>
            <w:szCs w:val="22"/>
            <w:rPrChange w:id="12654" w:author="An Tran, ACA (BUV)" w:date="2024-09-13T17:29:00Z" w16du:dateUtc="2024-09-13T10:29:00Z">
              <w:rPr>
                <w:rFonts w:cs="Arial"/>
                <w:szCs w:val="22"/>
              </w:rPr>
            </w:rPrChange>
          </w:rPr>
          <w:delText xml:space="preserve">, students should use their semester breaks to enhance their skills, explore new things, and broaden their knowledge to be ready for their future. At BUV, during semester breaks, </w:delText>
        </w:r>
        <w:r w:rsidR="005358E3" w:rsidRPr="00863667" w:rsidDel="003C6139">
          <w:rPr>
            <w:rFonts w:ascii="iCiel Avenir LT Std 35 Light" w:hAnsi="iCiel Avenir LT Std 35 Light" w:cs="Arial"/>
            <w:sz w:val="22"/>
            <w:szCs w:val="22"/>
            <w:rPrChange w:id="12655" w:author="An Tran, ACA (BUV)" w:date="2024-09-13T17:29:00Z" w16du:dateUtc="2024-09-13T10:29:00Z">
              <w:rPr>
                <w:rFonts w:cs="Arial"/>
                <w:szCs w:val="22"/>
              </w:rPr>
            </w:rPrChange>
          </w:rPr>
          <w:delText>the Student</w:delText>
        </w:r>
        <w:r w:rsidRPr="00863667" w:rsidDel="003C6139">
          <w:rPr>
            <w:rFonts w:ascii="iCiel Avenir LT Std 35 Light" w:hAnsi="iCiel Avenir LT Std 35 Light" w:cs="Arial"/>
            <w:sz w:val="22"/>
            <w:szCs w:val="22"/>
            <w:rPrChange w:id="12656" w:author="An Tran, ACA (BUV)" w:date="2024-09-13T17:29:00Z" w16du:dateUtc="2024-09-13T10:29:00Z">
              <w:rPr>
                <w:rFonts w:cs="Arial"/>
                <w:szCs w:val="22"/>
              </w:rPr>
            </w:rPrChange>
          </w:rPr>
          <w:delText xml:space="preserve">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w:delText>
        </w:r>
        <w:bookmarkStart w:id="12657" w:name="_Hlk171284192"/>
        <w:r w:rsidRPr="00863667" w:rsidDel="003C6139">
          <w:rPr>
            <w:rFonts w:ascii="iCiel Avenir LT Std 35 Light" w:hAnsi="iCiel Avenir LT Std 35 Light" w:cs="Arial"/>
            <w:sz w:val="22"/>
            <w:szCs w:val="22"/>
            <w:rPrChange w:id="12658" w:author="An Tran, ACA (BUV)" w:date="2024-09-13T17:29:00Z" w16du:dateUtc="2024-09-13T10:29:00Z">
              <w:rPr>
                <w:rFonts w:cs="Arial"/>
                <w:szCs w:val="22"/>
              </w:rPr>
            </w:rPrChange>
          </w:rPr>
          <w:delText xml:space="preserve"> (Old semester structure: January, April, July, and October; New semester structure: February, June, and October).</w:delText>
        </w:r>
        <w:bookmarkEnd w:id="12657"/>
      </w:del>
    </w:p>
    <w:p w14:paraId="4D3F03A6" w14:textId="474EC254" w:rsidR="00C1363F" w:rsidRPr="00D427AB" w:rsidDel="003C6139" w:rsidRDefault="00C1363F">
      <w:pPr>
        <w:rPr>
          <w:del w:id="12659" w:author="An Tran, ACA (BUV)" w:date="2024-09-12T11:07:00Z" w16du:dateUtc="2024-09-12T04:07:00Z"/>
          <w:rFonts w:cs="Arial"/>
          <w:szCs w:val="22"/>
        </w:rPr>
        <w:pPrChange w:id="1266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661" w:author="An Tran, ACA (BUV)" w:date="2024-09-12T11:07:00Z" w16du:dateUtc="2024-09-12T04:07:00Z">
        <w:r w:rsidRPr="00863667" w:rsidDel="003C6139">
          <w:rPr>
            <w:rFonts w:ascii="iCiel Avenir LT Std 35 Light" w:hAnsi="iCiel Avenir LT Std 35 Light" w:cs="Arial"/>
            <w:sz w:val="22"/>
            <w:szCs w:val="22"/>
            <w:rPrChange w:id="12662" w:author="An Tran, ACA (BUV)" w:date="2024-09-13T17:29:00Z" w16du:dateUtc="2024-09-13T10:29:00Z">
              <w:rPr>
                <w:rFonts w:cs="Arial"/>
                <w:szCs w:val="22"/>
              </w:rPr>
            </w:rPrChange>
          </w:rPr>
          <w:delText>Besides, students can also participate in over 30 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projects and are always willing to accompany students to realise and implement their ideas.</w:delText>
        </w:r>
      </w:del>
    </w:p>
    <w:p w14:paraId="057BD7AB" w14:textId="650713F8" w:rsidR="00C1363F" w:rsidRPr="00D427AB" w:rsidDel="003C6139" w:rsidRDefault="00C1363F">
      <w:pPr>
        <w:rPr>
          <w:del w:id="12663" w:author="An Tran, ACA (BUV)" w:date="2024-09-12T11:07:00Z" w16du:dateUtc="2024-09-12T04:07:00Z"/>
          <w:rFonts w:cs="Arial"/>
          <w:szCs w:val="22"/>
        </w:rPr>
        <w:pPrChange w:id="1266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665" w:author="An Tran, ACA (BUV)" w:date="2024-09-12T11:07:00Z" w16du:dateUtc="2024-09-12T04:07:00Z">
        <w:r w:rsidRPr="00863667" w:rsidDel="003C6139">
          <w:rPr>
            <w:rFonts w:ascii="iCiel Avenir LT Std 35 Light" w:hAnsi="iCiel Avenir LT Std 35 Light" w:cs="Arial"/>
            <w:sz w:val="22"/>
            <w:szCs w:val="22"/>
            <w:rPrChange w:id="12666"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2667"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2668"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266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670"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2671"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2672"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2673"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2674"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2675"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2676"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267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2678"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2679"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2680"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2681"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2682" w:author="An Tran, ACA (BUV)" w:date="2024-09-13T17:29:00Z" w16du:dateUtc="2024-09-13T10:29:00Z">
              <w:rPr>
                <w:rFonts w:cs="Arial"/>
                <w:szCs w:val="22"/>
              </w:rPr>
            </w:rPrChange>
          </w:rPr>
          <w:delText>.</w:delText>
        </w:r>
      </w:del>
    </w:p>
    <w:p w14:paraId="7B0D5EDC" w14:textId="5B95ED7B" w:rsidR="00C1363F" w:rsidRPr="00D427AB" w:rsidDel="003C6139" w:rsidRDefault="00C1363F">
      <w:pPr>
        <w:rPr>
          <w:del w:id="12683" w:author="An Tran, ACA (BUV)" w:date="2024-09-12T11:07:00Z" w16du:dateUtc="2024-09-12T04:07:00Z"/>
          <w:rFonts w:cs="Arial"/>
          <w:szCs w:val="22"/>
        </w:rPr>
        <w:pPrChange w:id="12684" w:author="An Tran, ACA (BUV)" w:date="2024-09-12T11:07:00Z" w16du:dateUtc="2024-09-12T04:07:00Z">
          <w:pPr>
            <w:pStyle w:val="Question"/>
            <w:numPr>
              <w:numId w:val="7"/>
            </w:numPr>
            <w:tabs>
              <w:tab w:val="left" w:pos="630"/>
              <w:tab w:val="left" w:pos="990"/>
            </w:tabs>
            <w:spacing w:before="100" w:line="400" w:lineRule="exact"/>
            <w:ind w:left="4950" w:hanging="360"/>
          </w:pPr>
        </w:pPrChange>
      </w:pPr>
    </w:p>
    <w:p w14:paraId="4AFD1069" w14:textId="07549FB0" w:rsidR="00C1363F" w:rsidRPr="00D427AB" w:rsidDel="003C6139" w:rsidRDefault="00C1363F">
      <w:pPr>
        <w:rPr>
          <w:del w:id="12685" w:author="An Tran, ACA (BUV)" w:date="2024-09-12T11:07:00Z" w16du:dateUtc="2024-09-12T04:07:00Z"/>
          <w:rFonts w:cs="Arial"/>
          <w:i/>
          <w:iCs/>
          <w:szCs w:val="22"/>
        </w:rPr>
        <w:pPrChange w:id="1268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687" w:author="An Tran, ACA (BUV)" w:date="2024-09-12T11:07:00Z" w16du:dateUtc="2024-09-12T04:07:00Z">
        <w:r w:rsidRPr="00863667" w:rsidDel="003C6139">
          <w:rPr>
            <w:rFonts w:ascii="iCiel Avenir LT Std 35 Light" w:hAnsi="iCiel Avenir LT Std 35 Light" w:cs="Arial"/>
            <w:i/>
            <w:iCs/>
            <w:sz w:val="22"/>
            <w:szCs w:val="22"/>
            <w:rPrChange w:id="12688" w:author="An Tran, ACA (BUV)" w:date="2024-09-13T17:29:00Z" w16du:dateUtc="2024-09-13T10:29:00Z">
              <w:rPr>
                <w:rFonts w:cs="Arial"/>
                <w:i/>
                <w:iCs/>
                <w:szCs w:val="22"/>
              </w:rPr>
            </w:rPrChange>
          </w:rPr>
          <w:delText>Sinh vi</w:delText>
        </w:r>
        <w:r w:rsidRPr="00863667" w:rsidDel="003C6139">
          <w:rPr>
            <w:rFonts w:ascii="iCiel Avenir LT Std 35 Light" w:hAnsi="iCiel Avenir LT Std 35 Light" w:cs="Avenir Next LT Pro"/>
            <w:i/>
            <w:iCs/>
            <w:sz w:val="22"/>
            <w:szCs w:val="22"/>
            <w:rPrChange w:id="12689"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690"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2691"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2692"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2693"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694"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2695" w:author="An Tran, ACA (BUV)" w:date="2024-09-13T17:29:00Z" w16du:dateUtc="2024-09-13T10:29:00Z">
              <w:rPr>
                <w:rFonts w:cs="Arial"/>
                <w:i/>
                <w:iCs/>
                <w:szCs w:val="22"/>
              </w:rPr>
            </w:rPrChange>
          </w:rPr>
          <w:delText>c khuy</w:delText>
        </w:r>
        <w:r w:rsidRPr="00863667" w:rsidDel="003C6139">
          <w:rPr>
            <w:rFonts w:ascii="iCiel Avenir LT Std 35 Light" w:hAnsi="iCiel Avenir LT Std 35 Light" w:cs="Calibri"/>
            <w:i/>
            <w:iCs/>
            <w:sz w:val="22"/>
            <w:szCs w:val="22"/>
            <w:rPrChange w:id="12696"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2697" w:author="An Tran, ACA (BUV)" w:date="2024-09-13T17:29:00Z" w16du:dateUtc="2024-09-13T10:29:00Z">
              <w:rPr>
                <w:rFonts w:cs="Arial"/>
                <w:i/>
                <w:iCs/>
                <w:szCs w:val="22"/>
              </w:rPr>
            </w:rPrChange>
          </w:rPr>
          <w:delText>n kh</w:delText>
        </w:r>
        <w:r w:rsidRPr="00863667" w:rsidDel="003C6139">
          <w:rPr>
            <w:rFonts w:ascii="iCiel Avenir LT Std 35 Light" w:hAnsi="iCiel Avenir LT Std 35 Light" w:cs="Avenir Next LT Pro"/>
            <w:i/>
            <w:iCs/>
            <w:sz w:val="22"/>
            <w:szCs w:val="22"/>
            <w:rPrChange w:id="12698"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2699" w:author="An Tran, ACA (BUV)" w:date="2024-09-13T17:29:00Z" w16du:dateUtc="2024-09-13T10:29:00Z">
              <w:rPr>
                <w:rFonts w:cs="Arial"/>
                <w:i/>
                <w:iCs/>
                <w:szCs w:val="22"/>
              </w:rPr>
            </w:rPrChange>
          </w:rPr>
          <w:delText xml:space="preserve">ch </w:delText>
        </w:r>
        <w:r w:rsidRPr="00863667" w:rsidDel="003C6139">
          <w:rPr>
            <w:rFonts w:ascii="iCiel Avenir LT Std 35 Light" w:hAnsi="iCiel Avenir LT Std 35 Light" w:cs="Avenir Next LT Pro"/>
            <w:i/>
            <w:iCs/>
            <w:sz w:val="22"/>
            <w:szCs w:val="22"/>
            <w:rPrChange w:id="1270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2701"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2702"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2703"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270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2705" w:author="An Tran, ACA (BUV)" w:date="2024-09-13T17:29:00Z" w16du:dateUtc="2024-09-13T10:29:00Z">
              <w:rPr>
                <w:rFonts w:cs="Arial"/>
                <w:i/>
                <w:iCs/>
                <w:szCs w:val="22"/>
              </w:rPr>
            </w:rPrChange>
          </w:rPr>
          <w:delText>p và khám phá các trải nghiệm khác nhau trong th</w:delText>
        </w:r>
        <w:r w:rsidRPr="00863667" w:rsidDel="003C6139">
          <w:rPr>
            <w:rFonts w:ascii="iCiel Avenir LT Std 35 Light" w:hAnsi="iCiel Avenir LT Std 35 Light" w:cs="Calibri"/>
            <w:i/>
            <w:iCs/>
            <w:sz w:val="22"/>
            <w:szCs w:val="22"/>
            <w:rPrChange w:id="12706" w:author="An Tran, ACA (BUV)" w:date="2024-09-13T17:29:00Z" w16du:dateUtc="2024-09-13T10:29:00Z">
              <w:rPr>
                <w:rFonts w:cs="Calibri"/>
                <w:i/>
                <w:iCs/>
                <w:szCs w:val="22"/>
              </w:rPr>
            </w:rPrChange>
          </w:rPr>
          <w:delText>ờ</w:delText>
        </w:r>
        <w:r w:rsidRPr="00863667" w:rsidDel="003C6139">
          <w:rPr>
            <w:rFonts w:ascii="iCiel Avenir LT Std 35 Light" w:hAnsi="iCiel Avenir LT Std 35 Light" w:cs="Arial"/>
            <w:i/>
            <w:iCs/>
            <w:sz w:val="22"/>
            <w:szCs w:val="22"/>
            <w:rPrChange w:id="12707" w:author="An Tran, ACA (BUV)" w:date="2024-09-13T17:29:00Z" w16du:dateUtc="2024-09-13T10:29:00Z">
              <w:rPr>
                <w:rFonts w:cs="Arial"/>
                <w:i/>
                <w:iCs/>
                <w:szCs w:val="22"/>
              </w:rPr>
            </w:rPrChange>
          </w:rPr>
          <w:delText>i gian ngh</w:delText>
        </w:r>
        <w:r w:rsidRPr="00863667" w:rsidDel="003C6139">
          <w:rPr>
            <w:rFonts w:ascii="iCiel Avenir LT Std 35 Light" w:hAnsi="iCiel Avenir LT Std 35 Light" w:cs="Calibri"/>
            <w:i/>
            <w:iCs/>
            <w:sz w:val="22"/>
            <w:szCs w:val="22"/>
            <w:rPrChange w:id="12708" w:author="An Tran, ACA (BUV)" w:date="2024-09-13T17:29:00Z" w16du:dateUtc="2024-09-13T10:29:00Z">
              <w:rPr>
                <w:rFonts w:cs="Calibri"/>
                <w:i/>
                <w:iCs/>
                <w:szCs w:val="22"/>
              </w:rPr>
            </w:rPrChange>
          </w:rPr>
          <w:delText>ỉ học kỳ</w:delText>
        </w:r>
        <w:r w:rsidRPr="00863667" w:rsidDel="003C6139">
          <w:rPr>
            <w:rFonts w:ascii="iCiel Avenir LT Std 35 Light" w:hAnsi="iCiel Avenir LT Std 35 Light" w:cs="Arial"/>
            <w:i/>
            <w:iCs/>
            <w:sz w:val="22"/>
            <w:szCs w:val="22"/>
            <w:rPrChange w:id="12709" w:author="An Tran, ACA (BUV)" w:date="2024-09-13T17:29:00Z" w16du:dateUtc="2024-09-13T10:29:00Z">
              <w:rPr>
                <w:rFonts w:cs="Arial"/>
                <w:i/>
                <w:iCs/>
                <w:szCs w:val="22"/>
              </w:rPr>
            </w:rPrChange>
          </w:rPr>
          <w:delText>, các sinh viên cũng c</w:delText>
        </w:r>
        <w:r w:rsidRPr="00863667" w:rsidDel="003C6139">
          <w:rPr>
            <w:rFonts w:ascii="iCiel Avenir LT Std 35 Light" w:hAnsi="iCiel Avenir LT Std 35 Light" w:cs="Avenir Next LT Pro"/>
            <w:i/>
            <w:iCs/>
            <w:sz w:val="22"/>
            <w:szCs w:val="22"/>
            <w:rPrChange w:id="12710"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2711"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2712"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713"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2714"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2715"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2716"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2717" w:author="An Tran, ACA (BUV)" w:date="2024-09-13T17:29:00Z" w16du:dateUtc="2024-09-13T10:29:00Z">
              <w:rPr>
                <w:rFonts w:cs="Arial"/>
                <w:i/>
                <w:iCs/>
                <w:szCs w:val="22"/>
              </w:rPr>
            </w:rPrChange>
          </w:rPr>
          <w:delText>ng m</w:delText>
        </w:r>
        <w:r w:rsidRPr="00863667" w:rsidDel="003C6139">
          <w:rPr>
            <w:rFonts w:ascii="iCiel Avenir LT Std 35 Light" w:hAnsi="iCiel Avenir LT Std 35 Light" w:cs="Calibri"/>
            <w:i/>
            <w:iCs/>
            <w:sz w:val="22"/>
            <w:szCs w:val="22"/>
            <w:rPrChange w:id="12718"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2719" w:author="An Tran, ACA (BUV)" w:date="2024-09-13T17:29:00Z" w16du:dateUtc="2024-09-13T10:29:00Z">
              <w:rPr>
                <w:rFonts w:cs="Arial"/>
                <w:i/>
                <w:iCs/>
                <w:szCs w:val="22"/>
              </w:rPr>
            </w:rPrChange>
          </w:rPr>
          <w:delText>i quan t</w:delText>
        </w:r>
        <w:r w:rsidRPr="00863667" w:rsidDel="003C6139">
          <w:rPr>
            <w:rFonts w:ascii="iCiel Avenir LT Std 35 Light" w:hAnsi="iCiel Avenir LT Std 35 Light" w:cs="Avenir Next LT Pro"/>
            <w:i/>
            <w:iCs/>
            <w:sz w:val="22"/>
            <w:szCs w:val="22"/>
            <w:rPrChange w:id="12720"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2721" w:author="An Tran, ACA (BUV)" w:date="2024-09-13T17:29:00Z" w16du:dateUtc="2024-09-13T10:29:00Z">
              <w:rPr>
                <w:rFonts w:cs="Arial"/>
                <w:i/>
                <w:iCs/>
                <w:szCs w:val="22"/>
              </w:rPr>
            </w:rPrChange>
          </w:rPr>
          <w:delText>m ho</w:delText>
        </w:r>
        <w:r w:rsidRPr="00863667" w:rsidDel="003C6139">
          <w:rPr>
            <w:rFonts w:ascii="iCiel Avenir LT Std 35 Light" w:hAnsi="iCiel Avenir LT Std 35 Light" w:cs="Calibri"/>
            <w:i/>
            <w:iCs/>
            <w:sz w:val="22"/>
            <w:szCs w:val="22"/>
            <w:rPrChange w:id="12722"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2723" w:author="An Tran, ACA (BUV)" w:date="2024-09-13T17:29:00Z" w16du:dateUtc="2024-09-13T10:29:00Z">
              <w:rPr>
                <w:rFonts w:cs="Arial"/>
                <w:i/>
                <w:iCs/>
                <w:szCs w:val="22"/>
              </w:rPr>
            </w:rPrChange>
          </w:rPr>
          <w:delText>c d</w:delText>
        </w:r>
        <w:r w:rsidRPr="00863667" w:rsidDel="003C6139">
          <w:rPr>
            <w:rFonts w:ascii="iCiel Avenir LT Std 35 Light" w:hAnsi="iCiel Avenir LT Std 35 Light" w:cs="Calibri"/>
            <w:i/>
            <w:iCs/>
            <w:sz w:val="22"/>
            <w:szCs w:val="22"/>
            <w:rPrChange w:id="12724"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2725"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2726"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727"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2728" w:author="An Tran, ACA (BUV)" w:date="2024-09-13T17:29:00Z" w16du:dateUtc="2024-09-13T10:29:00Z">
              <w:rPr>
                <w:rFonts w:cs="Arial"/>
                <w:i/>
                <w:iCs/>
                <w:szCs w:val="22"/>
              </w:rPr>
            </w:rPrChange>
          </w:rPr>
          <w:delText>nh kh</w:delText>
        </w:r>
        <w:r w:rsidRPr="00863667" w:rsidDel="003C6139">
          <w:rPr>
            <w:rFonts w:ascii="iCiel Avenir LT Std 35 Light" w:hAnsi="iCiel Avenir LT Std 35 Light" w:cs="Avenir Next LT Pro"/>
            <w:i/>
            <w:iCs/>
            <w:sz w:val="22"/>
            <w:szCs w:val="22"/>
            <w:rPrChange w:id="1272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730" w:author="An Tran, ACA (BUV)" w:date="2024-09-13T17:29:00Z" w16du:dateUtc="2024-09-13T10:29:00Z">
              <w:rPr>
                <w:rFonts w:cs="Arial"/>
                <w:i/>
                <w:iCs/>
                <w:szCs w:val="22"/>
              </w:rPr>
            </w:rPrChange>
          </w:rPr>
          <w:delText>c nhau để phát triển bản thân. Th</w:delText>
        </w:r>
        <w:r w:rsidRPr="00863667" w:rsidDel="003C6139">
          <w:rPr>
            <w:rFonts w:ascii="iCiel Avenir LT Std 35 Light" w:hAnsi="iCiel Avenir LT Std 35 Light" w:cs="Calibri"/>
            <w:i/>
            <w:iCs/>
            <w:sz w:val="22"/>
            <w:szCs w:val="22"/>
            <w:rPrChange w:id="12731" w:author="An Tran, ACA (BUV)" w:date="2024-09-13T17:29:00Z" w16du:dateUtc="2024-09-13T10:29:00Z">
              <w:rPr>
                <w:rFonts w:cs="Calibri"/>
                <w:i/>
                <w:iCs/>
                <w:szCs w:val="22"/>
              </w:rPr>
            </w:rPrChange>
          </w:rPr>
          <w:delText>ờ</w:delText>
        </w:r>
        <w:r w:rsidRPr="00863667" w:rsidDel="003C6139">
          <w:rPr>
            <w:rFonts w:ascii="iCiel Avenir LT Std 35 Light" w:hAnsi="iCiel Avenir LT Std 35 Light" w:cs="Arial"/>
            <w:i/>
            <w:iCs/>
            <w:sz w:val="22"/>
            <w:szCs w:val="22"/>
            <w:rPrChange w:id="12732" w:author="An Tran, ACA (BUV)" w:date="2024-09-13T17:29:00Z" w16du:dateUtc="2024-09-13T10:29:00Z">
              <w:rPr>
                <w:rFonts w:cs="Arial"/>
                <w:i/>
                <w:iCs/>
                <w:szCs w:val="22"/>
              </w:rPr>
            </w:rPrChange>
          </w:rPr>
          <w:delText>i gian ngh</w:delText>
        </w:r>
        <w:r w:rsidRPr="00863667" w:rsidDel="003C6139">
          <w:rPr>
            <w:rFonts w:ascii="iCiel Avenir LT Std 35 Light" w:hAnsi="iCiel Avenir LT Std 35 Light" w:cs="Calibri"/>
            <w:i/>
            <w:iCs/>
            <w:sz w:val="22"/>
            <w:szCs w:val="22"/>
            <w:rPrChange w:id="12733" w:author="An Tran, ACA (BUV)" w:date="2024-09-13T17:29:00Z" w16du:dateUtc="2024-09-13T10:29:00Z">
              <w:rPr>
                <w:rFonts w:cs="Calibri"/>
                <w:i/>
                <w:iCs/>
                <w:szCs w:val="22"/>
              </w:rPr>
            </w:rPrChange>
          </w:rPr>
          <w:delText>ỉ</w:delText>
        </w:r>
        <w:r w:rsidRPr="00863667" w:rsidDel="003C6139">
          <w:rPr>
            <w:rFonts w:ascii="iCiel Avenir LT Std 35 Light" w:hAnsi="iCiel Avenir LT Std 35 Light" w:cs="Arial"/>
            <w:i/>
            <w:iCs/>
            <w:sz w:val="22"/>
            <w:szCs w:val="22"/>
            <w:rPrChange w:id="12734"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2735"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2736" w:author="An Tran, ACA (BUV)" w:date="2024-09-13T17:29:00Z" w16du:dateUtc="2024-09-13T10:29:00Z">
              <w:rPr>
                <w:rFonts w:cs="Arial"/>
                <w:i/>
                <w:iCs/>
                <w:szCs w:val="22"/>
              </w:rPr>
            </w:rPrChange>
          </w:rPr>
          <w:delText>a sinh vi</w:delText>
        </w:r>
        <w:r w:rsidRPr="00863667" w:rsidDel="003C6139">
          <w:rPr>
            <w:rFonts w:ascii="iCiel Avenir LT Std 35 Light" w:hAnsi="iCiel Avenir LT Std 35 Light" w:cs="Avenir Next LT Pro"/>
            <w:i/>
            <w:iCs/>
            <w:sz w:val="22"/>
            <w:szCs w:val="22"/>
            <w:rPrChange w:id="12737"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738" w:author="An Tran, ACA (BUV)" w:date="2024-09-13T17:29:00Z" w16du:dateUtc="2024-09-13T10:29:00Z">
              <w:rPr>
                <w:rFonts w:cs="Arial"/>
                <w:i/>
                <w:iCs/>
                <w:szCs w:val="22"/>
              </w:rPr>
            </w:rPrChange>
          </w:rPr>
          <w:delText>n ho</w:delText>
        </w:r>
        <w:r w:rsidRPr="00863667" w:rsidDel="003C6139">
          <w:rPr>
            <w:rFonts w:ascii="iCiel Avenir LT Std 35 Light" w:hAnsi="iCiel Avenir LT Std 35 Light" w:cs="Avenir Next LT Pro"/>
            <w:i/>
            <w:iCs/>
            <w:sz w:val="22"/>
            <w:szCs w:val="22"/>
            <w:rPrChange w:id="1273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740" w:author="An Tran, ACA (BUV)" w:date="2024-09-13T17:29:00Z" w16du:dateUtc="2024-09-13T10:29:00Z">
              <w:rPr>
                <w:rFonts w:cs="Arial"/>
                <w:i/>
                <w:iCs/>
                <w:szCs w:val="22"/>
              </w:rPr>
            </w:rPrChange>
          </w:rPr>
          <w:delText>n to</w:delText>
        </w:r>
        <w:r w:rsidRPr="00863667" w:rsidDel="003C6139">
          <w:rPr>
            <w:rFonts w:ascii="iCiel Avenir LT Std 35 Light" w:hAnsi="iCiel Avenir LT Std 35 Light" w:cs="Avenir Next LT Pro"/>
            <w:i/>
            <w:iCs/>
            <w:sz w:val="22"/>
            <w:szCs w:val="22"/>
            <w:rPrChange w:id="1274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742"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274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2744"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274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746"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274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748"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2749" w:author="An Tran, ACA (BUV)" w:date="2024-09-13T17:29:00Z" w16du:dateUtc="2024-09-13T10:29:00Z">
              <w:rPr>
                <w:rFonts w:cs="Arial"/>
                <w:i/>
                <w:iCs/>
                <w:szCs w:val="22"/>
              </w:rPr>
            </w:rPrChange>
          </w:rPr>
          <w:delText>c s</w:delText>
        </w:r>
        <w:r w:rsidRPr="00863667" w:rsidDel="003C6139">
          <w:rPr>
            <w:rFonts w:ascii="iCiel Avenir LT Std 35 Light" w:hAnsi="iCiel Avenir LT Std 35 Light" w:cs="Calibri"/>
            <w:i/>
            <w:iCs/>
            <w:sz w:val="22"/>
            <w:szCs w:val="22"/>
            <w:rPrChange w:id="12750"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2751" w:author="An Tran, ACA (BUV)" w:date="2024-09-13T17:29:00Z" w16du:dateUtc="2024-09-13T10:29:00Z">
              <w:rPr>
                <w:rFonts w:cs="Arial"/>
                <w:i/>
                <w:iCs/>
                <w:szCs w:val="22"/>
              </w:rPr>
            </w:rPrChange>
          </w:rPr>
          <w:delText xml:space="preserve"> d</w:delText>
        </w:r>
        <w:r w:rsidRPr="00863667" w:rsidDel="003C6139">
          <w:rPr>
            <w:rFonts w:ascii="iCiel Avenir LT Std 35 Light" w:hAnsi="iCiel Avenir LT Std 35 Light" w:cs="Calibri"/>
            <w:i/>
            <w:iCs/>
            <w:sz w:val="22"/>
            <w:szCs w:val="22"/>
            <w:rPrChange w:id="12752"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2753"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275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75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756"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2757"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2758" w:author="An Tran, ACA (BUV)" w:date="2024-09-13T17:29:00Z" w16du:dateUtc="2024-09-13T10:29:00Z">
              <w:rPr>
                <w:rFonts w:cs="Arial"/>
                <w:i/>
                <w:iCs/>
                <w:szCs w:val="22"/>
              </w:rPr>
            </w:rPrChange>
          </w:rPr>
          <w:delText>c th</w:delText>
        </w:r>
        <w:r w:rsidRPr="00863667" w:rsidDel="003C6139">
          <w:rPr>
            <w:rFonts w:ascii="iCiel Avenir LT Std 35 Light" w:hAnsi="iCiel Avenir LT Std 35 Light" w:cs="Avenir Next LT Pro"/>
            <w:i/>
            <w:iCs/>
            <w:sz w:val="22"/>
            <w:szCs w:val="22"/>
            <w:rPrChange w:id="12759"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760" w:author="An Tran, ACA (BUV)" w:date="2024-09-13T17:29:00Z" w16du:dateUtc="2024-09-13T10:29:00Z">
              <w:rPr>
                <w:rFonts w:cs="Arial"/>
                <w:i/>
                <w:iCs/>
                <w:szCs w:val="22"/>
              </w:rPr>
            </w:rPrChange>
          </w:rPr>
          <w:delText>m nh</w:delText>
        </w:r>
        <w:r w:rsidRPr="00863667" w:rsidDel="003C6139">
          <w:rPr>
            <w:rFonts w:ascii="iCiel Avenir LT Std 35 Light" w:hAnsi="iCiel Avenir LT Std 35 Light" w:cs="Calibri"/>
            <w:i/>
            <w:iCs/>
            <w:sz w:val="22"/>
            <w:szCs w:val="22"/>
            <w:rPrChange w:id="12761"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2762" w:author="An Tran, ACA (BUV)" w:date="2024-09-13T17:29:00Z" w16du:dateUtc="2024-09-13T10:29:00Z">
              <w:rPr>
                <w:rFonts w:cs="Arial"/>
                <w:i/>
                <w:iCs/>
                <w:szCs w:val="22"/>
              </w:rPr>
            </w:rPrChange>
          </w:rPr>
          <w:delText>ng kh</w:delText>
        </w:r>
        <w:r w:rsidRPr="00863667" w:rsidDel="003C6139">
          <w:rPr>
            <w:rFonts w:ascii="iCiel Avenir LT Std 35 Light" w:hAnsi="iCiel Avenir LT Std 35 Light" w:cs="Avenir Next LT Pro"/>
            <w:i/>
            <w:iCs/>
            <w:sz w:val="22"/>
            <w:szCs w:val="22"/>
            <w:rPrChange w:id="1276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2764" w:author="An Tran, ACA (BUV)" w:date="2024-09-13T17:29:00Z" w16du:dateUtc="2024-09-13T10:29:00Z">
              <w:rPr>
                <w:rFonts w:cs="Arial"/>
                <w:i/>
                <w:iCs/>
                <w:szCs w:val="22"/>
              </w:rPr>
            </w:rPrChange>
          </w:rPr>
          <w:delText>a h</w:delText>
        </w:r>
        <w:r w:rsidRPr="00863667" w:rsidDel="003C6139">
          <w:rPr>
            <w:rFonts w:ascii="iCiel Avenir LT Std 35 Light" w:hAnsi="iCiel Avenir LT Std 35 Light" w:cs="Calibri"/>
            <w:i/>
            <w:iCs/>
            <w:sz w:val="22"/>
            <w:szCs w:val="22"/>
            <w:rPrChange w:id="12765"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2766" w:author="An Tran, ACA (BUV)" w:date="2024-09-13T17:29:00Z" w16du:dateUtc="2024-09-13T10:29:00Z">
              <w:rPr>
                <w:rFonts w:cs="Arial"/>
                <w:i/>
                <w:iCs/>
                <w:szCs w:val="22"/>
              </w:rPr>
            </w:rPrChange>
          </w:rPr>
          <w:delText>c ng</w:delText>
        </w:r>
        <w:r w:rsidRPr="00863667" w:rsidDel="003C6139">
          <w:rPr>
            <w:rFonts w:ascii="iCiel Avenir LT Std 35 Light" w:hAnsi="iCiel Avenir LT Std 35 Light" w:cs="Calibri"/>
            <w:i/>
            <w:iCs/>
            <w:sz w:val="22"/>
            <w:szCs w:val="22"/>
            <w:rPrChange w:id="12767"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2768" w:author="An Tran, ACA (BUV)" w:date="2024-09-13T17:29:00Z" w16du:dateUtc="2024-09-13T10:29:00Z">
              <w:rPr>
                <w:rFonts w:cs="Arial"/>
                <w:i/>
                <w:iCs/>
                <w:szCs w:val="22"/>
              </w:rPr>
            </w:rPrChange>
          </w:rPr>
          <w:delText>n h</w:delText>
        </w:r>
        <w:r w:rsidRPr="00863667" w:rsidDel="003C6139">
          <w:rPr>
            <w:rFonts w:ascii="iCiel Avenir LT Std 35 Light" w:hAnsi="iCiel Avenir LT Std 35 Light" w:cs="Calibri"/>
            <w:i/>
            <w:iCs/>
            <w:sz w:val="22"/>
            <w:szCs w:val="22"/>
            <w:rPrChange w:id="12769"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2770"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Calibri"/>
            <w:i/>
            <w:iCs/>
            <w:sz w:val="22"/>
            <w:szCs w:val="22"/>
            <w:rPrChange w:id="12771"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2772" w:author="An Tran, ACA (BUV)" w:date="2024-09-13T17:29:00Z" w16du:dateUtc="2024-09-13T10:29:00Z">
              <w:rPr>
                <w:rFonts w:cs="Arial"/>
                <w:i/>
                <w:iCs/>
                <w:szCs w:val="22"/>
              </w:rPr>
            </w:rPrChange>
          </w:rPr>
          <w:delText xml:space="preserve"> r</w:delText>
        </w:r>
        <w:r w:rsidRPr="00863667" w:rsidDel="003C6139">
          <w:rPr>
            <w:rFonts w:ascii="iCiel Avenir LT Std 35 Light" w:hAnsi="iCiel Avenir LT Std 35 Light" w:cs="Calibri"/>
            <w:i/>
            <w:iCs/>
            <w:sz w:val="22"/>
            <w:szCs w:val="22"/>
            <w:rPrChange w:id="12773"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2774" w:author="An Tran, ACA (BUV)" w:date="2024-09-13T17:29:00Z" w16du:dateUtc="2024-09-13T10:29:00Z">
              <w:rPr>
                <w:rFonts w:cs="Arial"/>
                <w:i/>
                <w:iCs/>
                <w:szCs w:val="22"/>
              </w:rPr>
            </w:rPrChange>
          </w:rPr>
          <w:delText>ng b</w:delText>
        </w:r>
        <w:r w:rsidRPr="00863667" w:rsidDel="003C6139">
          <w:rPr>
            <w:rFonts w:ascii="iCiel Avenir LT Std 35 Light" w:hAnsi="iCiel Avenir LT Std 35 Light" w:cs="Calibri"/>
            <w:i/>
            <w:iCs/>
            <w:sz w:val="22"/>
            <w:szCs w:val="22"/>
            <w:rPrChange w:id="12775"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2776" w:author="An Tran, ACA (BUV)" w:date="2024-09-13T17:29:00Z" w16du:dateUtc="2024-09-13T10:29:00Z">
              <w:rPr>
                <w:rFonts w:cs="Arial"/>
                <w:i/>
                <w:iCs/>
                <w:szCs w:val="22"/>
              </w:rPr>
            </w:rPrChange>
          </w:rPr>
          <w:delText xml:space="preserve"> k</w:delText>
        </w:r>
        <w:r w:rsidRPr="00863667" w:rsidDel="003C6139">
          <w:rPr>
            <w:rFonts w:ascii="iCiel Avenir LT Std 35 Light" w:hAnsi="iCiel Avenir LT Std 35 Light" w:cs="Avenir Next LT Pro"/>
            <w:i/>
            <w:iCs/>
            <w:sz w:val="22"/>
            <w:szCs w:val="22"/>
            <w:rPrChange w:id="12777" w:author="An Tran, ACA (BUV)" w:date="2024-09-13T17:29:00Z" w16du:dateUtc="2024-09-13T10:29:00Z">
              <w:rPr>
                <w:rFonts w:cs="Avenir Next LT Pro"/>
                <w:i/>
                <w:iCs/>
                <w:szCs w:val="22"/>
              </w:rPr>
            </w:rPrChange>
          </w:rPr>
          <w:delText>ĩ</w:delText>
        </w:r>
        <w:r w:rsidRPr="00863667" w:rsidDel="003C6139">
          <w:rPr>
            <w:rFonts w:ascii="iCiel Avenir LT Std 35 Light" w:hAnsi="iCiel Avenir LT Std 35 Light" w:cs="Arial"/>
            <w:i/>
            <w:iCs/>
            <w:sz w:val="22"/>
            <w:szCs w:val="22"/>
            <w:rPrChange w:id="12778"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Avenir Next LT Pro"/>
            <w:i/>
            <w:iCs/>
            <w:sz w:val="22"/>
            <w:szCs w:val="22"/>
            <w:rPrChange w:id="12779"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2780" w:author="An Tran, ACA (BUV)" w:date="2024-09-13T17:29:00Z" w16du:dateUtc="2024-09-13T10:29:00Z">
              <w:rPr>
                <w:rFonts w:cs="Arial"/>
                <w:i/>
                <w:iCs/>
                <w:szCs w:val="22"/>
              </w:rPr>
            </w:rPrChange>
          </w:rPr>
          <w:delText>ng, tr</w:delText>
        </w:r>
        <w:r w:rsidRPr="00863667" w:rsidDel="003C6139">
          <w:rPr>
            <w:rFonts w:ascii="iCiel Avenir LT Std 35 Light" w:hAnsi="iCiel Avenir LT Std 35 Light" w:cs="Calibri"/>
            <w:i/>
            <w:iCs/>
            <w:sz w:val="22"/>
            <w:szCs w:val="22"/>
            <w:rPrChange w:id="12781"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2782" w:author="An Tran, ACA (BUV)" w:date="2024-09-13T17:29:00Z" w16du:dateUtc="2024-09-13T10:29:00Z">
              <w:rPr>
                <w:rFonts w:cs="Arial"/>
                <w:i/>
                <w:iCs/>
                <w:szCs w:val="22"/>
              </w:rPr>
            </w:rPrChange>
          </w:rPr>
          <w:delText>i nghi</w:delText>
        </w:r>
        <w:r w:rsidRPr="00863667" w:rsidDel="003C6139">
          <w:rPr>
            <w:rFonts w:ascii="iCiel Avenir LT Std 35 Light" w:hAnsi="iCiel Avenir LT Std 35 Light" w:cs="Calibri"/>
            <w:i/>
            <w:iCs/>
            <w:sz w:val="22"/>
            <w:szCs w:val="22"/>
            <w:rPrChange w:id="12783"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784" w:author="An Tran, ACA (BUV)" w:date="2024-09-13T17:29:00Z" w16du:dateUtc="2024-09-13T10:29:00Z">
              <w:rPr>
                <w:rFonts w:cs="Arial"/>
                <w:i/>
                <w:iCs/>
                <w:szCs w:val="22"/>
              </w:rPr>
            </w:rPrChange>
          </w:rPr>
          <w:delText>m nh</w:delText>
        </w:r>
        <w:r w:rsidRPr="00863667" w:rsidDel="003C6139">
          <w:rPr>
            <w:rFonts w:ascii="iCiel Avenir LT Std 35 Light" w:hAnsi="iCiel Avenir LT Std 35 Light" w:cs="Calibri"/>
            <w:i/>
            <w:iCs/>
            <w:sz w:val="22"/>
            <w:szCs w:val="22"/>
            <w:rPrChange w:id="12785"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2786"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278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2788"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2789"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2790" w:author="An Tran, ACA (BUV)" w:date="2024-09-13T17:29:00Z" w16du:dateUtc="2024-09-13T10:29:00Z">
              <w:rPr>
                <w:rFonts w:cs="Arial"/>
                <w:i/>
                <w:iCs/>
                <w:szCs w:val="22"/>
              </w:rPr>
            </w:rPrChange>
          </w:rPr>
          <w:delText>u m</w:delText>
        </w:r>
        <w:r w:rsidRPr="00863667" w:rsidDel="003C6139">
          <w:rPr>
            <w:rFonts w:ascii="iCiel Avenir LT Std 35 Light" w:hAnsi="iCiel Avenir LT Std 35 Light" w:cs="Calibri"/>
            <w:i/>
            <w:iCs/>
            <w:sz w:val="22"/>
            <w:szCs w:val="22"/>
            <w:rPrChange w:id="12791"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2792" w:author="An Tran, ACA (BUV)" w:date="2024-09-13T17:29:00Z" w16du:dateUtc="2024-09-13T10:29:00Z">
              <w:rPr>
                <w:rFonts w:cs="Arial"/>
                <w:i/>
                <w:iCs/>
                <w:szCs w:val="22"/>
              </w:rPr>
            </w:rPrChange>
          </w:rPr>
          <w:delText>i m</w:delText>
        </w:r>
        <w:r w:rsidRPr="00863667" w:rsidDel="003C6139">
          <w:rPr>
            <w:rFonts w:ascii="iCiel Avenir LT Std 35 Light" w:hAnsi="iCiel Avenir LT Std 35 Light" w:cs="Calibri"/>
            <w:i/>
            <w:iCs/>
            <w:sz w:val="22"/>
            <w:szCs w:val="22"/>
            <w:rPrChange w:id="12793" w:author="An Tran, ACA (BUV)" w:date="2024-09-13T17:29:00Z" w16du:dateUtc="2024-09-13T10:29:00Z">
              <w:rPr>
                <w:rFonts w:cs="Calibri"/>
                <w:i/>
                <w:iCs/>
                <w:szCs w:val="22"/>
              </w:rPr>
            </w:rPrChange>
          </w:rPr>
          <w:delText>ẻ</w:delText>
        </w:r>
        <w:r w:rsidRPr="00863667" w:rsidDel="003C6139">
          <w:rPr>
            <w:rFonts w:ascii="iCiel Avenir LT Std 35 Light" w:hAnsi="iCiel Avenir LT Std 35 Light" w:cs="Arial"/>
            <w:i/>
            <w:iCs/>
            <w:sz w:val="22"/>
            <w:szCs w:val="22"/>
            <w:rPrChange w:id="12794" w:author="An Tran, ACA (BUV)" w:date="2024-09-13T17:29:00Z" w16du:dateUtc="2024-09-13T10:29:00Z">
              <w:rPr>
                <w:rFonts w:cs="Arial"/>
                <w:i/>
                <w:iCs/>
                <w:szCs w:val="22"/>
              </w:rPr>
            </w:rPrChange>
          </w:rPr>
          <w:delText>, n</w:delText>
        </w:r>
        <w:r w:rsidRPr="00863667" w:rsidDel="003C6139">
          <w:rPr>
            <w:rFonts w:ascii="iCiel Avenir LT Std 35 Light" w:hAnsi="iCiel Avenir LT Std 35 Light" w:cs="Avenir Next LT Pro"/>
            <w:i/>
            <w:iCs/>
            <w:sz w:val="22"/>
            <w:szCs w:val="22"/>
            <w:rPrChange w:id="12795"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2796" w:author="An Tran, ACA (BUV)" w:date="2024-09-13T17:29:00Z" w16du:dateUtc="2024-09-13T10:29:00Z">
              <w:rPr>
                <w:rFonts w:cs="Arial"/>
                <w:i/>
                <w:iCs/>
                <w:szCs w:val="22"/>
              </w:rPr>
            </w:rPrChange>
          </w:rPr>
          <w:delText>ng cao ki</w:delText>
        </w:r>
        <w:r w:rsidRPr="00863667" w:rsidDel="003C6139">
          <w:rPr>
            <w:rFonts w:ascii="iCiel Avenir LT Std 35 Light" w:hAnsi="iCiel Avenir LT Std 35 Light" w:cs="Calibri"/>
            <w:i/>
            <w:iCs/>
            <w:sz w:val="22"/>
            <w:szCs w:val="22"/>
            <w:rPrChange w:id="12797"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2798"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2799"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2800" w:author="An Tran, ACA (BUV)" w:date="2024-09-13T17:29:00Z" w16du:dateUtc="2024-09-13T10:29:00Z">
              <w:rPr>
                <w:rFonts w:cs="Arial"/>
                <w:i/>
                <w:iCs/>
                <w:szCs w:val="22"/>
              </w:rPr>
            </w:rPrChange>
          </w:rPr>
          <w:delText>c nh</w:delText>
        </w:r>
        <w:r w:rsidRPr="00863667" w:rsidDel="003C6139">
          <w:rPr>
            <w:rFonts w:ascii="iCiel Avenir LT Std 35 Light" w:hAnsi="iCiel Avenir LT Std 35 Light" w:cs="Calibri"/>
            <w:i/>
            <w:iCs/>
            <w:sz w:val="22"/>
            <w:szCs w:val="22"/>
            <w:rPrChange w:id="12801" w:author="An Tran, ACA (BUV)" w:date="2024-09-13T17:29:00Z" w16du:dateUtc="2024-09-13T10:29:00Z">
              <w:rPr>
                <w:rFonts w:cs="Calibri"/>
                <w:i/>
                <w:iCs/>
                <w:szCs w:val="22"/>
              </w:rPr>
            </w:rPrChange>
          </w:rPr>
          <w:delText>ằ</w:delText>
        </w:r>
        <w:r w:rsidRPr="00863667" w:rsidDel="003C6139">
          <w:rPr>
            <w:rFonts w:ascii="iCiel Avenir LT Std 35 Light" w:hAnsi="iCiel Avenir LT Std 35 Light" w:cs="Arial"/>
            <w:i/>
            <w:iCs/>
            <w:sz w:val="22"/>
            <w:szCs w:val="22"/>
            <w:rPrChange w:id="12802" w:author="An Tran, ACA (BUV)" w:date="2024-09-13T17:29:00Z" w16du:dateUtc="2024-09-13T10:29:00Z">
              <w:rPr>
                <w:rFonts w:cs="Arial"/>
                <w:i/>
                <w:iCs/>
                <w:szCs w:val="22"/>
              </w:rPr>
            </w:rPrChange>
          </w:rPr>
          <w:delText>m t</w:delText>
        </w:r>
        <w:r w:rsidRPr="00863667" w:rsidDel="003C6139">
          <w:rPr>
            <w:rFonts w:ascii="iCiel Avenir LT Std 35 Light" w:hAnsi="iCiel Avenir LT Std 35 Light" w:cs="Calibri"/>
            <w:i/>
            <w:iCs/>
            <w:sz w:val="22"/>
            <w:szCs w:val="22"/>
            <w:rPrChange w:id="12803"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2804" w:author="An Tran, ACA (BUV)" w:date="2024-09-13T17:29:00Z" w16du:dateUtc="2024-09-13T10:29:00Z">
              <w:rPr>
                <w:rFonts w:cs="Arial"/>
                <w:i/>
                <w:iCs/>
                <w:szCs w:val="22"/>
              </w:rPr>
            </w:rPrChange>
          </w:rPr>
          <w:delText>o l</w:delText>
        </w:r>
        <w:r w:rsidRPr="00863667" w:rsidDel="003C6139">
          <w:rPr>
            <w:rFonts w:ascii="iCiel Avenir LT Std 35 Light" w:hAnsi="iCiel Avenir LT Std 35 Light" w:cs="Calibri"/>
            <w:i/>
            <w:iCs/>
            <w:sz w:val="22"/>
            <w:szCs w:val="22"/>
            <w:rPrChange w:id="12805"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2806"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2807"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2808" w:author="An Tran, ACA (BUV)" w:date="2024-09-13T17:29:00Z" w16du:dateUtc="2024-09-13T10:29:00Z">
              <w:rPr>
                <w:rFonts w:cs="Arial"/>
                <w:i/>
                <w:iCs/>
                <w:szCs w:val="22"/>
              </w:rPr>
            </w:rPrChange>
          </w:rPr>
          <w:delText xml:space="preserve"> cho b</w:delText>
        </w:r>
        <w:r w:rsidRPr="00863667" w:rsidDel="003C6139">
          <w:rPr>
            <w:rFonts w:ascii="iCiel Avenir LT Std 35 Light" w:hAnsi="iCiel Avenir LT Std 35 Light" w:cs="Calibri"/>
            <w:i/>
            <w:iCs/>
            <w:sz w:val="22"/>
            <w:szCs w:val="22"/>
            <w:rPrChange w:id="12809"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2810"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2811"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2812"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Avenir Next LT Pro"/>
            <w:i/>
            <w:iCs/>
            <w:sz w:val="22"/>
            <w:szCs w:val="22"/>
            <w:rPrChange w:id="12813"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2814" w:author="An Tran, ACA (BUV)" w:date="2024-09-13T17:29:00Z" w16du:dateUtc="2024-09-13T10:29:00Z">
              <w:rPr>
                <w:rFonts w:cs="Arial"/>
                <w:i/>
                <w:iCs/>
                <w:szCs w:val="22"/>
              </w:rPr>
            </w:rPrChange>
          </w:rPr>
          <w:delText>nh, gi</w:delText>
        </w:r>
        <w:r w:rsidRPr="00863667" w:rsidDel="003C6139">
          <w:rPr>
            <w:rFonts w:ascii="iCiel Avenir LT Std 35 Light" w:hAnsi="iCiel Avenir LT Std 35 Light" w:cs="Avenir Next LT Pro"/>
            <w:i/>
            <w:iCs/>
            <w:sz w:val="22"/>
            <w:szCs w:val="22"/>
            <w:rPrChange w:id="12815"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2816"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Avenir Next LT Pro"/>
            <w:i/>
            <w:iCs/>
            <w:sz w:val="22"/>
            <w:szCs w:val="22"/>
            <w:rPrChange w:id="1281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818" w:author="An Tran, ACA (BUV)" w:date="2024-09-13T17:29:00Z" w16du:dateUtc="2024-09-13T10:29:00Z">
              <w:rPr>
                <w:rFonts w:cs="Arial"/>
                <w:i/>
                <w:iCs/>
                <w:szCs w:val="22"/>
              </w:rPr>
            </w:rPrChange>
          </w:rPr>
          <w:delText>c em s</w:delText>
        </w:r>
        <w:r w:rsidRPr="00863667" w:rsidDel="003C6139">
          <w:rPr>
            <w:rFonts w:ascii="iCiel Avenir LT Std 35 Light" w:hAnsi="iCiel Avenir LT Std 35 Light" w:cs="Calibri"/>
            <w:i/>
            <w:iCs/>
            <w:sz w:val="22"/>
            <w:szCs w:val="22"/>
            <w:rPrChange w:id="12819" w:author="An Tran, ACA (BUV)" w:date="2024-09-13T17:29:00Z" w16du:dateUtc="2024-09-13T10:29:00Z">
              <w:rPr>
                <w:rFonts w:cs="Calibri"/>
                <w:i/>
                <w:iCs/>
                <w:szCs w:val="22"/>
              </w:rPr>
            </w:rPrChange>
          </w:rPr>
          <w:delText>ẵ</w:delText>
        </w:r>
        <w:r w:rsidRPr="00863667" w:rsidDel="003C6139">
          <w:rPr>
            <w:rFonts w:ascii="iCiel Avenir LT Std 35 Light" w:hAnsi="iCiel Avenir LT Std 35 Light" w:cs="Arial"/>
            <w:i/>
            <w:iCs/>
            <w:sz w:val="22"/>
            <w:szCs w:val="22"/>
            <w:rPrChange w:id="12820" w:author="An Tran, ACA (BUV)" w:date="2024-09-13T17:29:00Z" w16du:dateUtc="2024-09-13T10:29:00Z">
              <w:rPr>
                <w:rFonts w:cs="Arial"/>
                <w:i/>
                <w:iCs/>
                <w:szCs w:val="22"/>
              </w:rPr>
            </w:rPrChange>
          </w:rPr>
          <w:delText>n s</w:delText>
        </w:r>
        <w:r w:rsidRPr="00863667" w:rsidDel="003C6139">
          <w:rPr>
            <w:rFonts w:ascii="iCiel Avenir LT Std 35 Light" w:hAnsi="iCiel Avenir LT Std 35 Light" w:cs="Avenir Next LT Pro"/>
            <w:i/>
            <w:iCs/>
            <w:sz w:val="22"/>
            <w:szCs w:val="22"/>
            <w:rPrChange w:id="1282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822"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Avenir Next LT Pro"/>
            <w:i/>
            <w:iCs/>
            <w:sz w:val="22"/>
            <w:szCs w:val="22"/>
            <w:rPrChange w:id="1282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824"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2825"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2826" w:author="An Tran, ACA (BUV)" w:date="2024-09-13T17:29:00Z" w16du:dateUtc="2024-09-13T10:29:00Z">
              <w:rPr>
                <w:rFonts w:cs="Arial"/>
                <w:i/>
                <w:iCs/>
                <w:szCs w:val="22"/>
              </w:rPr>
            </w:rPrChange>
          </w:rPr>
          <w:delText xml:space="preserve"> tin h</w:delText>
        </w:r>
        <w:r w:rsidRPr="00863667" w:rsidDel="003C6139">
          <w:rPr>
            <w:rFonts w:ascii="iCiel Avenir LT Std 35 Light" w:hAnsi="iCiel Avenir LT Std 35 Light" w:cs="Calibri"/>
            <w:i/>
            <w:iCs/>
            <w:sz w:val="22"/>
            <w:szCs w:val="22"/>
            <w:rPrChange w:id="12827"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2828" w:author="An Tran, ACA (BUV)" w:date="2024-09-13T17:29:00Z" w16du:dateUtc="2024-09-13T10:29:00Z">
              <w:rPr>
                <w:rFonts w:cs="Arial"/>
                <w:i/>
                <w:iCs/>
                <w:szCs w:val="22"/>
              </w:rPr>
            </w:rPrChange>
          </w:rPr>
          <w:delText>n trong vi</w:delText>
        </w:r>
        <w:r w:rsidRPr="00863667" w:rsidDel="003C6139">
          <w:rPr>
            <w:rFonts w:ascii="iCiel Avenir LT Std 35 Light" w:hAnsi="iCiel Avenir LT Std 35 Light" w:cs="Calibri"/>
            <w:i/>
            <w:iCs/>
            <w:sz w:val="22"/>
            <w:szCs w:val="22"/>
            <w:rPrChange w:id="12829"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830"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Calibri"/>
            <w:i/>
            <w:iCs/>
            <w:sz w:val="22"/>
            <w:szCs w:val="22"/>
            <w:rPrChange w:id="12831"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2832" w:author="An Tran, ACA (BUV)" w:date="2024-09-13T17:29:00Z" w16du:dateUtc="2024-09-13T10:29:00Z">
              <w:rPr>
                <w:rFonts w:cs="Arial"/>
                <w:i/>
                <w:iCs/>
                <w:szCs w:val="22"/>
              </w:rPr>
            </w:rPrChange>
          </w:rPr>
          <w:delText>ng tuy</w:delText>
        </w:r>
        <w:r w:rsidRPr="00863667" w:rsidDel="003C6139">
          <w:rPr>
            <w:rFonts w:ascii="iCiel Avenir LT Std 35 Light" w:hAnsi="iCiel Avenir LT Std 35 Light" w:cs="Calibri"/>
            <w:i/>
            <w:iCs/>
            <w:sz w:val="22"/>
            <w:szCs w:val="22"/>
            <w:rPrChange w:id="12833"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834"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283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836"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Calibri"/>
            <w:i/>
            <w:iCs/>
            <w:sz w:val="22"/>
            <w:szCs w:val="22"/>
            <w:rPrChange w:id="12837"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2838"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2839"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2840"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2841"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2842"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2843"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2844" w:author="An Tran, ACA (BUV)" w:date="2024-09-13T17:29:00Z" w16du:dateUtc="2024-09-13T10:29:00Z">
              <w:rPr>
                <w:rFonts w:cs="Arial"/>
                <w:i/>
                <w:iCs/>
                <w:szCs w:val="22"/>
              </w:rPr>
            </w:rPrChange>
          </w:rPr>
          <w:delText>p trong nh</w:delText>
        </w:r>
        <w:r w:rsidRPr="00863667" w:rsidDel="003C6139">
          <w:rPr>
            <w:rFonts w:ascii="iCiel Avenir LT Std 35 Light" w:hAnsi="iCiel Avenir LT Std 35 Light" w:cs="Calibri"/>
            <w:i/>
            <w:iCs/>
            <w:sz w:val="22"/>
            <w:szCs w:val="22"/>
            <w:rPrChange w:id="12845"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2846" w:author="An Tran, ACA (BUV)" w:date="2024-09-13T17:29:00Z" w16du:dateUtc="2024-09-13T10:29:00Z">
              <w:rPr>
                <w:rFonts w:cs="Arial"/>
                <w:i/>
                <w:iCs/>
                <w:szCs w:val="22"/>
              </w:rPr>
            </w:rPrChange>
          </w:rPr>
          <w:delText>ng k</w:delText>
        </w:r>
        <w:r w:rsidRPr="00863667" w:rsidDel="003C6139">
          <w:rPr>
            <w:rFonts w:ascii="iCiel Avenir LT Std 35 Light" w:hAnsi="iCiel Avenir LT Std 35 Light" w:cs="Avenir Next LT Pro"/>
            <w:i/>
            <w:iCs/>
            <w:sz w:val="22"/>
            <w:szCs w:val="22"/>
            <w:rPrChange w:id="12847"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2848" w:author="An Tran, ACA (BUV)" w:date="2024-09-13T17:29:00Z" w16du:dateUtc="2024-09-13T10:29:00Z">
              <w:rPr>
                <w:rFonts w:cs="Arial"/>
                <w:i/>
                <w:iCs/>
                <w:szCs w:val="22"/>
              </w:rPr>
            </w:rPrChange>
          </w:rPr>
          <w:delText xml:space="preserve"> sau hoặc chuẩn bị cho hành trình sự nghiệp tương lai của mình. Ban Phát triển và Công tác Sinh viên hi</w:delText>
        </w:r>
        <w:r w:rsidRPr="00863667" w:rsidDel="003C6139">
          <w:rPr>
            <w:rFonts w:ascii="iCiel Avenir LT Std 35 Light" w:hAnsi="iCiel Avenir LT Std 35 Light" w:cs="Calibri"/>
            <w:i/>
            <w:iCs/>
            <w:sz w:val="22"/>
            <w:szCs w:val="22"/>
            <w:rPrChange w:id="12849"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2850"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2851"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2852" w:author="An Tran, ACA (BUV)" w:date="2024-09-13T17:29:00Z" w16du:dateUtc="2024-09-13T10:29:00Z">
              <w:rPr>
                <w:rFonts w:cs="Arial"/>
                <w:i/>
                <w:iCs/>
                <w:szCs w:val="22"/>
              </w:rPr>
            </w:rPrChange>
          </w:rPr>
          <w:delText xml:space="preserve">i </w:delText>
        </w:r>
        <w:r w:rsidRPr="00863667" w:rsidDel="003C6139">
          <w:rPr>
            <w:rFonts w:ascii="iCiel Avenir LT Std 35 Light" w:hAnsi="iCiel Avenir LT Std 35 Light" w:cs="Avenir Next LT Pro"/>
            <w:i/>
            <w:iCs/>
            <w:sz w:val="22"/>
            <w:szCs w:val="22"/>
            <w:rPrChange w:id="12853"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2854" w:author="An Tran, ACA (BUV)" w:date="2024-09-13T17:29:00Z" w16du:dateUtc="2024-09-13T10:29:00Z">
              <w:rPr>
                <w:rFonts w:cs="Arial"/>
                <w:i/>
                <w:iCs/>
                <w:szCs w:val="22"/>
              </w:rPr>
            </w:rPrChange>
          </w:rPr>
          <w:delText>ang t</w:delText>
        </w:r>
        <w:r w:rsidRPr="00863667" w:rsidDel="003C6139">
          <w:rPr>
            <w:rFonts w:ascii="iCiel Avenir LT Std 35 Light" w:hAnsi="iCiel Avenir LT Std 35 Light" w:cs="Calibri"/>
            <w:i/>
            <w:iCs/>
            <w:sz w:val="22"/>
            <w:szCs w:val="22"/>
            <w:rPrChange w:id="12855" w:author="An Tran, ACA (BUV)" w:date="2024-09-13T17:29:00Z" w16du:dateUtc="2024-09-13T10:29:00Z">
              <w:rPr>
                <w:rFonts w:cs="Calibri"/>
                <w:i/>
                <w:iCs/>
                <w:szCs w:val="22"/>
              </w:rPr>
            </w:rPrChange>
          </w:rPr>
          <w:delText>ổ</w:delText>
        </w:r>
        <w:r w:rsidRPr="00863667" w:rsidDel="003C6139">
          <w:rPr>
            <w:rFonts w:ascii="iCiel Avenir LT Std 35 Light" w:hAnsi="iCiel Avenir LT Std 35 Light" w:cs="Arial"/>
            <w:i/>
            <w:iCs/>
            <w:sz w:val="22"/>
            <w:szCs w:val="22"/>
            <w:rPrChange w:id="12856" w:author="An Tran, ACA (BUV)" w:date="2024-09-13T17:29:00Z" w16du:dateUtc="2024-09-13T10:29:00Z">
              <w:rPr>
                <w:rFonts w:cs="Arial"/>
                <w:i/>
                <w:iCs/>
                <w:szCs w:val="22"/>
              </w:rPr>
            </w:rPrChange>
          </w:rPr>
          <w:delText xml:space="preserve"> ch</w:delText>
        </w:r>
        <w:r w:rsidRPr="00863667" w:rsidDel="003C6139">
          <w:rPr>
            <w:rFonts w:ascii="iCiel Avenir LT Std 35 Light" w:hAnsi="iCiel Avenir LT Std 35 Light" w:cs="Calibri"/>
            <w:i/>
            <w:iCs/>
            <w:sz w:val="22"/>
            <w:szCs w:val="22"/>
            <w:rPrChange w:id="12857"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2858" w:author="An Tran, ACA (BUV)" w:date="2024-09-13T17:29:00Z" w16du:dateUtc="2024-09-13T10:29:00Z">
              <w:rPr>
                <w:rFonts w:cs="Arial"/>
                <w:i/>
                <w:iCs/>
                <w:szCs w:val="22"/>
              </w:rPr>
            </w:rPrChange>
          </w:rPr>
          <w:delText>c Kỳ PSG bao gồm các lớp đào tạo và hội thảo chuyên đề, nhi</w:delText>
        </w:r>
        <w:r w:rsidRPr="00863667" w:rsidDel="003C6139">
          <w:rPr>
            <w:rFonts w:ascii="iCiel Avenir LT Std 35 Light" w:hAnsi="iCiel Avenir LT Std 35 Light" w:cs="Calibri"/>
            <w:i/>
            <w:iCs/>
            <w:sz w:val="22"/>
            <w:szCs w:val="22"/>
            <w:rPrChange w:id="12859"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2860" w:author="An Tran, ACA (BUV)" w:date="2024-09-13T17:29:00Z" w16du:dateUtc="2024-09-13T10:29:00Z">
              <w:rPr>
                <w:rFonts w:cs="Arial"/>
                <w:i/>
                <w:iCs/>
                <w:szCs w:val="22"/>
              </w:rPr>
            </w:rPrChange>
          </w:rPr>
          <w:delText>u l</w:delText>
        </w:r>
        <w:r w:rsidRPr="00863667" w:rsidDel="003C6139">
          <w:rPr>
            <w:rFonts w:ascii="iCiel Avenir LT Std 35 Light" w:hAnsi="iCiel Avenir LT Std 35 Light" w:cs="Calibri"/>
            <w:i/>
            <w:iCs/>
            <w:sz w:val="22"/>
            <w:szCs w:val="22"/>
            <w:rPrChange w:id="12861"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2862" w:author="An Tran, ACA (BUV)" w:date="2024-09-13T17:29:00Z" w16du:dateUtc="2024-09-13T10:29:00Z">
              <w:rPr>
                <w:rFonts w:cs="Arial"/>
                <w:i/>
                <w:iCs/>
                <w:szCs w:val="22"/>
              </w:rPr>
            </w:rPrChange>
          </w:rPr>
          <w:delText>p h</w:delText>
        </w:r>
        <w:r w:rsidRPr="00863667" w:rsidDel="003C6139">
          <w:rPr>
            <w:rFonts w:ascii="iCiel Avenir LT Std 35 Light" w:hAnsi="iCiel Avenir LT Std 35 Light" w:cs="Calibri"/>
            <w:i/>
            <w:iCs/>
            <w:sz w:val="22"/>
            <w:szCs w:val="22"/>
            <w:rPrChange w:id="12863"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2864" w:author="An Tran, ACA (BUV)" w:date="2024-09-13T17:29:00Z" w16du:dateUtc="2024-09-13T10:29:00Z">
              <w:rPr>
                <w:rFonts w:cs="Arial"/>
                <w:i/>
                <w:iCs/>
                <w:szCs w:val="22"/>
              </w:rPr>
            </w:rPrChange>
          </w:rPr>
          <w:delText>c ngo</w:delText>
        </w:r>
        <w:r w:rsidRPr="00863667" w:rsidDel="003C6139">
          <w:rPr>
            <w:rFonts w:ascii="iCiel Avenir LT Std 35 Light" w:hAnsi="iCiel Avenir LT Std 35 Light" w:cs="Calibri"/>
            <w:i/>
            <w:iCs/>
            <w:sz w:val="22"/>
            <w:szCs w:val="22"/>
            <w:rPrChange w:id="12865"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2866" w:author="An Tran, ACA (BUV)" w:date="2024-09-13T17:29:00Z" w16du:dateUtc="2024-09-13T10:29:00Z">
              <w:rPr>
                <w:rFonts w:cs="Arial"/>
                <w:i/>
                <w:iCs/>
                <w:szCs w:val="22"/>
              </w:rPr>
            </w:rPrChange>
          </w:rPr>
          <w:delText>i kho</w:delText>
        </w:r>
        <w:r w:rsidRPr="00863667" w:rsidDel="003C6139">
          <w:rPr>
            <w:rFonts w:ascii="iCiel Avenir LT Std 35 Light" w:hAnsi="iCiel Avenir LT Std 35 Light" w:cs="Avenir Next LT Pro"/>
            <w:i/>
            <w:iCs/>
            <w:sz w:val="22"/>
            <w:szCs w:val="22"/>
            <w:rPrChange w:id="1286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868" w:author="An Tran, ACA (BUV)" w:date="2024-09-13T17:29:00Z" w16du:dateUtc="2024-09-13T10:29:00Z">
              <w:rPr>
                <w:rFonts w:cs="Arial"/>
                <w:i/>
                <w:iCs/>
                <w:szCs w:val="22"/>
              </w:rPr>
            </w:rPrChange>
          </w:rPr>
          <w:delText xml:space="preserve"> trong nhi</w:delText>
        </w:r>
        <w:r w:rsidRPr="00863667" w:rsidDel="003C6139">
          <w:rPr>
            <w:rFonts w:ascii="iCiel Avenir LT Std 35 Light" w:hAnsi="iCiel Avenir LT Std 35 Light" w:cs="Calibri"/>
            <w:i/>
            <w:iCs/>
            <w:sz w:val="22"/>
            <w:szCs w:val="22"/>
            <w:rPrChange w:id="12869"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2870" w:author="An Tran, ACA (BUV)" w:date="2024-09-13T17:29:00Z" w16du:dateUtc="2024-09-13T10:29:00Z">
              <w:rPr>
                <w:rFonts w:cs="Arial"/>
                <w:i/>
                <w:iCs/>
                <w:szCs w:val="22"/>
              </w:rPr>
            </w:rPrChange>
          </w:rPr>
          <w:delText>u l</w:delText>
        </w:r>
        <w:r w:rsidRPr="00863667" w:rsidDel="003C6139">
          <w:rPr>
            <w:rFonts w:ascii="iCiel Avenir LT Std 35 Light" w:hAnsi="iCiel Avenir LT Std 35 Light" w:cs="Avenir Next LT Pro"/>
            <w:i/>
            <w:iCs/>
            <w:sz w:val="22"/>
            <w:szCs w:val="22"/>
            <w:rPrChange w:id="12871" w:author="An Tran, ACA (BUV)" w:date="2024-09-13T17:29:00Z" w16du:dateUtc="2024-09-13T10:29:00Z">
              <w:rPr>
                <w:rFonts w:cs="Avenir Next LT Pro"/>
                <w:i/>
                <w:iCs/>
                <w:szCs w:val="22"/>
              </w:rPr>
            </w:rPrChange>
          </w:rPr>
          <w:delText>ĩ</w:delText>
        </w:r>
        <w:r w:rsidRPr="00863667" w:rsidDel="003C6139">
          <w:rPr>
            <w:rFonts w:ascii="iCiel Avenir LT Std 35 Light" w:hAnsi="iCiel Avenir LT Std 35 Light" w:cs="Arial"/>
            <w:i/>
            <w:iCs/>
            <w:sz w:val="22"/>
            <w:szCs w:val="22"/>
            <w:rPrChange w:id="12872" w:author="An Tran, ACA (BUV)" w:date="2024-09-13T17:29:00Z" w16du:dateUtc="2024-09-13T10:29:00Z">
              <w:rPr>
                <w:rFonts w:cs="Arial"/>
                <w:i/>
                <w:iCs/>
                <w:szCs w:val="22"/>
              </w:rPr>
            </w:rPrChange>
          </w:rPr>
          <w:delText>nh v</w:delText>
        </w:r>
        <w:r w:rsidRPr="00863667" w:rsidDel="003C6139">
          <w:rPr>
            <w:rFonts w:ascii="iCiel Avenir LT Std 35 Light" w:hAnsi="iCiel Avenir LT Std 35 Light" w:cs="Calibri"/>
            <w:i/>
            <w:iCs/>
            <w:sz w:val="22"/>
            <w:szCs w:val="22"/>
            <w:rPrChange w:id="12873"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2874"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287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876"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87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287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879" w:author="An Tran, ACA (BUV)" w:date="2024-09-13T17:29:00Z" w16du:dateUtc="2024-09-13T10:29:00Z">
              <w:rPr>
                <w:rFonts w:cs="Arial"/>
                <w:i/>
                <w:iCs/>
                <w:szCs w:val="22"/>
              </w:rPr>
            </w:rPrChange>
          </w:rPr>
          <w:delText>c em c</w:delText>
        </w:r>
        <w:r w:rsidRPr="00863667" w:rsidDel="003C6139">
          <w:rPr>
            <w:rFonts w:ascii="iCiel Avenir LT Std 35 Light" w:hAnsi="iCiel Avenir LT Std 35 Light" w:cs="Avenir Next LT Pro"/>
            <w:i/>
            <w:iCs/>
            <w:sz w:val="22"/>
            <w:szCs w:val="22"/>
            <w:rPrChange w:id="12880"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2881"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2882"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883"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2884" w:author="An Tran, ACA (BUV)" w:date="2024-09-13T17:29:00Z" w16du:dateUtc="2024-09-13T10:29:00Z">
              <w:rPr>
                <w:rFonts w:cs="Avenir Next LT Pro"/>
                <w:i/>
                <w:iCs/>
                <w:szCs w:val="22"/>
              </w:rPr>
            </w:rPrChange>
          </w:rPr>
          <w:delText>đă</w:delText>
        </w:r>
        <w:r w:rsidRPr="00863667" w:rsidDel="003C6139">
          <w:rPr>
            <w:rFonts w:ascii="iCiel Avenir LT Std 35 Light" w:hAnsi="iCiel Avenir LT Std 35 Light" w:cs="Arial"/>
            <w:i/>
            <w:iCs/>
            <w:sz w:val="22"/>
            <w:szCs w:val="22"/>
            <w:rPrChange w:id="12885" w:author="An Tran, ACA (BUV)" w:date="2024-09-13T17:29:00Z" w16du:dateUtc="2024-09-13T10:29:00Z">
              <w:rPr>
                <w:rFonts w:cs="Arial"/>
                <w:i/>
                <w:iCs/>
                <w:szCs w:val="22"/>
              </w:rPr>
            </w:rPrChange>
          </w:rPr>
          <w:delText>ng k</w:delText>
        </w:r>
        <w:r w:rsidRPr="00863667" w:rsidDel="003C6139">
          <w:rPr>
            <w:rFonts w:ascii="iCiel Avenir LT Std 35 Light" w:hAnsi="iCiel Avenir LT Std 35 Light" w:cs="Avenir Next LT Pro"/>
            <w:i/>
            <w:iCs/>
            <w:sz w:val="22"/>
            <w:szCs w:val="22"/>
            <w:rPrChange w:id="12886"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2887"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Avenir Next LT Pro"/>
            <w:i/>
            <w:iCs/>
            <w:sz w:val="22"/>
            <w:szCs w:val="22"/>
            <w:rPrChange w:id="1288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889"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2890"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2891"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2892"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2893" w:author="An Tran, ACA (BUV)" w:date="2024-09-13T17:29:00Z" w16du:dateUtc="2024-09-13T10:29:00Z">
              <w:rPr>
                <w:rFonts w:cs="Arial"/>
                <w:i/>
                <w:iCs/>
                <w:szCs w:val="22"/>
              </w:rPr>
            </w:rPrChange>
          </w:rPr>
          <w:delText>p. Ch</w:delText>
        </w:r>
        <w:r w:rsidRPr="00863667" w:rsidDel="003C6139">
          <w:rPr>
            <w:rFonts w:ascii="iCiel Avenir LT Std 35 Light" w:hAnsi="iCiel Avenir LT Std 35 Light" w:cs="Avenir Next LT Pro"/>
            <w:i/>
            <w:iCs/>
            <w:sz w:val="22"/>
            <w:szCs w:val="22"/>
            <w:rPrChange w:id="12894"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2895"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289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2897" w:author="An Tran, ACA (BUV)" w:date="2024-09-13T17:29:00Z" w16du:dateUtc="2024-09-13T10:29:00Z">
              <w:rPr>
                <w:rFonts w:cs="Arial"/>
                <w:i/>
                <w:iCs/>
                <w:szCs w:val="22"/>
              </w:rPr>
            </w:rPrChange>
          </w:rPr>
          <w:delText>i s</w:delText>
        </w:r>
        <w:r w:rsidRPr="00863667" w:rsidDel="003C6139">
          <w:rPr>
            <w:rFonts w:ascii="iCiel Avenir LT Std 35 Light" w:hAnsi="iCiel Avenir LT Std 35 Light" w:cs="Calibri"/>
            <w:i/>
            <w:iCs/>
            <w:sz w:val="22"/>
            <w:szCs w:val="22"/>
            <w:rPrChange w:id="12898" w:author="An Tran, ACA (BUV)" w:date="2024-09-13T17:29:00Z" w16du:dateUtc="2024-09-13T10:29:00Z">
              <w:rPr>
                <w:rFonts w:cs="Calibri"/>
                <w:i/>
                <w:iCs/>
                <w:szCs w:val="22"/>
              </w:rPr>
            </w:rPrChange>
          </w:rPr>
          <w:delText>ẽ</w:delText>
        </w:r>
        <w:r w:rsidRPr="00863667" w:rsidDel="003C6139">
          <w:rPr>
            <w:rFonts w:ascii="iCiel Avenir LT Std 35 Light" w:hAnsi="iCiel Avenir LT Std 35 Light" w:cs="Arial"/>
            <w:i/>
            <w:iCs/>
            <w:sz w:val="22"/>
            <w:szCs w:val="22"/>
            <w:rPrChange w:id="12899" w:author="An Tran, ACA (BUV)" w:date="2024-09-13T17:29:00Z" w16du:dateUtc="2024-09-13T10:29:00Z">
              <w:rPr>
                <w:rFonts w:cs="Arial"/>
                <w:i/>
                <w:iCs/>
                <w:szCs w:val="22"/>
              </w:rPr>
            </w:rPrChange>
          </w:rPr>
          <w:delText xml:space="preserve"> g</w:delText>
        </w:r>
        <w:r w:rsidRPr="00863667" w:rsidDel="003C6139">
          <w:rPr>
            <w:rFonts w:ascii="iCiel Avenir LT Std 35 Light" w:hAnsi="iCiel Avenir LT Std 35 Light" w:cs="Calibri"/>
            <w:i/>
            <w:iCs/>
            <w:sz w:val="22"/>
            <w:szCs w:val="22"/>
            <w:rPrChange w:id="12900"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2901" w:author="An Tran, ACA (BUV)" w:date="2024-09-13T17:29:00Z" w16du:dateUtc="2024-09-13T10:29:00Z">
              <w:rPr>
                <w:rFonts w:cs="Arial"/>
                <w:i/>
                <w:iCs/>
                <w:szCs w:val="22"/>
              </w:rPr>
            </w:rPrChange>
          </w:rPr>
          <w:delText>i nh</w:delText>
        </w:r>
        <w:r w:rsidRPr="00863667" w:rsidDel="003C6139">
          <w:rPr>
            <w:rFonts w:ascii="iCiel Avenir LT Std 35 Light" w:hAnsi="iCiel Avenir LT Std 35 Light" w:cs="Calibri"/>
            <w:i/>
            <w:iCs/>
            <w:sz w:val="22"/>
            <w:szCs w:val="22"/>
            <w:rPrChange w:id="12902"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2903"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Avenir Next LT Pro"/>
            <w:i/>
            <w:iCs/>
            <w:sz w:val="22"/>
            <w:szCs w:val="22"/>
            <w:rPrChange w:id="12904"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2905" w:author="An Tran, ACA (BUV)" w:date="2024-09-13T17:29:00Z" w16du:dateUtc="2024-09-13T10:29:00Z">
              <w:rPr>
                <w:rFonts w:cs="Arial"/>
                <w:i/>
                <w:iCs/>
                <w:szCs w:val="22"/>
              </w:rPr>
            </w:rPrChange>
          </w:rPr>
          <w:delText>ng tin v</w:delText>
        </w:r>
        <w:r w:rsidRPr="00863667" w:rsidDel="003C6139">
          <w:rPr>
            <w:rFonts w:ascii="iCiel Avenir LT Std 35 Light" w:hAnsi="iCiel Avenir LT Std 35 Light" w:cs="Calibri"/>
            <w:i/>
            <w:iCs/>
            <w:sz w:val="22"/>
            <w:szCs w:val="22"/>
            <w:rPrChange w:id="12906"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290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290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909" w:author="An Tran, ACA (BUV)" w:date="2024-09-13T17:29:00Z" w16du:dateUtc="2024-09-13T10:29:00Z">
              <w:rPr>
                <w:rFonts w:cs="Arial"/>
                <w:i/>
                <w:iCs/>
                <w:szCs w:val="22"/>
              </w:rPr>
            </w:rPrChange>
          </w:rPr>
          <w:delText>c kh</w:delText>
        </w:r>
        <w:r w:rsidRPr="00863667" w:rsidDel="003C6139">
          <w:rPr>
            <w:rFonts w:ascii="iCiel Avenir LT Std 35 Light" w:hAnsi="iCiel Avenir LT Std 35 Light" w:cs="Avenir Next LT Pro"/>
            <w:i/>
            <w:iCs/>
            <w:sz w:val="22"/>
            <w:szCs w:val="22"/>
            <w:rPrChange w:id="12910"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2911" w:author="An Tran, ACA (BUV)" w:date="2024-09-13T17:29:00Z" w16du:dateUtc="2024-09-13T10:29:00Z">
              <w:rPr>
                <w:rFonts w:cs="Arial"/>
                <w:i/>
                <w:iCs/>
                <w:szCs w:val="22"/>
              </w:rPr>
            </w:rPrChange>
          </w:rPr>
          <w:delText>a h</w:delText>
        </w:r>
        <w:r w:rsidRPr="00863667" w:rsidDel="003C6139">
          <w:rPr>
            <w:rFonts w:ascii="iCiel Avenir LT Std 35 Light" w:hAnsi="iCiel Avenir LT Std 35 Light" w:cs="Calibri"/>
            <w:i/>
            <w:iCs/>
            <w:sz w:val="22"/>
            <w:szCs w:val="22"/>
            <w:rPrChange w:id="12912"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2913"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2914"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2915" w:author="An Tran, ACA (BUV)" w:date="2024-09-13T17:29:00Z" w16du:dateUtc="2024-09-13T10:29:00Z">
              <w:rPr>
                <w:rFonts w:cs="Arial"/>
                <w:i/>
                <w:iCs/>
                <w:szCs w:val="22"/>
              </w:rPr>
            </w:rPrChange>
          </w:rPr>
          <w:delText>ng nh</w:delText>
        </w:r>
        <w:r w:rsidRPr="00863667" w:rsidDel="003C6139">
          <w:rPr>
            <w:rFonts w:ascii="iCiel Avenir LT Std 35 Light" w:hAnsi="iCiel Avenir LT Std 35 Light" w:cs="Calibri"/>
            <w:i/>
            <w:iCs/>
            <w:sz w:val="22"/>
            <w:szCs w:val="22"/>
            <w:rPrChange w:id="12916"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2917"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2918"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2919" w:author="An Tran, ACA (BUV)" w:date="2024-09-13T17:29:00Z" w16du:dateUtc="2024-09-13T10:29:00Z">
              <w:rPr>
                <w:rFonts w:cs="Arial"/>
                <w:i/>
                <w:iCs/>
                <w:szCs w:val="22"/>
              </w:rPr>
            </w:rPrChange>
          </w:rPr>
          <w:delText>ng d</w:delText>
        </w:r>
        <w:r w:rsidRPr="00863667" w:rsidDel="003C6139">
          <w:rPr>
            <w:rFonts w:ascii="iCiel Avenir LT Std 35 Light" w:hAnsi="iCiel Avenir LT Std 35 Light" w:cs="Calibri"/>
            <w:i/>
            <w:iCs/>
            <w:sz w:val="22"/>
            <w:szCs w:val="22"/>
            <w:rPrChange w:id="12920"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2921"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2922" w:author="An Tran, ACA (BUV)" w:date="2024-09-13T17:29:00Z" w16du:dateUtc="2024-09-13T10:29:00Z">
              <w:rPr>
                <w:rFonts w:cs="Avenir Next LT Pro"/>
                <w:i/>
                <w:iCs/>
                <w:szCs w:val="22"/>
              </w:rPr>
            </w:rPrChange>
          </w:rPr>
          <w:delText>đă</w:delText>
        </w:r>
        <w:r w:rsidRPr="00863667" w:rsidDel="003C6139">
          <w:rPr>
            <w:rFonts w:ascii="iCiel Avenir LT Std 35 Light" w:hAnsi="iCiel Avenir LT Std 35 Light" w:cs="Arial"/>
            <w:i/>
            <w:iCs/>
            <w:sz w:val="22"/>
            <w:szCs w:val="22"/>
            <w:rPrChange w:id="12923" w:author="An Tran, ACA (BUV)" w:date="2024-09-13T17:29:00Z" w16du:dateUtc="2024-09-13T10:29:00Z">
              <w:rPr>
                <w:rFonts w:cs="Arial"/>
                <w:i/>
                <w:iCs/>
                <w:szCs w:val="22"/>
              </w:rPr>
            </w:rPrChange>
          </w:rPr>
          <w:delText>ng k</w:delText>
        </w:r>
        <w:r w:rsidRPr="00863667" w:rsidDel="003C6139">
          <w:rPr>
            <w:rFonts w:ascii="iCiel Avenir LT Std 35 Light" w:hAnsi="iCiel Avenir LT Std 35 Light" w:cs="Avenir Next LT Pro"/>
            <w:i/>
            <w:iCs/>
            <w:sz w:val="22"/>
            <w:szCs w:val="22"/>
            <w:rPrChange w:id="12924"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2925"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Avenir Next LT Pro"/>
            <w:i/>
            <w:iCs/>
            <w:sz w:val="22"/>
            <w:szCs w:val="22"/>
            <w:rPrChange w:id="1292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2927" w:author="An Tran, ACA (BUV)" w:date="2024-09-13T17:29:00Z" w16du:dateUtc="2024-09-13T10:29:00Z">
              <w:rPr>
                <w:rFonts w:cs="Arial"/>
                <w:i/>
                <w:iCs/>
                <w:szCs w:val="22"/>
              </w:rPr>
            </w:rPrChange>
          </w:rPr>
          <w:delText>ng qua h</w:delText>
        </w:r>
        <w:r w:rsidRPr="00863667" w:rsidDel="003C6139">
          <w:rPr>
            <w:rFonts w:ascii="iCiel Avenir LT Std 35 Light" w:hAnsi="iCiel Avenir LT Std 35 Light" w:cs="Avenir Next LT Pro"/>
            <w:i/>
            <w:iCs/>
            <w:sz w:val="22"/>
            <w:szCs w:val="22"/>
            <w:rPrChange w:id="12928" w:author="An Tran, ACA (BUV)" w:date="2024-09-13T17:29:00Z" w16du:dateUtc="2024-09-13T10:29:00Z">
              <w:rPr>
                <w:rFonts w:cs="Avenir Next LT Pro"/>
                <w:i/>
                <w:iCs/>
                <w:szCs w:val="22"/>
              </w:rPr>
            </w:rPrChange>
          </w:rPr>
          <w:delText>ò</w:delText>
        </w:r>
        <w:r w:rsidRPr="00863667" w:rsidDel="003C6139">
          <w:rPr>
            <w:rFonts w:ascii="iCiel Avenir LT Std 35 Light" w:hAnsi="iCiel Avenir LT Std 35 Light" w:cs="Arial"/>
            <w:i/>
            <w:iCs/>
            <w:sz w:val="22"/>
            <w:szCs w:val="22"/>
            <w:rPrChange w:id="12929" w:author="An Tran, ACA (BUV)" w:date="2024-09-13T17:29:00Z" w16du:dateUtc="2024-09-13T10:29:00Z">
              <w:rPr>
                <w:rFonts w:cs="Arial"/>
                <w:i/>
                <w:iCs/>
                <w:szCs w:val="22"/>
              </w:rPr>
            </w:rPrChange>
          </w:rPr>
          <w:delText>m th</w:delText>
        </w:r>
        <w:r w:rsidRPr="00863667" w:rsidDel="003C6139">
          <w:rPr>
            <w:rFonts w:ascii="iCiel Avenir LT Std 35 Light" w:hAnsi="iCiel Avenir LT Std 35 Light" w:cs="Calibri"/>
            <w:i/>
            <w:iCs/>
            <w:sz w:val="22"/>
            <w:szCs w:val="22"/>
            <w:rPrChange w:id="12930"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293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2932"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2933" w:author="An Tran, ACA (BUV)" w:date="2024-09-13T17:29:00Z" w16du:dateUtc="2024-09-13T10:29:00Z">
              <w:rPr>
                <w:rFonts w:cs="Arial"/>
                <w:i/>
                <w:iCs/>
                <w:szCs w:val="22"/>
              </w:rPr>
            </w:rPrChange>
          </w:rPr>
          <w:delText>a sinh vi</w:delText>
        </w:r>
        <w:r w:rsidRPr="00863667" w:rsidDel="003C6139">
          <w:rPr>
            <w:rFonts w:ascii="iCiel Avenir LT Std 35 Light" w:hAnsi="iCiel Avenir LT Std 35 Light" w:cs="Avenir Next LT Pro"/>
            <w:i/>
            <w:iCs/>
            <w:sz w:val="22"/>
            <w:szCs w:val="22"/>
            <w:rPrChange w:id="12934"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935"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2936"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2937" w:author="An Tran, ACA (BUV)" w:date="2024-09-13T17:29:00Z" w16du:dateUtc="2024-09-13T10:29:00Z">
              <w:rPr>
                <w:rFonts w:cs="Arial"/>
                <w:i/>
                <w:iCs/>
                <w:szCs w:val="22"/>
              </w:rPr>
            </w:rPrChange>
          </w:rPr>
          <w:delText>ng nh</w:delText>
        </w:r>
        <w:r w:rsidRPr="00863667" w:rsidDel="003C6139">
          <w:rPr>
            <w:rFonts w:ascii="iCiel Avenir LT Std 35 Light" w:hAnsi="iCiel Avenir LT Std 35 Light" w:cs="Calibri"/>
            <w:i/>
            <w:iCs/>
            <w:sz w:val="22"/>
            <w:szCs w:val="22"/>
            <w:rPrChange w:id="12938"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2939"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2940"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941"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294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943" w:author="An Tran, ACA (BUV)" w:date="2024-09-13T17:29:00Z" w16du:dateUtc="2024-09-13T10:29:00Z">
              <w:rPr>
                <w:rFonts w:cs="Arial"/>
                <w:i/>
                <w:iCs/>
                <w:szCs w:val="22"/>
              </w:rPr>
            </w:rPrChange>
          </w:rPr>
          <w:delText>c kênh m</w:delText>
        </w:r>
        <w:r w:rsidRPr="00863667" w:rsidDel="003C6139">
          <w:rPr>
            <w:rFonts w:ascii="iCiel Avenir LT Std 35 Light" w:hAnsi="iCiel Avenir LT Std 35 Light" w:cs="Calibri"/>
            <w:i/>
            <w:iCs/>
            <w:sz w:val="22"/>
            <w:szCs w:val="22"/>
            <w:rPrChange w:id="1294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2945" w:author="An Tran, ACA (BUV)" w:date="2024-09-13T17:29:00Z" w16du:dateUtc="2024-09-13T10:29:00Z">
              <w:rPr>
                <w:rFonts w:cs="Arial"/>
                <w:i/>
                <w:iCs/>
                <w:szCs w:val="22"/>
              </w:rPr>
            </w:rPrChange>
          </w:rPr>
          <w:delText>ng x</w:delText>
        </w:r>
        <w:r w:rsidRPr="00863667" w:rsidDel="003C6139">
          <w:rPr>
            <w:rFonts w:ascii="iCiel Avenir LT Std 35 Light" w:hAnsi="iCiel Avenir LT Std 35 Light" w:cs="Avenir Next LT Pro"/>
            <w:i/>
            <w:iCs/>
            <w:sz w:val="22"/>
            <w:szCs w:val="22"/>
            <w:rPrChange w:id="12946" w:author="An Tran, ACA (BUV)" w:date="2024-09-13T17:29:00Z" w16du:dateUtc="2024-09-13T10:29:00Z">
              <w:rPr>
                <w:rFonts w:cs="Avenir Next LT Pro"/>
                <w:i/>
                <w:iCs/>
                <w:szCs w:val="22"/>
              </w:rPr>
            </w:rPrChange>
          </w:rPr>
          <w:delText>ã</w:delText>
        </w:r>
        <w:r w:rsidRPr="00863667" w:rsidDel="003C6139">
          <w:rPr>
            <w:rFonts w:ascii="iCiel Avenir LT Std 35 Light" w:hAnsi="iCiel Avenir LT Std 35 Light" w:cs="Arial"/>
            <w:i/>
            <w:iCs/>
            <w:sz w:val="22"/>
            <w:szCs w:val="22"/>
            <w:rPrChange w:id="12947"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2948"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2949"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Calibri"/>
            <w:i/>
            <w:iCs/>
            <w:sz w:val="22"/>
            <w:szCs w:val="22"/>
            <w:rPrChange w:id="12950"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2951"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Calibri"/>
            <w:i/>
            <w:iCs/>
            <w:sz w:val="22"/>
            <w:szCs w:val="22"/>
            <w:rPrChange w:id="12952"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2953"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295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955"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2956" w:author="An Tran, ACA (BUV)" w:date="2024-09-13T17:29:00Z" w16du:dateUtc="2024-09-13T10:29:00Z">
              <w:rPr>
                <w:rFonts w:cs="Arial"/>
                <w:i/>
                <w:iCs/>
                <w:szCs w:val="22"/>
              </w:rPr>
            </w:rPrChange>
          </w:rPr>
          <w:delText>ng sinh vi</w:delText>
        </w:r>
        <w:r w:rsidRPr="00863667" w:rsidDel="003C6139">
          <w:rPr>
            <w:rFonts w:ascii="iCiel Avenir LT Std 35 Light" w:hAnsi="iCiel Avenir LT Std 35 Light" w:cs="Avenir Next LT Pro"/>
            <w:i/>
            <w:iCs/>
            <w:sz w:val="22"/>
            <w:szCs w:val="22"/>
            <w:rPrChange w:id="12957"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958" w:author="An Tran, ACA (BUV)" w:date="2024-09-13T17:29:00Z" w16du:dateUtc="2024-09-13T10:29:00Z">
              <w:rPr>
                <w:rFonts w:cs="Arial"/>
                <w:i/>
                <w:iCs/>
                <w:szCs w:val="22"/>
              </w:rPr>
            </w:rPrChange>
          </w:rPr>
          <w:delText>n BUV v</w:delText>
        </w:r>
        <w:r w:rsidRPr="00863667" w:rsidDel="003C6139">
          <w:rPr>
            <w:rFonts w:ascii="iCiel Avenir LT Std 35 Light" w:hAnsi="iCiel Avenir LT Std 35 Light" w:cs="Avenir Next LT Pro"/>
            <w:i/>
            <w:iCs/>
            <w:sz w:val="22"/>
            <w:szCs w:val="22"/>
            <w:rPrChange w:id="1295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960" w:author="An Tran, ACA (BUV)" w:date="2024-09-13T17:29:00Z" w16du:dateUtc="2024-09-13T10:29:00Z">
              <w:rPr>
                <w:rFonts w:cs="Arial"/>
                <w:i/>
                <w:iCs/>
                <w:szCs w:val="22"/>
              </w:rPr>
            </w:rPrChange>
          </w:rPr>
          <w:delText xml:space="preserve">o </w:delText>
        </w:r>
        <w:r w:rsidRPr="00863667" w:rsidDel="003C6139">
          <w:rPr>
            <w:rFonts w:ascii="iCiel Avenir LT Std 35 Light" w:hAnsi="iCiel Avenir LT Std 35 Light" w:cs="Avenir Next LT Pro"/>
            <w:i/>
            <w:iCs/>
            <w:sz w:val="22"/>
            <w:szCs w:val="22"/>
            <w:rPrChange w:id="1296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2962"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2963" w:author="An Tran, ACA (BUV)" w:date="2024-09-13T17:29:00Z" w16du:dateUtc="2024-09-13T10:29:00Z">
              <w:rPr>
                <w:rFonts w:cs="Arial"/>
                <w:i/>
                <w:iCs/>
                <w:szCs w:val="22"/>
              </w:rPr>
            </w:rPrChange>
          </w:rPr>
          <w:delText>u c</w:delText>
        </w:r>
        <w:r w:rsidRPr="00863667" w:rsidDel="003C6139">
          <w:rPr>
            <w:rFonts w:ascii="iCiel Avenir LT Std 35 Light" w:hAnsi="iCiel Avenir LT Std 35 Light" w:cs="Avenir Next LT Pro"/>
            <w:i/>
            <w:iCs/>
            <w:sz w:val="22"/>
            <w:szCs w:val="22"/>
            <w:rPrChange w:id="1296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965"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Avenir Next LT Pro"/>
            <w:i/>
            <w:iCs/>
            <w:sz w:val="22"/>
            <w:szCs w:val="22"/>
            <w:rPrChange w:id="12966"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2967" w:author="An Tran, ACA (BUV)" w:date="2024-09-13T17:29:00Z" w16du:dateUtc="2024-09-13T10:29:00Z">
              <w:rPr>
                <w:rFonts w:cs="Arial"/>
                <w:i/>
                <w:iCs/>
                <w:szCs w:val="22"/>
              </w:rPr>
            </w:rPrChange>
          </w:rPr>
          <w:delText xml:space="preserve"> </w:delText>
        </w:r>
        <w:bookmarkStart w:id="12968" w:name="_Hlk171284238"/>
        <w:r w:rsidRPr="00863667" w:rsidDel="003C6139">
          <w:rPr>
            <w:rFonts w:ascii="iCiel Avenir LT Std 35 Light" w:hAnsi="iCiel Avenir LT Std 35 Light" w:cs="Arial"/>
            <w:i/>
            <w:iCs/>
            <w:sz w:val="22"/>
            <w:szCs w:val="22"/>
            <w:rPrChange w:id="12969" w:author="An Tran, ACA (BUV)" w:date="2024-09-13T17:29:00Z" w16du:dateUtc="2024-09-13T10:29:00Z">
              <w:rPr>
                <w:rFonts w:cs="Arial"/>
                <w:i/>
                <w:iCs/>
                <w:szCs w:val="22"/>
              </w:rPr>
            </w:rPrChange>
          </w:rPr>
          <w:delText>(Thời khóa biểu cũ: Th</w:delText>
        </w:r>
        <w:r w:rsidRPr="00863667" w:rsidDel="003C6139">
          <w:rPr>
            <w:rFonts w:ascii="iCiel Avenir LT Std 35 Light" w:hAnsi="iCiel Avenir LT Std 35 Light" w:cs="Avenir Next LT Pro"/>
            <w:i/>
            <w:iCs/>
            <w:sz w:val="22"/>
            <w:szCs w:val="22"/>
            <w:rPrChange w:id="1297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971" w:author="An Tran, ACA (BUV)" w:date="2024-09-13T17:29:00Z" w16du:dateUtc="2024-09-13T10:29:00Z">
              <w:rPr>
                <w:rFonts w:cs="Arial"/>
                <w:i/>
                <w:iCs/>
                <w:szCs w:val="22"/>
              </w:rPr>
            </w:rPrChange>
          </w:rPr>
          <w:delText>ng 1, Th</w:delText>
        </w:r>
        <w:r w:rsidRPr="00863667" w:rsidDel="003C6139">
          <w:rPr>
            <w:rFonts w:ascii="iCiel Avenir LT Std 35 Light" w:hAnsi="iCiel Avenir LT Std 35 Light" w:cs="Avenir Next LT Pro"/>
            <w:i/>
            <w:iCs/>
            <w:sz w:val="22"/>
            <w:szCs w:val="22"/>
            <w:rPrChange w:id="1297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973" w:author="An Tran, ACA (BUV)" w:date="2024-09-13T17:29:00Z" w16du:dateUtc="2024-09-13T10:29:00Z">
              <w:rPr>
                <w:rFonts w:cs="Arial"/>
                <w:i/>
                <w:iCs/>
                <w:szCs w:val="22"/>
              </w:rPr>
            </w:rPrChange>
          </w:rPr>
          <w:delText>ng 4, Th</w:delText>
        </w:r>
        <w:r w:rsidRPr="00863667" w:rsidDel="003C6139">
          <w:rPr>
            <w:rFonts w:ascii="iCiel Avenir LT Std 35 Light" w:hAnsi="iCiel Avenir LT Std 35 Light" w:cs="Avenir Next LT Pro"/>
            <w:i/>
            <w:iCs/>
            <w:sz w:val="22"/>
            <w:szCs w:val="22"/>
            <w:rPrChange w:id="1297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975" w:author="An Tran, ACA (BUV)" w:date="2024-09-13T17:29:00Z" w16du:dateUtc="2024-09-13T10:29:00Z">
              <w:rPr>
                <w:rFonts w:cs="Arial"/>
                <w:i/>
                <w:iCs/>
                <w:szCs w:val="22"/>
              </w:rPr>
            </w:rPrChange>
          </w:rPr>
          <w:delText>ng 7 v</w:delText>
        </w:r>
        <w:r w:rsidRPr="00863667" w:rsidDel="003C6139">
          <w:rPr>
            <w:rFonts w:ascii="iCiel Avenir LT Std 35 Light" w:hAnsi="iCiel Avenir LT Std 35 Light" w:cs="Avenir Next LT Pro"/>
            <w:i/>
            <w:iCs/>
            <w:sz w:val="22"/>
            <w:szCs w:val="22"/>
            <w:rPrChange w:id="1297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2977"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Avenir Next LT Pro"/>
            <w:i/>
            <w:iCs/>
            <w:sz w:val="22"/>
            <w:szCs w:val="22"/>
            <w:rPrChange w:id="1297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2979" w:author="An Tran, ACA (BUV)" w:date="2024-09-13T17:29:00Z" w16du:dateUtc="2024-09-13T10:29:00Z">
              <w:rPr>
                <w:rFonts w:cs="Arial"/>
                <w:i/>
                <w:iCs/>
                <w:szCs w:val="22"/>
              </w:rPr>
            </w:rPrChange>
          </w:rPr>
          <w:delText>ng 10; Thời khóa biểu mới: Tháng 2, Tháng 6 và Tháng 10).</w:delText>
        </w:r>
        <w:bookmarkEnd w:id="12968"/>
      </w:del>
    </w:p>
    <w:p w14:paraId="696B7AF6" w14:textId="2B28DCE5" w:rsidR="00C1363F" w:rsidRPr="00D427AB" w:rsidDel="003C6139" w:rsidRDefault="00C1363F">
      <w:pPr>
        <w:rPr>
          <w:del w:id="12980" w:author="An Tran, ACA (BUV)" w:date="2024-09-12T11:07:00Z" w16du:dateUtc="2024-09-12T04:07:00Z"/>
          <w:rFonts w:cs="Arial"/>
          <w:i/>
          <w:iCs/>
          <w:szCs w:val="22"/>
        </w:rPr>
        <w:pPrChange w:id="1298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2982" w:author="An Tran, ACA (BUV)" w:date="2024-09-12T11:07:00Z" w16du:dateUtc="2024-09-12T04:07:00Z">
        <w:r w:rsidRPr="00863667" w:rsidDel="003C6139">
          <w:rPr>
            <w:rFonts w:ascii="iCiel Avenir LT Std 35 Light" w:hAnsi="iCiel Avenir LT Std 35 Light" w:cs="Arial"/>
            <w:i/>
            <w:iCs/>
            <w:sz w:val="22"/>
            <w:szCs w:val="22"/>
            <w:rPrChange w:id="12983" w:author="An Tran, ACA (BUV)" w:date="2024-09-13T17:29:00Z" w16du:dateUtc="2024-09-13T10:29:00Z">
              <w:rPr>
                <w:rFonts w:cs="Arial"/>
                <w:i/>
                <w:iCs/>
                <w:szCs w:val="22"/>
              </w:rPr>
            </w:rPrChange>
          </w:rPr>
          <w:delText>Bên c</w:delText>
        </w:r>
        <w:r w:rsidRPr="00863667" w:rsidDel="003C6139">
          <w:rPr>
            <w:rFonts w:ascii="iCiel Avenir LT Std 35 Light" w:hAnsi="iCiel Avenir LT Std 35 Light" w:cs="Calibri"/>
            <w:i/>
            <w:iCs/>
            <w:sz w:val="22"/>
            <w:szCs w:val="22"/>
            <w:rPrChange w:id="1298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2985" w:author="An Tran, ACA (BUV)" w:date="2024-09-13T17:29:00Z" w16du:dateUtc="2024-09-13T10:29:00Z">
              <w:rPr>
                <w:rFonts w:cs="Arial"/>
                <w:i/>
                <w:iCs/>
                <w:szCs w:val="22"/>
              </w:rPr>
            </w:rPrChange>
          </w:rPr>
          <w:delText xml:space="preserve">nh </w:delText>
        </w:r>
        <w:r w:rsidRPr="00863667" w:rsidDel="003C6139">
          <w:rPr>
            <w:rFonts w:ascii="iCiel Avenir LT Std 35 Light" w:hAnsi="iCiel Avenir LT Std 35 Light" w:cs="Avenir Next LT Pro"/>
            <w:i/>
            <w:iCs/>
            <w:sz w:val="22"/>
            <w:szCs w:val="22"/>
            <w:rPrChange w:id="12986"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2987" w:author="An Tran, ACA (BUV)" w:date="2024-09-13T17:29:00Z" w16du:dateUtc="2024-09-13T10:29:00Z">
              <w:rPr>
                <w:rFonts w:cs="Arial"/>
                <w:i/>
                <w:iCs/>
                <w:szCs w:val="22"/>
              </w:rPr>
            </w:rPrChange>
          </w:rPr>
          <w:delText>, sinh vi</w:delText>
        </w:r>
        <w:r w:rsidRPr="00863667" w:rsidDel="003C6139">
          <w:rPr>
            <w:rFonts w:ascii="iCiel Avenir LT Std 35 Light" w:hAnsi="iCiel Avenir LT Std 35 Light" w:cs="Avenir Next LT Pro"/>
            <w:i/>
            <w:iCs/>
            <w:sz w:val="22"/>
            <w:szCs w:val="22"/>
            <w:rPrChange w:id="1298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2989"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2990"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2991"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2992"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2993"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2994"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2995"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2996" w:author="An Tran, ACA (BUV)" w:date="2024-09-13T17:29:00Z" w16du:dateUtc="2024-09-13T10:29:00Z">
              <w:rPr>
                <w:rFonts w:cs="Avenir Next LT Pro"/>
                <w:i/>
                <w:iCs/>
                <w:szCs w:val="22"/>
              </w:rPr>
            </w:rPrChange>
          </w:rPr>
          <w:delText>đă</w:delText>
        </w:r>
        <w:r w:rsidRPr="00863667" w:rsidDel="003C6139">
          <w:rPr>
            <w:rFonts w:ascii="iCiel Avenir LT Std 35 Light" w:hAnsi="iCiel Avenir LT Std 35 Light" w:cs="Arial"/>
            <w:i/>
            <w:iCs/>
            <w:sz w:val="22"/>
            <w:szCs w:val="22"/>
            <w:rPrChange w:id="12997" w:author="An Tran, ACA (BUV)" w:date="2024-09-13T17:29:00Z" w16du:dateUtc="2024-09-13T10:29:00Z">
              <w:rPr>
                <w:rFonts w:cs="Arial"/>
                <w:i/>
                <w:iCs/>
                <w:szCs w:val="22"/>
              </w:rPr>
            </w:rPrChange>
          </w:rPr>
          <w:delText>ng k</w:delText>
        </w:r>
        <w:r w:rsidRPr="00863667" w:rsidDel="003C6139">
          <w:rPr>
            <w:rFonts w:ascii="iCiel Avenir LT Std 35 Light" w:hAnsi="iCiel Avenir LT Std 35 Light" w:cs="Avenir Next LT Pro"/>
            <w:i/>
            <w:iCs/>
            <w:sz w:val="22"/>
            <w:szCs w:val="22"/>
            <w:rPrChange w:id="12998"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2999"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Avenir Next LT Pro"/>
            <w:i/>
            <w:iCs/>
            <w:sz w:val="22"/>
            <w:szCs w:val="22"/>
            <w:rPrChange w:id="1300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001" w:author="An Tran, ACA (BUV)" w:date="2024-09-13T17:29:00Z" w16du:dateUtc="2024-09-13T10:29:00Z">
              <w:rPr>
                <w:rFonts w:cs="Arial"/>
                <w:i/>
                <w:iCs/>
                <w:szCs w:val="22"/>
              </w:rPr>
            </w:rPrChange>
          </w:rPr>
          <w:delText xml:space="preserve"> tham gia 30 c</w:delText>
        </w:r>
        <w:r w:rsidRPr="00863667" w:rsidDel="003C6139">
          <w:rPr>
            <w:rFonts w:ascii="iCiel Avenir LT Std 35 Light" w:hAnsi="iCiel Avenir LT Std 35 Light" w:cs="Avenir Next LT Pro"/>
            <w:i/>
            <w:iCs/>
            <w:sz w:val="22"/>
            <w:szCs w:val="22"/>
            <w:rPrChange w:id="13002"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3003" w:author="An Tran, ACA (BUV)" w:date="2024-09-13T17:29:00Z" w16du:dateUtc="2024-09-13T10:29:00Z">
              <w:rPr>
                <w:rFonts w:cs="Arial"/>
                <w:i/>
                <w:iCs/>
                <w:szCs w:val="22"/>
              </w:rPr>
            </w:rPrChange>
          </w:rPr>
          <w:delText>u l</w:delText>
        </w:r>
        <w:r w:rsidRPr="00863667" w:rsidDel="003C6139">
          <w:rPr>
            <w:rFonts w:ascii="iCiel Avenir LT Std 35 Light" w:hAnsi="iCiel Avenir LT Std 35 Light" w:cs="Calibri"/>
            <w:i/>
            <w:iCs/>
            <w:sz w:val="22"/>
            <w:szCs w:val="22"/>
            <w:rPrChange w:id="1300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005"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300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007"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Avenir Next LT Pro"/>
            <w:i/>
            <w:iCs/>
            <w:sz w:val="22"/>
            <w:szCs w:val="22"/>
            <w:rPrChange w:id="1300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009"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3010"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011" w:author="An Tran, ACA (BUV)" w:date="2024-09-13T17:29:00Z" w16du:dateUtc="2024-09-13T10:29:00Z">
              <w:rPr>
                <w:rFonts w:cs="Arial"/>
                <w:i/>
                <w:iCs/>
                <w:szCs w:val="22"/>
              </w:rPr>
            </w:rPrChange>
          </w:rPr>
          <w:delText>i nh</w:delText>
        </w:r>
        <w:r w:rsidRPr="00863667" w:rsidDel="003C6139">
          <w:rPr>
            <w:rFonts w:ascii="iCiel Avenir LT Std 35 Light" w:hAnsi="iCiel Avenir LT Std 35 Light" w:cs="Avenir Next LT Pro"/>
            <w:i/>
            <w:iCs/>
            <w:sz w:val="22"/>
            <w:szCs w:val="22"/>
            <w:rPrChange w:id="13012"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013" w:author="An Tran, ACA (BUV)" w:date="2024-09-13T17:29:00Z" w16du:dateUtc="2024-09-13T10:29:00Z">
              <w:rPr>
                <w:rFonts w:cs="Arial"/>
                <w:i/>
                <w:iCs/>
                <w:szCs w:val="22"/>
              </w:rPr>
            </w:rPrChange>
          </w:rPr>
          <w:delText>m kh</w:delText>
        </w:r>
        <w:r w:rsidRPr="00863667" w:rsidDel="003C6139">
          <w:rPr>
            <w:rFonts w:ascii="iCiel Avenir LT Std 35 Light" w:hAnsi="iCiel Avenir LT Std 35 Light" w:cs="Avenir Next LT Pro"/>
            <w:i/>
            <w:iCs/>
            <w:sz w:val="22"/>
            <w:szCs w:val="22"/>
            <w:rPrChange w:id="1301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015" w:author="An Tran, ACA (BUV)" w:date="2024-09-13T17:29:00Z" w16du:dateUtc="2024-09-13T10:29:00Z">
              <w:rPr>
                <w:rFonts w:cs="Arial"/>
                <w:i/>
                <w:iCs/>
                <w:szCs w:val="22"/>
              </w:rPr>
            </w:rPrChange>
          </w:rPr>
          <w:delText>c nhau, nh</w:delText>
        </w:r>
        <w:r w:rsidRPr="00863667" w:rsidDel="003C6139">
          <w:rPr>
            <w:rFonts w:ascii="iCiel Avenir LT Std 35 Light" w:hAnsi="iCiel Avenir LT Std 35 Light" w:cs="Calibri"/>
            <w:i/>
            <w:iCs/>
            <w:sz w:val="22"/>
            <w:szCs w:val="22"/>
            <w:rPrChange w:id="13016"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3017" w:author="An Tran, ACA (BUV)" w:date="2024-09-13T17:29:00Z" w16du:dateUtc="2024-09-13T10:29:00Z">
              <w:rPr>
                <w:rFonts w:cs="Arial"/>
                <w:i/>
                <w:iCs/>
                <w:szCs w:val="22"/>
              </w:rPr>
            </w:rPrChange>
          </w:rPr>
          <w:delText>ng ho</w:delText>
        </w:r>
        <w:r w:rsidRPr="00863667" w:rsidDel="003C6139">
          <w:rPr>
            <w:rFonts w:ascii="iCiel Avenir LT Std 35 Light" w:hAnsi="iCiel Avenir LT Std 35 Light" w:cs="Calibri"/>
            <w:i/>
            <w:iCs/>
            <w:sz w:val="22"/>
            <w:szCs w:val="22"/>
            <w:rPrChange w:id="13018"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019"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Avenir Next LT Pro"/>
            <w:i/>
            <w:iCs/>
            <w:sz w:val="22"/>
            <w:szCs w:val="22"/>
            <w:rPrChange w:id="1302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021"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022" w:author="An Tran, ACA (BUV)" w:date="2024-09-13T17:29:00Z" w16du:dateUtc="2024-09-13T10:29:00Z">
              <w:rPr>
                <w:rFonts w:cs="Arial"/>
                <w:i/>
                <w:iCs/>
                <w:szCs w:val="22"/>
              </w:rPr>
            </w:rPrChange>
          </w:rPr>
          <w:delText>ng ngo</w:delText>
        </w:r>
        <w:r w:rsidRPr="00863667" w:rsidDel="003C6139">
          <w:rPr>
            <w:rFonts w:ascii="iCiel Avenir LT Std 35 Light" w:hAnsi="iCiel Avenir LT Std 35 Light" w:cs="Calibri"/>
            <w:i/>
            <w:iCs/>
            <w:sz w:val="22"/>
            <w:szCs w:val="22"/>
            <w:rPrChange w:id="13023"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024" w:author="An Tran, ACA (BUV)" w:date="2024-09-13T17:29:00Z" w16du:dateUtc="2024-09-13T10:29:00Z">
              <w:rPr>
                <w:rFonts w:cs="Arial"/>
                <w:i/>
                <w:iCs/>
                <w:szCs w:val="22"/>
              </w:rPr>
            </w:rPrChange>
          </w:rPr>
          <w:delText>i kh</w:delText>
        </w:r>
        <w:r w:rsidRPr="00863667" w:rsidDel="003C6139">
          <w:rPr>
            <w:rFonts w:ascii="iCiel Avenir LT Std 35 Light" w:hAnsi="iCiel Avenir LT Std 35 Light" w:cs="Avenir Next LT Pro"/>
            <w:i/>
            <w:iCs/>
            <w:sz w:val="22"/>
            <w:szCs w:val="22"/>
            <w:rPrChange w:id="13025"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026" w:author="An Tran, ACA (BUV)" w:date="2024-09-13T17:29:00Z" w16du:dateUtc="2024-09-13T10:29:00Z">
              <w:rPr>
                <w:rFonts w:cs="Arial"/>
                <w:i/>
                <w:iCs/>
                <w:szCs w:val="22"/>
              </w:rPr>
            </w:rPrChange>
          </w:rPr>
          <w:delText>a h</w:delText>
        </w:r>
        <w:r w:rsidRPr="00863667" w:rsidDel="003C6139">
          <w:rPr>
            <w:rFonts w:ascii="iCiel Avenir LT Std 35 Light" w:hAnsi="iCiel Avenir LT Std 35 Light" w:cs="Calibri"/>
            <w:i/>
            <w:iCs/>
            <w:sz w:val="22"/>
            <w:szCs w:val="22"/>
            <w:rPrChange w:id="13027"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3028" w:author="An Tran, ACA (BUV)" w:date="2024-09-13T17:29:00Z" w16du:dateUtc="2024-09-13T10:29:00Z">
              <w:rPr>
                <w:rFonts w:cs="Arial"/>
                <w:i/>
                <w:iCs/>
                <w:szCs w:val="22"/>
              </w:rPr>
            </w:rPrChange>
          </w:rPr>
          <w:delText>p d</w:delText>
        </w:r>
        <w:r w:rsidRPr="00863667" w:rsidDel="003C6139">
          <w:rPr>
            <w:rFonts w:ascii="iCiel Avenir LT Std 35 Light" w:hAnsi="iCiel Avenir LT Std 35 Light" w:cs="Calibri"/>
            <w:i/>
            <w:iCs/>
            <w:sz w:val="22"/>
            <w:szCs w:val="22"/>
            <w:rPrChange w:id="13029"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3030"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303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032"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3033"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3034" w:author="An Tran, ACA (BUV)" w:date="2024-09-13T17:29:00Z" w16du:dateUtc="2024-09-13T10:29:00Z">
              <w:rPr>
                <w:rFonts w:cs="Calibri"/>
                <w:i/>
                <w:iCs/>
                <w:szCs w:val="22"/>
              </w:rPr>
            </w:rPrChange>
          </w:rPr>
          <w:delText>ổ</w:delText>
        </w:r>
        <w:r w:rsidRPr="00863667" w:rsidDel="003C6139">
          <w:rPr>
            <w:rFonts w:ascii="iCiel Avenir LT Std 35 Light" w:hAnsi="iCiel Avenir LT Std 35 Light" w:cs="Arial"/>
            <w:i/>
            <w:iCs/>
            <w:sz w:val="22"/>
            <w:szCs w:val="22"/>
            <w:rPrChange w:id="13035" w:author="An Tran, ACA (BUV)" w:date="2024-09-13T17:29:00Z" w16du:dateUtc="2024-09-13T10:29:00Z">
              <w:rPr>
                <w:rFonts w:cs="Arial"/>
                <w:i/>
                <w:iCs/>
                <w:szCs w:val="22"/>
              </w:rPr>
            </w:rPrChange>
          </w:rPr>
          <w:delText xml:space="preserve"> ch</w:delText>
        </w:r>
        <w:r w:rsidRPr="00863667" w:rsidDel="003C6139">
          <w:rPr>
            <w:rFonts w:ascii="iCiel Avenir LT Std 35 Light" w:hAnsi="iCiel Avenir LT Std 35 Light" w:cs="Calibri"/>
            <w:i/>
            <w:iCs/>
            <w:sz w:val="22"/>
            <w:szCs w:val="22"/>
            <w:rPrChange w:id="13036"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3037"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Avenir Next LT Pro"/>
            <w:i/>
            <w:iCs/>
            <w:sz w:val="22"/>
            <w:szCs w:val="22"/>
            <w:rPrChange w:id="1303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039" w:author="An Tran, ACA (BUV)" w:date="2024-09-13T17:29:00Z" w16du:dateUtc="2024-09-13T10:29:00Z">
              <w:rPr>
                <w:rFonts w:cs="Arial"/>
                <w:i/>
                <w:iCs/>
                <w:szCs w:val="22"/>
              </w:rPr>
            </w:rPrChange>
          </w:rPr>
          <w:delText>ng k</w:delText>
        </w:r>
        <w:r w:rsidRPr="00863667" w:rsidDel="003C6139">
          <w:rPr>
            <w:rFonts w:ascii="iCiel Avenir LT Std 35 Light" w:hAnsi="iCiel Avenir LT Std 35 Light" w:cs="Avenir Next LT Pro"/>
            <w:i/>
            <w:iCs/>
            <w:sz w:val="22"/>
            <w:szCs w:val="22"/>
            <w:rPrChange w:id="13040"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3041" w:author="An Tran, ACA (BUV)" w:date="2024-09-13T17:29:00Z" w16du:dateUtc="2024-09-13T10:29:00Z">
              <w:rPr>
                <w:rFonts w:cs="Arial"/>
                <w:i/>
                <w:iCs/>
                <w:szCs w:val="22"/>
              </w:rPr>
            </w:rPrChange>
          </w:rPr>
          <w:delText>. C</w:delText>
        </w:r>
        <w:r w:rsidRPr="00863667" w:rsidDel="003C6139">
          <w:rPr>
            <w:rFonts w:ascii="iCiel Avenir LT Std 35 Light" w:hAnsi="iCiel Avenir LT Std 35 Light" w:cs="Avenir Next LT Pro"/>
            <w:i/>
            <w:iCs/>
            <w:sz w:val="22"/>
            <w:szCs w:val="22"/>
            <w:rPrChange w:id="1304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043"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304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045" w:author="An Tran, ACA (BUV)" w:date="2024-09-13T17:29:00Z" w16du:dateUtc="2024-09-13T10:29:00Z">
              <w:rPr>
                <w:rFonts w:cs="Arial"/>
                <w:i/>
                <w:iCs/>
                <w:szCs w:val="22"/>
              </w:rPr>
            </w:rPrChange>
          </w:rPr>
          <w:delText>n sinh vi</w:delText>
        </w:r>
        <w:r w:rsidRPr="00863667" w:rsidDel="003C6139">
          <w:rPr>
            <w:rFonts w:ascii="iCiel Avenir LT Std 35 Light" w:hAnsi="iCiel Avenir LT Std 35 Light" w:cs="Avenir Next LT Pro"/>
            <w:i/>
            <w:iCs/>
            <w:sz w:val="22"/>
            <w:szCs w:val="22"/>
            <w:rPrChange w:id="13046"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3047"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3048"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3049"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305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051"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3052" w:author="An Tran, ACA (BUV)" w:date="2024-09-13T17:29:00Z" w16du:dateUtc="2024-09-13T10:29:00Z">
              <w:rPr>
                <w:rFonts w:cs="Arial"/>
                <w:i/>
                <w:iCs/>
                <w:szCs w:val="22"/>
              </w:rPr>
            </w:rPrChange>
          </w:rPr>
          <w:delText>c khuy</w:delText>
        </w:r>
        <w:r w:rsidRPr="00863667" w:rsidDel="003C6139">
          <w:rPr>
            <w:rFonts w:ascii="iCiel Avenir LT Std 35 Light" w:hAnsi="iCiel Avenir LT Std 35 Light" w:cs="Calibri"/>
            <w:i/>
            <w:iCs/>
            <w:sz w:val="22"/>
            <w:szCs w:val="22"/>
            <w:rPrChange w:id="13053"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3054" w:author="An Tran, ACA (BUV)" w:date="2024-09-13T17:29:00Z" w16du:dateUtc="2024-09-13T10:29:00Z">
              <w:rPr>
                <w:rFonts w:cs="Arial"/>
                <w:i/>
                <w:iCs/>
                <w:szCs w:val="22"/>
              </w:rPr>
            </w:rPrChange>
          </w:rPr>
          <w:delText>n kh</w:delText>
        </w:r>
        <w:r w:rsidRPr="00863667" w:rsidDel="003C6139">
          <w:rPr>
            <w:rFonts w:ascii="iCiel Avenir LT Std 35 Light" w:hAnsi="iCiel Avenir LT Std 35 Light" w:cs="Avenir Next LT Pro"/>
            <w:i/>
            <w:iCs/>
            <w:sz w:val="22"/>
            <w:szCs w:val="22"/>
            <w:rPrChange w:id="13055"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3056" w:author="An Tran, ACA (BUV)" w:date="2024-09-13T17:29:00Z" w16du:dateUtc="2024-09-13T10:29:00Z">
              <w:rPr>
                <w:rFonts w:cs="Arial"/>
                <w:i/>
                <w:iCs/>
                <w:szCs w:val="22"/>
              </w:rPr>
            </w:rPrChange>
          </w:rPr>
          <w:delText>ch t</w:delText>
        </w:r>
        <w:r w:rsidRPr="00863667" w:rsidDel="003C6139">
          <w:rPr>
            <w:rFonts w:ascii="iCiel Avenir LT Std 35 Light" w:hAnsi="iCiel Avenir LT Std 35 Light" w:cs="Calibri"/>
            <w:i/>
            <w:iCs/>
            <w:sz w:val="22"/>
            <w:szCs w:val="22"/>
            <w:rPrChange w:id="13057"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3058"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3059"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060"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3061" w:author="An Tran, ACA (BUV)" w:date="2024-09-13T17:29:00Z" w16du:dateUtc="2024-09-13T10:29:00Z">
              <w:rPr>
                <w:rFonts w:cs="Arial"/>
                <w:i/>
                <w:iCs/>
                <w:szCs w:val="22"/>
              </w:rPr>
            </w:rPrChange>
          </w:rPr>
          <w:delText xml:space="preserve"> xu</w:delText>
        </w:r>
        <w:r w:rsidRPr="00863667" w:rsidDel="003C6139">
          <w:rPr>
            <w:rFonts w:ascii="iCiel Avenir LT Std 35 Light" w:hAnsi="iCiel Avenir LT Std 35 Light" w:cs="Calibri"/>
            <w:i/>
            <w:iCs/>
            <w:sz w:val="22"/>
            <w:szCs w:val="22"/>
            <w:rPrChange w:id="13062"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3063" w:author="An Tran, ACA (BUV)" w:date="2024-09-13T17:29:00Z" w16du:dateUtc="2024-09-13T10:29:00Z">
              <w:rPr>
                <w:rFonts w:cs="Arial"/>
                <w:i/>
                <w:iCs/>
                <w:szCs w:val="22"/>
              </w:rPr>
            </w:rPrChange>
          </w:rPr>
          <w:delText>t th</w:delText>
        </w:r>
        <w:r w:rsidRPr="00863667" w:rsidDel="003C6139">
          <w:rPr>
            <w:rFonts w:ascii="iCiel Avenir LT Std 35 Light" w:hAnsi="iCiel Avenir LT Std 35 Light" w:cs="Avenir Next LT Pro"/>
            <w:i/>
            <w:iCs/>
            <w:sz w:val="22"/>
            <w:szCs w:val="22"/>
            <w:rPrChange w:id="1306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065" w:author="An Tran, ACA (BUV)" w:date="2024-09-13T17:29:00Z" w16du:dateUtc="2024-09-13T10:29:00Z">
              <w:rPr>
                <w:rFonts w:cs="Arial"/>
                <w:i/>
                <w:iCs/>
                <w:szCs w:val="22"/>
              </w:rPr>
            </w:rPrChange>
          </w:rPr>
          <w:delText>nh l</w:delText>
        </w:r>
        <w:r w:rsidRPr="00863667" w:rsidDel="003C6139">
          <w:rPr>
            <w:rFonts w:ascii="iCiel Avenir LT Std 35 Light" w:hAnsi="iCiel Avenir LT Std 35 Light" w:cs="Calibri"/>
            <w:i/>
            <w:iCs/>
            <w:sz w:val="22"/>
            <w:szCs w:val="22"/>
            <w:rPrChange w:id="13066"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3067" w:author="An Tran, ACA (BUV)" w:date="2024-09-13T17:29:00Z" w16du:dateUtc="2024-09-13T10:29:00Z">
              <w:rPr>
                <w:rFonts w:cs="Arial"/>
                <w:i/>
                <w:iCs/>
                <w:szCs w:val="22"/>
              </w:rPr>
            </w:rPrChange>
          </w:rPr>
          <w:delText>p v</w:delText>
        </w:r>
        <w:r w:rsidRPr="00863667" w:rsidDel="003C6139">
          <w:rPr>
            <w:rFonts w:ascii="iCiel Avenir LT Std 35 Light" w:hAnsi="iCiel Avenir LT Std 35 Light" w:cs="Avenir Next LT Pro"/>
            <w:i/>
            <w:iCs/>
            <w:sz w:val="22"/>
            <w:szCs w:val="22"/>
            <w:rPrChange w:id="1306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069"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307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3071"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3072"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3073" w:author="An Tran, ACA (BUV)" w:date="2024-09-13T17:29:00Z" w16du:dateUtc="2024-09-13T10:29:00Z">
              <w:rPr>
                <w:rFonts w:cs="Arial"/>
                <w:i/>
                <w:iCs/>
                <w:szCs w:val="22"/>
              </w:rPr>
            </w:rPrChange>
          </w:rPr>
          <w:delText>u h</w:delText>
        </w:r>
        <w:r w:rsidRPr="00863667" w:rsidDel="003C6139">
          <w:rPr>
            <w:rFonts w:ascii="iCiel Avenir LT Std 35 Light" w:hAnsi="iCiel Avenir LT Std 35 Light" w:cs="Avenir Next LT Pro"/>
            <w:i/>
            <w:iCs/>
            <w:sz w:val="22"/>
            <w:szCs w:val="22"/>
            <w:rPrChange w:id="1307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075" w:author="An Tran, ACA (BUV)" w:date="2024-09-13T17:29:00Z" w16du:dateUtc="2024-09-13T10:29:00Z">
              <w:rPr>
                <w:rFonts w:cs="Arial"/>
                <w:i/>
                <w:iCs/>
                <w:szCs w:val="22"/>
              </w:rPr>
            </w:rPrChange>
          </w:rPr>
          <w:delText>nh c</w:delText>
        </w:r>
        <w:r w:rsidRPr="00863667" w:rsidDel="003C6139">
          <w:rPr>
            <w:rFonts w:ascii="iCiel Avenir LT Std 35 Light" w:hAnsi="iCiel Avenir LT Std 35 Light" w:cs="Avenir Next LT Pro"/>
            <w:i/>
            <w:iCs/>
            <w:sz w:val="22"/>
            <w:szCs w:val="22"/>
            <w:rPrChange w:id="1307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077"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3078"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3079" w:author="An Tran, ACA (BUV)" w:date="2024-09-13T17:29:00Z" w16du:dateUtc="2024-09-13T10:29:00Z">
              <w:rPr>
                <w:rFonts w:cs="Arial"/>
                <w:i/>
                <w:iCs/>
                <w:szCs w:val="22"/>
              </w:rPr>
            </w:rPrChange>
          </w:rPr>
          <w:delText>u l</w:delText>
        </w:r>
        <w:r w:rsidRPr="00863667" w:rsidDel="003C6139">
          <w:rPr>
            <w:rFonts w:ascii="iCiel Avenir LT Std 35 Light" w:hAnsi="iCiel Avenir LT Std 35 Light" w:cs="Calibri"/>
            <w:i/>
            <w:iCs/>
            <w:sz w:val="22"/>
            <w:szCs w:val="22"/>
            <w:rPrChange w:id="13080"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081"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3082"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083" w:author="An Tran, ACA (BUV)" w:date="2024-09-13T17:29:00Z" w16du:dateUtc="2024-09-13T10:29:00Z">
              <w:rPr>
                <w:rFonts w:cs="Arial"/>
                <w:i/>
                <w:iCs/>
                <w:szCs w:val="22"/>
              </w:rPr>
            </w:rPrChange>
          </w:rPr>
          <w:delText>, l</w:delText>
        </w:r>
        <w:r w:rsidRPr="00863667" w:rsidDel="003C6139">
          <w:rPr>
            <w:rFonts w:ascii="iCiel Avenir LT Std 35 Light" w:hAnsi="iCiel Avenir LT Std 35 Light" w:cs="Calibri"/>
            <w:i/>
            <w:iCs/>
            <w:sz w:val="22"/>
            <w:szCs w:val="22"/>
            <w:rPrChange w:id="1308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3085"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Avenir Next LT Pro"/>
            <w:i/>
            <w:iCs/>
            <w:sz w:val="22"/>
            <w:szCs w:val="22"/>
            <w:rPrChange w:id="1308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087" w:author="An Tran, ACA (BUV)" w:date="2024-09-13T17:29:00Z" w16du:dateUtc="2024-09-13T10:29:00Z">
              <w:rPr>
                <w:rFonts w:cs="Arial"/>
                <w:i/>
                <w:iCs/>
                <w:szCs w:val="22"/>
              </w:rPr>
            </w:rPrChange>
          </w:rPr>
          <w:delText>c d</w:delText>
        </w:r>
        <w:r w:rsidRPr="00863667" w:rsidDel="003C6139">
          <w:rPr>
            <w:rFonts w:ascii="iCiel Avenir LT Std 35 Light" w:hAnsi="iCiel Avenir LT Std 35 Light" w:cs="Calibri"/>
            <w:i/>
            <w:iCs/>
            <w:sz w:val="22"/>
            <w:szCs w:val="22"/>
            <w:rPrChange w:id="1308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3089"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309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091"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Calibri"/>
            <w:i/>
            <w:iCs/>
            <w:sz w:val="22"/>
            <w:szCs w:val="22"/>
            <w:rPrChange w:id="13092"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3093" w:author="An Tran, ACA (BUV)" w:date="2024-09-13T17:29:00Z" w16du:dateUtc="2024-09-13T10:29:00Z">
              <w:rPr>
                <w:rFonts w:cs="Arial"/>
                <w:i/>
                <w:iCs/>
                <w:szCs w:val="22"/>
              </w:rPr>
            </w:rPrChange>
          </w:rPr>
          <w:delText>i nh</w:delText>
        </w:r>
        <w:r w:rsidRPr="00863667" w:rsidDel="003C6139">
          <w:rPr>
            <w:rFonts w:ascii="iCiel Avenir LT Std 35 Light" w:hAnsi="iCiel Avenir LT Std 35 Light" w:cs="Calibri"/>
            <w:i/>
            <w:iCs/>
            <w:sz w:val="22"/>
            <w:szCs w:val="22"/>
            <w:rPrChange w:id="13094"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3095" w:author="An Tran, ACA (BUV)" w:date="2024-09-13T17:29:00Z" w16du:dateUtc="2024-09-13T10:29:00Z">
              <w:rPr>
                <w:rFonts w:cs="Arial"/>
                <w:i/>
                <w:iCs/>
                <w:szCs w:val="22"/>
              </w:rPr>
            </w:rPrChange>
          </w:rPr>
          <w:delText>ng ng</w:delText>
        </w:r>
        <w:r w:rsidRPr="00863667" w:rsidDel="003C6139">
          <w:rPr>
            <w:rFonts w:ascii="iCiel Avenir LT Std 35 Light" w:hAnsi="iCiel Avenir LT Std 35 Light" w:cs="Calibri"/>
            <w:i/>
            <w:iCs/>
            <w:sz w:val="22"/>
            <w:szCs w:val="22"/>
            <w:rPrChange w:id="13096"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3097"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3098"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3099" w:author="An Tran, ACA (BUV)" w:date="2024-09-13T17:29:00Z" w16du:dateUtc="2024-09-13T10:29:00Z">
              <w:rPr>
                <w:rFonts w:cs="Arial"/>
                <w:i/>
                <w:iCs/>
                <w:szCs w:val="22"/>
              </w:rPr>
            </w:rPrChange>
          </w:rPr>
          <w:delText>ng chung s</w:delText>
        </w:r>
        <w:r w:rsidRPr="00863667" w:rsidDel="003C6139">
          <w:rPr>
            <w:rFonts w:ascii="iCiel Avenir LT Std 35 Light" w:hAnsi="iCiel Avenir LT Std 35 Light" w:cs="Calibri"/>
            <w:i/>
            <w:iCs/>
            <w:sz w:val="22"/>
            <w:szCs w:val="22"/>
            <w:rPrChange w:id="13100"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3101"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Avenir Next LT Pro"/>
            <w:i/>
            <w:iCs/>
            <w:sz w:val="22"/>
            <w:szCs w:val="22"/>
            <w:rPrChange w:id="13102"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3103" w:author="An Tran, ACA (BUV)" w:date="2024-09-13T17:29:00Z" w16du:dateUtc="2024-09-13T10:29:00Z">
              <w:rPr>
                <w:rFonts w:cs="Arial"/>
                <w:i/>
                <w:iCs/>
                <w:szCs w:val="22"/>
              </w:rPr>
            </w:rPrChange>
          </w:rPr>
          <w:delText>ch, m</w:delText>
        </w:r>
        <w:r w:rsidRPr="00863667" w:rsidDel="003C6139">
          <w:rPr>
            <w:rFonts w:ascii="iCiel Avenir LT Std 35 Light" w:hAnsi="iCiel Avenir LT Std 35 Light" w:cs="Calibri"/>
            <w:i/>
            <w:iCs/>
            <w:sz w:val="22"/>
            <w:szCs w:val="22"/>
            <w:rPrChange w:id="13104"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3105" w:author="An Tran, ACA (BUV)" w:date="2024-09-13T17:29:00Z" w16du:dateUtc="2024-09-13T10:29:00Z">
              <w:rPr>
                <w:rFonts w:cs="Arial"/>
                <w:i/>
                <w:iCs/>
                <w:szCs w:val="22"/>
              </w:rPr>
            </w:rPrChange>
          </w:rPr>
          <w:delText>i quan t</w:delText>
        </w:r>
        <w:r w:rsidRPr="00863667" w:rsidDel="003C6139">
          <w:rPr>
            <w:rFonts w:ascii="iCiel Avenir LT Std 35 Light" w:hAnsi="iCiel Avenir LT Std 35 Light" w:cs="Avenir Next LT Pro"/>
            <w:i/>
            <w:iCs/>
            <w:sz w:val="22"/>
            <w:szCs w:val="22"/>
            <w:rPrChange w:id="13106"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3107" w:author="An Tran, ACA (BUV)" w:date="2024-09-13T17:29:00Z" w16du:dateUtc="2024-09-13T10:29:00Z">
              <w:rPr>
                <w:rFonts w:cs="Arial"/>
                <w:i/>
                <w:iCs/>
                <w:szCs w:val="22"/>
              </w:rPr>
            </w:rPrChange>
          </w:rPr>
          <w:delText>m v</w:delText>
        </w:r>
        <w:r w:rsidRPr="00863667" w:rsidDel="003C6139">
          <w:rPr>
            <w:rFonts w:ascii="iCiel Avenir LT Std 35 Light" w:hAnsi="iCiel Avenir LT Std 35 Light" w:cs="Calibri"/>
            <w:i/>
            <w:iCs/>
            <w:sz w:val="22"/>
            <w:szCs w:val="22"/>
            <w:rPrChange w:id="13108"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3109" w:author="An Tran, ACA (BUV)" w:date="2024-09-13T17:29:00Z" w16du:dateUtc="2024-09-13T10:29:00Z">
              <w:rPr>
                <w:rFonts w:cs="Arial"/>
                <w:i/>
                <w:iCs/>
                <w:szCs w:val="22"/>
              </w:rPr>
            </w:rPrChange>
          </w:rPr>
          <w:delText>i m</w:delText>
        </w:r>
        <w:r w:rsidRPr="00863667" w:rsidDel="003C6139">
          <w:rPr>
            <w:rFonts w:ascii="iCiel Avenir LT Std 35 Light" w:hAnsi="iCiel Avenir LT Std 35 Light" w:cs="Avenir Next LT Pro"/>
            <w:i/>
            <w:iCs/>
            <w:sz w:val="22"/>
            <w:szCs w:val="22"/>
            <w:rPrChange w:id="13110"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3111" w:author="An Tran, ACA (BUV)" w:date="2024-09-13T17:29:00Z" w16du:dateUtc="2024-09-13T10:29:00Z">
              <w:rPr>
                <w:rFonts w:cs="Arial"/>
                <w:i/>
                <w:iCs/>
                <w:szCs w:val="22"/>
              </w:rPr>
            </w:rPrChange>
          </w:rPr>
          <w:delText>nh, nh</w:delText>
        </w:r>
        <w:r w:rsidRPr="00863667" w:rsidDel="003C6139">
          <w:rPr>
            <w:rFonts w:ascii="iCiel Avenir LT Std 35 Light" w:hAnsi="iCiel Avenir LT Std 35 Light" w:cs="Calibri"/>
            <w:i/>
            <w:iCs/>
            <w:sz w:val="22"/>
            <w:szCs w:val="22"/>
            <w:rPrChange w:id="13112" w:author="An Tran, ACA (BUV)" w:date="2024-09-13T17:29:00Z" w16du:dateUtc="2024-09-13T10:29:00Z">
              <w:rPr>
                <w:rFonts w:cs="Calibri"/>
                <w:i/>
                <w:iCs/>
                <w:szCs w:val="22"/>
              </w:rPr>
            </w:rPrChange>
          </w:rPr>
          <w:delText>ằ</w:delText>
        </w:r>
        <w:r w:rsidRPr="00863667" w:rsidDel="003C6139">
          <w:rPr>
            <w:rFonts w:ascii="iCiel Avenir LT Std 35 Light" w:hAnsi="iCiel Avenir LT Std 35 Light" w:cs="Arial"/>
            <w:i/>
            <w:iCs/>
            <w:sz w:val="22"/>
            <w:szCs w:val="22"/>
            <w:rPrChange w:id="13113" w:author="An Tran, ACA (BUV)" w:date="2024-09-13T17:29:00Z" w16du:dateUtc="2024-09-13T10:29:00Z">
              <w:rPr>
                <w:rFonts w:cs="Arial"/>
                <w:i/>
                <w:iCs/>
                <w:szCs w:val="22"/>
              </w:rPr>
            </w:rPrChange>
          </w:rPr>
          <w:delText xml:space="preserve">m </w:delText>
        </w:r>
        <w:r w:rsidRPr="00863667" w:rsidDel="003C6139">
          <w:rPr>
            <w:rFonts w:ascii="iCiel Avenir LT Std 35 Light" w:hAnsi="iCiel Avenir LT Std 35 Light" w:cs="Avenir Next LT Pro"/>
            <w:i/>
            <w:iCs/>
            <w:sz w:val="22"/>
            <w:szCs w:val="22"/>
            <w:rPrChange w:id="1311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115"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116"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Avenir Next LT Pro"/>
            <w:i/>
            <w:iCs/>
            <w:sz w:val="22"/>
            <w:szCs w:val="22"/>
            <w:rPrChange w:id="1311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118"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3119" w:author="An Tran, ACA (BUV)" w:date="2024-09-13T17:29:00Z" w16du:dateUtc="2024-09-13T10:29:00Z">
              <w:rPr>
                <w:rFonts w:cs="Arial"/>
                <w:i/>
                <w:iCs/>
                <w:szCs w:val="22"/>
              </w:rPr>
            </w:rPrChange>
          </w:rPr>
          <w:delText>c nh</w:delText>
        </w:r>
        <w:r w:rsidRPr="00863667" w:rsidDel="003C6139">
          <w:rPr>
            <w:rFonts w:ascii="iCiel Avenir LT Std 35 Light" w:hAnsi="iCiel Avenir LT Std 35 Light" w:cs="Calibri"/>
            <w:i/>
            <w:iCs/>
            <w:sz w:val="22"/>
            <w:szCs w:val="22"/>
            <w:rPrChange w:id="13120"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3121" w:author="An Tran, ACA (BUV)" w:date="2024-09-13T17:29:00Z" w16du:dateUtc="2024-09-13T10:29:00Z">
              <w:rPr>
                <w:rFonts w:cs="Arial"/>
                <w:i/>
                <w:iCs/>
                <w:szCs w:val="22"/>
              </w:rPr>
            </w:rPrChange>
          </w:rPr>
          <w:delText>ng gi</w:delText>
        </w:r>
        <w:r w:rsidRPr="00863667" w:rsidDel="003C6139">
          <w:rPr>
            <w:rFonts w:ascii="iCiel Avenir LT Std 35 Light" w:hAnsi="iCiel Avenir LT Std 35 Light" w:cs="Avenir Next LT Pro"/>
            <w:i/>
            <w:iCs/>
            <w:sz w:val="22"/>
            <w:szCs w:val="22"/>
            <w:rPrChange w:id="1312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123"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3124"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3125"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3126"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127"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3128"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3129" w:author="An Tran, ACA (BUV)" w:date="2024-09-13T17:29:00Z" w16du:dateUtc="2024-09-13T10:29:00Z">
              <w:rPr>
                <w:rFonts w:cs="Arial"/>
                <w:i/>
                <w:iCs/>
                <w:szCs w:val="22"/>
              </w:rPr>
            </w:rPrChange>
          </w:rPr>
          <w:delText>ch v</w:delText>
        </w:r>
        <w:r w:rsidRPr="00863667" w:rsidDel="003C6139">
          <w:rPr>
            <w:rFonts w:ascii="iCiel Avenir LT Std 35 Light" w:hAnsi="iCiel Avenir LT Std 35 Light" w:cs="Avenir Next LT Pro"/>
            <w:i/>
            <w:iCs/>
            <w:sz w:val="22"/>
            <w:szCs w:val="22"/>
            <w:rPrChange w:id="1313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131"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Avenir Next LT Pro"/>
            <w:i/>
            <w:iCs/>
            <w:sz w:val="22"/>
            <w:szCs w:val="22"/>
            <w:rPrChange w:id="13132"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3133" w:author="An Tran, ACA (BUV)" w:date="2024-09-13T17:29:00Z" w16du:dateUtc="2024-09-13T10:29:00Z">
              <w:rPr>
                <w:rFonts w:cs="Arial"/>
                <w:i/>
                <w:iCs/>
                <w:szCs w:val="22"/>
              </w:rPr>
            </w:rPrChange>
          </w:rPr>
          <w:delText>ch l</w:delText>
        </w:r>
        <w:r w:rsidRPr="00863667" w:rsidDel="003C6139">
          <w:rPr>
            <w:rFonts w:ascii="iCiel Avenir LT Std 35 Light" w:hAnsi="iCiel Avenir LT Std 35 Light" w:cs="Avenir Next LT Pro"/>
            <w:i/>
            <w:iCs/>
            <w:sz w:val="22"/>
            <w:szCs w:val="22"/>
            <w:rPrChange w:id="13134"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3135" w:author="An Tran, ACA (BUV)" w:date="2024-09-13T17:29:00Z" w16du:dateUtc="2024-09-13T10:29:00Z">
              <w:rPr>
                <w:rFonts w:cs="Arial"/>
                <w:i/>
                <w:iCs/>
                <w:szCs w:val="22"/>
              </w:rPr>
            </w:rPrChange>
          </w:rPr>
          <w:delText>y c</w:delText>
        </w:r>
        <w:r w:rsidRPr="00863667" w:rsidDel="003C6139">
          <w:rPr>
            <w:rFonts w:ascii="iCiel Avenir LT Std 35 Light" w:hAnsi="iCiel Avenir LT Std 35 Light" w:cs="Avenir Next LT Pro"/>
            <w:i/>
            <w:iCs/>
            <w:sz w:val="22"/>
            <w:szCs w:val="22"/>
            <w:rPrChange w:id="1313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137"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3138"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139" w:author="An Tran, ACA (BUV)" w:date="2024-09-13T17:29:00Z" w16du:dateUtc="2024-09-13T10:29:00Z">
              <w:rPr>
                <w:rFonts w:cs="Arial"/>
                <w:i/>
                <w:iCs/>
                <w:szCs w:val="22"/>
              </w:rPr>
            </w:rPrChange>
          </w:rPr>
          <w:delText xml:space="preserve"> k</w:delText>
        </w:r>
        <w:r w:rsidRPr="00863667" w:rsidDel="003C6139">
          <w:rPr>
            <w:rFonts w:ascii="iCiel Avenir LT Std 35 Light" w:hAnsi="iCiel Avenir LT Std 35 Light" w:cs="Calibri"/>
            <w:i/>
            <w:iCs/>
            <w:sz w:val="22"/>
            <w:szCs w:val="22"/>
            <w:rPrChange w:id="13140" w:author="An Tran, ACA (BUV)" w:date="2024-09-13T17:29:00Z" w16du:dateUtc="2024-09-13T10:29:00Z">
              <w:rPr>
                <w:rFonts w:cs="Calibri"/>
                <w:i/>
                <w:iCs/>
                <w:szCs w:val="22"/>
              </w:rPr>
            </w:rPrChange>
          </w:rPr>
          <w:delText>ỹ</w:delText>
        </w:r>
        <w:r w:rsidRPr="00863667" w:rsidDel="003C6139">
          <w:rPr>
            <w:rFonts w:ascii="iCiel Avenir LT Std 35 Light" w:hAnsi="iCiel Avenir LT Std 35 Light" w:cs="Arial"/>
            <w:i/>
            <w:iCs/>
            <w:sz w:val="22"/>
            <w:szCs w:val="22"/>
            <w:rPrChange w:id="13141"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Avenir Next LT Pro"/>
            <w:i/>
            <w:iCs/>
            <w:sz w:val="22"/>
            <w:szCs w:val="22"/>
            <w:rPrChange w:id="13142"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3143"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3144"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145" w:author="An Tran, ACA (BUV)" w:date="2024-09-13T17:29:00Z" w16du:dateUtc="2024-09-13T10:29:00Z">
              <w:rPr>
                <w:rFonts w:cs="Arial"/>
                <w:i/>
                <w:iCs/>
                <w:szCs w:val="22"/>
              </w:rPr>
            </w:rPrChange>
          </w:rPr>
          <w:delText xml:space="preserve"> gi</w:delText>
        </w:r>
        <w:r w:rsidRPr="00863667" w:rsidDel="003C6139">
          <w:rPr>
            <w:rFonts w:ascii="iCiel Avenir LT Std 35 Light" w:hAnsi="iCiel Avenir LT Std 35 Light" w:cs="Avenir Next LT Pro"/>
            <w:i/>
            <w:iCs/>
            <w:sz w:val="22"/>
            <w:szCs w:val="22"/>
            <w:rPrChange w:id="1314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147"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3148"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3149" w:author="An Tran, ACA (BUV)" w:date="2024-09-13T17:29:00Z" w16du:dateUtc="2024-09-13T10:29:00Z">
              <w:rPr>
                <w:rFonts w:cs="Arial"/>
                <w:i/>
                <w:iCs/>
                <w:szCs w:val="22"/>
              </w:rPr>
            </w:rPrChange>
          </w:rPr>
          <w:delText xml:space="preserve"> chuy</w:delText>
        </w:r>
        <w:r w:rsidRPr="00863667" w:rsidDel="003C6139">
          <w:rPr>
            <w:rFonts w:ascii="iCiel Avenir LT Std 35 Light" w:hAnsi="iCiel Avenir LT Std 35 Light" w:cs="Calibri"/>
            <w:i/>
            <w:iCs/>
            <w:sz w:val="22"/>
            <w:szCs w:val="22"/>
            <w:rPrChange w:id="13150"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3151"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3152"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153" w:author="An Tran, ACA (BUV)" w:date="2024-09-13T17:29:00Z" w16du:dateUtc="2024-09-13T10:29:00Z">
              <w:rPr>
                <w:rFonts w:cs="Calibri"/>
                <w:i/>
                <w:iCs/>
                <w:szCs w:val="22"/>
              </w:rPr>
            </w:rPrChange>
          </w:rPr>
          <w:delText>ổi</w:delText>
        </w:r>
        <w:r w:rsidRPr="00863667" w:rsidDel="003C6139">
          <w:rPr>
            <w:rFonts w:ascii="iCiel Avenir LT Std 35 Light" w:hAnsi="iCiel Avenir LT Std 35 Light" w:cs="Arial"/>
            <w:i/>
            <w:iCs/>
            <w:sz w:val="22"/>
            <w:szCs w:val="22"/>
            <w:rPrChange w:id="13154" w:author="An Tran, ACA (BUV)" w:date="2024-09-13T17:29:00Z" w16du:dateUtc="2024-09-13T10:29:00Z">
              <w:rPr>
                <w:rFonts w:cs="Arial"/>
                <w:i/>
                <w:iCs/>
                <w:szCs w:val="22"/>
              </w:rPr>
            </w:rPrChange>
          </w:rPr>
          <w:delText xml:space="preserve"> cho b</w:delText>
        </w:r>
        <w:r w:rsidRPr="00863667" w:rsidDel="003C6139">
          <w:rPr>
            <w:rFonts w:ascii="iCiel Avenir LT Std 35 Light" w:hAnsi="iCiel Avenir LT Std 35 Light" w:cs="Calibri"/>
            <w:i/>
            <w:iCs/>
            <w:sz w:val="22"/>
            <w:szCs w:val="22"/>
            <w:rPrChange w:id="13155"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3156"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3157"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3158" w:author="An Tran, ACA (BUV)" w:date="2024-09-13T17:29:00Z" w16du:dateUtc="2024-09-13T10:29:00Z">
              <w:rPr>
                <w:rFonts w:cs="Arial"/>
                <w:i/>
                <w:iCs/>
                <w:szCs w:val="22"/>
              </w:rPr>
            </w:rPrChange>
          </w:rPr>
          <w:delText>n cũng nh</w:delText>
        </w:r>
        <w:r w:rsidRPr="00863667" w:rsidDel="003C6139">
          <w:rPr>
            <w:rFonts w:ascii="iCiel Avenir LT Std 35 Light" w:hAnsi="iCiel Avenir LT Std 35 Light" w:cs="Calibri"/>
            <w:i/>
            <w:iCs/>
            <w:sz w:val="22"/>
            <w:szCs w:val="22"/>
            <w:rPrChange w:id="13159"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3160"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3161"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162"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3163"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164"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3165" w:author="An Tran, ACA (BUV)" w:date="2024-09-13T17:29:00Z" w16du:dateUtc="2024-09-13T10:29:00Z">
              <w:rPr>
                <w:rFonts w:cs="Arial"/>
                <w:i/>
                <w:iCs/>
                <w:szCs w:val="22"/>
              </w:rPr>
            </w:rPrChange>
          </w:rPr>
          <w:delText>ng sinh vi</w:delText>
        </w:r>
        <w:r w:rsidRPr="00863667" w:rsidDel="003C6139">
          <w:rPr>
            <w:rFonts w:ascii="iCiel Avenir LT Std 35 Light" w:hAnsi="iCiel Avenir LT Std 35 Light" w:cs="Avenir Next LT Pro"/>
            <w:i/>
            <w:iCs/>
            <w:sz w:val="22"/>
            <w:szCs w:val="22"/>
            <w:rPrChange w:id="13166"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3167" w:author="An Tran, ACA (BUV)" w:date="2024-09-13T17:29:00Z" w16du:dateUtc="2024-09-13T10:29:00Z">
              <w:rPr>
                <w:rFonts w:cs="Arial"/>
                <w:i/>
                <w:iCs/>
                <w:szCs w:val="22"/>
              </w:rPr>
            </w:rPrChange>
          </w:rPr>
          <w:delText>n BUV. Bộ phận Đời sống Sinh viên lu</w:delText>
        </w:r>
        <w:r w:rsidRPr="00863667" w:rsidDel="003C6139">
          <w:rPr>
            <w:rFonts w:ascii="iCiel Avenir LT Std 35 Light" w:hAnsi="iCiel Avenir LT Std 35 Light" w:cs="Avenir Next LT Pro"/>
            <w:i/>
            <w:iCs/>
            <w:sz w:val="22"/>
            <w:szCs w:val="22"/>
            <w:rPrChange w:id="13168"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3169" w:author="An Tran, ACA (BUV)" w:date="2024-09-13T17:29:00Z" w16du:dateUtc="2024-09-13T10:29:00Z">
              <w:rPr>
                <w:rFonts w:cs="Arial"/>
                <w:i/>
                <w:iCs/>
                <w:szCs w:val="22"/>
              </w:rPr>
            </w:rPrChange>
          </w:rPr>
          <w:delText>n ch</w:delText>
        </w:r>
        <w:r w:rsidRPr="00863667" w:rsidDel="003C6139">
          <w:rPr>
            <w:rFonts w:ascii="iCiel Avenir LT Std 35 Light" w:hAnsi="iCiel Avenir LT Std 35 Light" w:cs="Avenir Next LT Pro"/>
            <w:i/>
            <w:iCs/>
            <w:sz w:val="22"/>
            <w:szCs w:val="22"/>
            <w:rPrChange w:id="1317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171" w:author="An Tran, ACA (BUV)" w:date="2024-09-13T17:29:00Z" w16du:dateUtc="2024-09-13T10:29:00Z">
              <w:rPr>
                <w:rFonts w:cs="Arial"/>
                <w:i/>
                <w:iCs/>
                <w:szCs w:val="22"/>
              </w:rPr>
            </w:rPrChange>
          </w:rPr>
          <w:delText xml:space="preserve">o </w:delText>
        </w:r>
        <w:r w:rsidRPr="00863667" w:rsidDel="003C6139">
          <w:rPr>
            <w:rFonts w:ascii="iCiel Avenir LT Std 35 Light" w:hAnsi="iCiel Avenir LT Std 35 Light" w:cs="Avenir Next LT Pro"/>
            <w:i/>
            <w:iCs/>
            <w:sz w:val="22"/>
            <w:szCs w:val="22"/>
            <w:rPrChange w:id="13172"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3173"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317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175" w:author="An Tran, ACA (BUV)" w:date="2024-09-13T17:29:00Z" w16du:dateUtc="2024-09-13T10:29:00Z">
              <w:rPr>
                <w:rFonts w:cs="Arial"/>
                <w:i/>
                <w:iCs/>
                <w:szCs w:val="22"/>
              </w:rPr>
            </w:rPrChange>
          </w:rPr>
          <w:delText xml:space="preserve"> hoan ngh</w:delText>
        </w:r>
        <w:r w:rsidRPr="00863667" w:rsidDel="003C6139">
          <w:rPr>
            <w:rFonts w:ascii="iCiel Avenir LT Std 35 Light" w:hAnsi="iCiel Avenir LT Std 35 Light" w:cs="Avenir Next LT Pro"/>
            <w:i/>
            <w:iCs/>
            <w:sz w:val="22"/>
            <w:szCs w:val="22"/>
            <w:rPrChange w:id="13176"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3177" w:author="An Tran, ACA (BUV)" w:date="2024-09-13T17:29:00Z" w16du:dateUtc="2024-09-13T10:29:00Z">
              <w:rPr>
                <w:rFonts w:cs="Arial"/>
                <w:i/>
                <w:iCs/>
                <w:szCs w:val="22"/>
              </w:rPr>
            </w:rPrChange>
          </w:rPr>
          <w:delText>nh c</w:delText>
        </w:r>
        <w:r w:rsidRPr="00863667" w:rsidDel="003C6139">
          <w:rPr>
            <w:rFonts w:ascii="iCiel Avenir LT Std 35 Light" w:hAnsi="iCiel Avenir LT Std 35 Light" w:cs="Avenir Next LT Pro"/>
            <w:i/>
            <w:iCs/>
            <w:sz w:val="22"/>
            <w:szCs w:val="22"/>
            <w:rPrChange w:id="1317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179"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3180"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3181"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3182" w:author="An Tran, ACA (BUV)" w:date="2024-09-13T17:29:00Z" w16du:dateUtc="2024-09-13T10:29:00Z">
              <w:rPr>
                <w:rFonts w:cs="Calibri"/>
                <w:i/>
                <w:iCs/>
                <w:szCs w:val="22"/>
              </w:rPr>
            </w:rPrChange>
          </w:rPr>
          <w:delText>ưở</w:delText>
        </w:r>
        <w:r w:rsidRPr="00863667" w:rsidDel="003C6139">
          <w:rPr>
            <w:rFonts w:ascii="iCiel Avenir LT Std 35 Light" w:hAnsi="iCiel Avenir LT Std 35 Light" w:cs="Arial"/>
            <w:i/>
            <w:iCs/>
            <w:sz w:val="22"/>
            <w:szCs w:val="22"/>
            <w:rPrChange w:id="13183" w:author="An Tran, ACA (BUV)" w:date="2024-09-13T17:29:00Z" w16du:dateUtc="2024-09-13T10:29:00Z">
              <w:rPr>
                <w:rFonts w:cs="Arial"/>
                <w:i/>
                <w:iCs/>
                <w:szCs w:val="22"/>
              </w:rPr>
            </w:rPrChange>
          </w:rPr>
          <w:delText>ng m</w:delText>
        </w:r>
        <w:r w:rsidRPr="00863667" w:rsidDel="003C6139">
          <w:rPr>
            <w:rFonts w:ascii="iCiel Avenir LT Std 35 Light" w:hAnsi="iCiel Avenir LT Std 35 Light" w:cs="Calibri"/>
            <w:i/>
            <w:iCs/>
            <w:sz w:val="22"/>
            <w:szCs w:val="22"/>
            <w:rPrChange w:id="13184"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3185"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Calibri"/>
            <w:i/>
            <w:iCs/>
            <w:sz w:val="22"/>
            <w:szCs w:val="22"/>
            <w:rPrChange w:id="13186"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3187" w:author="An Tran, ACA (BUV)" w:date="2024-09-13T17:29:00Z" w16du:dateUtc="2024-09-13T10:29:00Z">
              <w:rPr>
                <w:rFonts w:cs="Arial"/>
                <w:i/>
                <w:iCs/>
                <w:szCs w:val="22"/>
              </w:rPr>
            </w:rPrChange>
          </w:rPr>
          <w:delText>a sinh vi</w:delText>
        </w:r>
        <w:r w:rsidRPr="00863667" w:rsidDel="003C6139">
          <w:rPr>
            <w:rFonts w:ascii="iCiel Avenir LT Std 35 Light" w:hAnsi="iCiel Avenir LT Std 35 Light" w:cs="Avenir Next LT Pro"/>
            <w:i/>
            <w:iCs/>
            <w:sz w:val="22"/>
            <w:szCs w:val="22"/>
            <w:rPrChange w:id="1318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3189"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319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191"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3192"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3193"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3194" w:author="An Tran, ACA (BUV)" w:date="2024-09-13T17:29:00Z" w16du:dateUtc="2024-09-13T10:29:00Z">
              <w:rPr>
                <w:rFonts w:cs="Arial"/>
                <w:i/>
                <w:iCs/>
                <w:szCs w:val="22"/>
              </w:rPr>
            </w:rPrChange>
          </w:rPr>
          <w:delText>ng h</w:delText>
        </w:r>
        <w:r w:rsidRPr="00863667" w:rsidDel="003C6139">
          <w:rPr>
            <w:rFonts w:ascii="iCiel Avenir LT Std 35 Light" w:hAnsi="iCiel Avenir LT Std 35 Light" w:cs="Avenir Next LT Pro"/>
            <w:i/>
            <w:iCs/>
            <w:sz w:val="22"/>
            <w:szCs w:val="22"/>
            <w:rPrChange w:id="1319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196" w:author="An Tran, ACA (BUV)" w:date="2024-09-13T17:29:00Z" w16du:dateUtc="2024-09-13T10:29:00Z">
              <w:rPr>
                <w:rFonts w:cs="Arial"/>
                <w:i/>
                <w:iCs/>
                <w:szCs w:val="22"/>
              </w:rPr>
            </w:rPrChange>
          </w:rPr>
          <w:delText>nh gi</w:delText>
        </w:r>
        <w:r w:rsidRPr="00863667" w:rsidDel="003C6139">
          <w:rPr>
            <w:rFonts w:ascii="iCiel Avenir LT Std 35 Light" w:hAnsi="iCiel Avenir LT Std 35 Light" w:cs="Avenir Next LT Pro"/>
            <w:i/>
            <w:iCs/>
            <w:sz w:val="22"/>
            <w:szCs w:val="22"/>
            <w:rPrChange w:id="13197"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3198"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Avenir Next LT Pro"/>
            <w:i/>
            <w:iCs/>
            <w:sz w:val="22"/>
            <w:szCs w:val="22"/>
            <w:rPrChange w:id="1319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200" w:author="An Tran, ACA (BUV)" w:date="2024-09-13T17:29:00Z" w16du:dateUtc="2024-09-13T10:29:00Z">
              <w:rPr>
                <w:rFonts w:cs="Arial"/>
                <w:i/>
                <w:iCs/>
                <w:szCs w:val="22"/>
              </w:rPr>
            </w:rPrChange>
          </w:rPr>
          <w:delText>c em th</w:delText>
        </w:r>
        <w:r w:rsidRPr="00863667" w:rsidDel="003C6139">
          <w:rPr>
            <w:rFonts w:ascii="iCiel Avenir LT Std 35 Light" w:hAnsi="iCiel Avenir LT Std 35 Light" w:cs="Calibri"/>
            <w:i/>
            <w:iCs/>
            <w:sz w:val="22"/>
            <w:szCs w:val="22"/>
            <w:rPrChange w:id="13201"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3202" w:author="An Tran, ACA (BUV)" w:date="2024-09-13T17:29:00Z" w16du:dateUtc="2024-09-13T10:29:00Z">
              <w:rPr>
                <w:rFonts w:cs="Arial"/>
                <w:i/>
                <w:iCs/>
                <w:szCs w:val="22"/>
              </w:rPr>
            </w:rPrChange>
          </w:rPr>
          <w:delText>c hi</w:delText>
        </w:r>
        <w:r w:rsidRPr="00863667" w:rsidDel="003C6139">
          <w:rPr>
            <w:rFonts w:ascii="iCiel Avenir LT Std 35 Light" w:hAnsi="iCiel Avenir LT Std 35 Light" w:cs="Calibri"/>
            <w:i/>
            <w:iCs/>
            <w:sz w:val="22"/>
            <w:szCs w:val="22"/>
            <w:rPrChange w:id="13203"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3204" w:author="An Tran, ACA (BUV)" w:date="2024-09-13T17:29:00Z" w16du:dateUtc="2024-09-13T10:29:00Z">
              <w:rPr>
                <w:rFonts w:cs="Arial"/>
                <w:i/>
                <w:iCs/>
                <w:szCs w:val="22"/>
              </w:rPr>
            </w:rPrChange>
          </w:rPr>
          <w:delText>n h</w:delText>
        </w:r>
        <w:r w:rsidRPr="00863667" w:rsidDel="003C6139">
          <w:rPr>
            <w:rFonts w:ascii="iCiel Avenir LT Std 35 Light" w:hAnsi="iCiel Avenir LT Std 35 Light" w:cs="Avenir Next LT Pro"/>
            <w:i/>
            <w:iCs/>
            <w:sz w:val="22"/>
            <w:szCs w:val="22"/>
            <w:rPrChange w:id="13205"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206" w:author="An Tran, ACA (BUV)" w:date="2024-09-13T17:29:00Z" w16du:dateUtc="2024-09-13T10:29:00Z">
              <w:rPr>
                <w:rFonts w:cs="Arial"/>
                <w:i/>
                <w:iCs/>
                <w:szCs w:val="22"/>
              </w:rPr>
            </w:rPrChange>
          </w:rPr>
          <w:delText xml:space="preserve">a </w:delText>
        </w:r>
        <w:r w:rsidRPr="00863667" w:rsidDel="003C6139">
          <w:rPr>
            <w:rFonts w:ascii="iCiel Avenir LT Std 35 Light" w:hAnsi="iCiel Avenir LT Std 35 Light" w:cs="Avenir Next LT Pro"/>
            <w:i/>
            <w:iCs/>
            <w:sz w:val="22"/>
            <w:szCs w:val="22"/>
            <w:rPrChange w:id="13207"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3208"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3209" w:author="An Tran, ACA (BUV)" w:date="2024-09-13T17:29:00Z" w16du:dateUtc="2024-09-13T10:29:00Z">
              <w:rPr>
                <w:rFonts w:cs="Calibri"/>
                <w:i/>
                <w:iCs/>
                <w:szCs w:val="22"/>
              </w:rPr>
            </w:rPrChange>
          </w:rPr>
          <w:delText>ưở</w:delText>
        </w:r>
        <w:r w:rsidRPr="00863667" w:rsidDel="003C6139">
          <w:rPr>
            <w:rFonts w:ascii="iCiel Avenir LT Std 35 Light" w:hAnsi="iCiel Avenir LT Std 35 Light" w:cs="Arial"/>
            <w:i/>
            <w:iCs/>
            <w:sz w:val="22"/>
            <w:szCs w:val="22"/>
            <w:rPrChange w:id="13210"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Calibri"/>
            <w:i/>
            <w:iCs/>
            <w:sz w:val="22"/>
            <w:szCs w:val="22"/>
            <w:rPrChange w:id="13211"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3212" w:author="An Tran, ACA (BUV)" w:date="2024-09-13T17:29:00Z" w16du:dateUtc="2024-09-13T10:29:00Z">
              <w:rPr>
                <w:rFonts w:cs="Arial"/>
                <w:i/>
                <w:iCs/>
                <w:szCs w:val="22"/>
              </w:rPr>
            </w:rPrChange>
          </w:rPr>
          <w:delText>a m</w:delText>
        </w:r>
        <w:r w:rsidRPr="00863667" w:rsidDel="003C6139">
          <w:rPr>
            <w:rFonts w:ascii="iCiel Avenir LT Std 35 Light" w:hAnsi="iCiel Avenir LT Std 35 Light" w:cs="Avenir Next LT Pro"/>
            <w:i/>
            <w:iCs/>
            <w:sz w:val="22"/>
            <w:szCs w:val="22"/>
            <w:rPrChange w:id="13213"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3214" w:author="An Tran, ACA (BUV)" w:date="2024-09-13T17:29:00Z" w16du:dateUtc="2024-09-13T10:29:00Z">
              <w:rPr>
                <w:rFonts w:cs="Arial"/>
                <w:i/>
                <w:iCs/>
                <w:szCs w:val="22"/>
              </w:rPr>
            </w:rPrChange>
          </w:rPr>
          <w:delText>nh.</w:delText>
        </w:r>
      </w:del>
    </w:p>
    <w:p w14:paraId="359DE73A" w14:textId="7956883E" w:rsidR="00994BA2" w:rsidRPr="00D427AB" w:rsidDel="003C6139" w:rsidRDefault="00C1363F">
      <w:pPr>
        <w:rPr>
          <w:del w:id="13215" w:author="An Tran, ACA (BUV)" w:date="2024-09-12T11:07:00Z" w16du:dateUtc="2024-09-12T04:07:00Z"/>
          <w:rFonts w:cs="Arial"/>
          <w:i/>
          <w:iCs/>
          <w:szCs w:val="22"/>
          <w:lang w:val="vi-VN"/>
        </w:rPr>
        <w:pPrChange w:id="1321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217" w:author="An Tran, ACA (BUV)" w:date="2024-09-12T11:07:00Z" w16du:dateUtc="2024-09-12T04:07:00Z">
        <w:r w:rsidRPr="00863667" w:rsidDel="003C6139">
          <w:rPr>
            <w:rFonts w:ascii="iCiel Avenir LT Std 35 Light" w:hAnsi="iCiel Avenir LT Std 35 Light" w:cs="Arial"/>
            <w:i/>
            <w:iCs/>
            <w:sz w:val="22"/>
            <w:szCs w:val="22"/>
            <w:rPrChange w:id="13218"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3219"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3220"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3221"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222"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3223"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3224"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3225"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3226"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322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228"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3229"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3230"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3231"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3232" w:author="An Tran, ACA (BUV)" w:date="2024-09-13T17:29:00Z" w16du:dateUtc="2024-09-13T10:29:00Z">
              <w:rPr>
                <w:rFonts w:cs="Arial"/>
                <w:i/>
                <w:iCs/>
                <w:szCs w:val="22"/>
              </w:rPr>
            </w:rPrChange>
          </w:rPr>
          <w:delText xml:space="preserve"> (dành riêng cho sinh viên và cựu sinh viên BUV).</w:delText>
        </w:r>
      </w:del>
    </w:p>
    <w:p w14:paraId="3E44802F" w14:textId="40A38939" w:rsidR="00EA7631" w:rsidRPr="00D427AB" w:rsidDel="003C6139" w:rsidRDefault="00EA7631">
      <w:pPr>
        <w:rPr>
          <w:del w:id="13233" w:author="An Tran, ACA (BUV)" w:date="2024-09-12T11:07:00Z" w16du:dateUtc="2024-09-12T04:07:00Z"/>
          <w:rFonts w:cs="Arial"/>
          <w:i/>
          <w:iCs/>
          <w:szCs w:val="22"/>
          <w:lang w:val="vi-VN"/>
        </w:rPr>
        <w:pPrChange w:id="13234"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3235" w:name="_Toc147758812"/>
      <w:bookmarkStart w:id="13236" w:name="_Toc149053894"/>
      <w:bookmarkStart w:id="13237" w:name="_Toc149054154"/>
      <w:bookmarkStart w:id="13238" w:name="_Toc149835302"/>
      <w:bookmarkStart w:id="13239" w:name="_Toc147758813"/>
      <w:bookmarkStart w:id="13240" w:name="_Toc149053895"/>
      <w:bookmarkStart w:id="13241" w:name="_Toc149054155"/>
      <w:bookmarkStart w:id="13242" w:name="_Toc149835303"/>
      <w:bookmarkStart w:id="13243" w:name="_Toc147758814"/>
      <w:bookmarkStart w:id="13244" w:name="_Toc149053896"/>
      <w:bookmarkStart w:id="13245" w:name="_Toc149054156"/>
      <w:bookmarkStart w:id="13246" w:name="_Toc149835304"/>
      <w:bookmarkStart w:id="13247" w:name="_Toc147758815"/>
      <w:bookmarkStart w:id="13248" w:name="_Toc149053897"/>
      <w:bookmarkStart w:id="13249" w:name="_Toc149054157"/>
      <w:bookmarkStart w:id="13250" w:name="_Toc149835305"/>
      <w:bookmarkStart w:id="13251" w:name="_Toc147758816"/>
      <w:bookmarkStart w:id="13252" w:name="_Toc149053898"/>
      <w:bookmarkStart w:id="13253" w:name="_Toc149054158"/>
      <w:bookmarkStart w:id="13254" w:name="_Toc149835306"/>
      <w:bookmarkStart w:id="13255" w:name="_Toc147758817"/>
      <w:bookmarkStart w:id="13256" w:name="_Toc149053899"/>
      <w:bookmarkStart w:id="13257" w:name="_Toc149054159"/>
      <w:bookmarkStart w:id="13258" w:name="_Toc149835307"/>
      <w:bookmarkStart w:id="13259" w:name="_Toc147758818"/>
      <w:bookmarkStart w:id="13260" w:name="_Toc149053900"/>
      <w:bookmarkStart w:id="13261" w:name="_Toc149054160"/>
      <w:bookmarkStart w:id="13262" w:name="_Toc149835308"/>
      <w:bookmarkStart w:id="13263" w:name="_Toc147758819"/>
      <w:bookmarkStart w:id="13264" w:name="_Toc149053901"/>
      <w:bookmarkStart w:id="13265" w:name="_Toc149054161"/>
      <w:bookmarkStart w:id="13266" w:name="_Toc149835309"/>
      <w:bookmarkStart w:id="13267" w:name="_Toc147758820"/>
      <w:bookmarkStart w:id="13268" w:name="_Toc149053902"/>
      <w:bookmarkStart w:id="13269" w:name="_Toc149054162"/>
      <w:bookmarkStart w:id="13270" w:name="_Toc149835310"/>
      <w:bookmarkStart w:id="13271" w:name="_Toc147758821"/>
      <w:bookmarkStart w:id="13272" w:name="_Toc149053903"/>
      <w:bookmarkStart w:id="13273" w:name="_Toc149054163"/>
      <w:bookmarkStart w:id="13274" w:name="_Toc149835311"/>
      <w:bookmarkStart w:id="13275" w:name="_Toc147758822"/>
      <w:bookmarkStart w:id="13276" w:name="_Toc149053904"/>
      <w:bookmarkStart w:id="13277" w:name="_Toc149054164"/>
      <w:bookmarkStart w:id="13278" w:name="_Toc149835312"/>
      <w:bookmarkStart w:id="13279" w:name="_Toc147758823"/>
      <w:bookmarkStart w:id="13280" w:name="_Toc149053905"/>
      <w:bookmarkStart w:id="13281" w:name="_Toc149054165"/>
      <w:bookmarkStart w:id="13282" w:name="_Toc149835313"/>
      <w:bookmarkStart w:id="13283" w:name="_Toc147758824"/>
      <w:bookmarkStart w:id="13284" w:name="_Toc149053906"/>
      <w:bookmarkStart w:id="13285" w:name="_Toc149054166"/>
      <w:bookmarkStart w:id="13286" w:name="_Toc149835314"/>
      <w:bookmarkStart w:id="13287" w:name="_Toc147758825"/>
      <w:bookmarkStart w:id="13288" w:name="_Toc149053907"/>
      <w:bookmarkStart w:id="13289" w:name="_Toc149054167"/>
      <w:bookmarkStart w:id="13290" w:name="_Toc149835315"/>
      <w:bookmarkStart w:id="13291" w:name="_Toc147758826"/>
      <w:bookmarkStart w:id="13292" w:name="_Toc149053908"/>
      <w:bookmarkStart w:id="13293" w:name="_Toc149054168"/>
      <w:bookmarkStart w:id="13294" w:name="_Toc149835316"/>
      <w:bookmarkStart w:id="13295" w:name="_Toc147758827"/>
      <w:bookmarkStart w:id="13296" w:name="_Toc149053909"/>
      <w:bookmarkStart w:id="13297" w:name="_Toc149054169"/>
      <w:bookmarkStart w:id="13298" w:name="_Toc149835317"/>
      <w:bookmarkStart w:id="13299" w:name="_Toc147758828"/>
      <w:bookmarkStart w:id="13300" w:name="_Toc149053910"/>
      <w:bookmarkStart w:id="13301" w:name="_Toc149054170"/>
      <w:bookmarkStart w:id="13302" w:name="_Toc149835318"/>
      <w:bookmarkStart w:id="13303" w:name="_Toc147758829"/>
      <w:bookmarkStart w:id="13304" w:name="_Toc149053911"/>
      <w:bookmarkStart w:id="13305" w:name="_Toc149054171"/>
      <w:bookmarkStart w:id="13306" w:name="_Toc149835319"/>
      <w:bookmarkStart w:id="13307" w:name="_Toc147758830"/>
      <w:bookmarkStart w:id="13308" w:name="_Toc149053912"/>
      <w:bookmarkStart w:id="13309" w:name="_Toc149054172"/>
      <w:bookmarkStart w:id="13310" w:name="_Toc149835320"/>
      <w:bookmarkStart w:id="13311" w:name="_Toc147758831"/>
      <w:bookmarkStart w:id="13312" w:name="_Toc149053913"/>
      <w:bookmarkStart w:id="13313" w:name="_Toc149054173"/>
      <w:bookmarkStart w:id="13314" w:name="_Toc149835321"/>
      <w:bookmarkStart w:id="13315" w:name="_Toc147758832"/>
      <w:bookmarkStart w:id="13316" w:name="_Toc149053914"/>
      <w:bookmarkStart w:id="13317" w:name="_Toc149054174"/>
      <w:bookmarkStart w:id="13318" w:name="_Toc149835322"/>
      <w:bookmarkStart w:id="13319" w:name="_Toc147758833"/>
      <w:bookmarkStart w:id="13320" w:name="_Toc149053915"/>
      <w:bookmarkStart w:id="13321" w:name="_Toc149054175"/>
      <w:bookmarkStart w:id="13322" w:name="_Toc149835323"/>
      <w:bookmarkStart w:id="13323" w:name="_Toc147758834"/>
      <w:bookmarkStart w:id="13324" w:name="_Toc149053916"/>
      <w:bookmarkStart w:id="13325" w:name="_Toc149054176"/>
      <w:bookmarkStart w:id="13326" w:name="_Toc149835324"/>
      <w:bookmarkStart w:id="13327" w:name="_Toc147758835"/>
      <w:bookmarkStart w:id="13328" w:name="_Toc149053917"/>
      <w:bookmarkStart w:id="13329" w:name="_Toc149054177"/>
      <w:bookmarkStart w:id="13330" w:name="_Toc149835325"/>
      <w:bookmarkStart w:id="13331" w:name="_Toc147758836"/>
      <w:bookmarkStart w:id="13332" w:name="_Toc149053918"/>
      <w:bookmarkStart w:id="13333" w:name="_Toc149054178"/>
      <w:bookmarkStart w:id="13334" w:name="_Toc149835326"/>
      <w:bookmarkStart w:id="13335" w:name="_Toc147758837"/>
      <w:bookmarkStart w:id="13336" w:name="_Toc149053919"/>
      <w:bookmarkStart w:id="13337" w:name="_Toc149054179"/>
      <w:bookmarkStart w:id="13338" w:name="_Toc149835327"/>
      <w:bookmarkStart w:id="13339" w:name="_Toc147758838"/>
      <w:bookmarkStart w:id="13340" w:name="_Toc149053920"/>
      <w:bookmarkStart w:id="13341" w:name="_Toc149054180"/>
      <w:bookmarkStart w:id="13342" w:name="_Toc149835328"/>
      <w:bookmarkStart w:id="13343" w:name="_Toc147758839"/>
      <w:bookmarkStart w:id="13344" w:name="_Toc149053921"/>
      <w:bookmarkStart w:id="13345" w:name="_Toc149054181"/>
      <w:bookmarkStart w:id="13346" w:name="_Toc149835329"/>
      <w:bookmarkStart w:id="13347" w:name="_Toc147758840"/>
      <w:bookmarkStart w:id="13348" w:name="_Toc149053922"/>
      <w:bookmarkStart w:id="13349" w:name="_Toc149054182"/>
      <w:bookmarkStart w:id="13350" w:name="_Toc149835330"/>
      <w:bookmarkStart w:id="13351" w:name="_Toc147758841"/>
      <w:bookmarkStart w:id="13352" w:name="_Toc149053923"/>
      <w:bookmarkStart w:id="13353" w:name="_Toc149054183"/>
      <w:bookmarkStart w:id="13354" w:name="_Toc149835331"/>
      <w:bookmarkStart w:id="13355" w:name="_Toc147758842"/>
      <w:bookmarkStart w:id="13356" w:name="_Toc149053924"/>
      <w:bookmarkStart w:id="13357" w:name="_Toc149054184"/>
      <w:bookmarkStart w:id="13358" w:name="_Toc149835332"/>
      <w:bookmarkStart w:id="13359" w:name="_Toc147758843"/>
      <w:bookmarkStart w:id="13360" w:name="_Toc149053925"/>
      <w:bookmarkStart w:id="13361" w:name="_Toc149054185"/>
      <w:bookmarkStart w:id="13362" w:name="_Toc149835333"/>
      <w:bookmarkStart w:id="13363" w:name="_Toc147758844"/>
      <w:bookmarkStart w:id="13364" w:name="_Toc149053926"/>
      <w:bookmarkStart w:id="13365" w:name="_Toc149054186"/>
      <w:bookmarkStart w:id="13366" w:name="_Toc149835334"/>
      <w:bookmarkStart w:id="13367" w:name="_Toc147758845"/>
      <w:bookmarkStart w:id="13368" w:name="_Toc149053927"/>
      <w:bookmarkStart w:id="13369" w:name="_Toc149054187"/>
      <w:bookmarkStart w:id="13370" w:name="_Toc149835335"/>
      <w:bookmarkStart w:id="13371" w:name="_Toc147758846"/>
      <w:bookmarkStart w:id="13372" w:name="_Toc149053928"/>
      <w:bookmarkStart w:id="13373" w:name="_Toc149054188"/>
      <w:bookmarkStart w:id="13374" w:name="_Toc149835336"/>
      <w:bookmarkStart w:id="13375" w:name="_Toc147758847"/>
      <w:bookmarkStart w:id="13376" w:name="_Toc149053929"/>
      <w:bookmarkStart w:id="13377" w:name="_Toc149054189"/>
      <w:bookmarkStart w:id="13378" w:name="_Toc149835337"/>
      <w:bookmarkStart w:id="13379" w:name="_Toc147758848"/>
      <w:bookmarkStart w:id="13380" w:name="_Toc149053930"/>
      <w:bookmarkStart w:id="13381" w:name="_Toc149054190"/>
      <w:bookmarkStart w:id="13382" w:name="_Toc149835338"/>
      <w:bookmarkStart w:id="13383" w:name="_Toc147758849"/>
      <w:bookmarkStart w:id="13384" w:name="_Toc149053931"/>
      <w:bookmarkStart w:id="13385" w:name="_Toc149054191"/>
      <w:bookmarkStart w:id="13386" w:name="_Toc149835339"/>
      <w:bookmarkStart w:id="13387" w:name="_Toc147758850"/>
      <w:bookmarkStart w:id="13388" w:name="_Toc149053932"/>
      <w:bookmarkStart w:id="13389" w:name="_Toc149054192"/>
      <w:bookmarkStart w:id="13390" w:name="_Toc149835340"/>
      <w:bookmarkStart w:id="13391" w:name="_Toc147758851"/>
      <w:bookmarkStart w:id="13392" w:name="_Toc149053933"/>
      <w:bookmarkStart w:id="13393" w:name="_Toc149054193"/>
      <w:bookmarkStart w:id="13394" w:name="_Toc149835341"/>
      <w:bookmarkStart w:id="13395" w:name="_Toc147758852"/>
      <w:bookmarkStart w:id="13396" w:name="_Toc149053934"/>
      <w:bookmarkStart w:id="13397" w:name="_Toc149054194"/>
      <w:bookmarkStart w:id="13398" w:name="_Toc149835342"/>
      <w:bookmarkStart w:id="13399" w:name="_Toc147758853"/>
      <w:bookmarkStart w:id="13400" w:name="_Toc149053935"/>
      <w:bookmarkStart w:id="13401" w:name="_Toc149054195"/>
      <w:bookmarkStart w:id="13402" w:name="_Toc149835343"/>
      <w:bookmarkStart w:id="13403" w:name="_Toc147758854"/>
      <w:bookmarkStart w:id="13404" w:name="_Toc149053936"/>
      <w:bookmarkStart w:id="13405" w:name="_Toc149054196"/>
      <w:bookmarkStart w:id="13406" w:name="_Toc149835344"/>
      <w:bookmarkStart w:id="13407" w:name="_Toc147758855"/>
      <w:bookmarkStart w:id="13408" w:name="_Toc149053937"/>
      <w:bookmarkStart w:id="13409" w:name="_Toc149054197"/>
      <w:bookmarkStart w:id="13410" w:name="_Toc149835345"/>
      <w:bookmarkStart w:id="13411" w:name="_Toc147758856"/>
      <w:bookmarkStart w:id="13412" w:name="_Toc149053938"/>
      <w:bookmarkStart w:id="13413" w:name="_Toc149054198"/>
      <w:bookmarkStart w:id="13414" w:name="_Toc149835346"/>
      <w:bookmarkStart w:id="13415" w:name="_Toc147758857"/>
      <w:bookmarkStart w:id="13416" w:name="_Toc149053939"/>
      <w:bookmarkStart w:id="13417" w:name="_Toc149054199"/>
      <w:bookmarkStart w:id="13418" w:name="_Toc149835347"/>
      <w:bookmarkStart w:id="13419" w:name="_Toc147758858"/>
      <w:bookmarkStart w:id="13420" w:name="_Toc149053940"/>
      <w:bookmarkStart w:id="13421" w:name="_Toc149054200"/>
      <w:bookmarkStart w:id="13422" w:name="_Toc149835348"/>
      <w:bookmarkStart w:id="13423" w:name="_Toc147758859"/>
      <w:bookmarkStart w:id="13424" w:name="_Toc149053941"/>
      <w:bookmarkStart w:id="13425" w:name="_Toc149054201"/>
      <w:bookmarkStart w:id="13426" w:name="_Toc149835349"/>
      <w:bookmarkStart w:id="13427" w:name="_Toc147758860"/>
      <w:bookmarkStart w:id="13428" w:name="_Toc149053942"/>
      <w:bookmarkStart w:id="13429" w:name="_Toc149054202"/>
      <w:bookmarkStart w:id="13430" w:name="_Toc149835350"/>
      <w:bookmarkStart w:id="13431" w:name="_Toc147758861"/>
      <w:bookmarkStart w:id="13432" w:name="_Toc149053943"/>
      <w:bookmarkStart w:id="13433" w:name="_Toc149054203"/>
      <w:bookmarkStart w:id="13434" w:name="_Toc149835351"/>
      <w:bookmarkStart w:id="13435" w:name="_Toc147758862"/>
      <w:bookmarkStart w:id="13436" w:name="_Toc149053944"/>
      <w:bookmarkStart w:id="13437" w:name="_Toc149054204"/>
      <w:bookmarkStart w:id="13438" w:name="_Toc149835352"/>
      <w:bookmarkStart w:id="13439" w:name="_Toc147758863"/>
      <w:bookmarkStart w:id="13440" w:name="_Toc149053945"/>
      <w:bookmarkStart w:id="13441" w:name="_Toc149054205"/>
      <w:bookmarkStart w:id="13442" w:name="_Toc149835353"/>
      <w:bookmarkStart w:id="13443" w:name="_Toc147758864"/>
      <w:bookmarkStart w:id="13444" w:name="_Toc149053946"/>
      <w:bookmarkStart w:id="13445" w:name="_Toc149054206"/>
      <w:bookmarkStart w:id="13446" w:name="_Toc149835354"/>
      <w:bookmarkStart w:id="13447" w:name="_Toc147758865"/>
      <w:bookmarkStart w:id="13448" w:name="_Toc149053947"/>
      <w:bookmarkStart w:id="13449" w:name="_Toc149054207"/>
      <w:bookmarkStart w:id="13450" w:name="_Toc149835355"/>
      <w:bookmarkStart w:id="13451" w:name="_Toc147758866"/>
      <w:bookmarkStart w:id="13452" w:name="_Toc149053948"/>
      <w:bookmarkStart w:id="13453" w:name="_Toc149054208"/>
      <w:bookmarkStart w:id="13454" w:name="_Toc149835356"/>
      <w:bookmarkStart w:id="13455" w:name="_Toc147758867"/>
      <w:bookmarkStart w:id="13456" w:name="_Toc149053949"/>
      <w:bookmarkStart w:id="13457" w:name="_Toc149054209"/>
      <w:bookmarkStart w:id="13458" w:name="_Toc149835357"/>
      <w:bookmarkStart w:id="13459" w:name="_Toc147758868"/>
      <w:bookmarkStart w:id="13460" w:name="_Toc149053950"/>
      <w:bookmarkStart w:id="13461" w:name="_Toc149054210"/>
      <w:bookmarkStart w:id="13462" w:name="_Toc149835358"/>
      <w:bookmarkStart w:id="13463" w:name="_Toc147758869"/>
      <w:bookmarkStart w:id="13464" w:name="_Toc149053951"/>
      <w:bookmarkStart w:id="13465" w:name="_Toc149054211"/>
      <w:bookmarkStart w:id="13466" w:name="_Toc149835359"/>
      <w:bookmarkStart w:id="13467" w:name="_Toc147758870"/>
      <w:bookmarkStart w:id="13468" w:name="_Toc149053952"/>
      <w:bookmarkStart w:id="13469" w:name="_Toc149054212"/>
      <w:bookmarkStart w:id="13470" w:name="_Toc149835360"/>
      <w:bookmarkStart w:id="13471" w:name="_Toc147758871"/>
      <w:bookmarkStart w:id="13472" w:name="_Toc149053953"/>
      <w:bookmarkStart w:id="13473" w:name="_Toc149054213"/>
      <w:bookmarkStart w:id="13474" w:name="_Toc149835361"/>
      <w:bookmarkStart w:id="13475" w:name="_Toc147758872"/>
      <w:bookmarkStart w:id="13476" w:name="_Toc149053954"/>
      <w:bookmarkStart w:id="13477" w:name="_Toc149054214"/>
      <w:bookmarkStart w:id="13478" w:name="_Toc149835362"/>
      <w:bookmarkStart w:id="13479" w:name="_Toc147758873"/>
      <w:bookmarkStart w:id="13480" w:name="_Toc149053955"/>
      <w:bookmarkStart w:id="13481" w:name="_Toc149054215"/>
      <w:bookmarkStart w:id="13482" w:name="_Toc149835363"/>
      <w:bookmarkStart w:id="13483" w:name="_Toc147758874"/>
      <w:bookmarkStart w:id="13484" w:name="_Toc149053956"/>
      <w:bookmarkStart w:id="13485" w:name="_Toc149054216"/>
      <w:bookmarkStart w:id="13486" w:name="_Toc149835364"/>
      <w:bookmarkStart w:id="13487" w:name="_Toc147758875"/>
      <w:bookmarkStart w:id="13488" w:name="_Toc149053957"/>
      <w:bookmarkStart w:id="13489" w:name="_Toc149054217"/>
      <w:bookmarkStart w:id="13490" w:name="_Toc149835365"/>
      <w:bookmarkStart w:id="13491" w:name="_Toc147758876"/>
      <w:bookmarkStart w:id="13492" w:name="_Toc149053958"/>
      <w:bookmarkStart w:id="13493" w:name="_Toc149054218"/>
      <w:bookmarkStart w:id="13494" w:name="_Toc149835366"/>
      <w:bookmarkStart w:id="13495" w:name="_Toc147758877"/>
      <w:bookmarkStart w:id="13496" w:name="_Toc149053959"/>
      <w:bookmarkStart w:id="13497" w:name="_Toc149054219"/>
      <w:bookmarkStart w:id="13498" w:name="_Toc149835367"/>
      <w:bookmarkStart w:id="13499" w:name="_Toc147758878"/>
      <w:bookmarkStart w:id="13500" w:name="_Toc149053960"/>
      <w:bookmarkStart w:id="13501" w:name="_Toc149054220"/>
      <w:bookmarkStart w:id="13502" w:name="_Toc149835368"/>
      <w:bookmarkStart w:id="13503" w:name="_Toc147758879"/>
      <w:bookmarkStart w:id="13504" w:name="_Toc149053961"/>
      <w:bookmarkStart w:id="13505" w:name="_Toc149054221"/>
      <w:bookmarkStart w:id="13506" w:name="_Toc149835369"/>
      <w:bookmarkStart w:id="13507" w:name="_Toc147758880"/>
      <w:bookmarkStart w:id="13508" w:name="_Toc149053962"/>
      <w:bookmarkStart w:id="13509" w:name="_Toc149054222"/>
      <w:bookmarkStart w:id="13510" w:name="_Toc149835370"/>
      <w:bookmarkStart w:id="13511" w:name="_Toc147758881"/>
      <w:bookmarkStart w:id="13512" w:name="_Toc149053963"/>
      <w:bookmarkStart w:id="13513" w:name="_Toc149054223"/>
      <w:bookmarkStart w:id="13514" w:name="_Toc149835371"/>
      <w:bookmarkStart w:id="13515" w:name="_Toc147758882"/>
      <w:bookmarkStart w:id="13516" w:name="_Toc149053964"/>
      <w:bookmarkStart w:id="13517" w:name="_Toc149054224"/>
      <w:bookmarkStart w:id="13518" w:name="_Toc149835372"/>
      <w:bookmarkStart w:id="13519" w:name="_Toc147758883"/>
      <w:bookmarkStart w:id="13520" w:name="_Toc149053965"/>
      <w:bookmarkStart w:id="13521" w:name="_Toc149054225"/>
      <w:bookmarkStart w:id="13522" w:name="_Toc149835373"/>
      <w:bookmarkStart w:id="13523" w:name="_Toc147758884"/>
      <w:bookmarkStart w:id="13524" w:name="_Toc149053966"/>
      <w:bookmarkStart w:id="13525" w:name="_Toc149054226"/>
      <w:bookmarkStart w:id="13526" w:name="_Toc149835374"/>
      <w:bookmarkStart w:id="13527" w:name="_Toc147758885"/>
      <w:bookmarkStart w:id="13528" w:name="_Toc149053967"/>
      <w:bookmarkStart w:id="13529" w:name="_Toc149054227"/>
      <w:bookmarkStart w:id="13530" w:name="_Toc149835375"/>
      <w:bookmarkStart w:id="13531" w:name="_Toc147758886"/>
      <w:bookmarkStart w:id="13532" w:name="_Toc149053968"/>
      <w:bookmarkStart w:id="13533" w:name="_Toc149054228"/>
      <w:bookmarkStart w:id="13534" w:name="_Toc149835376"/>
      <w:bookmarkStart w:id="13535" w:name="_Toc147758887"/>
      <w:bookmarkStart w:id="13536" w:name="_Toc149053969"/>
      <w:bookmarkStart w:id="13537" w:name="_Toc149054229"/>
      <w:bookmarkStart w:id="13538" w:name="_Toc149835377"/>
      <w:bookmarkStart w:id="13539" w:name="_Toc147758888"/>
      <w:bookmarkStart w:id="13540" w:name="_Toc149053970"/>
      <w:bookmarkStart w:id="13541" w:name="_Toc149054230"/>
      <w:bookmarkStart w:id="13542" w:name="_Toc149835378"/>
      <w:bookmarkStart w:id="13543" w:name="_Toc147758889"/>
      <w:bookmarkStart w:id="13544" w:name="_Toc149053971"/>
      <w:bookmarkStart w:id="13545" w:name="_Toc149054231"/>
      <w:bookmarkStart w:id="13546" w:name="_Toc149835379"/>
      <w:bookmarkStart w:id="13547" w:name="_Toc147758890"/>
      <w:bookmarkStart w:id="13548" w:name="_Toc149053972"/>
      <w:bookmarkStart w:id="13549" w:name="_Toc149054232"/>
      <w:bookmarkStart w:id="13550" w:name="_Toc149835380"/>
      <w:bookmarkStart w:id="13551" w:name="_Toc147758891"/>
      <w:bookmarkStart w:id="13552" w:name="_Toc149053973"/>
      <w:bookmarkStart w:id="13553" w:name="_Toc149054233"/>
      <w:bookmarkStart w:id="13554" w:name="_Toc149835381"/>
      <w:bookmarkStart w:id="13555" w:name="_Toc147758892"/>
      <w:bookmarkStart w:id="13556" w:name="_Toc149053974"/>
      <w:bookmarkStart w:id="13557" w:name="_Toc149054234"/>
      <w:bookmarkStart w:id="13558" w:name="_Toc149835382"/>
      <w:bookmarkStart w:id="13559" w:name="_Toc147758893"/>
      <w:bookmarkStart w:id="13560" w:name="_Toc149053975"/>
      <w:bookmarkStart w:id="13561" w:name="_Toc149054235"/>
      <w:bookmarkStart w:id="13562" w:name="_Toc149835383"/>
      <w:bookmarkStart w:id="13563" w:name="_Toc147758894"/>
      <w:bookmarkStart w:id="13564" w:name="_Toc149053976"/>
      <w:bookmarkStart w:id="13565" w:name="_Toc149054236"/>
      <w:bookmarkStart w:id="13566" w:name="_Toc149835384"/>
      <w:bookmarkStart w:id="13567" w:name="_Toc147758895"/>
      <w:bookmarkStart w:id="13568" w:name="_Toc149053977"/>
      <w:bookmarkStart w:id="13569" w:name="_Toc149054237"/>
      <w:bookmarkStart w:id="13570" w:name="_Toc149835385"/>
      <w:bookmarkStart w:id="13571" w:name="_Toc147758896"/>
      <w:bookmarkStart w:id="13572" w:name="_Toc149053978"/>
      <w:bookmarkStart w:id="13573" w:name="_Toc149054238"/>
      <w:bookmarkStart w:id="13574" w:name="_Toc149835386"/>
      <w:bookmarkStart w:id="13575" w:name="_Toc147758897"/>
      <w:bookmarkStart w:id="13576" w:name="_Toc149053979"/>
      <w:bookmarkStart w:id="13577" w:name="_Toc149054239"/>
      <w:bookmarkStart w:id="13578" w:name="_Toc149835387"/>
      <w:bookmarkStart w:id="13579" w:name="_Toc147758898"/>
      <w:bookmarkStart w:id="13580" w:name="_Toc149053980"/>
      <w:bookmarkStart w:id="13581" w:name="_Toc149054240"/>
      <w:bookmarkStart w:id="13582" w:name="_Toc149835388"/>
      <w:bookmarkStart w:id="13583" w:name="_Toc147758899"/>
      <w:bookmarkStart w:id="13584" w:name="_Toc149053981"/>
      <w:bookmarkStart w:id="13585" w:name="_Toc149054241"/>
      <w:bookmarkStart w:id="13586" w:name="_Toc149835389"/>
      <w:bookmarkStart w:id="13587" w:name="_Toc147758900"/>
      <w:bookmarkStart w:id="13588" w:name="_Toc149053982"/>
      <w:bookmarkStart w:id="13589" w:name="_Toc149054242"/>
      <w:bookmarkStart w:id="13590" w:name="_Toc149835390"/>
      <w:bookmarkStart w:id="13591" w:name="_Toc147758901"/>
      <w:bookmarkStart w:id="13592" w:name="_Toc149053983"/>
      <w:bookmarkStart w:id="13593" w:name="_Toc149054243"/>
      <w:bookmarkStart w:id="13594" w:name="_Toc149835391"/>
      <w:bookmarkStart w:id="13595" w:name="_Toc147758902"/>
      <w:bookmarkStart w:id="13596" w:name="_Toc149053984"/>
      <w:bookmarkStart w:id="13597" w:name="_Toc149054244"/>
      <w:bookmarkStart w:id="13598" w:name="_Toc149835392"/>
      <w:bookmarkStart w:id="13599" w:name="_Toc147758903"/>
      <w:bookmarkStart w:id="13600" w:name="_Toc149053985"/>
      <w:bookmarkStart w:id="13601" w:name="_Toc149054245"/>
      <w:bookmarkStart w:id="13602" w:name="_Toc149835393"/>
      <w:bookmarkStart w:id="13603" w:name="_Toc147758904"/>
      <w:bookmarkStart w:id="13604" w:name="_Toc149053986"/>
      <w:bookmarkStart w:id="13605" w:name="_Toc149054246"/>
      <w:bookmarkStart w:id="13606" w:name="_Toc149835394"/>
      <w:bookmarkStart w:id="13607" w:name="_Toc147758905"/>
      <w:bookmarkStart w:id="13608" w:name="_Toc149053987"/>
      <w:bookmarkStart w:id="13609" w:name="_Toc149054247"/>
      <w:bookmarkStart w:id="13610" w:name="_Toc149835395"/>
      <w:bookmarkStart w:id="13611" w:name="_Toc147758906"/>
      <w:bookmarkStart w:id="13612" w:name="_Toc149053988"/>
      <w:bookmarkStart w:id="13613" w:name="_Toc149054248"/>
      <w:bookmarkStart w:id="13614" w:name="_Toc149835396"/>
      <w:bookmarkStart w:id="13615" w:name="_Toc147758907"/>
      <w:bookmarkStart w:id="13616" w:name="_Toc149053989"/>
      <w:bookmarkStart w:id="13617" w:name="_Toc149054249"/>
      <w:bookmarkStart w:id="13618" w:name="_Toc149835397"/>
      <w:bookmarkStart w:id="13619" w:name="_Toc147758908"/>
      <w:bookmarkStart w:id="13620" w:name="_Toc149053990"/>
      <w:bookmarkStart w:id="13621" w:name="_Toc149054250"/>
      <w:bookmarkStart w:id="13622" w:name="_Toc149835398"/>
      <w:bookmarkStart w:id="13623" w:name="_Toc147758909"/>
      <w:bookmarkStart w:id="13624" w:name="_Toc149053991"/>
      <w:bookmarkStart w:id="13625" w:name="_Toc149054251"/>
      <w:bookmarkStart w:id="13626" w:name="_Toc149835399"/>
      <w:bookmarkStart w:id="13627" w:name="_Toc147758910"/>
      <w:bookmarkStart w:id="13628" w:name="_Toc149053992"/>
      <w:bookmarkStart w:id="13629" w:name="_Toc149054252"/>
      <w:bookmarkStart w:id="13630" w:name="_Toc149835400"/>
      <w:bookmarkStart w:id="13631" w:name="_Toc147758911"/>
      <w:bookmarkStart w:id="13632" w:name="_Toc149053993"/>
      <w:bookmarkStart w:id="13633" w:name="_Toc149054253"/>
      <w:bookmarkStart w:id="13634" w:name="_Toc149835401"/>
      <w:bookmarkStart w:id="13635" w:name="_Toc147758912"/>
      <w:bookmarkStart w:id="13636" w:name="_Toc149053994"/>
      <w:bookmarkStart w:id="13637" w:name="_Toc149054254"/>
      <w:bookmarkStart w:id="13638" w:name="_Toc149835402"/>
      <w:bookmarkStart w:id="13639" w:name="_Toc147758913"/>
      <w:bookmarkStart w:id="13640" w:name="_Toc149053995"/>
      <w:bookmarkStart w:id="13641" w:name="_Toc149054255"/>
      <w:bookmarkStart w:id="13642" w:name="_Toc149835403"/>
      <w:bookmarkStart w:id="13643" w:name="_Toc147758914"/>
      <w:bookmarkStart w:id="13644" w:name="_Toc149053996"/>
      <w:bookmarkStart w:id="13645" w:name="_Toc149054256"/>
      <w:bookmarkStart w:id="13646" w:name="_Toc149835404"/>
      <w:bookmarkStart w:id="13647" w:name="_Toc147758915"/>
      <w:bookmarkStart w:id="13648" w:name="_Toc149053997"/>
      <w:bookmarkStart w:id="13649" w:name="_Toc149054257"/>
      <w:bookmarkStart w:id="13650" w:name="_Toc149835405"/>
      <w:bookmarkStart w:id="13651" w:name="_Toc147758916"/>
      <w:bookmarkStart w:id="13652" w:name="_Toc149053998"/>
      <w:bookmarkStart w:id="13653" w:name="_Toc149054258"/>
      <w:bookmarkStart w:id="13654" w:name="_Toc149835406"/>
      <w:bookmarkStart w:id="13655" w:name="_Toc147758917"/>
      <w:bookmarkStart w:id="13656" w:name="_Toc149053999"/>
      <w:bookmarkStart w:id="13657" w:name="_Toc149054259"/>
      <w:bookmarkStart w:id="13658" w:name="_Toc149835407"/>
      <w:bookmarkStart w:id="13659" w:name="_Toc147758918"/>
      <w:bookmarkStart w:id="13660" w:name="_Toc149054000"/>
      <w:bookmarkStart w:id="13661" w:name="_Toc149054260"/>
      <w:bookmarkStart w:id="13662" w:name="_Toc149835408"/>
      <w:bookmarkStart w:id="13663" w:name="_Toc147758919"/>
      <w:bookmarkStart w:id="13664" w:name="_Toc149054001"/>
      <w:bookmarkStart w:id="13665" w:name="_Toc149054261"/>
      <w:bookmarkStart w:id="13666" w:name="_Toc149835409"/>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2"/>
      <w:del w:id="13667" w:author="An Tran, ACA (BUV)" w:date="2024-09-12T11:07:00Z" w16du:dateUtc="2024-09-12T04:07:00Z">
        <w:r w:rsidRPr="00863667" w:rsidDel="003C6139">
          <w:rPr>
            <w:rFonts w:ascii="iCiel Avenir LT Std 35 Light" w:hAnsi="iCiel Avenir LT Std 35 Light" w:cs="Arial"/>
            <w:szCs w:val="22"/>
            <w:lang w:val="vi-VN"/>
            <w:rPrChange w:id="13668" w:author="An Tran, ACA (BUV)" w:date="2024-09-13T17:29:00Z" w16du:dateUtc="2024-09-13T10:29:00Z">
              <w:rPr>
                <w:rFonts w:cs="Arial"/>
                <w:szCs w:val="22"/>
                <w:lang w:val="vi-VN"/>
              </w:rPr>
            </w:rPrChange>
          </w:rPr>
          <w:delText xml:space="preserve">Where can I get the information about the internships, extra-curricular activities, short courses that BUV is offering? / </w:delText>
        </w:r>
        <w:r w:rsidRPr="00863667" w:rsidDel="003C6139">
          <w:rPr>
            <w:rFonts w:ascii="iCiel Avenir LT Std 35 Light" w:hAnsi="iCiel Avenir LT Std 35 Light" w:cs="Arial"/>
            <w:i/>
            <w:iCs/>
            <w:szCs w:val="22"/>
            <w:lang w:val="vi-VN"/>
            <w:rPrChange w:id="13669" w:author="An Tran, ACA (BUV)" w:date="2024-09-13T17:29:00Z" w16du:dateUtc="2024-09-13T10:29:00Z">
              <w:rPr>
                <w:rFonts w:cs="Arial"/>
                <w:i/>
                <w:iCs/>
                <w:szCs w:val="22"/>
                <w:lang w:val="vi-VN"/>
              </w:rPr>
            </w:rPrChange>
          </w:rPr>
          <w:delText>Chúng tôi có th</w:delText>
        </w:r>
        <w:r w:rsidRPr="00863667" w:rsidDel="003C6139">
          <w:rPr>
            <w:rFonts w:ascii="iCiel Avenir LT Std 35 Light" w:hAnsi="iCiel Avenir LT Std 35 Light" w:cs="Calibri"/>
            <w:i/>
            <w:iCs/>
            <w:szCs w:val="22"/>
            <w:lang w:val="vi-VN"/>
            <w:rPrChange w:id="13670"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Cs w:val="22"/>
            <w:lang w:val="vi-VN"/>
            <w:rPrChange w:id="13671"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Calibri"/>
            <w:i/>
            <w:iCs/>
            <w:szCs w:val="22"/>
            <w:lang w:val="vi-VN"/>
            <w:rPrChange w:id="13672"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3673" w:author="An Tran, ACA (BUV)" w:date="2024-09-13T17:29:00Z" w16du:dateUtc="2024-09-13T10:29:00Z">
              <w:rPr>
                <w:rFonts w:cs="Arial"/>
                <w:i/>
                <w:iCs/>
                <w:szCs w:val="22"/>
                <w:lang w:val="vi-VN"/>
              </w:rPr>
            </w:rPrChange>
          </w:rPr>
          <w:delText>p nh</w:delText>
        </w:r>
        <w:r w:rsidRPr="00863667" w:rsidDel="003C6139">
          <w:rPr>
            <w:rFonts w:ascii="iCiel Avenir LT Std 35 Light" w:hAnsi="iCiel Avenir LT Std 35 Light" w:cs="Calibri"/>
            <w:i/>
            <w:iCs/>
            <w:szCs w:val="22"/>
            <w:lang w:val="vi-VN"/>
            <w:rPrChange w:id="13674"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3675" w:author="An Tran, ACA (BUV)" w:date="2024-09-13T17:29:00Z" w16du:dateUtc="2024-09-13T10:29:00Z">
              <w:rPr>
                <w:rFonts w:cs="Arial"/>
                <w:i/>
                <w:iCs/>
                <w:szCs w:val="22"/>
                <w:lang w:val="vi-VN"/>
              </w:rPr>
            </w:rPrChange>
          </w:rPr>
          <w:delText>t các thông tin v</w:delText>
        </w:r>
        <w:r w:rsidRPr="00863667" w:rsidDel="003C6139">
          <w:rPr>
            <w:rFonts w:ascii="iCiel Avenir LT Std 35 Light" w:hAnsi="iCiel Avenir LT Std 35 Light" w:cs="Calibri"/>
            <w:i/>
            <w:iCs/>
            <w:szCs w:val="22"/>
            <w:lang w:val="vi-VN"/>
            <w:rPrChange w:id="13676"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Cs w:val="22"/>
            <w:lang w:val="vi-VN"/>
            <w:rPrChange w:id="13677"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Calibri"/>
            <w:i/>
            <w:iCs/>
            <w:szCs w:val="22"/>
            <w:lang w:val="vi-VN"/>
            <w:rPrChange w:id="13678"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Cs w:val="22"/>
            <w:lang w:val="vi-VN"/>
            <w:rPrChange w:id="13679"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Cs w:val="22"/>
            <w:lang w:val="vi-VN"/>
            <w:rPrChange w:id="13680"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Cs w:val="22"/>
            <w:lang w:val="vi-VN"/>
            <w:rPrChange w:id="13681" w:author="An Tran, ACA (BUV)" w:date="2024-09-13T17:29:00Z" w16du:dateUtc="2024-09-13T10:29:00Z">
              <w:rPr>
                <w:rFonts w:cs="Arial"/>
                <w:i/>
                <w:iCs/>
                <w:szCs w:val="22"/>
                <w:lang w:val="vi-VN"/>
              </w:rPr>
            </w:rPrChange>
          </w:rPr>
          <w:delText>i th</w:delText>
        </w:r>
        <w:r w:rsidRPr="00863667" w:rsidDel="003C6139">
          <w:rPr>
            <w:rFonts w:ascii="iCiel Avenir LT Std 35 Light" w:hAnsi="iCiel Avenir LT Std 35 Light" w:cs="Calibri"/>
            <w:i/>
            <w:iCs/>
            <w:szCs w:val="22"/>
            <w:lang w:val="vi-VN"/>
            <w:rPrChange w:id="13682"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3683"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3684"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3685" w:author="An Tran, ACA (BUV)" w:date="2024-09-13T17:29:00Z" w16du:dateUtc="2024-09-13T10:29:00Z">
              <w:rPr>
                <w:rFonts w:cs="Arial"/>
                <w:i/>
                <w:iCs/>
                <w:szCs w:val="22"/>
                <w:lang w:val="vi-VN"/>
              </w:rPr>
            </w:rPrChange>
          </w:rPr>
          <w:delText>p, ho</w:delText>
        </w:r>
        <w:r w:rsidRPr="00863667" w:rsidDel="003C6139">
          <w:rPr>
            <w:rFonts w:ascii="iCiel Avenir LT Std 35 Light" w:hAnsi="iCiel Avenir LT Std 35 Light" w:cs="Calibri"/>
            <w:i/>
            <w:iCs/>
            <w:szCs w:val="22"/>
            <w:lang w:val="vi-VN"/>
            <w:rPrChange w:id="13686"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Cs w:val="22"/>
            <w:lang w:val="vi-VN"/>
            <w:rPrChange w:id="13687"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Cs w:val="22"/>
            <w:lang w:val="vi-VN"/>
            <w:rPrChange w:id="13688" w:author="An Tran, ACA (BUV)" w:date="2024-09-13T17:29:00Z" w16du:dateUtc="2024-09-13T10:29:00Z">
              <w:rPr>
                <w:rFonts w:cs="Calibri"/>
                <w:i/>
                <w:iCs/>
                <w:szCs w:val="22"/>
                <w:lang w:val="vi-VN"/>
              </w:rPr>
            </w:rPrChange>
          </w:rPr>
          <w:delText>độ</w:delText>
        </w:r>
        <w:r w:rsidRPr="00863667" w:rsidDel="003C6139">
          <w:rPr>
            <w:rFonts w:ascii="iCiel Avenir LT Std 35 Light" w:hAnsi="iCiel Avenir LT Std 35 Light" w:cs="Arial"/>
            <w:i/>
            <w:iCs/>
            <w:szCs w:val="22"/>
            <w:lang w:val="vi-VN"/>
            <w:rPrChange w:id="13689" w:author="An Tran, ACA (BUV)" w:date="2024-09-13T17:29:00Z" w16du:dateUtc="2024-09-13T10:29:00Z">
              <w:rPr>
                <w:rFonts w:cs="Arial"/>
                <w:i/>
                <w:iCs/>
                <w:szCs w:val="22"/>
                <w:lang w:val="vi-VN"/>
              </w:rPr>
            </w:rPrChange>
          </w:rPr>
          <w:delText>ng ngo</w:delText>
        </w:r>
        <w:r w:rsidRPr="00863667" w:rsidDel="003C6139">
          <w:rPr>
            <w:rFonts w:ascii="iCiel Avenir LT Std 35 Light" w:hAnsi="iCiel Avenir LT Std 35 Light" w:cs="Calibri"/>
            <w:i/>
            <w:iCs/>
            <w:szCs w:val="22"/>
            <w:lang w:val="vi-VN"/>
            <w:rPrChange w:id="13690"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Cs w:val="22"/>
            <w:lang w:val="vi-VN"/>
            <w:rPrChange w:id="13691" w:author="An Tran, ACA (BUV)" w:date="2024-09-13T17:29:00Z" w16du:dateUtc="2024-09-13T10:29:00Z">
              <w:rPr>
                <w:rFonts w:cs="Arial"/>
                <w:i/>
                <w:iCs/>
                <w:szCs w:val="22"/>
                <w:lang w:val="vi-VN"/>
              </w:rPr>
            </w:rPrChange>
          </w:rPr>
          <w:delText>i khóa và các khóa h</w:delText>
        </w:r>
        <w:r w:rsidRPr="00863667" w:rsidDel="003C6139">
          <w:rPr>
            <w:rFonts w:ascii="iCiel Avenir LT Std 35 Light" w:hAnsi="iCiel Avenir LT Std 35 Light" w:cs="Calibri"/>
            <w:i/>
            <w:iCs/>
            <w:szCs w:val="22"/>
            <w:lang w:val="vi-VN"/>
            <w:rPrChange w:id="13692"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Cs w:val="22"/>
            <w:lang w:val="vi-VN"/>
            <w:rPrChange w:id="13693" w:author="An Tran, ACA (BUV)" w:date="2024-09-13T17:29:00Z" w16du:dateUtc="2024-09-13T10:29:00Z">
              <w:rPr>
                <w:rFonts w:cs="Arial"/>
                <w:i/>
                <w:iCs/>
                <w:szCs w:val="22"/>
                <w:lang w:val="vi-VN"/>
              </w:rPr>
            </w:rPrChange>
          </w:rPr>
          <w:delText>c ng</w:delText>
        </w:r>
        <w:r w:rsidRPr="00863667" w:rsidDel="003C6139">
          <w:rPr>
            <w:rFonts w:ascii="iCiel Avenir LT Std 35 Light" w:hAnsi="iCiel Avenir LT Std 35 Light" w:cs="Calibri"/>
            <w:i/>
            <w:iCs/>
            <w:szCs w:val="22"/>
            <w:lang w:val="vi-VN"/>
            <w:rPrChange w:id="13694" w:author="An Tran, ACA (BUV)" w:date="2024-09-13T17:29:00Z" w16du:dateUtc="2024-09-13T10:29:00Z">
              <w:rPr>
                <w:rFonts w:cs="Calibri"/>
                <w:i/>
                <w:iCs/>
                <w:szCs w:val="22"/>
                <w:lang w:val="vi-VN"/>
              </w:rPr>
            </w:rPrChange>
          </w:rPr>
          <w:delText>ắ</w:delText>
        </w:r>
        <w:r w:rsidRPr="00863667" w:rsidDel="003C6139">
          <w:rPr>
            <w:rFonts w:ascii="iCiel Avenir LT Std 35 Light" w:hAnsi="iCiel Avenir LT Std 35 Light" w:cs="Arial"/>
            <w:i/>
            <w:iCs/>
            <w:szCs w:val="22"/>
            <w:lang w:val="vi-VN"/>
            <w:rPrChange w:id="13695" w:author="An Tran, ACA (BUV)" w:date="2024-09-13T17:29:00Z" w16du:dateUtc="2024-09-13T10:29:00Z">
              <w:rPr>
                <w:rFonts w:cs="Arial"/>
                <w:i/>
                <w:iCs/>
                <w:szCs w:val="22"/>
                <w:lang w:val="vi-VN"/>
              </w:rPr>
            </w:rPrChange>
          </w:rPr>
          <w:delText>n h</w:delText>
        </w:r>
        <w:r w:rsidRPr="00863667" w:rsidDel="003C6139">
          <w:rPr>
            <w:rFonts w:ascii="iCiel Avenir LT Std 35 Light" w:hAnsi="iCiel Avenir LT Std 35 Light" w:cs="Calibri"/>
            <w:i/>
            <w:iCs/>
            <w:szCs w:val="22"/>
            <w:lang w:val="vi-VN"/>
            <w:rPrChange w:id="13696"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Cs w:val="22"/>
            <w:lang w:val="vi-VN"/>
            <w:rPrChange w:id="13697" w:author="An Tran, ACA (BUV)" w:date="2024-09-13T17:29:00Z" w16du:dateUtc="2024-09-13T10:29:00Z">
              <w:rPr>
                <w:rFonts w:cs="Arial"/>
                <w:i/>
                <w:iCs/>
                <w:szCs w:val="22"/>
                <w:lang w:val="vi-VN"/>
              </w:rPr>
            </w:rPrChange>
          </w:rPr>
          <w:delText xml:space="preserve">n BUV </w:delText>
        </w:r>
        <w:r w:rsidRPr="00863667" w:rsidDel="003C6139">
          <w:rPr>
            <w:rFonts w:ascii="iCiel Avenir LT Std 35 Light" w:hAnsi="iCiel Avenir LT Std 35 Light" w:cs="Calibri"/>
            <w:i/>
            <w:iCs/>
            <w:szCs w:val="22"/>
            <w:lang w:val="vi-VN"/>
            <w:rPrChange w:id="13698"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Cs w:val="22"/>
            <w:lang w:val="vi-VN"/>
            <w:rPrChange w:id="13699" w:author="An Tran, ACA (BUV)" w:date="2024-09-13T17:29:00Z" w16du:dateUtc="2024-09-13T10:29:00Z">
              <w:rPr>
                <w:rFonts w:cs="Arial"/>
                <w:i/>
                <w:iCs/>
                <w:szCs w:val="22"/>
                <w:lang w:val="vi-VN"/>
              </w:rPr>
            </w:rPrChange>
          </w:rPr>
          <w:delText>ang cung c</w:delText>
        </w:r>
        <w:r w:rsidRPr="00863667" w:rsidDel="003C6139">
          <w:rPr>
            <w:rFonts w:ascii="iCiel Avenir LT Std 35 Light" w:hAnsi="iCiel Avenir LT Std 35 Light" w:cs="Calibri"/>
            <w:i/>
            <w:iCs/>
            <w:szCs w:val="22"/>
            <w:lang w:val="vi-VN"/>
            <w:rPrChange w:id="13700"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Cs w:val="22"/>
            <w:lang w:val="vi-VN"/>
            <w:rPrChange w:id="13701" w:author="An Tran, ACA (BUV)" w:date="2024-09-13T17:29:00Z" w16du:dateUtc="2024-09-13T10:29:00Z">
              <w:rPr>
                <w:rFonts w:cs="Arial"/>
                <w:i/>
                <w:iCs/>
                <w:szCs w:val="22"/>
                <w:lang w:val="vi-VN"/>
              </w:rPr>
            </w:rPrChange>
          </w:rPr>
          <w:delText xml:space="preserve">p </w:delText>
        </w:r>
        <w:r w:rsidRPr="00863667" w:rsidDel="003C6139">
          <w:rPr>
            <w:rFonts w:ascii="iCiel Avenir LT Std 35 Light" w:hAnsi="iCiel Avenir LT Std 35 Light" w:cs="Calibri"/>
            <w:i/>
            <w:iCs/>
            <w:szCs w:val="22"/>
            <w:lang w:val="vi-VN"/>
            <w:rPrChange w:id="13702" w:author="An Tran, ACA (BUV)" w:date="2024-09-13T17:29:00Z" w16du:dateUtc="2024-09-13T10:29:00Z">
              <w:rPr>
                <w:rFonts w:cs="Calibri"/>
                <w:i/>
                <w:iCs/>
                <w:szCs w:val="22"/>
                <w:lang w:val="vi-VN"/>
              </w:rPr>
            </w:rPrChange>
          </w:rPr>
          <w:delText>ở</w:delText>
        </w:r>
        <w:r w:rsidRPr="00863667" w:rsidDel="003C6139">
          <w:rPr>
            <w:rFonts w:ascii="iCiel Avenir LT Std 35 Light" w:hAnsi="iCiel Avenir LT Std 35 Light" w:cs="Arial"/>
            <w:i/>
            <w:iCs/>
            <w:szCs w:val="22"/>
            <w:lang w:val="vi-VN"/>
            <w:rPrChange w:id="13703"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Cs w:val="22"/>
            <w:lang w:val="vi-VN"/>
            <w:rPrChange w:id="13704"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venir LT Std 35 Light"/>
            <w:i/>
            <w:iCs/>
            <w:szCs w:val="22"/>
            <w:lang w:val="vi-VN"/>
            <w:rPrChange w:id="13705"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Cs w:val="22"/>
            <w:lang w:val="vi-VN"/>
            <w:rPrChange w:id="13706" w:author="An Tran, ACA (BUV)" w:date="2024-09-13T17:29:00Z" w16du:dateUtc="2024-09-13T10:29:00Z">
              <w:rPr>
                <w:rFonts w:cs="Arial"/>
                <w:i/>
                <w:iCs/>
                <w:szCs w:val="22"/>
                <w:lang w:val="vi-VN"/>
              </w:rPr>
            </w:rPrChange>
          </w:rPr>
          <w:delText>u?</w:delText>
        </w:r>
      </w:del>
    </w:p>
    <w:p w14:paraId="64F652DB" w14:textId="654E6E32" w:rsidR="00EA7631" w:rsidRPr="00D427AB" w:rsidDel="003C6139" w:rsidRDefault="00EA7631">
      <w:pPr>
        <w:rPr>
          <w:del w:id="13707" w:author="An Tran, ACA (BUV)" w:date="2024-09-12T11:07:00Z" w16du:dateUtc="2024-09-12T04:07:00Z"/>
          <w:rFonts w:cs="Arial"/>
          <w:bCs/>
          <w:szCs w:val="22"/>
          <w:u w:val="single"/>
          <w:lang w:val="vi-VN"/>
        </w:rPr>
        <w:pPrChange w:id="1370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709"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3710"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3711"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3712"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3713"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3714"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3715"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3716" w:author="An Tran, ACA (BUV)" w:date="2024-09-13T17:29:00Z" w16du:dateUtc="2024-09-13T10:29:00Z">
              <w:rPr>
                <w:rFonts w:cs="Arial"/>
                <w:bCs/>
                <w:szCs w:val="22"/>
                <w:u w:val="single"/>
                <w:lang w:val="vi-VN"/>
              </w:rPr>
            </w:rPrChange>
          </w:rPr>
          <w:delText>:</w:delText>
        </w:r>
      </w:del>
    </w:p>
    <w:p w14:paraId="1A6F8641" w14:textId="444456B1" w:rsidR="00C1363F" w:rsidRPr="00D427AB" w:rsidDel="003C6139" w:rsidRDefault="00C1363F">
      <w:pPr>
        <w:rPr>
          <w:del w:id="13717" w:author="An Tran, ACA (BUV)" w:date="2024-09-12T11:07:00Z" w16du:dateUtc="2024-09-12T04:07:00Z"/>
          <w:rFonts w:cs="Arial"/>
          <w:szCs w:val="22"/>
        </w:rPr>
        <w:pPrChange w:id="1371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719" w:author="An Tran, ACA (BUV)" w:date="2024-09-12T11:07:00Z" w16du:dateUtc="2024-09-12T04:07:00Z">
        <w:r w:rsidRPr="00863667" w:rsidDel="003C6139">
          <w:rPr>
            <w:rFonts w:ascii="iCiel Avenir LT Std 35 Light" w:hAnsi="iCiel Avenir LT Std 35 Light" w:cs="Arial"/>
            <w:sz w:val="22"/>
            <w:szCs w:val="22"/>
            <w:rPrChange w:id="13720" w:author="An Tran, ACA (BUV)" w:date="2024-09-13T17:29:00Z" w16du:dateUtc="2024-09-13T10:29:00Z">
              <w:rPr>
                <w:rFonts w:cs="Arial"/>
                <w:szCs w:val="22"/>
              </w:rPr>
            </w:rPrChange>
          </w:rPr>
          <w:delText xml:space="preserve">All information about internships and activities offered at BUV </w:delText>
        </w:r>
        <w:r w:rsidR="14857C40" w:rsidRPr="00863667" w:rsidDel="003C6139">
          <w:rPr>
            <w:rFonts w:ascii="iCiel Avenir LT Std 35 Light" w:hAnsi="iCiel Avenir LT Std 35 Light" w:cs="Arial"/>
            <w:sz w:val="22"/>
            <w:szCs w:val="22"/>
            <w:rPrChange w:id="13721" w:author="An Tran, ACA (BUV)" w:date="2024-09-13T17:29:00Z" w16du:dateUtc="2024-09-13T10:29:00Z">
              <w:rPr>
                <w:rFonts w:cs="Arial"/>
                <w:szCs w:val="22"/>
              </w:rPr>
            </w:rPrChange>
          </w:rPr>
          <w:delText>is</w:delText>
        </w:r>
        <w:r w:rsidRPr="00863667" w:rsidDel="003C6139">
          <w:rPr>
            <w:rFonts w:ascii="iCiel Avenir LT Std 35 Light" w:hAnsi="iCiel Avenir LT Std 35 Light" w:cs="Arial"/>
            <w:sz w:val="22"/>
            <w:szCs w:val="22"/>
            <w:rPrChange w:id="13722" w:author="An Tran, ACA (BUV)" w:date="2024-09-13T17:29:00Z" w16du:dateUtc="2024-09-13T10:29:00Z">
              <w:rPr>
                <w:rFonts w:cs="Arial"/>
                <w:szCs w:val="22"/>
              </w:rPr>
            </w:rPrChange>
          </w:rPr>
          <w:delTex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delText>
        </w:r>
      </w:del>
    </w:p>
    <w:p w14:paraId="437E2BFA" w14:textId="7EB3560A" w:rsidR="00C1363F" w:rsidRPr="00863667" w:rsidDel="003C6139" w:rsidRDefault="00C1363F">
      <w:pPr>
        <w:rPr>
          <w:del w:id="13723" w:author="An Tran, ACA (BUV)" w:date="2024-09-12T11:07:00Z" w16du:dateUtc="2024-09-12T04:07:00Z"/>
          <w:rStyle w:val="Hyperlink"/>
          <w:rFonts w:ascii="iCiel Avenir LT Std 35 Light" w:hAnsi="iCiel Avenir LT Std 35 Light" w:cs="Arial"/>
          <w:b/>
          <w:szCs w:val="22"/>
          <w:rPrChange w:id="13724" w:author="An Tran, ACA (BUV)" w:date="2024-09-13T17:29:00Z" w16du:dateUtc="2024-09-13T10:29:00Z">
            <w:rPr>
              <w:del w:id="13725" w:author="An Tran, ACA (BUV)" w:date="2024-09-12T11:07:00Z" w16du:dateUtc="2024-09-12T04:07:00Z"/>
              <w:rStyle w:val="Hyperlink"/>
              <w:rFonts w:ascii="Times New Roman" w:hAnsi="Times New Roman" w:cs="Arial"/>
              <w:b w:val="0"/>
              <w:sz w:val="24"/>
              <w:szCs w:val="22"/>
              <w:lang w:eastAsia="en-GB"/>
            </w:rPr>
          </w:rPrChange>
        </w:rPr>
        <w:pPrChange w:id="1372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727" w:author="An Tran, ACA (BUV)" w:date="2024-09-12T11:07:00Z" w16du:dateUtc="2024-09-12T04:07:00Z">
        <w:r w:rsidRPr="00863667" w:rsidDel="003C6139">
          <w:rPr>
            <w:rFonts w:ascii="iCiel Avenir LT Std 35 Light" w:hAnsi="iCiel Avenir LT Std 35 Light" w:cs="Arial"/>
            <w:sz w:val="22"/>
            <w:szCs w:val="22"/>
            <w:rPrChange w:id="13728" w:author="An Tran, ACA (BUV)" w:date="2024-09-13T17:29:00Z" w16du:dateUtc="2024-09-13T10:29:00Z">
              <w:rPr>
                <w:rFonts w:cs="Arial"/>
                <w:color w:val="0563C1" w:themeColor="hyperlink"/>
                <w:szCs w:val="22"/>
                <w:u w:val="single"/>
              </w:rPr>
            </w:rPrChange>
          </w:rPr>
          <w:delText xml:space="preserve">BUV Career Services: </w:delText>
        </w:r>
        <w:r w:rsidR="003C6139" w:rsidRPr="00863667" w:rsidDel="003C6139">
          <w:rPr>
            <w:rFonts w:ascii="iCiel Avenir LT Std 35 Light" w:hAnsi="iCiel Avenir LT Std 35 Light"/>
            <w:rPrChange w:id="1372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730" w:author="An Tran, ACA (BUV)" w:date="2024-09-13T17:29:00Z" w16du:dateUtc="2024-09-13T10:29:00Z">
              <w:rPr/>
            </w:rPrChange>
          </w:rPr>
          <w:delInstrText>HYPERLINK "https://www.facebook.com/buvcareer"</w:delInstrText>
        </w:r>
        <w:r w:rsidR="003C6139" w:rsidRPr="00B8666B" w:rsidDel="003C6139">
          <w:rPr>
            <w:rFonts w:ascii="iCiel Avenir LT Std 35 Light" w:hAnsi="iCiel Avenir LT Std 35 Light"/>
          </w:rPr>
        </w:r>
        <w:r w:rsidR="003C6139" w:rsidRPr="00863667" w:rsidDel="003C6139">
          <w:rPr>
            <w:rPrChange w:id="13731"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3732" w:author="An Tran, ACA (BUV)" w:date="2024-09-13T17:29:00Z" w16du:dateUtc="2024-09-13T10:29:00Z">
              <w:rPr>
                <w:rStyle w:val="Hyperlink"/>
                <w:rFonts w:cs="Arial"/>
                <w:szCs w:val="22"/>
              </w:rPr>
            </w:rPrChange>
          </w:rPr>
          <w:delText>https://www.facebook.com/buvcareer</w:delText>
        </w:r>
        <w:r w:rsidR="003C6139" w:rsidRPr="00863667" w:rsidDel="003C6139">
          <w:rPr>
            <w:rStyle w:val="Hyperlink"/>
            <w:rFonts w:ascii="iCiel Avenir LT Std 35 Light" w:hAnsi="iCiel Avenir LT Std 35 Light" w:cs="Arial"/>
            <w:sz w:val="22"/>
            <w:szCs w:val="22"/>
            <w:rPrChange w:id="13733" w:author="An Tran, ACA (BUV)" w:date="2024-09-13T17:29:00Z" w16du:dateUtc="2024-09-13T10:29:00Z">
              <w:rPr>
                <w:rStyle w:val="Hyperlink"/>
                <w:rFonts w:cs="Arial"/>
                <w:szCs w:val="22"/>
              </w:rPr>
            </w:rPrChange>
          </w:rPr>
          <w:fldChar w:fldCharType="end"/>
        </w:r>
      </w:del>
    </w:p>
    <w:p w14:paraId="5A69F0C8" w14:textId="2E5B3227" w:rsidR="00C1363F" w:rsidRPr="00863667" w:rsidDel="003C6139" w:rsidRDefault="00C1363F">
      <w:pPr>
        <w:rPr>
          <w:del w:id="13734" w:author="An Tran, ACA (BUV)" w:date="2024-09-12T11:07:00Z" w16du:dateUtc="2024-09-12T04:07:00Z"/>
          <w:rStyle w:val="Hyperlink"/>
          <w:rFonts w:ascii="iCiel Avenir LT Std 35 Light" w:hAnsi="iCiel Avenir LT Std 35 Light" w:cs="Arial"/>
          <w:b/>
          <w:szCs w:val="22"/>
          <w:rPrChange w:id="13735" w:author="An Tran, ACA (BUV)" w:date="2024-09-13T17:29:00Z" w16du:dateUtc="2024-09-13T10:29:00Z">
            <w:rPr>
              <w:del w:id="13736" w:author="An Tran, ACA (BUV)" w:date="2024-09-12T11:07:00Z" w16du:dateUtc="2024-09-12T04:07:00Z"/>
              <w:rStyle w:val="Hyperlink"/>
              <w:rFonts w:ascii="Times New Roman" w:hAnsi="Times New Roman" w:cs="Arial"/>
              <w:b w:val="0"/>
              <w:sz w:val="24"/>
              <w:szCs w:val="22"/>
              <w:lang w:eastAsia="en-GB"/>
            </w:rPr>
          </w:rPrChange>
        </w:rPr>
        <w:pPrChange w:id="13737"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3738" w:name="_Hlk171284251"/>
      <w:del w:id="13739" w:author="An Tran, ACA (BUV)" w:date="2024-09-12T11:07:00Z" w16du:dateUtc="2024-09-12T04:07:00Z">
        <w:r w:rsidRPr="00863667" w:rsidDel="003C6139">
          <w:rPr>
            <w:rFonts w:ascii="iCiel Avenir LT Std 35 Light" w:hAnsi="iCiel Avenir LT Std 35 Light" w:cs="Arial"/>
            <w:sz w:val="22"/>
            <w:szCs w:val="22"/>
            <w:rPrChange w:id="13740" w:author="An Tran, ACA (BUV)" w:date="2024-09-13T17:29:00Z" w16du:dateUtc="2024-09-13T10:29:00Z">
              <w:rPr>
                <w:rFonts w:cs="Arial"/>
                <w:color w:val="0563C1" w:themeColor="hyperlink"/>
                <w:szCs w:val="22"/>
                <w:u w:val="single"/>
              </w:rPr>
            </w:rPrChange>
          </w:rPr>
          <w:delText>BUV Career Center Platform:</w:delText>
        </w:r>
        <w:r w:rsidRPr="00863667" w:rsidDel="003C6139">
          <w:rPr>
            <w:rFonts w:ascii="iCiel Avenir LT Std 35 Light" w:hAnsi="iCiel Avenir LT Std 35 Light" w:cs="Arial"/>
            <w:i/>
            <w:iCs/>
            <w:sz w:val="22"/>
            <w:szCs w:val="22"/>
            <w:rPrChange w:id="13741" w:author="An Tran, ACA (BUV)" w:date="2024-09-13T17:29:00Z" w16du:dateUtc="2024-09-13T10:29:00Z">
              <w:rPr>
                <w:rFonts w:cs="Arial"/>
                <w:i/>
                <w:iCs/>
                <w:szCs w:val="22"/>
              </w:rPr>
            </w:rPrChange>
          </w:rPr>
          <w:delText xml:space="preserve"> </w:delText>
        </w:r>
        <w:r w:rsidR="003C6139" w:rsidRPr="00863667" w:rsidDel="003C6139">
          <w:rPr>
            <w:rFonts w:ascii="iCiel Avenir LT Std 35 Light" w:hAnsi="iCiel Avenir LT Std 35 Light"/>
            <w:rPrChange w:id="13742"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743" w:author="An Tran, ACA (BUV)" w:date="2024-09-13T17:29:00Z" w16du:dateUtc="2024-09-13T10:29:00Z">
              <w:rPr/>
            </w:rPrChange>
          </w:rPr>
          <w:delInstrText>HYPERLINK "https://student.buv.edu.vn/"</w:delInstrText>
        </w:r>
        <w:r w:rsidR="003C6139" w:rsidRPr="00B8666B" w:rsidDel="003C6139">
          <w:rPr>
            <w:rFonts w:ascii="iCiel Avenir LT Std 35 Light" w:hAnsi="iCiel Avenir LT Std 35 Light"/>
          </w:rPr>
        </w:r>
        <w:r w:rsidR="003C6139" w:rsidRPr="00863667" w:rsidDel="003C6139">
          <w:rPr>
            <w:rPrChange w:id="13744" w:author="An Tran, ACA (BUV)" w:date="2024-09-13T17:29:00Z" w16du:dateUtc="2024-09-13T10:29:00Z">
              <w:rPr>
                <w:rStyle w:val="Hyperlink"/>
                <w:rFonts w:cs="Arial"/>
                <w:i/>
                <w:iCs/>
                <w:szCs w:val="22"/>
              </w:rPr>
            </w:rPrChange>
          </w:rPr>
          <w:fldChar w:fldCharType="separate"/>
        </w:r>
        <w:r w:rsidR="003C6139" w:rsidRPr="00863667" w:rsidDel="003C6139">
          <w:rPr>
            <w:rFonts w:ascii="iCiel Avenir LT Std 35 Light" w:hAnsi="iCiel Avenir LT Std 35 Light"/>
            <w:rPrChange w:id="13745"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746" w:author="An Tran, ACA (BUV)" w:date="2024-09-13T17:29:00Z" w16du:dateUtc="2024-09-13T10:29:00Z">
              <w:rPr/>
            </w:rPrChange>
          </w:rPr>
          <w:delInstrText>HYPERLINK "https://buv.careercentre.me/welcome/British-University-Vietnam"</w:delInstrText>
        </w:r>
        <w:r w:rsidR="003C6139" w:rsidRPr="00B8666B" w:rsidDel="003C6139">
          <w:rPr>
            <w:rFonts w:ascii="iCiel Avenir LT Std 35 Light" w:hAnsi="iCiel Avenir LT Std 35 Light"/>
          </w:rPr>
        </w:r>
        <w:r w:rsidR="003C6139" w:rsidRPr="00863667" w:rsidDel="003C6139">
          <w:rPr>
            <w:rPrChange w:id="13747"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3748" w:author="An Tran, ACA (BUV)" w:date="2024-09-13T17:29:00Z" w16du:dateUtc="2024-09-13T10:29:00Z">
              <w:rPr>
                <w:rStyle w:val="Hyperlink"/>
                <w:rFonts w:cs="Arial"/>
                <w:szCs w:val="22"/>
              </w:rPr>
            </w:rPrChange>
          </w:rPr>
          <w:delText>https://buv.careercentre.me/welcome/British-University-Vietnam</w:delText>
        </w:r>
        <w:r w:rsidR="003C6139" w:rsidRPr="00863667" w:rsidDel="003C6139">
          <w:rPr>
            <w:rStyle w:val="Hyperlink"/>
            <w:rFonts w:ascii="iCiel Avenir LT Std 35 Light" w:hAnsi="iCiel Avenir LT Std 35 Light" w:cs="Arial"/>
            <w:sz w:val="22"/>
            <w:szCs w:val="22"/>
            <w:rPrChange w:id="13749" w:author="An Tran, ACA (BUV)" w:date="2024-09-13T17:29:00Z" w16du:dateUtc="2024-09-13T10:29:00Z">
              <w:rPr>
                <w:rStyle w:val="Hyperlink"/>
                <w:rFonts w:cs="Arial"/>
                <w:szCs w:val="22"/>
              </w:rPr>
            </w:rPrChange>
          </w:rPr>
          <w:fldChar w:fldCharType="end"/>
        </w:r>
        <w:r w:rsidRPr="00863667" w:rsidDel="003C6139">
          <w:rPr>
            <w:rStyle w:val="Hyperlink"/>
            <w:rFonts w:ascii="iCiel Avenir LT Std 35 Light" w:hAnsi="iCiel Avenir LT Std 35 Light" w:cs="Arial"/>
            <w:i/>
            <w:iCs/>
            <w:sz w:val="22"/>
            <w:szCs w:val="22"/>
            <w:rPrChange w:id="13750" w:author="An Tran, ACA (BUV)" w:date="2024-09-13T17:29:00Z" w16du:dateUtc="2024-09-13T10:29:00Z">
              <w:rPr>
                <w:rStyle w:val="Hyperlink"/>
                <w:rFonts w:cs="Arial"/>
                <w:i/>
                <w:iCs/>
                <w:szCs w:val="22"/>
              </w:rPr>
            </w:rPrChange>
          </w:rPr>
          <w:delText>/</w:delText>
        </w:r>
        <w:r w:rsidR="003C6139" w:rsidRPr="00863667" w:rsidDel="003C6139">
          <w:rPr>
            <w:rStyle w:val="Hyperlink"/>
            <w:rFonts w:ascii="iCiel Avenir LT Std 35 Light" w:hAnsi="iCiel Avenir LT Std 35 Light" w:cs="Arial"/>
            <w:i/>
            <w:iCs/>
            <w:sz w:val="22"/>
            <w:szCs w:val="22"/>
            <w:rPrChange w:id="13751" w:author="An Tran, ACA (BUV)" w:date="2024-09-13T17:29:00Z" w16du:dateUtc="2024-09-13T10:29:00Z">
              <w:rPr>
                <w:rStyle w:val="Hyperlink"/>
                <w:rFonts w:cs="Arial"/>
                <w:i/>
                <w:iCs/>
                <w:szCs w:val="22"/>
              </w:rPr>
            </w:rPrChange>
          </w:rPr>
          <w:fldChar w:fldCharType="end"/>
        </w:r>
      </w:del>
    </w:p>
    <w:bookmarkEnd w:id="13738"/>
    <w:p w14:paraId="2D471621" w14:textId="1CD0C7BA" w:rsidR="00C1363F" w:rsidRPr="00D427AB" w:rsidDel="003C6139" w:rsidRDefault="00C1363F">
      <w:pPr>
        <w:rPr>
          <w:del w:id="13752" w:author="An Tran, ACA (BUV)" w:date="2024-09-12T11:07:00Z" w16du:dateUtc="2024-09-12T04:07:00Z"/>
          <w:rFonts w:cs="Arial"/>
          <w:szCs w:val="22"/>
        </w:rPr>
        <w:pPrChange w:id="1375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754" w:author="An Tran, ACA (BUV)" w:date="2024-09-12T11:07:00Z" w16du:dateUtc="2024-09-12T04:07:00Z">
        <w:r w:rsidRPr="00863667" w:rsidDel="003C6139">
          <w:rPr>
            <w:rFonts w:ascii="iCiel Avenir LT Std 35 Light" w:hAnsi="iCiel Avenir LT Std 35 Light" w:cs="Arial"/>
            <w:sz w:val="22"/>
            <w:szCs w:val="22"/>
            <w:rPrChange w:id="13755" w:author="An Tran, ACA (BUV)" w:date="2024-09-13T17:29:00Z" w16du:dateUtc="2024-09-13T10:29:00Z">
              <w:rPr>
                <w:rFonts w:cs="Arial"/>
                <w:szCs w:val="22"/>
              </w:rPr>
            </w:rPrChange>
          </w:rPr>
          <w:delText xml:space="preserve">BUV Student Community: </w:delText>
        </w:r>
        <w:r w:rsidR="003C6139" w:rsidRPr="00863667" w:rsidDel="003C6139">
          <w:rPr>
            <w:rFonts w:ascii="iCiel Avenir LT Std 35 Light" w:hAnsi="iCiel Avenir LT Std 35 Light"/>
            <w:rPrChange w:id="1375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757" w:author="An Tran, ACA (BUV)" w:date="2024-09-13T17:29:00Z" w16du:dateUtc="2024-09-13T10:29:00Z">
              <w:rPr/>
            </w:rPrChange>
          </w:rPr>
          <w:delInstrText>HYPERLINK "https://www.facebook.com/buvstudentcommunity"</w:delInstrText>
        </w:r>
        <w:r w:rsidR="003C6139" w:rsidRPr="00B8666B" w:rsidDel="003C6139">
          <w:rPr>
            <w:rFonts w:ascii="iCiel Avenir LT Std 35 Light" w:hAnsi="iCiel Avenir LT Std 35 Light"/>
          </w:rPr>
        </w:r>
        <w:r w:rsidR="003C6139" w:rsidRPr="00863667" w:rsidDel="003C6139">
          <w:rPr>
            <w:rPrChange w:id="13758"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3759" w:author="An Tran, ACA (BUV)" w:date="2024-09-13T17:29:00Z" w16du:dateUtc="2024-09-13T10:29:00Z">
              <w:rPr>
                <w:rStyle w:val="Hyperlink"/>
                <w:rFonts w:cs="Arial"/>
                <w:szCs w:val="22"/>
              </w:rPr>
            </w:rPrChange>
          </w:rPr>
          <w:delText>https://www.facebook.com/buvstudentcommunity</w:delText>
        </w:r>
        <w:r w:rsidR="003C6139" w:rsidRPr="00863667" w:rsidDel="003C6139">
          <w:rPr>
            <w:rStyle w:val="Hyperlink"/>
            <w:rFonts w:ascii="iCiel Avenir LT Std 35 Light" w:hAnsi="iCiel Avenir LT Std 35 Light" w:cs="Arial"/>
            <w:sz w:val="22"/>
            <w:szCs w:val="22"/>
            <w:rPrChange w:id="13760"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3761" w:author="An Tran, ACA (BUV)" w:date="2024-09-13T17:29:00Z" w16du:dateUtc="2024-09-13T10:29:00Z">
              <w:rPr>
                <w:rFonts w:cs="Arial"/>
                <w:szCs w:val="22"/>
              </w:rPr>
            </w:rPrChange>
          </w:rPr>
          <w:delText xml:space="preserve"> </w:delText>
        </w:r>
      </w:del>
    </w:p>
    <w:p w14:paraId="1B28B1EE" w14:textId="3D5DB08B" w:rsidR="00C1363F" w:rsidRPr="00D427AB" w:rsidDel="003C6139" w:rsidRDefault="00C1363F">
      <w:pPr>
        <w:rPr>
          <w:del w:id="13762" w:author="An Tran, ACA (BUV)" w:date="2024-09-12T11:07:00Z" w16du:dateUtc="2024-09-12T04:07:00Z"/>
          <w:rFonts w:cs="Arial"/>
          <w:szCs w:val="22"/>
        </w:rPr>
        <w:pPrChange w:id="1376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764" w:author="An Tran, ACA (BUV)" w:date="2024-09-12T11:07:00Z" w16du:dateUtc="2024-09-12T04:07:00Z">
        <w:r w:rsidRPr="00863667" w:rsidDel="003C6139">
          <w:rPr>
            <w:rFonts w:ascii="iCiel Avenir LT Std 35 Light" w:hAnsi="iCiel Avenir LT Std 35 Light" w:cs="Arial"/>
            <w:sz w:val="22"/>
            <w:szCs w:val="22"/>
            <w:rPrChange w:id="13765" w:author="An Tran, ACA (BUV)" w:date="2024-09-13T17:29:00Z" w16du:dateUtc="2024-09-13T10:29:00Z">
              <w:rPr>
                <w:rFonts w:cs="Arial"/>
                <w:szCs w:val="22"/>
              </w:rPr>
            </w:rPrChange>
          </w:rPr>
          <w:delText xml:space="preserve">BUV Student Life: </w:delText>
        </w:r>
        <w:r w:rsidR="003C6139" w:rsidRPr="00863667" w:rsidDel="003C6139">
          <w:rPr>
            <w:rFonts w:ascii="iCiel Avenir LT Std 35 Light" w:hAnsi="iCiel Avenir LT Std 35 Light"/>
            <w:rPrChange w:id="1376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767" w:author="An Tran, ACA (BUV)" w:date="2024-09-13T17:29:00Z" w16du:dateUtc="2024-09-13T10:29:00Z">
              <w:rPr/>
            </w:rPrChange>
          </w:rPr>
          <w:delInstrText>HYPERLINK "https://www.facebook.com/buvstudentlife"</w:delInstrText>
        </w:r>
        <w:r w:rsidR="003C6139" w:rsidRPr="00B8666B" w:rsidDel="003C6139">
          <w:rPr>
            <w:rFonts w:ascii="iCiel Avenir LT Std 35 Light" w:hAnsi="iCiel Avenir LT Std 35 Light"/>
          </w:rPr>
        </w:r>
        <w:r w:rsidR="003C6139" w:rsidRPr="00863667" w:rsidDel="003C6139">
          <w:rPr>
            <w:rPrChange w:id="13768"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3769" w:author="An Tran, ACA (BUV)" w:date="2024-09-13T17:29:00Z" w16du:dateUtc="2024-09-13T10:29:00Z">
              <w:rPr>
                <w:rStyle w:val="Hyperlink"/>
                <w:rFonts w:cs="Arial"/>
                <w:szCs w:val="22"/>
              </w:rPr>
            </w:rPrChange>
          </w:rPr>
          <w:delText>https://www.facebook.com/buvstudentlife</w:delText>
        </w:r>
        <w:r w:rsidR="003C6139" w:rsidRPr="00863667" w:rsidDel="003C6139">
          <w:rPr>
            <w:rStyle w:val="Hyperlink"/>
            <w:rFonts w:ascii="iCiel Avenir LT Std 35 Light" w:hAnsi="iCiel Avenir LT Std 35 Light" w:cs="Arial"/>
            <w:sz w:val="22"/>
            <w:szCs w:val="22"/>
            <w:rPrChange w:id="13770"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3771" w:author="An Tran, ACA (BUV)" w:date="2024-09-13T17:29:00Z" w16du:dateUtc="2024-09-13T10:29:00Z">
              <w:rPr>
                <w:rFonts w:cs="Arial"/>
                <w:szCs w:val="22"/>
              </w:rPr>
            </w:rPrChange>
          </w:rPr>
          <w:delText xml:space="preserve"> </w:delText>
        </w:r>
      </w:del>
    </w:p>
    <w:p w14:paraId="033EA4F2" w14:textId="516B90FF" w:rsidR="00C1363F" w:rsidRPr="00D427AB" w:rsidDel="003C6139" w:rsidRDefault="00C1363F">
      <w:pPr>
        <w:rPr>
          <w:del w:id="13772" w:author="An Tran, ACA (BUV)" w:date="2024-09-12T11:07:00Z" w16du:dateUtc="2024-09-12T04:07:00Z"/>
          <w:rFonts w:cs="Arial"/>
          <w:szCs w:val="22"/>
        </w:rPr>
        <w:pPrChange w:id="1377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774" w:author="An Tran, ACA (BUV)" w:date="2024-09-12T11:07:00Z" w16du:dateUtc="2024-09-12T04:07:00Z">
        <w:r w:rsidRPr="00863667" w:rsidDel="003C6139">
          <w:rPr>
            <w:rFonts w:ascii="iCiel Avenir LT Std 35 Light" w:hAnsi="iCiel Avenir LT Std 35 Light" w:cs="Arial"/>
            <w:sz w:val="22"/>
            <w:szCs w:val="22"/>
            <w:rPrChange w:id="13775" w:author="An Tran, ACA (BUV)" w:date="2024-09-13T17:29:00Z" w16du:dateUtc="2024-09-13T10:29:00Z">
              <w:rPr>
                <w:rFonts w:cs="Arial"/>
                <w:szCs w:val="22"/>
              </w:rPr>
            </w:rPrChange>
          </w:rPr>
          <w:delText xml:space="preserve">BUV Student Wellbeing: </w:delText>
        </w:r>
        <w:r w:rsidR="003C6139" w:rsidRPr="00863667" w:rsidDel="003C6139">
          <w:rPr>
            <w:rFonts w:ascii="iCiel Avenir LT Std 35 Light" w:hAnsi="iCiel Avenir LT Std 35 Light"/>
            <w:rPrChange w:id="1377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777" w:author="An Tran, ACA (BUV)" w:date="2024-09-13T17:29:00Z" w16du:dateUtc="2024-09-13T10:29:00Z">
              <w:rPr/>
            </w:rPrChange>
          </w:rPr>
          <w:delInstrText>HYPERLINK "https://www.facebook.com/BUVstudentWELLBEING"</w:delInstrText>
        </w:r>
        <w:r w:rsidR="003C6139" w:rsidRPr="00B8666B" w:rsidDel="003C6139">
          <w:rPr>
            <w:rFonts w:ascii="iCiel Avenir LT Std 35 Light" w:hAnsi="iCiel Avenir LT Std 35 Light"/>
          </w:rPr>
        </w:r>
        <w:r w:rsidR="003C6139" w:rsidRPr="00863667" w:rsidDel="003C6139">
          <w:rPr>
            <w:rPrChange w:id="13778"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3779" w:author="An Tran, ACA (BUV)" w:date="2024-09-13T17:29:00Z" w16du:dateUtc="2024-09-13T10:29:00Z">
              <w:rPr>
                <w:rStyle w:val="Hyperlink"/>
                <w:rFonts w:cs="Arial"/>
                <w:szCs w:val="22"/>
              </w:rPr>
            </w:rPrChange>
          </w:rPr>
          <w:delText>https://www.facebook.com/BUVstudentWELLBEING</w:delText>
        </w:r>
        <w:r w:rsidR="003C6139" w:rsidRPr="00863667" w:rsidDel="003C6139">
          <w:rPr>
            <w:rStyle w:val="Hyperlink"/>
            <w:rFonts w:ascii="iCiel Avenir LT Std 35 Light" w:hAnsi="iCiel Avenir LT Std 35 Light" w:cs="Arial"/>
            <w:sz w:val="22"/>
            <w:szCs w:val="22"/>
            <w:rPrChange w:id="13780" w:author="An Tran, ACA (BUV)" w:date="2024-09-13T17:29:00Z" w16du:dateUtc="2024-09-13T10:29:00Z">
              <w:rPr>
                <w:rStyle w:val="Hyperlink"/>
                <w:rFonts w:cs="Arial"/>
                <w:szCs w:val="22"/>
              </w:rPr>
            </w:rPrChange>
          </w:rPr>
          <w:fldChar w:fldCharType="end"/>
        </w:r>
      </w:del>
    </w:p>
    <w:p w14:paraId="154A9535" w14:textId="29FD9E3B" w:rsidR="00C1363F" w:rsidRPr="00D427AB" w:rsidDel="003C6139" w:rsidRDefault="00C1363F">
      <w:pPr>
        <w:rPr>
          <w:del w:id="13781" w:author="An Tran, ACA (BUV)" w:date="2024-09-12T11:07:00Z" w16du:dateUtc="2024-09-12T04:07:00Z"/>
          <w:rFonts w:cs="Arial"/>
          <w:szCs w:val="22"/>
        </w:rPr>
        <w:pPrChange w:id="1378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783" w:author="An Tran, ACA (BUV)" w:date="2024-09-12T11:07:00Z" w16du:dateUtc="2024-09-12T04:07:00Z">
        <w:r w:rsidRPr="00863667" w:rsidDel="003C6139">
          <w:rPr>
            <w:rFonts w:ascii="iCiel Avenir LT Std 35 Light" w:hAnsi="iCiel Avenir LT Std 35 Light" w:cs="Arial"/>
            <w:sz w:val="22"/>
            <w:szCs w:val="22"/>
            <w:rPrChange w:id="13784" w:author="An Tran, ACA (BUV)" w:date="2024-09-13T17:29:00Z" w16du:dateUtc="2024-09-13T10:29:00Z">
              <w:rPr>
                <w:rFonts w:cs="Arial"/>
                <w:szCs w:val="22"/>
              </w:rPr>
            </w:rPrChange>
          </w:rPr>
          <w:delText xml:space="preserve">Every month, the Student Engagement Department also sends out a newsletter to keep parents updated </w:delText>
        </w:r>
        <w:r w:rsidR="005358E3" w:rsidRPr="00863667" w:rsidDel="003C6139">
          <w:rPr>
            <w:rFonts w:ascii="iCiel Avenir LT Std 35 Light" w:hAnsi="iCiel Avenir LT Std 35 Light" w:cs="Arial"/>
            <w:sz w:val="22"/>
            <w:szCs w:val="22"/>
            <w:rPrChange w:id="13785" w:author="An Tran, ACA (BUV)" w:date="2024-09-13T17:29:00Z" w16du:dateUtc="2024-09-13T10:29:00Z">
              <w:rPr>
                <w:rFonts w:cs="Arial"/>
                <w:szCs w:val="22"/>
              </w:rPr>
            </w:rPrChange>
          </w:rPr>
          <w:delText>on</w:delText>
        </w:r>
        <w:r w:rsidRPr="00863667" w:rsidDel="003C6139">
          <w:rPr>
            <w:rFonts w:ascii="iCiel Avenir LT Std 35 Light" w:hAnsi="iCiel Avenir LT Std 35 Light" w:cs="Arial"/>
            <w:sz w:val="22"/>
            <w:szCs w:val="22"/>
            <w:rPrChange w:id="13786" w:author="An Tran, ACA (BUV)" w:date="2024-09-13T17:29:00Z" w16du:dateUtc="2024-09-13T10:29:00Z">
              <w:rPr>
                <w:rFonts w:cs="Arial"/>
                <w:szCs w:val="22"/>
              </w:rPr>
            </w:rPrChange>
          </w:rPr>
          <w:delText xml:space="preserve"> what is happening at BUV and important information. If parents would like to be included in the monthly newsletter updates, please make sure you provide us with your email address to Student Information Office at </w:delText>
        </w:r>
        <w:r w:rsidR="003C6139" w:rsidRPr="00863667" w:rsidDel="003C6139">
          <w:rPr>
            <w:rFonts w:ascii="iCiel Avenir LT Std 35 Light" w:hAnsi="iCiel Avenir LT Std 35 Light"/>
            <w:rPrChange w:id="1378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788" w:author="An Tran, ACA (BUV)" w:date="2024-09-13T17:29:00Z" w16du:dateUtc="2024-09-13T10:29:00Z">
              <w:rPr/>
            </w:rPrChange>
          </w:rPr>
          <w:delInstrText>HYPERLINK "mailto:studentservice@buv.edu.vn"</w:delInstrText>
        </w:r>
        <w:r w:rsidR="003C6139" w:rsidRPr="00B8666B" w:rsidDel="003C6139">
          <w:rPr>
            <w:rFonts w:ascii="iCiel Avenir LT Std 35 Light" w:hAnsi="iCiel Avenir LT Std 35 Light"/>
          </w:rPr>
        </w:r>
        <w:r w:rsidR="003C6139" w:rsidRPr="00863667" w:rsidDel="003C6139">
          <w:rPr>
            <w:rPrChange w:id="13789"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3790" w:author="An Tran, ACA (BUV)" w:date="2024-09-13T17:29:00Z" w16du:dateUtc="2024-09-13T10:29:00Z">
              <w:rPr>
                <w:rStyle w:val="Hyperlink"/>
                <w:rFonts w:cs="Arial"/>
                <w:szCs w:val="22"/>
              </w:rPr>
            </w:rPrChange>
          </w:rPr>
          <w:delText>studentservice@buv.edu.vn</w:delText>
        </w:r>
        <w:r w:rsidR="003C6139" w:rsidRPr="00863667" w:rsidDel="003C6139">
          <w:rPr>
            <w:rStyle w:val="Hyperlink"/>
            <w:rFonts w:ascii="iCiel Avenir LT Std 35 Light" w:hAnsi="iCiel Avenir LT Std 35 Light" w:cs="Arial"/>
            <w:sz w:val="22"/>
            <w:szCs w:val="22"/>
            <w:rPrChange w:id="13791"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3792" w:author="An Tran, ACA (BUV)" w:date="2024-09-13T17:29:00Z" w16du:dateUtc="2024-09-13T10:29:00Z">
              <w:rPr>
                <w:rFonts w:cs="Arial"/>
                <w:szCs w:val="22"/>
              </w:rPr>
            </w:rPrChange>
          </w:rPr>
          <w:delText xml:space="preserve"> to receive our updates and other information.</w:delText>
        </w:r>
      </w:del>
    </w:p>
    <w:p w14:paraId="694ADC0F" w14:textId="1305BC97" w:rsidR="00C1363F" w:rsidRPr="00D427AB" w:rsidDel="003C6139" w:rsidRDefault="00C1363F">
      <w:pPr>
        <w:rPr>
          <w:del w:id="13793" w:author="An Tran, ACA (BUV)" w:date="2024-09-12T11:07:00Z" w16du:dateUtc="2024-09-12T04:07:00Z"/>
          <w:rFonts w:cs="Arial"/>
          <w:szCs w:val="22"/>
        </w:rPr>
        <w:pPrChange w:id="1379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795" w:author="An Tran, ACA (BUV)" w:date="2024-09-12T11:07:00Z" w16du:dateUtc="2024-09-12T04:07:00Z">
        <w:r w:rsidRPr="00863667" w:rsidDel="003C6139">
          <w:rPr>
            <w:rFonts w:ascii="iCiel Avenir LT Std 35 Light" w:hAnsi="iCiel Avenir LT Std 35 Light" w:cs="Arial"/>
            <w:sz w:val="22"/>
            <w:szCs w:val="22"/>
            <w:rPrChange w:id="13796" w:author="An Tran, ACA (BUV)" w:date="2024-09-13T17:29:00Z" w16du:dateUtc="2024-09-13T10:29:00Z">
              <w:rPr>
                <w:rFonts w:cs="Arial"/>
                <w:szCs w:val="22"/>
              </w:rPr>
            </w:rPrChange>
          </w:rPr>
          <w:delText xml:space="preserve">In addition, all information about Student Engagement can be found on Canvas at "Course" named as "Student Engagement": </w:delText>
        </w:r>
        <w:r w:rsidR="003C6139" w:rsidRPr="00863667" w:rsidDel="003C6139">
          <w:rPr>
            <w:rFonts w:ascii="iCiel Avenir LT Std 35 Light" w:hAnsi="iCiel Avenir LT Std 35 Light"/>
            <w:rPrChange w:id="1379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798" w:author="An Tran, ACA (BUV)" w:date="2024-09-13T17:29:00Z" w16du:dateUtc="2024-09-13T10:29:00Z">
              <w:rPr/>
            </w:rPrChange>
          </w:rPr>
          <w:delInstrText>HYPERLINK "https://buv.instructure.com/courses/334"</w:delInstrText>
        </w:r>
        <w:r w:rsidR="003C6139" w:rsidRPr="00B8666B" w:rsidDel="003C6139">
          <w:rPr>
            <w:rFonts w:ascii="iCiel Avenir LT Std 35 Light" w:hAnsi="iCiel Avenir LT Std 35 Light"/>
          </w:rPr>
        </w:r>
        <w:r w:rsidR="003C6139" w:rsidRPr="00863667" w:rsidDel="003C6139">
          <w:rPr>
            <w:rPrChange w:id="13799"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3800" w:author="An Tran, ACA (BUV)" w:date="2024-09-13T17:29:00Z" w16du:dateUtc="2024-09-13T10:29:00Z">
              <w:rPr>
                <w:rStyle w:val="Hyperlink"/>
                <w:rFonts w:cs="Arial"/>
                <w:szCs w:val="22"/>
              </w:rPr>
            </w:rPrChange>
          </w:rPr>
          <w:delText>https://buv.instructure.com/courses/334</w:delText>
        </w:r>
        <w:r w:rsidR="003C6139" w:rsidRPr="00863667" w:rsidDel="003C6139">
          <w:rPr>
            <w:rStyle w:val="Hyperlink"/>
            <w:rFonts w:ascii="iCiel Avenir LT Std 35 Light" w:hAnsi="iCiel Avenir LT Std 35 Light" w:cs="Arial"/>
            <w:sz w:val="22"/>
            <w:szCs w:val="22"/>
            <w:rPrChange w:id="13801"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3802" w:author="An Tran, ACA (BUV)" w:date="2024-09-13T17:29:00Z" w16du:dateUtc="2024-09-13T10:29:00Z">
              <w:rPr>
                <w:rFonts w:cs="Arial"/>
                <w:szCs w:val="22"/>
              </w:rPr>
            </w:rPrChange>
          </w:rPr>
          <w:delText xml:space="preserve"> . </w:delText>
        </w:r>
      </w:del>
    </w:p>
    <w:p w14:paraId="77E91911" w14:textId="23943B7C" w:rsidR="00C1363F" w:rsidRPr="00D427AB" w:rsidDel="003C6139" w:rsidRDefault="00C1363F">
      <w:pPr>
        <w:rPr>
          <w:del w:id="13803" w:author="An Tran, ACA (BUV)" w:date="2024-09-12T11:07:00Z" w16du:dateUtc="2024-09-12T04:07:00Z"/>
          <w:rFonts w:cs="Arial"/>
          <w:szCs w:val="22"/>
        </w:rPr>
        <w:pPrChange w:id="1380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805" w:author="An Tran, ACA (BUV)" w:date="2024-09-12T11:07:00Z" w16du:dateUtc="2024-09-12T04:07:00Z">
        <w:r w:rsidRPr="00863667" w:rsidDel="003C6139">
          <w:rPr>
            <w:rFonts w:ascii="iCiel Avenir LT Std 35 Light" w:hAnsi="iCiel Avenir LT Std 35 Light" w:cs="Arial"/>
            <w:sz w:val="22"/>
            <w:szCs w:val="22"/>
            <w:rPrChange w:id="13806" w:author="An Tran, ACA (BUV)" w:date="2024-09-13T17:29:00Z" w16du:dateUtc="2024-09-13T10:29:00Z">
              <w:rPr>
                <w:rFonts w:cs="Arial"/>
                <w:szCs w:val="22"/>
              </w:rPr>
            </w:rPrChange>
          </w:rPr>
          <w:delText>You can also access the “Event Calendar” to see all BUV events and activities, from student clubs and societies' events, career workshops, training, tea-talk, well-being sessions to other special events.</w:delText>
        </w:r>
      </w:del>
    </w:p>
    <w:p w14:paraId="4473976A" w14:textId="5921E7F2" w:rsidR="00C1363F" w:rsidRPr="00D427AB" w:rsidDel="003C6139" w:rsidRDefault="00C1363F">
      <w:pPr>
        <w:rPr>
          <w:del w:id="13807" w:author="An Tran, ACA (BUV)" w:date="2024-09-12T11:07:00Z" w16du:dateUtc="2024-09-12T04:07:00Z"/>
          <w:rFonts w:cs="Arial"/>
          <w:i/>
          <w:iCs/>
          <w:szCs w:val="22"/>
        </w:rPr>
        <w:pPrChange w:id="1380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809" w:author="An Tran, ACA (BUV)" w:date="2024-09-12T11:07:00Z" w16du:dateUtc="2024-09-12T04:07:00Z">
        <w:r w:rsidRPr="00863667" w:rsidDel="003C6139">
          <w:rPr>
            <w:rFonts w:ascii="iCiel Avenir LT Std 35 Light" w:hAnsi="iCiel Avenir LT Std 35 Light" w:cs="Arial"/>
            <w:i/>
            <w:iCs/>
            <w:sz w:val="22"/>
            <w:szCs w:val="22"/>
            <w:rPrChange w:id="13810" w:author="An Tran, ACA (BUV)" w:date="2024-09-13T17:29:00Z" w16du:dateUtc="2024-09-13T10:29:00Z">
              <w:rPr>
                <w:rFonts w:cs="Arial"/>
                <w:i/>
                <w:iCs/>
                <w:szCs w:val="22"/>
              </w:rPr>
            </w:rPrChange>
          </w:rPr>
          <w:delText>T</w:delText>
        </w:r>
        <w:r w:rsidRPr="00863667" w:rsidDel="003C6139">
          <w:rPr>
            <w:rFonts w:ascii="iCiel Avenir LT Std 35 Light" w:hAnsi="iCiel Avenir LT Std 35 Light" w:cs="Calibri"/>
            <w:i/>
            <w:iCs/>
            <w:sz w:val="22"/>
            <w:szCs w:val="22"/>
            <w:rPrChange w:id="13811"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3812" w:author="An Tran, ACA (BUV)" w:date="2024-09-13T17:29:00Z" w16du:dateUtc="2024-09-13T10:29:00Z">
              <w:rPr>
                <w:rFonts w:cs="Arial"/>
                <w:i/>
                <w:iCs/>
                <w:szCs w:val="22"/>
              </w:rPr>
            </w:rPrChange>
          </w:rPr>
          <w:delText>t c</w:delText>
        </w:r>
        <w:r w:rsidRPr="00863667" w:rsidDel="003C6139">
          <w:rPr>
            <w:rFonts w:ascii="iCiel Avenir LT Std 35 Light" w:hAnsi="iCiel Avenir LT Std 35 Light" w:cs="Calibri"/>
            <w:i/>
            <w:iCs/>
            <w:sz w:val="22"/>
            <w:szCs w:val="22"/>
            <w:rPrChange w:id="13813"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3814"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Avenir Next LT Pro"/>
            <w:i/>
            <w:iCs/>
            <w:sz w:val="22"/>
            <w:szCs w:val="22"/>
            <w:rPrChange w:id="13815"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3816" w:author="An Tran, ACA (BUV)" w:date="2024-09-13T17:29:00Z" w16du:dateUtc="2024-09-13T10:29:00Z">
              <w:rPr>
                <w:rFonts w:cs="Arial"/>
                <w:i/>
                <w:iCs/>
                <w:szCs w:val="22"/>
              </w:rPr>
            </w:rPrChange>
          </w:rPr>
          <w:delText>ng tin v</w:delText>
        </w:r>
        <w:r w:rsidRPr="00863667" w:rsidDel="003C6139">
          <w:rPr>
            <w:rFonts w:ascii="iCiel Avenir LT Std 35 Light" w:hAnsi="iCiel Avenir LT Std 35 Light" w:cs="Calibri"/>
            <w:i/>
            <w:iCs/>
            <w:sz w:val="22"/>
            <w:szCs w:val="22"/>
            <w:rPrChange w:id="13817"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3818"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3819"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3820"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3821"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822"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3823"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3824"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3825"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3826" w:author="An Tran, ACA (BUV)" w:date="2024-09-13T17:29:00Z" w16du:dateUtc="2024-09-13T10:29:00Z">
              <w:rPr>
                <w:rFonts w:cs="Arial"/>
                <w:i/>
                <w:iCs/>
                <w:szCs w:val="22"/>
              </w:rPr>
            </w:rPrChange>
          </w:rPr>
          <w:delText>p v</w:delText>
        </w:r>
        <w:r w:rsidRPr="00863667" w:rsidDel="003C6139">
          <w:rPr>
            <w:rFonts w:ascii="iCiel Avenir LT Std 35 Light" w:hAnsi="iCiel Avenir LT Std 35 Light" w:cs="Avenir Next LT Pro"/>
            <w:i/>
            <w:iCs/>
            <w:sz w:val="22"/>
            <w:szCs w:val="22"/>
            <w:rPrChange w:id="13827"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828"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382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830" w:author="An Tran, ACA (BUV)" w:date="2024-09-13T17:29:00Z" w16du:dateUtc="2024-09-13T10:29:00Z">
              <w:rPr>
                <w:rFonts w:cs="Arial"/>
                <w:i/>
                <w:iCs/>
                <w:szCs w:val="22"/>
              </w:rPr>
            </w:rPrChange>
          </w:rPr>
          <w:delText>c ho</w:delText>
        </w:r>
        <w:r w:rsidRPr="00863667" w:rsidDel="003C6139">
          <w:rPr>
            <w:rFonts w:ascii="iCiel Avenir LT Std 35 Light" w:hAnsi="iCiel Avenir LT Std 35 Light" w:cs="Calibri"/>
            <w:i/>
            <w:iCs/>
            <w:sz w:val="22"/>
            <w:szCs w:val="22"/>
            <w:rPrChange w:id="13831"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832"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Calibri"/>
            <w:i/>
            <w:iCs/>
            <w:sz w:val="22"/>
            <w:szCs w:val="22"/>
            <w:rPrChange w:id="13833" w:author="An Tran, ACA (BUV)" w:date="2024-09-13T17:29:00Z" w16du:dateUtc="2024-09-13T10:29:00Z">
              <w:rPr>
                <w:rFonts w:cs="Calibri"/>
                <w:i/>
                <w:iCs/>
                <w:szCs w:val="22"/>
              </w:rPr>
            </w:rPrChange>
          </w:rPr>
          <w:delText>độ</w:delText>
        </w:r>
        <w:r w:rsidRPr="00863667" w:rsidDel="003C6139">
          <w:rPr>
            <w:rFonts w:ascii="iCiel Avenir LT Std 35 Light" w:hAnsi="iCiel Avenir LT Std 35 Light" w:cs="Arial"/>
            <w:i/>
            <w:iCs/>
            <w:sz w:val="22"/>
            <w:szCs w:val="22"/>
            <w:rPrChange w:id="13834" w:author="An Tran, ACA (BUV)" w:date="2024-09-13T17:29:00Z" w16du:dateUtc="2024-09-13T10:29:00Z">
              <w:rPr>
                <w:rFonts w:cs="Arial"/>
                <w:i/>
                <w:iCs/>
                <w:szCs w:val="22"/>
              </w:rPr>
            </w:rPrChange>
          </w:rPr>
          <w:delText>ng ngo</w:delText>
        </w:r>
        <w:r w:rsidRPr="00863667" w:rsidDel="003C6139">
          <w:rPr>
            <w:rFonts w:ascii="iCiel Avenir LT Std 35 Light" w:hAnsi="iCiel Avenir LT Std 35 Light" w:cs="Calibri"/>
            <w:i/>
            <w:iCs/>
            <w:sz w:val="22"/>
            <w:szCs w:val="22"/>
            <w:rPrChange w:id="13835"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836" w:author="An Tran, ACA (BUV)" w:date="2024-09-13T17:29:00Z" w16du:dateUtc="2024-09-13T10:29:00Z">
              <w:rPr>
                <w:rFonts w:cs="Arial"/>
                <w:i/>
                <w:iCs/>
                <w:szCs w:val="22"/>
              </w:rPr>
            </w:rPrChange>
          </w:rPr>
          <w:delText>i kh</w:delText>
        </w:r>
        <w:r w:rsidRPr="00863667" w:rsidDel="003C6139">
          <w:rPr>
            <w:rFonts w:ascii="iCiel Avenir LT Std 35 Light" w:hAnsi="iCiel Avenir LT Std 35 Light" w:cs="Avenir Next LT Pro"/>
            <w:i/>
            <w:iCs/>
            <w:sz w:val="22"/>
            <w:szCs w:val="22"/>
            <w:rPrChange w:id="13837"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838" w:author="An Tran, ACA (BUV)" w:date="2024-09-13T17:29:00Z" w16du:dateUtc="2024-09-13T10:29:00Z">
              <w:rPr>
                <w:rFonts w:cs="Arial"/>
                <w:i/>
                <w:iCs/>
                <w:szCs w:val="22"/>
              </w:rPr>
            </w:rPrChange>
          </w:rPr>
          <w:delText>a s</w:delText>
        </w:r>
        <w:r w:rsidRPr="00863667" w:rsidDel="003C6139">
          <w:rPr>
            <w:rFonts w:ascii="iCiel Avenir LT Std 35 Light" w:hAnsi="iCiel Avenir LT Std 35 Light" w:cs="Calibri"/>
            <w:i/>
            <w:iCs/>
            <w:sz w:val="22"/>
            <w:szCs w:val="22"/>
            <w:rPrChange w:id="13839" w:author="An Tran, ACA (BUV)" w:date="2024-09-13T17:29:00Z" w16du:dateUtc="2024-09-13T10:29:00Z">
              <w:rPr>
                <w:rFonts w:cs="Calibri"/>
                <w:i/>
                <w:iCs/>
                <w:szCs w:val="22"/>
              </w:rPr>
            </w:rPrChange>
          </w:rPr>
          <w:delText>ẽ</w:delText>
        </w:r>
        <w:r w:rsidRPr="00863667" w:rsidDel="003C6139">
          <w:rPr>
            <w:rFonts w:ascii="iCiel Avenir LT Std 35 Light" w:hAnsi="iCiel Avenir LT Std 35 Light" w:cs="Arial"/>
            <w:i/>
            <w:iCs/>
            <w:sz w:val="22"/>
            <w:szCs w:val="22"/>
            <w:rPrChange w:id="13840"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3841" w:author="An Tran, ACA (BUV)" w:date="2024-09-13T17:29:00Z" w16du:dateUtc="2024-09-13T10:29:00Z">
              <w:rPr>
                <w:rFonts w:cs="Calibri"/>
                <w:i/>
                <w:iCs/>
                <w:szCs w:val="22"/>
              </w:rPr>
            </w:rPrChange>
          </w:rPr>
          <w:delText>đượ</w:delText>
        </w:r>
        <w:r w:rsidRPr="00863667" w:rsidDel="003C6139">
          <w:rPr>
            <w:rFonts w:ascii="iCiel Avenir LT Std 35 Light" w:hAnsi="iCiel Avenir LT Std 35 Light" w:cs="Arial"/>
            <w:i/>
            <w:iCs/>
            <w:sz w:val="22"/>
            <w:szCs w:val="22"/>
            <w:rPrChange w:id="13842" w:author="An Tran, ACA (BUV)" w:date="2024-09-13T17:29:00Z" w16du:dateUtc="2024-09-13T10:29:00Z">
              <w:rPr>
                <w:rFonts w:cs="Arial"/>
                <w:i/>
                <w:iCs/>
                <w:szCs w:val="22"/>
              </w:rPr>
            </w:rPrChange>
          </w:rPr>
          <w:delText>c chia s</w:delText>
        </w:r>
        <w:r w:rsidRPr="00863667" w:rsidDel="003C6139">
          <w:rPr>
            <w:rFonts w:ascii="iCiel Avenir LT Std 35 Light" w:hAnsi="iCiel Avenir LT Std 35 Light" w:cs="Calibri"/>
            <w:i/>
            <w:iCs/>
            <w:sz w:val="22"/>
            <w:szCs w:val="22"/>
            <w:rPrChange w:id="13843" w:author="An Tran, ACA (BUV)" w:date="2024-09-13T17:29:00Z" w16du:dateUtc="2024-09-13T10:29:00Z">
              <w:rPr>
                <w:rFonts w:cs="Calibri"/>
                <w:i/>
                <w:iCs/>
                <w:szCs w:val="22"/>
              </w:rPr>
            </w:rPrChange>
          </w:rPr>
          <w:delText>ẻ</w:delText>
        </w:r>
        <w:r w:rsidRPr="00863667" w:rsidDel="003C6139">
          <w:rPr>
            <w:rFonts w:ascii="iCiel Avenir LT Std 35 Light" w:hAnsi="iCiel Avenir LT Std 35 Light" w:cs="Arial"/>
            <w:i/>
            <w:iCs/>
            <w:sz w:val="22"/>
            <w:szCs w:val="22"/>
            <w:rPrChange w:id="13844"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3845"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3846" w:author="An Tran, ACA (BUV)" w:date="2024-09-13T17:29:00Z" w16du:dateUtc="2024-09-13T10:29:00Z">
              <w:rPr>
                <w:rFonts w:cs="Arial"/>
                <w:i/>
                <w:iCs/>
                <w:szCs w:val="22"/>
              </w:rPr>
            </w:rPrChange>
          </w:rPr>
          <w:delText>ng xuy</w:delText>
        </w:r>
        <w:r w:rsidRPr="00863667" w:rsidDel="003C6139">
          <w:rPr>
            <w:rFonts w:ascii="iCiel Avenir LT Std 35 Light" w:hAnsi="iCiel Avenir LT Std 35 Light" w:cs="Avenir Next LT Pro"/>
            <w:i/>
            <w:iCs/>
            <w:sz w:val="22"/>
            <w:szCs w:val="22"/>
            <w:rPrChange w:id="13847"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3848"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Calibri"/>
            <w:i/>
            <w:iCs/>
            <w:sz w:val="22"/>
            <w:szCs w:val="22"/>
            <w:rPrChange w:id="13849" w:author="An Tran, ACA (BUV)" w:date="2024-09-13T17:29:00Z" w16du:dateUtc="2024-09-13T10:29:00Z">
              <w:rPr>
                <w:rFonts w:cs="Calibri"/>
                <w:i/>
                <w:iCs/>
                <w:szCs w:val="22"/>
              </w:rPr>
            </w:rPrChange>
          </w:rPr>
          <w:delText>đế</w:delText>
        </w:r>
        <w:r w:rsidRPr="00863667" w:rsidDel="003C6139">
          <w:rPr>
            <w:rFonts w:ascii="iCiel Avenir LT Std 35 Light" w:hAnsi="iCiel Avenir LT Std 35 Light" w:cs="Arial"/>
            <w:i/>
            <w:iCs/>
            <w:sz w:val="22"/>
            <w:szCs w:val="22"/>
            <w:rPrChange w:id="13850"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3851"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3852" w:author="An Tran, ACA (BUV)" w:date="2024-09-13T17:29:00Z" w16du:dateUtc="2024-09-13T10:29:00Z">
              <w:rPr>
                <w:rFonts w:cs="Arial"/>
                <w:i/>
                <w:iCs/>
                <w:szCs w:val="22"/>
              </w:rPr>
            </w:rPrChange>
          </w:rPr>
          <w:delText>t c</w:delText>
        </w:r>
        <w:r w:rsidRPr="00863667" w:rsidDel="003C6139">
          <w:rPr>
            <w:rFonts w:ascii="iCiel Avenir LT Std 35 Light" w:hAnsi="iCiel Avenir LT Std 35 Light" w:cs="Calibri"/>
            <w:i/>
            <w:iCs/>
            <w:sz w:val="22"/>
            <w:szCs w:val="22"/>
            <w:rPrChange w:id="13853"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3854"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385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856" w:author="An Tran, ACA (BUV)" w:date="2024-09-13T17:29:00Z" w16du:dateUtc="2024-09-13T10:29:00Z">
              <w:rPr>
                <w:rFonts w:cs="Arial"/>
                <w:i/>
                <w:iCs/>
                <w:szCs w:val="22"/>
              </w:rPr>
            </w:rPrChange>
          </w:rPr>
          <w:delText>c sinh vi</w:delText>
        </w:r>
        <w:r w:rsidRPr="00863667" w:rsidDel="003C6139">
          <w:rPr>
            <w:rFonts w:ascii="iCiel Avenir LT Std 35 Light" w:hAnsi="iCiel Avenir LT Std 35 Light" w:cs="Avenir Next LT Pro"/>
            <w:i/>
            <w:iCs/>
            <w:sz w:val="22"/>
            <w:szCs w:val="22"/>
            <w:rPrChange w:id="13857"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3858"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3859"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3860" w:author="An Tran, ACA (BUV)" w:date="2024-09-13T17:29:00Z" w16du:dateUtc="2024-09-13T10:29:00Z">
              <w:rPr>
                <w:rFonts w:cs="Arial"/>
                <w:i/>
                <w:iCs/>
                <w:szCs w:val="22"/>
              </w:rPr>
            </w:rPrChange>
          </w:rPr>
          <w:delText>ng qua h</w:delText>
        </w:r>
        <w:r w:rsidRPr="00863667" w:rsidDel="003C6139">
          <w:rPr>
            <w:rFonts w:ascii="iCiel Avenir LT Std 35 Light" w:hAnsi="iCiel Avenir LT Std 35 Light" w:cs="Calibri"/>
            <w:i/>
            <w:iCs/>
            <w:sz w:val="22"/>
            <w:szCs w:val="22"/>
            <w:rPrChange w:id="13861"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3862"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3863"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3864" w:author="An Tran, ACA (BUV)" w:date="2024-09-13T17:29:00Z" w16du:dateUtc="2024-09-13T10:29:00Z">
              <w:rPr>
                <w:rFonts w:cs="Arial"/>
                <w:i/>
                <w:iCs/>
                <w:szCs w:val="22"/>
              </w:rPr>
            </w:rPrChange>
          </w:rPr>
          <w:delText>ng email v</w:delText>
        </w:r>
        <w:r w:rsidRPr="00863667" w:rsidDel="003C6139">
          <w:rPr>
            <w:rFonts w:ascii="iCiel Avenir LT Std 35 Light" w:hAnsi="iCiel Avenir LT Std 35 Light" w:cs="Avenir Next LT Pro"/>
            <w:i/>
            <w:iCs/>
            <w:sz w:val="22"/>
            <w:szCs w:val="22"/>
            <w:rPrChange w:id="1386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866"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386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868" w:author="An Tran, ACA (BUV)" w:date="2024-09-13T17:29:00Z" w16du:dateUtc="2024-09-13T10:29:00Z">
              <w:rPr>
                <w:rFonts w:cs="Arial"/>
                <w:i/>
                <w:iCs/>
                <w:szCs w:val="22"/>
              </w:rPr>
            </w:rPrChange>
          </w:rPr>
          <w:delText>c trang Facebook c</w:delText>
        </w:r>
        <w:r w:rsidRPr="00863667" w:rsidDel="003C6139">
          <w:rPr>
            <w:rFonts w:ascii="iCiel Avenir LT Std 35 Light" w:hAnsi="iCiel Avenir LT Std 35 Light" w:cs="Calibri"/>
            <w:i/>
            <w:iCs/>
            <w:sz w:val="22"/>
            <w:szCs w:val="22"/>
            <w:rPrChange w:id="13869"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3870" w:author="An Tran, ACA (BUV)" w:date="2024-09-13T17:29:00Z" w16du:dateUtc="2024-09-13T10:29:00Z">
              <w:rPr>
                <w:rFonts w:cs="Arial"/>
                <w:i/>
                <w:iCs/>
                <w:szCs w:val="22"/>
              </w:rPr>
            </w:rPrChange>
          </w:rPr>
          <w:delText>a B</w:delText>
        </w:r>
        <w:r w:rsidRPr="00863667" w:rsidDel="003C6139">
          <w:rPr>
            <w:rFonts w:ascii="iCiel Avenir LT Std 35 Light" w:hAnsi="iCiel Avenir LT Std 35 Light" w:cs="Calibri"/>
            <w:i/>
            <w:iCs/>
            <w:sz w:val="22"/>
            <w:szCs w:val="22"/>
            <w:rPrChange w:id="13871"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872"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3873"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3874" w:author="An Tran, ACA (BUV)" w:date="2024-09-13T17:29:00Z" w16du:dateUtc="2024-09-13T10:29:00Z">
              <w:rPr>
                <w:rFonts w:cs="Arial"/>
                <w:i/>
                <w:iCs/>
                <w:szCs w:val="22"/>
              </w:rPr>
            </w:rPrChange>
          </w:rPr>
          <w:delText>n. N</w:delText>
        </w:r>
        <w:r w:rsidRPr="00863667" w:rsidDel="003C6139">
          <w:rPr>
            <w:rFonts w:ascii="iCiel Avenir LT Std 35 Light" w:hAnsi="iCiel Avenir LT Std 35 Light" w:cs="Calibri"/>
            <w:i/>
            <w:iCs/>
            <w:sz w:val="22"/>
            <w:szCs w:val="22"/>
            <w:rPrChange w:id="13875"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3876" w:author="An Tran, ACA (BUV)" w:date="2024-09-13T17:29:00Z" w16du:dateUtc="2024-09-13T10:29:00Z">
              <w:rPr>
                <w:rFonts w:cs="Arial"/>
                <w:i/>
                <w:iCs/>
                <w:szCs w:val="22"/>
              </w:rPr>
            </w:rPrChange>
          </w:rPr>
          <w:delText>u qu</w:delText>
        </w:r>
        <w:r w:rsidRPr="00863667" w:rsidDel="003C6139">
          <w:rPr>
            <w:rFonts w:ascii="iCiel Avenir LT Std 35 Light" w:hAnsi="iCiel Avenir LT Std 35 Light" w:cs="Avenir Next LT Pro"/>
            <w:i/>
            <w:iCs/>
            <w:sz w:val="22"/>
            <w:szCs w:val="22"/>
            <w:rPrChange w:id="13877"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3878"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3879"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3880" w:author="An Tran, ACA (BUV)" w:date="2024-09-13T17:29:00Z" w16du:dateUtc="2024-09-13T10:29:00Z">
              <w:rPr>
                <w:rFonts w:cs="Arial"/>
                <w:i/>
                <w:iCs/>
                <w:szCs w:val="22"/>
              </w:rPr>
            </w:rPrChange>
          </w:rPr>
          <w:delText xml:space="preserve"> huynh c</w:delText>
        </w:r>
        <w:r w:rsidRPr="00863667" w:rsidDel="003C6139">
          <w:rPr>
            <w:rFonts w:ascii="iCiel Avenir LT Std 35 Light" w:hAnsi="iCiel Avenir LT Std 35 Light" w:cs="Avenir Next LT Pro"/>
            <w:i/>
            <w:iCs/>
            <w:sz w:val="22"/>
            <w:szCs w:val="22"/>
            <w:rPrChange w:id="13881"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882" w:author="An Tran, ACA (BUV)" w:date="2024-09-13T17:29:00Z" w16du:dateUtc="2024-09-13T10:29:00Z">
              <w:rPr>
                <w:rFonts w:cs="Arial"/>
                <w:i/>
                <w:iCs/>
                <w:szCs w:val="22"/>
              </w:rPr>
            </w:rPrChange>
          </w:rPr>
          <w:delText xml:space="preserve"> nhu c</w:delText>
        </w:r>
        <w:r w:rsidRPr="00863667" w:rsidDel="003C6139">
          <w:rPr>
            <w:rFonts w:ascii="iCiel Avenir LT Std 35 Light" w:hAnsi="iCiel Avenir LT Std 35 Light" w:cs="Calibri"/>
            <w:i/>
            <w:iCs/>
            <w:sz w:val="22"/>
            <w:szCs w:val="22"/>
            <w:rPrChange w:id="13883"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3884" w:author="An Tran, ACA (BUV)" w:date="2024-09-13T17:29:00Z" w16du:dateUtc="2024-09-13T10:29:00Z">
              <w:rPr>
                <w:rFonts w:cs="Arial"/>
                <w:i/>
                <w:iCs/>
                <w:szCs w:val="22"/>
              </w:rPr>
            </w:rPrChange>
          </w:rPr>
          <w:delText>u t</w:delText>
        </w:r>
        <w:r w:rsidRPr="00863667" w:rsidDel="003C6139">
          <w:rPr>
            <w:rFonts w:ascii="iCiel Avenir LT Std 35 Light" w:hAnsi="iCiel Avenir LT Std 35 Light" w:cs="Avenir Next LT Pro"/>
            <w:i/>
            <w:iCs/>
            <w:sz w:val="22"/>
            <w:szCs w:val="22"/>
            <w:rPrChange w:id="13885"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3886" w:author="An Tran, ACA (BUV)" w:date="2024-09-13T17:29:00Z" w16du:dateUtc="2024-09-13T10:29:00Z">
              <w:rPr>
                <w:rFonts w:cs="Arial"/>
                <w:i/>
                <w:iCs/>
                <w:szCs w:val="22"/>
              </w:rPr>
            </w:rPrChange>
          </w:rPr>
          <w:delText>m hi</w:delText>
        </w:r>
        <w:r w:rsidRPr="00863667" w:rsidDel="003C6139">
          <w:rPr>
            <w:rFonts w:ascii="iCiel Avenir LT Std 35 Light" w:hAnsi="iCiel Avenir LT Std 35 Light" w:cs="Calibri"/>
            <w:i/>
            <w:iCs/>
            <w:sz w:val="22"/>
            <w:szCs w:val="22"/>
            <w:rPrChange w:id="13887"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3888" w:author="An Tran, ACA (BUV)" w:date="2024-09-13T17:29:00Z" w16du:dateUtc="2024-09-13T10:29:00Z">
              <w:rPr>
                <w:rFonts w:cs="Arial"/>
                <w:i/>
                <w:iCs/>
                <w:szCs w:val="22"/>
              </w:rPr>
            </w:rPrChange>
          </w:rPr>
          <w:delText>u th</w:delText>
        </w:r>
        <w:r w:rsidRPr="00863667" w:rsidDel="003C6139">
          <w:rPr>
            <w:rFonts w:ascii="iCiel Avenir LT Std 35 Light" w:hAnsi="iCiel Avenir LT Std 35 Light" w:cs="Avenir Next LT Pro"/>
            <w:i/>
            <w:iCs/>
            <w:sz w:val="22"/>
            <w:szCs w:val="22"/>
            <w:rPrChange w:id="13889"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3890" w:author="An Tran, ACA (BUV)" w:date="2024-09-13T17:29:00Z" w16du:dateUtc="2024-09-13T10:29:00Z">
              <w:rPr>
                <w:rFonts w:cs="Arial"/>
                <w:i/>
                <w:iCs/>
                <w:szCs w:val="22"/>
              </w:rPr>
            </w:rPrChange>
          </w:rPr>
          <w:delText>ng tin, vui l</w:delText>
        </w:r>
        <w:r w:rsidRPr="00863667" w:rsidDel="003C6139">
          <w:rPr>
            <w:rFonts w:ascii="iCiel Avenir LT Std 35 Light" w:hAnsi="iCiel Avenir LT Std 35 Light" w:cs="Avenir Next LT Pro"/>
            <w:i/>
            <w:iCs/>
            <w:sz w:val="22"/>
            <w:szCs w:val="22"/>
            <w:rPrChange w:id="13891" w:author="An Tran, ACA (BUV)" w:date="2024-09-13T17:29:00Z" w16du:dateUtc="2024-09-13T10:29:00Z">
              <w:rPr>
                <w:rFonts w:cs="Avenir Next LT Pro"/>
                <w:i/>
                <w:iCs/>
                <w:szCs w:val="22"/>
              </w:rPr>
            </w:rPrChange>
          </w:rPr>
          <w:delText>ò</w:delText>
        </w:r>
        <w:r w:rsidRPr="00863667" w:rsidDel="003C6139">
          <w:rPr>
            <w:rFonts w:ascii="iCiel Avenir LT Std 35 Light" w:hAnsi="iCiel Avenir LT Std 35 Light" w:cs="Arial"/>
            <w:i/>
            <w:iCs/>
            <w:sz w:val="22"/>
            <w:szCs w:val="22"/>
            <w:rPrChange w:id="13892" w:author="An Tran, ACA (BUV)" w:date="2024-09-13T17:29:00Z" w16du:dateUtc="2024-09-13T10:29:00Z">
              <w:rPr>
                <w:rFonts w:cs="Arial"/>
                <w:i/>
                <w:iCs/>
                <w:szCs w:val="22"/>
              </w:rPr>
            </w:rPrChange>
          </w:rPr>
          <w:delText>ng truy c</w:delText>
        </w:r>
        <w:r w:rsidRPr="00863667" w:rsidDel="003C6139">
          <w:rPr>
            <w:rFonts w:ascii="iCiel Avenir LT Std 35 Light" w:hAnsi="iCiel Avenir LT Std 35 Light" w:cs="Calibri"/>
            <w:i/>
            <w:iCs/>
            <w:sz w:val="22"/>
            <w:szCs w:val="22"/>
            <w:rPrChange w:id="13893"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3894" w:author="An Tran, ACA (BUV)" w:date="2024-09-13T17:29:00Z" w16du:dateUtc="2024-09-13T10:29:00Z">
              <w:rPr>
                <w:rFonts w:cs="Arial"/>
                <w:i/>
                <w:iCs/>
                <w:szCs w:val="22"/>
              </w:rPr>
            </w:rPrChange>
          </w:rPr>
          <w:delText>p v</w:delText>
        </w:r>
        <w:r w:rsidRPr="00863667" w:rsidDel="003C6139">
          <w:rPr>
            <w:rFonts w:ascii="iCiel Avenir LT Std 35 Light" w:hAnsi="iCiel Avenir LT Std 35 Light" w:cs="Avenir Next LT Pro"/>
            <w:i/>
            <w:iCs/>
            <w:sz w:val="22"/>
            <w:szCs w:val="22"/>
            <w:rPrChange w:id="1389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896" w:author="An Tran, ACA (BUV)" w:date="2024-09-13T17:29:00Z" w16du:dateUtc="2024-09-13T10:29:00Z">
              <w:rPr>
                <w:rFonts w:cs="Arial"/>
                <w:i/>
                <w:iCs/>
                <w:szCs w:val="22"/>
              </w:rPr>
            </w:rPrChange>
          </w:rPr>
          <w:delText>o nh</w:delText>
        </w:r>
        <w:r w:rsidRPr="00863667" w:rsidDel="003C6139">
          <w:rPr>
            <w:rFonts w:ascii="iCiel Avenir LT Std 35 Light" w:hAnsi="iCiel Avenir LT Std 35 Light" w:cs="Calibri"/>
            <w:i/>
            <w:iCs/>
            <w:sz w:val="22"/>
            <w:szCs w:val="22"/>
            <w:rPrChange w:id="13897"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3898"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Calibri"/>
            <w:i/>
            <w:iCs/>
            <w:sz w:val="22"/>
            <w:szCs w:val="22"/>
            <w:rPrChange w:id="13899" w:author="An Tran, ACA (BUV)" w:date="2024-09-13T17:29:00Z" w16du:dateUtc="2024-09-13T10:29:00Z">
              <w:rPr>
                <w:rFonts w:cs="Calibri"/>
                <w:i/>
                <w:iCs/>
                <w:szCs w:val="22"/>
              </w:rPr>
            </w:rPrChange>
          </w:rPr>
          <w:delText>đườ</w:delText>
        </w:r>
        <w:r w:rsidRPr="00863667" w:rsidDel="003C6139">
          <w:rPr>
            <w:rFonts w:ascii="iCiel Avenir LT Std 35 Light" w:hAnsi="iCiel Avenir LT Std 35 Light" w:cs="Arial"/>
            <w:i/>
            <w:iCs/>
            <w:sz w:val="22"/>
            <w:szCs w:val="22"/>
            <w:rPrChange w:id="13900" w:author="An Tran, ACA (BUV)" w:date="2024-09-13T17:29:00Z" w16du:dateUtc="2024-09-13T10:29:00Z">
              <w:rPr>
                <w:rFonts w:cs="Arial"/>
                <w:i/>
                <w:iCs/>
                <w:szCs w:val="22"/>
              </w:rPr>
            </w:rPrChange>
          </w:rPr>
          <w:delText>ng link d</w:delText>
        </w:r>
        <w:r w:rsidRPr="00863667" w:rsidDel="003C6139">
          <w:rPr>
            <w:rFonts w:ascii="iCiel Avenir LT Std 35 Light" w:hAnsi="iCiel Avenir LT Std 35 Light" w:cs="Calibri"/>
            <w:i/>
            <w:iCs/>
            <w:sz w:val="22"/>
            <w:szCs w:val="22"/>
            <w:rPrChange w:id="13901"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3902" w:author="An Tran, ACA (BUV)" w:date="2024-09-13T17:29:00Z" w16du:dateUtc="2024-09-13T10:29:00Z">
              <w:rPr>
                <w:rFonts w:cs="Arial"/>
                <w:i/>
                <w:iCs/>
                <w:szCs w:val="22"/>
              </w:rPr>
            </w:rPrChange>
          </w:rPr>
          <w:delText xml:space="preserve">i </w:delText>
        </w:r>
        <w:r w:rsidRPr="00863667" w:rsidDel="003C6139">
          <w:rPr>
            <w:rFonts w:ascii="iCiel Avenir LT Std 35 Light" w:hAnsi="iCiel Avenir LT Std 35 Light" w:cs="Calibri"/>
            <w:i/>
            <w:iCs/>
            <w:sz w:val="22"/>
            <w:szCs w:val="22"/>
            <w:rPrChange w:id="13903"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venir LT Std 35 Light"/>
            <w:i/>
            <w:iCs/>
            <w:sz w:val="22"/>
            <w:szCs w:val="22"/>
            <w:rPrChange w:id="13904" w:author="An Tran, ACA (BUV)" w:date="2024-09-13T17:29:00Z" w16du:dateUtc="2024-09-13T10:29:00Z">
              <w:rPr>
                <w:rFonts w:cs="Avenir LT Std 35 Light"/>
                <w:i/>
                <w:iCs/>
                <w:szCs w:val="22"/>
              </w:rPr>
            </w:rPrChange>
          </w:rPr>
          <w:delText>â</w:delText>
        </w:r>
        <w:r w:rsidRPr="00863667" w:rsidDel="003C6139">
          <w:rPr>
            <w:rFonts w:ascii="iCiel Avenir LT Std 35 Light" w:hAnsi="iCiel Avenir LT Std 35 Light" w:cs="Arial"/>
            <w:i/>
            <w:iCs/>
            <w:sz w:val="22"/>
            <w:szCs w:val="22"/>
            <w:rPrChange w:id="13905" w:author="An Tran, ACA (BUV)" w:date="2024-09-13T17:29:00Z" w16du:dateUtc="2024-09-13T10:29:00Z">
              <w:rPr>
                <w:rFonts w:cs="Arial"/>
                <w:i/>
                <w:iCs/>
                <w:szCs w:val="22"/>
              </w:rPr>
            </w:rPrChange>
          </w:rPr>
          <w:delText xml:space="preserve">y </w:delText>
        </w:r>
        <w:r w:rsidRPr="00863667" w:rsidDel="003C6139">
          <w:rPr>
            <w:rFonts w:ascii="iCiel Avenir LT Std 35 Light" w:hAnsi="iCiel Avenir LT Std 35 Light" w:cs="Calibri"/>
            <w:i/>
            <w:iCs/>
            <w:sz w:val="22"/>
            <w:szCs w:val="22"/>
            <w:rPrChange w:id="13906" w:author="An Tran, ACA (BUV)" w:date="2024-09-13T17:29:00Z" w16du:dateUtc="2024-09-13T10:29:00Z">
              <w:rPr>
                <w:rFonts w:cs="Calibri"/>
                <w:i/>
                <w:iCs/>
                <w:szCs w:val="22"/>
              </w:rPr>
            </w:rPrChange>
          </w:rPr>
          <w:delText>để</w:delText>
        </w:r>
        <w:r w:rsidRPr="00863667" w:rsidDel="003C6139">
          <w:rPr>
            <w:rFonts w:ascii="iCiel Avenir LT Std 35 Light" w:hAnsi="iCiel Avenir LT Std 35 Light" w:cs="Arial"/>
            <w:i/>
            <w:iCs/>
            <w:sz w:val="22"/>
            <w:szCs w:val="22"/>
            <w:rPrChange w:id="1390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3908"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909"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3910"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391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3912"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913"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3914"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3915"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Avenir Next LT Pro"/>
            <w:i/>
            <w:iCs/>
            <w:sz w:val="22"/>
            <w:szCs w:val="22"/>
            <w:rPrChange w:id="1391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3917" w:author="An Tran, ACA (BUV)" w:date="2024-09-13T17:29:00Z" w16du:dateUtc="2024-09-13T10:29:00Z">
              <w:rPr>
                <w:rFonts w:cs="Arial"/>
                <w:i/>
                <w:iCs/>
                <w:szCs w:val="22"/>
              </w:rPr>
            </w:rPrChange>
          </w:rPr>
          <w:delText>ng tin v</w:delText>
        </w:r>
        <w:r w:rsidRPr="00863667" w:rsidDel="003C6139">
          <w:rPr>
            <w:rFonts w:ascii="iCiel Avenir LT Std 35 Light" w:hAnsi="iCiel Avenir LT Std 35 Light" w:cs="Calibri"/>
            <w:i/>
            <w:iCs/>
            <w:sz w:val="22"/>
            <w:szCs w:val="22"/>
            <w:rPrChange w:id="13918"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3919" w:author="An Tran, ACA (BUV)" w:date="2024-09-13T17:29:00Z" w16du:dateUtc="2024-09-13T10:29:00Z">
              <w:rPr>
                <w:rFonts w:cs="Arial"/>
                <w:i/>
                <w:iCs/>
                <w:szCs w:val="22"/>
              </w:rPr>
            </w:rPrChange>
          </w:rPr>
          <w:delText>i nh</w:delText>
        </w:r>
        <w:r w:rsidRPr="00863667" w:rsidDel="003C6139">
          <w:rPr>
            <w:rFonts w:ascii="iCiel Avenir LT Std 35 Light" w:hAnsi="iCiel Avenir LT Std 35 Light" w:cs="Calibri"/>
            <w:i/>
            <w:iCs/>
            <w:sz w:val="22"/>
            <w:szCs w:val="22"/>
            <w:rPrChange w:id="13920"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3921" w:author="An Tran, ACA (BUV)" w:date="2024-09-13T17:29:00Z" w16du:dateUtc="2024-09-13T10:29:00Z">
              <w:rPr>
                <w:rFonts w:cs="Arial"/>
                <w:i/>
                <w:iCs/>
                <w:szCs w:val="22"/>
              </w:rPr>
            </w:rPrChange>
          </w:rPr>
          <w:delText>t v</w:delText>
        </w:r>
        <w:r w:rsidRPr="00863667" w:rsidDel="003C6139">
          <w:rPr>
            <w:rFonts w:ascii="iCiel Avenir LT Std 35 Light" w:hAnsi="iCiel Avenir LT Std 35 Light" w:cs="Calibri"/>
            <w:i/>
            <w:iCs/>
            <w:sz w:val="22"/>
            <w:szCs w:val="22"/>
            <w:rPrChange w:id="13922"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3923"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3924"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3925"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Calibri"/>
            <w:i/>
            <w:iCs/>
            <w:sz w:val="22"/>
            <w:szCs w:val="22"/>
            <w:rPrChange w:id="13926"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3927"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3928"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929"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3930"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3931"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3932"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3933"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Avenir Next LT Pro"/>
            <w:i/>
            <w:iCs/>
            <w:sz w:val="22"/>
            <w:szCs w:val="22"/>
            <w:rPrChange w:id="1393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935" w:author="An Tran, ACA (BUV)" w:date="2024-09-13T17:29:00Z" w16du:dateUtc="2024-09-13T10:29:00Z">
              <w:rPr>
                <w:rFonts w:cs="Arial"/>
                <w:i/>
                <w:iCs/>
                <w:szCs w:val="22"/>
              </w:rPr>
            </w:rPrChange>
          </w:rPr>
          <w:delText>c kh</w:delText>
        </w:r>
        <w:r w:rsidRPr="00863667" w:rsidDel="003C6139">
          <w:rPr>
            <w:rFonts w:ascii="iCiel Avenir LT Std 35 Light" w:hAnsi="iCiel Avenir LT Std 35 Light" w:cs="Avenir Next LT Pro"/>
            <w:i/>
            <w:iCs/>
            <w:sz w:val="22"/>
            <w:szCs w:val="22"/>
            <w:rPrChange w:id="13936"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3937" w:author="An Tran, ACA (BUV)" w:date="2024-09-13T17:29:00Z" w16du:dateUtc="2024-09-13T10:29:00Z">
              <w:rPr>
                <w:rFonts w:cs="Arial"/>
                <w:i/>
                <w:iCs/>
                <w:szCs w:val="22"/>
              </w:rPr>
            </w:rPrChange>
          </w:rPr>
          <w:delText>a h</w:delText>
        </w:r>
        <w:r w:rsidRPr="00863667" w:rsidDel="003C6139">
          <w:rPr>
            <w:rFonts w:ascii="iCiel Avenir LT Std 35 Light" w:hAnsi="iCiel Avenir LT Std 35 Light" w:cs="Calibri"/>
            <w:i/>
            <w:iCs/>
            <w:sz w:val="22"/>
            <w:szCs w:val="22"/>
            <w:rPrChange w:id="13938"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3939" w:author="An Tran, ACA (BUV)" w:date="2024-09-13T17:29:00Z" w16du:dateUtc="2024-09-13T10:29:00Z">
              <w:rPr>
                <w:rFonts w:cs="Arial"/>
                <w:i/>
                <w:iCs/>
                <w:szCs w:val="22"/>
              </w:rPr>
            </w:rPrChange>
          </w:rPr>
          <w:delText>c ng</w:delText>
        </w:r>
        <w:r w:rsidRPr="00863667" w:rsidDel="003C6139">
          <w:rPr>
            <w:rFonts w:ascii="iCiel Avenir LT Std 35 Light" w:hAnsi="iCiel Avenir LT Std 35 Light" w:cs="Calibri"/>
            <w:i/>
            <w:iCs/>
            <w:sz w:val="22"/>
            <w:szCs w:val="22"/>
            <w:rPrChange w:id="13940"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3941"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3942" w:author="An Tran, ACA (BUV)" w:date="2024-09-13T17:29:00Z" w16du:dateUtc="2024-09-13T10:29:00Z">
              <w:rPr>
                <w:rFonts w:cs="Calibri"/>
                <w:i/>
                <w:iCs/>
                <w:szCs w:val="22"/>
              </w:rPr>
            </w:rPrChange>
          </w:rPr>
          <w:delText>ũ</w:delText>
        </w:r>
        <w:r w:rsidRPr="00863667" w:rsidDel="003C6139">
          <w:rPr>
            <w:rFonts w:ascii="iCiel Avenir LT Std 35 Light" w:hAnsi="iCiel Avenir LT Std 35 Light" w:cs="Arial"/>
            <w:i/>
            <w:iCs/>
            <w:sz w:val="22"/>
            <w:szCs w:val="22"/>
            <w:rPrChange w:id="13943" w:author="An Tran, ACA (BUV)" w:date="2024-09-13T17:29:00Z" w16du:dateUtc="2024-09-13T10:29:00Z">
              <w:rPr>
                <w:rFonts w:cs="Arial"/>
                <w:i/>
                <w:iCs/>
                <w:szCs w:val="22"/>
              </w:rPr>
            </w:rPrChange>
          </w:rPr>
          <w:delText>ng nh</w:delText>
        </w:r>
        <w:r w:rsidRPr="00863667" w:rsidDel="003C6139">
          <w:rPr>
            <w:rFonts w:ascii="iCiel Avenir LT Std 35 Light" w:hAnsi="iCiel Avenir LT Std 35 Light" w:cs="Calibri"/>
            <w:i/>
            <w:iCs/>
            <w:sz w:val="22"/>
            <w:szCs w:val="22"/>
            <w:rPrChange w:id="13944"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3945"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394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947" w:author="An Tran, ACA (BUV)" w:date="2024-09-13T17:29:00Z" w16du:dateUtc="2024-09-13T10:29:00Z">
              <w:rPr>
                <w:rFonts w:cs="Arial"/>
                <w:i/>
                <w:iCs/>
                <w:szCs w:val="22"/>
              </w:rPr>
            </w:rPrChange>
          </w:rPr>
          <w:delText>c ho</w:delText>
        </w:r>
        <w:r w:rsidRPr="00863667" w:rsidDel="003C6139">
          <w:rPr>
            <w:rFonts w:ascii="iCiel Avenir LT Std 35 Light" w:hAnsi="iCiel Avenir LT Std 35 Light" w:cs="Calibri"/>
            <w:i/>
            <w:iCs/>
            <w:sz w:val="22"/>
            <w:szCs w:val="22"/>
            <w:rPrChange w:id="13948"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949"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Calibri"/>
            <w:i/>
            <w:iCs/>
            <w:sz w:val="22"/>
            <w:szCs w:val="22"/>
            <w:rPrChange w:id="13950" w:author="An Tran, ACA (BUV)" w:date="2024-09-13T17:29:00Z" w16du:dateUtc="2024-09-13T10:29:00Z">
              <w:rPr>
                <w:rFonts w:cs="Calibri"/>
                <w:i/>
                <w:iCs/>
                <w:szCs w:val="22"/>
              </w:rPr>
            </w:rPrChange>
          </w:rPr>
          <w:delText>độ</w:delText>
        </w:r>
        <w:r w:rsidRPr="00863667" w:rsidDel="003C6139">
          <w:rPr>
            <w:rFonts w:ascii="iCiel Avenir LT Std 35 Light" w:hAnsi="iCiel Avenir LT Std 35 Light" w:cs="Arial"/>
            <w:i/>
            <w:iCs/>
            <w:sz w:val="22"/>
            <w:szCs w:val="22"/>
            <w:rPrChange w:id="13951" w:author="An Tran, ACA (BUV)" w:date="2024-09-13T17:29:00Z" w16du:dateUtc="2024-09-13T10:29:00Z">
              <w:rPr>
                <w:rFonts w:cs="Arial"/>
                <w:i/>
                <w:iCs/>
                <w:szCs w:val="22"/>
              </w:rPr>
            </w:rPrChange>
          </w:rPr>
          <w:delText>ng h</w:delText>
        </w:r>
        <w:r w:rsidRPr="00863667" w:rsidDel="003C6139">
          <w:rPr>
            <w:rFonts w:ascii="iCiel Avenir LT Std 35 Light" w:hAnsi="iCiel Avenir LT Std 35 Light" w:cs="Calibri"/>
            <w:i/>
            <w:iCs/>
            <w:sz w:val="22"/>
            <w:szCs w:val="22"/>
            <w:rPrChange w:id="13952"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3953" w:author="An Tran, ACA (BUV)" w:date="2024-09-13T17:29:00Z" w16du:dateUtc="2024-09-13T10:29:00Z">
              <w:rPr>
                <w:rFonts w:cs="Arial"/>
                <w:i/>
                <w:iCs/>
                <w:szCs w:val="22"/>
              </w:rPr>
            </w:rPrChange>
          </w:rPr>
          <w:delText>ng nghi</w:delText>
        </w:r>
        <w:r w:rsidRPr="00863667" w:rsidDel="003C6139">
          <w:rPr>
            <w:rFonts w:ascii="iCiel Avenir LT Std 35 Light" w:hAnsi="iCiel Avenir LT Std 35 Light" w:cs="Calibri"/>
            <w:i/>
            <w:iCs/>
            <w:sz w:val="22"/>
            <w:szCs w:val="22"/>
            <w:rPrChange w:id="1395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3955" w:author="An Tran, ACA (BUV)" w:date="2024-09-13T17:29:00Z" w16du:dateUtc="2024-09-13T10:29:00Z">
              <w:rPr>
                <w:rFonts w:cs="Arial"/>
                <w:i/>
                <w:iCs/>
                <w:szCs w:val="22"/>
              </w:rPr>
            </w:rPrChange>
          </w:rPr>
          <w:delText>p, h</w:delText>
        </w:r>
        <w:r w:rsidRPr="00863667" w:rsidDel="003C6139">
          <w:rPr>
            <w:rFonts w:ascii="iCiel Avenir LT Std 35 Light" w:hAnsi="iCiel Avenir LT Std 35 Light" w:cs="Calibri"/>
            <w:i/>
            <w:iCs/>
            <w:sz w:val="22"/>
            <w:szCs w:val="22"/>
            <w:rPrChange w:id="1395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957"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3958"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3959" w:author="An Tran, ACA (BUV)" w:date="2024-09-13T17:29:00Z" w16du:dateUtc="2024-09-13T10:29:00Z">
              <w:rPr>
                <w:rFonts w:cs="Arial"/>
                <w:i/>
                <w:iCs/>
                <w:szCs w:val="22"/>
              </w:rPr>
            </w:rPrChange>
          </w:rPr>
          <w:delText>o kh</w:delText>
        </w:r>
        <w:r w:rsidRPr="00863667" w:rsidDel="003C6139">
          <w:rPr>
            <w:rFonts w:ascii="iCiel Avenir LT Std 35 Light" w:hAnsi="iCiel Avenir LT Std 35 Light" w:cs="Avenir Next LT Pro"/>
            <w:i/>
            <w:iCs/>
            <w:sz w:val="22"/>
            <w:szCs w:val="22"/>
            <w:rPrChange w:id="1396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961" w:author="An Tran, ACA (BUV)" w:date="2024-09-13T17:29:00Z" w16du:dateUtc="2024-09-13T10:29:00Z">
              <w:rPr>
                <w:rFonts w:cs="Arial"/>
                <w:i/>
                <w:iCs/>
                <w:szCs w:val="22"/>
              </w:rPr>
            </w:rPrChange>
          </w:rPr>
          <w:delText>ch m</w:delText>
        </w:r>
        <w:r w:rsidRPr="00863667" w:rsidDel="003C6139">
          <w:rPr>
            <w:rFonts w:ascii="iCiel Avenir LT Std 35 Light" w:hAnsi="iCiel Avenir LT Std 35 Light" w:cs="Calibri"/>
            <w:i/>
            <w:iCs/>
            <w:sz w:val="22"/>
            <w:szCs w:val="22"/>
            <w:rPrChange w:id="13962" w:author="An Tran, ACA (BUV)" w:date="2024-09-13T17:29:00Z" w16du:dateUtc="2024-09-13T10:29:00Z">
              <w:rPr>
                <w:rFonts w:cs="Calibri"/>
                <w:i/>
                <w:iCs/>
                <w:szCs w:val="22"/>
              </w:rPr>
            </w:rPrChange>
          </w:rPr>
          <w:delText>ờ</w:delText>
        </w:r>
        <w:r w:rsidRPr="00863667" w:rsidDel="003C6139">
          <w:rPr>
            <w:rFonts w:ascii="iCiel Avenir LT Std 35 Light" w:hAnsi="iCiel Avenir LT Std 35 Light" w:cs="Arial"/>
            <w:i/>
            <w:iCs/>
            <w:sz w:val="22"/>
            <w:szCs w:val="22"/>
            <w:rPrChange w:id="13963"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Avenir Next LT Pro"/>
            <w:i/>
            <w:iCs/>
            <w:sz w:val="22"/>
            <w:szCs w:val="22"/>
            <w:rPrChange w:id="1396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3965"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396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3967" w:author="An Tran, ACA (BUV)" w:date="2024-09-13T17:29:00Z" w16du:dateUtc="2024-09-13T10:29:00Z">
              <w:rPr>
                <w:rFonts w:cs="Arial"/>
                <w:i/>
                <w:iCs/>
                <w:szCs w:val="22"/>
              </w:rPr>
            </w:rPrChange>
          </w:rPr>
          <w:delText>c cu</w:delText>
        </w:r>
        <w:r w:rsidRPr="00863667" w:rsidDel="003C6139">
          <w:rPr>
            <w:rFonts w:ascii="iCiel Avenir LT Std 35 Light" w:hAnsi="iCiel Avenir LT Std 35 Light" w:cs="Calibri"/>
            <w:i/>
            <w:iCs/>
            <w:sz w:val="22"/>
            <w:szCs w:val="22"/>
            <w:rPrChange w:id="13968"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3969" w:author="An Tran, ACA (BUV)" w:date="2024-09-13T17:29:00Z" w16du:dateUtc="2024-09-13T10:29:00Z">
              <w:rPr>
                <w:rFonts w:cs="Arial"/>
                <w:i/>
                <w:iCs/>
                <w:szCs w:val="22"/>
              </w:rPr>
            </w:rPrChange>
          </w:rPr>
          <w:delText>c thi, s</w:delText>
        </w:r>
        <w:r w:rsidRPr="00863667" w:rsidDel="003C6139">
          <w:rPr>
            <w:rFonts w:ascii="iCiel Avenir LT Std 35 Light" w:hAnsi="iCiel Avenir LT Std 35 Light" w:cs="Calibri"/>
            <w:i/>
            <w:iCs/>
            <w:sz w:val="22"/>
            <w:szCs w:val="22"/>
            <w:rPrChange w:id="13970"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3971" w:author="An Tran, ACA (BUV)" w:date="2024-09-13T17:29:00Z" w16du:dateUtc="2024-09-13T10:29:00Z">
              <w:rPr>
                <w:rFonts w:cs="Arial"/>
                <w:i/>
                <w:iCs/>
                <w:szCs w:val="22"/>
              </w:rPr>
            </w:rPrChange>
          </w:rPr>
          <w:delText xml:space="preserve"> ki</w:delText>
        </w:r>
        <w:r w:rsidRPr="00863667" w:rsidDel="003C6139">
          <w:rPr>
            <w:rFonts w:ascii="iCiel Avenir LT Std 35 Light" w:hAnsi="iCiel Avenir LT Std 35 Light" w:cs="Calibri"/>
            <w:i/>
            <w:iCs/>
            <w:sz w:val="22"/>
            <w:szCs w:val="22"/>
            <w:rPrChange w:id="13972"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3973"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397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3975" w:author="An Tran, ACA (BUV)" w:date="2024-09-13T17:29:00Z" w16du:dateUtc="2024-09-13T10:29:00Z">
              <w:rPr>
                <w:rFonts w:cs="Arial"/>
                <w:i/>
                <w:iCs/>
                <w:szCs w:val="22"/>
              </w:rPr>
            </w:rPrChange>
          </w:rPr>
          <w:delText xml:space="preserve">i BUV: </w:delText>
        </w:r>
      </w:del>
    </w:p>
    <w:p w14:paraId="21848943" w14:textId="54CC5FF1" w:rsidR="00C1363F" w:rsidRPr="00863667" w:rsidDel="003C6139" w:rsidRDefault="00C1363F">
      <w:pPr>
        <w:rPr>
          <w:del w:id="13976" w:author="An Tran, ACA (BUV)" w:date="2024-09-12T11:07:00Z" w16du:dateUtc="2024-09-12T04:07:00Z"/>
          <w:rStyle w:val="Hyperlink"/>
          <w:rFonts w:ascii="iCiel Avenir LT Std 35 Light" w:hAnsi="iCiel Avenir LT Std 35 Light" w:cs="Arial"/>
          <w:b/>
          <w:i/>
          <w:iCs/>
          <w:szCs w:val="22"/>
          <w:rPrChange w:id="13977" w:author="An Tran, ACA (BUV)" w:date="2024-09-13T17:29:00Z" w16du:dateUtc="2024-09-13T10:29:00Z">
            <w:rPr>
              <w:del w:id="13978" w:author="An Tran, ACA (BUV)" w:date="2024-09-12T11:07:00Z" w16du:dateUtc="2024-09-12T04:07:00Z"/>
              <w:rStyle w:val="Hyperlink"/>
              <w:rFonts w:ascii="Times New Roman" w:hAnsi="Times New Roman" w:cs="Arial"/>
              <w:b w:val="0"/>
              <w:i/>
              <w:iCs/>
              <w:sz w:val="24"/>
              <w:szCs w:val="22"/>
              <w:lang w:eastAsia="en-GB"/>
            </w:rPr>
          </w:rPrChange>
        </w:rPr>
        <w:pPrChange w:id="1397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980" w:author="An Tran, ACA (BUV)" w:date="2024-09-12T11:07:00Z" w16du:dateUtc="2024-09-12T04:07:00Z">
        <w:r w:rsidRPr="00863667" w:rsidDel="003C6139">
          <w:rPr>
            <w:rFonts w:ascii="iCiel Avenir LT Std 35 Light" w:hAnsi="iCiel Avenir LT Std 35 Light" w:cs="Arial"/>
            <w:i/>
            <w:iCs/>
            <w:sz w:val="22"/>
            <w:szCs w:val="22"/>
            <w:rPrChange w:id="13981" w:author="An Tran, ACA (BUV)" w:date="2024-09-13T17:29:00Z" w16du:dateUtc="2024-09-13T10:29:00Z">
              <w:rPr>
                <w:rFonts w:cs="Arial"/>
                <w:i/>
                <w:iCs/>
                <w:color w:val="0563C1" w:themeColor="hyperlink"/>
                <w:szCs w:val="22"/>
                <w:u w:val="single"/>
              </w:rPr>
            </w:rPrChange>
          </w:rPr>
          <w:delText xml:space="preserve">BUV Careers Services: </w:delText>
        </w:r>
        <w:r w:rsidR="003C6139" w:rsidRPr="00863667" w:rsidDel="003C6139">
          <w:rPr>
            <w:rFonts w:ascii="iCiel Avenir LT Std 35 Light" w:hAnsi="iCiel Avenir LT Std 35 Light"/>
            <w:rPrChange w:id="13982"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983" w:author="An Tran, ACA (BUV)" w:date="2024-09-13T17:29:00Z" w16du:dateUtc="2024-09-13T10:29:00Z">
              <w:rPr/>
            </w:rPrChange>
          </w:rPr>
          <w:delInstrText>HYPERLINK "https://www.facebook.com/buvcareer"</w:delInstrText>
        </w:r>
        <w:r w:rsidR="003C6139" w:rsidRPr="00B8666B" w:rsidDel="003C6139">
          <w:rPr>
            <w:rFonts w:ascii="iCiel Avenir LT Std 35 Light" w:hAnsi="iCiel Avenir LT Std 35 Light"/>
          </w:rPr>
        </w:r>
        <w:r w:rsidR="003C6139" w:rsidRPr="00863667" w:rsidDel="003C6139">
          <w:rPr>
            <w:rPrChange w:id="13984"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3985" w:author="An Tran, ACA (BUV)" w:date="2024-09-13T17:29:00Z" w16du:dateUtc="2024-09-13T10:29:00Z">
              <w:rPr>
                <w:rStyle w:val="Hyperlink"/>
                <w:rFonts w:cs="Arial"/>
                <w:i/>
                <w:iCs/>
                <w:szCs w:val="22"/>
              </w:rPr>
            </w:rPrChange>
          </w:rPr>
          <w:delText>https://www.facebook.com/buvcareer</w:delText>
        </w:r>
        <w:r w:rsidR="003C6139" w:rsidRPr="00863667" w:rsidDel="003C6139">
          <w:rPr>
            <w:rStyle w:val="Hyperlink"/>
            <w:rFonts w:ascii="iCiel Avenir LT Std 35 Light" w:hAnsi="iCiel Avenir LT Std 35 Light" w:cs="Arial"/>
            <w:i/>
            <w:iCs/>
            <w:sz w:val="22"/>
            <w:szCs w:val="22"/>
            <w:rPrChange w:id="13986" w:author="An Tran, ACA (BUV)" w:date="2024-09-13T17:29:00Z" w16du:dateUtc="2024-09-13T10:29:00Z">
              <w:rPr>
                <w:rStyle w:val="Hyperlink"/>
                <w:rFonts w:cs="Arial"/>
                <w:i/>
                <w:iCs/>
                <w:szCs w:val="22"/>
              </w:rPr>
            </w:rPrChange>
          </w:rPr>
          <w:fldChar w:fldCharType="end"/>
        </w:r>
      </w:del>
    </w:p>
    <w:p w14:paraId="74929B50" w14:textId="3A49A116" w:rsidR="00C1363F" w:rsidRPr="00863667" w:rsidDel="003C6139" w:rsidRDefault="00C1363F">
      <w:pPr>
        <w:rPr>
          <w:del w:id="13987" w:author="An Tran, ACA (BUV)" w:date="2024-09-12T11:07:00Z" w16du:dateUtc="2024-09-12T04:07:00Z"/>
          <w:rStyle w:val="Hyperlink"/>
          <w:rFonts w:ascii="iCiel Avenir LT Std 35 Light" w:hAnsi="iCiel Avenir LT Std 35 Light" w:cs="Arial"/>
          <w:b/>
          <w:i/>
          <w:iCs/>
          <w:szCs w:val="22"/>
          <w:rPrChange w:id="13988" w:author="An Tran, ACA (BUV)" w:date="2024-09-13T17:29:00Z" w16du:dateUtc="2024-09-13T10:29:00Z">
            <w:rPr>
              <w:del w:id="13989" w:author="An Tran, ACA (BUV)" w:date="2024-09-12T11:07:00Z" w16du:dateUtc="2024-09-12T04:07:00Z"/>
              <w:rStyle w:val="Hyperlink"/>
              <w:rFonts w:ascii="Times New Roman" w:hAnsi="Times New Roman" w:cs="Arial"/>
              <w:b w:val="0"/>
              <w:i/>
              <w:iCs/>
              <w:sz w:val="24"/>
              <w:szCs w:val="22"/>
              <w:lang w:eastAsia="en-GB"/>
            </w:rPr>
          </w:rPrChange>
        </w:rPr>
        <w:pPrChange w:id="1399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3991" w:author="An Tran, ACA (BUV)" w:date="2024-09-12T11:07:00Z" w16du:dateUtc="2024-09-12T04:07:00Z">
        <w:r w:rsidRPr="00863667" w:rsidDel="003C6139">
          <w:rPr>
            <w:rFonts w:ascii="iCiel Avenir LT Std 35 Light" w:hAnsi="iCiel Avenir LT Std 35 Light" w:cs="Arial"/>
            <w:i/>
            <w:iCs/>
            <w:sz w:val="22"/>
            <w:szCs w:val="22"/>
            <w:rPrChange w:id="13992" w:author="An Tran, ACA (BUV)" w:date="2024-09-13T17:29:00Z" w16du:dateUtc="2024-09-13T10:29:00Z">
              <w:rPr>
                <w:rFonts w:cs="Arial"/>
                <w:i/>
                <w:iCs/>
                <w:color w:val="0563C1" w:themeColor="hyperlink"/>
                <w:szCs w:val="22"/>
                <w:u w:val="single"/>
              </w:rPr>
            </w:rPrChange>
          </w:rPr>
          <w:delText xml:space="preserve">BUV Career Center Platform: </w:delText>
        </w:r>
        <w:r w:rsidR="003C6139" w:rsidRPr="00863667" w:rsidDel="003C6139">
          <w:rPr>
            <w:rFonts w:ascii="iCiel Avenir LT Std 35 Light" w:hAnsi="iCiel Avenir LT Std 35 Light"/>
            <w:rPrChange w:id="1399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994" w:author="An Tran, ACA (BUV)" w:date="2024-09-13T17:29:00Z" w16du:dateUtc="2024-09-13T10:29:00Z">
              <w:rPr/>
            </w:rPrChange>
          </w:rPr>
          <w:delInstrText>HYPERLINK "https://student.buv.edu.vn/"</w:delInstrText>
        </w:r>
        <w:r w:rsidR="003C6139" w:rsidRPr="00B8666B" w:rsidDel="003C6139">
          <w:rPr>
            <w:rFonts w:ascii="iCiel Avenir LT Std 35 Light" w:hAnsi="iCiel Avenir LT Std 35 Light"/>
          </w:rPr>
        </w:r>
        <w:r w:rsidR="003C6139" w:rsidRPr="00863667" w:rsidDel="003C6139">
          <w:rPr>
            <w:rPrChange w:id="13995" w:author="An Tran, ACA (BUV)" w:date="2024-09-13T17:29:00Z" w16du:dateUtc="2024-09-13T10:29:00Z">
              <w:rPr>
                <w:rStyle w:val="Hyperlink"/>
                <w:rFonts w:cs="Arial"/>
                <w:i/>
                <w:iCs/>
                <w:szCs w:val="22"/>
              </w:rPr>
            </w:rPrChange>
          </w:rPr>
          <w:fldChar w:fldCharType="separate"/>
        </w:r>
        <w:r w:rsidR="003C6139" w:rsidRPr="00863667" w:rsidDel="003C6139">
          <w:rPr>
            <w:rFonts w:ascii="iCiel Avenir LT Std 35 Light" w:hAnsi="iCiel Avenir LT Std 35 Light"/>
            <w:rPrChange w:id="1399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3997" w:author="An Tran, ACA (BUV)" w:date="2024-09-13T17:29:00Z" w16du:dateUtc="2024-09-13T10:29:00Z">
              <w:rPr/>
            </w:rPrChange>
          </w:rPr>
          <w:delInstrText>HYPERLINK "https://buv.careercentre.me/welcome/British-University-Vietnam"</w:delInstrText>
        </w:r>
        <w:r w:rsidR="003C6139" w:rsidRPr="00B8666B" w:rsidDel="003C6139">
          <w:rPr>
            <w:rFonts w:ascii="iCiel Avenir LT Std 35 Light" w:hAnsi="iCiel Avenir LT Std 35 Light"/>
          </w:rPr>
        </w:r>
        <w:r w:rsidR="003C6139" w:rsidRPr="00863667" w:rsidDel="003C6139">
          <w:rPr>
            <w:rPrChange w:id="13998"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3999" w:author="An Tran, ACA (BUV)" w:date="2024-09-13T17:29:00Z" w16du:dateUtc="2024-09-13T10:29:00Z">
              <w:rPr>
                <w:rStyle w:val="Hyperlink"/>
                <w:rFonts w:cs="Arial"/>
                <w:i/>
                <w:iCs/>
                <w:szCs w:val="22"/>
              </w:rPr>
            </w:rPrChange>
          </w:rPr>
          <w:delText>https://buv.careercentre.me/welcome/British-University-Vietnam</w:delText>
        </w:r>
        <w:r w:rsidR="003C6139" w:rsidRPr="00863667" w:rsidDel="003C6139">
          <w:rPr>
            <w:rStyle w:val="Hyperlink"/>
            <w:rFonts w:ascii="iCiel Avenir LT Std 35 Light" w:hAnsi="iCiel Avenir LT Std 35 Light" w:cs="Arial"/>
            <w:i/>
            <w:iCs/>
            <w:sz w:val="22"/>
            <w:szCs w:val="22"/>
            <w:rPrChange w:id="14000" w:author="An Tran, ACA (BUV)" w:date="2024-09-13T17:29:00Z" w16du:dateUtc="2024-09-13T10:29:00Z">
              <w:rPr>
                <w:rStyle w:val="Hyperlink"/>
                <w:rFonts w:cs="Arial"/>
                <w:i/>
                <w:iCs/>
                <w:szCs w:val="22"/>
              </w:rPr>
            </w:rPrChange>
          </w:rPr>
          <w:fldChar w:fldCharType="end"/>
        </w:r>
        <w:r w:rsidRPr="00863667" w:rsidDel="003C6139">
          <w:rPr>
            <w:rStyle w:val="Hyperlink"/>
            <w:rFonts w:ascii="iCiel Avenir LT Std 35 Light" w:hAnsi="iCiel Avenir LT Std 35 Light" w:cs="Arial"/>
            <w:i/>
            <w:iCs/>
            <w:sz w:val="22"/>
            <w:szCs w:val="22"/>
            <w:rPrChange w:id="14001" w:author="An Tran, ACA (BUV)" w:date="2024-09-13T17:29:00Z" w16du:dateUtc="2024-09-13T10:29:00Z">
              <w:rPr>
                <w:rStyle w:val="Hyperlink"/>
                <w:rFonts w:cs="Arial"/>
                <w:i/>
                <w:iCs/>
                <w:szCs w:val="22"/>
              </w:rPr>
            </w:rPrChange>
          </w:rPr>
          <w:delText>/</w:delText>
        </w:r>
        <w:r w:rsidR="003C6139" w:rsidRPr="00863667" w:rsidDel="003C6139">
          <w:rPr>
            <w:rStyle w:val="Hyperlink"/>
            <w:rFonts w:ascii="iCiel Avenir LT Std 35 Light" w:hAnsi="iCiel Avenir LT Std 35 Light" w:cs="Arial"/>
            <w:i/>
            <w:iCs/>
            <w:sz w:val="22"/>
            <w:szCs w:val="22"/>
            <w:rPrChange w:id="14002" w:author="An Tran, ACA (BUV)" w:date="2024-09-13T17:29:00Z" w16du:dateUtc="2024-09-13T10:29:00Z">
              <w:rPr>
                <w:rStyle w:val="Hyperlink"/>
                <w:rFonts w:cs="Arial"/>
                <w:i/>
                <w:iCs/>
                <w:szCs w:val="22"/>
              </w:rPr>
            </w:rPrChange>
          </w:rPr>
          <w:fldChar w:fldCharType="end"/>
        </w:r>
      </w:del>
    </w:p>
    <w:p w14:paraId="375D534F" w14:textId="19E9FC9E" w:rsidR="00C1363F" w:rsidRPr="00D427AB" w:rsidDel="003C6139" w:rsidRDefault="00C1363F">
      <w:pPr>
        <w:rPr>
          <w:del w:id="14003" w:author="An Tran, ACA (BUV)" w:date="2024-09-12T11:07:00Z" w16du:dateUtc="2024-09-12T04:07:00Z"/>
          <w:rFonts w:cs="Arial"/>
          <w:i/>
          <w:iCs/>
          <w:szCs w:val="22"/>
        </w:rPr>
        <w:pPrChange w:id="1400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005" w:author="An Tran, ACA (BUV)" w:date="2024-09-12T11:07:00Z" w16du:dateUtc="2024-09-12T04:07:00Z">
        <w:r w:rsidRPr="00863667" w:rsidDel="003C6139">
          <w:rPr>
            <w:rFonts w:ascii="iCiel Avenir LT Std 35 Light" w:hAnsi="iCiel Avenir LT Std 35 Light" w:cs="Arial"/>
            <w:i/>
            <w:iCs/>
            <w:sz w:val="22"/>
            <w:szCs w:val="22"/>
            <w:rPrChange w:id="14006" w:author="An Tran, ACA (BUV)" w:date="2024-09-13T17:29:00Z" w16du:dateUtc="2024-09-13T10:29:00Z">
              <w:rPr>
                <w:rFonts w:cs="Arial"/>
                <w:i/>
                <w:iCs/>
                <w:szCs w:val="22"/>
              </w:rPr>
            </w:rPrChange>
          </w:rPr>
          <w:delText xml:space="preserve">BUV Student Community: </w:delText>
        </w:r>
        <w:r w:rsidR="003C6139" w:rsidRPr="00863667" w:rsidDel="003C6139">
          <w:rPr>
            <w:rFonts w:ascii="iCiel Avenir LT Std 35 Light" w:hAnsi="iCiel Avenir LT Std 35 Light"/>
            <w:rPrChange w:id="1400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008" w:author="An Tran, ACA (BUV)" w:date="2024-09-13T17:29:00Z" w16du:dateUtc="2024-09-13T10:29:00Z">
              <w:rPr/>
            </w:rPrChange>
          </w:rPr>
          <w:delInstrText>HYPERLINK "https://www.facebook.com/buvstudentcommunity"</w:delInstrText>
        </w:r>
        <w:r w:rsidR="003C6139" w:rsidRPr="00B8666B" w:rsidDel="003C6139">
          <w:rPr>
            <w:rFonts w:ascii="iCiel Avenir LT Std 35 Light" w:hAnsi="iCiel Avenir LT Std 35 Light"/>
          </w:rPr>
        </w:r>
        <w:r w:rsidR="003C6139" w:rsidRPr="00863667" w:rsidDel="003C6139">
          <w:rPr>
            <w:rPrChange w:id="14009"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4010" w:author="An Tran, ACA (BUV)" w:date="2024-09-13T17:29:00Z" w16du:dateUtc="2024-09-13T10:29:00Z">
              <w:rPr>
                <w:rStyle w:val="Hyperlink"/>
                <w:rFonts w:cs="Arial"/>
                <w:i/>
                <w:iCs/>
                <w:szCs w:val="22"/>
              </w:rPr>
            </w:rPrChange>
          </w:rPr>
          <w:delText>https://www.facebook.com/buvstudentcommunity</w:delText>
        </w:r>
        <w:r w:rsidR="003C6139" w:rsidRPr="00863667" w:rsidDel="003C6139">
          <w:rPr>
            <w:rStyle w:val="Hyperlink"/>
            <w:rFonts w:ascii="iCiel Avenir LT Std 35 Light" w:hAnsi="iCiel Avenir LT Std 35 Light" w:cs="Arial"/>
            <w:i/>
            <w:iCs/>
            <w:sz w:val="22"/>
            <w:szCs w:val="22"/>
            <w:rPrChange w:id="14011"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4012" w:author="An Tran, ACA (BUV)" w:date="2024-09-13T17:29:00Z" w16du:dateUtc="2024-09-13T10:29:00Z">
              <w:rPr>
                <w:rFonts w:cs="Arial"/>
                <w:i/>
                <w:iCs/>
                <w:szCs w:val="22"/>
              </w:rPr>
            </w:rPrChange>
          </w:rPr>
          <w:delText xml:space="preserve"> </w:delText>
        </w:r>
      </w:del>
    </w:p>
    <w:p w14:paraId="1251D24C" w14:textId="65840FC5" w:rsidR="00C1363F" w:rsidRPr="00D427AB" w:rsidDel="003C6139" w:rsidRDefault="00C1363F">
      <w:pPr>
        <w:rPr>
          <w:del w:id="14013" w:author="An Tran, ACA (BUV)" w:date="2024-09-12T11:07:00Z" w16du:dateUtc="2024-09-12T04:07:00Z"/>
          <w:rFonts w:cs="Arial"/>
          <w:i/>
          <w:iCs/>
          <w:szCs w:val="22"/>
        </w:rPr>
        <w:pPrChange w:id="1401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015" w:author="An Tran, ACA (BUV)" w:date="2024-09-12T11:07:00Z" w16du:dateUtc="2024-09-12T04:07:00Z">
        <w:r w:rsidRPr="00863667" w:rsidDel="003C6139">
          <w:rPr>
            <w:rFonts w:ascii="iCiel Avenir LT Std 35 Light" w:hAnsi="iCiel Avenir LT Std 35 Light" w:cs="Arial"/>
            <w:i/>
            <w:iCs/>
            <w:sz w:val="22"/>
            <w:szCs w:val="22"/>
            <w:rPrChange w:id="14016" w:author="An Tran, ACA (BUV)" w:date="2024-09-13T17:29:00Z" w16du:dateUtc="2024-09-13T10:29:00Z">
              <w:rPr>
                <w:rFonts w:cs="Arial"/>
                <w:i/>
                <w:iCs/>
                <w:szCs w:val="22"/>
              </w:rPr>
            </w:rPrChange>
          </w:rPr>
          <w:delText xml:space="preserve">BUV Student Life: </w:delText>
        </w:r>
        <w:r w:rsidR="003C6139" w:rsidRPr="00863667" w:rsidDel="003C6139">
          <w:rPr>
            <w:rFonts w:ascii="iCiel Avenir LT Std 35 Light" w:hAnsi="iCiel Avenir LT Std 35 Light"/>
            <w:rPrChange w:id="1401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018" w:author="An Tran, ACA (BUV)" w:date="2024-09-13T17:29:00Z" w16du:dateUtc="2024-09-13T10:29:00Z">
              <w:rPr/>
            </w:rPrChange>
          </w:rPr>
          <w:delInstrText>HYPERLINK "https://www.facebook.com/buvstudentlife"</w:delInstrText>
        </w:r>
        <w:r w:rsidR="003C6139" w:rsidRPr="00B8666B" w:rsidDel="003C6139">
          <w:rPr>
            <w:rFonts w:ascii="iCiel Avenir LT Std 35 Light" w:hAnsi="iCiel Avenir LT Std 35 Light"/>
          </w:rPr>
        </w:r>
        <w:r w:rsidR="003C6139" w:rsidRPr="00863667" w:rsidDel="003C6139">
          <w:rPr>
            <w:rPrChange w:id="14019"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4020" w:author="An Tran, ACA (BUV)" w:date="2024-09-13T17:29:00Z" w16du:dateUtc="2024-09-13T10:29:00Z">
              <w:rPr>
                <w:rStyle w:val="Hyperlink"/>
                <w:rFonts w:cs="Arial"/>
                <w:i/>
                <w:iCs/>
                <w:szCs w:val="22"/>
              </w:rPr>
            </w:rPrChange>
          </w:rPr>
          <w:delText>https://www.facebook.com/buvstudentlife</w:delText>
        </w:r>
        <w:r w:rsidR="003C6139" w:rsidRPr="00863667" w:rsidDel="003C6139">
          <w:rPr>
            <w:rStyle w:val="Hyperlink"/>
            <w:rFonts w:ascii="iCiel Avenir LT Std 35 Light" w:hAnsi="iCiel Avenir LT Std 35 Light" w:cs="Arial"/>
            <w:i/>
            <w:iCs/>
            <w:sz w:val="22"/>
            <w:szCs w:val="22"/>
            <w:rPrChange w:id="14021"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4022" w:author="An Tran, ACA (BUV)" w:date="2024-09-13T17:29:00Z" w16du:dateUtc="2024-09-13T10:29:00Z">
              <w:rPr>
                <w:rFonts w:cs="Arial"/>
                <w:i/>
                <w:iCs/>
                <w:szCs w:val="22"/>
              </w:rPr>
            </w:rPrChange>
          </w:rPr>
          <w:delText xml:space="preserve"> </w:delText>
        </w:r>
      </w:del>
    </w:p>
    <w:p w14:paraId="67FD63DB" w14:textId="10DF3441" w:rsidR="00C1363F" w:rsidRPr="00D427AB" w:rsidDel="003C6139" w:rsidRDefault="00C1363F">
      <w:pPr>
        <w:rPr>
          <w:del w:id="14023" w:author="An Tran, ACA (BUV)" w:date="2024-09-12T11:07:00Z" w16du:dateUtc="2024-09-12T04:07:00Z"/>
          <w:rFonts w:cs="Arial"/>
          <w:i/>
          <w:iCs/>
          <w:color w:val="000000" w:themeColor="text1"/>
          <w:szCs w:val="22"/>
        </w:rPr>
        <w:pPrChange w:id="1402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025" w:author="An Tran, ACA (BUV)" w:date="2024-09-12T11:07:00Z" w16du:dateUtc="2024-09-12T04:07:00Z">
        <w:r w:rsidRPr="00863667" w:rsidDel="003C6139">
          <w:rPr>
            <w:rFonts w:ascii="iCiel Avenir LT Std 35 Light" w:hAnsi="iCiel Avenir LT Std 35 Light" w:cs="Arial"/>
            <w:i/>
            <w:iCs/>
            <w:color w:val="000000" w:themeColor="text1"/>
            <w:sz w:val="22"/>
            <w:szCs w:val="22"/>
            <w:rPrChange w:id="14026" w:author="An Tran, ACA (BUV)" w:date="2024-09-13T17:29:00Z" w16du:dateUtc="2024-09-13T10:29:00Z">
              <w:rPr>
                <w:rFonts w:cs="Arial"/>
                <w:i/>
                <w:iCs/>
                <w:color w:val="000000" w:themeColor="text1"/>
                <w:szCs w:val="22"/>
              </w:rPr>
            </w:rPrChange>
          </w:rPr>
          <w:delText xml:space="preserve">BUV Student Wellbeing: </w:delText>
        </w:r>
        <w:r w:rsidR="003C6139" w:rsidRPr="00863667" w:rsidDel="003C6139">
          <w:rPr>
            <w:rFonts w:ascii="iCiel Avenir LT Std 35 Light" w:hAnsi="iCiel Avenir LT Std 35 Light"/>
            <w:rPrChange w:id="1402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028" w:author="An Tran, ACA (BUV)" w:date="2024-09-13T17:29:00Z" w16du:dateUtc="2024-09-13T10:29:00Z">
              <w:rPr/>
            </w:rPrChange>
          </w:rPr>
          <w:delInstrText>HYPERLINK "https://www.facebook.com/BUVstudentWELLBEING"</w:delInstrText>
        </w:r>
        <w:r w:rsidR="003C6139" w:rsidRPr="00B8666B" w:rsidDel="003C6139">
          <w:rPr>
            <w:rFonts w:ascii="iCiel Avenir LT Std 35 Light" w:hAnsi="iCiel Avenir LT Std 35 Light"/>
          </w:rPr>
        </w:r>
        <w:r w:rsidR="003C6139" w:rsidRPr="00863667" w:rsidDel="003C6139">
          <w:rPr>
            <w:rPrChange w:id="14029"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4030" w:author="An Tran, ACA (BUV)" w:date="2024-09-13T17:29:00Z" w16du:dateUtc="2024-09-13T10:29:00Z">
              <w:rPr>
                <w:rStyle w:val="Hyperlink"/>
                <w:rFonts w:cs="Arial"/>
                <w:i/>
                <w:iCs/>
                <w:szCs w:val="22"/>
              </w:rPr>
            </w:rPrChange>
          </w:rPr>
          <w:delText>https://www.facebook.com/BUVstudentWELLBEING</w:delText>
        </w:r>
        <w:r w:rsidR="003C6139" w:rsidRPr="00863667" w:rsidDel="003C6139">
          <w:rPr>
            <w:rStyle w:val="Hyperlink"/>
            <w:rFonts w:ascii="iCiel Avenir LT Std 35 Light" w:hAnsi="iCiel Avenir LT Std 35 Light" w:cs="Arial"/>
            <w:i/>
            <w:iCs/>
            <w:sz w:val="22"/>
            <w:szCs w:val="22"/>
            <w:rPrChange w:id="14031" w:author="An Tran, ACA (BUV)" w:date="2024-09-13T17:29:00Z" w16du:dateUtc="2024-09-13T10:29:00Z">
              <w:rPr>
                <w:rStyle w:val="Hyperlink"/>
                <w:rFonts w:cs="Arial"/>
                <w:i/>
                <w:iCs/>
                <w:szCs w:val="22"/>
              </w:rPr>
            </w:rPrChange>
          </w:rPr>
          <w:fldChar w:fldCharType="end"/>
        </w:r>
      </w:del>
    </w:p>
    <w:p w14:paraId="7EECB5E0" w14:textId="05E57A01" w:rsidR="00C1363F" w:rsidRPr="00D427AB" w:rsidDel="003C6139" w:rsidRDefault="00C1363F">
      <w:pPr>
        <w:rPr>
          <w:del w:id="14032" w:author="An Tran, ACA (BUV)" w:date="2024-09-12T11:07:00Z" w16du:dateUtc="2024-09-12T04:07:00Z"/>
          <w:rFonts w:cs="Arial"/>
          <w:i/>
          <w:iCs/>
          <w:szCs w:val="22"/>
        </w:rPr>
        <w:pPrChange w:id="1403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034" w:author="An Tran, ACA (BUV)" w:date="2024-09-12T11:07:00Z" w16du:dateUtc="2024-09-12T04:07:00Z">
        <w:r w:rsidRPr="00863667" w:rsidDel="003C6139">
          <w:rPr>
            <w:rFonts w:ascii="iCiel Avenir LT Std 35 Light" w:hAnsi="iCiel Avenir LT Std 35 Light" w:cs="Arial"/>
            <w:i/>
            <w:iCs/>
            <w:sz w:val="22"/>
            <w:szCs w:val="22"/>
            <w:rPrChange w:id="14035" w:author="An Tran, ACA (BUV)" w:date="2024-09-13T17:29:00Z" w16du:dateUtc="2024-09-13T10:29:00Z">
              <w:rPr>
                <w:rFonts w:cs="Arial"/>
                <w:i/>
                <w:iCs/>
                <w:szCs w:val="22"/>
              </w:rPr>
            </w:rPrChange>
          </w:rPr>
          <w:delText>Hàng tháng</w:delText>
        </w:r>
        <w:r w:rsidRPr="00863667" w:rsidDel="003C6139">
          <w:rPr>
            <w:rFonts w:ascii="iCiel Avenir LT Std 35 Light" w:hAnsi="iCiel Avenir LT Std 35 Light" w:cs="Arial"/>
            <w:i/>
            <w:iCs/>
            <w:color w:val="000000" w:themeColor="text1"/>
            <w:sz w:val="22"/>
            <w:szCs w:val="22"/>
            <w:rPrChange w:id="14036" w:author="An Tran, ACA (BUV)" w:date="2024-09-13T17:29:00Z" w16du:dateUtc="2024-09-13T10:29:00Z">
              <w:rPr>
                <w:rFonts w:cs="Arial"/>
                <w:i/>
                <w:iCs/>
                <w:color w:val="000000" w:themeColor="text1"/>
                <w:szCs w:val="22"/>
              </w:rPr>
            </w:rPrChange>
          </w:rPr>
          <w:delText>, Ban Công tác và Phát tri</w:delText>
        </w:r>
        <w:r w:rsidRPr="00863667" w:rsidDel="003C6139">
          <w:rPr>
            <w:rFonts w:ascii="iCiel Avenir LT Std 35 Light" w:hAnsi="iCiel Avenir LT Std 35 Light" w:cs="Calibri"/>
            <w:i/>
            <w:iCs/>
            <w:color w:val="000000" w:themeColor="text1"/>
            <w:sz w:val="22"/>
            <w:szCs w:val="22"/>
            <w:rPrChange w:id="14037" w:author="An Tran, ACA (BUV)" w:date="2024-09-13T17:29:00Z" w16du:dateUtc="2024-09-13T10:29:00Z">
              <w:rPr>
                <w:rFonts w:cs="Calibri"/>
                <w:i/>
                <w:iCs/>
                <w:color w:val="000000" w:themeColor="text1"/>
                <w:szCs w:val="22"/>
              </w:rPr>
            </w:rPrChange>
          </w:rPr>
          <w:delText>ể</w:delText>
        </w:r>
        <w:r w:rsidRPr="00863667" w:rsidDel="003C6139">
          <w:rPr>
            <w:rFonts w:ascii="iCiel Avenir LT Std 35 Light" w:hAnsi="iCiel Avenir LT Std 35 Light" w:cs="Arial"/>
            <w:i/>
            <w:iCs/>
            <w:color w:val="000000" w:themeColor="text1"/>
            <w:sz w:val="22"/>
            <w:szCs w:val="22"/>
            <w:rPrChange w:id="14038" w:author="An Tran, ACA (BUV)" w:date="2024-09-13T17:29:00Z" w16du:dateUtc="2024-09-13T10:29:00Z">
              <w:rPr>
                <w:rFonts w:cs="Arial"/>
                <w:i/>
                <w:iCs/>
                <w:color w:val="000000" w:themeColor="text1"/>
                <w:szCs w:val="22"/>
              </w:rPr>
            </w:rPrChange>
          </w:rPr>
          <w:delText>n Sinh vi</w:delText>
        </w:r>
        <w:r w:rsidRPr="00863667" w:rsidDel="003C6139">
          <w:rPr>
            <w:rFonts w:ascii="iCiel Avenir LT Std 35 Light" w:hAnsi="iCiel Avenir LT Std 35 Light" w:cs="Avenir LT Std 35 Light"/>
            <w:i/>
            <w:iCs/>
            <w:color w:val="000000" w:themeColor="text1"/>
            <w:sz w:val="22"/>
            <w:szCs w:val="22"/>
            <w:rPrChange w:id="14039" w:author="An Tran, ACA (BUV)" w:date="2024-09-13T17:29:00Z" w16du:dateUtc="2024-09-13T10:29:00Z">
              <w:rPr>
                <w:rFonts w:cs="Avenir LT Std 35 Light"/>
                <w:i/>
                <w:iCs/>
                <w:color w:val="000000" w:themeColor="text1"/>
                <w:szCs w:val="22"/>
              </w:rPr>
            </w:rPrChange>
          </w:rPr>
          <w:delText>ê</w:delText>
        </w:r>
        <w:r w:rsidRPr="00863667" w:rsidDel="003C6139">
          <w:rPr>
            <w:rFonts w:ascii="iCiel Avenir LT Std 35 Light" w:hAnsi="iCiel Avenir LT Std 35 Light" w:cs="Arial"/>
            <w:i/>
            <w:iCs/>
            <w:color w:val="000000" w:themeColor="text1"/>
            <w:sz w:val="22"/>
            <w:szCs w:val="22"/>
            <w:rPrChange w:id="14040" w:author="An Tran, ACA (BUV)" w:date="2024-09-13T17:29:00Z" w16du:dateUtc="2024-09-13T10:29:00Z">
              <w:rPr>
                <w:rFonts w:cs="Arial"/>
                <w:i/>
                <w:iCs/>
                <w:color w:val="000000" w:themeColor="text1"/>
                <w:szCs w:val="22"/>
              </w:rPr>
            </w:rPrChange>
          </w:rPr>
          <w:delText xml:space="preserve">n </w:delText>
        </w:r>
        <w:r w:rsidRPr="00863667" w:rsidDel="003C6139">
          <w:rPr>
            <w:rFonts w:ascii="iCiel Avenir LT Std 35 Light" w:hAnsi="iCiel Avenir LT Std 35 Light" w:cs="Arial"/>
            <w:i/>
            <w:iCs/>
            <w:sz w:val="22"/>
            <w:szCs w:val="22"/>
            <w:rPrChange w:id="14041" w:author="An Tran, ACA (BUV)" w:date="2024-09-13T17:29:00Z" w16du:dateUtc="2024-09-13T10:29:00Z">
              <w:rPr>
                <w:rFonts w:cs="Arial"/>
                <w:i/>
                <w:iCs/>
                <w:szCs w:val="22"/>
              </w:rPr>
            </w:rPrChange>
          </w:rPr>
          <w:delText>c</w:delText>
        </w:r>
        <w:r w:rsidRPr="00863667" w:rsidDel="003C6139">
          <w:rPr>
            <w:rFonts w:ascii="iCiel Avenir LT Std 35 Light" w:hAnsi="iCiel Avenir LT Std 35 Light" w:cs="Calibri"/>
            <w:i/>
            <w:iCs/>
            <w:sz w:val="22"/>
            <w:szCs w:val="22"/>
            <w:rPrChange w:id="14042" w:author="An Tran, ACA (BUV)" w:date="2024-09-13T17:29:00Z" w16du:dateUtc="2024-09-13T10:29:00Z">
              <w:rPr>
                <w:rFonts w:cs="Calibri"/>
                <w:i/>
                <w:iCs/>
                <w:szCs w:val="22"/>
              </w:rPr>
            </w:rPrChange>
          </w:rPr>
          <w:delText>ũ</w:delText>
        </w:r>
        <w:r w:rsidRPr="00863667" w:rsidDel="003C6139">
          <w:rPr>
            <w:rFonts w:ascii="iCiel Avenir LT Std 35 Light" w:hAnsi="iCiel Avenir LT Std 35 Light" w:cs="Arial"/>
            <w:i/>
            <w:iCs/>
            <w:sz w:val="22"/>
            <w:szCs w:val="22"/>
            <w:rPrChange w:id="14043" w:author="An Tran, ACA (BUV)" w:date="2024-09-13T17:29:00Z" w16du:dateUtc="2024-09-13T10:29:00Z">
              <w:rPr>
                <w:rFonts w:cs="Arial"/>
                <w:i/>
                <w:iCs/>
                <w:szCs w:val="22"/>
              </w:rPr>
            </w:rPrChange>
          </w:rPr>
          <w:delText>ng g</w:delText>
        </w:r>
        <w:r w:rsidRPr="00863667" w:rsidDel="003C6139">
          <w:rPr>
            <w:rFonts w:ascii="iCiel Avenir LT Std 35 Light" w:hAnsi="iCiel Avenir LT Std 35 Light" w:cs="Calibri"/>
            <w:i/>
            <w:iCs/>
            <w:sz w:val="22"/>
            <w:szCs w:val="22"/>
            <w:rPrChange w:id="14044"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4045" w:author="An Tran, ACA (BUV)" w:date="2024-09-13T17:29:00Z" w16du:dateUtc="2024-09-13T10:29:00Z">
              <w:rPr>
                <w:rFonts w:cs="Arial"/>
                <w:i/>
                <w:iCs/>
                <w:szCs w:val="22"/>
              </w:rPr>
            </w:rPrChange>
          </w:rPr>
          <w:delText>i ra B</w:delText>
        </w:r>
        <w:r w:rsidRPr="00863667" w:rsidDel="003C6139">
          <w:rPr>
            <w:rFonts w:ascii="iCiel Avenir LT Std 35 Light" w:hAnsi="iCiel Avenir LT Std 35 Light" w:cs="Calibri"/>
            <w:i/>
            <w:iCs/>
            <w:sz w:val="22"/>
            <w:szCs w:val="22"/>
            <w:rPrChange w:id="14046"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047" w:author="An Tran, ACA (BUV)" w:date="2024-09-13T17:29:00Z" w16du:dateUtc="2024-09-13T10:29:00Z">
              <w:rPr>
                <w:rFonts w:cs="Arial"/>
                <w:i/>
                <w:iCs/>
                <w:szCs w:val="22"/>
              </w:rPr>
            </w:rPrChange>
          </w:rPr>
          <w:delText>n tin c</w:delText>
        </w:r>
        <w:r w:rsidRPr="00863667" w:rsidDel="003C6139">
          <w:rPr>
            <w:rFonts w:ascii="iCiel Avenir LT Std 35 Light" w:hAnsi="iCiel Avenir LT Std 35 Light" w:cs="Calibri"/>
            <w:i/>
            <w:iCs/>
            <w:sz w:val="22"/>
            <w:szCs w:val="22"/>
            <w:rPrChange w:id="14048"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049" w:author="An Tran, ACA (BUV)" w:date="2024-09-13T17:29:00Z" w16du:dateUtc="2024-09-13T10:29:00Z">
              <w:rPr>
                <w:rFonts w:cs="Arial"/>
                <w:i/>
                <w:iCs/>
                <w:szCs w:val="22"/>
              </w:rPr>
            </w:rPrChange>
          </w:rPr>
          <w:delText>p nh</w:delText>
        </w:r>
        <w:r w:rsidRPr="00863667" w:rsidDel="003C6139">
          <w:rPr>
            <w:rFonts w:ascii="iCiel Avenir LT Std 35 Light" w:hAnsi="iCiel Avenir LT Std 35 Light" w:cs="Calibri"/>
            <w:i/>
            <w:iCs/>
            <w:sz w:val="22"/>
            <w:szCs w:val="22"/>
            <w:rPrChange w:id="1405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051" w:author="An Tran, ACA (BUV)" w:date="2024-09-13T17:29:00Z" w16du:dateUtc="2024-09-13T10:29:00Z">
              <w:rPr>
                <w:rFonts w:cs="Arial"/>
                <w:i/>
                <w:iCs/>
                <w:szCs w:val="22"/>
              </w:rPr>
            </w:rPrChange>
          </w:rPr>
          <w:delText>t Newsletter nh</w:delText>
        </w:r>
        <w:r w:rsidRPr="00863667" w:rsidDel="003C6139">
          <w:rPr>
            <w:rFonts w:ascii="iCiel Avenir LT Std 35 Light" w:hAnsi="iCiel Avenir LT Std 35 Light" w:cs="Calibri"/>
            <w:i/>
            <w:iCs/>
            <w:sz w:val="22"/>
            <w:szCs w:val="22"/>
            <w:rPrChange w:id="14052" w:author="An Tran, ACA (BUV)" w:date="2024-09-13T17:29:00Z" w16du:dateUtc="2024-09-13T10:29:00Z">
              <w:rPr>
                <w:rFonts w:cs="Calibri"/>
                <w:i/>
                <w:iCs/>
                <w:szCs w:val="22"/>
              </w:rPr>
            </w:rPrChange>
          </w:rPr>
          <w:delText>ằ</w:delText>
        </w:r>
        <w:r w:rsidRPr="00863667" w:rsidDel="003C6139">
          <w:rPr>
            <w:rFonts w:ascii="iCiel Avenir LT Std 35 Light" w:hAnsi="iCiel Avenir LT Std 35 Light" w:cs="Arial"/>
            <w:i/>
            <w:iCs/>
            <w:sz w:val="22"/>
            <w:szCs w:val="22"/>
            <w:rPrChange w:id="14053" w:author="An Tran, ACA (BUV)" w:date="2024-09-13T17:29:00Z" w16du:dateUtc="2024-09-13T10:29:00Z">
              <w:rPr>
                <w:rFonts w:cs="Arial"/>
                <w:i/>
                <w:iCs/>
                <w:szCs w:val="22"/>
              </w:rPr>
            </w:rPrChange>
          </w:rPr>
          <w:delText>m gi</w:delText>
        </w:r>
        <w:r w:rsidRPr="00863667" w:rsidDel="003C6139">
          <w:rPr>
            <w:rFonts w:ascii="iCiel Avenir LT Std 35 Light" w:hAnsi="iCiel Avenir LT Std 35 Light" w:cs="Avenir Next LT Pro"/>
            <w:i/>
            <w:iCs/>
            <w:sz w:val="22"/>
            <w:szCs w:val="22"/>
            <w:rPrChange w:id="14054"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4055" w:author="An Tran, ACA (BUV)" w:date="2024-09-13T17:29:00Z" w16du:dateUtc="2024-09-13T10:29:00Z">
              <w:rPr>
                <w:rFonts w:cs="Arial"/>
                <w:i/>
                <w:iCs/>
                <w:szCs w:val="22"/>
              </w:rPr>
            </w:rPrChange>
          </w:rPr>
          <w:delText>p qu</w:delText>
        </w:r>
        <w:r w:rsidRPr="00863667" w:rsidDel="003C6139">
          <w:rPr>
            <w:rFonts w:ascii="iCiel Avenir LT Std 35 Light" w:hAnsi="iCiel Avenir LT Std 35 Light" w:cs="Avenir Next LT Pro"/>
            <w:i/>
            <w:iCs/>
            <w:sz w:val="22"/>
            <w:szCs w:val="22"/>
            <w:rPrChange w:id="14056"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4057"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4058"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4059"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4060"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4061" w:author="An Tran, ACA (BUV)" w:date="2024-09-13T17:29:00Z" w16du:dateUtc="2024-09-13T10:29:00Z">
              <w:rPr>
                <w:rFonts w:cs="Arial"/>
                <w:i/>
                <w:iCs/>
                <w:szCs w:val="22"/>
              </w:rPr>
            </w:rPrChange>
          </w:rPr>
          <w:delText xml:space="preserve"> huynh c</w:delText>
        </w:r>
        <w:r w:rsidRPr="00863667" w:rsidDel="003C6139">
          <w:rPr>
            <w:rFonts w:ascii="iCiel Avenir LT Std 35 Light" w:hAnsi="iCiel Avenir LT Std 35 Light" w:cs="Calibri"/>
            <w:i/>
            <w:iCs/>
            <w:sz w:val="22"/>
            <w:szCs w:val="22"/>
            <w:rPrChange w:id="14062"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063" w:author="An Tran, ACA (BUV)" w:date="2024-09-13T17:29:00Z" w16du:dateUtc="2024-09-13T10:29:00Z">
              <w:rPr>
                <w:rFonts w:cs="Arial"/>
                <w:i/>
                <w:iCs/>
                <w:szCs w:val="22"/>
              </w:rPr>
            </w:rPrChange>
          </w:rPr>
          <w:delText>p nh</w:delText>
        </w:r>
        <w:r w:rsidRPr="00863667" w:rsidDel="003C6139">
          <w:rPr>
            <w:rFonts w:ascii="iCiel Avenir LT Std 35 Light" w:hAnsi="iCiel Avenir LT Std 35 Light" w:cs="Calibri"/>
            <w:i/>
            <w:iCs/>
            <w:sz w:val="22"/>
            <w:szCs w:val="22"/>
            <w:rPrChange w:id="1406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065" w:author="An Tran, ACA (BUV)" w:date="2024-09-13T17:29:00Z" w16du:dateUtc="2024-09-13T10:29:00Z">
              <w:rPr>
                <w:rFonts w:cs="Arial"/>
                <w:i/>
                <w:iCs/>
                <w:szCs w:val="22"/>
              </w:rPr>
            </w:rPrChange>
          </w:rPr>
          <w:delText>t th</w:delText>
        </w:r>
        <w:r w:rsidRPr="00863667" w:rsidDel="003C6139">
          <w:rPr>
            <w:rFonts w:ascii="iCiel Avenir LT Std 35 Light" w:hAnsi="iCiel Avenir LT Std 35 Light" w:cs="Avenir Next LT Pro"/>
            <w:i/>
            <w:iCs/>
            <w:sz w:val="22"/>
            <w:szCs w:val="22"/>
            <w:rPrChange w:id="1406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067" w:author="An Tran, ACA (BUV)" w:date="2024-09-13T17:29:00Z" w16du:dateUtc="2024-09-13T10:29:00Z">
              <w:rPr>
                <w:rFonts w:cs="Arial"/>
                <w:i/>
                <w:iCs/>
                <w:szCs w:val="22"/>
              </w:rPr>
            </w:rPrChange>
          </w:rPr>
          <w:delText>ng tin v</w:delText>
        </w:r>
        <w:r w:rsidRPr="00863667" w:rsidDel="003C6139">
          <w:rPr>
            <w:rFonts w:ascii="iCiel Avenir LT Std 35 Light" w:hAnsi="iCiel Avenir LT Std 35 Light" w:cs="Calibri"/>
            <w:i/>
            <w:iCs/>
            <w:sz w:val="22"/>
            <w:szCs w:val="22"/>
            <w:rPrChange w:id="14068"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069"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4070"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4071" w:author="An Tran, ACA (BUV)" w:date="2024-09-13T17:29:00Z" w16du:dateUtc="2024-09-13T10:29:00Z">
              <w:rPr>
                <w:rFonts w:cs="Arial"/>
                <w:i/>
                <w:iCs/>
                <w:szCs w:val="22"/>
              </w:rPr>
            </w:rPrChange>
          </w:rPr>
          <w:delText>ng ho</w:delText>
        </w:r>
        <w:r w:rsidRPr="00863667" w:rsidDel="003C6139">
          <w:rPr>
            <w:rFonts w:ascii="iCiel Avenir LT Std 35 Light" w:hAnsi="iCiel Avenir LT Std 35 Light" w:cs="Calibri"/>
            <w:i/>
            <w:iCs/>
            <w:sz w:val="22"/>
            <w:szCs w:val="22"/>
            <w:rPrChange w:id="14072"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073"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Calibri"/>
            <w:i/>
            <w:iCs/>
            <w:sz w:val="22"/>
            <w:szCs w:val="22"/>
            <w:rPrChange w:id="14074" w:author="An Tran, ACA (BUV)" w:date="2024-09-13T17:29:00Z" w16du:dateUtc="2024-09-13T10:29:00Z">
              <w:rPr>
                <w:rFonts w:cs="Calibri"/>
                <w:i/>
                <w:iCs/>
                <w:szCs w:val="22"/>
              </w:rPr>
            </w:rPrChange>
          </w:rPr>
          <w:delText>độ</w:delText>
        </w:r>
        <w:r w:rsidRPr="00863667" w:rsidDel="003C6139">
          <w:rPr>
            <w:rFonts w:ascii="iCiel Avenir LT Std 35 Light" w:hAnsi="iCiel Avenir LT Std 35 Light" w:cs="Arial"/>
            <w:i/>
            <w:iCs/>
            <w:sz w:val="22"/>
            <w:szCs w:val="22"/>
            <w:rPrChange w:id="14075"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Calibri"/>
            <w:i/>
            <w:iCs/>
            <w:sz w:val="22"/>
            <w:szCs w:val="22"/>
            <w:rPrChange w:id="14076"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077" w:author="An Tran, ACA (BUV)" w:date="2024-09-13T17:29:00Z" w16du:dateUtc="2024-09-13T10:29:00Z">
              <w:rPr>
                <w:rFonts w:cs="Arial"/>
                <w:i/>
                <w:iCs/>
                <w:szCs w:val="22"/>
              </w:rPr>
            </w:rPrChange>
          </w:rPr>
          <w:delText>ang di</w:delText>
        </w:r>
        <w:r w:rsidRPr="00863667" w:rsidDel="003C6139">
          <w:rPr>
            <w:rFonts w:ascii="iCiel Avenir LT Std 35 Light" w:hAnsi="iCiel Avenir LT Std 35 Light" w:cs="Calibri"/>
            <w:i/>
            <w:iCs/>
            <w:sz w:val="22"/>
            <w:szCs w:val="22"/>
            <w:rPrChange w:id="14078" w:author="An Tran, ACA (BUV)" w:date="2024-09-13T17:29:00Z" w16du:dateUtc="2024-09-13T10:29:00Z">
              <w:rPr>
                <w:rFonts w:cs="Calibri"/>
                <w:i/>
                <w:iCs/>
                <w:szCs w:val="22"/>
              </w:rPr>
            </w:rPrChange>
          </w:rPr>
          <w:delText>ễ</w:delText>
        </w:r>
        <w:r w:rsidRPr="00863667" w:rsidDel="003C6139">
          <w:rPr>
            <w:rFonts w:ascii="iCiel Avenir LT Std 35 Light" w:hAnsi="iCiel Avenir LT Std 35 Light" w:cs="Arial"/>
            <w:i/>
            <w:iCs/>
            <w:sz w:val="22"/>
            <w:szCs w:val="22"/>
            <w:rPrChange w:id="14079" w:author="An Tran, ACA (BUV)" w:date="2024-09-13T17:29:00Z" w16du:dateUtc="2024-09-13T10:29:00Z">
              <w:rPr>
                <w:rFonts w:cs="Arial"/>
                <w:i/>
                <w:iCs/>
                <w:szCs w:val="22"/>
              </w:rPr>
            </w:rPrChange>
          </w:rPr>
          <w:delText>n ra, nh</w:delText>
        </w:r>
        <w:r w:rsidRPr="00863667" w:rsidDel="003C6139">
          <w:rPr>
            <w:rFonts w:ascii="iCiel Avenir LT Std 35 Light" w:hAnsi="iCiel Avenir LT Std 35 Light" w:cs="Calibri"/>
            <w:i/>
            <w:iCs/>
            <w:sz w:val="22"/>
            <w:szCs w:val="22"/>
            <w:rPrChange w:id="14080"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4081"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Avenir Next LT Pro"/>
            <w:i/>
            <w:iCs/>
            <w:sz w:val="22"/>
            <w:szCs w:val="22"/>
            <w:rPrChange w:id="14082"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083" w:author="An Tran, ACA (BUV)" w:date="2024-09-13T17:29:00Z" w16du:dateUtc="2024-09-13T10:29:00Z">
              <w:rPr>
                <w:rFonts w:cs="Arial"/>
                <w:i/>
                <w:iCs/>
                <w:szCs w:val="22"/>
              </w:rPr>
            </w:rPrChange>
          </w:rPr>
          <w:delText>ng tin quan tr</w:delText>
        </w:r>
        <w:r w:rsidRPr="00863667" w:rsidDel="003C6139">
          <w:rPr>
            <w:rFonts w:ascii="iCiel Avenir LT Std 35 Light" w:hAnsi="iCiel Avenir LT Std 35 Light" w:cs="Calibri"/>
            <w:i/>
            <w:iCs/>
            <w:sz w:val="22"/>
            <w:szCs w:val="22"/>
            <w:rPrChange w:id="14084"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4085"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Calibri"/>
            <w:i/>
            <w:iCs/>
            <w:sz w:val="22"/>
            <w:szCs w:val="22"/>
            <w:rPrChange w:id="14086" w:author="An Tran, ACA (BUV)" w:date="2024-09-13T17:29:00Z" w16du:dateUtc="2024-09-13T10:29:00Z">
              <w:rPr>
                <w:rFonts w:cs="Calibri"/>
                <w:i/>
                <w:iCs/>
                <w:szCs w:val="22"/>
              </w:rPr>
            </w:rPrChange>
          </w:rPr>
          <w:delText>để</w:delText>
        </w:r>
        <w:r w:rsidRPr="00863667" w:rsidDel="003C6139">
          <w:rPr>
            <w:rFonts w:ascii="iCiel Avenir LT Std 35 Light" w:hAnsi="iCiel Avenir LT Std 35 Light" w:cs="Arial"/>
            <w:i/>
            <w:iCs/>
            <w:sz w:val="22"/>
            <w:szCs w:val="22"/>
            <w:rPrChange w:id="1408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088"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4089"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090" w:author="An Tran, ACA (BUV)" w:date="2024-09-13T17:29:00Z" w16du:dateUtc="2024-09-13T10:29:00Z">
              <w:rPr>
                <w:rFonts w:cs="Calibri"/>
                <w:i/>
                <w:iCs/>
                <w:szCs w:val="22"/>
              </w:rPr>
            </w:rPrChange>
          </w:rPr>
          <w:delText>đượ</w:delText>
        </w:r>
        <w:r w:rsidRPr="00863667" w:rsidDel="003C6139">
          <w:rPr>
            <w:rFonts w:ascii="iCiel Avenir LT Std 35 Light" w:hAnsi="iCiel Avenir LT Std 35 Light" w:cs="Arial"/>
            <w:i/>
            <w:iCs/>
            <w:sz w:val="22"/>
            <w:szCs w:val="22"/>
            <w:rPrChange w:id="14091"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Avenir Next LT Pro"/>
            <w:i/>
            <w:iCs/>
            <w:sz w:val="22"/>
            <w:szCs w:val="22"/>
            <w:rPrChange w:id="14092"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093" w:author="An Tran, ACA (BUV)" w:date="2024-09-13T17:29:00Z" w16du:dateUtc="2024-09-13T10:29:00Z">
              <w:rPr>
                <w:rFonts w:cs="Arial"/>
                <w:i/>
                <w:iCs/>
                <w:szCs w:val="22"/>
              </w:rPr>
            </w:rPrChange>
          </w:rPr>
          <w:delText>nh dung to</w:delText>
        </w:r>
        <w:r w:rsidRPr="00863667" w:rsidDel="003C6139">
          <w:rPr>
            <w:rFonts w:ascii="iCiel Avenir LT Std 35 Light" w:hAnsi="iCiel Avenir LT Std 35 Light" w:cs="Avenir Next LT Pro"/>
            <w:i/>
            <w:iCs/>
            <w:sz w:val="22"/>
            <w:szCs w:val="22"/>
            <w:rPrChange w:id="1409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095"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4096"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097" w:author="An Tran, ACA (BUV)" w:date="2024-09-13T17:29:00Z" w16du:dateUtc="2024-09-13T10:29:00Z">
              <w:rPr>
                <w:rFonts w:cs="Arial"/>
                <w:i/>
                <w:iCs/>
                <w:szCs w:val="22"/>
              </w:rPr>
            </w:rPrChange>
          </w:rPr>
          <w:delText>nh v</w:delText>
        </w:r>
        <w:r w:rsidRPr="00863667" w:rsidDel="003C6139">
          <w:rPr>
            <w:rFonts w:ascii="iCiel Avenir LT Std 35 Light" w:hAnsi="iCiel Avenir LT Std 35 Light" w:cs="Calibri"/>
            <w:i/>
            <w:iCs/>
            <w:sz w:val="22"/>
            <w:szCs w:val="22"/>
            <w:rPrChange w:id="14098"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099" w:author="An Tran, ACA (BUV)" w:date="2024-09-13T17:29:00Z" w16du:dateUtc="2024-09-13T10:29:00Z">
              <w:rPr>
                <w:rFonts w:cs="Arial"/>
                <w:i/>
                <w:iCs/>
                <w:szCs w:val="22"/>
              </w:rPr>
            </w:rPrChange>
          </w:rPr>
          <w:delText xml:space="preserve"> ho</w:delText>
        </w:r>
        <w:r w:rsidRPr="00863667" w:rsidDel="003C6139">
          <w:rPr>
            <w:rFonts w:ascii="iCiel Avenir LT Std 35 Light" w:hAnsi="iCiel Avenir LT Std 35 Light" w:cs="Calibri"/>
            <w:i/>
            <w:iCs/>
            <w:sz w:val="22"/>
            <w:szCs w:val="22"/>
            <w:rPrChange w:id="14100"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101"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Calibri"/>
            <w:i/>
            <w:iCs/>
            <w:sz w:val="22"/>
            <w:szCs w:val="22"/>
            <w:rPrChange w:id="14102" w:author="An Tran, ACA (BUV)" w:date="2024-09-13T17:29:00Z" w16du:dateUtc="2024-09-13T10:29:00Z">
              <w:rPr>
                <w:rFonts w:cs="Calibri"/>
                <w:i/>
                <w:iCs/>
                <w:szCs w:val="22"/>
              </w:rPr>
            </w:rPrChange>
          </w:rPr>
          <w:delText>độ</w:delText>
        </w:r>
        <w:r w:rsidRPr="00863667" w:rsidDel="003C6139">
          <w:rPr>
            <w:rFonts w:ascii="iCiel Avenir LT Std 35 Light" w:hAnsi="iCiel Avenir LT Std 35 Light" w:cs="Arial"/>
            <w:i/>
            <w:iCs/>
            <w:sz w:val="22"/>
            <w:szCs w:val="22"/>
            <w:rPrChange w:id="14103"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Calibri"/>
            <w:i/>
            <w:iCs/>
            <w:sz w:val="22"/>
            <w:szCs w:val="22"/>
            <w:rPrChange w:id="14104"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105" w:author="An Tran, ACA (BUV)" w:date="2024-09-13T17:29:00Z" w16du:dateUtc="2024-09-13T10:29:00Z">
              <w:rPr>
                <w:rFonts w:cs="Arial"/>
                <w:i/>
                <w:iCs/>
                <w:szCs w:val="22"/>
              </w:rPr>
            </w:rPrChange>
          </w:rPr>
          <w:delText>a nh</w:delText>
        </w:r>
        <w:r w:rsidRPr="00863667" w:rsidDel="003C6139">
          <w:rPr>
            <w:rFonts w:ascii="iCiel Avenir LT Std 35 Light" w:hAnsi="iCiel Avenir LT Std 35 Light" w:cs="Avenir Next LT Pro"/>
            <w:i/>
            <w:iCs/>
            <w:sz w:val="22"/>
            <w:szCs w:val="22"/>
            <w:rPrChange w:id="1410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107"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4108"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4109" w:author="An Tran, ACA (BUV)" w:date="2024-09-13T17:29:00Z" w16du:dateUtc="2024-09-13T10:29:00Z">
              <w:rPr>
                <w:rFonts w:cs="Arial"/>
                <w:i/>
                <w:iCs/>
                <w:szCs w:val="22"/>
              </w:rPr>
            </w:rPrChange>
          </w:rPr>
          <w:delText>ng. N</w:delText>
        </w:r>
        <w:r w:rsidRPr="00863667" w:rsidDel="003C6139">
          <w:rPr>
            <w:rFonts w:ascii="iCiel Avenir LT Std 35 Light" w:hAnsi="iCiel Avenir LT Std 35 Light" w:cs="Calibri"/>
            <w:i/>
            <w:iCs/>
            <w:sz w:val="22"/>
            <w:szCs w:val="22"/>
            <w:rPrChange w:id="14110"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4111" w:author="An Tran, ACA (BUV)" w:date="2024-09-13T17:29:00Z" w16du:dateUtc="2024-09-13T10:29:00Z">
              <w:rPr>
                <w:rFonts w:cs="Arial"/>
                <w:i/>
                <w:iCs/>
                <w:szCs w:val="22"/>
              </w:rPr>
            </w:rPrChange>
          </w:rPr>
          <w:delText>u qu</w:delText>
        </w:r>
        <w:r w:rsidRPr="00863667" w:rsidDel="003C6139">
          <w:rPr>
            <w:rFonts w:ascii="iCiel Avenir LT Std 35 Light" w:hAnsi="iCiel Avenir LT Std 35 Light" w:cs="Avenir Next LT Pro"/>
            <w:i/>
            <w:iCs/>
            <w:sz w:val="22"/>
            <w:szCs w:val="22"/>
            <w:rPrChange w:id="14112"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4113"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4114"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4115"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4116"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4117" w:author="An Tran, ACA (BUV)" w:date="2024-09-13T17:29:00Z" w16du:dateUtc="2024-09-13T10:29:00Z">
              <w:rPr>
                <w:rFonts w:cs="Arial"/>
                <w:i/>
                <w:iCs/>
                <w:szCs w:val="22"/>
              </w:rPr>
            </w:rPrChange>
          </w:rPr>
          <w:delText xml:space="preserve"> huynh và sinh viên có nhu c</w:delText>
        </w:r>
        <w:r w:rsidRPr="00863667" w:rsidDel="003C6139">
          <w:rPr>
            <w:rFonts w:ascii="iCiel Avenir LT Std 35 Light" w:hAnsi="iCiel Avenir LT Std 35 Light" w:cs="Calibri"/>
            <w:i/>
            <w:iCs/>
            <w:sz w:val="22"/>
            <w:szCs w:val="22"/>
            <w:rPrChange w:id="14118"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4119" w:author="An Tran, ACA (BUV)" w:date="2024-09-13T17:29:00Z" w16du:dateUtc="2024-09-13T10:29:00Z">
              <w:rPr>
                <w:rFonts w:cs="Arial"/>
                <w:i/>
                <w:iCs/>
                <w:szCs w:val="22"/>
              </w:rPr>
            </w:rPrChange>
          </w:rPr>
          <w:delText xml:space="preserve">u </w:delText>
        </w:r>
        <w:r w:rsidRPr="00863667" w:rsidDel="003C6139">
          <w:rPr>
            <w:rFonts w:ascii="iCiel Avenir LT Std 35 Light" w:hAnsi="iCiel Avenir LT Std 35 Light" w:cs="Calibri"/>
            <w:i/>
            <w:iCs/>
            <w:sz w:val="22"/>
            <w:szCs w:val="22"/>
            <w:rPrChange w:id="14120" w:author="An Tran, ACA (BUV)" w:date="2024-09-13T17:29:00Z" w16du:dateUtc="2024-09-13T10:29:00Z">
              <w:rPr>
                <w:rFonts w:cs="Calibri"/>
                <w:i/>
                <w:iCs/>
                <w:szCs w:val="22"/>
              </w:rPr>
            </w:rPrChange>
          </w:rPr>
          <w:delText>đượ</w:delText>
        </w:r>
        <w:r w:rsidRPr="00863667" w:rsidDel="003C6139">
          <w:rPr>
            <w:rFonts w:ascii="iCiel Avenir LT Std 35 Light" w:hAnsi="iCiel Avenir LT Std 35 Light" w:cs="Arial"/>
            <w:i/>
            <w:iCs/>
            <w:sz w:val="22"/>
            <w:szCs w:val="22"/>
            <w:rPrChange w:id="14121" w:author="An Tran, ACA (BUV)" w:date="2024-09-13T17:29:00Z" w16du:dateUtc="2024-09-13T10:29:00Z">
              <w:rPr>
                <w:rFonts w:cs="Arial"/>
                <w:i/>
                <w:iCs/>
                <w:szCs w:val="22"/>
              </w:rPr>
            </w:rPrChange>
          </w:rPr>
          <w:delText>c nh</w:delText>
        </w:r>
        <w:r w:rsidRPr="00863667" w:rsidDel="003C6139">
          <w:rPr>
            <w:rFonts w:ascii="iCiel Avenir LT Std 35 Light" w:hAnsi="iCiel Avenir LT Std 35 Light" w:cs="Calibri"/>
            <w:i/>
            <w:iCs/>
            <w:sz w:val="22"/>
            <w:szCs w:val="22"/>
            <w:rPrChange w:id="14122"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123" w:author="An Tran, ACA (BUV)" w:date="2024-09-13T17:29:00Z" w16du:dateUtc="2024-09-13T10:29:00Z">
              <w:rPr>
                <w:rFonts w:cs="Arial"/>
                <w:i/>
                <w:iCs/>
                <w:szCs w:val="22"/>
              </w:rPr>
            </w:rPrChange>
          </w:rPr>
          <w:delText>n b</w:delText>
        </w:r>
        <w:r w:rsidRPr="00863667" w:rsidDel="003C6139">
          <w:rPr>
            <w:rFonts w:ascii="iCiel Avenir LT Std 35 Light" w:hAnsi="iCiel Avenir LT Std 35 Light" w:cs="Calibri"/>
            <w:i/>
            <w:iCs/>
            <w:sz w:val="22"/>
            <w:szCs w:val="22"/>
            <w:rPrChange w:id="14124"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125" w:author="An Tran, ACA (BUV)" w:date="2024-09-13T17:29:00Z" w16du:dateUtc="2024-09-13T10:29:00Z">
              <w:rPr>
                <w:rFonts w:cs="Arial"/>
                <w:i/>
                <w:iCs/>
                <w:szCs w:val="22"/>
              </w:rPr>
            </w:rPrChange>
          </w:rPr>
          <w:delText>n tin h</w:delText>
        </w:r>
        <w:r w:rsidRPr="00863667" w:rsidDel="003C6139">
          <w:rPr>
            <w:rFonts w:ascii="iCiel Avenir LT Std 35 Light" w:hAnsi="iCiel Avenir LT Std 35 Light" w:cs="Avenir Next LT Pro"/>
            <w:i/>
            <w:iCs/>
            <w:sz w:val="22"/>
            <w:szCs w:val="22"/>
            <w:rPrChange w:id="1412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127"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Avenir Next LT Pro"/>
            <w:i/>
            <w:iCs/>
            <w:sz w:val="22"/>
            <w:szCs w:val="22"/>
            <w:rPrChange w:id="1412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129" w:author="An Tran, ACA (BUV)" w:date="2024-09-13T17:29:00Z" w16du:dateUtc="2024-09-13T10:29:00Z">
              <w:rPr>
                <w:rFonts w:cs="Arial"/>
                <w:i/>
                <w:iCs/>
                <w:szCs w:val="22"/>
              </w:rPr>
            </w:rPrChange>
          </w:rPr>
          <w:delText>ng, vui l</w:delText>
        </w:r>
        <w:r w:rsidRPr="00863667" w:rsidDel="003C6139">
          <w:rPr>
            <w:rFonts w:ascii="iCiel Avenir LT Std 35 Light" w:hAnsi="iCiel Avenir LT Std 35 Light" w:cs="Avenir Next LT Pro"/>
            <w:i/>
            <w:iCs/>
            <w:sz w:val="22"/>
            <w:szCs w:val="22"/>
            <w:rPrChange w:id="14130" w:author="An Tran, ACA (BUV)" w:date="2024-09-13T17:29:00Z" w16du:dateUtc="2024-09-13T10:29:00Z">
              <w:rPr>
                <w:rFonts w:cs="Avenir Next LT Pro"/>
                <w:i/>
                <w:iCs/>
                <w:szCs w:val="22"/>
              </w:rPr>
            </w:rPrChange>
          </w:rPr>
          <w:delText>ò</w:delText>
        </w:r>
        <w:r w:rsidRPr="00863667" w:rsidDel="003C6139">
          <w:rPr>
            <w:rFonts w:ascii="iCiel Avenir LT Std 35 Light" w:hAnsi="iCiel Avenir LT Std 35 Light" w:cs="Arial"/>
            <w:i/>
            <w:iCs/>
            <w:sz w:val="22"/>
            <w:szCs w:val="22"/>
            <w:rPrChange w:id="14131" w:author="An Tran, ACA (BUV)" w:date="2024-09-13T17:29:00Z" w16du:dateUtc="2024-09-13T10:29:00Z">
              <w:rPr>
                <w:rFonts w:cs="Arial"/>
                <w:i/>
                <w:iCs/>
                <w:szCs w:val="22"/>
              </w:rPr>
            </w:rPrChange>
          </w:rPr>
          <w:delText>ng cung c</w:delText>
        </w:r>
        <w:r w:rsidRPr="00863667" w:rsidDel="003C6139">
          <w:rPr>
            <w:rFonts w:ascii="iCiel Avenir LT Std 35 Light" w:hAnsi="iCiel Avenir LT Std 35 Light" w:cs="Calibri"/>
            <w:i/>
            <w:iCs/>
            <w:sz w:val="22"/>
            <w:szCs w:val="22"/>
            <w:rPrChange w:id="14132"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133"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Calibri"/>
            <w:i/>
            <w:iCs/>
            <w:sz w:val="22"/>
            <w:szCs w:val="22"/>
            <w:rPrChange w:id="14134" w:author="An Tran, ACA (BUV)" w:date="2024-09-13T17:29:00Z" w16du:dateUtc="2024-09-13T10:29:00Z">
              <w:rPr>
                <w:rFonts w:cs="Calibri"/>
                <w:i/>
                <w:iCs/>
                <w:szCs w:val="22"/>
              </w:rPr>
            </w:rPrChange>
          </w:rPr>
          <w:delText>đị</w:delText>
        </w:r>
        <w:r w:rsidRPr="00863667" w:rsidDel="003C6139">
          <w:rPr>
            <w:rFonts w:ascii="iCiel Avenir LT Std 35 Light" w:hAnsi="iCiel Avenir LT Std 35 Light" w:cs="Arial"/>
            <w:i/>
            <w:iCs/>
            <w:sz w:val="22"/>
            <w:szCs w:val="22"/>
            <w:rPrChange w:id="14135" w:author="An Tran, ACA (BUV)" w:date="2024-09-13T17:29:00Z" w16du:dateUtc="2024-09-13T10:29:00Z">
              <w:rPr>
                <w:rFonts w:cs="Arial"/>
                <w:i/>
                <w:iCs/>
                <w:szCs w:val="22"/>
              </w:rPr>
            </w:rPrChange>
          </w:rPr>
          <w:delText>a ch</w:delText>
        </w:r>
        <w:r w:rsidRPr="00863667" w:rsidDel="003C6139">
          <w:rPr>
            <w:rFonts w:ascii="iCiel Avenir LT Std 35 Light" w:hAnsi="iCiel Avenir LT Std 35 Light" w:cs="Calibri"/>
            <w:i/>
            <w:iCs/>
            <w:sz w:val="22"/>
            <w:szCs w:val="22"/>
            <w:rPrChange w:id="14136" w:author="An Tran, ACA (BUV)" w:date="2024-09-13T17:29:00Z" w16du:dateUtc="2024-09-13T10:29:00Z">
              <w:rPr>
                <w:rFonts w:cs="Calibri"/>
                <w:i/>
                <w:iCs/>
                <w:szCs w:val="22"/>
              </w:rPr>
            </w:rPrChange>
          </w:rPr>
          <w:delText>ỉ</w:delText>
        </w:r>
        <w:r w:rsidRPr="00863667" w:rsidDel="003C6139">
          <w:rPr>
            <w:rFonts w:ascii="iCiel Avenir LT Std 35 Light" w:hAnsi="iCiel Avenir LT Std 35 Light" w:cs="Arial"/>
            <w:i/>
            <w:iCs/>
            <w:sz w:val="22"/>
            <w:szCs w:val="22"/>
            <w:rPrChange w:id="14137" w:author="An Tran, ACA (BUV)" w:date="2024-09-13T17:29:00Z" w16du:dateUtc="2024-09-13T10:29:00Z">
              <w:rPr>
                <w:rFonts w:cs="Arial"/>
                <w:i/>
                <w:iCs/>
                <w:szCs w:val="22"/>
              </w:rPr>
            </w:rPrChange>
          </w:rPr>
          <w:delText xml:space="preserve"> email c</w:delText>
        </w:r>
        <w:r w:rsidRPr="00863667" w:rsidDel="003C6139">
          <w:rPr>
            <w:rFonts w:ascii="iCiel Avenir LT Std 35 Light" w:hAnsi="iCiel Avenir LT Std 35 Light" w:cs="Calibri"/>
            <w:i/>
            <w:iCs/>
            <w:sz w:val="22"/>
            <w:szCs w:val="22"/>
            <w:rPrChange w:id="14138"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139" w:author="An Tran, ACA (BUV)" w:date="2024-09-13T17:29:00Z" w16du:dateUtc="2024-09-13T10:29:00Z">
              <w:rPr>
                <w:rFonts w:cs="Arial"/>
                <w:i/>
                <w:iCs/>
                <w:szCs w:val="22"/>
              </w:rPr>
            </w:rPrChange>
          </w:rPr>
          <w:delText>a qu</w:delText>
        </w:r>
        <w:r w:rsidRPr="00863667" w:rsidDel="003C6139">
          <w:rPr>
            <w:rFonts w:ascii="iCiel Avenir LT Std 35 Light" w:hAnsi="iCiel Avenir LT Std 35 Light" w:cs="Avenir Next LT Pro"/>
            <w:i/>
            <w:iCs/>
            <w:sz w:val="22"/>
            <w:szCs w:val="22"/>
            <w:rPrChange w:id="14140"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4141"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4142"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4143"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4144"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4145" w:author="An Tran, ACA (BUV)" w:date="2024-09-13T17:29:00Z" w16du:dateUtc="2024-09-13T10:29:00Z">
              <w:rPr>
                <w:rFonts w:cs="Arial"/>
                <w:i/>
                <w:iCs/>
                <w:szCs w:val="22"/>
              </w:rPr>
            </w:rPrChange>
          </w:rPr>
          <w:delText>i B</w:delText>
        </w:r>
        <w:r w:rsidRPr="00863667" w:rsidDel="003C6139">
          <w:rPr>
            <w:rFonts w:ascii="iCiel Avenir LT Std 35 Light" w:hAnsi="iCiel Avenir LT Std 35 Light" w:cs="Calibri"/>
            <w:i/>
            <w:iCs/>
            <w:sz w:val="22"/>
            <w:szCs w:val="22"/>
            <w:rPrChange w:id="1414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4147"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4148"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149"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415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151" w:author="An Tran, ACA (BUV)" w:date="2024-09-13T17:29:00Z" w16du:dateUtc="2024-09-13T10:29:00Z">
              <w:rPr>
                <w:rFonts w:cs="Arial"/>
                <w:i/>
                <w:iCs/>
                <w:szCs w:val="22"/>
              </w:rPr>
            </w:rPrChange>
          </w:rPr>
          <w:delText>ng tin Sinh viên (</w:delText>
        </w:r>
        <w:r w:rsidR="003C6139" w:rsidRPr="00863667" w:rsidDel="003C6139">
          <w:rPr>
            <w:rFonts w:ascii="iCiel Avenir LT Std 35 Light" w:hAnsi="iCiel Avenir LT Std 35 Light"/>
            <w:rPrChange w:id="14152"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153" w:author="An Tran, ACA (BUV)" w:date="2024-09-13T17:29:00Z" w16du:dateUtc="2024-09-13T10:29:00Z">
              <w:rPr/>
            </w:rPrChange>
          </w:rPr>
          <w:delInstrText>HYPERLINK "mailto:studentservice@buv.edu.vn"</w:delInstrText>
        </w:r>
        <w:r w:rsidR="003C6139" w:rsidRPr="00B8666B" w:rsidDel="003C6139">
          <w:rPr>
            <w:rFonts w:ascii="iCiel Avenir LT Std 35 Light" w:hAnsi="iCiel Avenir LT Std 35 Light"/>
          </w:rPr>
        </w:r>
        <w:r w:rsidR="003C6139" w:rsidRPr="00863667" w:rsidDel="003C6139">
          <w:rPr>
            <w:rPrChange w:id="14154"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4155" w:author="An Tran, ACA (BUV)" w:date="2024-09-13T17:29:00Z" w16du:dateUtc="2024-09-13T10:29:00Z">
              <w:rPr>
                <w:rStyle w:val="Hyperlink"/>
                <w:rFonts w:cs="Arial"/>
                <w:i/>
                <w:iCs/>
                <w:szCs w:val="22"/>
              </w:rPr>
            </w:rPrChange>
          </w:rPr>
          <w:delText>studentservice@buv.edu.vn</w:delText>
        </w:r>
        <w:r w:rsidR="003C6139" w:rsidRPr="00863667" w:rsidDel="003C6139">
          <w:rPr>
            <w:rStyle w:val="Hyperlink"/>
            <w:rFonts w:ascii="iCiel Avenir LT Std 35 Light" w:hAnsi="iCiel Avenir LT Std 35 Light" w:cs="Arial"/>
            <w:i/>
            <w:iCs/>
            <w:sz w:val="22"/>
            <w:szCs w:val="22"/>
            <w:rPrChange w:id="14156"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4157"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158" w:author="An Tran, ACA (BUV)" w:date="2024-09-13T17:29:00Z" w16du:dateUtc="2024-09-13T10:29:00Z">
              <w:rPr>
                <w:rFonts w:cs="Calibri"/>
                <w:i/>
                <w:iCs/>
                <w:szCs w:val="22"/>
              </w:rPr>
            </w:rPrChange>
          </w:rPr>
          <w:delText>để</w:delText>
        </w:r>
        <w:r w:rsidRPr="00863667" w:rsidDel="003C6139">
          <w:rPr>
            <w:rFonts w:ascii="iCiel Avenir LT Std 35 Light" w:hAnsi="iCiel Avenir LT Std 35 Light" w:cs="Arial"/>
            <w:i/>
            <w:iCs/>
            <w:sz w:val="22"/>
            <w:szCs w:val="22"/>
            <w:rPrChange w:id="14159"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416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161"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4162"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163" w:author="An Tran, ACA (BUV)" w:date="2024-09-13T17:29:00Z" w16du:dateUtc="2024-09-13T10:29:00Z">
              <w:rPr>
                <w:rFonts w:cs="Arial"/>
                <w:i/>
                <w:iCs/>
                <w:szCs w:val="22"/>
              </w:rPr>
            </w:rPrChange>
          </w:rPr>
          <w:delText>p nh</w:delText>
        </w:r>
        <w:r w:rsidRPr="00863667" w:rsidDel="003C6139">
          <w:rPr>
            <w:rFonts w:ascii="iCiel Avenir LT Std 35 Light" w:hAnsi="iCiel Avenir LT Std 35 Light" w:cs="Calibri"/>
            <w:i/>
            <w:iCs/>
            <w:sz w:val="22"/>
            <w:szCs w:val="22"/>
            <w:rPrChange w:id="1416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165" w:author="An Tran, ACA (BUV)" w:date="2024-09-13T17:29:00Z" w16du:dateUtc="2024-09-13T10:29:00Z">
              <w:rPr>
                <w:rFonts w:cs="Arial"/>
                <w:i/>
                <w:iCs/>
                <w:szCs w:val="22"/>
              </w:rPr>
            </w:rPrChange>
          </w:rPr>
          <w:delText>t v</w:delText>
        </w:r>
        <w:r w:rsidRPr="00863667" w:rsidDel="003C6139">
          <w:rPr>
            <w:rFonts w:ascii="iCiel Avenir LT Std 35 Light" w:hAnsi="iCiel Avenir LT Std 35 Light" w:cs="Avenir Next LT Pro"/>
            <w:i/>
            <w:iCs/>
            <w:sz w:val="22"/>
            <w:szCs w:val="22"/>
            <w:rPrChange w:id="1416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16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16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169" w:author="An Tran, ACA (BUV)" w:date="2024-09-13T17:29:00Z" w16du:dateUtc="2024-09-13T10:29:00Z">
              <w:rPr>
                <w:rFonts w:cs="Arial"/>
                <w:i/>
                <w:iCs/>
                <w:szCs w:val="22"/>
              </w:rPr>
            </w:rPrChange>
          </w:rPr>
          <w:delText>c th</w:delText>
        </w:r>
        <w:r w:rsidRPr="00863667" w:rsidDel="003C6139">
          <w:rPr>
            <w:rFonts w:ascii="iCiel Avenir LT Std 35 Light" w:hAnsi="iCiel Avenir LT Std 35 Light" w:cs="Avenir Next LT Pro"/>
            <w:i/>
            <w:iCs/>
            <w:sz w:val="22"/>
            <w:szCs w:val="22"/>
            <w:rPrChange w:id="1417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171" w:author="An Tran, ACA (BUV)" w:date="2024-09-13T17:29:00Z" w16du:dateUtc="2024-09-13T10:29:00Z">
              <w:rPr>
                <w:rFonts w:cs="Arial"/>
                <w:i/>
                <w:iCs/>
                <w:szCs w:val="22"/>
              </w:rPr>
            </w:rPrChange>
          </w:rPr>
          <w:delText>ng tin kh</w:delText>
        </w:r>
        <w:r w:rsidRPr="00863667" w:rsidDel="003C6139">
          <w:rPr>
            <w:rFonts w:ascii="iCiel Avenir LT Std 35 Light" w:hAnsi="iCiel Avenir LT Std 35 Light" w:cs="Avenir Next LT Pro"/>
            <w:i/>
            <w:iCs/>
            <w:sz w:val="22"/>
            <w:szCs w:val="22"/>
            <w:rPrChange w:id="1417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173" w:author="An Tran, ACA (BUV)" w:date="2024-09-13T17:29:00Z" w16du:dateUtc="2024-09-13T10:29:00Z">
              <w:rPr>
                <w:rFonts w:cs="Arial"/>
                <w:i/>
                <w:iCs/>
                <w:szCs w:val="22"/>
              </w:rPr>
            </w:rPrChange>
          </w:rPr>
          <w:delText>c.</w:delText>
        </w:r>
      </w:del>
    </w:p>
    <w:p w14:paraId="5A0A531A" w14:textId="16114F2A" w:rsidR="00C1363F" w:rsidRPr="00D427AB" w:rsidDel="003C6139" w:rsidRDefault="00C1363F">
      <w:pPr>
        <w:rPr>
          <w:del w:id="14174" w:author="An Tran, ACA (BUV)" w:date="2024-09-12T11:07:00Z" w16du:dateUtc="2024-09-12T04:07:00Z"/>
          <w:rFonts w:cs="Arial"/>
          <w:i/>
          <w:iCs/>
          <w:szCs w:val="22"/>
        </w:rPr>
        <w:pPrChange w:id="1417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176" w:author="An Tran, ACA (BUV)" w:date="2024-09-12T11:07:00Z" w16du:dateUtc="2024-09-12T04:07:00Z">
        <w:r w:rsidRPr="00863667" w:rsidDel="003C6139">
          <w:rPr>
            <w:rFonts w:ascii="iCiel Avenir LT Std 35 Light" w:hAnsi="iCiel Avenir LT Std 35 Light" w:cs="Arial"/>
            <w:i/>
            <w:iCs/>
            <w:sz w:val="22"/>
            <w:szCs w:val="22"/>
            <w:rPrChange w:id="14177" w:author="An Tran, ACA (BUV)" w:date="2024-09-13T17:29:00Z" w16du:dateUtc="2024-09-13T10:29:00Z">
              <w:rPr>
                <w:rFonts w:cs="Arial"/>
                <w:i/>
                <w:iCs/>
                <w:szCs w:val="22"/>
              </w:rPr>
            </w:rPrChange>
          </w:rPr>
          <w:delText xml:space="preserve">Ngoài ra, để nắm được tất cả thông tin về các hoạt động và dịch vụ từ ban Công tác và Phát triển Sinh Viên, sinh viên có thể truy cập trang Canvas, phần “Course" có tên "Student Engagement": </w:delText>
        </w:r>
        <w:r w:rsidR="003C6139" w:rsidRPr="00863667" w:rsidDel="003C6139">
          <w:rPr>
            <w:rFonts w:ascii="iCiel Avenir LT Std 35 Light" w:hAnsi="iCiel Avenir LT Std 35 Light"/>
            <w:rPrChange w:id="14178"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179" w:author="An Tran, ACA (BUV)" w:date="2024-09-13T17:29:00Z" w16du:dateUtc="2024-09-13T10:29:00Z">
              <w:rPr/>
            </w:rPrChange>
          </w:rPr>
          <w:delInstrText>HYPERLINK "https://buv.instructure.com/courses/334"</w:delInstrText>
        </w:r>
        <w:r w:rsidR="003C6139" w:rsidRPr="00B8666B" w:rsidDel="003C6139">
          <w:rPr>
            <w:rFonts w:ascii="iCiel Avenir LT Std 35 Light" w:hAnsi="iCiel Avenir LT Std 35 Light"/>
          </w:rPr>
        </w:r>
        <w:r w:rsidR="003C6139" w:rsidRPr="00863667" w:rsidDel="003C6139">
          <w:rPr>
            <w:rPrChange w:id="14180"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4181" w:author="An Tran, ACA (BUV)" w:date="2024-09-13T17:29:00Z" w16du:dateUtc="2024-09-13T10:29:00Z">
              <w:rPr>
                <w:rStyle w:val="Hyperlink"/>
                <w:rFonts w:cs="Arial"/>
                <w:i/>
                <w:iCs/>
                <w:szCs w:val="22"/>
              </w:rPr>
            </w:rPrChange>
          </w:rPr>
          <w:delText>https://buv.instructure.com/courses/334</w:delText>
        </w:r>
        <w:r w:rsidR="003C6139" w:rsidRPr="00863667" w:rsidDel="003C6139">
          <w:rPr>
            <w:rStyle w:val="Hyperlink"/>
            <w:rFonts w:ascii="iCiel Avenir LT Std 35 Light" w:hAnsi="iCiel Avenir LT Std 35 Light" w:cs="Arial"/>
            <w:i/>
            <w:iCs/>
            <w:sz w:val="22"/>
            <w:szCs w:val="22"/>
            <w:rPrChange w:id="14182"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4183" w:author="An Tran, ACA (BUV)" w:date="2024-09-13T17:29:00Z" w16du:dateUtc="2024-09-13T10:29:00Z">
              <w:rPr>
                <w:rFonts w:cs="Arial"/>
                <w:i/>
                <w:iCs/>
                <w:szCs w:val="22"/>
              </w:rPr>
            </w:rPrChange>
          </w:rPr>
          <w:delText xml:space="preserve">. </w:delText>
        </w:r>
      </w:del>
    </w:p>
    <w:p w14:paraId="2D9240B4" w14:textId="26287248" w:rsidR="003E6279" w:rsidRPr="00D427AB" w:rsidDel="003C6139" w:rsidRDefault="00C1363F">
      <w:pPr>
        <w:rPr>
          <w:del w:id="14184" w:author="An Tran, ACA (BUV)" w:date="2024-09-12T11:07:00Z" w16du:dateUtc="2024-09-12T04:07:00Z"/>
          <w:rFonts w:cs="Arial"/>
          <w:i/>
          <w:iCs/>
          <w:szCs w:val="22"/>
          <w:lang w:val="vi-VN"/>
        </w:rPr>
        <w:pPrChange w:id="1418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186" w:author="An Tran, ACA (BUV)" w:date="2024-09-12T11:07:00Z" w16du:dateUtc="2024-09-12T04:07:00Z">
        <w:r w:rsidRPr="00863667" w:rsidDel="003C6139">
          <w:rPr>
            <w:rFonts w:ascii="iCiel Avenir LT Std 35 Light" w:hAnsi="iCiel Avenir LT Std 35 Light" w:cs="Arial"/>
            <w:i/>
            <w:iCs/>
            <w:sz w:val="22"/>
            <w:szCs w:val="22"/>
            <w:rPrChange w:id="14187" w:author="An Tran, ACA (BUV)" w:date="2024-09-13T17:29:00Z" w16du:dateUtc="2024-09-13T10:29:00Z">
              <w:rPr>
                <w:rFonts w:cs="Arial"/>
                <w:i/>
                <w:iCs/>
                <w:szCs w:val="22"/>
              </w:rPr>
            </w:rPrChange>
          </w:rPr>
          <w:delTex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delText>
        </w:r>
      </w:del>
    </w:p>
    <w:p w14:paraId="1C2CCC63" w14:textId="5F568939" w:rsidR="00EA7631" w:rsidRPr="00D427AB" w:rsidDel="003C6139" w:rsidRDefault="00EA7631">
      <w:pPr>
        <w:rPr>
          <w:del w:id="14188" w:author="An Tran, ACA (BUV)" w:date="2024-09-12T11:07:00Z" w16du:dateUtc="2024-09-12T04:07:00Z"/>
          <w:rFonts w:cs="Arial"/>
          <w:i/>
          <w:iCs/>
          <w:szCs w:val="22"/>
          <w:lang w:val="vi-VN"/>
        </w:rPr>
        <w:pPrChange w:id="1418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190" w:author="An Tran, ACA (BUV)" w:date="2024-09-12T11:07:00Z" w16du:dateUtc="2024-09-12T04:07:00Z">
        <w:r w:rsidRPr="00863667" w:rsidDel="003C6139">
          <w:rPr>
            <w:rFonts w:ascii="iCiel Avenir LT Std 35 Light" w:hAnsi="iCiel Avenir LT Std 35 Light" w:cs="Arial"/>
            <w:szCs w:val="22"/>
            <w:lang w:val="vi-VN"/>
            <w:rPrChange w:id="14191" w:author="An Tran, ACA (BUV)" w:date="2024-09-13T17:29:00Z" w16du:dateUtc="2024-09-13T10:29:00Z">
              <w:rPr>
                <w:rFonts w:cs="Arial"/>
                <w:szCs w:val="22"/>
                <w:lang w:val="vi-VN"/>
              </w:rPr>
            </w:rPrChange>
          </w:rPr>
          <w:delText xml:space="preserve">What is the point of going for an internship which is not relevant to student’s major? / </w:delText>
        </w:r>
        <w:r w:rsidRPr="00863667" w:rsidDel="003C6139">
          <w:rPr>
            <w:rFonts w:ascii="iCiel Avenir LT Std 35 Light" w:hAnsi="iCiel Avenir LT Std 35 Light" w:cs="Arial"/>
            <w:i/>
            <w:iCs/>
            <w:szCs w:val="22"/>
            <w:lang w:val="vi-VN"/>
            <w:rPrChange w:id="14192" w:author="An Tran, ACA (BUV)" w:date="2024-09-13T17:29:00Z" w16du:dateUtc="2024-09-13T10:29:00Z">
              <w:rPr>
                <w:rFonts w:cs="Arial"/>
                <w:i/>
                <w:iCs/>
                <w:szCs w:val="22"/>
                <w:lang w:val="vi-VN"/>
              </w:rPr>
            </w:rPrChange>
          </w:rPr>
          <w:delText>N</w:delText>
        </w:r>
        <w:r w:rsidRPr="00863667" w:rsidDel="003C6139">
          <w:rPr>
            <w:rFonts w:ascii="iCiel Avenir LT Std 35 Light" w:hAnsi="iCiel Avenir LT Std 35 Light" w:cs="Calibri"/>
            <w:i/>
            <w:iCs/>
            <w:szCs w:val="22"/>
            <w:lang w:val="vi-VN"/>
            <w:rPrChange w:id="14193"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Cs w:val="22"/>
            <w:lang w:val="vi-VN"/>
            <w:rPrChange w:id="14194" w:author="An Tran, ACA (BUV)" w:date="2024-09-13T17:29:00Z" w16du:dateUtc="2024-09-13T10:29:00Z">
              <w:rPr>
                <w:rFonts w:cs="Arial"/>
                <w:i/>
                <w:iCs/>
                <w:szCs w:val="22"/>
                <w:lang w:val="vi-VN"/>
              </w:rPr>
            </w:rPrChange>
          </w:rPr>
          <w:delText xml:space="preserve">u sinh viên </w:delText>
        </w:r>
        <w:r w:rsidRPr="00863667" w:rsidDel="003C6139">
          <w:rPr>
            <w:rFonts w:ascii="iCiel Avenir LT Std 35 Light" w:hAnsi="iCiel Avenir LT Std 35 Light" w:cs="Calibri"/>
            <w:i/>
            <w:iCs/>
            <w:szCs w:val="22"/>
            <w:lang w:val="vi-VN"/>
            <w:rPrChange w:id="14195"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Cs w:val="22"/>
            <w:lang w:val="vi-VN"/>
            <w:rPrChange w:id="14196" w:author="An Tran, ACA (BUV)" w:date="2024-09-13T17:29:00Z" w16du:dateUtc="2024-09-13T10:29:00Z">
              <w:rPr>
                <w:rFonts w:cs="Arial"/>
                <w:i/>
                <w:iCs/>
                <w:szCs w:val="22"/>
                <w:lang w:val="vi-VN"/>
              </w:rPr>
            </w:rPrChange>
          </w:rPr>
          <w:delText>i th</w:delText>
        </w:r>
        <w:r w:rsidRPr="00863667" w:rsidDel="003C6139">
          <w:rPr>
            <w:rFonts w:ascii="iCiel Avenir LT Std 35 Light" w:hAnsi="iCiel Avenir LT Std 35 Light" w:cs="Calibri"/>
            <w:i/>
            <w:iCs/>
            <w:szCs w:val="22"/>
            <w:lang w:val="vi-VN"/>
            <w:rPrChange w:id="14197"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4198"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4199"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4200" w:author="An Tran, ACA (BUV)" w:date="2024-09-13T17:29:00Z" w16du:dateUtc="2024-09-13T10:29:00Z">
              <w:rPr>
                <w:rFonts w:cs="Arial"/>
                <w:i/>
                <w:iCs/>
                <w:szCs w:val="22"/>
                <w:lang w:val="vi-VN"/>
              </w:rPr>
            </w:rPrChange>
          </w:rPr>
          <w:delText>p trong m</w:delText>
        </w:r>
        <w:r w:rsidRPr="00863667" w:rsidDel="003C6139">
          <w:rPr>
            <w:rFonts w:ascii="iCiel Avenir LT Std 35 Light" w:hAnsi="iCiel Avenir LT Std 35 Light" w:cs="Calibri"/>
            <w:i/>
            <w:iCs/>
            <w:szCs w:val="22"/>
            <w:lang w:val="vi-VN"/>
            <w:rPrChange w:id="14201"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Cs w:val="22"/>
            <w:lang w:val="vi-VN"/>
            <w:rPrChange w:id="14202" w:author="An Tran, ACA (BUV)" w:date="2024-09-13T17:29:00Z" w16du:dateUtc="2024-09-13T10:29:00Z">
              <w:rPr>
                <w:rFonts w:cs="Arial"/>
                <w:i/>
                <w:iCs/>
                <w:szCs w:val="22"/>
                <w:lang w:val="vi-VN"/>
              </w:rPr>
            </w:rPrChange>
          </w:rPr>
          <w:delText>ng không liên quan t</w:delText>
        </w:r>
        <w:r w:rsidRPr="00863667" w:rsidDel="003C6139">
          <w:rPr>
            <w:rFonts w:ascii="iCiel Avenir LT Std 35 Light" w:hAnsi="iCiel Avenir LT Std 35 Light" w:cs="Calibri"/>
            <w:i/>
            <w:iCs/>
            <w:szCs w:val="22"/>
            <w:lang w:val="vi-VN"/>
            <w:rPrChange w:id="14203"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Cs w:val="22"/>
            <w:lang w:val="vi-VN"/>
            <w:rPrChange w:id="14204" w:author="An Tran, ACA (BUV)" w:date="2024-09-13T17:29:00Z" w16du:dateUtc="2024-09-13T10:29:00Z">
              <w:rPr>
                <w:rFonts w:cs="Arial"/>
                <w:i/>
                <w:iCs/>
                <w:szCs w:val="22"/>
                <w:lang w:val="vi-VN"/>
              </w:rPr>
            </w:rPrChange>
          </w:rPr>
          <w:delText>i ngành h</w:delText>
        </w:r>
        <w:r w:rsidRPr="00863667" w:rsidDel="003C6139">
          <w:rPr>
            <w:rFonts w:ascii="iCiel Avenir LT Std 35 Light" w:hAnsi="iCiel Avenir LT Std 35 Light" w:cs="Calibri"/>
            <w:i/>
            <w:iCs/>
            <w:szCs w:val="22"/>
            <w:lang w:val="vi-VN"/>
            <w:rPrChange w:id="14205"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Cs w:val="22"/>
            <w:lang w:val="vi-VN"/>
            <w:rPrChange w:id="14206" w:author="An Tran, ACA (BUV)" w:date="2024-09-13T17:29:00Z" w16du:dateUtc="2024-09-13T10:29:00Z">
              <w:rPr>
                <w:rFonts w:cs="Arial"/>
                <w:i/>
                <w:iCs/>
                <w:szCs w:val="22"/>
                <w:lang w:val="vi-VN"/>
              </w:rPr>
            </w:rPrChange>
          </w:rPr>
          <w:delText>c thì có tác d</w:delText>
        </w:r>
        <w:r w:rsidRPr="00863667" w:rsidDel="003C6139">
          <w:rPr>
            <w:rFonts w:ascii="iCiel Avenir LT Std 35 Light" w:hAnsi="iCiel Avenir LT Std 35 Light" w:cs="Calibri"/>
            <w:i/>
            <w:iCs/>
            <w:szCs w:val="22"/>
            <w:lang w:val="vi-VN"/>
            <w:rPrChange w:id="14207"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Cs w:val="22"/>
            <w:lang w:val="vi-VN"/>
            <w:rPrChange w:id="14208" w:author="An Tran, ACA (BUV)" w:date="2024-09-13T17:29:00Z" w16du:dateUtc="2024-09-13T10:29:00Z">
              <w:rPr>
                <w:rFonts w:cs="Arial"/>
                <w:i/>
                <w:iCs/>
                <w:szCs w:val="22"/>
                <w:lang w:val="vi-VN"/>
              </w:rPr>
            </w:rPrChange>
          </w:rPr>
          <w:delText>ng gì?</w:delText>
        </w:r>
      </w:del>
    </w:p>
    <w:p w14:paraId="7DA9BA1E" w14:textId="0947BF4E" w:rsidR="00EA7631" w:rsidRPr="00D427AB" w:rsidDel="003C6139" w:rsidRDefault="00EA7631">
      <w:pPr>
        <w:rPr>
          <w:del w:id="14209" w:author="An Tran, ACA (BUV)" w:date="2024-09-12T11:07:00Z" w16du:dateUtc="2024-09-12T04:07:00Z"/>
          <w:rFonts w:cs="Arial"/>
          <w:bCs/>
          <w:szCs w:val="22"/>
          <w:u w:val="single"/>
          <w:lang w:val="vi-VN"/>
        </w:rPr>
        <w:pPrChange w:id="1421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211"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4212"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4213"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4214"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4215"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4216"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4217"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4218" w:author="An Tran, ACA (BUV)" w:date="2024-09-13T17:29:00Z" w16du:dateUtc="2024-09-13T10:29:00Z">
              <w:rPr>
                <w:rFonts w:cs="Arial"/>
                <w:bCs/>
                <w:szCs w:val="22"/>
                <w:u w:val="single"/>
                <w:lang w:val="vi-VN"/>
              </w:rPr>
            </w:rPrChange>
          </w:rPr>
          <w:delText>:</w:delText>
        </w:r>
      </w:del>
    </w:p>
    <w:p w14:paraId="6052A635" w14:textId="39956870" w:rsidR="00C1363F" w:rsidRPr="00D427AB" w:rsidDel="003C6139" w:rsidRDefault="00C1363F">
      <w:pPr>
        <w:rPr>
          <w:del w:id="14219" w:author="An Tran, ACA (BUV)" w:date="2024-09-12T11:07:00Z" w16du:dateUtc="2024-09-12T04:07:00Z"/>
          <w:rFonts w:cs="Arial"/>
          <w:szCs w:val="22"/>
        </w:rPr>
        <w:pPrChange w:id="14220"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4221" w:name="_Hlk172879954"/>
      <w:del w:id="14222" w:author="An Tran, ACA (BUV)" w:date="2024-09-12T11:07:00Z" w16du:dateUtc="2024-09-12T04:07:00Z">
        <w:r w:rsidRPr="00863667" w:rsidDel="003C6139">
          <w:rPr>
            <w:rFonts w:ascii="iCiel Avenir LT Std 35 Light" w:hAnsi="iCiel Avenir LT Std 35 Light" w:cs="Arial"/>
            <w:sz w:val="22"/>
            <w:szCs w:val="22"/>
            <w:rPrChange w:id="14223" w:author="An Tran, ACA (BUV)" w:date="2024-09-13T17:29:00Z" w16du:dateUtc="2024-09-13T10:29:00Z">
              <w:rPr>
                <w:rFonts w:cs="Arial"/>
                <w:szCs w:val="22"/>
              </w:rPr>
            </w:rPrChange>
          </w:rPr>
          <w:delText xml:space="preserve">Going for an internship is not only about enhancing specialised skills and knowledge, but also about exploring what is available and waiting for them in the labour market. On the one hand, an internship helps students </w:delText>
        </w:r>
        <w:r w:rsidR="25A8285A" w:rsidRPr="00863667" w:rsidDel="003C6139">
          <w:rPr>
            <w:rFonts w:ascii="iCiel Avenir LT Std 35 Light" w:hAnsi="iCiel Avenir LT Std 35 Light" w:cs="Arial"/>
            <w:sz w:val="22"/>
            <w:szCs w:val="22"/>
            <w:rPrChange w:id="14224" w:author="An Tran, ACA (BUV)" w:date="2024-09-13T17:29:00Z" w16du:dateUtc="2024-09-13T10:29:00Z">
              <w:rPr>
                <w:rFonts w:cs="Arial"/>
                <w:szCs w:val="22"/>
              </w:rPr>
            </w:rPrChange>
          </w:rPr>
          <w:delText xml:space="preserve">to familiarize themselves </w:delText>
        </w:r>
        <w:r w:rsidRPr="00863667" w:rsidDel="003C6139">
          <w:rPr>
            <w:rFonts w:ascii="iCiel Avenir LT Std 35 Light" w:hAnsi="iCiel Avenir LT Std 35 Light" w:cs="Arial"/>
            <w:sz w:val="22"/>
            <w:szCs w:val="22"/>
            <w:rPrChange w:id="14225" w:author="An Tran, ACA (BUV)" w:date="2024-09-13T17:29:00Z" w16du:dateUtc="2024-09-13T10:29:00Z">
              <w:rPr>
                <w:rFonts w:cs="Arial"/>
                <w:szCs w:val="22"/>
              </w:rPr>
            </w:rPrChange>
          </w:rPr>
          <w:delText xml:space="preserve">with working life, learning business etiquettes and workplace </w:delText>
        </w:r>
        <w:r w:rsidR="005358E3" w:rsidRPr="00863667" w:rsidDel="003C6139">
          <w:rPr>
            <w:rFonts w:ascii="iCiel Avenir LT Std 35 Light" w:hAnsi="iCiel Avenir LT Std 35 Light" w:cs="Arial"/>
            <w:sz w:val="22"/>
            <w:szCs w:val="22"/>
            <w:rPrChange w:id="14226" w:author="An Tran, ACA (BUV)" w:date="2024-09-13T17:29:00Z" w16du:dateUtc="2024-09-13T10:29:00Z">
              <w:rPr>
                <w:rFonts w:cs="Arial"/>
                <w:szCs w:val="22"/>
              </w:rPr>
            </w:rPrChange>
          </w:rPr>
          <w:delText>skills. On</w:delText>
        </w:r>
        <w:r w:rsidRPr="00863667" w:rsidDel="003C6139">
          <w:rPr>
            <w:rFonts w:ascii="iCiel Avenir LT Std 35 Light" w:hAnsi="iCiel Avenir LT Std 35 Light" w:cs="Arial"/>
            <w:sz w:val="22"/>
            <w:szCs w:val="22"/>
            <w:rPrChange w:id="14227" w:author="An Tran, ACA (BUV)" w:date="2024-09-13T17:29:00Z" w16du:dateUtc="2024-09-13T10:29:00Z">
              <w:rPr>
                <w:rFonts w:cs="Arial"/>
                <w:szCs w:val="22"/>
              </w:rPr>
            </w:rPrChange>
          </w:rPr>
          <w:delText xml:space="preserve"> the other hand, the student can try out different roles in different industries and in different organisations’ scales to reaffirm what they are good at, what motivates them most at work, or what they want to avoid in their career. We believe that our </w:delText>
        </w:r>
        <w:r w:rsidR="005358E3" w:rsidRPr="00863667" w:rsidDel="003C6139">
          <w:rPr>
            <w:rFonts w:ascii="iCiel Avenir LT Std 35 Light" w:hAnsi="iCiel Avenir LT Std 35 Light" w:cs="Arial"/>
            <w:sz w:val="22"/>
            <w:szCs w:val="22"/>
            <w:rPrChange w:id="14228" w:author="An Tran, ACA (BUV)" w:date="2024-09-13T17:29:00Z" w16du:dateUtc="2024-09-13T10:29:00Z">
              <w:rPr>
                <w:rFonts w:cs="Arial"/>
                <w:szCs w:val="22"/>
              </w:rPr>
            </w:rPrChange>
          </w:rPr>
          <w:delText>students,</w:delText>
        </w:r>
        <w:r w:rsidRPr="00863667" w:rsidDel="003C6139">
          <w:rPr>
            <w:rFonts w:ascii="iCiel Avenir LT Std 35 Light" w:hAnsi="iCiel Avenir LT Std 35 Light" w:cs="Arial"/>
            <w:sz w:val="22"/>
            <w:szCs w:val="22"/>
            <w:rPrChange w:id="14229" w:author="An Tran, ACA (BUV)" w:date="2024-09-13T17:29:00Z" w16du:dateUtc="2024-09-13T10:29:00Z">
              <w:rPr>
                <w:rFonts w:cs="Arial"/>
                <w:szCs w:val="22"/>
              </w:rPr>
            </w:rPrChange>
          </w:rPr>
          <w:delText xml:space="preserve"> after completing internships in diverse areas have been equipped with a wide range of experience and be more certain in their future career decisions.</w:delText>
        </w:r>
        <w:bookmarkEnd w:id="14221"/>
      </w:del>
    </w:p>
    <w:p w14:paraId="5DBF247B" w14:textId="42E49E89" w:rsidR="00C1363F" w:rsidRPr="00D427AB" w:rsidDel="003C6139" w:rsidRDefault="00C1363F">
      <w:pPr>
        <w:rPr>
          <w:del w:id="14230" w:author="An Tran, ACA (BUV)" w:date="2024-09-12T11:07:00Z" w16du:dateUtc="2024-09-12T04:07:00Z"/>
          <w:rFonts w:cs="Arial"/>
          <w:szCs w:val="22"/>
        </w:rPr>
        <w:pPrChange w:id="1423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232" w:author="An Tran, ACA (BUV)" w:date="2024-09-12T11:07:00Z" w16du:dateUtc="2024-09-12T04:07:00Z">
        <w:r w:rsidRPr="00863667" w:rsidDel="003C6139">
          <w:rPr>
            <w:rFonts w:ascii="iCiel Avenir LT Std 35 Light" w:hAnsi="iCiel Avenir LT Std 35 Light" w:cs="Arial"/>
            <w:sz w:val="22"/>
            <w:szCs w:val="22"/>
            <w:rPrChange w:id="14233"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4234"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4235"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423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237"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4238"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4239"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4240"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4241"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4242"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4243"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4244"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245"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4246"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4247"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4248"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4249" w:author="An Tran, ACA (BUV)" w:date="2024-09-13T17:29:00Z" w16du:dateUtc="2024-09-13T10:29:00Z">
              <w:rPr>
                <w:rFonts w:cs="Arial"/>
                <w:szCs w:val="22"/>
              </w:rPr>
            </w:rPrChange>
          </w:rPr>
          <w:delText>.</w:delText>
        </w:r>
      </w:del>
    </w:p>
    <w:p w14:paraId="311CD81A" w14:textId="77FBB78A" w:rsidR="00C1363F" w:rsidRPr="00D427AB" w:rsidDel="003C6139" w:rsidRDefault="00C1363F">
      <w:pPr>
        <w:rPr>
          <w:del w:id="14250" w:author="An Tran, ACA (BUV)" w:date="2024-09-12T11:07:00Z" w16du:dateUtc="2024-09-12T04:07:00Z"/>
          <w:rFonts w:cs="Arial"/>
          <w:i/>
          <w:iCs/>
          <w:szCs w:val="22"/>
        </w:rPr>
        <w:pPrChange w:id="1425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252" w:author="An Tran, ACA (BUV)" w:date="2024-09-12T11:07:00Z" w16du:dateUtc="2024-09-12T04:07:00Z">
        <w:r w:rsidRPr="00863667" w:rsidDel="003C6139">
          <w:rPr>
            <w:rFonts w:ascii="iCiel Avenir LT Std 35 Light" w:hAnsi="iCiel Avenir LT Std 35 Light" w:cs="Arial"/>
            <w:i/>
            <w:iCs/>
            <w:sz w:val="22"/>
            <w:szCs w:val="22"/>
            <w:rPrChange w:id="14253" w:author="An Tran, ACA (BUV)" w:date="2024-09-13T17:29:00Z" w16du:dateUtc="2024-09-13T10:29:00Z">
              <w:rPr>
                <w:rFonts w:cs="Arial"/>
                <w:i/>
                <w:iCs/>
                <w:szCs w:val="22"/>
              </w:rPr>
            </w:rPrChange>
          </w:rPr>
          <w:delText xml:space="preserve">Sinh viên </w:delText>
        </w:r>
        <w:r w:rsidRPr="00863667" w:rsidDel="003C6139">
          <w:rPr>
            <w:rFonts w:ascii="iCiel Avenir LT Std 35 Light" w:hAnsi="iCiel Avenir LT Std 35 Light" w:cs="Calibri"/>
            <w:i/>
            <w:iCs/>
            <w:sz w:val="22"/>
            <w:szCs w:val="22"/>
            <w:rPrChange w:id="14254"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255"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4256"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257"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4258"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259" w:author="An Tran, ACA (BUV)" w:date="2024-09-13T17:29:00Z" w16du:dateUtc="2024-09-13T10:29:00Z">
              <w:rPr>
                <w:rFonts w:cs="Arial"/>
                <w:i/>
                <w:iCs/>
                <w:szCs w:val="22"/>
              </w:rPr>
            </w:rPrChange>
          </w:rPr>
          <w:delText>p kh</w:delText>
        </w:r>
        <w:r w:rsidRPr="00863667" w:rsidDel="003C6139">
          <w:rPr>
            <w:rFonts w:ascii="iCiel Avenir LT Std 35 Light" w:hAnsi="iCiel Avenir LT Std 35 Light" w:cs="Avenir Next LT Pro"/>
            <w:i/>
            <w:iCs/>
            <w:sz w:val="22"/>
            <w:szCs w:val="22"/>
            <w:rPrChange w:id="1426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261" w:author="An Tran, ACA (BUV)" w:date="2024-09-13T17:29:00Z" w16du:dateUtc="2024-09-13T10:29:00Z">
              <w:rPr>
                <w:rFonts w:cs="Arial"/>
                <w:i/>
                <w:iCs/>
                <w:szCs w:val="22"/>
              </w:rPr>
            </w:rPrChange>
          </w:rPr>
          <w:delText>ng ch</w:delText>
        </w:r>
        <w:r w:rsidRPr="00863667" w:rsidDel="003C6139">
          <w:rPr>
            <w:rFonts w:ascii="iCiel Avenir LT Std 35 Light" w:hAnsi="iCiel Avenir LT Std 35 Light" w:cs="Calibri"/>
            <w:i/>
            <w:iCs/>
            <w:sz w:val="22"/>
            <w:szCs w:val="22"/>
            <w:rPrChange w:id="14262" w:author="An Tran, ACA (BUV)" w:date="2024-09-13T17:29:00Z" w16du:dateUtc="2024-09-13T10:29:00Z">
              <w:rPr>
                <w:rFonts w:cs="Calibri"/>
                <w:i/>
                <w:iCs/>
                <w:szCs w:val="22"/>
              </w:rPr>
            </w:rPrChange>
          </w:rPr>
          <w:delText>ỉ</w:delText>
        </w:r>
        <w:r w:rsidRPr="00863667" w:rsidDel="003C6139">
          <w:rPr>
            <w:rFonts w:ascii="iCiel Avenir LT Std 35 Light" w:hAnsi="iCiel Avenir LT Std 35 Light" w:cs="Arial"/>
            <w:i/>
            <w:iCs/>
            <w:sz w:val="22"/>
            <w:szCs w:val="22"/>
            <w:rPrChange w:id="14263"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264" w:author="An Tran, ACA (BUV)" w:date="2024-09-13T17:29:00Z" w16du:dateUtc="2024-09-13T10:29:00Z">
              <w:rPr>
                <w:rFonts w:cs="Calibri"/>
                <w:i/>
                <w:iCs/>
                <w:szCs w:val="22"/>
              </w:rPr>
            </w:rPrChange>
          </w:rPr>
          <w:delText>để</w:delText>
        </w:r>
        <w:r w:rsidRPr="00863667" w:rsidDel="003C6139">
          <w:rPr>
            <w:rFonts w:ascii="iCiel Avenir LT Std 35 Light" w:hAnsi="iCiel Avenir LT Std 35 Light" w:cs="Arial"/>
            <w:i/>
            <w:iCs/>
            <w:sz w:val="22"/>
            <w:szCs w:val="22"/>
            <w:rPrChange w:id="14265" w:author="An Tran, ACA (BUV)" w:date="2024-09-13T17:29:00Z" w16du:dateUtc="2024-09-13T10:29:00Z">
              <w:rPr>
                <w:rFonts w:cs="Arial"/>
                <w:i/>
                <w:iCs/>
                <w:szCs w:val="22"/>
              </w:rPr>
            </w:rPrChange>
          </w:rPr>
          <w:delText xml:space="preserve"> trau d</w:delText>
        </w:r>
        <w:r w:rsidRPr="00863667" w:rsidDel="003C6139">
          <w:rPr>
            <w:rFonts w:ascii="iCiel Avenir LT Std 35 Light" w:hAnsi="iCiel Avenir LT Std 35 Light" w:cs="Calibri"/>
            <w:i/>
            <w:iCs/>
            <w:sz w:val="22"/>
            <w:szCs w:val="22"/>
            <w:rPrChange w:id="14266"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4267"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Calibri"/>
            <w:i/>
            <w:iCs/>
            <w:sz w:val="22"/>
            <w:szCs w:val="22"/>
            <w:rPrChange w:id="14268"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269"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Calibri"/>
            <w:i/>
            <w:iCs/>
            <w:sz w:val="22"/>
            <w:szCs w:val="22"/>
            <w:rPrChange w:id="14270"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4271" w:author="An Tran, ACA (BUV)" w:date="2024-09-13T17:29:00Z" w16du:dateUtc="2024-09-13T10:29:00Z">
              <w:rPr>
                <w:rFonts w:cs="Arial"/>
                <w:i/>
                <w:iCs/>
                <w:szCs w:val="22"/>
              </w:rPr>
            </w:rPrChange>
          </w:rPr>
          <w:delText xml:space="preserve"> k</w:delText>
        </w:r>
        <w:r w:rsidRPr="00863667" w:rsidDel="003C6139">
          <w:rPr>
            <w:rFonts w:ascii="iCiel Avenir LT Std 35 Light" w:hAnsi="iCiel Avenir LT Std 35 Light" w:cs="Calibri"/>
            <w:i/>
            <w:iCs/>
            <w:sz w:val="22"/>
            <w:szCs w:val="22"/>
            <w:rPrChange w:id="14272" w:author="An Tran, ACA (BUV)" w:date="2024-09-13T17:29:00Z" w16du:dateUtc="2024-09-13T10:29:00Z">
              <w:rPr>
                <w:rFonts w:cs="Calibri"/>
                <w:i/>
                <w:iCs/>
                <w:szCs w:val="22"/>
              </w:rPr>
            </w:rPrChange>
          </w:rPr>
          <w:delText>ỹ</w:delText>
        </w:r>
        <w:r w:rsidRPr="00863667" w:rsidDel="003C6139">
          <w:rPr>
            <w:rFonts w:ascii="iCiel Avenir LT Std 35 Light" w:hAnsi="iCiel Avenir LT Std 35 Light" w:cs="Arial"/>
            <w:i/>
            <w:iCs/>
            <w:sz w:val="22"/>
            <w:szCs w:val="22"/>
            <w:rPrChange w:id="14273"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Calibri"/>
            <w:i/>
            <w:iCs/>
            <w:sz w:val="22"/>
            <w:szCs w:val="22"/>
            <w:rPrChange w:id="14274" w:author="An Tran, ACA (BUV)" w:date="2024-09-13T17:29:00Z" w16du:dateUtc="2024-09-13T10:29:00Z">
              <w:rPr>
                <w:rFonts w:cs="Calibri"/>
                <w:i/>
                <w:iCs/>
                <w:szCs w:val="22"/>
              </w:rPr>
            </w:rPrChange>
          </w:rPr>
          <w:delText>ă</w:delText>
        </w:r>
        <w:r w:rsidRPr="00863667" w:rsidDel="003C6139">
          <w:rPr>
            <w:rFonts w:ascii="iCiel Avenir LT Std 35 Light" w:hAnsi="iCiel Avenir LT Std 35 Light" w:cs="Arial"/>
            <w:i/>
            <w:iCs/>
            <w:sz w:val="22"/>
            <w:szCs w:val="22"/>
            <w:rPrChange w:id="14275"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Avenir Next LT Pro"/>
            <w:i/>
            <w:iCs/>
            <w:sz w:val="22"/>
            <w:szCs w:val="22"/>
            <w:rPrChange w:id="1427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277" w:author="An Tran, ACA (BUV)" w:date="2024-09-13T17:29:00Z" w16du:dateUtc="2024-09-13T10:29:00Z">
              <w:rPr>
                <w:rFonts w:cs="Arial"/>
                <w:i/>
                <w:iCs/>
                <w:szCs w:val="22"/>
              </w:rPr>
            </w:rPrChange>
          </w:rPr>
          <w:delText xml:space="preserve"> ki</w:delText>
        </w:r>
        <w:r w:rsidRPr="00863667" w:rsidDel="003C6139">
          <w:rPr>
            <w:rFonts w:ascii="iCiel Avenir LT Std 35 Light" w:hAnsi="iCiel Avenir LT Std 35 Light" w:cs="Calibri"/>
            <w:i/>
            <w:iCs/>
            <w:sz w:val="22"/>
            <w:szCs w:val="22"/>
            <w:rPrChange w:id="14278"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4279"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4280"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4281" w:author="An Tran, ACA (BUV)" w:date="2024-09-13T17:29:00Z" w16du:dateUtc="2024-09-13T10:29:00Z">
              <w:rPr>
                <w:rFonts w:cs="Arial"/>
                <w:i/>
                <w:iCs/>
                <w:szCs w:val="22"/>
              </w:rPr>
            </w:rPrChange>
          </w:rPr>
          <w:delText>c chuy</w:delText>
        </w:r>
        <w:r w:rsidRPr="00863667" w:rsidDel="003C6139">
          <w:rPr>
            <w:rFonts w:ascii="iCiel Avenir LT Std 35 Light" w:hAnsi="iCiel Avenir LT Std 35 Light" w:cs="Avenir Next LT Pro"/>
            <w:i/>
            <w:iCs/>
            <w:sz w:val="22"/>
            <w:szCs w:val="22"/>
            <w:rPrChange w:id="14282"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283"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Avenir Next LT Pro"/>
            <w:i/>
            <w:iCs/>
            <w:sz w:val="22"/>
            <w:szCs w:val="22"/>
            <w:rPrChange w:id="14284"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285"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Avenir Next LT Pro"/>
            <w:i/>
            <w:iCs/>
            <w:sz w:val="22"/>
            <w:szCs w:val="22"/>
            <w:rPrChange w:id="1428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28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288" w:author="An Tran, ACA (BUV)" w:date="2024-09-13T17:29:00Z" w16du:dateUtc="2024-09-13T10:29:00Z">
              <w:rPr>
                <w:rFonts w:cs="Avenir Next LT Pro"/>
                <w:i/>
                <w:iCs/>
                <w:szCs w:val="22"/>
              </w:rPr>
            </w:rPrChange>
          </w:rPr>
          <w:delText>ò</w:delText>
        </w:r>
        <w:r w:rsidRPr="00863667" w:rsidDel="003C6139">
          <w:rPr>
            <w:rFonts w:ascii="iCiel Avenir LT Std 35 Light" w:hAnsi="iCiel Avenir LT Std 35 Light" w:cs="Arial"/>
            <w:i/>
            <w:iCs/>
            <w:sz w:val="22"/>
            <w:szCs w:val="22"/>
            <w:rPrChange w:id="14289"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Calibri"/>
            <w:i/>
            <w:iCs/>
            <w:sz w:val="22"/>
            <w:szCs w:val="22"/>
            <w:rPrChange w:id="14290" w:author="An Tran, ACA (BUV)" w:date="2024-09-13T17:29:00Z" w16du:dateUtc="2024-09-13T10:29:00Z">
              <w:rPr>
                <w:rFonts w:cs="Calibri"/>
                <w:i/>
                <w:iCs/>
                <w:szCs w:val="22"/>
              </w:rPr>
            </w:rPrChange>
          </w:rPr>
          <w:delText>để</w:delText>
        </w:r>
        <w:r w:rsidRPr="00863667" w:rsidDel="003C6139">
          <w:rPr>
            <w:rFonts w:ascii="iCiel Avenir LT Std 35 Light" w:hAnsi="iCiel Avenir LT Std 35 Light" w:cs="Arial"/>
            <w:i/>
            <w:iCs/>
            <w:sz w:val="22"/>
            <w:szCs w:val="22"/>
            <w:rPrChange w:id="1429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29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293"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29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295" w:author="An Tran, ACA (BUV)" w:date="2024-09-13T17:29:00Z" w16du:dateUtc="2024-09-13T10:29:00Z">
              <w:rPr>
                <w:rFonts w:cs="Arial"/>
                <w:i/>
                <w:iCs/>
                <w:szCs w:val="22"/>
              </w:rPr>
            </w:rPrChange>
          </w:rPr>
          <w:delText>n kh</w:delText>
        </w:r>
        <w:r w:rsidRPr="00863667" w:rsidDel="003C6139">
          <w:rPr>
            <w:rFonts w:ascii="iCiel Avenir LT Std 35 Light" w:hAnsi="iCiel Avenir LT Std 35 Light" w:cs="Avenir Next LT Pro"/>
            <w:i/>
            <w:iCs/>
            <w:sz w:val="22"/>
            <w:szCs w:val="22"/>
            <w:rPrChange w:id="1429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297" w:author="An Tran, ACA (BUV)" w:date="2024-09-13T17:29:00Z" w16du:dateUtc="2024-09-13T10:29:00Z">
              <w:rPr>
                <w:rFonts w:cs="Arial"/>
                <w:i/>
                <w:iCs/>
                <w:szCs w:val="22"/>
              </w:rPr>
            </w:rPrChange>
          </w:rPr>
          <w:delText>m ph</w:delText>
        </w:r>
        <w:r w:rsidRPr="00863667" w:rsidDel="003C6139">
          <w:rPr>
            <w:rFonts w:ascii="iCiel Avenir LT Std 35 Light" w:hAnsi="iCiel Avenir LT Std 35 Light" w:cs="Avenir Next LT Pro"/>
            <w:i/>
            <w:iCs/>
            <w:sz w:val="22"/>
            <w:szCs w:val="22"/>
            <w:rPrChange w:id="1429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299"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Avenir Next LT Pro"/>
            <w:i/>
            <w:iCs/>
            <w:sz w:val="22"/>
            <w:szCs w:val="22"/>
            <w:rPrChange w:id="14300"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301" w:author="An Tran, ACA (BUV)" w:date="2024-09-13T17:29:00Z" w16du:dateUtc="2024-09-13T10:29:00Z">
              <w:rPr>
                <w:rFonts w:cs="Arial"/>
                <w:i/>
                <w:iCs/>
                <w:szCs w:val="22"/>
              </w:rPr>
            </w:rPrChange>
          </w:rPr>
          <w:delText>m nh</w:delText>
        </w:r>
        <w:r w:rsidRPr="00863667" w:rsidDel="003C6139">
          <w:rPr>
            <w:rFonts w:ascii="iCiel Avenir LT Std 35 Light" w:hAnsi="iCiel Avenir LT Std 35 Light" w:cs="Calibri"/>
            <w:i/>
            <w:iCs/>
            <w:sz w:val="22"/>
            <w:szCs w:val="22"/>
            <w:rPrChange w:id="14302"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4303" w:author="An Tran, ACA (BUV)" w:date="2024-09-13T17:29:00Z" w16du:dateUtc="2024-09-13T10:29:00Z">
              <w:rPr>
                <w:rFonts w:cs="Arial"/>
                <w:i/>
                <w:iCs/>
                <w:szCs w:val="22"/>
              </w:rPr>
            </w:rPrChange>
          </w:rPr>
          <w:delText>ng g</w:delText>
        </w:r>
        <w:r w:rsidRPr="00863667" w:rsidDel="003C6139">
          <w:rPr>
            <w:rFonts w:ascii="iCiel Avenir LT Std 35 Light" w:hAnsi="iCiel Avenir LT Std 35 Light" w:cs="Avenir Next LT Pro"/>
            <w:i/>
            <w:iCs/>
            <w:sz w:val="22"/>
            <w:szCs w:val="22"/>
            <w:rPrChange w:id="14304"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305"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306"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307" w:author="An Tran, ACA (BUV)" w:date="2024-09-13T17:29:00Z" w16du:dateUtc="2024-09-13T10:29:00Z">
              <w:rPr>
                <w:rFonts w:cs="Arial"/>
                <w:i/>
                <w:iCs/>
                <w:szCs w:val="22"/>
              </w:rPr>
            </w:rPrChange>
          </w:rPr>
          <w:delText>ang t</w:delText>
        </w:r>
        <w:r w:rsidRPr="00863667" w:rsidDel="003C6139">
          <w:rPr>
            <w:rFonts w:ascii="iCiel Avenir LT Std 35 Light" w:hAnsi="iCiel Avenir LT Std 35 Light" w:cs="Calibri"/>
            <w:i/>
            <w:iCs/>
            <w:sz w:val="22"/>
            <w:szCs w:val="22"/>
            <w:rPrChange w:id="14308"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4309"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4310"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311"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Avenir Next LT Pro"/>
            <w:i/>
            <w:iCs/>
            <w:sz w:val="22"/>
            <w:szCs w:val="22"/>
            <w:rPrChange w:id="1431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313"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4314"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4315" w:author="An Tran, ACA (BUV)" w:date="2024-09-13T17:29:00Z" w16du:dateUtc="2024-09-13T10:29:00Z">
              <w:rPr>
                <w:rFonts w:cs="Arial"/>
                <w:i/>
                <w:iCs/>
                <w:szCs w:val="22"/>
              </w:rPr>
            </w:rPrChange>
          </w:rPr>
          <w:delText>ng g</w:delText>
        </w:r>
        <w:r w:rsidRPr="00863667" w:rsidDel="003C6139">
          <w:rPr>
            <w:rFonts w:ascii="iCiel Avenir LT Std 35 Light" w:hAnsi="iCiel Avenir LT Std 35 Light" w:cs="Avenir Next LT Pro"/>
            <w:i/>
            <w:iCs/>
            <w:sz w:val="22"/>
            <w:szCs w:val="22"/>
            <w:rPrChange w:id="14316"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317"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318"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319" w:author="An Tran, ACA (BUV)" w:date="2024-09-13T17:29:00Z" w16du:dateUtc="2024-09-13T10:29:00Z">
              <w:rPr>
                <w:rFonts w:cs="Arial"/>
                <w:i/>
                <w:iCs/>
                <w:szCs w:val="22"/>
              </w:rPr>
            </w:rPrChange>
          </w:rPr>
          <w:delText>ang ch</w:delText>
        </w:r>
        <w:r w:rsidRPr="00863667" w:rsidDel="003C6139">
          <w:rPr>
            <w:rFonts w:ascii="iCiel Avenir LT Std 35 Light" w:hAnsi="iCiel Avenir LT Std 35 Light" w:cs="Calibri"/>
            <w:i/>
            <w:iCs/>
            <w:sz w:val="22"/>
            <w:szCs w:val="22"/>
            <w:rPrChange w:id="14320" w:author="An Tran, ACA (BUV)" w:date="2024-09-13T17:29:00Z" w16du:dateUtc="2024-09-13T10:29:00Z">
              <w:rPr>
                <w:rFonts w:cs="Calibri"/>
                <w:i/>
                <w:iCs/>
                <w:szCs w:val="22"/>
              </w:rPr>
            </w:rPrChange>
          </w:rPr>
          <w:delText>ờ</w:delText>
        </w:r>
        <w:r w:rsidRPr="00863667" w:rsidDel="003C6139">
          <w:rPr>
            <w:rFonts w:ascii="iCiel Avenir LT Std 35 Light" w:hAnsi="iCiel Avenir LT Std 35 Light" w:cs="Arial"/>
            <w:i/>
            <w:iCs/>
            <w:sz w:val="22"/>
            <w:szCs w:val="22"/>
            <w:rPrChange w:id="14321"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322" w:author="An Tran, ACA (BUV)" w:date="2024-09-13T17:29:00Z" w16du:dateUtc="2024-09-13T10:29:00Z">
              <w:rPr>
                <w:rFonts w:cs="Calibri"/>
                <w:i/>
                <w:iCs/>
                <w:szCs w:val="22"/>
              </w:rPr>
            </w:rPrChange>
          </w:rPr>
          <w:delText>đợ</w:delText>
        </w:r>
        <w:r w:rsidRPr="00863667" w:rsidDel="003C6139">
          <w:rPr>
            <w:rFonts w:ascii="iCiel Avenir LT Std 35 Light" w:hAnsi="iCiel Avenir LT Std 35 Light" w:cs="Arial"/>
            <w:i/>
            <w:iCs/>
            <w:sz w:val="22"/>
            <w:szCs w:val="22"/>
            <w:rPrChange w:id="14323"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432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325"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326"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327"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Calibri"/>
            <w:i/>
            <w:iCs/>
            <w:sz w:val="22"/>
            <w:szCs w:val="22"/>
            <w:rPrChange w:id="14328"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4329"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4330"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4331"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4332"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4333" w:author="An Tran, ACA (BUV)" w:date="2024-09-13T17:29:00Z" w16du:dateUtc="2024-09-13T10:29:00Z">
              <w:rPr>
                <w:rFonts w:cs="Arial"/>
                <w:i/>
                <w:iCs/>
                <w:szCs w:val="22"/>
              </w:rPr>
            </w:rPrChange>
          </w:rPr>
          <w:delText xml:space="preserve">ng lao </w:delText>
        </w:r>
        <w:r w:rsidRPr="00863667" w:rsidDel="003C6139">
          <w:rPr>
            <w:rFonts w:ascii="iCiel Avenir LT Std 35 Light" w:hAnsi="iCiel Avenir LT Std 35 Light" w:cs="Calibri"/>
            <w:i/>
            <w:iCs/>
            <w:sz w:val="22"/>
            <w:szCs w:val="22"/>
            <w:rPrChange w:id="14334" w:author="An Tran, ACA (BUV)" w:date="2024-09-13T17:29:00Z" w16du:dateUtc="2024-09-13T10:29:00Z">
              <w:rPr>
                <w:rFonts w:cs="Calibri"/>
                <w:i/>
                <w:iCs/>
                <w:szCs w:val="22"/>
              </w:rPr>
            </w:rPrChange>
          </w:rPr>
          <w:delText>độ</w:delText>
        </w:r>
        <w:r w:rsidRPr="00863667" w:rsidDel="003C6139">
          <w:rPr>
            <w:rFonts w:ascii="iCiel Avenir LT Std 35 Light" w:hAnsi="iCiel Avenir LT Std 35 Light" w:cs="Arial"/>
            <w:i/>
            <w:iCs/>
            <w:sz w:val="22"/>
            <w:szCs w:val="22"/>
            <w:rPrChange w:id="14335" w:author="An Tran, ACA (BUV)" w:date="2024-09-13T17:29:00Z" w16du:dateUtc="2024-09-13T10:29:00Z">
              <w:rPr>
                <w:rFonts w:cs="Arial"/>
                <w:i/>
                <w:iCs/>
                <w:szCs w:val="22"/>
              </w:rPr>
            </w:rPrChange>
          </w:rPr>
          <w:delText>ng. M</w:delText>
        </w:r>
        <w:r w:rsidRPr="00863667" w:rsidDel="003C6139">
          <w:rPr>
            <w:rFonts w:ascii="iCiel Avenir LT Std 35 Light" w:hAnsi="iCiel Avenir LT Std 35 Light" w:cs="Calibri"/>
            <w:i/>
            <w:iCs/>
            <w:sz w:val="22"/>
            <w:szCs w:val="22"/>
            <w:rPrChange w:id="1433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4337" w:author="An Tran, ACA (BUV)" w:date="2024-09-13T17:29:00Z" w16du:dateUtc="2024-09-13T10:29:00Z">
              <w:rPr>
                <w:rFonts w:cs="Arial"/>
                <w:i/>
                <w:iCs/>
                <w:szCs w:val="22"/>
              </w:rPr>
            </w:rPrChange>
          </w:rPr>
          <w:delText>t m</w:delText>
        </w:r>
        <w:r w:rsidRPr="00863667" w:rsidDel="003C6139">
          <w:rPr>
            <w:rFonts w:ascii="iCiel Avenir LT Std 35 Light" w:hAnsi="iCiel Avenir LT Std 35 Light" w:cs="Calibri"/>
            <w:i/>
            <w:iCs/>
            <w:sz w:val="22"/>
            <w:szCs w:val="22"/>
            <w:rPrChange w:id="14338"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4339" w:author="An Tran, ACA (BUV)" w:date="2024-09-13T17:29:00Z" w16du:dateUtc="2024-09-13T10:29:00Z">
              <w:rPr>
                <w:rFonts w:cs="Arial"/>
                <w:i/>
                <w:iCs/>
                <w:szCs w:val="22"/>
              </w:rPr>
            </w:rPrChange>
          </w:rPr>
          <w:delText>t, k</w:delText>
        </w:r>
        <w:r w:rsidRPr="00863667" w:rsidDel="003C6139">
          <w:rPr>
            <w:rFonts w:ascii="iCiel Avenir LT Std 35 Light" w:hAnsi="iCiel Avenir LT Std 35 Light" w:cs="Calibri"/>
            <w:i/>
            <w:iCs/>
            <w:sz w:val="22"/>
            <w:szCs w:val="22"/>
            <w:rPrChange w:id="14340"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4341"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4342"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343"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434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345" w:author="An Tran, ACA (BUV)" w:date="2024-09-13T17:29:00Z" w16du:dateUtc="2024-09-13T10:29:00Z">
              <w:rPr>
                <w:rFonts w:cs="Arial"/>
                <w:i/>
                <w:iCs/>
                <w:szCs w:val="22"/>
              </w:rPr>
            </w:rPrChange>
          </w:rPr>
          <w:delText>p gi</w:delText>
        </w:r>
        <w:r w:rsidRPr="00863667" w:rsidDel="003C6139">
          <w:rPr>
            <w:rFonts w:ascii="iCiel Avenir LT Std 35 Light" w:hAnsi="iCiel Avenir LT Std 35 Light" w:cs="Avenir Next LT Pro"/>
            <w:i/>
            <w:iCs/>
            <w:sz w:val="22"/>
            <w:szCs w:val="22"/>
            <w:rPrChange w:id="14346"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4347" w:author="An Tran, ACA (BUV)" w:date="2024-09-13T17:29:00Z" w16du:dateUtc="2024-09-13T10:29:00Z">
              <w:rPr>
                <w:rFonts w:cs="Arial"/>
                <w:i/>
                <w:iCs/>
                <w:szCs w:val="22"/>
              </w:rPr>
            </w:rPrChange>
          </w:rPr>
          <w:delText>p sinh vi</w:delText>
        </w:r>
        <w:r w:rsidRPr="00863667" w:rsidDel="003C6139">
          <w:rPr>
            <w:rFonts w:ascii="iCiel Avenir LT Std 35 Light" w:hAnsi="iCiel Avenir LT Std 35 Light" w:cs="Avenir Next LT Pro"/>
            <w:i/>
            <w:iCs/>
            <w:sz w:val="22"/>
            <w:szCs w:val="22"/>
            <w:rPrChange w:id="1434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349"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Avenir Next LT Pro"/>
            <w:i/>
            <w:iCs/>
            <w:sz w:val="22"/>
            <w:szCs w:val="22"/>
            <w:rPrChange w:id="1435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351" w:author="An Tran, ACA (BUV)" w:date="2024-09-13T17:29:00Z" w16du:dateUtc="2024-09-13T10:29:00Z">
              <w:rPr>
                <w:rFonts w:cs="Arial"/>
                <w:i/>
                <w:iCs/>
                <w:szCs w:val="22"/>
              </w:rPr>
            </w:rPrChange>
          </w:rPr>
          <w:delText>m quen v</w:delText>
        </w:r>
        <w:r w:rsidRPr="00863667" w:rsidDel="003C6139">
          <w:rPr>
            <w:rFonts w:ascii="iCiel Avenir LT Std 35 Light" w:hAnsi="iCiel Avenir LT Std 35 Light" w:cs="Calibri"/>
            <w:i/>
            <w:iCs/>
            <w:sz w:val="22"/>
            <w:szCs w:val="22"/>
            <w:rPrChange w:id="14352"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4353" w:author="An Tran, ACA (BUV)" w:date="2024-09-13T17:29:00Z" w16du:dateUtc="2024-09-13T10:29:00Z">
              <w:rPr>
                <w:rFonts w:cs="Arial"/>
                <w:i/>
                <w:iCs/>
                <w:szCs w:val="22"/>
              </w:rPr>
            </w:rPrChange>
          </w:rPr>
          <w:delText>i cu</w:delText>
        </w:r>
        <w:r w:rsidRPr="00863667" w:rsidDel="003C6139">
          <w:rPr>
            <w:rFonts w:ascii="iCiel Avenir LT Std 35 Light" w:hAnsi="iCiel Avenir LT Std 35 Light" w:cs="Calibri"/>
            <w:i/>
            <w:iCs/>
            <w:sz w:val="22"/>
            <w:szCs w:val="22"/>
            <w:rPrChange w:id="14354"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4355" w:author="An Tran, ACA (BUV)" w:date="2024-09-13T17:29:00Z" w16du:dateUtc="2024-09-13T10:29:00Z">
              <w:rPr>
                <w:rFonts w:cs="Arial"/>
                <w:i/>
                <w:iCs/>
                <w:szCs w:val="22"/>
              </w:rPr>
            </w:rPrChange>
          </w:rPr>
          <w:delText>c s</w:delText>
        </w:r>
        <w:r w:rsidRPr="00863667" w:rsidDel="003C6139">
          <w:rPr>
            <w:rFonts w:ascii="iCiel Avenir LT Std 35 Light" w:hAnsi="iCiel Avenir LT Std 35 Light" w:cs="Calibri"/>
            <w:i/>
            <w:iCs/>
            <w:sz w:val="22"/>
            <w:szCs w:val="22"/>
            <w:rPrChange w:id="14356"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4357"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Calibri"/>
            <w:i/>
            <w:iCs/>
            <w:sz w:val="22"/>
            <w:szCs w:val="22"/>
            <w:rPrChange w:id="14358"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359" w:author="An Tran, ACA (BUV)" w:date="2024-09-13T17:29:00Z" w16du:dateUtc="2024-09-13T10:29:00Z">
              <w:rPr>
                <w:rFonts w:cs="Arial"/>
                <w:i/>
                <w:iCs/>
                <w:szCs w:val="22"/>
              </w:rPr>
            </w:rPrChange>
          </w:rPr>
          <w:delText>i l</w:delText>
        </w:r>
        <w:r w:rsidRPr="00863667" w:rsidDel="003C6139">
          <w:rPr>
            <w:rFonts w:ascii="iCiel Avenir LT Std 35 Light" w:hAnsi="iCiel Avenir LT Std 35 Light" w:cs="Avenir Next LT Pro"/>
            <w:i/>
            <w:iCs/>
            <w:sz w:val="22"/>
            <w:szCs w:val="22"/>
            <w:rPrChange w:id="1436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361" w:author="An Tran, ACA (BUV)" w:date="2024-09-13T17:29:00Z" w16du:dateUtc="2024-09-13T10:29:00Z">
              <w:rPr>
                <w:rFonts w:cs="Arial"/>
                <w:i/>
                <w:iCs/>
                <w:szCs w:val="22"/>
              </w:rPr>
            </w:rPrChange>
          </w:rPr>
          <w:delText>m, h</w:delText>
        </w:r>
        <w:r w:rsidRPr="00863667" w:rsidDel="003C6139">
          <w:rPr>
            <w:rFonts w:ascii="iCiel Avenir LT Std 35 Light" w:hAnsi="iCiel Avenir LT Std 35 Light" w:cs="Calibri"/>
            <w:i/>
            <w:iCs/>
            <w:sz w:val="22"/>
            <w:szCs w:val="22"/>
            <w:rPrChange w:id="14362"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4363"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4364"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4365"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436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367" w:author="An Tran, ACA (BUV)" w:date="2024-09-13T17:29:00Z" w16du:dateUtc="2024-09-13T10:29:00Z">
              <w:rPr>
                <w:rFonts w:cs="Arial"/>
                <w:i/>
                <w:iCs/>
                <w:szCs w:val="22"/>
              </w:rPr>
            </w:rPrChange>
          </w:rPr>
          <w:delText>c nghi th</w:delText>
        </w:r>
        <w:r w:rsidRPr="00863667" w:rsidDel="003C6139">
          <w:rPr>
            <w:rFonts w:ascii="iCiel Avenir LT Std 35 Light" w:hAnsi="iCiel Avenir LT Std 35 Light" w:cs="Calibri"/>
            <w:i/>
            <w:iCs/>
            <w:sz w:val="22"/>
            <w:szCs w:val="22"/>
            <w:rPrChange w:id="14368"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4369"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Calibri"/>
            <w:i/>
            <w:iCs/>
            <w:sz w:val="22"/>
            <w:szCs w:val="22"/>
            <w:rPrChange w:id="14370"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4371" w:author="An Tran, ACA (BUV)" w:date="2024-09-13T17:29:00Z" w16du:dateUtc="2024-09-13T10:29:00Z">
              <w:rPr>
                <w:rFonts w:cs="Arial"/>
                <w:i/>
                <w:iCs/>
                <w:szCs w:val="22"/>
              </w:rPr>
            </w:rPrChange>
          </w:rPr>
          <w:delText>ng x</w:delText>
        </w:r>
        <w:r w:rsidRPr="00863667" w:rsidDel="003C6139">
          <w:rPr>
            <w:rFonts w:ascii="iCiel Avenir LT Std 35 Light" w:hAnsi="iCiel Avenir LT Std 35 Light" w:cs="Calibri"/>
            <w:i/>
            <w:iCs/>
            <w:sz w:val="22"/>
            <w:szCs w:val="22"/>
            <w:rPrChange w:id="14372"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4373"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437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375" w:author="An Tran, ACA (BUV)" w:date="2024-09-13T17:29:00Z" w16du:dateUtc="2024-09-13T10:29:00Z">
              <w:rPr>
                <w:rFonts w:cs="Arial"/>
                <w:i/>
                <w:iCs/>
                <w:szCs w:val="22"/>
              </w:rPr>
            </w:rPrChange>
          </w:rPr>
          <w:delText>i n</w:delText>
        </w:r>
        <w:r w:rsidRPr="00863667" w:rsidDel="003C6139">
          <w:rPr>
            <w:rFonts w:ascii="iCiel Avenir LT Std 35 Light" w:hAnsi="iCiel Avenir LT Std 35 Light" w:cs="Calibri"/>
            <w:i/>
            <w:iCs/>
            <w:sz w:val="22"/>
            <w:szCs w:val="22"/>
            <w:rPrChange w:id="14376"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4377" w:author="An Tran, ACA (BUV)" w:date="2024-09-13T17:29:00Z" w16du:dateUtc="2024-09-13T10:29:00Z">
              <w:rPr>
                <w:rFonts w:cs="Arial"/>
                <w:i/>
                <w:iCs/>
                <w:szCs w:val="22"/>
              </w:rPr>
            </w:rPrChange>
          </w:rPr>
          <w:delText>i l</w:delText>
        </w:r>
        <w:r w:rsidRPr="00863667" w:rsidDel="003C6139">
          <w:rPr>
            <w:rFonts w:ascii="iCiel Avenir LT Std 35 Light" w:hAnsi="iCiel Avenir LT Std 35 Light" w:cs="Avenir Next LT Pro"/>
            <w:i/>
            <w:iCs/>
            <w:sz w:val="22"/>
            <w:szCs w:val="22"/>
            <w:rPrChange w:id="1437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379"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4380"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381"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4382"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4383"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4384"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4385"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438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387"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4388" w:author="An Tran, ACA (BUV)" w:date="2024-09-13T17:29:00Z" w16du:dateUtc="2024-09-13T10:29:00Z">
              <w:rPr>
                <w:rFonts w:cs="Calibri"/>
                <w:i/>
                <w:iCs/>
                <w:szCs w:val="22"/>
              </w:rPr>
            </w:rPrChange>
          </w:rPr>
          <w:delText>ỹ</w:delText>
        </w:r>
        <w:r w:rsidRPr="00863667" w:rsidDel="003C6139">
          <w:rPr>
            <w:rFonts w:ascii="iCiel Avenir LT Std 35 Light" w:hAnsi="iCiel Avenir LT Std 35 Light" w:cs="Arial"/>
            <w:i/>
            <w:iCs/>
            <w:sz w:val="22"/>
            <w:szCs w:val="22"/>
            <w:rPrChange w:id="14389"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Calibri"/>
            <w:i/>
            <w:iCs/>
            <w:sz w:val="22"/>
            <w:szCs w:val="22"/>
            <w:rPrChange w:id="14390" w:author="An Tran, ACA (BUV)" w:date="2024-09-13T17:29:00Z" w16du:dateUtc="2024-09-13T10:29:00Z">
              <w:rPr>
                <w:rFonts w:cs="Calibri"/>
                <w:i/>
                <w:iCs/>
                <w:szCs w:val="22"/>
              </w:rPr>
            </w:rPrChange>
          </w:rPr>
          <w:delText>ă</w:delText>
        </w:r>
        <w:r w:rsidRPr="00863667" w:rsidDel="003C6139">
          <w:rPr>
            <w:rFonts w:ascii="iCiel Avenir LT Std 35 Light" w:hAnsi="iCiel Avenir LT Std 35 Light" w:cs="Arial"/>
            <w:i/>
            <w:iCs/>
            <w:sz w:val="22"/>
            <w:szCs w:val="22"/>
            <w:rPrChange w:id="14391"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439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393"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439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395"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Calibri"/>
            <w:i/>
            <w:iCs/>
            <w:sz w:val="22"/>
            <w:szCs w:val="22"/>
            <w:rPrChange w:id="14396"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439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39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399" w:author="An Tran, ACA (BUV)" w:date="2024-09-13T17:29:00Z" w16du:dateUtc="2024-09-13T10:29:00Z">
              <w:rPr>
                <w:rFonts w:cs="Arial"/>
                <w:i/>
                <w:iCs/>
                <w:szCs w:val="22"/>
              </w:rPr>
            </w:rPrChange>
          </w:rPr>
          <w:delText>c m</w:delText>
        </w:r>
        <w:r w:rsidRPr="00863667" w:rsidDel="003C6139">
          <w:rPr>
            <w:rFonts w:ascii="iCiel Avenir LT Std 35 Light" w:hAnsi="iCiel Avenir LT Std 35 Light" w:cs="Avenir Next LT Pro"/>
            <w:i/>
            <w:iCs/>
            <w:sz w:val="22"/>
            <w:szCs w:val="22"/>
            <w:rPrChange w:id="1440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401" w:author="An Tran, ACA (BUV)" w:date="2024-09-13T17:29:00Z" w16du:dateUtc="2024-09-13T10:29:00Z">
              <w:rPr>
                <w:rFonts w:cs="Arial"/>
                <w:i/>
                <w:iCs/>
                <w:szCs w:val="22"/>
              </w:rPr>
            </w:rPrChange>
          </w:rPr>
          <w:delText>i tr</w:delText>
        </w:r>
        <w:r w:rsidRPr="00863667" w:rsidDel="003C6139">
          <w:rPr>
            <w:rFonts w:ascii="iCiel Avenir LT Std 35 Light" w:hAnsi="iCiel Avenir LT Std 35 Light" w:cs="Calibri"/>
            <w:i/>
            <w:iCs/>
            <w:sz w:val="22"/>
            <w:szCs w:val="22"/>
            <w:rPrChange w:id="14402"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4403"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440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405"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440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407" w:author="An Tran, ACA (BUV)" w:date="2024-09-13T17:29:00Z" w16du:dateUtc="2024-09-13T10:29:00Z">
              <w:rPr>
                <w:rFonts w:cs="Arial"/>
                <w:i/>
                <w:iCs/>
                <w:szCs w:val="22"/>
              </w:rPr>
            </w:rPrChange>
          </w:rPr>
          <w:delText>c kh</w:delText>
        </w:r>
        <w:r w:rsidRPr="00863667" w:rsidDel="003C6139">
          <w:rPr>
            <w:rFonts w:ascii="iCiel Avenir LT Std 35 Light" w:hAnsi="iCiel Avenir LT Std 35 Light" w:cs="Avenir Next LT Pro"/>
            <w:i/>
            <w:iCs/>
            <w:sz w:val="22"/>
            <w:szCs w:val="22"/>
            <w:rPrChange w:id="1440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409" w:author="An Tran, ACA (BUV)" w:date="2024-09-13T17:29:00Z" w16du:dateUtc="2024-09-13T10:29:00Z">
              <w:rPr>
                <w:rFonts w:cs="Arial"/>
                <w:i/>
                <w:iCs/>
                <w:szCs w:val="22"/>
              </w:rPr>
            </w:rPrChange>
          </w:rPr>
          <w:delText>c nhau, d</w:delText>
        </w:r>
        <w:r w:rsidRPr="00863667" w:rsidDel="003C6139">
          <w:rPr>
            <w:rFonts w:ascii="iCiel Avenir LT Std 35 Light" w:hAnsi="iCiel Avenir LT Std 35 Light" w:cs="Avenir Next LT Pro"/>
            <w:i/>
            <w:iCs/>
            <w:sz w:val="22"/>
            <w:szCs w:val="22"/>
            <w:rPrChange w:id="14410"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4411"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412"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venir LT Std 35 Light"/>
            <w:i/>
            <w:iCs/>
            <w:sz w:val="22"/>
            <w:szCs w:val="22"/>
            <w:rPrChange w:id="14413" w:author="An Tran, ACA (BUV)" w:date="2024-09-13T17:29:00Z" w16du:dateUtc="2024-09-13T10:29:00Z">
              <w:rPr>
                <w:rFonts w:cs="Avenir LT Std 35 Light"/>
                <w:i/>
                <w:iCs/>
                <w:szCs w:val="22"/>
              </w:rPr>
            </w:rPrChange>
          </w:rPr>
          <w:delText>ó</w:delText>
        </w:r>
        <w:r w:rsidRPr="00863667" w:rsidDel="003C6139">
          <w:rPr>
            <w:rFonts w:ascii="iCiel Avenir LT Std 35 Light" w:hAnsi="iCiel Avenir LT Std 35 Light" w:cs="Arial"/>
            <w:i/>
            <w:iCs/>
            <w:sz w:val="22"/>
            <w:szCs w:val="22"/>
            <w:rPrChange w:id="14414"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441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416"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4417"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418"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Calibri"/>
            <w:i/>
            <w:iCs/>
            <w:sz w:val="22"/>
            <w:szCs w:val="22"/>
            <w:rPrChange w:id="14419" w:author="An Tran, ACA (BUV)" w:date="2024-09-13T17:29:00Z" w16du:dateUtc="2024-09-13T10:29:00Z">
              <w:rPr>
                <w:rFonts w:cs="Calibri"/>
                <w:i/>
                <w:iCs/>
                <w:szCs w:val="22"/>
              </w:rPr>
            </w:rPrChange>
          </w:rPr>
          <w:delText>ă</w:delText>
        </w:r>
        <w:r w:rsidRPr="00863667" w:rsidDel="003C6139">
          <w:rPr>
            <w:rFonts w:ascii="iCiel Avenir LT Std 35 Light" w:hAnsi="iCiel Avenir LT Std 35 Light" w:cs="Arial"/>
            <w:i/>
            <w:iCs/>
            <w:sz w:val="22"/>
            <w:szCs w:val="22"/>
            <w:rPrChange w:id="14420" w:author="An Tran, ACA (BUV)" w:date="2024-09-13T17:29:00Z" w16du:dateUtc="2024-09-13T10:29:00Z">
              <w:rPr>
                <w:rFonts w:cs="Arial"/>
                <w:i/>
                <w:iCs/>
                <w:szCs w:val="22"/>
              </w:rPr>
            </w:rPrChange>
          </w:rPr>
          <w:delText>n ph</w:delText>
        </w:r>
        <w:r w:rsidRPr="00863667" w:rsidDel="003C6139">
          <w:rPr>
            <w:rFonts w:ascii="iCiel Avenir LT Std 35 Light" w:hAnsi="iCiel Avenir LT Std 35 Light" w:cs="Avenir Next LT Pro"/>
            <w:i/>
            <w:iCs/>
            <w:sz w:val="22"/>
            <w:szCs w:val="22"/>
            <w:rPrChange w:id="14421" w:author="An Tran, ACA (BUV)" w:date="2024-09-13T17:29:00Z" w16du:dateUtc="2024-09-13T10:29:00Z">
              <w:rPr>
                <w:rFonts w:cs="Avenir Next LT Pro"/>
                <w:i/>
                <w:iCs/>
                <w:szCs w:val="22"/>
              </w:rPr>
            </w:rPrChange>
          </w:rPr>
          <w:delText>ò</w:delText>
        </w:r>
        <w:r w:rsidRPr="00863667" w:rsidDel="003C6139">
          <w:rPr>
            <w:rFonts w:ascii="iCiel Avenir LT Std 35 Light" w:hAnsi="iCiel Avenir LT Std 35 Light" w:cs="Arial"/>
            <w:i/>
            <w:iCs/>
            <w:sz w:val="22"/>
            <w:szCs w:val="22"/>
            <w:rPrChange w:id="14422"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4423"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424" w:author="An Tran, ACA (BUV)" w:date="2024-09-13T17:29:00Z" w16du:dateUtc="2024-09-13T10:29:00Z">
              <w:rPr>
                <w:rFonts w:cs="Arial"/>
                <w:i/>
                <w:iCs/>
                <w:szCs w:val="22"/>
              </w:rPr>
            </w:rPrChange>
          </w:rPr>
          <w:delText>ng s</w:delText>
        </w:r>
        <w:r w:rsidRPr="00863667" w:rsidDel="003C6139">
          <w:rPr>
            <w:rFonts w:ascii="iCiel Avenir LT Std 35 Light" w:hAnsi="iCiel Avenir LT Std 35 Light" w:cs="Calibri"/>
            <w:i/>
            <w:iCs/>
            <w:sz w:val="22"/>
            <w:szCs w:val="22"/>
            <w:rPrChange w:id="14425"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4426" w:author="An Tran, ACA (BUV)" w:date="2024-09-13T17:29:00Z" w16du:dateUtc="2024-09-13T10:29:00Z">
              <w:rPr>
                <w:rFonts w:cs="Arial"/>
                <w:i/>
                <w:iCs/>
                <w:szCs w:val="22"/>
              </w:rPr>
            </w:rPrChange>
          </w:rPr>
          <w:delText>, t</w:delText>
        </w:r>
        <w:r w:rsidRPr="00863667" w:rsidDel="003C6139">
          <w:rPr>
            <w:rFonts w:ascii="iCiel Avenir LT Std 35 Light" w:hAnsi="iCiel Avenir LT Std 35 Light" w:cs="Calibri"/>
            <w:i/>
            <w:iCs/>
            <w:sz w:val="22"/>
            <w:szCs w:val="22"/>
            <w:rPrChange w:id="14427"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428"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442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430"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Calibri"/>
            <w:i/>
            <w:iCs/>
            <w:sz w:val="22"/>
            <w:szCs w:val="22"/>
            <w:rPrChange w:id="14431" w:author="An Tran, ACA (BUV)" w:date="2024-09-13T17:29:00Z" w16du:dateUtc="2024-09-13T10:29:00Z">
              <w:rPr>
                <w:rFonts w:cs="Calibri"/>
                <w:i/>
                <w:iCs/>
                <w:szCs w:val="22"/>
              </w:rPr>
            </w:rPrChange>
          </w:rPr>
          <w:delText>đị</w:delText>
        </w:r>
        <w:r w:rsidRPr="00863667" w:rsidDel="003C6139">
          <w:rPr>
            <w:rFonts w:ascii="iCiel Avenir LT Std 35 Light" w:hAnsi="iCiel Avenir LT Std 35 Light" w:cs="Arial"/>
            <w:i/>
            <w:iCs/>
            <w:sz w:val="22"/>
            <w:szCs w:val="22"/>
            <w:rPrChange w:id="14432" w:author="An Tran, ACA (BUV)" w:date="2024-09-13T17:29:00Z" w16du:dateUtc="2024-09-13T10:29:00Z">
              <w:rPr>
                <w:rFonts w:cs="Arial"/>
                <w:i/>
                <w:iCs/>
                <w:szCs w:val="22"/>
              </w:rPr>
            </w:rPrChange>
          </w:rPr>
          <w:delText xml:space="preserve">a </w:delText>
        </w:r>
        <w:r w:rsidRPr="00863667" w:rsidDel="003C6139">
          <w:rPr>
            <w:rFonts w:ascii="iCiel Avenir LT Std 35 Light" w:hAnsi="iCiel Avenir LT Std 35 Light" w:cs="Calibri"/>
            <w:i/>
            <w:iCs/>
            <w:sz w:val="22"/>
            <w:szCs w:val="22"/>
            <w:rPrChange w:id="14433"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434"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443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4436" w:author="An Tran, ACA (BUV)" w:date="2024-09-13T17:29:00Z" w16du:dateUtc="2024-09-13T10:29:00Z">
              <w:rPr>
                <w:rFonts w:cs="Arial"/>
                <w:i/>
                <w:iCs/>
                <w:szCs w:val="22"/>
              </w:rPr>
            </w:rPrChange>
          </w:rPr>
          <w:delText>m cung c</w:delText>
        </w:r>
        <w:r w:rsidRPr="00863667" w:rsidDel="003C6139">
          <w:rPr>
            <w:rFonts w:ascii="iCiel Avenir LT Std 35 Light" w:hAnsi="iCiel Avenir LT Std 35 Light" w:cs="Calibri"/>
            <w:i/>
            <w:iCs/>
            <w:sz w:val="22"/>
            <w:szCs w:val="22"/>
            <w:rPrChange w:id="14437"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438" w:author="An Tran, ACA (BUV)" w:date="2024-09-13T17:29:00Z" w16du:dateUtc="2024-09-13T10:29:00Z">
              <w:rPr>
                <w:rFonts w:cs="Arial"/>
                <w:i/>
                <w:iCs/>
                <w:szCs w:val="22"/>
              </w:rPr>
            </w:rPrChange>
          </w:rPr>
          <w:delText>p d</w:delText>
        </w:r>
        <w:r w:rsidRPr="00863667" w:rsidDel="003C6139">
          <w:rPr>
            <w:rFonts w:ascii="iCiel Avenir LT Std 35 Light" w:hAnsi="iCiel Avenir LT Std 35 Light" w:cs="Calibri"/>
            <w:i/>
            <w:iCs/>
            <w:sz w:val="22"/>
            <w:szCs w:val="22"/>
            <w:rPrChange w:id="14439"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4440" w:author="An Tran, ACA (BUV)" w:date="2024-09-13T17:29:00Z" w16du:dateUtc="2024-09-13T10:29:00Z">
              <w:rPr>
                <w:rFonts w:cs="Arial"/>
                <w:i/>
                <w:iCs/>
                <w:szCs w:val="22"/>
              </w:rPr>
            </w:rPrChange>
          </w:rPr>
          <w:delText>ch v</w:delText>
        </w:r>
        <w:r w:rsidRPr="00863667" w:rsidDel="003C6139">
          <w:rPr>
            <w:rFonts w:ascii="iCiel Avenir LT Std 35 Light" w:hAnsi="iCiel Avenir LT Std 35 Light" w:cs="Calibri"/>
            <w:i/>
            <w:iCs/>
            <w:sz w:val="22"/>
            <w:szCs w:val="22"/>
            <w:rPrChange w:id="14441"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4442" w:author="An Tran, ACA (BUV)" w:date="2024-09-13T17:29:00Z" w16du:dateUtc="2024-09-13T10:29:00Z">
              <w:rPr>
                <w:rFonts w:cs="Arial"/>
                <w:i/>
                <w:iCs/>
                <w:szCs w:val="22"/>
              </w:rPr>
            </w:rPrChange>
          </w:rPr>
          <w:delText>, hay t</w:delText>
        </w:r>
        <w:r w:rsidRPr="00863667" w:rsidDel="003C6139">
          <w:rPr>
            <w:rFonts w:ascii="iCiel Avenir LT Std 35 Light" w:hAnsi="iCiel Avenir LT Std 35 Light" w:cs="Calibri"/>
            <w:i/>
            <w:iCs/>
            <w:sz w:val="22"/>
            <w:szCs w:val="22"/>
            <w:rPrChange w:id="14443"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444"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4445"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446"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Calibri"/>
            <w:i/>
            <w:iCs/>
            <w:sz w:val="22"/>
            <w:szCs w:val="22"/>
            <w:rPrChange w:id="14447" w:author="An Tran, ACA (BUV)" w:date="2024-09-13T17:29:00Z" w16du:dateUtc="2024-09-13T10:29:00Z">
              <w:rPr>
                <w:rFonts w:cs="Calibri"/>
                <w:i/>
                <w:iCs/>
                <w:szCs w:val="22"/>
              </w:rPr>
            </w:rPrChange>
          </w:rPr>
          <w:delText>đị</w:delText>
        </w:r>
        <w:r w:rsidRPr="00863667" w:rsidDel="003C6139">
          <w:rPr>
            <w:rFonts w:ascii="iCiel Avenir LT Std 35 Light" w:hAnsi="iCiel Avenir LT Std 35 Light" w:cs="Arial"/>
            <w:i/>
            <w:iCs/>
            <w:sz w:val="22"/>
            <w:szCs w:val="22"/>
            <w:rPrChange w:id="14448" w:author="An Tran, ACA (BUV)" w:date="2024-09-13T17:29:00Z" w16du:dateUtc="2024-09-13T10:29:00Z">
              <w:rPr>
                <w:rFonts w:cs="Arial"/>
                <w:i/>
                <w:iCs/>
                <w:szCs w:val="22"/>
              </w:rPr>
            </w:rPrChange>
          </w:rPr>
          <w:delText>a d</w:delText>
        </w:r>
        <w:r w:rsidRPr="00863667" w:rsidDel="003C6139">
          <w:rPr>
            <w:rFonts w:ascii="iCiel Avenir LT Std 35 Light" w:hAnsi="iCiel Avenir LT Std 35 Light" w:cs="Calibri"/>
            <w:i/>
            <w:iCs/>
            <w:sz w:val="22"/>
            <w:szCs w:val="22"/>
            <w:rPrChange w:id="14449"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450"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4451"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452"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Calibri"/>
            <w:i/>
            <w:iCs/>
            <w:sz w:val="22"/>
            <w:szCs w:val="22"/>
            <w:rPrChange w:id="14453"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4454" w:author="An Tran, ACA (BUV)" w:date="2024-09-13T17:29:00Z" w16du:dateUtc="2024-09-13T10:29:00Z">
              <w:rPr>
                <w:rFonts w:cs="Arial"/>
                <w:i/>
                <w:iCs/>
                <w:szCs w:val="22"/>
              </w:rPr>
            </w:rPrChange>
          </w:rPr>
          <w:delText>t m</w:delText>
        </w:r>
        <w:r w:rsidRPr="00863667" w:rsidDel="003C6139">
          <w:rPr>
            <w:rFonts w:ascii="iCiel Avenir LT Std 35 Light" w:hAnsi="iCiel Avenir LT Std 35 Light" w:cs="Calibri"/>
            <w:i/>
            <w:iCs/>
            <w:sz w:val="22"/>
            <w:szCs w:val="22"/>
            <w:rPrChange w:id="14455"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4456" w:author="An Tran, ACA (BUV)" w:date="2024-09-13T17:29:00Z" w16du:dateUtc="2024-09-13T10:29:00Z">
              <w:rPr>
                <w:rFonts w:cs="Arial"/>
                <w:i/>
                <w:iCs/>
                <w:szCs w:val="22"/>
              </w:rPr>
            </w:rPrChange>
          </w:rPr>
          <w:delText>t khác, sinh viên có th</w:delText>
        </w:r>
        <w:r w:rsidRPr="00863667" w:rsidDel="003C6139">
          <w:rPr>
            <w:rFonts w:ascii="iCiel Avenir LT Std 35 Light" w:hAnsi="iCiel Avenir LT Std 35 Light" w:cs="Calibri"/>
            <w:i/>
            <w:iCs/>
            <w:sz w:val="22"/>
            <w:szCs w:val="22"/>
            <w:rPrChange w:id="14457"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4458"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4459"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4460"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4461"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462" w:author="An Tran, ACA (BUV)" w:date="2024-09-13T17:29:00Z" w16du:dateUtc="2024-09-13T10:29:00Z">
              <w:rPr>
                <w:rFonts w:cs="Arial"/>
                <w:i/>
                <w:iCs/>
                <w:szCs w:val="22"/>
              </w:rPr>
            </w:rPrChange>
          </w:rPr>
          <w:delText>i nghi</w:delText>
        </w:r>
        <w:r w:rsidRPr="00863667" w:rsidDel="003C6139">
          <w:rPr>
            <w:rFonts w:ascii="iCiel Avenir LT Std 35 Light" w:hAnsi="iCiel Avenir LT Std 35 Light" w:cs="Calibri"/>
            <w:i/>
            <w:iCs/>
            <w:sz w:val="22"/>
            <w:szCs w:val="22"/>
            <w:rPrChange w:id="14463"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464" w:author="An Tran, ACA (BUV)" w:date="2024-09-13T17:29:00Z" w16du:dateUtc="2024-09-13T10:29:00Z">
              <w:rPr>
                <w:rFonts w:cs="Arial"/>
                <w:i/>
                <w:iCs/>
                <w:szCs w:val="22"/>
              </w:rPr>
            </w:rPrChange>
          </w:rPr>
          <w:delText>m nhi</w:delText>
        </w:r>
        <w:r w:rsidRPr="00863667" w:rsidDel="003C6139">
          <w:rPr>
            <w:rFonts w:ascii="iCiel Avenir LT Std 35 Light" w:hAnsi="iCiel Avenir LT Std 35 Light" w:cs="Calibri"/>
            <w:i/>
            <w:iCs/>
            <w:sz w:val="22"/>
            <w:szCs w:val="22"/>
            <w:rPrChange w:id="14465"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466" w:author="An Tran, ACA (BUV)" w:date="2024-09-13T17:29:00Z" w16du:dateUtc="2024-09-13T10:29:00Z">
              <w:rPr>
                <w:rFonts w:cs="Arial"/>
                <w:i/>
                <w:iCs/>
                <w:szCs w:val="22"/>
              </w:rPr>
            </w:rPrChange>
          </w:rPr>
          <w:delText>u v</w:delText>
        </w:r>
        <w:r w:rsidRPr="00863667" w:rsidDel="003C6139">
          <w:rPr>
            <w:rFonts w:ascii="iCiel Avenir LT Std 35 Light" w:hAnsi="iCiel Avenir LT Std 35 Light" w:cs="Calibri"/>
            <w:i/>
            <w:iCs/>
            <w:sz w:val="22"/>
            <w:szCs w:val="22"/>
            <w:rPrChange w:id="14467"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4468"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4469"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4470" w:author="An Tran, ACA (BUV)" w:date="2024-09-13T17:29:00Z" w16du:dateUtc="2024-09-13T10:29:00Z">
              <w:rPr>
                <w:rFonts w:cs="Arial"/>
                <w:i/>
                <w:iCs/>
                <w:szCs w:val="22"/>
              </w:rPr>
            </w:rPrChange>
          </w:rPr>
          <w:delText xml:space="preserve"> kh</w:delText>
        </w:r>
        <w:r w:rsidRPr="00863667" w:rsidDel="003C6139">
          <w:rPr>
            <w:rFonts w:ascii="iCiel Avenir LT Std 35 Light" w:hAnsi="iCiel Avenir LT Std 35 Light" w:cs="Avenir Next LT Pro"/>
            <w:i/>
            <w:iCs/>
            <w:sz w:val="22"/>
            <w:szCs w:val="22"/>
            <w:rPrChange w:id="14471"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472" w:author="An Tran, ACA (BUV)" w:date="2024-09-13T17:29:00Z" w16du:dateUtc="2024-09-13T10:29:00Z">
              <w:rPr>
                <w:rFonts w:cs="Arial"/>
                <w:i/>
                <w:iCs/>
                <w:szCs w:val="22"/>
              </w:rPr>
            </w:rPrChange>
          </w:rPr>
          <w:delText xml:space="preserve">c nhau, trong </w:delText>
        </w:r>
        <w:r w:rsidRPr="00863667" w:rsidDel="003C6139">
          <w:rPr>
            <w:rFonts w:ascii="iCiel Avenir LT Std 35 Light" w:hAnsi="iCiel Avenir LT Std 35 Light" w:cs="Calibri"/>
            <w:i/>
            <w:iCs/>
            <w:sz w:val="22"/>
            <w:szCs w:val="22"/>
            <w:rPrChange w:id="14473"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474" w:author="An Tran, ACA (BUV)" w:date="2024-09-13T17:29:00Z" w16du:dateUtc="2024-09-13T10:29:00Z">
              <w:rPr>
                <w:rFonts w:cs="Arial"/>
                <w:i/>
                <w:iCs/>
                <w:szCs w:val="22"/>
              </w:rPr>
            </w:rPrChange>
          </w:rPr>
          <w:delText>a d</w:delText>
        </w:r>
        <w:r w:rsidRPr="00863667" w:rsidDel="003C6139">
          <w:rPr>
            <w:rFonts w:ascii="iCiel Avenir LT Std 35 Light" w:hAnsi="iCiel Avenir LT Std 35 Light" w:cs="Calibri"/>
            <w:i/>
            <w:iCs/>
            <w:sz w:val="22"/>
            <w:szCs w:val="22"/>
            <w:rPrChange w:id="14475"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476"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447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478" w:author="An Tran, ACA (BUV)" w:date="2024-09-13T17:29:00Z" w16du:dateUtc="2024-09-13T10:29:00Z">
              <w:rPr>
                <w:rFonts w:cs="Arial"/>
                <w:i/>
                <w:iCs/>
                <w:szCs w:val="22"/>
              </w:rPr>
            </w:rPrChange>
          </w:rPr>
          <w:delText>c ng</w:delText>
        </w:r>
        <w:r w:rsidRPr="00863667" w:rsidDel="003C6139">
          <w:rPr>
            <w:rFonts w:ascii="iCiel Avenir LT Std 35 Light" w:hAnsi="iCiel Avenir LT Std 35 Light" w:cs="Avenir Next LT Pro"/>
            <w:i/>
            <w:iCs/>
            <w:sz w:val="22"/>
            <w:szCs w:val="22"/>
            <w:rPrChange w:id="1447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480" w:author="An Tran, ACA (BUV)" w:date="2024-09-13T17:29:00Z" w16du:dateUtc="2024-09-13T10:29:00Z">
              <w:rPr>
                <w:rFonts w:cs="Arial"/>
                <w:i/>
                <w:iCs/>
                <w:szCs w:val="22"/>
              </w:rPr>
            </w:rPrChange>
          </w:rPr>
          <w:delText>nh ngh</w:delText>
        </w:r>
        <w:r w:rsidRPr="00863667" w:rsidDel="003C6139">
          <w:rPr>
            <w:rFonts w:ascii="iCiel Avenir LT Std 35 Light" w:hAnsi="iCiel Avenir LT Std 35 Light" w:cs="Calibri"/>
            <w:i/>
            <w:iCs/>
            <w:sz w:val="22"/>
            <w:szCs w:val="22"/>
            <w:rPrChange w:id="14481"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482" w:author="An Tran, ACA (BUV)" w:date="2024-09-13T17:29:00Z" w16du:dateUtc="2024-09-13T10:29:00Z">
              <w:rPr>
                <w:rFonts w:cs="Arial"/>
                <w:i/>
                <w:iCs/>
                <w:szCs w:val="22"/>
              </w:rPr>
            </w:rPrChange>
          </w:rPr>
          <w:delText>, t</w:delText>
        </w:r>
        <w:r w:rsidRPr="00863667" w:rsidDel="003C6139">
          <w:rPr>
            <w:rFonts w:ascii="iCiel Avenir LT Std 35 Light" w:hAnsi="iCiel Avenir LT Std 35 Light" w:cs="Calibri"/>
            <w:i/>
            <w:iCs/>
            <w:sz w:val="22"/>
            <w:szCs w:val="22"/>
            <w:rPrChange w:id="14483"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484"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448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486"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4487"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488" w:author="An Tran, ACA (BUV)" w:date="2024-09-13T17:29:00Z" w16du:dateUtc="2024-09-13T10:29:00Z">
              <w:rPr>
                <w:rFonts w:cs="Arial"/>
                <w:i/>
                <w:iCs/>
                <w:szCs w:val="22"/>
              </w:rPr>
            </w:rPrChange>
          </w:rPr>
          <w:delText>ng ty c</w:delText>
        </w:r>
        <w:r w:rsidRPr="00863667" w:rsidDel="003C6139">
          <w:rPr>
            <w:rFonts w:ascii="iCiel Avenir LT Std 35 Light" w:hAnsi="iCiel Avenir LT Std 35 Light" w:cs="Avenir Next LT Pro"/>
            <w:i/>
            <w:iCs/>
            <w:sz w:val="22"/>
            <w:szCs w:val="22"/>
            <w:rPrChange w:id="14489"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4490" w:author="An Tran, ACA (BUV)" w:date="2024-09-13T17:29:00Z" w16du:dateUtc="2024-09-13T10:29:00Z">
              <w:rPr>
                <w:rFonts w:cs="Arial"/>
                <w:i/>
                <w:iCs/>
                <w:szCs w:val="22"/>
              </w:rPr>
            </w:rPrChange>
          </w:rPr>
          <w:delText xml:space="preserve"> quy m</w:delText>
        </w:r>
        <w:r w:rsidRPr="00863667" w:rsidDel="003C6139">
          <w:rPr>
            <w:rFonts w:ascii="iCiel Avenir LT Std 35 Light" w:hAnsi="iCiel Avenir LT Std 35 Light" w:cs="Avenir Next LT Pro"/>
            <w:i/>
            <w:iCs/>
            <w:sz w:val="22"/>
            <w:szCs w:val="22"/>
            <w:rPrChange w:id="14491"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492"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Calibri"/>
            <w:i/>
            <w:iCs/>
            <w:sz w:val="22"/>
            <w:szCs w:val="22"/>
            <w:rPrChange w:id="14493"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4494" w:author="An Tran, ACA (BUV)" w:date="2024-09-13T17:29:00Z" w16du:dateUtc="2024-09-13T10:29:00Z">
              <w:rPr>
                <w:rFonts w:cs="Arial"/>
                <w:i/>
                <w:iCs/>
                <w:szCs w:val="22"/>
              </w:rPr>
            </w:rPrChange>
          </w:rPr>
          <w:delText>n nh</w:delText>
        </w:r>
        <w:r w:rsidRPr="00863667" w:rsidDel="003C6139">
          <w:rPr>
            <w:rFonts w:ascii="iCiel Avenir LT Std 35 Light" w:hAnsi="iCiel Avenir LT Std 35 Light" w:cs="Calibri"/>
            <w:i/>
            <w:iCs/>
            <w:sz w:val="22"/>
            <w:szCs w:val="22"/>
            <w:rPrChange w:id="14495"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4496" w:author="An Tran, ACA (BUV)" w:date="2024-09-13T17:29:00Z" w16du:dateUtc="2024-09-13T10:29:00Z">
              <w:rPr>
                <w:rFonts w:cs="Arial"/>
                <w:i/>
                <w:iCs/>
                <w:szCs w:val="22"/>
              </w:rPr>
            </w:rPrChange>
          </w:rPr>
          <w:delText xml:space="preserve"> kh</w:delText>
        </w:r>
        <w:r w:rsidRPr="00863667" w:rsidDel="003C6139">
          <w:rPr>
            <w:rFonts w:ascii="iCiel Avenir LT Std 35 Light" w:hAnsi="iCiel Avenir LT Std 35 Light" w:cs="Avenir Next LT Pro"/>
            <w:i/>
            <w:iCs/>
            <w:sz w:val="22"/>
            <w:szCs w:val="22"/>
            <w:rPrChange w:id="1449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498" w:author="An Tran, ACA (BUV)" w:date="2024-09-13T17:29:00Z" w16du:dateUtc="2024-09-13T10:29:00Z">
              <w:rPr>
                <w:rFonts w:cs="Arial"/>
                <w:i/>
                <w:iCs/>
                <w:szCs w:val="22"/>
              </w:rPr>
            </w:rPrChange>
          </w:rPr>
          <w:delText xml:space="preserve">c nhau, </w:delText>
        </w:r>
        <w:r w:rsidRPr="00863667" w:rsidDel="003C6139">
          <w:rPr>
            <w:rFonts w:ascii="iCiel Avenir LT Std 35 Light" w:hAnsi="iCiel Avenir LT Std 35 Light" w:cs="Calibri"/>
            <w:i/>
            <w:iCs/>
            <w:sz w:val="22"/>
            <w:szCs w:val="22"/>
            <w:rPrChange w:id="14499" w:author="An Tran, ACA (BUV)" w:date="2024-09-13T17:29:00Z" w16du:dateUtc="2024-09-13T10:29:00Z">
              <w:rPr>
                <w:rFonts w:cs="Calibri"/>
                <w:i/>
                <w:iCs/>
                <w:szCs w:val="22"/>
              </w:rPr>
            </w:rPrChange>
          </w:rPr>
          <w:delText>để</w:delText>
        </w:r>
        <w:r w:rsidRPr="00863667" w:rsidDel="003C6139">
          <w:rPr>
            <w:rFonts w:ascii="iCiel Avenir LT Std 35 Light" w:hAnsi="iCiel Avenir LT Std 35 Light" w:cs="Arial"/>
            <w:i/>
            <w:iCs/>
            <w:sz w:val="22"/>
            <w:szCs w:val="22"/>
            <w:rPrChange w:id="14500" w:author="An Tran, ACA (BUV)" w:date="2024-09-13T17:29:00Z" w16du:dateUtc="2024-09-13T10:29:00Z">
              <w:rPr>
                <w:rFonts w:cs="Arial"/>
                <w:i/>
                <w:iCs/>
                <w:szCs w:val="22"/>
              </w:rPr>
            </w:rPrChange>
          </w:rPr>
          <w:delText xml:space="preserve"> x</w:delText>
        </w:r>
        <w:r w:rsidRPr="00863667" w:rsidDel="003C6139">
          <w:rPr>
            <w:rFonts w:ascii="iCiel Avenir LT Std 35 Light" w:hAnsi="iCiel Avenir LT Std 35 Light" w:cs="Avenir Next LT Pro"/>
            <w:i/>
            <w:iCs/>
            <w:sz w:val="22"/>
            <w:szCs w:val="22"/>
            <w:rPrChange w:id="14501"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502" w:author="An Tran, ACA (BUV)" w:date="2024-09-13T17:29:00Z" w16du:dateUtc="2024-09-13T10:29:00Z">
              <w:rPr>
                <w:rFonts w:cs="Arial"/>
                <w:i/>
                <w:iCs/>
                <w:szCs w:val="22"/>
              </w:rPr>
            </w:rPrChange>
          </w:rPr>
          <w:delText>c nh</w:delText>
        </w:r>
        <w:r w:rsidRPr="00863667" w:rsidDel="003C6139">
          <w:rPr>
            <w:rFonts w:ascii="iCiel Avenir LT Std 35 Light" w:hAnsi="iCiel Avenir LT Std 35 Light" w:cs="Calibri"/>
            <w:i/>
            <w:iCs/>
            <w:sz w:val="22"/>
            <w:szCs w:val="22"/>
            <w:rPrChange w:id="14503"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504"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Calibri"/>
            <w:i/>
            <w:iCs/>
            <w:sz w:val="22"/>
            <w:szCs w:val="22"/>
            <w:rPrChange w:id="14505"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506"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450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508"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509"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510"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4511"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4512"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4513"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4514"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451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516" w:author="An Tran, ACA (BUV)" w:date="2024-09-13T17:29:00Z" w16du:dateUtc="2024-09-13T10:29:00Z">
              <w:rPr>
                <w:rFonts w:cs="Arial"/>
                <w:i/>
                <w:iCs/>
                <w:szCs w:val="22"/>
              </w:rPr>
            </w:rPrChange>
          </w:rPr>
          <w:delText>m t</w:delText>
        </w:r>
        <w:r w:rsidRPr="00863667" w:rsidDel="003C6139">
          <w:rPr>
            <w:rFonts w:ascii="iCiel Avenir LT Std 35 Light" w:hAnsi="iCiel Avenir LT Std 35 Light" w:cs="Calibri"/>
            <w:i/>
            <w:iCs/>
            <w:sz w:val="22"/>
            <w:szCs w:val="22"/>
            <w:rPrChange w:id="14517"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4518" w:author="An Tran, ACA (BUV)" w:date="2024-09-13T17:29:00Z" w16du:dateUtc="2024-09-13T10:29:00Z">
              <w:rPr>
                <w:rFonts w:cs="Arial"/>
                <w:i/>
                <w:iCs/>
                <w:szCs w:val="22"/>
              </w:rPr>
            </w:rPrChange>
          </w:rPr>
          <w:delText>t vi</w:delText>
        </w:r>
        <w:r w:rsidRPr="00863667" w:rsidDel="003C6139">
          <w:rPr>
            <w:rFonts w:ascii="iCiel Avenir LT Std 35 Light" w:hAnsi="iCiel Avenir LT Std 35 Light" w:cs="Calibri"/>
            <w:i/>
            <w:iCs/>
            <w:sz w:val="22"/>
            <w:szCs w:val="22"/>
            <w:rPrChange w:id="14519"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520" w:author="An Tran, ACA (BUV)" w:date="2024-09-13T17:29:00Z" w16du:dateUtc="2024-09-13T10:29:00Z">
              <w:rPr>
                <w:rFonts w:cs="Arial"/>
                <w:i/>
                <w:iCs/>
                <w:szCs w:val="22"/>
              </w:rPr>
            </w:rPrChange>
          </w:rPr>
          <w:delText>c g</w:delText>
        </w:r>
        <w:r w:rsidRPr="00863667" w:rsidDel="003C6139">
          <w:rPr>
            <w:rFonts w:ascii="iCiel Avenir LT Std 35 Light" w:hAnsi="iCiel Avenir LT Std 35 Light" w:cs="Avenir Next LT Pro"/>
            <w:i/>
            <w:iCs/>
            <w:sz w:val="22"/>
            <w:szCs w:val="22"/>
            <w:rPrChange w:id="14521"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522"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523"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524"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4525"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526" w:author="An Tran, ACA (BUV)" w:date="2024-09-13T17:29:00Z" w16du:dateUtc="2024-09-13T10:29:00Z">
              <w:rPr>
                <w:rFonts w:cs="Arial"/>
                <w:i/>
                <w:iCs/>
                <w:szCs w:val="22"/>
              </w:rPr>
            </w:rPrChange>
          </w:rPr>
          <w:delText>u g</w:delText>
        </w:r>
        <w:r w:rsidRPr="00863667" w:rsidDel="003C6139">
          <w:rPr>
            <w:rFonts w:ascii="iCiel Avenir LT Std 35 Light" w:hAnsi="iCiel Avenir LT Std 35 Light" w:cs="Avenir Next LT Pro"/>
            <w:i/>
            <w:iCs/>
            <w:sz w:val="22"/>
            <w:szCs w:val="22"/>
            <w:rPrChange w:id="14527"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528"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452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530"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531" w:author="An Tran, ACA (BUV)" w:date="2024-09-13T17:29:00Z" w16du:dateUtc="2024-09-13T10:29:00Z">
              <w:rPr>
                <w:rFonts w:cs="Calibri"/>
                <w:i/>
                <w:iCs/>
                <w:szCs w:val="22"/>
              </w:rPr>
            </w:rPrChange>
          </w:rPr>
          <w:delText>độ</w:delText>
        </w:r>
        <w:r w:rsidRPr="00863667" w:rsidDel="003C6139">
          <w:rPr>
            <w:rFonts w:ascii="iCiel Avenir LT Std 35 Light" w:hAnsi="iCiel Avenir LT Std 35 Light" w:cs="Arial"/>
            <w:i/>
            <w:iCs/>
            <w:sz w:val="22"/>
            <w:szCs w:val="22"/>
            <w:rPrChange w:id="14532"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Calibri"/>
            <w:i/>
            <w:iCs/>
            <w:sz w:val="22"/>
            <w:szCs w:val="22"/>
            <w:rPrChange w:id="14533"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534" w:author="An Tran, ACA (BUV)" w:date="2024-09-13T17:29:00Z" w16du:dateUtc="2024-09-13T10:29:00Z">
              <w:rPr>
                <w:rFonts w:cs="Arial"/>
                <w:i/>
                <w:iCs/>
                <w:szCs w:val="22"/>
              </w:rPr>
            </w:rPrChange>
          </w:rPr>
          <w:delText>c cho b</w:delText>
        </w:r>
        <w:r w:rsidRPr="00863667" w:rsidDel="003C6139">
          <w:rPr>
            <w:rFonts w:ascii="iCiel Avenir LT Std 35 Light" w:hAnsi="iCiel Avenir LT Std 35 Light" w:cs="Calibri"/>
            <w:i/>
            <w:iCs/>
            <w:sz w:val="22"/>
            <w:szCs w:val="22"/>
            <w:rPrChange w:id="14535"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536" w:author="An Tran, ACA (BUV)" w:date="2024-09-13T17:29:00Z" w16du:dateUtc="2024-09-13T10:29:00Z">
              <w:rPr>
                <w:rFonts w:cs="Arial"/>
                <w:i/>
                <w:iCs/>
                <w:szCs w:val="22"/>
              </w:rPr>
            </w:rPrChange>
          </w:rPr>
          <w:delText>n trong c</w:delText>
        </w:r>
        <w:r w:rsidRPr="00863667" w:rsidDel="003C6139">
          <w:rPr>
            <w:rFonts w:ascii="iCiel Avenir LT Std 35 Light" w:hAnsi="iCiel Avenir LT Std 35 Light" w:cs="Avenir Next LT Pro"/>
            <w:i/>
            <w:iCs/>
            <w:sz w:val="22"/>
            <w:szCs w:val="22"/>
            <w:rPrChange w:id="14537"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538" w:author="An Tran, ACA (BUV)" w:date="2024-09-13T17:29:00Z" w16du:dateUtc="2024-09-13T10:29:00Z">
              <w:rPr>
                <w:rFonts w:cs="Arial"/>
                <w:i/>
                <w:iCs/>
                <w:szCs w:val="22"/>
              </w:rPr>
            </w:rPrChange>
          </w:rPr>
          <w:delText>ng vi</w:delText>
        </w:r>
        <w:r w:rsidRPr="00863667" w:rsidDel="003C6139">
          <w:rPr>
            <w:rFonts w:ascii="iCiel Avenir LT Std 35 Light" w:hAnsi="iCiel Avenir LT Std 35 Light" w:cs="Calibri"/>
            <w:i/>
            <w:iCs/>
            <w:sz w:val="22"/>
            <w:szCs w:val="22"/>
            <w:rPrChange w:id="14539"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540" w:author="An Tran, ACA (BUV)" w:date="2024-09-13T17:29:00Z" w16du:dateUtc="2024-09-13T10:29:00Z">
              <w:rPr>
                <w:rFonts w:cs="Arial"/>
                <w:i/>
                <w:iCs/>
                <w:szCs w:val="22"/>
              </w:rPr>
            </w:rPrChange>
          </w:rPr>
          <w:delText xml:space="preserve">c, hay </w:delText>
        </w:r>
        <w:r w:rsidRPr="00863667" w:rsidDel="003C6139">
          <w:rPr>
            <w:rFonts w:ascii="iCiel Avenir LT Std 35 Light" w:hAnsi="iCiel Avenir LT Std 35 Light" w:cs="Calibri"/>
            <w:i/>
            <w:iCs/>
            <w:sz w:val="22"/>
            <w:szCs w:val="22"/>
            <w:rPrChange w:id="14541"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542"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4543"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544" w:author="An Tran, ACA (BUV)" w:date="2024-09-13T17:29:00Z" w16du:dateUtc="2024-09-13T10:29:00Z">
              <w:rPr>
                <w:rFonts w:cs="Arial"/>
                <w:i/>
                <w:iCs/>
                <w:szCs w:val="22"/>
              </w:rPr>
            </w:rPrChange>
          </w:rPr>
          <w:delText>u m</w:delText>
        </w:r>
        <w:r w:rsidRPr="00863667" w:rsidDel="003C6139">
          <w:rPr>
            <w:rFonts w:ascii="iCiel Avenir LT Std 35 Light" w:hAnsi="iCiel Avenir LT Std 35 Light" w:cs="Avenir Next LT Pro"/>
            <w:i/>
            <w:iCs/>
            <w:sz w:val="22"/>
            <w:szCs w:val="22"/>
            <w:rPrChange w:id="1454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546"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54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548"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549"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550"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4551"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552" w:author="An Tran, ACA (BUV)" w:date="2024-09-13T17:29:00Z" w16du:dateUtc="2024-09-13T10:29:00Z">
              <w:rPr>
                <w:rFonts w:cs="Arial"/>
                <w:i/>
                <w:iCs/>
                <w:szCs w:val="22"/>
              </w:rPr>
            </w:rPrChange>
          </w:rPr>
          <w:delText>c s</w:delText>
        </w:r>
        <w:r w:rsidRPr="00863667" w:rsidDel="003C6139">
          <w:rPr>
            <w:rFonts w:ascii="iCiel Avenir LT Std 35 Light" w:hAnsi="iCiel Avenir LT Std 35 Light" w:cs="Calibri"/>
            <w:i/>
            <w:iCs/>
            <w:sz w:val="22"/>
            <w:szCs w:val="22"/>
            <w:rPrChange w:id="14553"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554" w:author="An Tran, ACA (BUV)" w:date="2024-09-13T17:29:00Z" w16du:dateUtc="2024-09-13T10:29:00Z">
              <w:rPr>
                <w:rFonts w:cs="Arial"/>
                <w:i/>
                <w:iCs/>
                <w:szCs w:val="22"/>
              </w:rPr>
            </w:rPrChange>
          </w:rPr>
          <w:delText xml:space="preserve"> mu</w:delText>
        </w:r>
        <w:r w:rsidRPr="00863667" w:rsidDel="003C6139">
          <w:rPr>
            <w:rFonts w:ascii="iCiel Avenir LT Std 35 Light" w:hAnsi="iCiel Avenir LT Std 35 Light" w:cs="Calibri"/>
            <w:i/>
            <w:iCs/>
            <w:sz w:val="22"/>
            <w:szCs w:val="22"/>
            <w:rPrChange w:id="14555"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4556" w:author="An Tran, ACA (BUV)" w:date="2024-09-13T17:29:00Z" w16du:dateUtc="2024-09-13T10:29:00Z">
              <w:rPr>
                <w:rFonts w:cs="Arial"/>
                <w:i/>
                <w:iCs/>
                <w:szCs w:val="22"/>
              </w:rPr>
            </w:rPrChange>
          </w:rPr>
          <w:delText>n tr</w:delText>
        </w:r>
        <w:r w:rsidRPr="00863667" w:rsidDel="003C6139">
          <w:rPr>
            <w:rFonts w:ascii="iCiel Avenir LT Std 35 Light" w:hAnsi="iCiel Avenir LT Std 35 Light" w:cs="Avenir Next LT Pro"/>
            <w:i/>
            <w:iCs/>
            <w:sz w:val="22"/>
            <w:szCs w:val="22"/>
            <w:rPrChange w:id="1455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558" w:author="An Tran, ACA (BUV)" w:date="2024-09-13T17:29:00Z" w16du:dateUtc="2024-09-13T10:29:00Z">
              <w:rPr>
                <w:rFonts w:cs="Arial"/>
                <w:i/>
                <w:iCs/>
                <w:szCs w:val="22"/>
              </w:rPr>
            </w:rPrChange>
          </w:rPr>
          <w:delText>nh trong l</w:delText>
        </w:r>
        <w:r w:rsidRPr="00863667" w:rsidDel="003C6139">
          <w:rPr>
            <w:rFonts w:ascii="iCiel Avenir LT Std 35 Light" w:hAnsi="iCiel Avenir LT Std 35 Light" w:cs="Calibri"/>
            <w:i/>
            <w:iCs/>
            <w:sz w:val="22"/>
            <w:szCs w:val="22"/>
            <w:rPrChange w:id="14559"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560" w:author="An Tran, ACA (BUV)" w:date="2024-09-13T17:29:00Z" w16du:dateUtc="2024-09-13T10:29:00Z">
              <w:rPr>
                <w:rFonts w:cs="Arial"/>
                <w:i/>
                <w:iCs/>
                <w:szCs w:val="22"/>
              </w:rPr>
            </w:rPrChange>
          </w:rPr>
          <w:delText>a ch</w:delText>
        </w:r>
        <w:r w:rsidRPr="00863667" w:rsidDel="003C6139">
          <w:rPr>
            <w:rFonts w:ascii="iCiel Avenir LT Std 35 Light" w:hAnsi="iCiel Avenir LT Std 35 Light" w:cs="Calibri"/>
            <w:i/>
            <w:iCs/>
            <w:sz w:val="22"/>
            <w:szCs w:val="22"/>
            <w:rPrChange w:id="14561"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4562" w:author="An Tran, ACA (BUV)" w:date="2024-09-13T17:29:00Z" w16du:dateUtc="2024-09-13T10:29:00Z">
              <w:rPr>
                <w:rFonts w:cs="Arial"/>
                <w:i/>
                <w:iCs/>
                <w:szCs w:val="22"/>
              </w:rPr>
            </w:rPrChange>
          </w:rPr>
          <w:delText>n s</w:delText>
        </w:r>
        <w:r w:rsidRPr="00863667" w:rsidDel="003C6139">
          <w:rPr>
            <w:rFonts w:ascii="iCiel Avenir LT Std 35 Light" w:hAnsi="iCiel Avenir LT Std 35 Light" w:cs="Calibri"/>
            <w:i/>
            <w:iCs/>
            <w:sz w:val="22"/>
            <w:szCs w:val="22"/>
            <w:rPrChange w:id="14563"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564" w:author="An Tran, ACA (BUV)" w:date="2024-09-13T17:29:00Z" w16du:dateUtc="2024-09-13T10:29:00Z">
              <w:rPr>
                <w:rFonts w:cs="Arial"/>
                <w:i/>
                <w:iCs/>
                <w:szCs w:val="22"/>
              </w:rPr>
            </w:rPrChange>
          </w:rPr>
          <w:delText xml:space="preserve"> nghi</w:delText>
        </w:r>
        <w:r w:rsidRPr="00863667" w:rsidDel="003C6139">
          <w:rPr>
            <w:rFonts w:ascii="iCiel Avenir LT Std 35 Light" w:hAnsi="iCiel Avenir LT Std 35 Light" w:cs="Calibri"/>
            <w:i/>
            <w:iCs/>
            <w:sz w:val="22"/>
            <w:szCs w:val="22"/>
            <w:rPrChange w:id="14565"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566"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Calibri"/>
            <w:i/>
            <w:iCs/>
            <w:sz w:val="22"/>
            <w:szCs w:val="22"/>
            <w:rPrChange w:id="14567"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568" w:author="An Tran, ACA (BUV)" w:date="2024-09-13T17:29:00Z" w16du:dateUtc="2024-09-13T10:29:00Z">
              <w:rPr>
                <w:rFonts w:cs="Arial"/>
                <w:i/>
                <w:iCs/>
                <w:szCs w:val="22"/>
              </w:rPr>
            </w:rPrChange>
          </w:rPr>
          <w:delText>a m</w:delText>
        </w:r>
        <w:r w:rsidRPr="00863667" w:rsidDel="003C6139">
          <w:rPr>
            <w:rFonts w:ascii="iCiel Avenir LT Std 35 Light" w:hAnsi="iCiel Avenir LT Std 35 Light" w:cs="Avenir Next LT Pro"/>
            <w:i/>
            <w:iCs/>
            <w:sz w:val="22"/>
            <w:szCs w:val="22"/>
            <w:rPrChange w:id="14569"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570" w:author="An Tran, ACA (BUV)" w:date="2024-09-13T17:29:00Z" w16du:dateUtc="2024-09-13T10:29:00Z">
              <w:rPr>
                <w:rFonts w:cs="Arial"/>
                <w:i/>
                <w:iCs/>
                <w:szCs w:val="22"/>
              </w:rPr>
            </w:rPrChange>
          </w:rPr>
          <w:delText>nh. Ch</w:delText>
        </w:r>
        <w:r w:rsidRPr="00863667" w:rsidDel="003C6139">
          <w:rPr>
            <w:rFonts w:ascii="iCiel Avenir LT Std 35 Light" w:hAnsi="iCiel Avenir LT Std 35 Light" w:cs="Avenir Next LT Pro"/>
            <w:i/>
            <w:iCs/>
            <w:sz w:val="22"/>
            <w:szCs w:val="22"/>
            <w:rPrChange w:id="14571"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4572"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4573"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574" w:author="An Tran, ACA (BUV)" w:date="2024-09-13T17:29:00Z" w16du:dateUtc="2024-09-13T10:29:00Z">
              <w:rPr>
                <w:rFonts w:cs="Arial"/>
                <w:i/>
                <w:iCs/>
                <w:szCs w:val="22"/>
              </w:rPr>
            </w:rPrChange>
          </w:rPr>
          <w:delText>i tin t</w:delText>
        </w:r>
        <w:r w:rsidRPr="00863667" w:rsidDel="003C6139">
          <w:rPr>
            <w:rFonts w:ascii="iCiel Avenir LT Std 35 Light" w:hAnsi="iCiel Avenir LT Std 35 Light" w:cs="Calibri"/>
            <w:i/>
            <w:iCs/>
            <w:sz w:val="22"/>
            <w:szCs w:val="22"/>
            <w:rPrChange w:id="14575" w:author="An Tran, ACA (BUV)" w:date="2024-09-13T17:29:00Z" w16du:dateUtc="2024-09-13T10:29:00Z">
              <w:rPr>
                <w:rFonts w:cs="Calibri"/>
                <w:i/>
                <w:iCs/>
                <w:szCs w:val="22"/>
              </w:rPr>
            </w:rPrChange>
          </w:rPr>
          <w:delText>ưở</w:delText>
        </w:r>
        <w:r w:rsidRPr="00863667" w:rsidDel="003C6139">
          <w:rPr>
            <w:rFonts w:ascii="iCiel Avenir LT Std 35 Light" w:hAnsi="iCiel Avenir LT Std 35 Light" w:cs="Arial"/>
            <w:i/>
            <w:iCs/>
            <w:sz w:val="22"/>
            <w:szCs w:val="22"/>
            <w:rPrChange w:id="14576" w:author="An Tran, ACA (BUV)" w:date="2024-09-13T17:29:00Z" w16du:dateUtc="2024-09-13T10:29:00Z">
              <w:rPr>
                <w:rFonts w:cs="Arial"/>
                <w:i/>
                <w:iCs/>
                <w:szCs w:val="22"/>
              </w:rPr>
            </w:rPrChange>
          </w:rPr>
          <w:delText>ng r</w:delText>
        </w:r>
        <w:r w:rsidRPr="00863667" w:rsidDel="003C6139">
          <w:rPr>
            <w:rFonts w:ascii="iCiel Avenir LT Std 35 Light" w:hAnsi="iCiel Avenir LT Std 35 Light" w:cs="Calibri"/>
            <w:i/>
            <w:iCs/>
            <w:sz w:val="22"/>
            <w:szCs w:val="22"/>
            <w:rPrChange w:id="14577" w:author="An Tran, ACA (BUV)" w:date="2024-09-13T17:29:00Z" w16du:dateUtc="2024-09-13T10:29:00Z">
              <w:rPr>
                <w:rFonts w:cs="Calibri"/>
                <w:i/>
                <w:iCs/>
                <w:szCs w:val="22"/>
              </w:rPr>
            </w:rPrChange>
          </w:rPr>
          <w:delText>ằ</w:delText>
        </w:r>
        <w:r w:rsidRPr="00863667" w:rsidDel="003C6139">
          <w:rPr>
            <w:rFonts w:ascii="iCiel Avenir LT Std 35 Light" w:hAnsi="iCiel Avenir LT Std 35 Light" w:cs="Arial"/>
            <w:i/>
            <w:iCs/>
            <w:sz w:val="22"/>
            <w:szCs w:val="22"/>
            <w:rPrChange w:id="14578" w:author="An Tran, ACA (BUV)" w:date="2024-09-13T17:29:00Z" w16du:dateUtc="2024-09-13T10:29:00Z">
              <w:rPr>
                <w:rFonts w:cs="Arial"/>
                <w:i/>
                <w:iCs/>
                <w:szCs w:val="22"/>
              </w:rPr>
            </w:rPrChange>
          </w:rPr>
          <w:delText>ng sau khi ho</w:delText>
        </w:r>
        <w:r w:rsidRPr="00863667" w:rsidDel="003C6139">
          <w:rPr>
            <w:rFonts w:ascii="iCiel Avenir LT Std 35 Light" w:hAnsi="iCiel Avenir LT Std 35 Light" w:cs="Avenir Next LT Pro"/>
            <w:i/>
            <w:iCs/>
            <w:sz w:val="22"/>
            <w:szCs w:val="22"/>
            <w:rPrChange w:id="1457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580"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Avenir Next LT Pro"/>
            <w:i/>
            <w:iCs/>
            <w:sz w:val="22"/>
            <w:szCs w:val="22"/>
            <w:rPrChange w:id="1458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582" w:author="An Tran, ACA (BUV)" w:date="2024-09-13T17:29:00Z" w16du:dateUtc="2024-09-13T10:29:00Z">
              <w:rPr>
                <w:rFonts w:cs="Arial"/>
                <w:i/>
                <w:iCs/>
                <w:szCs w:val="22"/>
              </w:rPr>
            </w:rPrChange>
          </w:rPr>
          <w:delText>nh c</w:delText>
        </w:r>
        <w:r w:rsidRPr="00863667" w:rsidDel="003C6139">
          <w:rPr>
            <w:rFonts w:ascii="iCiel Avenir LT Std 35 Light" w:hAnsi="iCiel Avenir LT Std 35 Light" w:cs="Avenir Next LT Pro"/>
            <w:i/>
            <w:iCs/>
            <w:sz w:val="22"/>
            <w:szCs w:val="22"/>
            <w:rPrChange w:id="14583"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584"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4585"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4586"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4587"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588"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4589"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590"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Calibri"/>
            <w:i/>
            <w:iCs/>
            <w:sz w:val="22"/>
            <w:szCs w:val="22"/>
            <w:rPrChange w:id="14591"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4592"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593"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594" w:author="An Tran, ACA (BUV)" w:date="2024-09-13T17:29:00Z" w16du:dateUtc="2024-09-13T10:29:00Z">
              <w:rPr>
                <w:rFonts w:cs="Arial"/>
                <w:i/>
                <w:iCs/>
                <w:szCs w:val="22"/>
              </w:rPr>
            </w:rPrChange>
          </w:rPr>
          <w:delText>c ng</w:delText>
        </w:r>
        <w:r w:rsidRPr="00863667" w:rsidDel="003C6139">
          <w:rPr>
            <w:rFonts w:ascii="iCiel Avenir LT Std 35 Light" w:hAnsi="iCiel Avenir LT Std 35 Light" w:cs="Avenir Next LT Pro"/>
            <w:i/>
            <w:iCs/>
            <w:sz w:val="22"/>
            <w:szCs w:val="22"/>
            <w:rPrChange w:id="1459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596" w:author="An Tran, ACA (BUV)" w:date="2024-09-13T17:29:00Z" w16du:dateUtc="2024-09-13T10:29:00Z">
              <w:rPr>
                <w:rFonts w:cs="Arial"/>
                <w:i/>
                <w:iCs/>
                <w:szCs w:val="22"/>
              </w:rPr>
            </w:rPrChange>
          </w:rPr>
          <w:delText>nh ngh</w:delText>
        </w:r>
        <w:r w:rsidRPr="00863667" w:rsidDel="003C6139">
          <w:rPr>
            <w:rFonts w:ascii="iCiel Avenir LT Std 35 Light" w:hAnsi="iCiel Avenir LT Std 35 Light" w:cs="Calibri"/>
            <w:i/>
            <w:iCs/>
            <w:sz w:val="22"/>
            <w:szCs w:val="22"/>
            <w:rPrChange w:id="14597"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598"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599"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600" w:author="An Tran, ACA (BUV)" w:date="2024-09-13T17:29:00Z" w16du:dateUtc="2024-09-13T10:29:00Z">
              <w:rPr>
                <w:rFonts w:cs="Arial"/>
                <w:i/>
                <w:iCs/>
                <w:szCs w:val="22"/>
              </w:rPr>
            </w:rPrChange>
          </w:rPr>
          <w:delText>a d</w:delText>
        </w:r>
        <w:r w:rsidRPr="00863667" w:rsidDel="003C6139">
          <w:rPr>
            <w:rFonts w:ascii="iCiel Avenir LT Std 35 Light" w:hAnsi="iCiel Avenir LT Std 35 Light" w:cs="Calibri"/>
            <w:i/>
            <w:iCs/>
            <w:sz w:val="22"/>
            <w:szCs w:val="22"/>
            <w:rPrChange w:id="14601"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602" w:author="An Tran, ACA (BUV)" w:date="2024-09-13T17:29:00Z" w16du:dateUtc="2024-09-13T10:29:00Z">
              <w:rPr>
                <w:rFonts w:cs="Arial"/>
                <w:i/>
                <w:iCs/>
                <w:szCs w:val="22"/>
              </w:rPr>
            </w:rPrChange>
          </w:rPr>
          <w:delText>ng kh</w:delText>
        </w:r>
        <w:r w:rsidRPr="00863667" w:rsidDel="003C6139">
          <w:rPr>
            <w:rFonts w:ascii="iCiel Avenir LT Std 35 Light" w:hAnsi="iCiel Avenir LT Std 35 Light" w:cs="Avenir Next LT Pro"/>
            <w:i/>
            <w:iCs/>
            <w:sz w:val="22"/>
            <w:szCs w:val="22"/>
            <w:rPrChange w:id="14603"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604" w:author="An Tran, ACA (BUV)" w:date="2024-09-13T17:29:00Z" w16du:dateUtc="2024-09-13T10:29:00Z">
              <w:rPr>
                <w:rFonts w:cs="Arial"/>
                <w:i/>
                <w:iCs/>
                <w:szCs w:val="22"/>
              </w:rPr>
            </w:rPrChange>
          </w:rPr>
          <w:delText>c nhau, c</w:delText>
        </w:r>
        <w:r w:rsidRPr="00863667" w:rsidDel="003C6139">
          <w:rPr>
            <w:rFonts w:ascii="iCiel Avenir LT Std 35 Light" w:hAnsi="iCiel Avenir LT Std 35 Light" w:cs="Avenir Next LT Pro"/>
            <w:i/>
            <w:iCs/>
            <w:sz w:val="22"/>
            <w:szCs w:val="22"/>
            <w:rPrChange w:id="1460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606"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607"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608" w:author="An Tran, ACA (BUV)" w:date="2024-09-13T17:29:00Z" w16du:dateUtc="2024-09-13T10:29:00Z">
              <w:rPr>
                <w:rFonts w:cs="Arial"/>
                <w:i/>
                <w:iCs/>
                <w:szCs w:val="22"/>
              </w:rPr>
            </w:rPrChange>
          </w:rPr>
          <w:delText>n sinh vi</w:delText>
        </w:r>
        <w:r w:rsidRPr="00863667" w:rsidDel="003C6139">
          <w:rPr>
            <w:rFonts w:ascii="iCiel Avenir LT Std 35 Light" w:hAnsi="iCiel Avenir LT Std 35 Light" w:cs="Avenir Next LT Pro"/>
            <w:i/>
            <w:iCs/>
            <w:sz w:val="22"/>
            <w:szCs w:val="22"/>
            <w:rPrChange w:id="14609"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610"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Calibri"/>
            <w:i/>
            <w:iCs/>
            <w:sz w:val="22"/>
            <w:szCs w:val="22"/>
            <w:rPrChange w:id="14611"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venir LT Std 35 Light"/>
            <w:i/>
            <w:iCs/>
            <w:sz w:val="22"/>
            <w:szCs w:val="22"/>
            <w:rPrChange w:id="14612" w:author="An Tran, ACA (BUV)" w:date="2024-09-13T17:29:00Z" w16du:dateUtc="2024-09-13T10:29:00Z">
              <w:rPr>
                <w:rFonts w:cs="Avenir LT Std 35 Light"/>
                <w:i/>
                <w:iCs/>
                <w:szCs w:val="22"/>
              </w:rPr>
            </w:rPrChange>
          </w:rPr>
          <w:delText>ã</w:delText>
        </w:r>
        <w:r w:rsidRPr="00863667" w:rsidDel="003C6139">
          <w:rPr>
            <w:rFonts w:ascii="iCiel Avenir LT Std 35 Light" w:hAnsi="iCiel Avenir LT Std 35 Light" w:cs="Arial"/>
            <w:i/>
            <w:iCs/>
            <w:sz w:val="22"/>
            <w:szCs w:val="22"/>
            <w:rPrChange w:id="14613"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4614"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615" w:author="An Tran, ACA (BUV)" w:date="2024-09-13T17:29:00Z" w16du:dateUtc="2024-09-13T10:29:00Z">
              <w:rPr>
                <w:rFonts w:cs="Arial"/>
                <w:i/>
                <w:iCs/>
                <w:szCs w:val="22"/>
              </w:rPr>
            </w:rPrChange>
          </w:rPr>
          <w:delText xml:space="preserve"> trang b</w:delText>
        </w:r>
        <w:r w:rsidRPr="00863667" w:rsidDel="003C6139">
          <w:rPr>
            <w:rFonts w:ascii="iCiel Avenir LT Std 35 Light" w:hAnsi="iCiel Avenir LT Std 35 Light" w:cs="Calibri"/>
            <w:i/>
            <w:iCs/>
            <w:sz w:val="22"/>
            <w:szCs w:val="22"/>
            <w:rPrChange w:id="14616"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4617"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Calibri"/>
            <w:i/>
            <w:iCs/>
            <w:sz w:val="22"/>
            <w:szCs w:val="22"/>
            <w:rPrChange w:id="14618" w:author="An Tran, ACA (BUV)" w:date="2024-09-13T17:29:00Z" w16du:dateUtc="2024-09-13T10:29:00Z">
              <w:rPr>
                <w:rFonts w:cs="Calibri"/>
                <w:i/>
                <w:iCs/>
                <w:szCs w:val="22"/>
              </w:rPr>
            </w:rPrChange>
          </w:rPr>
          <w:delText>đượ</w:delText>
        </w:r>
        <w:r w:rsidRPr="00863667" w:rsidDel="003C6139">
          <w:rPr>
            <w:rFonts w:ascii="iCiel Avenir LT Std 35 Light" w:hAnsi="iCiel Avenir LT Std 35 Light" w:cs="Arial"/>
            <w:i/>
            <w:iCs/>
            <w:sz w:val="22"/>
            <w:szCs w:val="22"/>
            <w:rPrChange w:id="14619" w:author="An Tran, ACA (BUV)" w:date="2024-09-13T17:29:00Z" w16du:dateUtc="2024-09-13T10:29:00Z">
              <w:rPr>
                <w:rFonts w:cs="Arial"/>
                <w:i/>
                <w:iCs/>
                <w:szCs w:val="22"/>
              </w:rPr>
            </w:rPrChange>
          </w:rPr>
          <w:delText>c nh</w:delText>
        </w:r>
        <w:r w:rsidRPr="00863667" w:rsidDel="003C6139">
          <w:rPr>
            <w:rFonts w:ascii="iCiel Avenir LT Std 35 Light" w:hAnsi="iCiel Avenir LT Std 35 Light" w:cs="Calibri"/>
            <w:i/>
            <w:iCs/>
            <w:sz w:val="22"/>
            <w:szCs w:val="22"/>
            <w:rPrChange w:id="14620"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4621" w:author="An Tran, ACA (BUV)" w:date="2024-09-13T17:29:00Z" w16du:dateUtc="2024-09-13T10:29:00Z">
              <w:rPr>
                <w:rFonts w:cs="Arial"/>
                <w:i/>
                <w:iCs/>
                <w:szCs w:val="22"/>
              </w:rPr>
            </w:rPrChange>
          </w:rPr>
          <w:delText>ng tr</w:delText>
        </w:r>
        <w:r w:rsidRPr="00863667" w:rsidDel="003C6139">
          <w:rPr>
            <w:rFonts w:ascii="iCiel Avenir LT Std 35 Light" w:hAnsi="iCiel Avenir LT Std 35 Light" w:cs="Calibri"/>
            <w:i/>
            <w:iCs/>
            <w:sz w:val="22"/>
            <w:szCs w:val="22"/>
            <w:rPrChange w:id="14622"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623" w:author="An Tran, ACA (BUV)" w:date="2024-09-13T17:29:00Z" w16du:dateUtc="2024-09-13T10:29:00Z">
              <w:rPr>
                <w:rFonts w:cs="Arial"/>
                <w:i/>
                <w:iCs/>
                <w:szCs w:val="22"/>
              </w:rPr>
            </w:rPrChange>
          </w:rPr>
          <w:delText>i nghi</w:delText>
        </w:r>
        <w:r w:rsidRPr="00863667" w:rsidDel="003C6139">
          <w:rPr>
            <w:rFonts w:ascii="iCiel Avenir LT Std 35 Light" w:hAnsi="iCiel Avenir LT Std 35 Light" w:cs="Calibri"/>
            <w:i/>
            <w:iCs/>
            <w:sz w:val="22"/>
            <w:szCs w:val="22"/>
            <w:rPrChange w:id="1462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625" w:author="An Tran, ACA (BUV)" w:date="2024-09-13T17:29:00Z" w16du:dateUtc="2024-09-13T10:29:00Z">
              <w:rPr>
                <w:rFonts w:cs="Arial"/>
                <w:i/>
                <w:iCs/>
                <w:szCs w:val="22"/>
              </w:rPr>
            </w:rPrChange>
          </w:rPr>
          <w:delText xml:space="preserve">m </w:delText>
        </w:r>
        <w:r w:rsidRPr="00863667" w:rsidDel="003C6139">
          <w:rPr>
            <w:rFonts w:ascii="iCiel Avenir LT Std 35 Light" w:hAnsi="iCiel Avenir LT Std 35 Light" w:cs="Calibri"/>
            <w:i/>
            <w:iCs/>
            <w:sz w:val="22"/>
            <w:szCs w:val="22"/>
            <w:rPrChange w:id="14626" w:author="An Tran, ACA (BUV)" w:date="2024-09-13T17:29:00Z" w16du:dateUtc="2024-09-13T10:29:00Z">
              <w:rPr>
                <w:rFonts w:cs="Calibri"/>
                <w:i/>
                <w:iCs/>
                <w:szCs w:val="22"/>
              </w:rPr>
            </w:rPrChange>
          </w:rPr>
          <w:delText>đ</w:delText>
        </w:r>
        <w:r w:rsidRPr="00863667" w:rsidDel="003C6139">
          <w:rPr>
            <w:rFonts w:ascii="iCiel Avenir LT Std 35 Light" w:hAnsi="iCiel Avenir LT Std 35 Light" w:cs="Arial"/>
            <w:i/>
            <w:iCs/>
            <w:sz w:val="22"/>
            <w:szCs w:val="22"/>
            <w:rPrChange w:id="14627" w:author="An Tran, ACA (BUV)" w:date="2024-09-13T17:29:00Z" w16du:dateUtc="2024-09-13T10:29:00Z">
              <w:rPr>
                <w:rFonts w:cs="Arial"/>
                <w:i/>
                <w:iCs/>
                <w:szCs w:val="22"/>
              </w:rPr>
            </w:rPrChange>
          </w:rPr>
          <w:delText>a d</w:delText>
        </w:r>
        <w:r w:rsidRPr="00863667" w:rsidDel="003C6139">
          <w:rPr>
            <w:rFonts w:ascii="iCiel Avenir LT Std 35 Light" w:hAnsi="iCiel Avenir LT Std 35 Light" w:cs="Calibri"/>
            <w:i/>
            <w:iCs/>
            <w:sz w:val="22"/>
            <w:szCs w:val="22"/>
            <w:rPrChange w:id="14628"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629"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Avenir Next LT Pro"/>
            <w:i/>
            <w:iCs/>
            <w:sz w:val="22"/>
            <w:szCs w:val="22"/>
            <w:rPrChange w:id="1463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631"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Avenir Next LT Pro"/>
            <w:i/>
            <w:iCs/>
            <w:sz w:val="22"/>
            <w:szCs w:val="22"/>
            <w:rPrChange w:id="14632"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633" w:author="An Tran, ACA (BUV)" w:date="2024-09-13T17:29:00Z" w16du:dateUtc="2024-09-13T10:29:00Z">
              <w:rPr>
                <w:rFonts w:cs="Arial"/>
                <w:i/>
                <w:iCs/>
                <w:szCs w:val="22"/>
              </w:rPr>
            </w:rPrChange>
          </w:rPr>
          <w:delText>m ph</w:delText>
        </w:r>
        <w:r w:rsidRPr="00863667" w:rsidDel="003C6139">
          <w:rPr>
            <w:rFonts w:ascii="iCiel Avenir LT Std 35 Light" w:hAnsi="iCiel Avenir LT Std 35 Light" w:cs="Calibri"/>
            <w:i/>
            <w:iCs/>
            <w:sz w:val="22"/>
            <w:szCs w:val="22"/>
            <w:rPrChange w:id="14634"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4635" w:author="An Tran, ACA (BUV)" w:date="2024-09-13T17:29:00Z" w16du:dateUtc="2024-09-13T10:29:00Z">
              <w:rPr>
                <w:rFonts w:cs="Arial"/>
                <w:i/>
                <w:iCs/>
                <w:szCs w:val="22"/>
              </w:rPr>
            </w:rPrChange>
          </w:rPr>
          <w:delText>n ch</w:delText>
        </w:r>
        <w:r w:rsidRPr="00863667" w:rsidDel="003C6139">
          <w:rPr>
            <w:rFonts w:ascii="iCiel Avenir LT Std 35 Light" w:hAnsi="iCiel Avenir LT Std 35 Light" w:cs="Calibri"/>
            <w:i/>
            <w:iCs/>
            <w:sz w:val="22"/>
            <w:szCs w:val="22"/>
            <w:rPrChange w:id="14636"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4637" w:author="An Tran, ACA (BUV)" w:date="2024-09-13T17:29:00Z" w16du:dateUtc="2024-09-13T10:29:00Z">
              <w:rPr>
                <w:rFonts w:cs="Arial"/>
                <w:i/>
                <w:iCs/>
                <w:szCs w:val="22"/>
              </w:rPr>
            </w:rPrChange>
          </w:rPr>
          <w:delText>c ch</w:delText>
        </w:r>
        <w:r w:rsidRPr="00863667" w:rsidDel="003C6139">
          <w:rPr>
            <w:rFonts w:ascii="iCiel Avenir LT Std 35 Light" w:hAnsi="iCiel Avenir LT Std 35 Light" w:cs="Calibri"/>
            <w:i/>
            <w:iCs/>
            <w:sz w:val="22"/>
            <w:szCs w:val="22"/>
            <w:rPrChange w:id="14638"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4639" w:author="An Tran, ACA (BUV)" w:date="2024-09-13T17:29:00Z" w16du:dateUtc="2024-09-13T10:29:00Z">
              <w:rPr>
                <w:rFonts w:cs="Arial"/>
                <w:i/>
                <w:iCs/>
                <w:szCs w:val="22"/>
              </w:rPr>
            </w:rPrChange>
          </w:rPr>
          <w:delText>n trong c</w:delText>
        </w:r>
        <w:r w:rsidRPr="00863667" w:rsidDel="003C6139">
          <w:rPr>
            <w:rFonts w:ascii="iCiel Avenir LT Std 35 Light" w:hAnsi="iCiel Avenir LT Std 35 Light" w:cs="Avenir Next LT Pro"/>
            <w:i/>
            <w:iCs/>
            <w:sz w:val="22"/>
            <w:szCs w:val="22"/>
            <w:rPrChange w:id="1464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641" w:author="An Tran, ACA (BUV)" w:date="2024-09-13T17:29:00Z" w16du:dateUtc="2024-09-13T10:29:00Z">
              <w:rPr>
                <w:rFonts w:cs="Arial"/>
                <w:i/>
                <w:iCs/>
                <w:szCs w:val="22"/>
              </w:rPr>
            </w:rPrChange>
          </w:rPr>
          <w:delText>c quy</w:delText>
        </w:r>
        <w:r w:rsidRPr="00863667" w:rsidDel="003C6139">
          <w:rPr>
            <w:rFonts w:ascii="iCiel Avenir LT Std 35 Light" w:hAnsi="iCiel Avenir LT Std 35 Light" w:cs="Calibri"/>
            <w:i/>
            <w:iCs/>
            <w:sz w:val="22"/>
            <w:szCs w:val="22"/>
            <w:rPrChange w:id="14642"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4643" w:author="An Tran, ACA (BUV)" w:date="2024-09-13T17:29:00Z" w16du:dateUtc="2024-09-13T10:29:00Z">
              <w:rPr>
                <w:rFonts w:cs="Arial"/>
                <w:i/>
                <w:iCs/>
                <w:szCs w:val="22"/>
              </w:rPr>
            </w:rPrChange>
          </w:rPr>
          <w:delText xml:space="preserve">t </w:delText>
        </w:r>
        <w:r w:rsidRPr="00863667" w:rsidDel="003C6139">
          <w:rPr>
            <w:rFonts w:ascii="iCiel Avenir LT Std 35 Light" w:hAnsi="iCiel Avenir LT Std 35 Light" w:cs="Calibri"/>
            <w:i/>
            <w:iCs/>
            <w:sz w:val="22"/>
            <w:szCs w:val="22"/>
            <w:rPrChange w:id="14644" w:author="An Tran, ACA (BUV)" w:date="2024-09-13T17:29:00Z" w16du:dateUtc="2024-09-13T10:29:00Z">
              <w:rPr>
                <w:rFonts w:cs="Calibri"/>
                <w:i/>
                <w:iCs/>
                <w:szCs w:val="22"/>
              </w:rPr>
            </w:rPrChange>
          </w:rPr>
          <w:delText>đị</w:delText>
        </w:r>
        <w:r w:rsidRPr="00863667" w:rsidDel="003C6139">
          <w:rPr>
            <w:rFonts w:ascii="iCiel Avenir LT Std 35 Light" w:hAnsi="iCiel Avenir LT Std 35 Light" w:cs="Arial"/>
            <w:i/>
            <w:iCs/>
            <w:sz w:val="22"/>
            <w:szCs w:val="22"/>
            <w:rPrChange w:id="14645" w:author="An Tran, ACA (BUV)" w:date="2024-09-13T17:29:00Z" w16du:dateUtc="2024-09-13T10:29:00Z">
              <w:rPr>
                <w:rFonts w:cs="Arial"/>
                <w:i/>
                <w:iCs/>
                <w:szCs w:val="22"/>
              </w:rPr>
            </w:rPrChange>
          </w:rPr>
          <w:delText>nh ngh</w:delText>
        </w:r>
        <w:r w:rsidRPr="00863667" w:rsidDel="003C6139">
          <w:rPr>
            <w:rFonts w:ascii="iCiel Avenir LT Std 35 Light" w:hAnsi="iCiel Avenir LT Std 35 Light" w:cs="Calibri"/>
            <w:i/>
            <w:iCs/>
            <w:sz w:val="22"/>
            <w:szCs w:val="22"/>
            <w:rPrChange w:id="14646"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647" w:author="An Tran, ACA (BUV)" w:date="2024-09-13T17:29:00Z" w16du:dateUtc="2024-09-13T10:29:00Z">
              <w:rPr>
                <w:rFonts w:cs="Arial"/>
                <w:i/>
                <w:iCs/>
                <w:szCs w:val="22"/>
              </w:rPr>
            </w:rPrChange>
          </w:rPr>
          <w:delText xml:space="preserve"> nghi</w:delText>
        </w:r>
        <w:r w:rsidRPr="00863667" w:rsidDel="003C6139">
          <w:rPr>
            <w:rFonts w:ascii="iCiel Avenir LT Std 35 Light" w:hAnsi="iCiel Avenir LT Std 35 Light" w:cs="Calibri"/>
            <w:i/>
            <w:iCs/>
            <w:sz w:val="22"/>
            <w:szCs w:val="22"/>
            <w:rPrChange w:id="14648"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649" w:author="An Tran, ACA (BUV)" w:date="2024-09-13T17:29:00Z" w16du:dateUtc="2024-09-13T10:29:00Z">
              <w:rPr>
                <w:rFonts w:cs="Arial"/>
                <w:i/>
                <w:iCs/>
                <w:szCs w:val="22"/>
              </w:rPr>
            </w:rPrChange>
          </w:rPr>
          <w:delText>p trong t</w:delText>
        </w:r>
        <w:r w:rsidRPr="00863667" w:rsidDel="003C6139">
          <w:rPr>
            <w:rFonts w:ascii="iCiel Avenir LT Std 35 Light" w:hAnsi="iCiel Avenir LT Std 35 Light" w:cs="Calibri"/>
            <w:i/>
            <w:iCs/>
            <w:sz w:val="22"/>
            <w:szCs w:val="22"/>
            <w:rPrChange w:id="14650"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4651" w:author="An Tran, ACA (BUV)" w:date="2024-09-13T17:29:00Z" w16du:dateUtc="2024-09-13T10:29:00Z">
              <w:rPr>
                <w:rFonts w:cs="Arial"/>
                <w:i/>
                <w:iCs/>
                <w:szCs w:val="22"/>
              </w:rPr>
            </w:rPrChange>
          </w:rPr>
          <w:delText>ng lai c</w:delText>
        </w:r>
        <w:r w:rsidRPr="00863667" w:rsidDel="003C6139">
          <w:rPr>
            <w:rFonts w:ascii="iCiel Avenir LT Std 35 Light" w:hAnsi="iCiel Avenir LT Std 35 Light" w:cs="Calibri"/>
            <w:i/>
            <w:iCs/>
            <w:sz w:val="22"/>
            <w:szCs w:val="22"/>
            <w:rPrChange w:id="14652"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653" w:author="An Tran, ACA (BUV)" w:date="2024-09-13T17:29:00Z" w16du:dateUtc="2024-09-13T10:29:00Z">
              <w:rPr>
                <w:rFonts w:cs="Arial"/>
                <w:i/>
                <w:iCs/>
                <w:szCs w:val="22"/>
              </w:rPr>
            </w:rPrChange>
          </w:rPr>
          <w:delText>a mình.</w:delText>
        </w:r>
      </w:del>
    </w:p>
    <w:p w14:paraId="47650992" w14:textId="2DD244BD" w:rsidR="00EA7631" w:rsidRPr="00D427AB" w:rsidDel="003C6139" w:rsidRDefault="00C1363F">
      <w:pPr>
        <w:rPr>
          <w:del w:id="14654" w:author="An Tran, ACA (BUV)" w:date="2024-09-12T11:07:00Z" w16du:dateUtc="2024-09-12T04:07:00Z"/>
          <w:rFonts w:cs="Arial"/>
          <w:i/>
          <w:iCs/>
          <w:szCs w:val="22"/>
          <w:lang w:val="vi-VN"/>
        </w:rPr>
        <w:pPrChange w:id="1465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656" w:author="An Tran, ACA (BUV)" w:date="2024-09-12T11:07:00Z" w16du:dateUtc="2024-09-12T04:07:00Z">
        <w:r w:rsidRPr="00863667" w:rsidDel="003C6139">
          <w:rPr>
            <w:rFonts w:ascii="iCiel Avenir LT Std 35 Light" w:hAnsi="iCiel Avenir LT Std 35 Light" w:cs="Arial"/>
            <w:i/>
            <w:iCs/>
            <w:sz w:val="22"/>
            <w:szCs w:val="22"/>
            <w:rPrChange w:id="14657"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4658"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4659"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4660"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661"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4662"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4663"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4664"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4665"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466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667"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4668"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4669"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4670"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4671" w:author="An Tran, ACA (BUV)" w:date="2024-09-13T17:29:00Z" w16du:dateUtc="2024-09-13T10:29:00Z">
              <w:rPr>
                <w:rFonts w:cs="Arial"/>
                <w:i/>
                <w:iCs/>
                <w:szCs w:val="22"/>
              </w:rPr>
            </w:rPrChange>
          </w:rPr>
          <w:delText xml:space="preserve"> (dành riêng cho sinh viên và cựu sinh viên BUV).</w:delText>
        </w:r>
      </w:del>
    </w:p>
    <w:p w14:paraId="25279C06" w14:textId="6D6C85E1" w:rsidR="00523A1A" w:rsidRPr="00D427AB" w:rsidDel="003C6139" w:rsidRDefault="00523A1A">
      <w:pPr>
        <w:rPr>
          <w:del w:id="14672" w:author="An Tran, ACA (BUV)" w:date="2024-09-12T11:07:00Z" w16du:dateUtc="2024-09-12T04:07:00Z"/>
          <w:rFonts w:cs="Arial"/>
          <w:szCs w:val="22"/>
          <w:lang w:val="vi-VN"/>
        </w:rPr>
        <w:pPrChange w:id="14673"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4674" w:name="_Toc141433242"/>
      <w:del w:id="14675" w:author="An Tran, ACA (BUV)" w:date="2024-09-12T11:07:00Z" w16du:dateUtc="2024-09-12T04:07:00Z">
        <w:r w:rsidRPr="00863667" w:rsidDel="003C6139">
          <w:rPr>
            <w:rFonts w:ascii="iCiel Avenir LT Std 35 Light" w:hAnsi="iCiel Avenir LT Std 35 Light" w:cs="Arial"/>
            <w:szCs w:val="22"/>
            <w:lang w:val="vi-VN"/>
            <w:rPrChange w:id="14676" w:author="An Tran, ACA (BUV)" w:date="2024-09-13T17:29:00Z" w16du:dateUtc="2024-09-13T10:29:00Z">
              <w:rPr>
                <w:rFonts w:cs="Arial"/>
                <w:szCs w:val="22"/>
                <w:lang w:val="vi-VN"/>
              </w:rPr>
            </w:rPrChange>
          </w:rPr>
          <w:delText xml:space="preserve">Does BUV have any solutions if students </w:delText>
        </w:r>
        <w:r w:rsidRPr="00863667" w:rsidDel="003C6139">
          <w:rPr>
            <w:rFonts w:ascii="iCiel Avenir LT Std 35 Light" w:hAnsi="iCiel Avenir LT Std 35 Light" w:cs="Arial"/>
            <w:bCs/>
            <w:szCs w:val="22"/>
            <w:lang w:val="vi-VN"/>
            <w:rPrChange w:id="14677" w:author="An Tran, ACA (BUV)" w:date="2024-09-13T17:29:00Z" w16du:dateUtc="2024-09-13T10:29:00Z">
              <w:rPr>
                <w:rFonts w:cs="Arial"/>
                <w:bCs/>
                <w:szCs w:val="22"/>
                <w:lang w:val="vi-VN"/>
              </w:rPr>
            </w:rPrChange>
          </w:rPr>
          <w:delText>cannot</w:delText>
        </w:r>
        <w:r w:rsidRPr="00863667" w:rsidDel="003C6139">
          <w:rPr>
            <w:rFonts w:ascii="iCiel Avenir LT Std 35 Light" w:hAnsi="iCiel Avenir LT Std 35 Light" w:cs="Arial"/>
            <w:szCs w:val="22"/>
            <w:lang w:val="vi-VN"/>
            <w:rPrChange w:id="14678" w:author="An Tran, ACA (BUV)" w:date="2024-09-13T17:29:00Z" w16du:dateUtc="2024-09-13T10:29:00Z">
              <w:rPr>
                <w:rFonts w:cs="Arial"/>
                <w:szCs w:val="22"/>
                <w:lang w:val="vi-VN"/>
              </w:rPr>
            </w:rPrChange>
          </w:rPr>
          <w:delText xml:space="preserve"> pass internship interviews many times? / </w:delText>
        </w:r>
        <w:r w:rsidRPr="00863667" w:rsidDel="003C6139">
          <w:rPr>
            <w:rFonts w:ascii="iCiel Avenir LT Std 35 Light" w:hAnsi="iCiel Avenir LT Std 35 Light" w:cs="Arial"/>
            <w:i/>
            <w:iCs/>
            <w:szCs w:val="22"/>
            <w:lang w:val="vi-VN"/>
            <w:rPrChange w:id="14679" w:author="An Tran, ACA (BUV)" w:date="2024-09-13T17:29:00Z" w16du:dateUtc="2024-09-13T10:29:00Z">
              <w:rPr>
                <w:rFonts w:cs="Arial"/>
                <w:i/>
                <w:iCs/>
                <w:szCs w:val="22"/>
                <w:lang w:val="vi-VN"/>
              </w:rPr>
            </w:rPrChange>
          </w:rPr>
          <w:delText>Nhà tr</w:delText>
        </w:r>
        <w:r w:rsidRPr="00863667" w:rsidDel="003C6139">
          <w:rPr>
            <w:rFonts w:ascii="iCiel Avenir LT Std 35 Light" w:hAnsi="iCiel Avenir LT Std 35 Light" w:cs="Calibri"/>
            <w:i/>
            <w:iCs/>
            <w:szCs w:val="22"/>
            <w:lang w:val="vi-VN"/>
            <w:rPrChange w:id="14680" w:author="An Tran, ACA (BUV)" w:date="2024-09-13T17:29:00Z" w16du:dateUtc="2024-09-13T10:29:00Z">
              <w:rPr>
                <w:rFonts w:cs="Calibri"/>
                <w:i/>
                <w:iCs/>
                <w:szCs w:val="22"/>
                <w:lang w:val="vi-VN"/>
              </w:rPr>
            </w:rPrChange>
          </w:rPr>
          <w:delText>ườ</w:delText>
        </w:r>
        <w:r w:rsidRPr="00863667" w:rsidDel="003C6139">
          <w:rPr>
            <w:rFonts w:ascii="iCiel Avenir LT Std 35 Light" w:hAnsi="iCiel Avenir LT Std 35 Light" w:cs="Arial"/>
            <w:i/>
            <w:iCs/>
            <w:szCs w:val="22"/>
            <w:lang w:val="vi-VN"/>
            <w:rPrChange w:id="14681" w:author="An Tran, ACA (BUV)" w:date="2024-09-13T17:29:00Z" w16du:dateUtc="2024-09-13T10:29:00Z">
              <w:rPr>
                <w:rFonts w:cs="Arial"/>
                <w:i/>
                <w:iCs/>
                <w:szCs w:val="22"/>
                <w:lang w:val="vi-VN"/>
              </w:rPr>
            </w:rPrChange>
          </w:rPr>
          <w:delText>ng có ph</w:delText>
        </w:r>
        <w:r w:rsidRPr="00863667" w:rsidDel="003C6139">
          <w:rPr>
            <w:rFonts w:ascii="iCiel Avenir LT Std 35 Light" w:hAnsi="iCiel Avenir LT Std 35 Light" w:cs="Calibri"/>
            <w:i/>
            <w:iCs/>
            <w:szCs w:val="22"/>
            <w:lang w:val="vi-VN"/>
            <w:rPrChange w:id="14682"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Cs w:val="22"/>
            <w:lang w:val="vi-VN"/>
            <w:rPrChange w:id="14683"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Avenir Next LT Pro"/>
            <w:i/>
            <w:iCs/>
            <w:szCs w:val="22"/>
            <w:lang w:val="vi-VN"/>
            <w:rPrChange w:id="14684"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Cs w:val="22"/>
            <w:lang w:val="vi-VN"/>
            <w:rPrChange w:id="14685" w:author="An Tran, ACA (BUV)" w:date="2024-09-13T17:29:00Z" w16du:dateUtc="2024-09-13T10:29:00Z">
              <w:rPr>
                <w:rFonts w:cs="Arial"/>
                <w:i/>
                <w:iCs/>
                <w:szCs w:val="22"/>
                <w:lang w:val="vi-VN"/>
              </w:rPr>
            </w:rPrChange>
          </w:rPr>
          <w:delText>n g</w:delText>
        </w:r>
        <w:r w:rsidRPr="00863667" w:rsidDel="003C6139">
          <w:rPr>
            <w:rFonts w:ascii="iCiel Avenir LT Std 35 Light" w:hAnsi="iCiel Avenir LT Std 35 Light" w:cs="Avenir Next LT Pro"/>
            <w:i/>
            <w:iCs/>
            <w:szCs w:val="22"/>
            <w:lang w:val="vi-VN"/>
            <w:rPrChange w:id="14686" w:author="An Tran, ACA (BUV)" w:date="2024-09-13T17:29:00Z" w16du:dateUtc="2024-09-13T10:29:00Z">
              <w:rPr>
                <w:rFonts w:cs="Avenir Next LT Pro"/>
                <w:i/>
                <w:iCs/>
                <w:szCs w:val="22"/>
                <w:lang w:val="vi-VN"/>
              </w:rPr>
            </w:rPrChange>
          </w:rPr>
          <w:delText>ì</w:delText>
        </w:r>
        <w:r w:rsidRPr="00863667" w:rsidDel="003C6139">
          <w:rPr>
            <w:rFonts w:ascii="iCiel Avenir LT Std 35 Light" w:hAnsi="iCiel Avenir LT Std 35 Light" w:cs="Arial"/>
            <w:i/>
            <w:iCs/>
            <w:szCs w:val="22"/>
            <w:lang w:val="vi-VN"/>
            <w:rPrChange w:id="14687"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Calibri"/>
            <w:i/>
            <w:iCs/>
            <w:szCs w:val="22"/>
            <w:lang w:val="vi-VN"/>
            <w:rPrChange w:id="14688"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Cs w:val="22"/>
            <w:lang w:val="vi-VN"/>
            <w:rPrChange w:id="14689" w:author="An Tran, ACA (BUV)" w:date="2024-09-13T17:29:00Z" w16du:dateUtc="2024-09-13T10:29:00Z">
              <w:rPr>
                <w:rFonts w:cs="Arial"/>
                <w:i/>
                <w:iCs/>
                <w:szCs w:val="22"/>
                <w:lang w:val="vi-VN"/>
              </w:rPr>
            </w:rPrChange>
          </w:rPr>
          <w:delText>u sinh viên liên t</w:delText>
        </w:r>
        <w:r w:rsidRPr="00863667" w:rsidDel="003C6139">
          <w:rPr>
            <w:rFonts w:ascii="iCiel Avenir LT Std 35 Light" w:hAnsi="iCiel Avenir LT Std 35 Light" w:cs="Calibri"/>
            <w:i/>
            <w:iCs/>
            <w:szCs w:val="22"/>
            <w:lang w:val="vi-VN"/>
            <w:rPrChange w:id="14690"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Cs w:val="22"/>
            <w:lang w:val="vi-VN"/>
            <w:rPrChange w:id="14691" w:author="An Tran, ACA (BUV)" w:date="2024-09-13T17:29:00Z" w16du:dateUtc="2024-09-13T10:29:00Z">
              <w:rPr>
                <w:rFonts w:cs="Arial"/>
                <w:i/>
                <w:iCs/>
                <w:szCs w:val="22"/>
                <w:lang w:val="vi-VN"/>
              </w:rPr>
            </w:rPrChange>
          </w:rPr>
          <w:delText>c không đ</w:delText>
        </w:r>
        <w:r w:rsidRPr="00863667" w:rsidDel="003C6139">
          <w:rPr>
            <w:rFonts w:ascii="iCiel Avenir LT Std 35 Light" w:hAnsi="iCiel Avenir LT Std 35 Light" w:cs="Calibri"/>
            <w:i/>
            <w:iCs/>
            <w:szCs w:val="22"/>
            <w:lang w:val="vi-VN"/>
            <w:rPrChange w:id="14692" w:author="An Tran, ACA (BUV)" w:date="2024-09-13T17:29:00Z" w16du:dateUtc="2024-09-13T10:29:00Z">
              <w:rPr>
                <w:rFonts w:cs="Calibri"/>
                <w:i/>
                <w:iCs/>
                <w:szCs w:val="22"/>
                <w:lang w:val="vi-VN"/>
              </w:rPr>
            </w:rPrChange>
          </w:rPr>
          <w:delText>ỗ</w:delText>
        </w:r>
        <w:r w:rsidRPr="00863667" w:rsidDel="003C6139">
          <w:rPr>
            <w:rFonts w:ascii="iCiel Avenir LT Std 35 Light" w:hAnsi="iCiel Avenir LT Std 35 Light" w:cs="Arial"/>
            <w:i/>
            <w:iCs/>
            <w:szCs w:val="22"/>
            <w:lang w:val="vi-VN"/>
            <w:rPrChange w:id="14693" w:author="An Tran, ACA (BUV)" w:date="2024-09-13T17:29:00Z" w16du:dateUtc="2024-09-13T10:29:00Z">
              <w:rPr>
                <w:rFonts w:cs="Arial"/>
                <w:i/>
                <w:iCs/>
                <w:szCs w:val="22"/>
                <w:lang w:val="vi-VN"/>
              </w:rPr>
            </w:rPrChange>
          </w:rPr>
          <w:delText xml:space="preserve"> các vòng ph</w:delText>
        </w:r>
        <w:r w:rsidRPr="00863667" w:rsidDel="003C6139">
          <w:rPr>
            <w:rFonts w:ascii="iCiel Avenir LT Std 35 Light" w:hAnsi="iCiel Avenir LT Std 35 Light" w:cs="Calibri"/>
            <w:i/>
            <w:iCs/>
            <w:szCs w:val="22"/>
            <w:lang w:val="vi-VN"/>
            <w:rPrChange w:id="14694" w:author="An Tran, ACA (BUV)" w:date="2024-09-13T17:29:00Z" w16du:dateUtc="2024-09-13T10:29:00Z">
              <w:rPr>
                <w:rFonts w:cs="Calibri"/>
                <w:i/>
                <w:iCs/>
                <w:szCs w:val="22"/>
                <w:lang w:val="vi-VN"/>
              </w:rPr>
            </w:rPrChange>
          </w:rPr>
          <w:delText>ỏ</w:delText>
        </w:r>
        <w:r w:rsidRPr="00863667" w:rsidDel="003C6139">
          <w:rPr>
            <w:rFonts w:ascii="iCiel Avenir LT Std 35 Light" w:hAnsi="iCiel Avenir LT Std 35 Light" w:cs="Arial"/>
            <w:i/>
            <w:iCs/>
            <w:szCs w:val="22"/>
            <w:lang w:val="vi-VN"/>
            <w:rPrChange w:id="14695" w:author="An Tran, ACA (BUV)" w:date="2024-09-13T17:29:00Z" w16du:dateUtc="2024-09-13T10:29:00Z">
              <w:rPr>
                <w:rFonts w:cs="Arial"/>
                <w:i/>
                <w:iCs/>
                <w:szCs w:val="22"/>
                <w:lang w:val="vi-VN"/>
              </w:rPr>
            </w:rPrChange>
          </w:rPr>
          <w:delText>ng v</w:delText>
        </w:r>
        <w:r w:rsidRPr="00863667" w:rsidDel="003C6139">
          <w:rPr>
            <w:rFonts w:ascii="iCiel Avenir LT Std 35 Light" w:hAnsi="iCiel Avenir LT Std 35 Light" w:cs="Calibri"/>
            <w:i/>
            <w:iCs/>
            <w:szCs w:val="22"/>
            <w:lang w:val="vi-VN"/>
            <w:rPrChange w:id="14696"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Cs w:val="22"/>
            <w:lang w:val="vi-VN"/>
            <w:rPrChange w:id="14697" w:author="An Tran, ACA (BUV)" w:date="2024-09-13T17:29:00Z" w16du:dateUtc="2024-09-13T10:29:00Z">
              <w:rPr>
                <w:rFonts w:cs="Arial"/>
                <w:i/>
                <w:iCs/>
                <w:szCs w:val="22"/>
                <w:lang w:val="vi-VN"/>
              </w:rPr>
            </w:rPrChange>
          </w:rPr>
          <w:delText>n th</w:delText>
        </w:r>
        <w:r w:rsidRPr="00863667" w:rsidDel="003C6139">
          <w:rPr>
            <w:rFonts w:ascii="iCiel Avenir LT Std 35 Light" w:hAnsi="iCiel Avenir LT Std 35 Light" w:cs="Calibri"/>
            <w:i/>
            <w:iCs/>
            <w:szCs w:val="22"/>
            <w:lang w:val="vi-VN"/>
            <w:rPrChange w:id="14698"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4699"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4700"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4701" w:author="An Tran, ACA (BUV)" w:date="2024-09-13T17:29:00Z" w16du:dateUtc="2024-09-13T10:29:00Z">
              <w:rPr>
                <w:rFonts w:cs="Arial"/>
                <w:i/>
                <w:iCs/>
                <w:szCs w:val="22"/>
                <w:lang w:val="vi-VN"/>
              </w:rPr>
            </w:rPrChange>
          </w:rPr>
          <w:delText>p v</w:delText>
        </w:r>
        <w:r w:rsidRPr="00863667" w:rsidDel="003C6139">
          <w:rPr>
            <w:rFonts w:ascii="iCiel Avenir LT Std 35 Light" w:hAnsi="iCiel Avenir LT Std 35 Light" w:cs="Calibri"/>
            <w:i/>
            <w:iCs/>
            <w:szCs w:val="22"/>
            <w:lang w:val="vi-VN"/>
            <w:rPrChange w:id="14702"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Cs w:val="22"/>
            <w:lang w:val="vi-VN"/>
            <w:rPrChange w:id="14703" w:author="An Tran, ACA (BUV)" w:date="2024-09-13T17:29:00Z" w16du:dateUtc="2024-09-13T10:29:00Z">
              <w:rPr>
                <w:rFonts w:cs="Arial"/>
                <w:i/>
                <w:iCs/>
                <w:szCs w:val="22"/>
                <w:lang w:val="vi-VN"/>
              </w:rPr>
            </w:rPrChange>
          </w:rPr>
          <w:delText>i công ty?</w:delText>
        </w:r>
        <w:bookmarkEnd w:id="14674"/>
      </w:del>
    </w:p>
    <w:p w14:paraId="7B995038" w14:textId="7ED8AAFE" w:rsidR="00523A1A" w:rsidRPr="00D427AB" w:rsidDel="003C6139" w:rsidRDefault="00523A1A">
      <w:pPr>
        <w:rPr>
          <w:del w:id="14704" w:author="An Tran, ACA (BUV)" w:date="2024-09-12T11:07:00Z" w16du:dateUtc="2024-09-12T04:07:00Z"/>
          <w:rFonts w:cs="Arial"/>
          <w:bCs/>
          <w:szCs w:val="22"/>
          <w:u w:val="single"/>
          <w:lang w:val="vi-VN"/>
        </w:rPr>
        <w:pPrChange w:id="1470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706"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4707"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4708"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4709"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4710"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4711"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4712"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4713" w:author="An Tran, ACA (BUV)" w:date="2024-09-13T17:29:00Z" w16du:dateUtc="2024-09-13T10:29:00Z">
              <w:rPr>
                <w:rFonts w:cs="Arial"/>
                <w:bCs/>
                <w:szCs w:val="22"/>
                <w:u w:val="single"/>
                <w:lang w:val="vi-VN"/>
              </w:rPr>
            </w:rPrChange>
          </w:rPr>
          <w:delText>:</w:delText>
        </w:r>
      </w:del>
    </w:p>
    <w:p w14:paraId="0E49F977" w14:textId="2B6CA7AD" w:rsidR="00C1363F" w:rsidRPr="00D427AB" w:rsidDel="003C6139" w:rsidRDefault="00C1363F">
      <w:pPr>
        <w:rPr>
          <w:del w:id="14714" w:author="An Tran, ACA (BUV)" w:date="2024-09-12T11:07:00Z" w16du:dateUtc="2024-09-12T04:07:00Z"/>
          <w:rFonts w:cs="Arial"/>
          <w:szCs w:val="22"/>
        </w:rPr>
        <w:pPrChange w:id="14715"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4716" w:name="_Hlk171284325"/>
      <w:del w:id="14717" w:author="An Tran, ACA (BUV)" w:date="2024-09-12T11:07:00Z" w16du:dateUtc="2024-09-12T04:07:00Z">
        <w:r w:rsidRPr="00863667" w:rsidDel="003C6139">
          <w:rPr>
            <w:rFonts w:ascii="iCiel Avenir LT Std 35 Light" w:hAnsi="iCiel Avenir LT Std 35 Light" w:cs="Arial"/>
            <w:sz w:val="22"/>
            <w:szCs w:val="22"/>
            <w:rPrChange w:id="14718" w:author="An Tran, ACA (BUV)" w:date="2024-09-13T17:29:00Z" w16du:dateUtc="2024-09-13T10:29:00Z">
              <w:rPr>
                <w:rFonts w:cs="Arial"/>
                <w:szCs w:val="22"/>
              </w:rPr>
            </w:rPrChange>
          </w:rPr>
          <w:delTex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delText>
        </w:r>
      </w:del>
    </w:p>
    <w:p w14:paraId="46F413BC" w14:textId="2CC41B30" w:rsidR="00C1363F" w:rsidRPr="00D427AB" w:rsidDel="003C6139" w:rsidRDefault="00C1363F">
      <w:pPr>
        <w:rPr>
          <w:del w:id="14719" w:author="An Tran, ACA (BUV)" w:date="2024-09-12T11:07:00Z" w16du:dateUtc="2024-09-12T04:07:00Z"/>
          <w:rFonts w:cs="Arial"/>
          <w:szCs w:val="22"/>
        </w:rPr>
        <w:pPrChange w:id="1472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721" w:author="An Tran, ACA (BUV)" w:date="2024-09-12T11:07:00Z" w16du:dateUtc="2024-09-12T04:07:00Z">
        <w:r w:rsidRPr="00863667" w:rsidDel="003C6139">
          <w:rPr>
            <w:rFonts w:ascii="iCiel Avenir LT Std 35 Light" w:hAnsi="iCiel Avenir LT Std 35 Light" w:cs="Arial"/>
            <w:sz w:val="22"/>
            <w:szCs w:val="22"/>
            <w:rPrChange w:id="14722" w:author="An Tran, ACA (BUV)" w:date="2024-09-13T17:29:00Z" w16du:dateUtc="2024-09-13T10:29:00Z">
              <w:rPr>
                <w:rFonts w:cs="Arial"/>
                <w:szCs w:val="22"/>
              </w:rPr>
            </w:rPrChange>
          </w:rPr>
          <w:delText xml:space="preserve"> In case a student cannot pass internship interviews multiple times, our Career Consultant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delText>
        </w:r>
      </w:del>
    </w:p>
    <w:p w14:paraId="1CA5F468" w14:textId="23563A85" w:rsidR="00C1363F" w:rsidRPr="00D427AB" w:rsidDel="003C6139" w:rsidRDefault="00C1363F">
      <w:pPr>
        <w:rPr>
          <w:del w:id="14723" w:author="An Tran, ACA (BUV)" w:date="2024-09-12T11:07:00Z" w16du:dateUtc="2024-09-12T04:07:00Z"/>
          <w:rFonts w:cs="Arial"/>
          <w:szCs w:val="22"/>
        </w:rPr>
        <w:pPrChange w:id="1472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725" w:author="An Tran, ACA (BUV)" w:date="2024-09-12T11:07:00Z" w16du:dateUtc="2024-09-12T04:07:00Z">
        <w:r w:rsidRPr="00863667" w:rsidDel="003C6139">
          <w:rPr>
            <w:rFonts w:ascii="iCiel Avenir LT Std 35 Light" w:hAnsi="iCiel Avenir LT Std 35 Light" w:cs="Arial"/>
            <w:sz w:val="22"/>
            <w:szCs w:val="22"/>
            <w:rPrChange w:id="14726"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4727"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4728"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472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730"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4731"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4732"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4733"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4734"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4735"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4736"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473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4738"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4739"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4740"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4741"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4742" w:author="An Tran, ACA (BUV)" w:date="2024-09-13T17:29:00Z" w16du:dateUtc="2024-09-13T10:29:00Z">
              <w:rPr>
                <w:rFonts w:cs="Arial"/>
                <w:szCs w:val="22"/>
              </w:rPr>
            </w:rPrChange>
          </w:rPr>
          <w:delText>.</w:delText>
        </w:r>
      </w:del>
    </w:p>
    <w:p w14:paraId="259DFCD8" w14:textId="3E0FD164" w:rsidR="00C1363F" w:rsidRPr="00D427AB" w:rsidDel="003C6139" w:rsidRDefault="00C1363F">
      <w:pPr>
        <w:rPr>
          <w:del w:id="14743" w:author="An Tran, ACA (BUV)" w:date="2024-09-12T11:07:00Z" w16du:dateUtc="2024-09-12T04:07:00Z"/>
          <w:rFonts w:cs="Arial"/>
          <w:szCs w:val="22"/>
        </w:rPr>
        <w:pPrChange w:id="14744" w:author="An Tran, ACA (BUV)" w:date="2024-09-12T11:07:00Z" w16du:dateUtc="2024-09-12T04:07:00Z">
          <w:pPr>
            <w:pStyle w:val="Question"/>
            <w:numPr>
              <w:numId w:val="7"/>
            </w:numPr>
            <w:tabs>
              <w:tab w:val="left" w:pos="630"/>
              <w:tab w:val="left" w:pos="990"/>
            </w:tabs>
            <w:spacing w:before="100" w:line="400" w:lineRule="exact"/>
            <w:ind w:left="4950" w:hanging="360"/>
          </w:pPr>
        </w:pPrChange>
      </w:pPr>
    </w:p>
    <w:p w14:paraId="38F9B3C0" w14:textId="6F351746" w:rsidR="00C1363F" w:rsidRPr="00D427AB" w:rsidDel="003C6139" w:rsidRDefault="00C1363F">
      <w:pPr>
        <w:rPr>
          <w:del w:id="14745" w:author="An Tran, ACA (BUV)" w:date="2024-09-12T11:07:00Z" w16du:dateUtc="2024-09-12T04:07:00Z"/>
          <w:rFonts w:cs="Arial"/>
          <w:i/>
          <w:iCs/>
          <w:szCs w:val="22"/>
        </w:rPr>
        <w:pPrChange w:id="1474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747" w:author="An Tran, ACA (BUV)" w:date="2024-09-12T11:07:00Z" w16du:dateUtc="2024-09-12T04:07:00Z">
        <w:r w:rsidRPr="00863667" w:rsidDel="003C6139">
          <w:rPr>
            <w:rFonts w:ascii="iCiel Avenir LT Std 35 Light" w:hAnsi="iCiel Avenir LT Std 35 Light" w:cs="Arial"/>
            <w:i/>
            <w:iCs/>
            <w:sz w:val="22"/>
            <w:szCs w:val="22"/>
            <w:rPrChange w:id="14748" w:author="An Tran, ACA (BUV)" w:date="2024-09-13T17:29:00Z" w16du:dateUtc="2024-09-13T10:29:00Z">
              <w:rPr>
                <w:rFonts w:cs="Arial"/>
                <w:i/>
                <w:iCs/>
                <w:szCs w:val="22"/>
              </w:rPr>
            </w:rPrChange>
          </w:rPr>
          <w:delText>Là m</w:delText>
        </w:r>
        <w:r w:rsidRPr="00863667" w:rsidDel="003C6139">
          <w:rPr>
            <w:rFonts w:ascii="iCiel Avenir LT Std 35 Light" w:hAnsi="iCiel Avenir LT Std 35 Light" w:cs="Calibri"/>
            <w:i/>
            <w:iCs/>
            <w:sz w:val="22"/>
            <w:szCs w:val="22"/>
            <w:rPrChange w:id="14749"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4750" w:author="An Tran, ACA (BUV)" w:date="2024-09-13T17:29:00Z" w16du:dateUtc="2024-09-13T10:29:00Z">
              <w:rPr>
                <w:rFonts w:cs="Arial"/>
                <w:i/>
                <w:iCs/>
                <w:szCs w:val="22"/>
              </w:rPr>
            </w:rPrChange>
          </w:rPr>
          <w:delText>t ph</w:delText>
        </w:r>
        <w:r w:rsidRPr="00863667" w:rsidDel="003C6139">
          <w:rPr>
            <w:rFonts w:ascii="iCiel Avenir LT Std 35 Light" w:hAnsi="iCiel Avenir LT Std 35 Light" w:cs="Calibri"/>
            <w:i/>
            <w:iCs/>
            <w:sz w:val="22"/>
            <w:szCs w:val="22"/>
            <w:rPrChange w:id="14751"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4752" w:author="An Tran, ACA (BUV)" w:date="2024-09-13T17:29:00Z" w16du:dateUtc="2024-09-13T10:29:00Z">
              <w:rPr>
                <w:rFonts w:cs="Arial"/>
                <w:i/>
                <w:iCs/>
                <w:szCs w:val="22"/>
              </w:rPr>
            </w:rPrChange>
          </w:rPr>
          <w:delText>n trong quy tr</w:delText>
        </w:r>
        <w:r w:rsidRPr="00863667" w:rsidDel="003C6139">
          <w:rPr>
            <w:rFonts w:ascii="iCiel Avenir LT Std 35 Light" w:hAnsi="iCiel Avenir LT Std 35 Light" w:cs="Avenir Next LT Pro"/>
            <w:i/>
            <w:iCs/>
            <w:sz w:val="22"/>
            <w:szCs w:val="22"/>
            <w:rPrChange w:id="14753"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754" w:author="An Tran, ACA (BUV)" w:date="2024-09-13T17:29:00Z" w16du:dateUtc="2024-09-13T10:29:00Z">
              <w:rPr>
                <w:rFonts w:cs="Arial"/>
                <w:i/>
                <w:iCs/>
                <w:szCs w:val="22"/>
              </w:rPr>
            </w:rPrChange>
          </w:rPr>
          <w:delText>nh h</w:delText>
        </w:r>
        <w:r w:rsidRPr="00863667" w:rsidDel="003C6139">
          <w:rPr>
            <w:rFonts w:ascii="iCiel Avenir LT Std 35 Light" w:hAnsi="iCiel Avenir LT Std 35 Light" w:cs="Calibri"/>
            <w:i/>
            <w:iCs/>
            <w:sz w:val="22"/>
            <w:szCs w:val="22"/>
            <w:rPrChange w:id="14755"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4756"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4757"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4758"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4759"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760" w:author="An Tran, ACA (BUV)" w:date="2024-09-13T17:29:00Z" w16du:dateUtc="2024-09-13T10:29:00Z">
              <w:rPr>
                <w:rFonts w:cs="Arial"/>
                <w:i/>
                <w:iCs/>
                <w:szCs w:val="22"/>
              </w:rPr>
            </w:rPrChange>
          </w:rPr>
          <w:delText>a BUV d</w:delText>
        </w:r>
        <w:r w:rsidRPr="00863667" w:rsidDel="003C6139">
          <w:rPr>
            <w:rFonts w:ascii="iCiel Avenir LT Std 35 Light" w:hAnsi="iCiel Avenir LT Std 35 Light" w:cs="Avenir Next LT Pro"/>
            <w:i/>
            <w:iCs/>
            <w:sz w:val="22"/>
            <w:szCs w:val="22"/>
            <w:rPrChange w:id="1476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762" w:author="An Tran, ACA (BUV)" w:date="2024-09-13T17:29:00Z" w16du:dateUtc="2024-09-13T10:29:00Z">
              <w:rPr>
                <w:rFonts w:cs="Arial"/>
                <w:i/>
                <w:iCs/>
                <w:szCs w:val="22"/>
              </w:rPr>
            </w:rPrChange>
          </w:rPr>
          <w:delText>nh cho t</w:delText>
        </w:r>
        <w:r w:rsidRPr="00863667" w:rsidDel="003C6139">
          <w:rPr>
            <w:rFonts w:ascii="iCiel Avenir LT Std 35 Light" w:hAnsi="iCiel Avenir LT Std 35 Light" w:cs="Calibri"/>
            <w:i/>
            <w:iCs/>
            <w:sz w:val="22"/>
            <w:szCs w:val="22"/>
            <w:rPrChange w:id="14763"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764" w:author="An Tran, ACA (BUV)" w:date="2024-09-13T17:29:00Z" w16du:dateUtc="2024-09-13T10:29:00Z">
              <w:rPr>
                <w:rFonts w:cs="Arial"/>
                <w:i/>
                <w:iCs/>
                <w:szCs w:val="22"/>
              </w:rPr>
            </w:rPrChange>
          </w:rPr>
          <w:delText>t c</w:delText>
        </w:r>
        <w:r w:rsidRPr="00863667" w:rsidDel="003C6139">
          <w:rPr>
            <w:rFonts w:ascii="iCiel Avenir LT Std 35 Light" w:hAnsi="iCiel Avenir LT Std 35 Light" w:cs="Calibri"/>
            <w:i/>
            <w:iCs/>
            <w:sz w:val="22"/>
            <w:szCs w:val="22"/>
            <w:rPrChange w:id="14765"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766"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76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768"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769"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770" w:author="An Tran, ACA (BUV)" w:date="2024-09-13T17:29:00Z" w16du:dateUtc="2024-09-13T10:29:00Z">
              <w:rPr>
                <w:rFonts w:cs="Arial"/>
                <w:i/>
                <w:iCs/>
                <w:szCs w:val="22"/>
              </w:rPr>
            </w:rPrChange>
          </w:rPr>
          <w:delText>n sinh vi</w:delText>
        </w:r>
        <w:r w:rsidRPr="00863667" w:rsidDel="003C6139">
          <w:rPr>
            <w:rFonts w:ascii="iCiel Avenir LT Std 35 Light" w:hAnsi="iCiel Avenir LT Std 35 Light" w:cs="Avenir Next LT Pro"/>
            <w:i/>
            <w:iCs/>
            <w:sz w:val="22"/>
            <w:szCs w:val="22"/>
            <w:rPrChange w:id="1477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772" w:author="An Tran, ACA (BUV)" w:date="2024-09-13T17:29:00Z" w16du:dateUtc="2024-09-13T10:29:00Z">
              <w:rPr>
                <w:rFonts w:cs="Arial"/>
                <w:i/>
                <w:iCs/>
                <w:szCs w:val="22"/>
              </w:rPr>
            </w:rPrChange>
          </w:rPr>
          <w:delText>n trong c</w:delText>
        </w:r>
        <w:r w:rsidRPr="00863667" w:rsidDel="003C6139">
          <w:rPr>
            <w:rFonts w:ascii="iCiel Avenir LT Std 35 Light" w:hAnsi="iCiel Avenir LT Std 35 Light" w:cs="Avenir Next LT Pro"/>
            <w:i/>
            <w:iCs/>
            <w:sz w:val="22"/>
            <w:szCs w:val="22"/>
            <w:rPrChange w:id="14773"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774"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4775"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4776"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4777"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778"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4779"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780" w:author="An Tran, ACA (BUV)" w:date="2024-09-13T17:29:00Z" w16du:dateUtc="2024-09-13T10:29:00Z">
              <w:rPr>
                <w:rFonts w:cs="Arial"/>
                <w:i/>
                <w:iCs/>
                <w:szCs w:val="22"/>
              </w:rPr>
            </w:rPrChange>
          </w:rPr>
          <w:delText>p, sau t</w:delText>
        </w:r>
        <w:r w:rsidRPr="00863667" w:rsidDel="003C6139">
          <w:rPr>
            <w:rFonts w:ascii="iCiel Avenir LT Std 35 Light" w:hAnsi="iCiel Avenir LT Std 35 Light" w:cs="Calibri"/>
            <w:i/>
            <w:iCs/>
            <w:sz w:val="22"/>
            <w:szCs w:val="22"/>
            <w:rPrChange w:id="14781"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782" w:author="An Tran, ACA (BUV)" w:date="2024-09-13T17:29:00Z" w16du:dateUtc="2024-09-13T10:29:00Z">
              <w:rPr>
                <w:rFonts w:cs="Arial"/>
                <w:i/>
                <w:iCs/>
                <w:szCs w:val="22"/>
              </w:rPr>
            </w:rPrChange>
          </w:rPr>
          <w:delText>t c</w:delText>
        </w:r>
        <w:r w:rsidRPr="00863667" w:rsidDel="003C6139">
          <w:rPr>
            <w:rFonts w:ascii="iCiel Avenir LT Std 35 Light" w:hAnsi="iCiel Avenir LT Std 35 Light" w:cs="Calibri"/>
            <w:i/>
            <w:iCs/>
            <w:sz w:val="22"/>
            <w:szCs w:val="22"/>
            <w:rPrChange w:id="14783"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784"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78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786" w:author="An Tran, ACA (BUV)" w:date="2024-09-13T17:29:00Z" w16du:dateUtc="2024-09-13T10:29:00Z">
              <w:rPr>
                <w:rFonts w:cs="Arial"/>
                <w:i/>
                <w:iCs/>
                <w:szCs w:val="22"/>
              </w:rPr>
            </w:rPrChange>
          </w:rPr>
          <w:delText>c cu</w:delText>
        </w:r>
        <w:r w:rsidRPr="00863667" w:rsidDel="003C6139">
          <w:rPr>
            <w:rFonts w:ascii="iCiel Avenir LT Std 35 Light" w:hAnsi="iCiel Avenir LT Std 35 Light" w:cs="Calibri"/>
            <w:i/>
            <w:iCs/>
            <w:sz w:val="22"/>
            <w:szCs w:val="22"/>
            <w:rPrChange w:id="14787"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4788" w:author="An Tran, ACA (BUV)" w:date="2024-09-13T17:29:00Z" w16du:dateUtc="2024-09-13T10:29:00Z">
              <w:rPr>
                <w:rFonts w:cs="Arial"/>
                <w:i/>
                <w:iCs/>
                <w:szCs w:val="22"/>
              </w:rPr>
            </w:rPrChange>
          </w:rPr>
          <w:delText>c ph</w:delText>
        </w:r>
        <w:r w:rsidRPr="00863667" w:rsidDel="003C6139">
          <w:rPr>
            <w:rFonts w:ascii="iCiel Avenir LT Std 35 Light" w:hAnsi="iCiel Avenir LT Std 35 Light" w:cs="Calibri"/>
            <w:i/>
            <w:iCs/>
            <w:sz w:val="22"/>
            <w:szCs w:val="22"/>
            <w:rPrChange w:id="14789"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4790"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Calibri"/>
            <w:i/>
            <w:iCs/>
            <w:sz w:val="22"/>
            <w:szCs w:val="22"/>
            <w:rPrChange w:id="14791"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792" w:author="An Tran, ACA (BUV)" w:date="2024-09-13T17:29:00Z" w16du:dateUtc="2024-09-13T10:29:00Z">
              <w:rPr>
                <w:rFonts w:cs="Arial"/>
                <w:i/>
                <w:iCs/>
                <w:szCs w:val="22"/>
              </w:rPr>
            </w:rPrChange>
          </w:rPr>
          <w:delText>n, ch</w:delText>
        </w:r>
        <w:r w:rsidRPr="00863667" w:rsidDel="003C6139">
          <w:rPr>
            <w:rFonts w:ascii="iCiel Avenir LT Std 35 Light" w:hAnsi="iCiel Avenir LT Std 35 Light" w:cs="Avenir Next LT Pro"/>
            <w:i/>
            <w:iCs/>
            <w:sz w:val="22"/>
            <w:szCs w:val="22"/>
            <w:rPrChange w:id="14793"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4794"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4795"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796" w:author="An Tran, ACA (BUV)" w:date="2024-09-13T17:29:00Z" w16du:dateUtc="2024-09-13T10:29:00Z">
              <w:rPr>
                <w:rFonts w:cs="Arial"/>
                <w:i/>
                <w:iCs/>
                <w:szCs w:val="22"/>
              </w:rPr>
            </w:rPrChange>
          </w:rPr>
          <w:delText xml:space="preserve">i </w:delText>
        </w:r>
        <w:r w:rsidRPr="00863667" w:rsidDel="003C6139">
          <w:rPr>
            <w:rFonts w:ascii="iCiel Avenir LT Std 35 Light" w:hAnsi="iCiel Avenir LT Std 35 Light" w:cs="Avenir Next LT Pro"/>
            <w:i/>
            <w:iCs/>
            <w:sz w:val="22"/>
            <w:szCs w:val="22"/>
            <w:rPrChange w:id="1479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4798"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799" w:author="An Tran, ACA (BUV)" w:date="2024-09-13T17:29:00Z" w16du:dateUtc="2024-09-13T10:29:00Z">
              <w:rPr>
                <w:rFonts w:cs="Arial"/>
                <w:i/>
                <w:iCs/>
                <w:szCs w:val="22"/>
              </w:rPr>
            </w:rPrChange>
          </w:rPr>
          <w:delText>u theo d</w:delText>
        </w:r>
        <w:r w:rsidRPr="00863667" w:rsidDel="003C6139">
          <w:rPr>
            <w:rFonts w:ascii="iCiel Avenir LT Std 35 Light" w:hAnsi="iCiel Avenir LT Std 35 Light" w:cs="Avenir Next LT Pro"/>
            <w:i/>
            <w:iCs/>
            <w:sz w:val="22"/>
            <w:szCs w:val="22"/>
            <w:rPrChange w:id="14800" w:author="An Tran, ACA (BUV)" w:date="2024-09-13T17:29:00Z" w16du:dateUtc="2024-09-13T10:29:00Z">
              <w:rPr>
                <w:rFonts w:cs="Avenir Next LT Pro"/>
                <w:i/>
                <w:iCs/>
                <w:szCs w:val="22"/>
              </w:rPr>
            </w:rPrChange>
          </w:rPr>
          <w:delText>õ</w:delText>
        </w:r>
        <w:r w:rsidRPr="00863667" w:rsidDel="003C6139">
          <w:rPr>
            <w:rFonts w:ascii="iCiel Avenir LT Std 35 Light" w:hAnsi="iCiel Avenir LT Std 35 Light" w:cs="Arial"/>
            <w:i/>
            <w:iCs/>
            <w:sz w:val="22"/>
            <w:szCs w:val="22"/>
            <w:rPrChange w:id="14801" w:author="An Tran, ACA (BUV)" w:date="2024-09-13T17:29:00Z" w16du:dateUtc="2024-09-13T10:29:00Z">
              <w:rPr>
                <w:rFonts w:cs="Arial"/>
                <w:i/>
                <w:iCs/>
                <w:szCs w:val="22"/>
              </w:rPr>
            </w:rPrChange>
          </w:rPr>
          <w:delText>i ph</w:delText>
        </w:r>
        <w:r w:rsidRPr="00863667" w:rsidDel="003C6139">
          <w:rPr>
            <w:rFonts w:ascii="iCiel Avenir LT Std 35 Light" w:hAnsi="iCiel Avenir LT Std 35 Light" w:cs="Calibri"/>
            <w:i/>
            <w:iCs/>
            <w:sz w:val="22"/>
            <w:szCs w:val="22"/>
            <w:rPrChange w:id="14802"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803" w:author="An Tran, ACA (BUV)" w:date="2024-09-13T17:29:00Z" w16du:dateUtc="2024-09-13T10:29:00Z">
              <w:rPr>
                <w:rFonts w:cs="Arial"/>
                <w:i/>
                <w:iCs/>
                <w:szCs w:val="22"/>
              </w:rPr>
            </w:rPrChange>
          </w:rPr>
          <w:delText>n h</w:delText>
        </w:r>
        <w:r w:rsidRPr="00863667" w:rsidDel="003C6139">
          <w:rPr>
            <w:rFonts w:ascii="iCiel Avenir LT Std 35 Light" w:hAnsi="iCiel Avenir LT Std 35 Light" w:cs="Calibri"/>
            <w:i/>
            <w:iCs/>
            <w:sz w:val="22"/>
            <w:szCs w:val="22"/>
            <w:rPrChange w:id="14804"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4805"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Calibri"/>
            <w:i/>
            <w:iCs/>
            <w:sz w:val="22"/>
            <w:szCs w:val="22"/>
            <w:rPrChange w:id="14806"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807"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Avenir Next LT Pro"/>
            <w:i/>
            <w:iCs/>
            <w:sz w:val="22"/>
            <w:szCs w:val="22"/>
            <w:rPrChange w:id="1480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809"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481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811" w:author="An Tran, ACA (BUV)" w:date="2024-09-13T17:29:00Z" w16du:dateUtc="2024-09-13T10:29:00Z">
              <w:rPr>
                <w:rFonts w:cs="Arial"/>
                <w:i/>
                <w:iCs/>
                <w:szCs w:val="22"/>
              </w:rPr>
            </w:rPrChange>
          </w:rPr>
          <w:delText>ng ty v</w:delText>
        </w:r>
        <w:r w:rsidRPr="00863667" w:rsidDel="003C6139">
          <w:rPr>
            <w:rFonts w:ascii="iCiel Avenir LT Std 35 Light" w:hAnsi="iCiel Avenir LT Std 35 Light" w:cs="Calibri"/>
            <w:i/>
            <w:iCs/>
            <w:sz w:val="22"/>
            <w:szCs w:val="22"/>
            <w:rPrChange w:id="14812"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813"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4814"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4815" w:author="An Tran, ACA (BUV)" w:date="2024-09-13T17:29:00Z" w16du:dateUtc="2024-09-13T10:29:00Z">
              <w:rPr>
                <w:rFonts w:cs="Arial"/>
                <w:i/>
                <w:iCs/>
                <w:szCs w:val="22"/>
              </w:rPr>
            </w:rPrChange>
          </w:rPr>
          <w:delText>ng b</w:delText>
        </w:r>
        <w:r w:rsidRPr="00863667" w:rsidDel="003C6139">
          <w:rPr>
            <w:rFonts w:ascii="iCiel Avenir LT Std 35 Light" w:hAnsi="iCiel Avenir LT Std 35 Light" w:cs="Calibri"/>
            <w:i/>
            <w:iCs/>
            <w:sz w:val="22"/>
            <w:szCs w:val="22"/>
            <w:rPrChange w:id="14816"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817" w:author="An Tran, ACA (BUV)" w:date="2024-09-13T17:29:00Z" w16du:dateUtc="2024-09-13T10:29:00Z">
              <w:rPr>
                <w:rFonts w:cs="Arial"/>
                <w:i/>
                <w:iCs/>
                <w:szCs w:val="22"/>
              </w:rPr>
            </w:rPrChange>
          </w:rPr>
          <w:delText>n sinh vi</w:delText>
        </w:r>
        <w:r w:rsidRPr="00863667" w:rsidDel="003C6139">
          <w:rPr>
            <w:rFonts w:ascii="iCiel Avenir LT Std 35 Light" w:hAnsi="iCiel Avenir LT Std 35 Light" w:cs="Avenir Next LT Pro"/>
            <w:i/>
            <w:iCs/>
            <w:sz w:val="22"/>
            <w:szCs w:val="22"/>
            <w:rPrChange w:id="1481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819"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4820"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4821"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4822"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4823" w:author="An Tran, ACA (BUV)" w:date="2024-09-13T17:29:00Z" w16du:dateUtc="2024-09-13T10:29:00Z">
              <w:rPr>
                <w:rFonts w:cs="Arial"/>
                <w:i/>
                <w:iCs/>
                <w:szCs w:val="22"/>
              </w:rPr>
            </w:rPrChange>
          </w:rPr>
          <w:delText xml:space="preserve"> ch</w:delText>
        </w:r>
        <w:r w:rsidRPr="00863667" w:rsidDel="003C6139">
          <w:rPr>
            <w:rFonts w:ascii="iCiel Avenir LT Std 35 Light" w:hAnsi="iCiel Avenir LT Std 35 Light" w:cs="Avenir Next LT Pro"/>
            <w:i/>
            <w:iCs/>
            <w:sz w:val="22"/>
            <w:szCs w:val="22"/>
            <w:rPrChange w:id="14824"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4825"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482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827"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4828"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4829"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4830"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4831"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4832"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4833"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4834"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4835" w:author="An Tran, ACA (BUV)" w:date="2024-09-13T17:29:00Z" w16du:dateUtc="2024-09-13T10:29:00Z">
              <w:rPr>
                <w:rFonts w:cs="Arial"/>
                <w:i/>
                <w:iCs/>
                <w:szCs w:val="22"/>
              </w:rPr>
            </w:rPrChange>
          </w:rPr>
          <w:delText xml:space="preserve"> sinh vi</w:delText>
        </w:r>
        <w:r w:rsidRPr="00863667" w:rsidDel="003C6139">
          <w:rPr>
            <w:rFonts w:ascii="iCiel Avenir LT Std 35 Light" w:hAnsi="iCiel Avenir LT Std 35 Light" w:cs="Avenir Next LT Pro"/>
            <w:i/>
            <w:iCs/>
            <w:sz w:val="22"/>
            <w:szCs w:val="22"/>
            <w:rPrChange w:id="14836"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837" w:author="An Tran, ACA (BUV)" w:date="2024-09-13T17:29:00Z" w16du:dateUtc="2024-09-13T10:29:00Z">
              <w:rPr>
                <w:rFonts w:cs="Arial"/>
                <w:i/>
                <w:iCs/>
                <w:szCs w:val="22"/>
              </w:rPr>
            </w:rPrChange>
          </w:rPr>
          <w:delText>n b</w:delText>
        </w:r>
        <w:r w:rsidRPr="00863667" w:rsidDel="003C6139">
          <w:rPr>
            <w:rFonts w:ascii="iCiel Avenir LT Std 35 Light" w:hAnsi="iCiel Avenir LT Std 35 Light" w:cs="Calibri"/>
            <w:i/>
            <w:iCs/>
            <w:sz w:val="22"/>
            <w:szCs w:val="22"/>
            <w:rPrChange w:id="14838" w:author="An Tran, ACA (BUV)" w:date="2024-09-13T17:29:00Z" w16du:dateUtc="2024-09-13T10:29:00Z">
              <w:rPr>
                <w:rFonts w:cs="Calibri"/>
                <w:i/>
                <w:iCs/>
                <w:szCs w:val="22"/>
              </w:rPr>
            </w:rPrChange>
          </w:rPr>
          <w:delText>ằ</w:delText>
        </w:r>
        <w:r w:rsidRPr="00863667" w:rsidDel="003C6139">
          <w:rPr>
            <w:rFonts w:ascii="iCiel Avenir LT Std 35 Light" w:hAnsi="iCiel Avenir LT Std 35 Light" w:cs="Arial"/>
            <w:i/>
            <w:iCs/>
            <w:sz w:val="22"/>
            <w:szCs w:val="22"/>
            <w:rPrChange w:id="14839"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484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841" w:author="An Tran, ACA (BUV)" w:date="2024-09-13T17:29:00Z" w16du:dateUtc="2024-09-13T10:29:00Z">
              <w:rPr>
                <w:rFonts w:cs="Arial"/>
                <w:i/>
                <w:iCs/>
                <w:szCs w:val="22"/>
              </w:rPr>
            </w:rPrChange>
          </w:rPr>
          <w:delText>ch truy</w:delText>
        </w:r>
        <w:r w:rsidRPr="00863667" w:rsidDel="003C6139">
          <w:rPr>
            <w:rFonts w:ascii="iCiel Avenir LT Std 35 Light" w:hAnsi="iCiel Avenir LT Std 35 Light" w:cs="Calibri"/>
            <w:i/>
            <w:iCs/>
            <w:sz w:val="22"/>
            <w:szCs w:val="22"/>
            <w:rPrChange w:id="14842"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843"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484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4845"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846" w:author="An Tran, ACA (BUV)" w:date="2024-09-13T17:29:00Z" w16du:dateUtc="2024-09-13T10:29:00Z">
              <w:rPr>
                <w:rFonts w:cs="Arial"/>
                <w:i/>
                <w:iCs/>
                <w:szCs w:val="22"/>
              </w:rPr>
            </w:rPrChange>
          </w:rPr>
          <w:delText>t l</w:delText>
        </w:r>
        <w:r w:rsidRPr="00863667" w:rsidDel="003C6139">
          <w:rPr>
            <w:rFonts w:ascii="iCiel Avenir LT Std 35 Light" w:hAnsi="iCiel Avenir LT Std 35 Light" w:cs="Calibri"/>
            <w:i/>
            <w:iCs/>
            <w:sz w:val="22"/>
            <w:szCs w:val="22"/>
            <w:rPrChange w:id="14847"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848"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Avenir Next LT Pro"/>
            <w:i/>
            <w:iCs/>
            <w:sz w:val="22"/>
            <w:szCs w:val="22"/>
            <w:rPrChange w:id="14849"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850"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485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4852"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4853"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854"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Calibri"/>
            <w:i/>
            <w:iCs/>
            <w:sz w:val="22"/>
            <w:szCs w:val="22"/>
            <w:rPrChange w:id="14855"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856"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Avenir Next LT Pro"/>
            <w:i/>
            <w:iCs/>
            <w:sz w:val="22"/>
            <w:szCs w:val="22"/>
            <w:rPrChange w:id="14857"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858" w:author="An Tran, ACA (BUV)" w:date="2024-09-13T17:29:00Z" w16du:dateUtc="2024-09-13T10:29:00Z">
              <w:rPr>
                <w:rFonts w:cs="Arial"/>
                <w:i/>
                <w:iCs/>
                <w:szCs w:val="22"/>
              </w:rPr>
            </w:rPrChange>
          </w:rPr>
          <w:delText>ng ty b</w:delText>
        </w:r>
        <w:r w:rsidRPr="00863667" w:rsidDel="003C6139">
          <w:rPr>
            <w:rFonts w:ascii="iCiel Avenir LT Std 35 Light" w:hAnsi="iCiel Avenir LT Std 35 Light" w:cs="Calibri"/>
            <w:i/>
            <w:iCs/>
            <w:sz w:val="22"/>
            <w:szCs w:val="22"/>
            <w:rPrChange w:id="14859" w:author="An Tran, ACA (BUV)" w:date="2024-09-13T17:29:00Z" w16du:dateUtc="2024-09-13T10:29:00Z">
              <w:rPr>
                <w:rFonts w:cs="Calibri"/>
                <w:i/>
                <w:iCs/>
                <w:szCs w:val="22"/>
              </w:rPr>
            </w:rPrChange>
          </w:rPr>
          <w:delText>ằ</w:delText>
        </w:r>
        <w:r w:rsidRPr="00863667" w:rsidDel="003C6139">
          <w:rPr>
            <w:rFonts w:ascii="iCiel Avenir LT Std 35 Light" w:hAnsi="iCiel Avenir LT Std 35 Light" w:cs="Arial"/>
            <w:i/>
            <w:iCs/>
            <w:sz w:val="22"/>
            <w:szCs w:val="22"/>
            <w:rPrChange w:id="14860"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4861"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862"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Avenir Next LT Pro"/>
            <w:i/>
            <w:iCs/>
            <w:sz w:val="22"/>
            <w:szCs w:val="22"/>
            <w:rPrChange w:id="14863"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864" w:author="An Tran, ACA (BUV)" w:date="2024-09-13T17:29:00Z" w16du:dateUtc="2024-09-13T10:29:00Z">
              <w:rPr>
                <w:rFonts w:cs="Arial"/>
                <w:i/>
                <w:iCs/>
                <w:szCs w:val="22"/>
              </w:rPr>
            </w:rPrChange>
          </w:rPr>
          <w:delText>nh th</w:delText>
        </w:r>
        <w:r w:rsidRPr="00863667" w:rsidDel="003C6139">
          <w:rPr>
            <w:rFonts w:ascii="iCiel Avenir LT Std 35 Light" w:hAnsi="iCiel Avenir LT Std 35 Light" w:cs="Calibri"/>
            <w:i/>
            <w:iCs/>
            <w:sz w:val="22"/>
            <w:szCs w:val="22"/>
            <w:rPrChange w:id="14865"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4866" w:author="An Tran, ACA (BUV)" w:date="2024-09-13T17:29:00Z" w16du:dateUtc="2024-09-13T10:29:00Z">
              <w:rPr>
                <w:rFonts w:cs="Arial"/>
                <w:i/>
                <w:iCs/>
                <w:szCs w:val="22"/>
              </w:rPr>
            </w:rPrChange>
          </w:rPr>
          <w:delText>c mang t</w:delText>
        </w:r>
        <w:r w:rsidRPr="00863667" w:rsidDel="003C6139">
          <w:rPr>
            <w:rFonts w:ascii="iCiel Avenir LT Std 35 Light" w:hAnsi="iCiel Avenir LT Std 35 Light" w:cs="Avenir Next LT Pro"/>
            <w:i/>
            <w:iCs/>
            <w:sz w:val="22"/>
            <w:szCs w:val="22"/>
            <w:rPrChange w:id="14867"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4868" w:author="An Tran, ACA (BUV)" w:date="2024-09-13T17:29:00Z" w16du:dateUtc="2024-09-13T10:29:00Z">
              <w:rPr>
                <w:rFonts w:cs="Arial"/>
                <w:i/>
                <w:iCs/>
                <w:szCs w:val="22"/>
              </w:rPr>
            </w:rPrChange>
          </w:rPr>
          <w:delText>nh xây d</w:delText>
        </w:r>
        <w:r w:rsidRPr="00863667" w:rsidDel="003C6139">
          <w:rPr>
            <w:rFonts w:ascii="iCiel Avenir LT Std 35 Light" w:hAnsi="iCiel Avenir LT Std 35 Light" w:cs="Calibri"/>
            <w:i/>
            <w:iCs/>
            <w:sz w:val="22"/>
            <w:szCs w:val="22"/>
            <w:rPrChange w:id="14869"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870"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Calibri"/>
            <w:i/>
            <w:iCs/>
            <w:sz w:val="22"/>
            <w:szCs w:val="22"/>
            <w:rPrChange w:id="14871"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872" w:author="An Tran, ACA (BUV)" w:date="2024-09-13T17:29:00Z" w16du:dateUtc="2024-09-13T10:29:00Z">
              <w:rPr>
                <w:rFonts w:cs="Arial"/>
                <w:i/>
                <w:iCs/>
                <w:szCs w:val="22"/>
              </w:rPr>
            </w:rPrChange>
          </w:rPr>
          <w:delText>o lu</w:delText>
        </w:r>
        <w:r w:rsidRPr="00863667" w:rsidDel="003C6139">
          <w:rPr>
            <w:rFonts w:ascii="iCiel Avenir LT Std 35 Light" w:hAnsi="iCiel Avenir LT Std 35 Light" w:cs="Calibri"/>
            <w:i/>
            <w:iCs/>
            <w:sz w:val="22"/>
            <w:szCs w:val="22"/>
            <w:rPrChange w:id="14873"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4874"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Calibri"/>
            <w:i/>
            <w:iCs/>
            <w:sz w:val="22"/>
            <w:szCs w:val="22"/>
            <w:rPrChange w:id="14875"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876"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87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878"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Calibri"/>
            <w:i/>
            <w:iCs/>
            <w:sz w:val="22"/>
            <w:szCs w:val="22"/>
            <w:rPrChange w:id="14879"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880"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488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4882"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883"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4884"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4885"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Avenir Next LT Pro"/>
            <w:i/>
            <w:iCs/>
            <w:sz w:val="22"/>
            <w:szCs w:val="22"/>
            <w:rPrChange w:id="1488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887"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888"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889"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489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89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4892"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4893"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489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4895"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4896" w:author="An Tran, ACA (BUV)" w:date="2024-09-13T17:29:00Z" w16du:dateUtc="2024-09-13T10:29:00Z">
              <w:rPr>
                <w:rFonts w:cs="Arial"/>
                <w:i/>
                <w:iCs/>
                <w:szCs w:val="22"/>
              </w:rPr>
            </w:rPrChange>
          </w:rPr>
          <w:delText>a ra gi</w:delText>
        </w:r>
        <w:r w:rsidRPr="00863667" w:rsidDel="003C6139">
          <w:rPr>
            <w:rFonts w:ascii="iCiel Avenir LT Std 35 Light" w:hAnsi="iCiel Avenir LT Std 35 Light" w:cs="Calibri"/>
            <w:i/>
            <w:iCs/>
            <w:sz w:val="22"/>
            <w:szCs w:val="22"/>
            <w:rPrChange w:id="14897"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898" w:author="An Tran, ACA (BUV)" w:date="2024-09-13T17:29:00Z" w16du:dateUtc="2024-09-13T10:29:00Z">
              <w:rPr>
                <w:rFonts w:cs="Arial"/>
                <w:i/>
                <w:iCs/>
                <w:szCs w:val="22"/>
              </w:rPr>
            </w:rPrChange>
          </w:rPr>
          <w:delText>i ph</w:delText>
        </w:r>
        <w:r w:rsidRPr="00863667" w:rsidDel="003C6139">
          <w:rPr>
            <w:rFonts w:ascii="iCiel Avenir LT Std 35 Light" w:hAnsi="iCiel Avenir LT Std 35 Light" w:cs="Avenir Next LT Pro"/>
            <w:i/>
            <w:iCs/>
            <w:sz w:val="22"/>
            <w:szCs w:val="22"/>
            <w:rPrChange w:id="1489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900"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490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4902"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4903"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4904"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4905" w:author="An Tran, ACA (BUV)" w:date="2024-09-13T17:29:00Z" w16du:dateUtc="2024-09-13T10:29:00Z">
              <w:rPr>
                <w:rFonts w:cs="Arial"/>
                <w:i/>
                <w:iCs/>
                <w:szCs w:val="22"/>
              </w:rPr>
            </w:rPrChange>
          </w:rPr>
          <w:delText>i thi</w:delText>
        </w:r>
        <w:r w:rsidRPr="00863667" w:rsidDel="003C6139">
          <w:rPr>
            <w:rFonts w:ascii="iCiel Avenir LT Std 35 Light" w:hAnsi="iCiel Avenir LT Std 35 Light" w:cs="Calibri"/>
            <w:i/>
            <w:iCs/>
            <w:sz w:val="22"/>
            <w:szCs w:val="22"/>
            <w:rPrChange w:id="1490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4907" w:author="An Tran, ACA (BUV)" w:date="2024-09-13T17:29:00Z" w16du:dateUtc="2024-09-13T10:29:00Z">
              <w:rPr>
                <w:rFonts w:cs="Arial"/>
                <w:i/>
                <w:iCs/>
                <w:szCs w:val="22"/>
              </w:rPr>
            </w:rPrChange>
          </w:rPr>
          <w:delText>n trong c</w:delText>
        </w:r>
        <w:r w:rsidRPr="00863667" w:rsidDel="003C6139">
          <w:rPr>
            <w:rFonts w:ascii="iCiel Avenir LT Std 35 Light" w:hAnsi="iCiel Avenir LT Std 35 Light" w:cs="Avenir Next LT Pro"/>
            <w:i/>
            <w:iCs/>
            <w:sz w:val="22"/>
            <w:szCs w:val="22"/>
            <w:rPrChange w:id="1490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90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Avenir Next LT Pro"/>
            <w:i/>
            <w:iCs/>
            <w:sz w:val="22"/>
            <w:szCs w:val="22"/>
            <w:rPrChange w:id="14910"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4911" w:author="An Tran, ACA (BUV)" w:date="2024-09-13T17:29:00Z" w16du:dateUtc="2024-09-13T10:29:00Z">
              <w:rPr>
                <w:rFonts w:cs="Arial"/>
                <w:i/>
                <w:iCs/>
                <w:szCs w:val="22"/>
              </w:rPr>
            </w:rPrChange>
          </w:rPr>
          <w:delText>nh hu</w:delText>
        </w:r>
        <w:r w:rsidRPr="00863667" w:rsidDel="003C6139">
          <w:rPr>
            <w:rFonts w:ascii="iCiel Avenir LT Std 35 Light" w:hAnsi="iCiel Avenir LT Std 35 Light" w:cs="Calibri"/>
            <w:i/>
            <w:iCs/>
            <w:sz w:val="22"/>
            <w:szCs w:val="22"/>
            <w:rPrChange w:id="14912"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4913"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Calibri"/>
            <w:i/>
            <w:iCs/>
            <w:sz w:val="22"/>
            <w:szCs w:val="22"/>
            <w:rPrChange w:id="14914"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4915"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Calibri"/>
            <w:i/>
            <w:iCs/>
            <w:sz w:val="22"/>
            <w:szCs w:val="22"/>
            <w:rPrChange w:id="14916"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4917" w:author="An Tran, ACA (BUV)" w:date="2024-09-13T17:29:00Z" w16du:dateUtc="2024-09-13T10:29:00Z">
              <w:rPr>
                <w:rFonts w:cs="Arial"/>
                <w:i/>
                <w:iCs/>
                <w:szCs w:val="22"/>
              </w:rPr>
            </w:rPrChange>
          </w:rPr>
          <w:delText xml:space="preserve"> trong t</w:delText>
        </w:r>
        <w:r w:rsidRPr="00863667" w:rsidDel="003C6139">
          <w:rPr>
            <w:rFonts w:ascii="iCiel Avenir LT Std 35 Light" w:hAnsi="iCiel Avenir LT Std 35 Light" w:cs="Calibri"/>
            <w:i/>
            <w:iCs/>
            <w:sz w:val="22"/>
            <w:szCs w:val="22"/>
            <w:rPrChange w:id="14918"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4919" w:author="An Tran, ACA (BUV)" w:date="2024-09-13T17:29:00Z" w16du:dateUtc="2024-09-13T10:29:00Z">
              <w:rPr>
                <w:rFonts w:cs="Arial"/>
                <w:i/>
                <w:iCs/>
                <w:szCs w:val="22"/>
              </w:rPr>
            </w:rPrChange>
          </w:rPr>
          <w:delText>ng lai. Ch</w:delText>
        </w:r>
        <w:r w:rsidRPr="00863667" w:rsidDel="003C6139">
          <w:rPr>
            <w:rFonts w:ascii="iCiel Avenir LT Std 35 Light" w:hAnsi="iCiel Avenir LT Std 35 Light" w:cs="Avenir Next LT Pro"/>
            <w:i/>
            <w:iCs/>
            <w:sz w:val="22"/>
            <w:szCs w:val="22"/>
            <w:rPrChange w:id="14920"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4921"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4922"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923"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4924"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4925"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492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927" w:author="An Tran, ACA (BUV)" w:date="2024-09-13T17:29:00Z" w16du:dateUtc="2024-09-13T10:29:00Z">
              <w:rPr>
                <w:rFonts w:cs="Arial"/>
                <w:i/>
                <w:iCs/>
                <w:szCs w:val="22"/>
              </w:rPr>
            </w:rPrChange>
          </w:rPr>
          <w:delText>m c</w:delText>
        </w:r>
        <w:r w:rsidRPr="00863667" w:rsidDel="003C6139">
          <w:rPr>
            <w:rFonts w:ascii="iCiel Avenir LT Std 35 Light" w:hAnsi="iCiel Avenir LT Std 35 Light" w:cs="Avenir Next LT Pro"/>
            <w:i/>
            <w:iCs/>
            <w:sz w:val="22"/>
            <w:szCs w:val="22"/>
            <w:rPrChange w:id="1492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929" w:author="An Tran, ACA (BUV)" w:date="2024-09-13T17:29:00Z" w16du:dateUtc="2024-09-13T10:29:00Z">
              <w:rPr>
                <w:rFonts w:cs="Arial"/>
                <w:i/>
                <w:iCs/>
                <w:szCs w:val="22"/>
              </w:rPr>
            </w:rPrChange>
          </w:rPr>
          <w:delText>c bu</w:delText>
        </w:r>
        <w:r w:rsidRPr="00863667" w:rsidDel="003C6139">
          <w:rPr>
            <w:rFonts w:ascii="iCiel Avenir LT Std 35 Light" w:hAnsi="iCiel Avenir LT Std 35 Light" w:cs="Calibri"/>
            <w:i/>
            <w:iCs/>
            <w:sz w:val="22"/>
            <w:szCs w:val="22"/>
            <w:rPrChange w:id="14930" w:author="An Tran, ACA (BUV)" w:date="2024-09-13T17:29:00Z" w16du:dateUtc="2024-09-13T10:29:00Z">
              <w:rPr>
                <w:rFonts w:cs="Calibri"/>
                <w:i/>
                <w:iCs/>
                <w:szCs w:val="22"/>
              </w:rPr>
            </w:rPrChange>
          </w:rPr>
          <w:delText>ổ</w:delText>
        </w:r>
        <w:r w:rsidRPr="00863667" w:rsidDel="003C6139">
          <w:rPr>
            <w:rFonts w:ascii="iCiel Avenir LT Std 35 Light" w:hAnsi="iCiel Avenir LT Std 35 Light" w:cs="Arial"/>
            <w:i/>
            <w:iCs/>
            <w:sz w:val="22"/>
            <w:szCs w:val="22"/>
            <w:rPrChange w:id="14931" w:author="An Tran, ACA (BUV)" w:date="2024-09-13T17:29:00Z" w16du:dateUtc="2024-09-13T10:29:00Z">
              <w:rPr>
                <w:rFonts w:cs="Arial"/>
                <w:i/>
                <w:iCs/>
                <w:szCs w:val="22"/>
              </w:rPr>
            </w:rPrChange>
          </w:rPr>
          <w:delText>i ph</w:delText>
        </w:r>
        <w:r w:rsidRPr="00863667" w:rsidDel="003C6139">
          <w:rPr>
            <w:rFonts w:ascii="iCiel Avenir LT Std 35 Light" w:hAnsi="iCiel Avenir LT Std 35 Light" w:cs="Calibri"/>
            <w:i/>
            <w:iCs/>
            <w:sz w:val="22"/>
            <w:szCs w:val="22"/>
            <w:rPrChange w:id="14932"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4933"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Calibri"/>
            <w:i/>
            <w:iCs/>
            <w:sz w:val="22"/>
            <w:szCs w:val="22"/>
            <w:rPrChange w:id="14934"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935"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4936"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4937"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4938"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4939" w:author="An Tran, ACA (BUV)" w:date="2024-09-13T17:29:00Z" w16du:dateUtc="2024-09-13T10:29:00Z">
              <w:rPr>
                <w:rFonts w:cs="Arial"/>
                <w:i/>
                <w:iCs/>
                <w:szCs w:val="22"/>
              </w:rPr>
            </w:rPrChange>
          </w:rPr>
          <w:delText>i sinh vi</w:delText>
        </w:r>
        <w:r w:rsidRPr="00863667" w:rsidDel="003C6139">
          <w:rPr>
            <w:rFonts w:ascii="iCiel Avenir LT Std 35 Light" w:hAnsi="iCiel Avenir LT Std 35 Light" w:cs="Avenir Next LT Pro"/>
            <w:i/>
            <w:iCs/>
            <w:sz w:val="22"/>
            <w:szCs w:val="22"/>
            <w:rPrChange w:id="14940"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941" w:author="An Tran, ACA (BUV)" w:date="2024-09-13T17:29:00Z" w16du:dateUtc="2024-09-13T10:29:00Z">
              <w:rPr>
                <w:rFonts w:cs="Arial"/>
                <w:i/>
                <w:iCs/>
                <w:szCs w:val="22"/>
              </w:rPr>
            </w:rPrChange>
          </w:rPr>
          <w:delText>n b</w:delText>
        </w:r>
        <w:r w:rsidRPr="00863667" w:rsidDel="003C6139">
          <w:rPr>
            <w:rFonts w:ascii="iCiel Avenir LT Std 35 Light" w:hAnsi="iCiel Avenir LT Std 35 Light" w:cs="Calibri"/>
            <w:i/>
            <w:iCs/>
            <w:sz w:val="22"/>
            <w:szCs w:val="22"/>
            <w:rPrChange w:id="14942"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943" w:author="An Tran, ACA (BUV)" w:date="2024-09-13T17:29:00Z" w16du:dateUtc="2024-09-13T10:29:00Z">
              <w:rPr>
                <w:rFonts w:cs="Arial"/>
                <w:i/>
                <w:iCs/>
                <w:szCs w:val="22"/>
              </w:rPr>
            </w:rPrChange>
          </w:rPr>
          <w:delText>t c</w:delText>
        </w:r>
        <w:r w:rsidRPr="00863667" w:rsidDel="003C6139">
          <w:rPr>
            <w:rFonts w:ascii="iCiel Avenir LT Std 35 Light" w:hAnsi="iCiel Avenir LT Std 35 Light" w:cs="Calibri"/>
            <w:i/>
            <w:iCs/>
            <w:sz w:val="22"/>
            <w:szCs w:val="22"/>
            <w:rPrChange w:id="14944"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4945" w:author="An Tran, ACA (BUV)" w:date="2024-09-13T17:29:00Z" w16du:dateUtc="2024-09-13T10:29:00Z">
              <w:rPr>
                <w:rFonts w:cs="Arial"/>
                <w:i/>
                <w:iCs/>
                <w:szCs w:val="22"/>
              </w:rPr>
            </w:rPrChange>
          </w:rPr>
          <w:delText xml:space="preserve"> khi n</w:delText>
        </w:r>
        <w:r w:rsidRPr="00863667" w:rsidDel="003C6139">
          <w:rPr>
            <w:rFonts w:ascii="iCiel Avenir LT Std 35 Light" w:hAnsi="iCiel Avenir LT Std 35 Light" w:cs="Avenir Next LT Pro"/>
            <w:i/>
            <w:iCs/>
            <w:sz w:val="22"/>
            <w:szCs w:val="22"/>
            <w:rPrChange w:id="1494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4947" w:author="An Tran, ACA (BUV)" w:date="2024-09-13T17:29:00Z" w16du:dateUtc="2024-09-13T10:29:00Z">
              <w:rPr>
                <w:rFonts w:cs="Arial"/>
                <w:i/>
                <w:iCs/>
                <w:szCs w:val="22"/>
              </w:rPr>
            </w:rPrChange>
          </w:rPr>
          <w:delText>o c</w:delText>
        </w:r>
        <w:r w:rsidRPr="00863667" w:rsidDel="003C6139">
          <w:rPr>
            <w:rFonts w:ascii="iCiel Avenir LT Std 35 Light" w:hAnsi="iCiel Avenir LT Std 35 Light" w:cs="Avenir Next LT Pro"/>
            <w:i/>
            <w:iCs/>
            <w:sz w:val="22"/>
            <w:szCs w:val="22"/>
            <w:rPrChange w:id="1494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949"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950"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951"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4952"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4953"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495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4955"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4956" w:author="An Tran, ACA (BUV)" w:date="2024-09-13T17:29:00Z" w16du:dateUtc="2024-09-13T10:29:00Z">
              <w:rPr>
                <w:rFonts w:cs="Arial"/>
                <w:i/>
                <w:iCs/>
                <w:szCs w:val="22"/>
              </w:rPr>
            </w:rPrChange>
          </w:rPr>
          <w:delText xml:space="preserve"> gi</w:delText>
        </w:r>
        <w:r w:rsidRPr="00863667" w:rsidDel="003C6139">
          <w:rPr>
            <w:rFonts w:ascii="iCiel Avenir LT Std 35 Light" w:hAnsi="iCiel Avenir LT Std 35 Light" w:cs="Avenir Next LT Pro"/>
            <w:i/>
            <w:iCs/>
            <w:sz w:val="22"/>
            <w:szCs w:val="22"/>
            <w:rPrChange w:id="14957"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4958"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Avenir Next LT Pro"/>
            <w:i/>
            <w:iCs/>
            <w:sz w:val="22"/>
            <w:szCs w:val="22"/>
            <w:rPrChange w:id="1495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4960"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4961"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4962" w:author="An Tran, ACA (BUV)" w:date="2024-09-13T17:29:00Z" w16du:dateUtc="2024-09-13T10:29:00Z">
              <w:rPr>
                <w:rFonts w:cs="Arial"/>
                <w:i/>
                <w:iCs/>
                <w:szCs w:val="22"/>
              </w:rPr>
            </w:rPrChange>
          </w:rPr>
          <w:delText>n chu</w:delText>
        </w:r>
        <w:r w:rsidRPr="00863667" w:rsidDel="003C6139">
          <w:rPr>
            <w:rFonts w:ascii="iCiel Avenir LT Std 35 Light" w:hAnsi="iCiel Avenir LT Std 35 Light" w:cs="Calibri"/>
            <w:i/>
            <w:iCs/>
            <w:sz w:val="22"/>
            <w:szCs w:val="22"/>
            <w:rPrChange w:id="14963" w:author="An Tran, ACA (BUV)" w:date="2024-09-13T17:29:00Z" w16du:dateUtc="2024-09-13T10:29:00Z">
              <w:rPr>
                <w:rFonts w:cs="Calibri"/>
                <w:i/>
                <w:iCs/>
                <w:szCs w:val="22"/>
              </w:rPr>
            </w:rPrChange>
          </w:rPr>
          <w:delText>ẩ</w:delText>
        </w:r>
        <w:r w:rsidRPr="00863667" w:rsidDel="003C6139">
          <w:rPr>
            <w:rFonts w:ascii="iCiel Avenir LT Std 35 Light" w:hAnsi="iCiel Avenir LT Std 35 Light" w:cs="Arial"/>
            <w:i/>
            <w:iCs/>
            <w:sz w:val="22"/>
            <w:szCs w:val="22"/>
            <w:rPrChange w:id="14964" w:author="An Tran, ACA (BUV)" w:date="2024-09-13T17:29:00Z" w16du:dateUtc="2024-09-13T10:29:00Z">
              <w:rPr>
                <w:rFonts w:cs="Arial"/>
                <w:i/>
                <w:iCs/>
                <w:szCs w:val="22"/>
              </w:rPr>
            </w:rPrChange>
          </w:rPr>
          <w:delText>n b</w:delText>
        </w:r>
        <w:r w:rsidRPr="00863667" w:rsidDel="003C6139">
          <w:rPr>
            <w:rFonts w:ascii="iCiel Avenir LT Std 35 Light" w:hAnsi="iCiel Avenir LT Std 35 Light" w:cs="Calibri"/>
            <w:i/>
            <w:iCs/>
            <w:sz w:val="22"/>
            <w:szCs w:val="22"/>
            <w:rPrChange w:id="14965"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4966"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4967"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4968" w:author="An Tran, ACA (BUV)" w:date="2024-09-13T17:29:00Z" w16du:dateUtc="2024-09-13T10:29:00Z">
              <w:rPr>
                <w:rFonts w:cs="Arial"/>
                <w:i/>
                <w:iCs/>
                <w:szCs w:val="22"/>
              </w:rPr>
            </w:rPrChange>
          </w:rPr>
          <w:delText>t h</w:delText>
        </w:r>
        <w:r w:rsidRPr="00863667" w:rsidDel="003C6139">
          <w:rPr>
            <w:rFonts w:ascii="iCiel Avenir LT Std 35 Light" w:hAnsi="iCiel Avenir LT Std 35 Light" w:cs="Calibri"/>
            <w:i/>
            <w:iCs/>
            <w:sz w:val="22"/>
            <w:szCs w:val="22"/>
            <w:rPrChange w:id="14969"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4970" w:author="An Tran, ACA (BUV)" w:date="2024-09-13T17:29:00Z" w16du:dateUtc="2024-09-13T10:29:00Z">
              <w:rPr>
                <w:rFonts w:cs="Arial"/>
                <w:i/>
                <w:iCs/>
                <w:szCs w:val="22"/>
              </w:rPr>
            </w:rPrChange>
          </w:rPr>
          <w:delText>n trong các l</w:delText>
        </w:r>
        <w:r w:rsidRPr="00863667" w:rsidDel="003C6139">
          <w:rPr>
            <w:rFonts w:ascii="iCiel Avenir LT Std 35 Light" w:hAnsi="iCiel Avenir LT Std 35 Light" w:cs="Calibri"/>
            <w:i/>
            <w:iCs/>
            <w:sz w:val="22"/>
            <w:szCs w:val="22"/>
            <w:rPrChange w:id="14971"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4972" w:author="An Tran, ACA (BUV)" w:date="2024-09-13T17:29:00Z" w16du:dateUtc="2024-09-13T10:29:00Z">
              <w:rPr>
                <w:rFonts w:cs="Arial"/>
                <w:i/>
                <w:iCs/>
                <w:szCs w:val="22"/>
              </w:rPr>
            </w:rPrChange>
          </w:rPr>
          <w:delText>n ph</w:delText>
        </w:r>
        <w:r w:rsidRPr="00863667" w:rsidDel="003C6139">
          <w:rPr>
            <w:rFonts w:ascii="iCiel Avenir LT Std 35 Light" w:hAnsi="iCiel Avenir LT Std 35 Light" w:cs="Calibri"/>
            <w:i/>
            <w:iCs/>
            <w:sz w:val="22"/>
            <w:szCs w:val="22"/>
            <w:rPrChange w:id="14973"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4974"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Calibri"/>
            <w:i/>
            <w:iCs/>
            <w:sz w:val="22"/>
            <w:szCs w:val="22"/>
            <w:rPrChange w:id="14975"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4976" w:author="An Tran, ACA (BUV)" w:date="2024-09-13T17:29:00Z" w16du:dateUtc="2024-09-13T10:29:00Z">
              <w:rPr>
                <w:rFonts w:cs="Arial"/>
                <w:i/>
                <w:iCs/>
                <w:szCs w:val="22"/>
              </w:rPr>
            </w:rPrChange>
          </w:rPr>
          <w:delText>n ti</w:delText>
        </w:r>
        <w:r w:rsidRPr="00863667" w:rsidDel="003C6139">
          <w:rPr>
            <w:rFonts w:ascii="iCiel Avenir LT Std 35 Light" w:hAnsi="iCiel Avenir LT Std 35 Light" w:cs="Calibri"/>
            <w:i/>
            <w:iCs/>
            <w:sz w:val="22"/>
            <w:szCs w:val="22"/>
            <w:rPrChange w:id="14977"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4978" w:author="An Tran, ACA (BUV)" w:date="2024-09-13T17:29:00Z" w16du:dateUtc="2024-09-13T10:29:00Z">
              <w:rPr>
                <w:rFonts w:cs="Arial"/>
                <w:i/>
                <w:iCs/>
                <w:szCs w:val="22"/>
              </w:rPr>
            </w:rPrChange>
          </w:rPr>
          <w:delText xml:space="preserve">p theo. </w:delText>
        </w:r>
      </w:del>
    </w:p>
    <w:p w14:paraId="5E7198F3" w14:textId="1C826F51" w:rsidR="00C1363F" w:rsidRPr="00D427AB" w:rsidDel="003C6139" w:rsidRDefault="00C1363F">
      <w:pPr>
        <w:rPr>
          <w:del w:id="14979" w:author="An Tran, ACA (BUV)" w:date="2024-09-12T11:07:00Z" w16du:dateUtc="2024-09-12T04:07:00Z"/>
          <w:rFonts w:cs="Arial"/>
          <w:i/>
          <w:iCs/>
          <w:szCs w:val="22"/>
        </w:rPr>
        <w:pPrChange w:id="1498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4981" w:author="An Tran, ACA (BUV)" w:date="2024-09-12T11:07:00Z" w16du:dateUtc="2024-09-12T04:07:00Z">
        <w:r w:rsidRPr="00863667" w:rsidDel="003C6139">
          <w:rPr>
            <w:rFonts w:ascii="iCiel Avenir LT Std 35 Light" w:hAnsi="iCiel Avenir LT Std 35 Light" w:cs="Arial"/>
            <w:i/>
            <w:iCs/>
            <w:sz w:val="22"/>
            <w:szCs w:val="22"/>
            <w:rPrChange w:id="14982" w:author="An Tran, ACA (BUV)" w:date="2024-09-13T17:29:00Z" w16du:dateUtc="2024-09-13T10:29:00Z">
              <w:rPr>
                <w:rFonts w:cs="Arial"/>
                <w:i/>
                <w:iCs/>
                <w:szCs w:val="22"/>
              </w:rPr>
            </w:rPrChange>
          </w:rPr>
          <w:delText>Trong tr</w:delText>
        </w:r>
        <w:r w:rsidRPr="00863667" w:rsidDel="003C6139">
          <w:rPr>
            <w:rFonts w:ascii="iCiel Avenir LT Std 35 Light" w:hAnsi="iCiel Avenir LT Std 35 Light" w:cs="Calibri"/>
            <w:i/>
            <w:iCs/>
            <w:sz w:val="22"/>
            <w:szCs w:val="22"/>
            <w:rPrChange w:id="14983"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4984" w:author="An Tran, ACA (BUV)" w:date="2024-09-13T17:29:00Z" w16du:dateUtc="2024-09-13T10:29:00Z">
              <w:rPr>
                <w:rFonts w:cs="Arial"/>
                <w:i/>
                <w:iCs/>
                <w:szCs w:val="22"/>
              </w:rPr>
            </w:rPrChange>
          </w:rPr>
          <w:delText>ng h</w:delText>
        </w:r>
        <w:r w:rsidRPr="00863667" w:rsidDel="003C6139">
          <w:rPr>
            <w:rFonts w:ascii="iCiel Avenir LT Std 35 Light" w:hAnsi="iCiel Avenir LT Std 35 Light" w:cs="Calibri"/>
            <w:i/>
            <w:iCs/>
            <w:sz w:val="22"/>
            <w:szCs w:val="22"/>
            <w:rPrChange w:id="14985"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4986" w:author="An Tran, ACA (BUV)" w:date="2024-09-13T17:29:00Z" w16du:dateUtc="2024-09-13T10:29:00Z">
              <w:rPr>
                <w:rFonts w:cs="Arial"/>
                <w:i/>
                <w:iCs/>
                <w:szCs w:val="22"/>
              </w:rPr>
            </w:rPrChange>
          </w:rPr>
          <w:delText>p sinh vi</w:delText>
        </w:r>
        <w:r w:rsidRPr="00863667" w:rsidDel="003C6139">
          <w:rPr>
            <w:rFonts w:ascii="iCiel Avenir LT Std 35 Light" w:hAnsi="iCiel Avenir LT Std 35 Light" w:cs="Avenir Next LT Pro"/>
            <w:i/>
            <w:iCs/>
            <w:sz w:val="22"/>
            <w:szCs w:val="22"/>
            <w:rPrChange w:id="14987"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4988"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Calibri"/>
            <w:i/>
            <w:iCs/>
            <w:sz w:val="22"/>
            <w:szCs w:val="22"/>
            <w:rPrChange w:id="14989"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4990" w:author="An Tran, ACA (BUV)" w:date="2024-09-13T17:29:00Z" w16du:dateUtc="2024-09-13T10:29:00Z">
              <w:rPr>
                <w:rFonts w:cs="Arial"/>
                <w:i/>
                <w:iCs/>
                <w:szCs w:val="22"/>
              </w:rPr>
            </w:rPrChange>
          </w:rPr>
          <w:delText>n kh</w:delText>
        </w:r>
        <w:r w:rsidRPr="00863667" w:rsidDel="003C6139">
          <w:rPr>
            <w:rFonts w:ascii="iCiel Avenir LT Std 35 Light" w:hAnsi="iCiel Avenir LT Std 35 Light" w:cs="Avenir Next LT Pro"/>
            <w:i/>
            <w:iCs/>
            <w:sz w:val="22"/>
            <w:szCs w:val="22"/>
            <w:rPrChange w:id="14991"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4992"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4993"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4994"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4995" w:author="An Tran, ACA (BUV)" w:date="2024-09-13T17:29:00Z" w16du:dateUtc="2024-09-13T10:29:00Z">
              <w:rPr>
                <w:rFonts w:cs="Arial"/>
                <w:i/>
                <w:iCs/>
                <w:szCs w:val="22"/>
              </w:rPr>
            </w:rPrChange>
          </w:rPr>
          <w:delText xml:space="preserve"> sau nhi</w:delText>
        </w:r>
        <w:r w:rsidRPr="00863667" w:rsidDel="003C6139">
          <w:rPr>
            <w:rFonts w:ascii="iCiel Avenir LT Std 35 Light" w:hAnsi="iCiel Avenir LT Std 35 Light" w:cs="Calibri"/>
            <w:i/>
            <w:iCs/>
            <w:sz w:val="22"/>
            <w:szCs w:val="22"/>
            <w:rPrChange w:id="14996"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4997" w:author="An Tran, ACA (BUV)" w:date="2024-09-13T17:29:00Z" w16du:dateUtc="2024-09-13T10:29:00Z">
              <w:rPr>
                <w:rFonts w:cs="Arial"/>
                <w:i/>
                <w:iCs/>
                <w:szCs w:val="22"/>
              </w:rPr>
            </w:rPrChange>
          </w:rPr>
          <w:delText>u l</w:delText>
        </w:r>
        <w:r w:rsidRPr="00863667" w:rsidDel="003C6139">
          <w:rPr>
            <w:rFonts w:ascii="iCiel Avenir LT Std 35 Light" w:hAnsi="iCiel Avenir LT Std 35 Light" w:cs="Calibri"/>
            <w:i/>
            <w:iCs/>
            <w:sz w:val="22"/>
            <w:szCs w:val="22"/>
            <w:rPrChange w:id="14998"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4999" w:author="An Tran, ACA (BUV)" w:date="2024-09-13T17:29:00Z" w16du:dateUtc="2024-09-13T10:29:00Z">
              <w:rPr>
                <w:rFonts w:cs="Arial"/>
                <w:i/>
                <w:iCs/>
                <w:szCs w:val="22"/>
              </w:rPr>
            </w:rPrChange>
          </w:rPr>
          <w:delText>n ph</w:delText>
        </w:r>
        <w:r w:rsidRPr="00863667" w:rsidDel="003C6139">
          <w:rPr>
            <w:rFonts w:ascii="iCiel Avenir LT Std 35 Light" w:hAnsi="iCiel Avenir LT Std 35 Light" w:cs="Calibri"/>
            <w:i/>
            <w:iCs/>
            <w:sz w:val="22"/>
            <w:szCs w:val="22"/>
            <w:rPrChange w:id="15000"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5001"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Calibri"/>
            <w:i/>
            <w:iCs/>
            <w:sz w:val="22"/>
            <w:szCs w:val="22"/>
            <w:rPrChange w:id="15002"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003" w:author="An Tran, ACA (BUV)" w:date="2024-09-13T17:29:00Z" w16du:dateUtc="2024-09-13T10:29:00Z">
              <w:rPr>
                <w:rFonts w:cs="Arial"/>
                <w:i/>
                <w:iCs/>
                <w:szCs w:val="22"/>
              </w:rPr>
            </w:rPrChange>
          </w:rPr>
          <w:delText>n, chuyên viên Hướng nghiệp của trường s</w:delText>
        </w:r>
        <w:r w:rsidRPr="00863667" w:rsidDel="003C6139">
          <w:rPr>
            <w:rFonts w:ascii="iCiel Avenir LT Std 35 Light" w:hAnsi="iCiel Avenir LT Std 35 Light" w:cs="Calibri"/>
            <w:i/>
            <w:iCs/>
            <w:sz w:val="22"/>
            <w:szCs w:val="22"/>
            <w:rPrChange w:id="15004" w:author="An Tran, ACA (BUV)" w:date="2024-09-13T17:29:00Z" w16du:dateUtc="2024-09-13T10:29:00Z">
              <w:rPr>
                <w:rFonts w:cs="Calibri"/>
                <w:i/>
                <w:iCs/>
                <w:szCs w:val="22"/>
              </w:rPr>
            </w:rPrChange>
          </w:rPr>
          <w:delText>ẽ</w:delText>
        </w:r>
        <w:r w:rsidRPr="00863667" w:rsidDel="003C6139">
          <w:rPr>
            <w:rFonts w:ascii="iCiel Avenir LT Std 35 Light" w:hAnsi="iCiel Avenir LT Std 35 Light" w:cs="Arial"/>
            <w:i/>
            <w:iCs/>
            <w:sz w:val="22"/>
            <w:szCs w:val="22"/>
            <w:rPrChange w:id="15005"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5006"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5007" w:author="An Tran, ACA (BUV)" w:date="2024-09-13T17:29:00Z" w16du:dateUtc="2024-09-13T10:29:00Z">
              <w:rPr>
                <w:rFonts w:cs="Arial"/>
                <w:i/>
                <w:iCs/>
                <w:szCs w:val="22"/>
              </w:rPr>
            </w:rPrChange>
          </w:rPr>
          <w:delText>ng ng</w:delText>
        </w:r>
        <w:r w:rsidRPr="00863667" w:rsidDel="003C6139">
          <w:rPr>
            <w:rFonts w:ascii="iCiel Avenir LT Std 35 Light" w:hAnsi="iCiel Avenir LT Std 35 Light" w:cs="Calibri"/>
            <w:i/>
            <w:iCs/>
            <w:sz w:val="22"/>
            <w:szCs w:val="22"/>
            <w:rPrChange w:id="15008"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5009"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Calibri"/>
            <w:i/>
            <w:iCs/>
            <w:sz w:val="22"/>
            <w:szCs w:val="22"/>
            <w:rPrChange w:id="15010"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011" w:author="An Tran, ACA (BUV)" w:date="2024-09-13T17:29:00Z" w16du:dateUtc="2024-09-13T10:29:00Z">
              <w:rPr>
                <w:rFonts w:cs="Arial"/>
                <w:i/>
                <w:iCs/>
                <w:szCs w:val="22"/>
              </w:rPr>
            </w:rPrChange>
          </w:rPr>
          <w:delText>i sinh vi</w:delText>
        </w:r>
        <w:r w:rsidRPr="00863667" w:rsidDel="003C6139">
          <w:rPr>
            <w:rFonts w:ascii="iCiel Avenir LT Std 35 Light" w:hAnsi="iCiel Avenir LT Std 35 Light" w:cs="Avenir Next LT Pro"/>
            <w:i/>
            <w:iCs/>
            <w:sz w:val="22"/>
            <w:szCs w:val="22"/>
            <w:rPrChange w:id="15012"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013"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Calibri"/>
            <w:i/>
            <w:iCs/>
            <w:sz w:val="22"/>
            <w:szCs w:val="22"/>
            <w:rPrChange w:id="15014"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015" w:author="An Tran, ACA (BUV)" w:date="2024-09-13T17:29:00Z" w16du:dateUtc="2024-09-13T10:29:00Z">
              <w:rPr>
                <w:rFonts w:cs="Arial"/>
                <w:i/>
                <w:iCs/>
                <w:szCs w:val="22"/>
              </w:rPr>
            </w:rPrChange>
          </w:rPr>
          <w:delText>t l</w:delText>
        </w:r>
        <w:r w:rsidRPr="00863667" w:rsidDel="003C6139">
          <w:rPr>
            <w:rFonts w:ascii="iCiel Avenir LT Std 35 Light" w:hAnsi="iCiel Avenir LT Std 35 Light" w:cs="Calibri"/>
            <w:i/>
            <w:iCs/>
            <w:sz w:val="22"/>
            <w:szCs w:val="22"/>
            <w:rPrChange w:id="15016"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017" w:author="An Tran, ACA (BUV)" w:date="2024-09-13T17:29:00Z" w16du:dateUtc="2024-09-13T10:29:00Z">
              <w:rPr>
                <w:rFonts w:cs="Arial"/>
                <w:i/>
                <w:iCs/>
                <w:szCs w:val="22"/>
              </w:rPr>
            </w:rPrChange>
          </w:rPr>
          <w:delText>n n</w:delText>
        </w:r>
        <w:r w:rsidRPr="00863667" w:rsidDel="003C6139">
          <w:rPr>
            <w:rFonts w:ascii="iCiel Avenir LT Std 35 Light" w:hAnsi="iCiel Avenir LT Std 35 Light" w:cs="Calibri"/>
            <w:i/>
            <w:iCs/>
            <w:sz w:val="22"/>
            <w:szCs w:val="22"/>
            <w:rPrChange w:id="15018"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019" w:author="An Tran, ACA (BUV)" w:date="2024-09-13T17:29:00Z" w16du:dateUtc="2024-09-13T10:29:00Z">
              <w:rPr>
                <w:rFonts w:cs="Arial"/>
                <w:i/>
                <w:iCs/>
                <w:szCs w:val="22"/>
              </w:rPr>
            </w:rPrChange>
          </w:rPr>
          <w:delText xml:space="preserve">a </w:delText>
        </w:r>
        <w:r w:rsidRPr="00863667" w:rsidDel="003C6139">
          <w:rPr>
            <w:rFonts w:ascii="iCiel Avenir LT Std 35 Light" w:hAnsi="iCiel Avenir LT Std 35 Light" w:cs="Avenir Next LT Pro"/>
            <w:i/>
            <w:iCs/>
            <w:sz w:val="22"/>
            <w:szCs w:val="22"/>
            <w:rPrChange w:id="1502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021"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022"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Avenir Next LT Pro"/>
            <w:i/>
            <w:iCs/>
            <w:sz w:val="22"/>
            <w:szCs w:val="22"/>
            <w:rPrChange w:id="15023"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5024" w:author="An Tran, ACA (BUV)" w:date="2024-09-13T17:29:00Z" w16du:dateUtc="2024-09-13T10:29:00Z">
              <w:rPr>
                <w:rFonts w:cs="Arial"/>
                <w:i/>
                <w:iCs/>
                <w:szCs w:val="22"/>
              </w:rPr>
            </w:rPrChange>
          </w:rPr>
          <w:delText>m ra v</w:delText>
        </w:r>
        <w:r w:rsidRPr="00863667" w:rsidDel="003C6139">
          <w:rPr>
            <w:rFonts w:ascii="iCiel Avenir LT Std 35 Light" w:hAnsi="iCiel Avenir LT Std 35 Light" w:cs="Calibri"/>
            <w:i/>
            <w:iCs/>
            <w:sz w:val="22"/>
            <w:szCs w:val="22"/>
            <w:rPrChange w:id="15025"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026"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02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028"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029"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030"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5031" w:author="An Tran, ACA (BUV)" w:date="2024-09-13T17:29:00Z" w16du:dateUtc="2024-09-13T10:29:00Z">
              <w:rPr>
                <w:rFonts w:cs="Arial"/>
                <w:i/>
                <w:iCs/>
                <w:szCs w:val="22"/>
              </w:rPr>
            </w:rPrChange>
          </w:rPr>
          <w:delText>t l</w:delText>
        </w:r>
        <w:r w:rsidRPr="00863667" w:rsidDel="003C6139">
          <w:rPr>
            <w:rFonts w:ascii="iCiel Avenir LT Std 35 Light" w:hAnsi="iCiel Avenir LT Std 35 Light" w:cs="Avenir Next LT Pro"/>
            <w:i/>
            <w:iCs/>
            <w:sz w:val="22"/>
            <w:szCs w:val="22"/>
            <w:rPrChange w:id="15032" w:author="An Tran, ACA (BUV)" w:date="2024-09-13T17:29:00Z" w16du:dateUtc="2024-09-13T10:29:00Z">
              <w:rPr>
                <w:rFonts w:cs="Avenir Next LT Pro"/>
                <w:i/>
                <w:iCs/>
                <w:szCs w:val="22"/>
              </w:rPr>
            </w:rPrChange>
          </w:rPr>
          <w:delText>õ</w:delText>
        </w:r>
        <w:r w:rsidRPr="00863667" w:rsidDel="003C6139">
          <w:rPr>
            <w:rFonts w:ascii="iCiel Avenir LT Std 35 Light" w:hAnsi="iCiel Avenir LT Std 35 Light" w:cs="Arial"/>
            <w:i/>
            <w:iCs/>
            <w:sz w:val="22"/>
            <w:szCs w:val="22"/>
            <w:rPrChange w:id="15033"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5034"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035" w:author="An Tran, ACA (BUV)" w:date="2024-09-13T17:29:00Z" w16du:dateUtc="2024-09-13T10:29:00Z">
              <w:rPr>
                <w:rFonts w:cs="Arial"/>
                <w:i/>
                <w:iCs/>
                <w:szCs w:val="22"/>
              </w:rPr>
            </w:rPrChange>
          </w:rPr>
          <w:delText>c s</w:delText>
        </w:r>
        <w:r w:rsidRPr="00863667" w:rsidDel="003C6139">
          <w:rPr>
            <w:rFonts w:ascii="iCiel Avenir LT Std 35 Light" w:hAnsi="iCiel Avenir LT Std 35 Light" w:cs="Calibri"/>
            <w:i/>
            <w:iCs/>
            <w:sz w:val="22"/>
            <w:szCs w:val="22"/>
            <w:rPrChange w:id="15036"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037" w:author="An Tran, ACA (BUV)" w:date="2024-09-13T17:29:00Z" w16du:dateUtc="2024-09-13T10:29:00Z">
              <w:rPr>
                <w:rFonts w:cs="Arial"/>
                <w:i/>
                <w:iCs/>
                <w:szCs w:val="22"/>
              </w:rPr>
            </w:rPrChange>
          </w:rPr>
          <w:delText xml:space="preserve"> khi</w:delText>
        </w:r>
        <w:r w:rsidRPr="00863667" w:rsidDel="003C6139">
          <w:rPr>
            <w:rFonts w:ascii="iCiel Avenir LT Std 35 Light" w:hAnsi="iCiel Avenir LT Std 35 Light" w:cs="Calibri"/>
            <w:i/>
            <w:iCs/>
            <w:sz w:val="22"/>
            <w:szCs w:val="22"/>
            <w:rPrChange w:id="15038"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5039"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504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041"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5042"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043" w:author="An Tran, ACA (BUV)" w:date="2024-09-13T17:29:00Z" w16du:dateUtc="2024-09-13T10:29:00Z">
              <w:rPr>
                <w:rFonts w:cs="Arial"/>
                <w:i/>
                <w:iCs/>
                <w:szCs w:val="22"/>
              </w:rPr>
            </w:rPrChange>
          </w:rPr>
          <w:delText>n ch</w:delText>
        </w:r>
        <w:r w:rsidRPr="00863667" w:rsidDel="003C6139">
          <w:rPr>
            <w:rFonts w:ascii="iCiel Avenir LT Std 35 Light" w:hAnsi="iCiel Avenir LT Std 35 Light" w:cs="Calibri"/>
            <w:i/>
            <w:iCs/>
            <w:sz w:val="22"/>
            <w:szCs w:val="22"/>
            <w:rPrChange w:id="15044"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045"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Calibri"/>
            <w:i/>
            <w:iCs/>
            <w:sz w:val="22"/>
            <w:szCs w:val="22"/>
            <w:rPrChange w:id="15046"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047" w:author="An Tran, ACA (BUV)" w:date="2024-09-13T17:29:00Z" w16du:dateUtc="2024-09-13T10:29:00Z">
              <w:rPr>
                <w:rFonts w:cs="Arial"/>
                <w:i/>
                <w:iCs/>
                <w:szCs w:val="22"/>
              </w:rPr>
            </w:rPrChange>
          </w:rPr>
          <w:delText>i thi</w:delText>
        </w:r>
        <w:r w:rsidRPr="00863667" w:rsidDel="003C6139">
          <w:rPr>
            <w:rFonts w:ascii="iCiel Avenir LT Std 35 Light" w:hAnsi="iCiel Avenir LT Std 35 Light" w:cs="Calibri"/>
            <w:i/>
            <w:iCs/>
            <w:sz w:val="22"/>
            <w:szCs w:val="22"/>
            <w:rPrChange w:id="15048"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049"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Avenir Next LT Pro"/>
            <w:i/>
            <w:iCs/>
            <w:sz w:val="22"/>
            <w:szCs w:val="22"/>
            <w:rPrChange w:id="1505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051" w:author="An Tran, ACA (BUV)" w:date="2024-09-13T17:29:00Z" w16du:dateUtc="2024-09-13T10:29:00Z">
              <w:rPr>
                <w:rFonts w:cs="Arial"/>
                <w:i/>
                <w:iCs/>
                <w:szCs w:val="22"/>
              </w:rPr>
            </w:rPrChange>
          </w:rPr>
          <w:delText xml:space="preserve"> g</w:delText>
        </w:r>
        <w:r w:rsidRPr="00863667" w:rsidDel="003C6139">
          <w:rPr>
            <w:rFonts w:ascii="iCiel Avenir LT Std 35 Light" w:hAnsi="iCiel Avenir LT Std 35 Light" w:cs="Avenir Next LT Pro"/>
            <w:i/>
            <w:iCs/>
            <w:sz w:val="22"/>
            <w:szCs w:val="22"/>
            <w:rPrChange w:id="15052"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5053" w:author="An Tran, ACA (BUV)" w:date="2024-09-13T17:29:00Z" w16du:dateUtc="2024-09-13T10:29:00Z">
              <w:rPr>
                <w:rFonts w:cs="Arial"/>
                <w:i/>
                <w:iCs/>
                <w:szCs w:val="22"/>
              </w:rPr>
            </w:rPrChange>
          </w:rPr>
          <w:delText>, VD: l</w:delText>
        </w:r>
        <w:r w:rsidRPr="00863667" w:rsidDel="003C6139">
          <w:rPr>
            <w:rFonts w:ascii="iCiel Avenir LT Std 35 Light" w:hAnsi="iCiel Avenir LT Std 35 Light" w:cs="Avenir Next LT Pro"/>
            <w:i/>
            <w:iCs/>
            <w:sz w:val="22"/>
            <w:szCs w:val="22"/>
            <w:rPrChange w:id="15054"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5055" w:author="An Tran, ACA (BUV)" w:date="2024-09-13T17:29:00Z" w16du:dateUtc="2024-09-13T10:29:00Z">
              <w:rPr>
                <w:rFonts w:cs="Arial"/>
                <w:i/>
                <w:iCs/>
                <w:szCs w:val="22"/>
              </w:rPr>
            </w:rPrChange>
          </w:rPr>
          <w:delText xml:space="preserve"> do th</w:delText>
        </w:r>
        <w:r w:rsidRPr="00863667" w:rsidDel="003C6139">
          <w:rPr>
            <w:rFonts w:ascii="iCiel Avenir LT Std 35 Light" w:hAnsi="iCiel Avenir LT Std 35 Light" w:cs="Calibri"/>
            <w:i/>
            <w:iCs/>
            <w:sz w:val="22"/>
            <w:szCs w:val="22"/>
            <w:rPrChange w:id="15056"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057" w:author="An Tran, ACA (BUV)" w:date="2024-09-13T17:29:00Z" w16du:dateUtc="2024-09-13T10:29:00Z">
              <w:rPr>
                <w:rFonts w:cs="Arial"/>
                <w:i/>
                <w:iCs/>
                <w:szCs w:val="22"/>
              </w:rPr>
            </w:rPrChange>
          </w:rPr>
          <w:delText>c s</w:delText>
        </w:r>
        <w:r w:rsidRPr="00863667" w:rsidDel="003C6139">
          <w:rPr>
            <w:rFonts w:ascii="iCiel Avenir LT Std 35 Light" w:hAnsi="iCiel Avenir LT Std 35 Light" w:cs="Calibri"/>
            <w:i/>
            <w:iCs/>
            <w:sz w:val="22"/>
            <w:szCs w:val="22"/>
            <w:rPrChange w:id="1505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059" w:author="An Tran, ACA (BUV)" w:date="2024-09-13T17:29:00Z" w16du:dateUtc="2024-09-13T10:29:00Z">
              <w:rPr>
                <w:rFonts w:cs="Arial"/>
                <w:i/>
                <w:iCs/>
                <w:szCs w:val="22"/>
              </w:rPr>
            </w:rPrChange>
          </w:rPr>
          <w:delText xml:space="preserve"> khi</w:delText>
        </w:r>
        <w:r w:rsidRPr="00863667" w:rsidDel="003C6139">
          <w:rPr>
            <w:rFonts w:ascii="iCiel Avenir LT Std 35 Light" w:hAnsi="iCiel Avenir LT Std 35 Light" w:cs="Calibri"/>
            <w:i/>
            <w:iCs/>
            <w:sz w:val="22"/>
            <w:szCs w:val="22"/>
            <w:rPrChange w:id="15060"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5061"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506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063"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506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065"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Calibri"/>
            <w:i/>
            <w:iCs/>
            <w:sz w:val="22"/>
            <w:szCs w:val="22"/>
            <w:rPrChange w:id="15066"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5067" w:author="An Tran, ACA (BUV)" w:date="2024-09-13T17:29:00Z" w16du:dateUtc="2024-09-13T10:29:00Z">
              <w:rPr>
                <w:rFonts w:cs="Arial"/>
                <w:i/>
                <w:iCs/>
                <w:szCs w:val="22"/>
              </w:rPr>
            </w:rPrChange>
          </w:rPr>
          <w:delText>c l</w:delText>
        </w:r>
        <w:r w:rsidRPr="00863667" w:rsidDel="003C6139">
          <w:rPr>
            <w:rFonts w:ascii="iCiel Avenir LT Std 35 Light" w:hAnsi="iCiel Avenir LT Std 35 Light" w:cs="Calibri"/>
            <w:i/>
            <w:iCs/>
            <w:sz w:val="22"/>
            <w:szCs w:val="22"/>
            <w:rPrChange w:id="15068"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5069"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507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5071" w:author="An Tran, ACA (BUV)" w:date="2024-09-13T17:29:00Z" w16du:dateUtc="2024-09-13T10:29:00Z">
              <w:rPr>
                <w:rFonts w:cs="Arial"/>
                <w:i/>
                <w:iCs/>
                <w:szCs w:val="22"/>
              </w:rPr>
            </w:rPrChange>
          </w:rPr>
          <w:delText>i l</w:delText>
        </w:r>
        <w:r w:rsidRPr="00863667" w:rsidDel="003C6139">
          <w:rPr>
            <w:rFonts w:ascii="iCiel Avenir LT Std 35 Light" w:hAnsi="iCiel Avenir LT Std 35 Light" w:cs="Calibri"/>
            <w:i/>
            <w:iCs/>
            <w:sz w:val="22"/>
            <w:szCs w:val="22"/>
            <w:rPrChange w:id="15072"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5073" w:author="An Tran, ACA (BUV)" w:date="2024-09-13T17:29:00Z" w16du:dateUtc="2024-09-13T10:29:00Z">
              <w:rPr>
                <w:rFonts w:cs="Arial"/>
                <w:i/>
                <w:iCs/>
                <w:szCs w:val="22"/>
              </w:rPr>
            </w:rPrChange>
          </w:rPr>
          <w:delText>p l</w:delText>
        </w:r>
        <w:r w:rsidRPr="00863667" w:rsidDel="003C6139">
          <w:rPr>
            <w:rFonts w:ascii="iCiel Avenir LT Std 35 Light" w:hAnsi="iCiel Avenir LT Std 35 Light" w:cs="Calibri"/>
            <w:i/>
            <w:iCs/>
            <w:sz w:val="22"/>
            <w:szCs w:val="22"/>
            <w:rPrChange w:id="1507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075" w:author="An Tran, ACA (BUV)" w:date="2024-09-13T17:29:00Z" w16du:dateUtc="2024-09-13T10:29:00Z">
              <w:rPr>
                <w:rFonts w:cs="Arial"/>
                <w:i/>
                <w:iCs/>
                <w:szCs w:val="22"/>
              </w:rPr>
            </w:rPrChange>
          </w:rPr>
          <w:delText>i 1 l</w:delText>
        </w:r>
        <w:r w:rsidRPr="00863667" w:rsidDel="003C6139">
          <w:rPr>
            <w:rFonts w:ascii="iCiel Avenir LT Std 35 Light" w:hAnsi="iCiel Avenir LT Std 35 Light" w:cs="Calibri"/>
            <w:i/>
            <w:iCs/>
            <w:sz w:val="22"/>
            <w:szCs w:val="22"/>
            <w:rPrChange w:id="15076"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5077"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Calibri"/>
            <w:i/>
            <w:iCs/>
            <w:sz w:val="22"/>
            <w:szCs w:val="22"/>
            <w:rPrChange w:id="15078"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079"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08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081"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082"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5083"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084"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Avenir Next LT Pro"/>
            <w:i/>
            <w:iCs/>
            <w:sz w:val="22"/>
            <w:szCs w:val="22"/>
            <w:rPrChange w:id="15085"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5086" w:author="An Tran, ACA (BUV)" w:date="2024-09-13T17:29:00Z" w16du:dateUtc="2024-09-13T10:29:00Z">
              <w:rPr>
                <w:rFonts w:cs="Arial"/>
                <w:i/>
                <w:iCs/>
                <w:szCs w:val="22"/>
              </w:rPr>
            </w:rPrChange>
          </w:rPr>
          <w:delText>m l</w:delText>
        </w:r>
        <w:r w:rsidRPr="00863667" w:rsidDel="003C6139">
          <w:rPr>
            <w:rFonts w:ascii="iCiel Avenir LT Std 35 Light" w:hAnsi="iCiel Avenir LT Std 35 Light" w:cs="Avenir Next LT Pro"/>
            <w:i/>
            <w:iCs/>
            <w:sz w:val="22"/>
            <w:szCs w:val="22"/>
            <w:rPrChange w:id="15087"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5088"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089"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090"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09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092"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5093"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5094"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5095"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5096"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5097" w:author="An Tran, ACA (BUV)" w:date="2024-09-13T17:29:00Z" w16du:dateUtc="2024-09-13T10:29:00Z">
              <w:rPr>
                <w:rFonts w:cs="Arial"/>
                <w:i/>
                <w:iCs/>
                <w:szCs w:val="22"/>
              </w:rPr>
            </w:rPrChange>
          </w:rPr>
          <w:delText>, hay chi</w:delText>
        </w:r>
        <w:r w:rsidRPr="00863667" w:rsidDel="003C6139">
          <w:rPr>
            <w:rFonts w:ascii="iCiel Avenir LT Std 35 Light" w:hAnsi="iCiel Avenir LT Std 35 Light" w:cs="Calibri"/>
            <w:i/>
            <w:iCs/>
            <w:sz w:val="22"/>
            <w:szCs w:val="22"/>
            <w:rPrChange w:id="15098"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5099"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Calibri"/>
            <w:i/>
            <w:iCs/>
            <w:sz w:val="22"/>
            <w:szCs w:val="22"/>
            <w:rPrChange w:id="15100"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5101" w:author="An Tran, ACA (BUV)" w:date="2024-09-13T17:29:00Z" w16du:dateUtc="2024-09-13T10:29:00Z">
              <w:rPr>
                <w:rFonts w:cs="Arial"/>
                <w:i/>
                <w:iCs/>
                <w:szCs w:val="22"/>
              </w:rPr>
            </w:rPrChange>
          </w:rPr>
          <w:delText>c l</w:delText>
        </w:r>
        <w:r w:rsidRPr="00863667" w:rsidDel="003C6139">
          <w:rPr>
            <w:rFonts w:ascii="iCiel Avenir LT Std 35 Light" w:hAnsi="iCiel Avenir LT Std 35 Light" w:cs="Calibri"/>
            <w:i/>
            <w:iCs/>
            <w:sz w:val="22"/>
            <w:szCs w:val="22"/>
            <w:rPrChange w:id="15102"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103" w:author="An Tran, ACA (BUV)" w:date="2024-09-13T17:29:00Z" w16du:dateUtc="2024-09-13T10:29:00Z">
              <w:rPr>
                <w:rFonts w:cs="Arial"/>
                <w:i/>
                <w:iCs/>
                <w:szCs w:val="22"/>
              </w:rPr>
            </w:rPrChange>
          </w:rPr>
          <w:delText>a ch</w:delText>
        </w:r>
        <w:r w:rsidRPr="00863667" w:rsidDel="003C6139">
          <w:rPr>
            <w:rFonts w:ascii="iCiel Avenir LT Std 35 Light" w:hAnsi="iCiel Avenir LT Std 35 Light" w:cs="Calibri"/>
            <w:i/>
            <w:iCs/>
            <w:sz w:val="22"/>
            <w:szCs w:val="22"/>
            <w:rPrChange w:id="15104"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5105" w:author="An Tran, ACA (BUV)" w:date="2024-09-13T17:29:00Z" w16du:dateUtc="2024-09-13T10:29:00Z">
              <w:rPr>
                <w:rFonts w:cs="Arial"/>
                <w:i/>
                <w:iCs/>
                <w:szCs w:val="22"/>
              </w:rPr>
            </w:rPrChange>
          </w:rPr>
          <w:delText>n k</w:delText>
        </w:r>
        <w:r w:rsidRPr="00863667" w:rsidDel="003C6139">
          <w:rPr>
            <w:rFonts w:ascii="iCiel Avenir LT Std 35 Light" w:hAnsi="iCiel Avenir LT Std 35 Light" w:cs="Calibri"/>
            <w:i/>
            <w:iCs/>
            <w:sz w:val="22"/>
            <w:szCs w:val="22"/>
            <w:rPrChange w:id="15106"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5107"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10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10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11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111" w:author="An Tran, ACA (BUV)" w:date="2024-09-13T17:29:00Z" w16du:dateUtc="2024-09-13T10:29:00Z">
              <w:rPr>
                <w:rFonts w:cs="Arial"/>
                <w:i/>
                <w:iCs/>
                <w:szCs w:val="22"/>
              </w:rPr>
            </w:rPrChange>
          </w:rPr>
          <w:delText>p ch</w:delText>
        </w:r>
        <w:r w:rsidRPr="00863667" w:rsidDel="003C6139">
          <w:rPr>
            <w:rFonts w:ascii="iCiel Avenir LT Std 35 Light" w:hAnsi="iCiel Avenir LT Std 35 Light" w:cs="Calibri"/>
            <w:i/>
            <w:iCs/>
            <w:sz w:val="22"/>
            <w:szCs w:val="22"/>
            <w:rPrChange w:id="15112"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113" w:author="An Tran, ACA (BUV)" w:date="2024-09-13T17:29:00Z" w16du:dateUtc="2024-09-13T10:29:00Z">
              <w:rPr>
                <w:rFonts w:cs="Arial"/>
                <w:i/>
                <w:iCs/>
                <w:szCs w:val="22"/>
              </w:rPr>
            </w:rPrChange>
          </w:rPr>
          <w:delText>a ph</w:delText>
        </w:r>
        <w:r w:rsidRPr="00863667" w:rsidDel="003C6139">
          <w:rPr>
            <w:rFonts w:ascii="iCiel Avenir LT Std 35 Light" w:hAnsi="iCiel Avenir LT Std 35 Light" w:cs="Avenir Next LT Pro"/>
            <w:i/>
            <w:iCs/>
            <w:sz w:val="22"/>
            <w:szCs w:val="22"/>
            <w:rPrChange w:id="15114"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5115"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5116"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5117" w:author="An Tran, ACA (BUV)" w:date="2024-09-13T17:29:00Z" w16du:dateUtc="2024-09-13T10:29:00Z">
              <w:rPr>
                <w:rFonts w:cs="Arial"/>
                <w:i/>
                <w:iCs/>
                <w:szCs w:val="22"/>
              </w:rPr>
            </w:rPrChange>
          </w:rPr>
          <w:delText>p,...Ch</w:delText>
        </w:r>
        <w:r w:rsidRPr="00863667" w:rsidDel="003C6139">
          <w:rPr>
            <w:rFonts w:ascii="iCiel Avenir LT Std 35 Light" w:hAnsi="iCiel Avenir LT Std 35 Light" w:cs="Avenir Next LT Pro"/>
            <w:i/>
            <w:iCs/>
            <w:sz w:val="22"/>
            <w:szCs w:val="22"/>
            <w:rPrChange w:id="15118"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5119"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5120"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121"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5122"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5123" w:author="An Tran, ACA (BUV)" w:date="2024-09-13T17:29:00Z" w16du:dateUtc="2024-09-13T10:29:00Z">
              <w:rPr>
                <w:rFonts w:cs="Arial"/>
                <w:i/>
                <w:iCs/>
                <w:szCs w:val="22"/>
              </w:rPr>
            </w:rPrChange>
          </w:rPr>
          <w:delText>ng gi</w:delText>
        </w:r>
        <w:r w:rsidRPr="00863667" w:rsidDel="003C6139">
          <w:rPr>
            <w:rFonts w:ascii="iCiel Avenir LT Std 35 Light" w:hAnsi="iCiel Avenir LT Std 35 Light" w:cs="Calibri"/>
            <w:i/>
            <w:iCs/>
            <w:sz w:val="22"/>
            <w:szCs w:val="22"/>
            <w:rPrChange w:id="15124"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125" w:author="An Tran, ACA (BUV)" w:date="2024-09-13T17:29:00Z" w16du:dateUtc="2024-09-13T10:29:00Z">
              <w:rPr>
                <w:rFonts w:cs="Arial"/>
                <w:i/>
                <w:iCs/>
                <w:szCs w:val="22"/>
              </w:rPr>
            </w:rPrChange>
          </w:rPr>
          <w:delText>i thi</w:delText>
        </w:r>
        <w:r w:rsidRPr="00863667" w:rsidDel="003C6139">
          <w:rPr>
            <w:rFonts w:ascii="iCiel Avenir LT Std 35 Light" w:hAnsi="iCiel Avenir LT Std 35 Light" w:cs="Calibri"/>
            <w:i/>
            <w:iCs/>
            <w:sz w:val="22"/>
            <w:szCs w:val="22"/>
            <w:rPrChange w:id="1512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127" w:author="An Tran, ACA (BUV)" w:date="2024-09-13T17:29:00Z" w16du:dateUtc="2024-09-13T10:29:00Z">
              <w:rPr>
                <w:rFonts w:cs="Arial"/>
                <w:i/>
                <w:iCs/>
                <w:szCs w:val="22"/>
              </w:rPr>
            </w:rPrChange>
          </w:rPr>
          <w:delText>u sinh vi</w:delText>
        </w:r>
        <w:r w:rsidRPr="00863667" w:rsidDel="003C6139">
          <w:rPr>
            <w:rFonts w:ascii="iCiel Avenir LT Std 35 Light" w:hAnsi="iCiel Avenir LT Std 35 Light" w:cs="Avenir Next LT Pro"/>
            <w:i/>
            <w:iCs/>
            <w:sz w:val="22"/>
            <w:szCs w:val="22"/>
            <w:rPrChange w:id="1512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129"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5130"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131" w:author="An Tran, ACA (BUV)" w:date="2024-09-13T17:29:00Z" w16du:dateUtc="2024-09-13T10:29:00Z">
              <w:rPr>
                <w:rFonts w:cs="Arial"/>
                <w:i/>
                <w:iCs/>
                <w:szCs w:val="22"/>
              </w:rPr>
            </w:rPrChange>
          </w:rPr>
          <w:delText>i n</w:delText>
        </w:r>
        <w:r w:rsidRPr="00863667" w:rsidDel="003C6139">
          <w:rPr>
            <w:rFonts w:ascii="iCiel Avenir LT Std 35 Light" w:hAnsi="iCiel Avenir LT Std 35 Light" w:cs="Avenir Next LT Pro"/>
            <w:i/>
            <w:iCs/>
            <w:sz w:val="22"/>
            <w:szCs w:val="22"/>
            <w:rPrChange w:id="15132"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133" w:author="An Tran, ACA (BUV)" w:date="2024-09-13T17:29:00Z" w16du:dateUtc="2024-09-13T10:29:00Z">
              <w:rPr>
                <w:rFonts w:cs="Arial"/>
                <w:i/>
                <w:iCs/>
                <w:szCs w:val="22"/>
              </w:rPr>
            </w:rPrChange>
          </w:rPr>
          <w:delText>i chuy</w:delText>
        </w:r>
        <w:r w:rsidRPr="00863667" w:rsidDel="003C6139">
          <w:rPr>
            <w:rFonts w:ascii="iCiel Avenir LT Std 35 Light" w:hAnsi="iCiel Avenir LT Std 35 Light" w:cs="Calibri"/>
            <w:i/>
            <w:iCs/>
            <w:sz w:val="22"/>
            <w:szCs w:val="22"/>
            <w:rPrChange w:id="15134"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135"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5136"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137"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5138"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139"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Calibri"/>
            <w:i/>
            <w:iCs/>
            <w:sz w:val="22"/>
            <w:szCs w:val="22"/>
            <w:rPrChange w:id="15140"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141" w:author="An Tran, ACA (BUV)" w:date="2024-09-13T17:29:00Z" w16du:dateUtc="2024-09-13T10:29:00Z">
              <w:rPr>
                <w:rFonts w:cs="Arial"/>
                <w:i/>
                <w:iCs/>
                <w:szCs w:val="22"/>
              </w:rPr>
            </w:rPrChange>
          </w:rPr>
          <w:delText>i Chuy</w:delText>
        </w:r>
        <w:r w:rsidRPr="00863667" w:rsidDel="003C6139">
          <w:rPr>
            <w:rFonts w:ascii="iCiel Avenir LT Std 35 Light" w:hAnsi="iCiel Avenir LT Std 35 Light" w:cs="Avenir Next LT Pro"/>
            <w:i/>
            <w:iCs/>
            <w:sz w:val="22"/>
            <w:szCs w:val="22"/>
            <w:rPrChange w:id="15142"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143" w:author="An Tran, ACA (BUV)" w:date="2024-09-13T17:29:00Z" w16du:dateUtc="2024-09-13T10:29:00Z">
              <w:rPr>
                <w:rFonts w:cs="Arial"/>
                <w:i/>
                <w:iCs/>
                <w:szCs w:val="22"/>
              </w:rPr>
            </w:rPrChange>
          </w:rPr>
          <w:delText>n gia T</w:delText>
        </w:r>
        <w:r w:rsidRPr="00863667" w:rsidDel="003C6139">
          <w:rPr>
            <w:rFonts w:ascii="iCiel Avenir LT Std 35 Light" w:hAnsi="iCiel Avenir LT Std 35 Light" w:cs="Avenir Next LT Pro"/>
            <w:i/>
            <w:iCs/>
            <w:sz w:val="22"/>
            <w:szCs w:val="22"/>
            <w:rPrChange w:id="15144"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5145" w:author="An Tran, ACA (BUV)" w:date="2024-09-13T17:29:00Z" w16du:dateUtc="2024-09-13T10:29:00Z">
              <w:rPr>
                <w:rFonts w:cs="Arial"/>
                <w:i/>
                <w:iCs/>
                <w:szCs w:val="22"/>
              </w:rPr>
            </w:rPrChange>
          </w:rPr>
          <w:delText>m l</w:delText>
        </w:r>
        <w:r w:rsidRPr="00863667" w:rsidDel="003C6139">
          <w:rPr>
            <w:rFonts w:ascii="iCiel Avenir LT Std 35 Light" w:hAnsi="iCiel Avenir LT Std 35 Light" w:cs="Avenir Next LT Pro"/>
            <w:i/>
            <w:iCs/>
            <w:sz w:val="22"/>
            <w:szCs w:val="22"/>
            <w:rPrChange w:id="15146"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5147"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Avenir Next LT Pro"/>
            <w:i/>
            <w:iCs/>
            <w:sz w:val="22"/>
            <w:szCs w:val="22"/>
            <w:rPrChange w:id="1514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149"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5150"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5151" w:author="An Tran, ACA (BUV)" w:date="2024-09-13T17:29:00Z" w16du:dateUtc="2024-09-13T10:29:00Z">
              <w:rPr>
                <w:rFonts w:cs="Arial"/>
                <w:i/>
                <w:iCs/>
                <w:szCs w:val="22"/>
              </w:rPr>
            </w:rPrChange>
          </w:rPr>
          <w:delText>c kh</w:delText>
        </w:r>
        <w:r w:rsidRPr="00863667" w:rsidDel="003C6139">
          <w:rPr>
            <w:rFonts w:ascii="iCiel Avenir LT Std 35 Light" w:hAnsi="iCiel Avenir LT Std 35 Light" w:cs="Calibri"/>
            <w:i/>
            <w:iCs/>
            <w:sz w:val="22"/>
            <w:szCs w:val="22"/>
            <w:rPrChange w:id="15152"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5153" w:author="An Tran, ACA (BUV)" w:date="2024-09-13T17:29:00Z" w16du:dateUtc="2024-09-13T10:29:00Z">
              <w:rPr>
                <w:rFonts w:cs="Arial"/>
                <w:i/>
                <w:iCs/>
                <w:szCs w:val="22"/>
              </w:rPr>
            </w:rPrChange>
          </w:rPr>
          <w:delText>e tinh th</w:delText>
        </w:r>
        <w:r w:rsidRPr="00863667" w:rsidDel="003C6139">
          <w:rPr>
            <w:rFonts w:ascii="iCiel Avenir LT Std 35 Light" w:hAnsi="iCiel Avenir LT Std 35 Light" w:cs="Calibri"/>
            <w:i/>
            <w:iCs/>
            <w:sz w:val="22"/>
            <w:szCs w:val="22"/>
            <w:rPrChange w:id="15154"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155" w:author="An Tran, ACA (BUV)" w:date="2024-09-13T17:29:00Z" w16du:dateUtc="2024-09-13T10:29:00Z">
              <w:rPr>
                <w:rFonts w:cs="Arial"/>
                <w:i/>
                <w:iCs/>
                <w:szCs w:val="22"/>
              </w:rPr>
            </w:rPrChange>
          </w:rPr>
          <w:delText>n n</w:delText>
        </w:r>
        <w:r w:rsidRPr="00863667" w:rsidDel="003C6139">
          <w:rPr>
            <w:rFonts w:ascii="iCiel Avenir LT Std 35 Light" w:hAnsi="iCiel Avenir LT Std 35 Light" w:cs="Calibri"/>
            <w:i/>
            <w:iCs/>
            <w:sz w:val="22"/>
            <w:szCs w:val="22"/>
            <w:rPrChange w:id="15156"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5157" w:author="An Tran, ACA (BUV)" w:date="2024-09-13T17:29:00Z" w16du:dateUtc="2024-09-13T10:29:00Z">
              <w:rPr>
                <w:rFonts w:cs="Arial"/>
                <w:i/>
                <w:iCs/>
                <w:szCs w:val="22"/>
              </w:rPr>
            </w:rPrChange>
          </w:rPr>
          <w:delText>u c</w:delText>
        </w:r>
        <w:r w:rsidRPr="00863667" w:rsidDel="003C6139">
          <w:rPr>
            <w:rFonts w:ascii="iCiel Avenir LT Std 35 Light" w:hAnsi="iCiel Avenir LT Std 35 Light" w:cs="Calibri"/>
            <w:i/>
            <w:iCs/>
            <w:sz w:val="22"/>
            <w:szCs w:val="22"/>
            <w:rPrChange w:id="15158"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159" w:author="An Tran, ACA (BUV)" w:date="2024-09-13T17:29:00Z" w16du:dateUtc="2024-09-13T10:29:00Z">
              <w:rPr>
                <w:rFonts w:cs="Arial"/>
                <w:i/>
                <w:iCs/>
                <w:szCs w:val="22"/>
              </w:rPr>
            </w:rPrChange>
          </w:rPr>
          <w:delText>m th</w:delText>
        </w:r>
        <w:r w:rsidRPr="00863667" w:rsidDel="003C6139">
          <w:rPr>
            <w:rFonts w:ascii="iCiel Avenir LT Std 35 Light" w:hAnsi="iCiel Avenir LT Std 35 Light" w:cs="Calibri"/>
            <w:i/>
            <w:iCs/>
            <w:sz w:val="22"/>
            <w:szCs w:val="22"/>
            <w:rPrChange w:id="15160"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161" w:author="An Tran, ACA (BUV)" w:date="2024-09-13T17:29:00Z" w16du:dateUtc="2024-09-13T10:29:00Z">
              <w:rPr>
                <w:rFonts w:cs="Arial"/>
                <w:i/>
                <w:iCs/>
                <w:szCs w:val="22"/>
              </w:rPr>
            </w:rPrChange>
          </w:rPr>
          <w:delText>y c</w:delText>
        </w:r>
        <w:r w:rsidRPr="00863667" w:rsidDel="003C6139">
          <w:rPr>
            <w:rFonts w:ascii="iCiel Avenir LT Std 35 Light" w:hAnsi="iCiel Avenir LT Std 35 Light" w:cs="Calibri"/>
            <w:i/>
            <w:iCs/>
            <w:sz w:val="22"/>
            <w:szCs w:val="22"/>
            <w:rPrChange w:id="15162"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163" w:author="An Tran, ACA (BUV)" w:date="2024-09-13T17:29:00Z" w16du:dateUtc="2024-09-13T10:29:00Z">
              <w:rPr>
                <w:rFonts w:cs="Arial"/>
                <w:i/>
                <w:iCs/>
                <w:szCs w:val="22"/>
              </w:rPr>
            </w:rPrChange>
          </w:rPr>
          <w:delText>n thi</w:delText>
        </w:r>
        <w:r w:rsidRPr="00863667" w:rsidDel="003C6139">
          <w:rPr>
            <w:rFonts w:ascii="iCiel Avenir LT Std 35 Light" w:hAnsi="iCiel Avenir LT Std 35 Light" w:cs="Calibri"/>
            <w:i/>
            <w:iCs/>
            <w:sz w:val="22"/>
            <w:szCs w:val="22"/>
            <w:rPrChange w:id="15164"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5165" w:author="An Tran, ACA (BUV)" w:date="2024-09-13T17:29:00Z" w16du:dateUtc="2024-09-13T10:29:00Z">
              <w:rPr>
                <w:rFonts w:cs="Arial"/>
                <w:i/>
                <w:iCs/>
                <w:szCs w:val="22"/>
              </w:rPr>
            </w:rPrChange>
          </w:rPr>
          <w:delText>t</w:delText>
        </w:r>
        <w:bookmarkEnd w:id="14716"/>
        <w:r w:rsidRPr="00863667" w:rsidDel="003C6139">
          <w:rPr>
            <w:rFonts w:ascii="iCiel Avenir LT Std 35 Light" w:hAnsi="iCiel Avenir LT Std 35 Light" w:cs="Arial"/>
            <w:i/>
            <w:iCs/>
            <w:sz w:val="22"/>
            <w:szCs w:val="22"/>
            <w:rPrChange w:id="15166" w:author="An Tran, ACA (BUV)" w:date="2024-09-13T17:29:00Z" w16du:dateUtc="2024-09-13T10:29:00Z">
              <w:rPr>
                <w:rFonts w:cs="Arial"/>
                <w:i/>
                <w:iCs/>
                <w:szCs w:val="22"/>
              </w:rPr>
            </w:rPrChange>
          </w:rPr>
          <w:delText>.</w:delText>
        </w:r>
      </w:del>
    </w:p>
    <w:p w14:paraId="1159CDC7" w14:textId="1B56F2E6" w:rsidR="00523A1A" w:rsidRPr="00D427AB" w:rsidDel="003C6139" w:rsidRDefault="00C1363F">
      <w:pPr>
        <w:rPr>
          <w:del w:id="15167" w:author="An Tran, ACA (BUV)" w:date="2024-09-12T11:07:00Z" w16du:dateUtc="2024-09-12T04:07:00Z"/>
          <w:rFonts w:cs="Arial"/>
          <w:i/>
          <w:iCs/>
          <w:szCs w:val="22"/>
          <w:lang w:val="vi-VN"/>
        </w:rPr>
        <w:pPrChange w:id="1516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5169" w:author="An Tran, ACA (BUV)" w:date="2024-09-12T11:07:00Z" w16du:dateUtc="2024-09-12T04:07:00Z">
        <w:r w:rsidRPr="00863667" w:rsidDel="003C6139">
          <w:rPr>
            <w:rFonts w:ascii="iCiel Avenir LT Std 35 Light" w:hAnsi="iCiel Avenir LT Std 35 Light" w:cs="Arial"/>
            <w:i/>
            <w:iCs/>
            <w:sz w:val="22"/>
            <w:szCs w:val="22"/>
            <w:rPrChange w:id="15170"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5171"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5172"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517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5174"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5175"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5176"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5177"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5178"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517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5180"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5181"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5182"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5183"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5184" w:author="An Tran, ACA (BUV)" w:date="2024-09-13T17:29:00Z" w16du:dateUtc="2024-09-13T10:29:00Z">
              <w:rPr>
                <w:rFonts w:cs="Arial"/>
                <w:i/>
                <w:iCs/>
                <w:szCs w:val="22"/>
              </w:rPr>
            </w:rPrChange>
          </w:rPr>
          <w:delText xml:space="preserve"> (dành riêng cho sinh viên và cựu sinh viên BUV).</w:delText>
        </w:r>
      </w:del>
    </w:p>
    <w:p w14:paraId="3D37FB8C" w14:textId="78EEC1A0" w:rsidR="00523A1A" w:rsidRPr="00D427AB" w:rsidDel="003C6139" w:rsidRDefault="00523A1A">
      <w:pPr>
        <w:rPr>
          <w:del w:id="15185" w:author="An Tran, ACA (BUV)" w:date="2024-09-12T11:07:00Z" w16du:dateUtc="2024-09-12T04:07:00Z"/>
          <w:rFonts w:cs="Arial"/>
          <w:i/>
          <w:iCs/>
          <w:szCs w:val="22"/>
          <w:lang w:val="vi-VN"/>
        </w:rPr>
        <w:pPrChange w:id="15186"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5187" w:name="_Toc141433243"/>
      <w:del w:id="15188" w:author="An Tran, ACA (BUV)" w:date="2024-09-12T11:07:00Z" w16du:dateUtc="2024-09-12T04:07:00Z">
        <w:r w:rsidRPr="00863667" w:rsidDel="003C6139">
          <w:rPr>
            <w:rFonts w:ascii="iCiel Avenir LT Std 35 Light" w:hAnsi="iCiel Avenir LT Std 35 Light" w:cs="Arial"/>
            <w:szCs w:val="22"/>
            <w:lang w:val="vi-VN"/>
            <w:rPrChange w:id="15189" w:author="An Tran, ACA (BUV)" w:date="2024-09-13T17:29:00Z" w16du:dateUtc="2024-09-13T10:29:00Z">
              <w:rPr>
                <w:rFonts w:cs="Arial"/>
                <w:szCs w:val="22"/>
                <w:lang w:val="vi-VN"/>
              </w:rPr>
            </w:rPrChange>
          </w:rPr>
          <w:delText xml:space="preserve">Are the internships that BUV support students paid or unpaid? / </w:delText>
        </w:r>
        <w:r w:rsidRPr="00863667" w:rsidDel="003C6139">
          <w:rPr>
            <w:rFonts w:ascii="iCiel Avenir LT Std 35 Light" w:hAnsi="iCiel Avenir LT Std 35 Light" w:cs="Arial"/>
            <w:i/>
            <w:iCs/>
            <w:szCs w:val="22"/>
            <w:lang w:val="vi-VN"/>
            <w:rPrChange w:id="15190" w:author="An Tran, ACA (BUV)" w:date="2024-09-13T17:29:00Z" w16du:dateUtc="2024-09-13T10:29:00Z">
              <w:rPr>
                <w:rFonts w:cs="Arial"/>
                <w:i/>
                <w:iCs/>
                <w:szCs w:val="22"/>
                <w:lang w:val="vi-VN"/>
              </w:rPr>
            </w:rPrChange>
          </w:rPr>
          <w:delText>Các c</w:delText>
        </w:r>
        <w:r w:rsidRPr="00863667" w:rsidDel="003C6139">
          <w:rPr>
            <w:rFonts w:ascii="iCiel Avenir LT Std 35 Light" w:hAnsi="iCiel Avenir LT Std 35 Light" w:cs="Calibri"/>
            <w:i/>
            <w:iCs/>
            <w:szCs w:val="22"/>
            <w:lang w:val="vi-VN"/>
            <w:rPrChange w:id="15191"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Cs w:val="22"/>
            <w:lang w:val="vi-VN"/>
            <w:rPrChange w:id="15192"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Cs w:val="22"/>
            <w:lang w:val="vi-VN"/>
            <w:rPrChange w:id="15193"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Cs w:val="22"/>
            <w:lang w:val="vi-VN"/>
            <w:rPrChange w:id="15194" w:author="An Tran, ACA (BUV)" w:date="2024-09-13T17:29:00Z" w16du:dateUtc="2024-09-13T10:29:00Z">
              <w:rPr>
                <w:rFonts w:cs="Arial"/>
                <w:i/>
                <w:iCs/>
                <w:szCs w:val="22"/>
                <w:lang w:val="vi-VN"/>
              </w:rPr>
            </w:rPrChange>
          </w:rPr>
          <w:delText>i th</w:delText>
        </w:r>
        <w:r w:rsidRPr="00863667" w:rsidDel="003C6139">
          <w:rPr>
            <w:rFonts w:ascii="iCiel Avenir LT Std 35 Light" w:hAnsi="iCiel Avenir LT Std 35 Light" w:cs="Calibri"/>
            <w:i/>
            <w:iCs/>
            <w:szCs w:val="22"/>
            <w:lang w:val="vi-VN"/>
            <w:rPrChange w:id="15195"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5196"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5197"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5198" w:author="An Tran, ACA (BUV)" w:date="2024-09-13T17:29:00Z" w16du:dateUtc="2024-09-13T10:29:00Z">
              <w:rPr>
                <w:rFonts w:cs="Arial"/>
                <w:i/>
                <w:iCs/>
                <w:szCs w:val="22"/>
                <w:lang w:val="vi-VN"/>
              </w:rPr>
            </w:rPrChange>
          </w:rPr>
          <w:delText>p đ</w:delText>
        </w:r>
        <w:r w:rsidRPr="00863667" w:rsidDel="003C6139">
          <w:rPr>
            <w:rFonts w:ascii="iCiel Avenir LT Std 35 Light" w:hAnsi="iCiel Avenir LT Std 35 Light" w:cs="Calibri"/>
            <w:i/>
            <w:iCs/>
            <w:szCs w:val="22"/>
            <w:lang w:val="vi-VN"/>
            <w:rPrChange w:id="15199" w:author="An Tran, ACA (BUV)" w:date="2024-09-13T17:29:00Z" w16du:dateUtc="2024-09-13T10:29:00Z">
              <w:rPr>
                <w:rFonts w:cs="Calibri"/>
                <w:i/>
                <w:iCs/>
                <w:szCs w:val="22"/>
                <w:lang w:val="vi-VN"/>
              </w:rPr>
            </w:rPrChange>
          </w:rPr>
          <w:delText>ượ</w:delText>
        </w:r>
        <w:r w:rsidRPr="00863667" w:rsidDel="003C6139">
          <w:rPr>
            <w:rFonts w:ascii="iCiel Avenir LT Std 35 Light" w:hAnsi="iCiel Avenir LT Std 35 Light" w:cs="Arial"/>
            <w:i/>
            <w:iCs/>
            <w:szCs w:val="22"/>
            <w:lang w:val="vi-VN"/>
            <w:rPrChange w:id="15200" w:author="An Tran, ACA (BUV)" w:date="2024-09-13T17:29:00Z" w16du:dateUtc="2024-09-13T10:29:00Z">
              <w:rPr>
                <w:rFonts w:cs="Arial"/>
                <w:i/>
                <w:iCs/>
                <w:szCs w:val="22"/>
                <w:lang w:val="vi-VN"/>
              </w:rPr>
            </w:rPrChange>
          </w:rPr>
          <w:delText>c cung c</w:delText>
        </w:r>
        <w:r w:rsidRPr="00863667" w:rsidDel="003C6139">
          <w:rPr>
            <w:rFonts w:ascii="iCiel Avenir LT Std 35 Light" w:hAnsi="iCiel Avenir LT Std 35 Light" w:cs="Calibri"/>
            <w:i/>
            <w:iCs/>
            <w:szCs w:val="22"/>
            <w:lang w:val="vi-VN"/>
            <w:rPrChange w:id="15201"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Cs w:val="22"/>
            <w:lang w:val="vi-VN"/>
            <w:rPrChange w:id="15202" w:author="An Tran, ACA (BUV)" w:date="2024-09-13T17:29:00Z" w16du:dateUtc="2024-09-13T10:29:00Z">
              <w:rPr>
                <w:rFonts w:cs="Arial"/>
                <w:i/>
                <w:iCs/>
                <w:szCs w:val="22"/>
                <w:lang w:val="vi-VN"/>
              </w:rPr>
            </w:rPrChange>
          </w:rPr>
          <w:delText>p t</w:delText>
        </w:r>
        <w:r w:rsidRPr="00863667" w:rsidDel="003C6139">
          <w:rPr>
            <w:rFonts w:ascii="iCiel Avenir LT Std 35 Light" w:hAnsi="iCiel Avenir LT Std 35 Light" w:cs="Calibri"/>
            <w:i/>
            <w:iCs/>
            <w:szCs w:val="22"/>
            <w:lang w:val="vi-VN"/>
            <w:rPrChange w:id="15203"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Cs w:val="22"/>
            <w:lang w:val="vi-VN"/>
            <w:rPrChange w:id="15204" w:author="An Tran, ACA (BUV)" w:date="2024-09-13T17:29:00Z" w16du:dateUtc="2024-09-13T10:29:00Z">
              <w:rPr>
                <w:rFonts w:cs="Arial"/>
                <w:i/>
                <w:iCs/>
                <w:szCs w:val="22"/>
                <w:lang w:val="vi-VN"/>
              </w:rPr>
            </w:rPrChange>
          </w:rPr>
          <w:delText>i BUV có ph</w:delText>
        </w:r>
        <w:r w:rsidRPr="00863667" w:rsidDel="003C6139">
          <w:rPr>
            <w:rFonts w:ascii="iCiel Avenir LT Std 35 Light" w:hAnsi="iCiel Avenir LT Std 35 Light" w:cs="Calibri"/>
            <w:i/>
            <w:iCs/>
            <w:szCs w:val="22"/>
            <w:lang w:val="vi-VN"/>
            <w:rPrChange w:id="15205"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Cs w:val="22"/>
            <w:lang w:val="vi-VN"/>
            <w:rPrChange w:id="15206"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Calibri"/>
            <w:i/>
            <w:iCs/>
            <w:szCs w:val="22"/>
            <w:lang w:val="vi-VN"/>
            <w:rPrChange w:id="15207"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Cs w:val="22"/>
            <w:lang w:val="vi-VN"/>
            <w:rPrChange w:id="15208" w:author="An Tran, ACA (BUV)" w:date="2024-09-13T17:29:00Z" w16du:dateUtc="2024-09-13T10:29:00Z">
              <w:rPr>
                <w:rFonts w:cs="Arial"/>
                <w:i/>
                <w:iCs/>
                <w:szCs w:val="22"/>
                <w:lang w:val="vi-VN"/>
              </w:rPr>
            </w:rPrChange>
          </w:rPr>
          <w:delText>p hay không?</w:delText>
        </w:r>
        <w:bookmarkEnd w:id="15187"/>
        <w:r w:rsidRPr="00863667" w:rsidDel="003C6139">
          <w:rPr>
            <w:rFonts w:ascii="iCiel Avenir LT Std 35 Light" w:hAnsi="iCiel Avenir LT Std 35 Light" w:cs="Arial"/>
            <w:i/>
            <w:iCs/>
            <w:szCs w:val="22"/>
            <w:lang w:val="vi-VN"/>
            <w:rPrChange w:id="15209" w:author="An Tran, ACA (BUV)" w:date="2024-09-13T17:29:00Z" w16du:dateUtc="2024-09-13T10:29:00Z">
              <w:rPr>
                <w:rFonts w:cs="Arial"/>
                <w:i/>
                <w:iCs/>
                <w:szCs w:val="22"/>
                <w:lang w:val="vi-VN"/>
              </w:rPr>
            </w:rPrChange>
          </w:rPr>
          <w:delText xml:space="preserve"> </w:delText>
        </w:r>
      </w:del>
    </w:p>
    <w:p w14:paraId="27BA02CD" w14:textId="7E8E01E2" w:rsidR="00523A1A" w:rsidRPr="00D427AB" w:rsidDel="003C6139" w:rsidRDefault="00523A1A">
      <w:pPr>
        <w:rPr>
          <w:del w:id="15210" w:author="An Tran, ACA (BUV)" w:date="2024-09-12T11:07:00Z" w16du:dateUtc="2024-09-12T04:07:00Z"/>
          <w:rFonts w:cs="Arial"/>
          <w:bCs/>
          <w:szCs w:val="22"/>
          <w:u w:val="single"/>
          <w:lang w:val="vi-VN"/>
        </w:rPr>
        <w:pPrChange w:id="1521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5212"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5213"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5214"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5215"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5216"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5217"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5218"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5219" w:author="An Tran, ACA (BUV)" w:date="2024-09-13T17:29:00Z" w16du:dateUtc="2024-09-13T10:29:00Z">
              <w:rPr>
                <w:rFonts w:cs="Arial"/>
                <w:bCs/>
                <w:szCs w:val="22"/>
                <w:u w:val="single"/>
                <w:lang w:val="vi-VN"/>
              </w:rPr>
            </w:rPrChange>
          </w:rPr>
          <w:delText>:</w:delText>
        </w:r>
      </w:del>
    </w:p>
    <w:p w14:paraId="5C3F694C" w14:textId="2B44CD26" w:rsidR="00C1363F" w:rsidRPr="00D427AB" w:rsidDel="003C6139" w:rsidRDefault="00C1363F">
      <w:pPr>
        <w:rPr>
          <w:del w:id="15220" w:author="An Tran, ACA (BUV)" w:date="2024-09-12T11:07:00Z" w16du:dateUtc="2024-09-12T04:07:00Z"/>
          <w:rFonts w:cs="Arial"/>
          <w:szCs w:val="22"/>
        </w:rPr>
        <w:pPrChange w:id="1522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5222" w:author="An Tran, ACA (BUV)" w:date="2024-09-12T11:07:00Z" w16du:dateUtc="2024-09-12T04:07:00Z">
        <w:r w:rsidRPr="00863667" w:rsidDel="003C6139">
          <w:rPr>
            <w:rFonts w:ascii="iCiel Avenir LT Std 35 Light" w:hAnsi="iCiel Avenir LT Std 35 Light" w:cs="Arial"/>
            <w:sz w:val="22"/>
            <w:szCs w:val="22"/>
            <w:rPrChange w:id="15223" w:author="An Tran, ACA (BUV)" w:date="2024-09-13T17:29:00Z" w16du:dateUtc="2024-09-13T10:29:00Z">
              <w:rPr>
                <w:rFonts w:cs="Arial"/>
                <w:szCs w:val="22"/>
              </w:rPr>
            </w:rPrChange>
          </w:rPr>
          <w:delTex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delText>
        </w:r>
      </w:del>
    </w:p>
    <w:p w14:paraId="07B7806C" w14:textId="6CAD6258" w:rsidR="00C1363F" w:rsidRPr="00D427AB" w:rsidDel="003C6139" w:rsidRDefault="00C1363F">
      <w:pPr>
        <w:rPr>
          <w:del w:id="15224" w:author="An Tran, ACA (BUV)" w:date="2024-09-12T11:07:00Z" w16du:dateUtc="2024-09-12T04:07:00Z"/>
          <w:rFonts w:cs="Arial"/>
          <w:szCs w:val="22"/>
        </w:rPr>
        <w:pPrChange w:id="15225"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5226" w:name="_Hlk172880035"/>
      <w:del w:id="15227" w:author="An Tran, ACA (BUV)" w:date="2024-09-12T11:07:00Z" w16du:dateUtc="2024-09-12T04:07:00Z">
        <w:r w:rsidRPr="00863667" w:rsidDel="003C6139">
          <w:rPr>
            <w:rFonts w:ascii="iCiel Avenir LT Std 35 Light" w:hAnsi="iCiel Avenir LT Std 35 Light" w:cs="Arial"/>
            <w:sz w:val="22"/>
            <w:szCs w:val="22"/>
            <w:rPrChange w:id="15228" w:author="An Tran, ACA (BUV)" w:date="2024-09-13T17:29:00Z" w16du:dateUtc="2024-09-13T10:29:00Z">
              <w:rPr>
                <w:rFonts w:cs="Arial"/>
                <w:szCs w:val="22"/>
              </w:rPr>
            </w:rPrChange>
          </w:rPr>
          <w:delTex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w:delText>
        </w:r>
        <w:r w:rsidR="5D198D07" w:rsidRPr="00863667" w:rsidDel="003C6139">
          <w:rPr>
            <w:rFonts w:ascii="iCiel Avenir LT Std 35 Light" w:hAnsi="iCiel Avenir LT Std 35 Light" w:cs="Arial"/>
            <w:sz w:val="22"/>
            <w:szCs w:val="22"/>
            <w:rPrChange w:id="15229" w:author="An Tran, ACA (BUV)" w:date="2024-09-13T17:29:00Z" w16du:dateUtc="2024-09-13T10:29:00Z">
              <w:rPr>
                <w:rFonts w:cs="Arial"/>
                <w:szCs w:val="22"/>
              </w:rPr>
            </w:rPrChange>
          </w:rPr>
          <w:delText>, but still</w:delText>
        </w:r>
        <w:r w:rsidRPr="00863667" w:rsidDel="003C6139">
          <w:rPr>
            <w:rFonts w:ascii="iCiel Avenir LT Std 35 Light" w:hAnsi="iCiel Avenir LT Std 35 Light" w:cs="Arial"/>
            <w:sz w:val="22"/>
            <w:szCs w:val="22"/>
            <w:rPrChange w:id="15230" w:author="An Tran, ACA (BUV)" w:date="2024-09-13T17:29:00Z" w16du:dateUtc="2024-09-13T10:29:00Z">
              <w:rPr>
                <w:rFonts w:cs="Arial"/>
                <w:szCs w:val="22"/>
              </w:rPr>
            </w:rPrChange>
          </w:rPr>
          <w:delText xml:space="preserve">, it is important that students remain aware of their rights and </w:delText>
        </w:r>
        <w:r w:rsidR="4B547AA5" w:rsidRPr="00863667" w:rsidDel="003C6139">
          <w:rPr>
            <w:rFonts w:ascii="iCiel Avenir LT Std 35 Light" w:hAnsi="iCiel Avenir LT Std 35 Light" w:cs="Arial"/>
            <w:sz w:val="22"/>
            <w:szCs w:val="22"/>
            <w:rPrChange w:id="15231" w:author="An Tran, ACA (BUV)" w:date="2024-09-13T17:29:00Z" w16du:dateUtc="2024-09-13T10:29:00Z">
              <w:rPr>
                <w:rFonts w:cs="Arial"/>
                <w:szCs w:val="22"/>
              </w:rPr>
            </w:rPrChange>
          </w:rPr>
          <w:delText xml:space="preserve">do </w:delText>
        </w:r>
        <w:r w:rsidRPr="00863667" w:rsidDel="003C6139">
          <w:rPr>
            <w:rFonts w:ascii="iCiel Avenir LT Std 35 Light" w:hAnsi="iCiel Avenir LT Std 35 Light" w:cs="Arial"/>
            <w:sz w:val="22"/>
            <w:szCs w:val="22"/>
            <w:rPrChange w:id="15232" w:author="An Tran, ACA (BUV)" w:date="2024-09-13T17:29:00Z" w16du:dateUtc="2024-09-13T10:29:00Z">
              <w:rPr>
                <w:rFonts w:cs="Arial"/>
                <w:szCs w:val="22"/>
              </w:rPr>
            </w:rPrChange>
          </w:rPr>
          <w:delText>not let anyone take advantage of them. The Career Services &amp; Industry Relations Team are always available for advice if students feel unsure anytime.</w:delText>
        </w:r>
      </w:del>
    </w:p>
    <w:bookmarkEnd w:id="15226"/>
    <w:p w14:paraId="25C673B9" w14:textId="684A672F" w:rsidR="00C1363F" w:rsidRPr="00D427AB" w:rsidDel="003C6139" w:rsidRDefault="00C1363F">
      <w:pPr>
        <w:rPr>
          <w:del w:id="15233" w:author="An Tran, ACA (BUV)" w:date="2024-09-12T11:07:00Z" w16du:dateUtc="2024-09-12T04:07:00Z"/>
          <w:rFonts w:cs="Arial"/>
          <w:szCs w:val="22"/>
        </w:rPr>
        <w:pPrChange w:id="1523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5235" w:author="An Tran, ACA (BUV)" w:date="2024-09-12T11:07:00Z" w16du:dateUtc="2024-09-12T04:07:00Z">
        <w:r w:rsidRPr="00863667" w:rsidDel="003C6139">
          <w:rPr>
            <w:rFonts w:ascii="iCiel Avenir LT Std 35 Light" w:hAnsi="iCiel Avenir LT Std 35 Light" w:cs="Arial"/>
            <w:sz w:val="22"/>
            <w:szCs w:val="22"/>
            <w:rPrChange w:id="15236"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5237"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5238"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523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5240"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5241"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5242"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5243"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5244"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5245"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5246"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524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5248"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5249"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5250"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5251"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5252" w:author="An Tran, ACA (BUV)" w:date="2024-09-13T17:29:00Z" w16du:dateUtc="2024-09-13T10:29:00Z">
              <w:rPr>
                <w:rFonts w:cs="Arial"/>
                <w:szCs w:val="22"/>
              </w:rPr>
            </w:rPrChange>
          </w:rPr>
          <w:delText>.</w:delText>
        </w:r>
      </w:del>
    </w:p>
    <w:p w14:paraId="4952346F" w14:textId="5F64A97B" w:rsidR="00C1363F" w:rsidRPr="00D427AB" w:rsidDel="003C6139" w:rsidRDefault="00C1363F">
      <w:pPr>
        <w:rPr>
          <w:del w:id="15253" w:author="An Tran, ACA (BUV)" w:date="2024-09-12T11:07:00Z" w16du:dateUtc="2024-09-12T04:07:00Z"/>
          <w:rFonts w:cs="Arial"/>
          <w:szCs w:val="22"/>
        </w:rPr>
        <w:pPrChange w:id="1525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5255" w:author="An Tran, ACA (BUV)" w:date="2024-09-12T11:07:00Z" w16du:dateUtc="2024-09-12T04:07:00Z">
        <w:r w:rsidRPr="00863667" w:rsidDel="003C6139">
          <w:rPr>
            <w:rFonts w:ascii="iCiel Avenir LT Std 35 Light" w:hAnsi="iCiel Avenir LT Std 35 Light" w:cs="Arial"/>
            <w:i/>
            <w:iCs/>
            <w:sz w:val="22"/>
            <w:szCs w:val="22"/>
            <w:rPrChange w:id="15256" w:author="An Tran, ACA (BUV)" w:date="2024-09-13T17:29:00Z" w16du:dateUtc="2024-09-13T10:29:00Z">
              <w:rPr>
                <w:rFonts w:cs="Arial"/>
                <w:i/>
                <w:iCs/>
                <w:szCs w:val="22"/>
              </w:rPr>
            </w:rPrChange>
          </w:rPr>
          <w:delText xml:space="preserve"> Các c</w:delText>
        </w:r>
        <w:r w:rsidRPr="00863667" w:rsidDel="003C6139">
          <w:rPr>
            <w:rFonts w:ascii="iCiel Avenir LT Std 35 Light" w:hAnsi="iCiel Avenir LT Std 35 Light" w:cs="Calibri"/>
            <w:i/>
            <w:iCs/>
            <w:sz w:val="22"/>
            <w:szCs w:val="22"/>
            <w:rPrChange w:id="15257"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5258"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5259"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260"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Calibri"/>
            <w:i/>
            <w:iCs/>
            <w:sz w:val="22"/>
            <w:szCs w:val="22"/>
            <w:rPrChange w:id="15261"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262"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263"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264"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526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266"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5267" w:author="An Tran, ACA (BUV)" w:date="2024-09-13T17:29:00Z" w16du:dateUtc="2024-09-13T10:29:00Z">
              <w:rPr>
                <w:rFonts w:cs="Arial"/>
                <w:i/>
                <w:iCs/>
                <w:szCs w:val="22"/>
              </w:rPr>
            </w:rPrChange>
          </w:rPr>
          <w:delText>c cung c</w:delText>
        </w:r>
        <w:r w:rsidRPr="00863667" w:rsidDel="003C6139">
          <w:rPr>
            <w:rFonts w:ascii="iCiel Avenir LT Std 35 Light" w:hAnsi="iCiel Avenir LT Std 35 Light" w:cs="Calibri"/>
            <w:i/>
            <w:iCs/>
            <w:sz w:val="22"/>
            <w:szCs w:val="22"/>
            <w:rPrChange w:id="15268"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269" w:author="An Tran, ACA (BUV)" w:date="2024-09-13T17:29:00Z" w16du:dateUtc="2024-09-13T10:29:00Z">
              <w:rPr>
                <w:rFonts w:cs="Arial"/>
                <w:i/>
                <w:iCs/>
                <w:szCs w:val="22"/>
              </w:rPr>
            </w:rPrChange>
          </w:rPr>
          <w:delText>p t</w:delText>
        </w:r>
        <w:r w:rsidRPr="00863667" w:rsidDel="003C6139">
          <w:rPr>
            <w:rFonts w:ascii="iCiel Avenir LT Std 35 Light" w:hAnsi="iCiel Avenir LT Std 35 Light" w:cs="Calibri"/>
            <w:i/>
            <w:iCs/>
            <w:sz w:val="22"/>
            <w:szCs w:val="22"/>
            <w:rPrChange w:id="15270"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527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527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273"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527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275"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5276" w:author="An Tran, ACA (BUV)" w:date="2024-09-13T17:29:00Z" w16du:dateUtc="2024-09-13T10:29:00Z">
              <w:rPr>
                <w:rFonts w:cs="Arial"/>
                <w:i/>
                <w:iCs/>
                <w:szCs w:val="22"/>
              </w:rPr>
            </w:rPrChange>
          </w:rPr>
          <w:delText>i t</w:delText>
        </w:r>
        <w:r w:rsidRPr="00863667" w:rsidDel="003C6139">
          <w:rPr>
            <w:rFonts w:ascii="iCiel Avenir LT Std 35 Light" w:hAnsi="iCiel Avenir LT Std 35 Light" w:cs="Avenir Next LT Pro"/>
            <w:i/>
            <w:iCs/>
            <w:sz w:val="22"/>
            <w:szCs w:val="22"/>
            <w:rPrChange w:id="1527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278" w:author="An Tran, ACA (BUV)" w:date="2024-09-13T17:29:00Z" w16du:dateUtc="2024-09-13T10:29:00Z">
              <w:rPr>
                <w:rFonts w:cs="Arial"/>
                <w:i/>
                <w:iCs/>
                <w:szCs w:val="22"/>
              </w:rPr>
            </w:rPrChange>
          </w:rPr>
          <w:delText>c BUV c</w:delText>
        </w:r>
        <w:r w:rsidRPr="00863667" w:rsidDel="003C6139">
          <w:rPr>
            <w:rFonts w:ascii="iCiel Avenir LT Std 35 Light" w:hAnsi="iCiel Avenir LT Std 35 Light" w:cs="Avenir Next LT Pro"/>
            <w:i/>
            <w:iCs/>
            <w:sz w:val="22"/>
            <w:szCs w:val="22"/>
            <w:rPrChange w:id="15279"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280"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281"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282"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528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284"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5285"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286"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287"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288" w:author="An Tran, ACA (BUV)" w:date="2024-09-13T17:29:00Z" w16du:dateUtc="2024-09-13T10:29:00Z">
              <w:rPr>
                <w:rFonts w:cs="Arial"/>
                <w:i/>
                <w:iCs/>
                <w:szCs w:val="22"/>
              </w:rPr>
            </w:rPrChange>
          </w:rPr>
          <w:delText>p ho</w:delText>
        </w:r>
        <w:r w:rsidRPr="00863667" w:rsidDel="003C6139">
          <w:rPr>
            <w:rFonts w:ascii="iCiel Avenir LT Std 35 Light" w:hAnsi="iCiel Avenir LT Std 35 Light" w:cs="Calibri"/>
            <w:i/>
            <w:iCs/>
            <w:sz w:val="22"/>
            <w:szCs w:val="22"/>
            <w:rPrChange w:id="15289"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5290" w:author="An Tran, ACA (BUV)" w:date="2024-09-13T17:29:00Z" w16du:dateUtc="2024-09-13T10:29:00Z">
              <w:rPr>
                <w:rFonts w:cs="Arial"/>
                <w:i/>
                <w:iCs/>
                <w:szCs w:val="22"/>
              </w:rPr>
            </w:rPrChange>
          </w:rPr>
          <w:delText>c kh</w:delText>
        </w:r>
        <w:r w:rsidRPr="00863667" w:rsidDel="003C6139">
          <w:rPr>
            <w:rFonts w:ascii="iCiel Avenir LT Std 35 Light" w:hAnsi="iCiel Avenir LT Std 35 Light" w:cs="Avenir Next LT Pro"/>
            <w:i/>
            <w:iCs/>
            <w:sz w:val="22"/>
            <w:szCs w:val="22"/>
            <w:rPrChange w:id="15291"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292"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529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294"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5295"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296"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297"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298" w:author="An Tran, ACA (BUV)" w:date="2024-09-13T17:29:00Z" w16du:dateUtc="2024-09-13T10:29:00Z">
              <w:rPr>
                <w:rFonts w:cs="Arial"/>
                <w:i/>
                <w:iCs/>
                <w:szCs w:val="22"/>
              </w:rPr>
            </w:rPrChange>
          </w:rPr>
          <w:delText>p, t</w:delText>
        </w:r>
        <w:r w:rsidRPr="00863667" w:rsidDel="003C6139">
          <w:rPr>
            <w:rFonts w:ascii="iCiel Avenir LT Std 35 Light" w:hAnsi="iCiel Avenir LT Std 35 Light" w:cs="Avenir Next LT Pro"/>
            <w:i/>
            <w:iCs/>
            <w:sz w:val="22"/>
            <w:szCs w:val="22"/>
            <w:rPrChange w:id="15299" w:author="An Tran, ACA (BUV)" w:date="2024-09-13T17:29:00Z" w16du:dateUtc="2024-09-13T10:29:00Z">
              <w:rPr>
                <w:rFonts w:cs="Avenir Next LT Pro"/>
                <w:i/>
                <w:iCs/>
                <w:szCs w:val="22"/>
              </w:rPr>
            </w:rPrChange>
          </w:rPr>
          <w:delText>ù</w:delText>
        </w:r>
        <w:r w:rsidRPr="00863667" w:rsidDel="003C6139">
          <w:rPr>
            <w:rFonts w:ascii="iCiel Avenir LT Std 35 Light" w:hAnsi="iCiel Avenir LT Std 35 Light" w:cs="Arial"/>
            <w:i/>
            <w:iCs/>
            <w:sz w:val="22"/>
            <w:szCs w:val="22"/>
            <w:rPrChange w:id="15300" w:author="An Tran, ACA (BUV)" w:date="2024-09-13T17:29:00Z" w16du:dateUtc="2024-09-13T10:29:00Z">
              <w:rPr>
                <w:rFonts w:cs="Arial"/>
                <w:i/>
                <w:iCs/>
                <w:szCs w:val="22"/>
              </w:rPr>
            </w:rPrChange>
          </w:rPr>
          <w:delText>y theo ch</w:delText>
        </w:r>
        <w:r w:rsidRPr="00863667" w:rsidDel="003C6139">
          <w:rPr>
            <w:rFonts w:ascii="iCiel Avenir LT Std 35 Light" w:hAnsi="iCiel Avenir LT Std 35 Light" w:cs="Avenir Next LT Pro"/>
            <w:i/>
            <w:iCs/>
            <w:sz w:val="22"/>
            <w:szCs w:val="22"/>
            <w:rPrChange w:id="15301"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302" w:author="An Tran, ACA (BUV)" w:date="2024-09-13T17:29:00Z" w16du:dateUtc="2024-09-13T10:29:00Z">
              <w:rPr>
                <w:rFonts w:cs="Arial"/>
                <w:i/>
                <w:iCs/>
                <w:szCs w:val="22"/>
              </w:rPr>
            </w:rPrChange>
          </w:rPr>
          <w:delText>nh s</w:delText>
        </w:r>
        <w:r w:rsidRPr="00863667" w:rsidDel="003C6139">
          <w:rPr>
            <w:rFonts w:ascii="iCiel Avenir LT Std 35 Light" w:hAnsi="iCiel Avenir LT Std 35 Light" w:cs="Avenir Next LT Pro"/>
            <w:i/>
            <w:iCs/>
            <w:sz w:val="22"/>
            <w:szCs w:val="22"/>
            <w:rPrChange w:id="15303"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304" w:author="An Tran, ACA (BUV)" w:date="2024-09-13T17:29:00Z" w16du:dateUtc="2024-09-13T10:29:00Z">
              <w:rPr>
                <w:rFonts w:cs="Arial"/>
                <w:i/>
                <w:iCs/>
                <w:szCs w:val="22"/>
              </w:rPr>
            </w:rPrChange>
          </w:rPr>
          <w:delText>ch t</w:delText>
        </w:r>
        <w:r w:rsidRPr="00863667" w:rsidDel="003C6139">
          <w:rPr>
            <w:rFonts w:ascii="iCiel Avenir LT Std 35 Light" w:hAnsi="iCiel Avenir LT Std 35 Light" w:cs="Calibri"/>
            <w:i/>
            <w:iCs/>
            <w:sz w:val="22"/>
            <w:szCs w:val="22"/>
            <w:rPrChange w:id="15305"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5306"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5307"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308" w:author="An Tran, ACA (BUV)" w:date="2024-09-13T17:29:00Z" w16du:dateUtc="2024-09-13T10:29:00Z">
              <w:rPr>
                <w:rFonts w:cs="Arial"/>
                <w:i/>
                <w:iCs/>
                <w:szCs w:val="22"/>
              </w:rPr>
            </w:rPrChange>
          </w:rPr>
          <w:delText>ng ty. Trong ph</w:delText>
        </w:r>
        <w:r w:rsidRPr="00863667" w:rsidDel="003C6139">
          <w:rPr>
            <w:rFonts w:ascii="iCiel Avenir LT Std 35 Light" w:hAnsi="iCiel Avenir LT Std 35 Light" w:cs="Calibri"/>
            <w:i/>
            <w:iCs/>
            <w:sz w:val="22"/>
            <w:szCs w:val="22"/>
            <w:rPrChange w:id="15309"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310"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Calibri"/>
            <w:i/>
            <w:iCs/>
            <w:sz w:val="22"/>
            <w:szCs w:val="22"/>
            <w:rPrChange w:id="15311"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312"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5313"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314"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5315"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316" w:author="An Tran, ACA (BUV)" w:date="2024-09-13T17:29:00Z" w16du:dateUtc="2024-09-13T10:29:00Z">
              <w:rPr>
                <w:rFonts w:cs="Arial"/>
                <w:i/>
                <w:iCs/>
                <w:szCs w:val="22"/>
              </w:rPr>
            </w:rPrChange>
          </w:rPr>
          <w:delText>ng ty, th</w:delText>
        </w:r>
        <w:r w:rsidRPr="00863667" w:rsidDel="003C6139">
          <w:rPr>
            <w:rFonts w:ascii="iCiel Avenir LT Std 35 Light" w:hAnsi="iCiel Avenir LT Std 35 Light" w:cs="Calibri"/>
            <w:i/>
            <w:iCs/>
            <w:sz w:val="22"/>
            <w:szCs w:val="22"/>
            <w:rPrChange w:id="15317"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318"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319"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320" w:author="An Tran, ACA (BUV)" w:date="2024-09-13T17:29:00Z" w16du:dateUtc="2024-09-13T10:29:00Z">
              <w:rPr>
                <w:rFonts w:cs="Arial"/>
                <w:i/>
                <w:iCs/>
                <w:szCs w:val="22"/>
              </w:rPr>
            </w:rPrChange>
          </w:rPr>
          <w:delText xml:space="preserve">p sinh </w:delText>
        </w:r>
        <w:r w:rsidRPr="00863667" w:rsidDel="003C6139">
          <w:rPr>
            <w:rFonts w:ascii="iCiel Avenir LT Std 35 Light" w:hAnsi="iCiel Avenir LT Std 35 Light" w:cs="Avenir Next LT Pro"/>
            <w:i/>
            <w:iCs/>
            <w:sz w:val="22"/>
            <w:szCs w:val="22"/>
            <w:rPrChange w:id="1532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322"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5323" w:author="An Tran, ACA (BUV)" w:date="2024-09-13T17:29:00Z" w16du:dateUtc="2024-09-13T10:29:00Z">
              <w:rPr>
                <w:rFonts w:cs="Arial"/>
                <w:i/>
                <w:iCs/>
                <w:szCs w:val="22"/>
              </w:rPr>
            </w:rPrChange>
          </w:rPr>
          <w:delText>c tr</w:delText>
        </w:r>
        <w:r w:rsidRPr="00863667" w:rsidDel="003C6139">
          <w:rPr>
            <w:rFonts w:ascii="iCiel Avenir LT Std 35 Light" w:hAnsi="iCiel Avenir LT Std 35 Light" w:cs="Calibri"/>
            <w:i/>
            <w:iCs/>
            <w:sz w:val="22"/>
            <w:szCs w:val="22"/>
            <w:rPrChange w:id="15324"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325" w:author="An Tran, ACA (BUV)" w:date="2024-09-13T17:29:00Z" w16du:dateUtc="2024-09-13T10:29:00Z">
              <w:rPr>
                <w:rFonts w:cs="Arial"/>
                <w:i/>
                <w:iCs/>
                <w:szCs w:val="22"/>
              </w:rPr>
            </w:rPrChange>
          </w:rPr>
          <w:delText xml:space="preserve"> m</w:delText>
        </w:r>
        <w:r w:rsidRPr="00863667" w:rsidDel="003C6139">
          <w:rPr>
            <w:rFonts w:ascii="iCiel Avenir LT Std 35 Light" w:hAnsi="iCiel Avenir LT Std 35 Light" w:cs="Calibri"/>
            <w:i/>
            <w:iCs/>
            <w:sz w:val="22"/>
            <w:szCs w:val="22"/>
            <w:rPrChange w:id="15326"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327" w:author="An Tran, ACA (BUV)" w:date="2024-09-13T17:29:00Z" w16du:dateUtc="2024-09-13T10:29:00Z">
              <w:rPr>
                <w:rFonts w:cs="Arial"/>
                <w:i/>
                <w:iCs/>
                <w:szCs w:val="22"/>
              </w:rPr>
            </w:rPrChange>
          </w:rPr>
          <w:delText>t kho</w:delText>
        </w:r>
        <w:r w:rsidRPr="00863667" w:rsidDel="003C6139">
          <w:rPr>
            <w:rFonts w:ascii="iCiel Avenir LT Std 35 Light" w:hAnsi="iCiel Avenir LT Std 35 Light" w:cs="Calibri"/>
            <w:i/>
            <w:iCs/>
            <w:sz w:val="22"/>
            <w:szCs w:val="22"/>
            <w:rPrChange w:id="15328"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329" w:author="An Tran, ACA (BUV)" w:date="2024-09-13T17:29:00Z" w16du:dateUtc="2024-09-13T10:29:00Z">
              <w:rPr>
                <w:rFonts w:cs="Arial"/>
                <w:i/>
                <w:iCs/>
                <w:szCs w:val="22"/>
              </w:rPr>
            </w:rPrChange>
          </w:rPr>
          <w:delText>n ph</w:delText>
        </w:r>
        <w:r w:rsidRPr="00863667" w:rsidDel="003C6139">
          <w:rPr>
            <w:rFonts w:ascii="iCiel Avenir LT Std 35 Light" w:hAnsi="iCiel Avenir LT Std 35 Light" w:cs="Calibri"/>
            <w:i/>
            <w:iCs/>
            <w:sz w:val="22"/>
            <w:szCs w:val="22"/>
            <w:rPrChange w:id="15330"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331"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332"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333" w:author="An Tran, ACA (BUV)" w:date="2024-09-13T17:29:00Z" w16du:dateUtc="2024-09-13T10:29:00Z">
              <w:rPr>
                <w:rFonts w:cs="Arial"/>
                <w:i/>
                <w:iCs/>
                <w:szCs w:val="22"/>
              </w:rPr>
            </w:rPrChange>
          </w:rPr>
          <w:delText>p nh</w:delText>
        </w:r>
        <w:r w:rsidRPr="00863667" w:rsidDel="003C6139">
          <w:rPr>
            <w:rFonts w:ascii="iCiel Avenir LT Std 35 Light" w:hAnsi="iCiel Avenir LT Std 35 Light" w:cs="Calibri"/>
            <w:i/>
            <w:iCs/>
            <w:sz w:val="22"/>
            <w:szCs w:val="22"/>
            <w:rPrChange w:id="15334"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5335"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5336"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337" w:author="An Tran, ACA (BUV)" w:date="2024-09-13T17:29:00Z" w16du:dateUtc="2024-09-13T10:29:00Z">
              <w:rPr>
                <w:rFonts w:cs="Arial"/>
                <w:i/>
                <w:iCs/>
                <w:szCs w:val="22"/>
              </w:rPr>
            </w:rPrChange>
          </w:rPr>
          <w:delText>i m</w:delText>
        </w:r>
        <w:r w:rsidRPr="00863667" w:rsidDel="003C6139">
          <w:rPr>
            <w:rFonts w:ascii="iCiel Avenir LT Std 35 Light" w:hAnsi="iCiel Avenir LT Std 35 Light" w:cs="Calibri"/>
            <w:i/>
            <w:iCs/>
            <w:sz w:val="22"/>
            <w:szCs w:val="22"/>
            <w:rPrChange w:id="15338"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339"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5340" w:author="An Tran, ACA (BUV)" w:date="2024-09-13T17:29:00Z" w16du:dateUtc="2024-09-13T10:29:00Z">
              <w:rPr>
                <w:rFonts w:cs="Avenir Next LT Pro"/>
                <w:i/>
                <w:iCs/>
                <w:szCs w:val="22"/>
              </w:rPr>
            </w:rPrChange>
          </w:rPr>
          <w:delText>đí</w:delText>
        </w:r>
        <w:r w:rsidRPr="00863667" w:rsidDel="003C6139">
          <w:rPr>
            <w:rFonts w:ascii="iCiel Avenir LT Std 35 Light" w:hAnsi="iCiel Avenir LT Std 35 Light" w:cs="Arial"/>
            <w:i/>
            <w:iCs/>
            <w:sz w:val="22"/>
            <w:szCs w:val="22"/>
            <w:rPrChange w:id="15341" w:author="An Tran, ACA (BUV)" w:date="2024-09-13T17:29:00Z" w16du:dateUtc="2024-09-13T10:29:00Z">
              <w:rPr>
                <w:rFonts w:cs="Arial"/>
                <w:i/>
                <w:iCs/>
                <w:szCs w:val="22"/>
              </w:rPr>
            </w:rPrChange>
          </w:rPr>
          <w:delText>ch h</w:delText>
        </w:r>
        <w:r w:rsidRPr="00863667" w:rsidDel="003C6139">
          <w:rPr>
            <w:rFonts w:ascii="iCiel Avenir LT Std 35 Light" w:hAnsi="iCiel Avenir LT Std 35 Light" w:cs="Calibri"/>
            <w:i/>
            <w:iCs/>
            <w:sz w:val="22"/>
            <w:szCs w:val="22"/>
            <w:rPrChange w:id="15342"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5343"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5344"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5345" w:author="An Tran, ACA (BUV)" w:date="2024-09-13T17:29:00Z" w16du:dateUtc="2024-09-13T10:29:00Z">
              <w:rPr>
                <w:rFonts w:cs="Arial"/>
                <w:i/>
                <w:iCs/>
                <w:szCs w:val="22"/>
              </w:rPr>
            </w:rPrChange>
          </w:rPr>
          <w:delText xml:space="preserve"> ti</w:delText>
        </w:r>
        <w:r w:rsidRPr="00863667" w:rsidDel="003C6139">
          <w:rPr>
            <w:rFonts w:ascii="iCiel Avenir LT Std 35 Light" w:hAnsi="iCiel Avenir LT Std 35 Light" w:cs="Calibri"/>
            <w:i/>
            <w:iCs/>
            <w:sz w:val="22"/>
            <w:szCs w:val="22"/>
            <w:rPrChange w:id="15346"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347" w:author="An Tran, ACA (BUV)" w:date="2024-09-13T17:29:00Z" w16du:dateUtc="2024-09-13T10:29:00Z">
              <w:rPr>
                <w:rFonts w:cs="Arial"/>
                <w:i/>
                <w:iCs/>
                <w:szCs w:val="22"/>
              </w:rPr>
            </w:rPrChange>
          </w:rPr>
          <w:delText>n x</w:delText>
        </w:r>
        <w:r w:rsidRPr="00863667" w:rsidDel="003C6139">
          <w:rPr>
            <w:rFonts w:ascii="iCiel Avenir LT Std 35 Light" w:hAnsi="iCiel Avenir LT Std 35 Light" w:cs="Avenir Next LT Pro"/>
            <w:i/>
            <w:iCs/>
            <w:sz w:val="22"/>
            <w:szCs w:val="22"/>
            <w:rPrChange w:id="15348"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5349" w:author="An Tran, ACA (BUV)" w:date="2024-09-13T17:29:00Z" w16du:dateUtc="2024-09-13T10:29:00Z">
              <w:rPr>
                <w:rFonts w:cs="Arial"/>
                <w:i/>
                <w:iCs/>
                <w:szCs w:val="22"/>
              </w:rPr>
            </w:rPrChange>
          </w:rPr>
          <w:delText xml:space="preserve">ng xe </w:delText>
        </w:r>
        <w:r w:rsidRPr="00863667" w:rsidDel="003C6139">
          <w:rPr>
            <w:rFonts w:ascii="iCiel Avenir LT Std 35 Light" w:hAnsi="iCiel Avenir LT Std 35 Light" w:cs="Avenir Next LT Pro"/>
            <w:i/>
            <w:iCs/>
            <w:sz w:val="22"/>
            <w:szCs w:val="22"/>
            <w:rPrChange w:id="1535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5351" w:author="An Tran, ACA (BUV)" w:date="2024-09-13T17:29:00Z" w16du:dateUtc="2024-09-13T10:29:00Z">
              <w:rPr>
                <w:rFonts w:cs="Arial"/>
                <w:i/>
                <w:iCs/>
                <w:szCs w:val="22"/>
              </w:rPr>
            </w:rPrChange>
          </w:rPr>
          <w:delText>i l</w:delText>
        </w:r>
        <w:r w:rsidRPr="00863667" w:rsidDel="003C6139">
          <w:rPr>
            <w:rFonts w:ascii="iCiel Avenir LT Std 35 Light" w:hAnsi="iCiel Avenir LT Std 35 Light" w:cs="Calibri"/>
            <w:i/>
            <w:iCs/>
            <w:sz w:val="22"/>
            <w:szCs w:val="22"/>
            <w:rPrChange w:id="15352"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353" w:author="An Tran, ACA (BUV)" w:date="2024-09-13T17:29:00Z" w16du:dateUtc="2024-09-13T10:29:00Z">
              <w:rPr>
                <w:rFonts w:cs="Arial"/>
                <w:i/>
                <w:iCs/>
                <w:szCs w:val="22"/>
              </w:rPr>
            </w:rPrChange>
          </w:rPr>
          <w:delText>i ho</w:delText>
        </w:r>
        <w:r w:rsidRPr="00863667" w:rsidDel="003C6139">
          <w:rPr>
            <w:rFonts w:ascii="iCiel Avenir LT Std 35 Light" w:hAnsi="iCiel Avenir LT Std 35 Light" w:cs="Calibri"/>
            <w:i/>
            <w:iCs/>
            <w:sz w:val="22"/>
            <w:szCs w:val="22"/>
            <w:rPrChange w:id="15354"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5355"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5356"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357" w:author="An Tran, ACA (BUV)" w:date="2024-09-13T17:29:00Z" w16du:dateUtc="2024-09-13T10:29:00Z">
              <w:rPr>
                <w:rFonts w:cs="Arial"/>
                <w:i/>
                <w:iCs/>
                <w:szCs w:val="22"/>
              </w:rPr>
            </w:rPrChange>
          </w:rPr>
          <w:delText>a tr</w:delText>
        </w:r>
        <w:r w:rsidRPr="00863667" w:rsidDel="003C6139">
          <w:rPr>
            <w:rFonts w:ascii="iCiel Avenir LT Std 35 Light" w:hAnsi="iCiel Avenir LT Std 35 Light" w:cs="Calibri"/>
            <w:i/>
            <w:iCs/>
            <w:sz w:val="22"/>
            <w:szCs w:val="22"/>
            <w:rPrChange w:id="15358"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359"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Avenir Next LT Pro"/>
            <w:i/>
            <w:iCs/>
            <w:sz w:val="22"/>
            <w:szCs w:val="22"/>
            <w:rPrChange w:id="1536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361"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5362"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363" w:author="An Tran, ACA (BUV)" w:date="2024-09-13T17:29:00Z" w16du:dateUtc="2024-09-13T10:29:00Z">
              <w:rPr>
                <w:rFonts w:cs="Arial"/>
                <w:i/>
                <w:iCs/>
                <w:szCs w:val="22"/>
              </w:rPr>
            </w:rPrChange>
          </w:rPr>
          <w:delText>ng ty c</w:delText>
        </w:r>
        <w:r w:rsidRPr="00863667" w:rsidDel="003C6139">
          <w:rPr>
            <w:rFonts w:ascii="iCiel Avenir LT Std 35 Light" w:hAnsi="iCiel Avenir LT Std 35 Light" w:cs="Avenir Next LT Pro"/>
            <w:i/>
            <w:iCs/>
            <w:sz w:val="22"/>
            <w:szCs w:val="22"/>
            <w:rPrChange w:id="15364"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5365"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5366"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367"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368"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369" w:author="An Tran, ACA (BUV)" w:date="2024-09-13T17:29:00Z" w16du:dateUtc="2024-09-13T10:29:00Z">
              <w:rPr>
                <w:rFonts w:cs="Arial"/>
                <w:i/>
                <w:iCs/>
                <w:szCs w:val="22"/>
              </w:rPr>
            </w:rPrChange>
          </w:rPr>
          <w:delText xml:space="preserve"> ch</w:delText>
        </w:r>
        <w:r w:rsidRPr="00863667" w:rsidDel="003C6139">
          <w:rPr>
            <w:rFonts w:ascii="iCiel Avenir LT Std 35 Light" w:hAnsi="iCiel Avenir LT Std 35 Light" w:cs="Calibri"/>
            <w:i/>
            <w:iCs/>
            <w:sz w:val="22"/>
            <w:szCs w:val="22"/>
            <w:rPrChange w:id="15370"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5371"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537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373" w:author="An Tran, ACA (BUV)" w:date="2024-09-13T17:29:00Z" w16du:dateUtc="2024-09-13T10:29:00Z">
              <w:rPr>
                <w:rFonts w:cs="Arial"/>
                <w:i/>
                <w:iCs/>
                <w:szCs w:val="22"/>
              </w:rPr>
            </w:rPrChange>
          </w:rPr>
          <w:delText>ch cung c</w:delText>
        </w:r>
        <w:r w:rsidRPr="00863667" w:rsidDel="003C6139">
          <w:rPr>
            <w:rFonts w:ascii="iCiel Avenir LT Std 35 Light" w:hAnsi="iCiel Avenir LT Std 35 Light" w:cs="Calibri"/>
            <w:i/>
            <w:iCs/>
            <w:sz w:val="22"/>
            <w:szCs w:val="22"/>
            <w:rPrChange w:id="15374"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375" w:author="An Tran, ACA (BUV)" w:date="2024-09-13T17:29:00Z" w16du:dateUtc="2024-09-13T10:29:00Z">
              <w:rPr>
                <w:rFonts w:cs="Arial"/>
                <w:i/>
                <w:iCs/>
                <w:szCs w:val="22"/>
              </w:rPr>
            </w:rPrChange>
          </w:rPr>
          <w:delText>p cho sinh vi</w:delText>
        </w:r>
        <w:r w:rsidRPr="00863667" w:rsidDel="003C6139">
          <w:rPr>
            <w:rFonts w:ascii="iCiel Avenir LT Std 35 Light" w:hAnsi="iCiel Avenir LT Std 35 Light" w:cs="Avenir Next LT Pro"/>
            <w:i/>
            <w:iCs/>
            <w:sz w:val="22"/>
            <w:szCs w:val="22"/>
            <w:rPrChange w:id="15376"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377"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37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379"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5380" w:author="An Tran, ACA (BUV)" w:date="2024-09-13T17:29:00Z" w16du:dateUtc="2024-09-13T10:29:00Z">
              <w:rPr>
                <w:rFonts w:cs="Arial"/>
                <w:i/>
                <w:iCs/>
                <w:szCs w:val="22"/>
              </w:rPr>
            </w:rPrChange>
          </w:rPr>
          <w:delText>ng ph</w:delText>
        </w:r>
        <w:r w:rsidRPr="00863667" w:rsidDel="003C6139">
          <w:rPr>
            <w:rFonts w:ascii="iCiel Avenir LT Std 35 Light" w:hAnsi="iCiel Avenir LT Std 35 Light" w:cs="Calibri"/>
            <w:i/>
            <w:iCs/>
            <w:sz w:val="22"/>
            <w:szCs w:val="22"/>
            <w:rPrChange w:id="15381"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382" w:author="An Tran, ACA (BUV)" w:date="2024-09-13T17:29:00Z" w16du:dateUtc="2024-09-13T10:29:00Z">
              <w:rPr>
                <w:rFonts w:cs="Arial"/>
                <w:i/>
                <w:iCs/>
                <w:szCs w:val="22"/>
              </w:rPr>
            </w:rPrChange>
          </w:rPr>
          <w:delText>c l</w:delText>
        </w:r>
        <w:r w:rsidRPr="00863667" w:rsidDel="003C6139">
          <w:rPr>
            <w:rFonts w:ascii="iCiel Avenir LT Std 35 Light" w:hAnsi="iCiel Avenir LT Std 35 Light" w:cs="Avenir Next LT Pro"/>
            <w:i/>
            <w:iCs/>
            <w:sz w:val="22"/>
            <w:szCs w:val="22"/>
            <w:rPrChange w:id="1538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384"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5385"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386"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Avenir Next LT Pro"/>
            <w:i/>
            <w:iCs/>
            <w:sz w:val="22"/>
            <w:szCs w:val="22"/>
            <w:rPrChange w:id="15387"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388" w:author="An Tran, ACA (BUV)" w:date="2024-09-13T17:29:00Z" w16du:dateUtc="2024-09-13T10:29:00Z">
              <w:rPr>
                <w:rFonts w:cs="Arial"/>
                <w:i/>
                <w:iCs/>
                <w:szCs w:val="22"/>
              </w:rPr>
            </w:rPrChange>
          </w:rPr>
          <w:delText xml:space="preserve"> b</w:delText>
        </w:r>
        <w:r w:rsidRPr="00863667" w:rsidDel="003C6139">
          <w:rPr>
            <w:rFonts w:ascii="iCiel Avenir LT Std 35 Light" w:hAnsi="iCiel Avenir LT Std 35 Light" w:cs="Calibri"/>
            <w:i/>
            <w:iCs/>
            <w:sz w:val="22"/>
            <w:szCs w:val="22"/>
            <w:rPrChange w:id="15389"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390" w:author="An Tran, ACA (BUV)" w:date="2024-09-13T17:29:00Z" w16du:dateUtc="2024-09-13T10:29:00Z">
              <w:rPr>
                <w:rFonts w:cs="Arial"/>
                <w:i/>
                <w:iCs/>
                <w:szCs w:val="22"/>
              </w:rPr>
            </w:rPrChange>
          </w:rPr>
          <w:delText>a tr</w:delText>
        </w:r>
        <w:r w:rsidRPr="00863667" w:rsidDel="003C6139">
          <w:rPr>
            <w:rFonts w:ascii="iCiel Avenir LT Std 35 Light" w:hAnsi="iCiel Avenir LT Std 35 Light" w:cs="Calibri"/>
            <w:i/>
            <w:iCs/>
            <w:sz w:val="22"/>
            <w:szCs w:val="22"/>
            <w:rPrChange w:id="15391"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392" w:author="An Tran, ACA (BUV)" w:date="2024-09-13T17:29:00Z" w16du:dateUtc="2024-09-13T10:29:00Z">
              <w:rPr>
                <w:rFonts w:cs="Arial"/>
                <w:i/>
                <w:iCs/>
                <w:szCs w:val="22"/>
              </w:rPr>
            </w:rPrChange>
          </w:rPr>
          <w:delText>a, thay vì ti</w:delText>
        </w:r>
        <w:r w:rsidRPr="00863667" w:rsidDel="003C6139">
          <w:rPr>
            <w:rFonts w:ascii="iCiel Avenir LT Std 35 Light" w:hAnsi="iCiel Avenir LT Std 35 Light" w:cs="Calibri"/>
            <w:i/>
            <w:iCs/>
            <w:sz w:val="22"/>
            <w:szCs w:val="22"/>
            <w:rPrChange w:id="15393"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394"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Calibri"/>
            <w:i/>
            <w:iCs/>
            <w:sz w:val="22"/>
            <w:szCs w:val="22"/>
            <w:rPrChange w:id="15395"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5396" w:author="An Tran, ACA (BUV)" w:date="2024-09-13T17:29:00Z" w16du:dateUtc="2024-09-13T10:29:00Z">
              <w:rPr>
                <w:rFonts w:cs="Arial"/>
                <w:i/>
                <w:iCs/>
                <w:szCs w:val="22"/>
              </w:rPr>
            </w:rPrChange>
          </w:rPr>
          <w:delText>t. V</w:delText>
        </w:r>
        <w:r w:rsidRPr="00863667" w:rsidDel="003C6139">
          <w:rPr>
            <w:rFonts w:ascii="iCiel Avenir LT Std 35 Light" w:hAnsi="iCiel Avenir LT Std 35 Light" w:cs="Calibri"/>
            <w:i/>
            <w:iCs/>
            <w:sz w:val="22"/>
            <w:szCs w:val="22"/>
            <w:rPrChange w:id="15397"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398" w:author="An Tran, ACA (BUV)" w:date="2024-09-13T17:29:00Z" w16du:dateUtc="2024-09-13T10:29:00Z">
              <w:rPr>
                <w:rFonts w:cs="Arial"/>
                <w:i/>
                <w:iCs/>
                <w:szCs w:val="22"/>
              </w:rPr>
            </w:rPrChange>
          </w:rPr>
          <w:delText>i m</w:delText>
        </w:r>
        <w:r w:rsidRPr="00863667" w:rsidDel="003C6139">
          <w:rPr>
            <w:rFonts w:ascii="iCiel Avenir LT Std 35 Light" w:hAnsi="iCiel Avenir LT Std 35 Light" w:cs="Calibri"/>
            <w:i/>
            <w:iCs/>
            <w:sz w:val="22"/>
            <w:szCs w:val="22"/>
            <w:rPrChange w:id="15399"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400" w:author="An Tran, ACA (BUV)" w:date="2024-09-13T17:29:00Z" w16du:dateUtc="2024-09-13T10:29:00Z">
              <w:rPr>
                <w:rFonts w:cs="Arial"/>
                <w:i/>
                <w:iCs/>
                <w:szCs w:val="22"/>
              </w:rPr>
            </w:rPrChange>
          </w:rPr>
          <w:delText>t s</w:delText>
        </w:r>
        <w:r w:rsidRPr="00863667" w:rsidDel="003C6139">
          <w:rPr>
            <w:rFonts w:ascii="iCiel Avenir LT Std 35 Light" w:hAnsi="iCiel Avenir LT Std 35 Light" w:cs="Calibri"/>
            <w:i/>
            <w:iCs/>
            <w:sz w:val="22"/>
            <w:szCs w:val="22"/>
            <w:rPrChange w:id="15401"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5402"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5403"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404" w:author="An Tran, ACA (BUV)" w:date="2024-09-13T17:29:00Z" w16du:dateUtc="2024-09-13T10:29:00Z">
              <w:rPr>
                <w:rFonts w:cs="Arial"/>
                <w:i/>
                <w:iCs/>
                <w:szCs w:val="22"/>
              </w:rPr>
            </w:rPrChange>
          </w:rPr>
          <w:delText>ng ty kh</w:delText>
        </w:r>
        <w:r w:rsidRPr="00863667" w:rsidDel="003C6139">
          <w:rPr>
            <w:rFonts w:ascii="iCiel Avenir LT Std 35 Light" w:hAnsi="iCiel Avenir LT Std 35 Light" w:cs="Avenir Next LT Pro"/>
            <w:i/>
            <w:iCs/>
            <w:sz w:val="22"/>
            <w:szCs w:val="22"/>
            <w:rPrChange w:id="1540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406"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540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408"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5409" w:author="An Tran, ACA (BUV)" w:date="2024-09-13T17:29:00Z" w16du:dateUtc="2024-09-13T10:29:00Z">
              <w:rPr>
                <w:rFonts w:cs="Arial"/>
                <w:i/>
                <w:iCs/>
                <w:szCs w:val="22"/>
              </w:rPr>
            </w:rPrChange>
          </w:rPr>
          <w:delText>c bi</w:delText>
        </w:r>
        <w:r w:rsidRPr="00863667" w:rsidDel="003C6139">
          <w:rPr>
            <w:rFonts w:ascii="iCiel Avenir LT Std 35 Light" w:hAnsi="iCiel Avenir LT Std 35 Light" w:cs="Calibri"/>
            <w:i/>
            <w:iCs/>
            <w:sz w:val="22"/>
            <w:szCs w:val="22"/>
            <w:rPrChange w:id="15410"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411" w:author="An Tran, ACA (BUV)" w:date="2024-09-13T17:29:00Z" w16du:dateUtc="2024-09-13T10:29:00Z">
              <w:rPr>
                <w:rFonts w:cs="Arial"/>
                <w:i/>
                <w:iCs/>
                <w:szCs w:val="22"/>
              </w:rPr>
            </w:rPrChange>
          </w:rPr>
          <w:delText>t l</w:delText>
        </w:r>
        <w:r w:rsidRPr="00863667" w:rsidDel="003C6139">
          <w:rPr>
            <w:rFonts w:ascii="iCiel Avenir LT Std 35 Light" w:hAnsi="iCiel Avenir LT Std 35 Light" w:cs="Avenir Next LT Pro"/>
            <w:i/>
            <w:iCs/>
            <w:sz w:val="22"/>
            <w:szCs w:val="22"/>
            <w:rPrChange w:id="1541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413"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5414"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415"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Avenir Next LT Pro"/>
            <w:i/>
            <w:iCs/>
            <w:sz w:val="22"/>
            <w:szCs w:val="22"/>
            <w:rPrChange w:id="1541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417"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Calibri"/>
            <w:i/>
            <w:iCs/>
            <w:sz w:val="22"/>
            <w:szCs w:val="22"/>
            <w:rPrChange w:id="15418"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5419"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5420"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421" w:author="An Tran, ACA (BUV)" w:date="2024-09-13T17:29:00Z" w16du:dateUtc="2024-09-13T10:29:00Z">
              <w:rPr>
                <w:rFonts w:cs="Arial"/>
                <w:i/>
                <w:iCs/>
                <w:szCs w:val="22"/>
              </w:rPr>
            </w:rPrChange>
          </w:rPr>
          <w:delText xml:space="preserve"> y</w:delText>
        </w:r>
        <w:r w:rsidRPr="00863667" w:rsidDel="003C6139">
          <w:rPr>
            <w:rFonts w:ascii="iCiel Avenir LT Std 35 Light" w:hAnsi="iCiel Avenir LT Std 35 Light" w:cs="Avenir Next LT Pro"/>
            <w:i/>
            <w:iCs/>
            <w:sz w:val="22"/>
            <w:szCs w:val="22"/>
            <w:rPrChange w:id="15422"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423" w:author="An Tran, ACA (BUV)" w:date="2024-09-13T17:29:00Z" w16du:dateUtc="2024-09-13T10:29:00Z">
              <w:rPr>
                <w:rFonts w:cs="Arial"/>
                <w:i/>
                <w:iCs/>
                <w:szCs w:val="22"/>
              </w:rPr>
            </w:rPrChange>
          </w:rPr>
          <w:delText>u c</w:delText>
        </w:r>
        <w:r w:rsidRPr="00863667" w:rsidDel="003C6139">
          <w:rPr>
            <w:rFonts w:ascii="iCiel Avenir LT Std 35 Light" w:hAnsi="iCiel Avenir LT Std 35 Light" w:cs="Calibri"/>
            <w:i/>
            <w:iCs/>
            <w:sz w:val="22"/>
            <w:szCs w:val="22"/>
            <w:rPrChange w:id="15424"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425" w:author="An Tran, ACA (BUV)" w:date="2024-09-13T17:29:00Z" w16du:dateUtc="2024-09-13T10:29:00Z">
              <w:rPr>
                <w:rFonts w:cs="Arial"/>
                <w:i/>
                <w:iCs/>
                <w:szCs w:val="22"/>
              </w:rPr>
            </w:rPrChange>
          </w:rPr>
          <w:delText>u cao, th</w:delText>
        </w:r>
        <w:r w:rsidRPr="00863667" w:rsidDel="003C6139">
          <w:rPr>
            <w:rFonts w:ascii="iCiel Avenir LT Std 35 Light" w:hAnsi="iCiel Avenir LT Std 35 Light" w:cs="Calibri"/>
            <w:i/>
            <w:iCs/>
            <w:sz w:val="22"/>
            <w:szCs w:val="22"/>
            <w:rPrChange w:id="15426"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427"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428"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429" w:author="An Tran, ACA (BUV)" w:date="2024-09-13T17:29:00Z" w16du:dateUtc="2024-09-13T10:29:00Z">
              <w:rPr>
                <w:rFonts w:cs="Arial"/>
                <w:i/>
                <w:iCs/>
                <w:szCs w:val="22"/>
              </w:rPr>
            </w:rPrChange>
          </w:rPr>
          <w:delText>p sinh c</w:delText>
        </w:r>
        <w:r w:rsidRPr="00863667" w:rsidDel="003C6139">
          <w:rPr>
            <w:rFonts w:ascii="iCiel Avenir LT Std 35 Light" w:hAnsi="iCiel Avenir LT Std 35 Light" w:cs="Avenir Next LT Pro"/>
            <w:i/>
            <w:iCs/>
            <w:sz w:val="22"/>
            <w:szCs w:val="22"/>
            <w:rPrChange w:id="15430"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431"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432"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433"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543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435"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5436" w:author="An Tran, ACA (BUV)" w:date="2024-09-13T17:29:00Z" w16du:dateUtc="2024-09-13T10:29:00Z">
              <w:rPr>
                <w:rFonts w:cs="Arial"/>
                <w:i/>
                <w:iCs/>
                <w:szCs w:val="22"/>
              </w:rPr>
            </w:rPrChange>
          </w:rPr>
          <w:delText>c tr</w:delText>
        </w:r>
        <w:r w:rsidRPr="00863667" w:rsidDel="003C6139">
          <w:rPr>
            <w:rFonts w:ascii="iCiel Avenir LT Std 35 Light" w:hAnsi="iCiel Avenir LT Std 35 Light" w:cs="Calibri"/>
            <w:i/>
            <w:iCs/>
            <w:sz w:val="22"/>
            <w:szCs w:val="22"/>
            <w:rPrChange w:id="15437"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438"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Calibri"/>
            <w:i/>
            <w:iCs/>
            <w:sz w:val="22"/>
            <w:szCs w:val="22"/>
            <w:rPrChange w:id="15439"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5440" w:author="An Tran, ACA (BUV)" w:date="2024-09-13T17:29:00Z" w16du:dateUtc="2024-09-13T10:29:00Z">
              <w:rPr>
                <w:rFonts w:cs="Arial"/>
                <w:i/>
                <w:iCs/>
                <w:szCs w:val="22"/>
              </w:rPr>
            </w:rPrChange>
          </w:rPr>
          <w:delText>ng g</w:delText>
        </w:r>
        <w:r w:rsidRPr="00863667" w:rsidDel="003C6139">
          <w:rPr>
            <w:rFonts w:ascii="iCiel Avenir LT Std 35 Light" w:hAnsi="iCiel Avenir LT Std 35 Light" w:cs="Calibri"/>
            <w:i/>
            <w:iCs/>
            <w:sz w:val="22"/>
            <w:szCs w:val="22"/>
            <w:rPrChange w:id="15441"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442" w:author="An Tran, ACA (BUV)" w:date="2024-09-13T17:29:00Z" w16du:dateUtc="2024-09-13T10:29:00Z">
              <w:rPr>
                <w:rFonts w:cs="Arial"/>
                <w:i/>
                <w:iCs/>
                <w:szCs w:val="22"/>
              </w:rPr>
            </w:rPrChange>
          </w:rPr>
          <w:delText>n t</w:delText>
        </w:r>
        <w:r w:rsidRPr="00863667" w:rsidDel="003C6139">
          <w:rPr>
            <w:rFonts w:ascii="iCiel Avenir LT Std 35 Light" w:hAnsi="iCiel Avenir LT Std 35 Light" w:cs="Calibri"/>
            <w:i/>
            <w:iCs/>
            <w:sz w:val="22"/>
            <w:szCs w:val="22"/>
            <w:rPrChange w:id="15443"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5444"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544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446"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5447" w:author="An Tran, ACA (BUV)" w:date="2024-09-13T17:29:00Z" w16du:dateUtc="2024-09-13T10:29:00Z">
              <w:rPr>
                <w:rFonts w:cs="Arial"/>
                <w:i/>
                <w:iCs/>
                <w:szCs w:val="22"/>
              </w:rPr>
            </w:rPrChange>
          </w:rPr>
          <w:delText>ng nh</w:delText>
        </w:r>
        <w:r w:rsidRPr="00863667" w:rsidDel="003C6139">
          <w:rPr>
            <w:rFonts w:ascii="iCiel Avenir LT Std 35 Light" w:hAnsi="iCiel Avenir LT Std 35 Light" w:cs="Calibri"/>
            <w:i/>
            <w:iCs/>
            <w:sz w:val="22"/>
            <w:szCs w:val="22"/>
            <w:rPrChange w:id="15448"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449"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5450"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5451"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Avenir Next LT Pro"/>
            <w:i/>
            <w:iCs/>
            <w:sz w:val="22"/>
            <w:szCs w:val="22"/>
            <w:rPrChange w:id="15452"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453"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454"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5455" w:author="An Tran, ACA (BUV)" w:date="2024-09-13T17:29:00Z" w16du:dateUtc="2024-09-13T10:29:00Z">
              <w:rPr>
                <w:rFonts w:cs="Arial"/>
                <w:i/>
                <w:iCs/>
                <w:szCs w:val="22"/>
              </w:rPr>
            </w:rPrChange>
          </w:rPr>
          <w:delText>a nh</w:delText>
        </w:r>
        <w:r w:rsidRPr="00863667" w:rsidDel="003C6139">
          <w:rPr>
            <w:rFonts w:ascii="iCiel Avenir LT Std 35 Light" w:hAnsi="iCiel Avenir LT Std 35 Light" w:cs="Avenir Next LT Pro"/>
            <w:i/>
            <w:iCs/>
            <w:sz w:val="22"/>
            <w:szCs w:val="22"/>
            <w:rPrChange w:id="15456"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5457" w:author="An Tran, ACA (BUV)" w:date="2024-09-13T17:29:00Z" w16du:dateUtc="2024-09-13T10:29:00Z">
              <w:rPr>
                <w:rFonts w:cs="Arial"/>
                <w:i/>
                <w:iCs/>
                <w:szCs w:val="22"/>
              </w:rPr>
            </w:rPrChange>
          </w:rPr>
          <w:delText>n vi</w:delText>
        </w:r>
        <w:r w:rsidRPr="00863667" w:rsidDel="003C6139">
          <w:rPr>
            <w:rFonts w:ascii="iCiel Avenir LT Std 35 Light" w:hAnsi="iCiel Avenir LT Std 35 Light" w:cs="Avenir Next LT Pro"/>
            <w:i/>
            <w:iCs/>
            <w:sz w:val="22"/>
            <w:szCs w:val="22"/>
            <w:rPrChange w:id="1545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459" w:author="An Tran, ACA (BUV)" w:date="2024-09-13T17:29:00Z" w16du:dateUtc="2024-09-13T10:29:00Z">
              <w:rPr>
                <w:rFonts w:cs="Arial"/>
                <w:i/>
                <w:iCs/>
                <w:szCs w:val="22"/>
              </w:rPr>
            </w:rPrChange>
          </w:rPr>
          <w:delText>n ch</w:delText>
        </w:r>
        <w:r w:rsidRPr="00863667" w:rsidDel="003C6139">
          <w:rPr>
            <w:rFonts w:ascii="iCiel Avenir LT Std 35 Light" w:hAnsi="iCiel Avenir LT Std 35 Light" w:cs="Avenir Next LT Pro"/>
            <w:i/>
            <w:iCs/>
            <w:sz w:val="22"/>
            <w:szCs w:val="22"/>
            <w:rPrChange w:id="15460"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461" w:author="An Tran, ACA (BUV)" w:date="2024-09-13T17:29:00Z" w16du:dateUtc="2024-09-13T10:29:00Z">
              <w:rPr>
                <w:rFonts w:cs="Arial"/>
                <w:i/>
                <w:iCs/>
                <w:szCs w:val="22"/>
              </w:rPr>
            </w:rPrChange>
          </w:rPr>
          <w:delText>nh th</w:delText>
        </w:r>
        <w:r w:rsidRPr="00863667" w:rsidDel="003C6139">
          <w:rPr>
            <w:rFonts w:ascii="iCiel Avenir LT Std 35 Light" w:hAnsi="iCiel Avenir LT Std 35 Light" w:cs="Calibri"/>
            <w:i/>
            <w:iCs/>
            <w:sz w:val="22"/>
            <w:szCs w:val="22"/>
            <w:rPrChange w:id="15462"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5463" w:author="An Tran, ACA (BUV)" w:date="2024-09-13T17:29:00Z" w16du:dateUtc="2024-09-13T10:29:00Z">
              <w:rPr>
                <w:rFonts w:cs="Arial"/>
                <w:i/>
                <w:iCs/>
                <w:szCs w:val="22"/>
              </w:rPr>
            </w:rPrChange>
          </w:rPr>
          <w:delText>c m</w:delText>
        </w:r>
        <w:r w:rsidRPr="00863667" w:rsidDel="003C6139">
          <w:rPr>
            <w:rFonts w:ascii="iCiel Avenir LT Std 35 Light" w:hAnsi="iCiel Avenir LT Std 35 Light" w:cs="Calibri"/>
            <w:i/>
            <w:iCs/>
            <w:sz w:val="22"/>
            <w:szCs w:val="22"/>
            <w:rPrChange w:id="15464"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465" w:author="An Tran, ACA (BUV)" w:date="2024-09-13T17:29:00Z" w16du:dateUtc="2024-09-13T10:29:00Z">
              <w:rPr>
                <w:rFonts w:cs="Arial"/>
                <w:i/>
                <w:iCs/>
                <w:szCs w:val="22"/>
              </w:rPr>
            </w:rPrChange>
          </w:rPr>
          <w:delText>i t</w:delText>
        </w:r>
        <w:r w:rsidRPr="00863667" w:rsidDel="003C6139">
          <w:rPr>
            <w:rFonts w:ascii="iCiel Avenir LT Std 35 Light" w:hAnsi="iCiel Avenir LT Std 35 Light" w:cs="Calibri"/>
            <w:i/>
            <w:iCs/>
            <w:sz w:val="22"/>
            <w:szCs w:val="22"/>
            <w:rPrChange w:id="15466"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5467" w:author="An Tran, ACA (BUV)" w:date="2024-09-13T17:29:00Z" w16du:dateUtc="2024-09-13T10:29:00Z">
              <w:rPr>
                <w:rFonts w:cs="Arial"/>
                <w:i/>
                <w:iCs/>
                <w:szCs w:val="22"/>
              </w:rPr>
            </w:rPrChange>
          </w:rPr>
          <w:delText>t nghi</w:delText>
        </w:r>
        <w:r w:rsidRPr="00863667" w:rsidDel="003C6139">
          <w:rPr>
            <w:rFonts w:ascii="iCiel Avenir LT Std 35 Light" w:hAnsi="iCiel Avenir LT Std 35 Light" w:cs="Calibri"/>
            <w:i/>
            <w:iCs/>
            <w:sz w:val="22"/>
            <w:szCs w:val="22"/>
            <w:rPrChange w:id="15468"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469"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Avenir Next LT Pro"/>
            <w:i/>
            <w:iCs/>
            <w:sz w:val="22"/>
            <w:szCs w:val="22"/>
            <w:rPrChange w:id="15470"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5471"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5472"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473"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5474"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475"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547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477" w:author="An Tran, ACA (BUV)" w:date="2024-09-13T17:29:00Z" w16du:dateUtc="2024-09-13T10:29:00Z">
              <w:rPr>
                <w:rFonts w:cs="Arial"/>
                <w:i/>
                <w:iCs/>
                <w:szCs w:val="22"/>
              </w:rPr>
            </w:rPrChange>
          </w:rPr>
          <w:delText>ng ty kh</w:delText>
        </w:r>
        <w:r w:rsidRPr="00863667" w:rsidDel="003C6139">
          <w:rPr>
            <w:rFonts w:ascii="iCiel Avenir LT Std 35 Light" w:hAnsi="iCiel Avenir LT Std 35 Light" w:cs="Avenir Next LT Pro"/>
            <w:i/>
            <w:iCs/>
            <w:sz w:val="22"/>
            <w:szCs w:val="22"/>
            <w:rPrChange w:id="15478"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479"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5480"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481"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5482"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483"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484"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485" w:author="An Tran, ACA (BUV)" w:date="2024-09-13T17:29:00Z" w16du:dateUtc="2024-09-13T10:29:00Z">
              <w:rPr>
                <w:rFonts w:cs="Arial"/>
                <w:i/>
                <w:iCs/>
                <w:szCs w:val="22"/>
              </w:rPr>
            </w:rPrChange>
          </w:rPr>
          <w:delText>p hay l</w:delText>
        </w:r>
        <w:r w:rsidRPr="00863667" w:rsidDel="003C6139">
          <w:rPr>
            <w:rFonts w:ascii="iCiel Avenir LT Std 35 Light" w:hAnsi="iCiel Avenir LT Std 35 Light" w:cs="Calibri"/>
            <w:i/>
            <w:iCs/>
            <w:sz w:val="22"/>
            <w:szCs w:val="22"/>
            <w:rPrChange w:id="15486" w:author="An Tran, ACA (BUV)" w:date="2024-09-13T17:29:00Z" w16du:dateUtc="2024-09-13T10:29:00Z">
              <w:rPr>
                <w:rFonts w:cs="Calibri"/>
                <w:i/>
                <w:iCs/>
                <w:szCs w:val="22"/>
              </w:rPr>
            </w:rPrChange>
          </w:rPr>
          <w:delText>ươ</w:delText>
        </w:r>
        <w:r w:rsidRPr="00863667" w:rsidDel="003C6139">
          <w:rPr>
            <w:rFonts w:ascii="iCiel Avenir LT Std 35 Light" w:hAnsi="iCiel Avenir LT Std 35 Light" w:cs="Arial"/>
            <w:i/>
            <w:iCs/>
            <w:sz w:val="22"/>
            <w:szCs w:val="22"/>
            <w:rPrChange w:id="15487" w:author="An Tran, ACA (BUV)" w:date="2024-09-13T17:29:00Z" w16du:dateUtc="2024-09-13T10:29:00Z">
              <w:rPr>
                <w:rFonts w:cs="Arial"/>
                <w:i/>
                <w:iCs/>
                <w:szCs w:val="22"/>
              </w:rPr>
            </w:rPrChange>
          </w:rPr>
          <w:delText>ng cho th</w:delText>
        </w:r>
        <w:r w:rsidRPr="00863667" w:rsidDel="003C6139">
          <w:rPr>
            <w:rFonts w:ascii="iCiel Avenir LT Std 35 Light" w:hAnsi="iCiel Avenir LT Std 35 Light" w:cs="Calibri"/>
            <w:i/>
            <w:iCs/>
            <w:sz w:val="22"/>
            <w:szCs w:val="22"/>
            <w:rPrChange w:id="1548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48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49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491" w:author="An Tran, ACA (BUV)" w:date="2024-09-13T17:29:00Z" w16du:dateUtc="2024-09-13T10:29:00Z">
              <w:rPr>
                <w:rFonts w:cs="Arial"/>
                <w:i/>
                <w:iCs/>
                <w:szCs w:val="22"/>
              </w:rPr>
            </w:rPrChange>
          </w:rPr>
          <w:delText>p sinh. Tuy nhiên, vi</w:delText>
        </w:r>
        <w:r w:rsidRPr="00863667" w:rsidDel="003C6139">
          <w:rPr>
            <w:rFonts w:ascii="iCiel Avenir LT Std 35 Light" w:hAnsi="iCiel Avenir LT Std 35 Light" w:cs="Calibri"/>
            <w:i/>
            <w:iCs/>
            <w:sz w:val="22"/>
            <w:szCs w:val="22"/>
            <w:rPrChange w:id="15492"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493" w:author="An Tran, ACA (BUV)" w:date="2024-09-13T17:29:00Z" w16du:dateUtc="2024-09-13T10:29:00Z">
              <w:rPr>
                <w:rFonts w:cs="Arial"/>
                <w:i/>
                <w:iCs/>
                <w:szCs w:val="22"/>
              </w:rPr>
            </w:rPrChange>
          </w:rPr>
          <w:delText>c tr</w:delText>
        </w:r>
        <w:r w:rsidRPr="00863667" w:rsidDel="003C6139">
          <w:rPr>
            <w:rFonts w:ascii="iCiel Avenir LT Std 35 Light" w:hAnsi="iCiel Avenir LT Std 35 Light" w:cs="Calibri"/>
            <w:i/>
            <w:iCs/>
            <w:sz w:val="22"/>
            <w:szCs w:val="22"/>
            <w:rPrChange w:id="15494"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495" w:author="An Tran, ACA (BUV)" w:date="2024-09-13T17:29:00Z" w16du:dateUtc="2024-09-13T10:29:00Z">
              <w:rPr>
                <w:rFonts w:cs="Arial"/>
                <w:i/>
                <w:iCs/>
                <w:szCs w:val="22"/>
              </w:rPr>
            </w:rPrChange>
          </w:rPr>
          <w:delText xml:space="preserve"> kho</w:delText>
        </w:r>
        <w:r w:rsidRPr="00863667" w:rsidDel="003C6139">
          <w:rPr>
            <w:rFonts w:ascii="iCiel Avenir LT Std 35 Light" w:hAnsi="iCiel Avenir LT Std 35 Light" w:cs="Calibri"/>
            <w:i/>
            <w:iCs/>
            <w:sz w:val="22"/>
            <w:szCs w:val="22"/>
            <w:rPrChange w:id="15496"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497" w:author="An Tran, ACA (BUV)" w:date="2024-09-13T17:29:00Z" w16du:dateUtc="2024-09-13T10:29:00Z">
              <w:rPr>
                <w:rFonts w:cs="Arial"/>
                <w:i/>
                <w:iCs/>
                <w:szCs w:val="22"/>
              </w:rPr>
            </w:rPrChange>
          </w:rPr>
          <w:delText>n ph</w:delText>
        </w:r>
        <w:r w:rsidRPr="00863667" w:rsidDel="003C6139">
          <w:rPr>
            <w:rFonts w:ascii="iCiel Avenir LT Std 35 Light" w:hAnsi="iCiel Avenir LT Std 35 Light" w:cs="Calibri"/>
            <w:i/>
            <w:iCs/>
            <w:sz w:val="22"/>
            <w:szCs w:val="22"/>
            <w:rPrChange w:id="15498"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499"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500"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501" w:author="An Tran, ACA (BUV)" w:date="2024-09-13T17:29:00Z" w16du:dateUtc="2024-09-13T10:29:00Z">
              <w:rPr>
                <w:rFonts w:cs="Arial"/>
                <w:i/>
                <w:iCs/>
                <w:szCs w:val="22"/>
              </w:rPr>
            </w:rPrChange>
          </w:rPr>
          <w:delText>p nh</w:delText>
        </w:r>
        <w:r w:rsidRPr="00863667" w:rsidDel="003C6139">
          <w:rPr>
            <w:rFonts w:ascii="iCiel Avenir LT Std 35 Light" w:hAnsi="iCiel Avenir LT Std 35 Light" w:cs="Calibri"/>
            <w:i/>
            <w:iCs/>
            <w:sz w:val="22"/>
            <w:szCs w:val="22"/>
            <w:rPrChange w:id="15502"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5503" w:author="An Tran, ACA (BUV)" w:date="2024-09-13T17:29:00Z" w16du:dateUtc="2024-09-13T10:29:00Z">
              <w:rPr>
                <w:rFonts w:cs="Arial"/>
                <w:i/>
                <w:iCs/>
                <w:szCs w:val="22"/>
              </w:rPr>
            </w:rPrChange>
          </w:rPr>
          <w:delText xml:space="preserve"> hay kh</w:delText>
        </w:r>
        <w:r w:rsidRPr="00863667" w:rsidDel="003C6139">
          <w:rPr>
            <w:rFonts w:ascii="iCiel Avenir LT Std 35 Light" w:hAnsi="iCiel Avenir LT Std 35 Light" w:cs="Avenir Next LT Pro"/>
            <w:i/>
            <w:iCs/>
            <w:sz w:val="22"/>
            <w:szCs w:val="22"/>
            <w:rPrChange w:id="15504"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505"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5506"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507" w:author="An Tran, ACA (BUV)" w:date="2024-09-13T17:29:00Z" w16du:dateUtc="2024-09-13T10:29:00Z">
              <w:rPr>
                <w:rFonts w:cs="Arial"/>
                <w:i/>
                <w:iCs/>
                <w:szCs w:val="22"/>
              </w:rPr>
            </w:rPrChange>
          </w:rPr>
          <w:delText xml:space="preserve"> ph</w:delText>
        </w:r>
        <w:r w:rsidRPr="00863667" w:rsidDel="003C6139">
          <w:rPr>
            <w:rFonts w:ascii="iCiel Avenir LT Std 35 Light" w:hAnsi="iCiel Avenir LT Std 35 Light" w:cs="Calibri"/>
            <w:i/>
            <w:iCs/>
            <w:sz w:val="22"/>
            <w:szCs w:val="22"/>
            <w:rPrChange w:id="15508"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509"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5510"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511" w:author="An Tran, ACA (BUV)" w:date="2024-09-13T17:29:00Z" w16du:dateUtc="2024-09-13T10:29:00Z">
              <w:rPr>
                <w:rFonts w:cs="Arial"/>
                <w:i/>
                <w:iCs/>
                <w:szCs w:val="22"/>
              </w:rPr>
            </w:rPrChange>
          </w:rPr>
          <w:delText>p kh</w:delText>
        </w:r>
        <w:r w:rsidRPr="00863667" w:rsidDel="003C6139">
          <w:rPr>
            <w:rFonts w:ascii="iCiel Avenir LT Std 35 Light" w:hAnsi="iCiel Avenir LT Std 35 Light" w:cs="Avenir Next LT Pro"/>
            <w:i/>
            <w:iCs/>
            <w:sz w:val="22"/>
            <w:szCs w:val="22"/>
            <w:rPrChange w:id="15512"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513"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551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515"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5516" w:author="An Tran, ACA (BUV)" w:date="2024-09-13T17:29:00Z" w16du:dateUtc="2024-09-13T10:29:00Z">
              <w:rPr>
                <w:rFonts w:cs="Arial"/>
                <w:i/>
                <w:iCs/>
                <w:szCs w:val="22"/>
              </w:rPr>
            </w:rPrChange>
          </w:rPr>
          <w:delText>ng ngh</w:delText>
        </w:r>
        <w:r w:rsidRPr="00863667" w:rsidDel="003C6139">
          <w:rPr>
            <w:rFonts w:ascii="iCiel Avenir LT Std 35 Light" w:hAnsi="iCiel Avenir LT Std 35 Light" w:cs="Avenir Next LT Pro"/>
            <w:i/>
            <w:iCs/>
            <w:sz w:val="22"/>
            <w:szCs w:val="22"/>
            <w:rPrChange w:id="15517" w:author="An Tran, ACA (BUV)" w:date="2024-09-13T17:29:00Z" w16du:dateUtc="2024-09-13T10:29:00Z">
              <w:rPr>
                <w:rFonts w:cs="Avenir Next LT Pro"/>
                <w:i/>
                <w:iCs/>
                <w:szCs w:val="22"/>
              </w:rPr>
            </w:rPrChange>
          </w:rPr>
          <w:delText>ĩ</w:delText>
        </w:r>
        <w:r w:rsidRPr="00863667" w:rsidDel="003C6139">
          <w:rPr>
            <w:rFonts w:ascii="iCiel Avenir LT Std 35 Light" w:hAnsi="iCiel Avenir LT Std 35 Light" w:cs="Arial"/>
            <w:i/>
            <w:iCs/>
            <w:sz w:val="22"/>
            <w:szCs w:val="22"/>
            <w:rPrChange w:id="15518" w:author="An Tran, ACA (BUV)" w:date="2024-09-13T17:29:00Z" w16du:dateUtc="2024-09-13T10:29:00Z">
              <w:rPr>
                <w:rFonts w:cs="Arial"/>
                <w:i/>
                <w:iCs/>
                <w:szCs w:val="22"/>
              </w:rPr>
            </w:rPrChange>
          </w:rPr>
          <w:delText>a v</w:delText>
        </w:r>
        <w:r w:rsidRPr="00863667" w:rsidDel="003C6139">
          <w:rPr>
            <w:rFonts w:ascii="iCiel Avenir LT Std 35 Light" w:hAnsi="iCiel Avenir LT Std 35 Light" w:cs="Calibri"/>
            <w:i/>
            <w:iCs/>
            <w:sz w:val="22"/>
            <w:szCs w:val="22"/>
            <w:rPrChange w:id="15519" w:author="An Tran, ACA (BUV)" w:date="2024-09-13T17:29:00Z" w16du:dateUtc="2024-09-13T10:29:00Z">
              <w:rPr>
                <w:rFonts w:cs="Calibri"/>
                <w:i/>
                <w:iCs/>
                <w:szCs w:val="22"/>
              </w:rPr>
            </w:rPrChange>
          </w:rPr>
          <w:delText>ớ</w:delText>
        </w:r>
        <w:r w:rsidRPr="00863667" w:rsidDel="003C6139">
          <w:rPr>
            <w:rFonts w:ascii="iCiel Avenir LT Std 35 Light" w:hAnsi="iCiel Avenir LT Std 35 Light" w:cs="Arial"/>
            <w:i/>
            <w:iCs/>
            <w:sz w:val="22"/>
            <w:szCs w:val="22"/>
            <w:rPrChange w:id="15520" w:author="An Tran, ACA (BUV)" w:date="2024-09-13T17:29:00Z" w16du:dateUtc="2024-09-13T10:29:00Z">
              <w:rPr>
                <w:rFonts w:cs="Arial"/>
                <w:i/>
                <w:iCs/>
                <w:szCs w:val="22"/>
              </w:rPr>
            </w:rPrChange>
          </w:rPr>
          <w:delText>i vi</w:delText>
        </w:r>
        <w:r w:rsidRPr="00863667" w:rsidDel="003C6139">
          <w:rPr>
            <w:rFonts w:ascii="iCiel Avenir LT Std 35 Light" w:hAnsi="iCiel Avenir LT Std 35 Light" w:cs="Calibri"/>
            <w:i/>
            <w:iCs/>
            <w:sz w:val="22"/>
            <w:szCs w:val="22"/>
            <w:rPrChange w:id="15521"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522"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5523"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524" w:author="An Tran, ACA (BUV)" w:date="2024-09-13T17:29:00Z" w16du:dateUtc="2024-09-13T10:29:00Z">
              <w:rPr>
                <w:rFonts w:cs="Arial"/>
                <w:i/>
                <w:iCs/>
                <w:szCs w:val="22"/>
              </w:rPr>
            </w:rPrChange>
          </w:rPr>
          <w:delText>ng ty kh</w:delText>
        </w:r>
        <w:r w:rsidRPr="00863667" w:rsidDel="003C6139">
          <w:rPr>
            <w:rFonts w:ascii="iCiel Avenir LT Std 35 Light" w:hAnsi="iCiel Avenir LT Std 35 Light" w:cs="Avenir Next LT Pro"/>
            <w:i/>
            <w:iCs/>
            <w:sz w:val="22"/>
            <w:szCs w:val="22"/>
            <w:rPrChange w:id="15525"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526" w:author="An Tran, ACA (BUV)" w:date="2024-09-13T17:29:00Z" w16du:dateUtc="2024-09-13T10:29:00Z">
              <w:rPr>
                <w:rFonts w:cs="Arial"/>
                <w:i/>
                <w:iCs/>
                <w:szCs w:val="22"/>
              </w:rPr>
            </w:rPrChange>
          </w:rPr>
          <w:delText>ng coi tr</w:delText>
        </w:r>
        <w:r w:rsidRPr="00863667" w:rsidDel="003C6139">
          <w:rPr>
            <w:rFonts w:ascii="iCiel Avenir LT Std 35 Light" w:hAnsi="iCiel Avenir LT Std 35 Light" w:cs="Calibri"/>
            <w:i/>
            <w:iCs/>
            <w:sz w:val="22"/>
            <w:szCs w:val="22"/>
            <w:rPrChange w:id="15527"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5528"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Calibri"/>
            <w:i/>
            <w:iCs/>
            <w:sz w:val="22"/>
            <w:szCs w:val="22"/>
            <w:rPrChange w:id="15529"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5530" w:author="An Tran, ACA (BUV)" w:date="2024-09-13T17:29:00Z" w16du:dateUtc="2024-09-13T10:29:00Z">
              <w:rPr>
                <w:rFonts w:cs="Arial"/>
                <w:i/>
                <w:iCs/>
                <w:szCs w:val="22"/>
              </w:rPr>
            </w:rPrChange>
          </w:rPr>
          <w:delText>ng hi</w:delText>
        </w:r>
        <w:r w:rsidRPr="00863667" w:rsidDel="003C6139">
          <w:rPr>
            <w:rFonts w:ascii="iCiel Avenir LT Std 35 Light" w:hAnsi="iCiel Avenir LT Std 35 Light" w:cs="Calibri"/>
            <w:i/>
            <w:iCs/>
            <w:sz w:val="22"/>
            <w:szCs w:val="22"/>
            <w:rPrChange w:id="15531"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5532"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553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534"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5535"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5536" w:author="An Tran, ACA (BUV)" w:date="2024-09-13T17:29:00Z" w16du:dateUtc="2024-09-13T10:29:00Z">
              <w:rPr>
                <w:rFonts w:cs="Arial"/>
                <w:i/>
                <w:iCs/>
                <w:szCs w:val="22"/>
              </w:rPr>
            </w:rPrChange>
          </w:rPr>
          <w:delText xml:space="preserve">c lao </w:delText>
        </w:r>
        <w:r w:rsidRPr="00863667" w:rsidDel="003C6139">
          <w:rPr>
            <w:rFonts w:ascii="iCiel Avenir LT Std 35 Light" w:hAnsi="iCiel Avenir LT Std 35 Light" w:cs="Avenir Next LT Pro"/>
            <w:i/>
            <w:iCs/>
            <w:sz w:val="22"/>
            <w:szCs w:val="22"/>
            <w:rPrChange w:id="1553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538"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539"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Calibri"/>
            <w:i/>
            <w:iCs/>
            <w:sz w:val="22"/>
            <w:szCs w:val="22"/>
            <w:rPrChange w:id="15540"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5541" w:author="An Tran, ACA (BUV)" w:date="2024-09-13T17:29:00Z" w16du:dateUtc="2024-09-13T10:29:00Z">
              <w:rPr>
                <w:rFonts w:cs="Arial"/>
                <w:i/>
                <w:iCs/>
                <w:szCs w:val="22"/>
              </w:rPr>
            </w:rPrChange>
          </w:rPr>
          <w:delText>a th</w:delText>
        </w:r>
        <w:r w:rsidRPr="00863667" w:rsidDel="003C6139">
          <w:rPr>
            <w:rFonts w:ascii="iCiel Avenir LT Std 35 Light" w:hAnsi="iCiel Avenir LT Std 35 Light" w:cs="Calibri"/>
            <w:i/>
            <w:iCs/>
            <w:sz w:val="22"/>
            <w:szCs w:val="22"/>
            <w:rPrChange w:id="15542"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543"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54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545" w:author="An Tran, ACA (BUV)" w:date="2024-09-13T17:29:00Z" w16du:dateUtc="2024-09-13T10:29:00Z">
              <w:rPr>
                <w:rFonts w:cs="Arial"/>
                <w:i/>
                <w:iCs/>
                <w:szCs w:val="22"/>
              </w:rPr>
            </w:rPrChange>
          </w:rPr>
          <w:delText>p sinh. Thay v</w:delText>
        </w:r>
        <w:r w:rsidRPr="00863667" w:rsidDel="003C6139">
          <w:rPr>
            <w:rFonts w:ascii="iCiel Avenir LT Std 35 Light" w:hAnsi="iCiel Avenir LT Std 35 Light" w:cs="Avenir Next LT Pro"/>
            <w:i/>
            <w:iCs/>
            <w:sz w:val="22"/>
            <w:szCs w:val="22"/>
            <w:rPrChange w:id="15546"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5547"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5548"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549" w:author="An Tran, ACA (BUV)" w:date="2024-09-13T17:29:00Z" w16du:dateUtc="2024-09-13T10:29:00Z">
              <w:rPr>
                <w:rFonts w:cs="Arial"/>
                <w:i/>
                <w:iCs/>
                <w:szCs w:val="22"/>
              </w:rPr>
            </w:rPrChange>
          </w:rPr>
          <w:delText>c quy</w:delText>
        </w:r>
        <w:r w:rsidRPr="00863667" w:rsidDel="003C6139">
          <w:rPr>
            <w:rFonts w:ascii="iCiel Avenir LT Std 35 Light" w:hAnsi="iCiel Avenir LT Std 35 Light" w:cs="Calibri"/>
            <w:i/>
            <w:iCs/>
            <w:sz w:val="22"/>
            <w:szCs w:val="22"/>
            <w:rPrChange w:id="15550"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551"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Calibri"/>
            <w:i/>
            <w:iCs/>
            <w:sz w:val="22"/>
            <w:szCs w:val="22"/>
            <w:rPrChange w:id="15552"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5553"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Calibri"/>
            <w:i/>
            <w:iCs/>
            <w:sz w:val="22"/>
            <w:szCs w:val="22"/>
            <w:rPrChange w:id="15554"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555"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Avenir Next LT Pro"/>
            <w:i/>
            <w:iCs/>
            <w:sz w:val="22"/>
            <w:szCs w:val="22"/>
            <w:rPrChange w:id="1555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557" w:author="An Tran, ACA (BUV)" w:date="2024-09-13T17:29:00Z" w16du:dateUtc="2024-09-13T10:29:00Z">
              <w:rPr>
                <w:rFonts w:cs="Arial"/>
                <w:i/>
                <w:iCs/>
                <w:szCs w:val="22"/>
              </w:rPr>
            </w:rPrChange>
          </w:rPr>
          <w:delText>i ch</w:delText>
        </w:r>
        <w:r w:rsidRPr="00863667" w:rsidDel="003C6139">
          <w:rPr>
            <w:rFonts w:ascii="iCiel Avenir LT Std 35 Light" w:hAnsi="iCiel Avenir LT Std 35 Light" w:cs="Avenir Next LT Pro"/>
            <w:i/>
            <w:iCs/>
            <w:sz w:val="22"/>
            <w:szCs w:val="22"/>
            <w:rPrChange w:id="15558"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559" w:author="An Tran, ACA (BUV)" w:date="2024-09-13T17:29:00Z" w16du:dateUtc="2024-09-13T10:29:00Z">
              <w:rPr>
                <w:rFonts w:cs="Arial"/>
                <w:i/>
                <w:iCs/>
                <w:szCs w:val="22"/>
              </w:rPr>
            </w:rPrChange>
          </w:rPr>
          <w:delText>nh, c</w:delText>
        </w:r>
        <w:r w:rsidRPr="00863667" w:rsidDel="003C6139">
          <w:rPr>
            <w:rFonts w:ascii="iCiel Avenir LT Std 35 Light" w:hAnsi="iCiel Avenir LT Std 35 Light" w:cs="Avenir Next LT Pro"/>
            <w:i/>
            <w:iCs/>
            <w:sz w:val="22"/>
            <w:szCs w:val="22"/>
            <w:rPrChange w:id="1556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561"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5562"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563" w:author="An Tran, ACA (BUV)" w:date="2024-09-13T17:29:00Z" w16du:dateUtc="2024-09-13T10:29:00Z">
              <w:rPr>
                <w:rFonts w:cs="Arial"/>
                <w:i/>
                <w:iCs/>
                <w:szCs w:val="22"/>
              </w:rPr>
            </w:rPrChange>
          </w:rPr>
          <w:delText>ng ty n</w:delText>
        </w:r>
        <w:r w:rsidRPr="00863667" w:rsidDel="003C6139">
          <w:rPr>
            <w:rFonts w:ascii="iCiel Avenir LT Std 35 Light" w:hAnsi="iCiel Avenir LT Std 35 Light" w:cs="Avenir Next LT Pro"/>
            <w:i/>
            <w:iCs/>
            <w:sz w:val="22"/>
            <w:szCs w:val="22"/>
            <w:rPrChange w:id="1556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565" w:author="An Tran, ACA (BUV)" w:date="2024-09-13T17:29:00Z" w16du:dateUtc="2024-09-13T10:29:00Z">
              <w:rPr>
                <w:rFonts w:cs="Arial"/>
                <w:i/>
                <w:iCs/>
                <w:szCs w:val="22"/>
              </w:rPr>
            </w:rPrChange>
          </w:rPr>
          <w:delText>y cung c</w:delText>
        </w:r>
        <w:r w:rsidRPr="00863667" w:rsidDel="003C6139">
          <w:rPr>
            <w:rFonts w:ascii="iCiel Avenir LT Std 35 Light" w:hAnsi="iCiel Avenir LT Std 35 Light" w:cs="Calibri"/>
            <w:i/>
            <w:iCs/>
            <w:sz w:val="22"/>
            <w:szCs w:val="22"/>
            <w:rPrChange w:id="15566"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567" w:author="An Tran, ACA (BUV)" w:date="2024-09-13T17:29:00Z" w16du:dateUtc="2024-09-13T10:29:00Z">
              <w:rPr>
                <w:rFonts w:cs="Arial"/>
                <w:i/>
                <w:iCs/>
                <w:szCs w:val="22"/>
              </w:rPr>
            </w:rPrChange>
          </w:rPr>
          <w:delText>p nh</w:delText>
        </w:r>
        <w:r w:rsidRPr="00863667" w:rsidDel="003C6139">
          <w:rPr>
            <w:rFonts w:ascii="iCiel Avenir LT Std 35 Light" w:hAnsi="iCiel Avenir LT Std 35 Light" w:cs="Avenir Next LT Pro"/>
            <w:i/>
            <w:iCs/>
            <w:sz w:val="22"/>
            <w:szCs w:val="22"/>
            <w:rPrChange w:id="15568"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5569"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Calibri"/>
            <w:i/>
            <w:iCs/>
            <w:sz w:val="22"/>
            <w:szCs w:val="22"/>
            <w:rPrChange w:id="15570"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571"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5572"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573"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574"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557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576"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5577" w:author="An Tran, ACA (BUV)" w:date="2024-09-13T17:29:00Z" w16du:dateUtc="2024-09-13T10:29:00Z">
              <w:rPr>
                <w:rFonts w:cs="Arial"/>
                <w:i/>
                <w:iCs/>
                <w:szCs w:val="22"/>
              </w:rPr>
            </w:rPrChange>
          </w:rPr>
          <w:delText>ng h</w:delText>
        </w:r>
        <w:r w:rsidRPr="00863667" w:rsidDel="003C6139">
          <w:rPr>
            <w:rFonts w:ascii="iCiel Avenir LT Std 35 Light" w:hAnsi="iCiel Avenir LT Std 35 Light" w:cs="Avenir Next LT Pro"/>
            <w:i/>
            <w:iCs/>
            <w:sz w:val="22"/>
            <w:szCs w:val="22"/>
            <w:rPrChange w:id="1557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579" w:author="An Tran, ACA (BUV)" w:date="2024-09-13T17:29:00Z" w16du:dateUtc="2024-09-13T10:29:00Z">
              <w:rPr>
                <w:rFonts w:cs="Arial"/>
                <w:i/>
                <w:iCs/>
                <w:szCs w:val="22"/>
              </w:rPr>
            </w:rPrChange>
          </w:rPr>
          <w:delText>nh ch</w:delText>
        </w:r>
        <w:r w:rsidRPr="00863667" w:rsidDel="003C6139">
          <w:rPr>
            <w:rFonts w:ascii="iCiel Avenir LT Std 35 Light" w:hAnsi="iCiel Avenir LT Std 35 Light" w:cs="Calibri"/>
            <w:i/>
            <w:iCs/>
            <w:sz w:val="22"/>
            <w:szCs w:val="22"/>
            <w:rPrChange w:id="15580" w:author="An Tran, ACA (BUV)" w:date="2024-09-13T17:29:00Z" w16du:dateUtc="2024-09-13T10:29:00Z">
              <w:rPr>
                <w:rFonts w:cs="Calibri"/>
                <w:i/>
                <w:iCs/>
                <w:szCs w:val="22"/>
              </w:rPr>
            </w:rPrChange>
          </w:rPr>
          <w:delText>ỉ</w:delText>
        </w:r>
        <w:r w:rsidRPr="00863667" w:rsidDel="003C6139">
          <w:rPr>
            <w:rFonts w:ascii="iCiel Avenir LT Std 35 Light" w:hAnsi="iCiel Avenir LT Std 35 Light" w:cs="Arial"/>
            <w:i/>
            <w:iCs/>
            <w:sz w:val="22"/>
            <w:szCs w:val="22"/>
            <w:rPrChange w:id="15581" w:author="An Tran, ACA (BUV)" w:date="2024-09-13T17:29:00Z" w16du:dateUtc="2024-09-13T10:29:00Z">
              <w:rPr>
                <w:rFonts w:cs="Arial"/>
                <w:i/>
                <w:iCs/>
                <w:szCs w:val="22"/>
              </w:rPr>
            </w:rPrChange>
          </w:rPr>
          <w:delText xml:space="preserve"> d</w:delText>
        </w:r>
        <w:r w:rsidRPr="00863667" w:rsidDel="003C6139">
          <w:rPr>
            <w:rFonts w:ascii="iCiel Avenir LT Std 35 Light" w:hAnsi="iCiel Avenir LT Std 35 Light" w:cs="Calibri"/>
            <w:i/>
            <w:iCs/>
            <w:sz w:val="22"/>
            <w:szCs w:val="22"/>
            <w:rPrChange w:id="15582"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5583"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558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585"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5586"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587" w:author="An Tran, ACA (BUV)" w:date="2024-09-13T17:29:00Z" w16du:dateUtc="2024-09-13T10:29:00Z">
              <w:rPr>
                <w:rFonts w:cs="Arial"/>
                <w:i/>
                <w:iCs/>
                <w:szCs w:val="22"/>
              </w:rPr>
            </w:rPrChange>
          </w:rPr>
          <w:delText>n th</w:delText>
        </w:r>
        <w:r w:rsidRPr="00863667" w:rsidDel="003C6139">
          <w:rPr>
            <w:rFonts w:ascii="iCiel Avenir LT Std 35 Light" w:hAnsi="iCiel Avenir LT Std 35 Light" w:cs="Calibri"/>
            <w:i/>
            <w:iCs/>
            <w:sz w:val="22"/>
            <w:szCs w:val="22"/>
            <w:rPrChange w:id="1558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589"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590"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591" w:author="An Tran, ACA (BUV)" w:date="2024-09-13T17:29:00Z" w16du:dateUtc="2024-09-13T10:29:00Z">
              <w:rPr>
                <w:rFonts w:cs="Arial"/>
                <w:i/>
                <w:iCs/>
                <w:szCs w:val="22"/>
              </w:rPr>
            </w:rPrChange>
          </w:rPr>
          <w:delText>p sinh h</w:delText>
        </w:r>
        <w:r w:rsidRPr="00863667" w:rsidDel="003C6139">
          <w:rPr>
            <w:rFonts w:ascii="iCiel Avenir LT Std 35 Light" w:hAnsi="iCiel Avenir LT Std 35 Light" w:cs="Calibri"/>
            <w:i/>
            <w:iCs/>
            <w:sz w:val="22"/>
            <w:szCs w:val="22"/>
            <w:rPrChange w:id="15592"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5593"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5594"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5595" w:author="An Tran, ACA (BUV)" w:date="2024-09-13T17:29:00Z" w16du:dateUtc="2024-09-13T10:29:00Z">
              <w:rPr>
                <w:rFonts w:cs="Arial"/>
                <w:i/>
                <w:iCs/>
                <w:szCs w:val="22"/>
              </w:rPr>
            </w:rPrChange>
          </w:rPr>
          <w:delText>i trong khi l</w:delText>
        </w:r>
        <w:r w:rsidRPr="00863667" w:rsidDel="003C6139">
          <w:rPr>
            <w:rFonts w:ascii="iCiel Avenir LT Std 35 Light" w:hAnsi="iCiel Avenir LT Std 35 Light" w:cs="Avenir Next LT Pro"/>
            <w:i/>
            <w:iCs/>
            <w:sz w:val="22"/>
            <w:szCs w:val="22"/>
            <w:rPrChange w:id="1559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597"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5598"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599"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Calibri"/>
            <w:i/>
            <w:iCs/>
            <w:sz w:val="22"/>
            <w:szCs w:val="22"/>
            <w:rPrChange w:id="15600"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5601" w:author="An Tran, ACA (BUV)" w:date="2024-09-13T17:29:00Z" w16du:dateUtc="2024-09-13T10:29:00Z">
              <w:rPr>
                <w:rFonts w:cs="Arial"/>
                <w:i/>
                <w:iCs/>
                <w:szCs w:val="22"/>
              </w:rPr>
            </w:rPrChange>
          </w:rPr>
          <w:delText xml:space="preserve"> s</w:delText>
        </w:r>
        <w:r w:rsidRPr="00863667" w:rsidDel="003C6139">
          <w:rPr>
            <w:rFonts w:ascii="iCiel Avenir LT Std 35 Light" w:hAnsi="iCiel Avenir LT Std 35 Light" w:cs="Calibri"/>
            <w:i/>
            <w:iCs/>
            <w:sz w:val="22"/>
            <w:szCs w:val="22"/>
            <w:rPrChange w:id="15602" w:author="An Tran, ACA (BUV)" w:date="2024-09-13T17:29:00Z" w16du:dateUtc="2024-09-13T10:29:00Z">
              <w:rPr>
                <w:rFonts w:cs="Calibri"/>
                <w:i/>
                <w:iCs/>
                <w:szCs w:val="22"/>
              </w:rPr>
            </w:rPrChange>
          </w:rPr>
          <w:delText>ở</w:delText>
        </w:r>
        <w:r w:rsidRPr="00863667" w:rsidDel="003C6139">
          <w:rPr>
            <w:rFonts w:ascii="iCiel Avenir LT Std 35 Light" w:hAnsi="iCiel Avenir LT Std 35 Light" w:cs="Arial"/>
            <w:i/>
            <w:iCs/>
            <w:sz w:val="22"/>
            <w:szCs w:val="22"/>
            <w:rPrChange w:id="15603"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560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605" w:author="An Tran, ACA (BUV)" w:date="2024-09-13T17:29:00Z" w16du:dateUtc="2024-09-13T10:29:00Z">
              <w:rPr>
                <w:rFonts w:cs="Arial"/>
                <w:i/>
                <w:iCs/>
                <w:szCs w:val="22"/>
              </w:rPr>
            </w:rPrChange>
          </w:rPr>
          <w:delText>t ch</w:delText>
        </w:r>
        <w:r w:rsidRPr="00863667" w:rsidDel="003C6139">
          <w:rPr>
            <w:rFonts w:ascii="iCiel Avenir LT Std 35 Light" w:hAnsi="iCiel Avenir LT Std 35 Light" w:cs="Calibri"/>
            <w:i/>
            <w:iCs/>
            <w:sz w:val="22"/>
            <w:szCs w:val="22"/>
            <w:rPrChange w:id="15606"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607" w:author="An Tran, ACA (BUV)" w:date="2024-09-13T17:29:00Z" w16du:dateUtc="2024-09-13T10:29:00Z">
              <w:rPr>
                <w:rFonts w:cs="Arial"/>
                <w:i/>
                <w:iCs/>
                <w:szCs w:val="22"/>
              </w:rPr>
            </w:rPrChange>
          </w:rPr>
          <w:delText>t c</w:delText>
        </w:r>
        <w:r w:rsidRPr="00863667" w:rsidDel="003C6139">
          <w:rPr>
            <w:rFonts w:ascii="iCiel Avenir LT Std 35 Light" w:hAnsi="iCiel Avenir LT Std 35 Light" w:cs="Calibri"/>
            <w:i/>
            <w:iCs/>
            <w:sz w:val="22"/>
            <w:szCs w:val="22"/>
            <w:rPrChange w:id="15608"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5609" w:author="An Tran, ACA (BUV)" w:date="2024-09-13T17:29:00Z" w16du:dateUtc="2024-09-13T10:29:00Z">
              <w:rPr>
                <w:rFonts w:cs="Arial"/>
                <w:i/>
                <w:iCs/>
                <w:szCs w:val="22"/>
              </w:rPr>
            </w:rPrChange>
          </w:rPr>
          <w:delText>a m</w:delText>
        </w:r>
        <w:r w:rsidRPr="00863667" w:rsidDel="003C6139">
          <w:rPr>
            <w:rFonts w:ascii="iCiel Avenir LT Std 35 Light" w:hAnsi="iCiel Avenir LT Std 35 Light" w:cs="Calibri"/>
            <w:i/>
            <w:iCs/>
            <w:sz w:val="22"/>
            <w:szCs w:val="22"/>
            <w:rPrChange w:id="15610"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611" w:author="An Tran, ACA (BUV)" w:date="2024-09-13T17:29:00Z" w16du:dateUtc="2024-09-13T10:29:00Z">
              <w:rPr>
                <w:rFonts w:cs="Arial"/>
                <w:i/>
                <w:iCs/>
                <w:szCs w:val="22"/>
              </w:rPr>
            </w:rPrChange>
          </w:rPr>
          <w:delText>t g</w:delText>
        </w:r>
        <w:r w:rsidRPr="00863667" w:rsidDel="003C6139">
          <w:rPr>
            <w:rFonts w:ascii="iCiel Avenir LT Std 35 Light" w:hAnsi="iCiel Avenir LT Std 35 Light" w:cs="Avenir Next LT Pro"/>
            <w:i/>
            <w:iCs/>
            <w:sz w:val="22"/>
            <w:szCs w:val="22"/>
            <w:rPrChange w:id="15612"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613" w:author="An Tran, ACA (BUV)" w:date="2024-09-13T17:29:00Z" w16du:dateUtc="2024-09-13T10:29:00Z">
              <w:rPr>
                <w:rFonts w:cs="Arial"/>
                <w:i/>
                <w:iCs/>
                <w:szCs w:val="22"/>
              </w:rPr>
            </w:rPrChange>
          </w:rPr>
          <w:delText>c l</w:delText>
        </w:r>
        <w:r w:rsidRPr="00863667" w:rsidDel="003C6139">
          <w:rPr>
            <w:rFonts w:ascii="iCiel Avenir LT Std 35 Light" w:hAnsi="iCiel Avenir LT Std 35 Light" w:cs="Avenir Next LT Pro"/>
            <w:i/>
            <w:iCs/>
            <w:sz w:val="22"/>
            <w:szCs w:val="22"/>
            <w:rPrChange w:id="1561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615"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561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617" w:author="An Tran, ACA (BUV)" w:date="2024-09-13T17:29:00Z" w16du:dateUtc="2024-09-13T10:29:00Z">
              <w:rPr>
                <w:rFonts w:cs="Arial"/>
                <w:i/>
                <w:iCs/>
                <w:szCs w:val="22"/>
              </w:rPr>
            </w:rPrChange>
          </w:rPr>
          <w:delText>c bao g</w:delText>
        </w:r>
        <w:r w:rsidRPr="00863667" w:rsidDel="003C6139">
          <w:rPr>
            <w:rFonts w:ascii="iCiel Avenir LT Std 35 Light" w:hAnsi="iCiel Avenir LT Std 35 Light" w:cs="Calibri"/>
            <w:i/>
            <w:iCs/>
            <w:sz w:val="22"/>
            <w:szCs w:val="22"/>
            <w:rPrChange w:id="15618"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5619" w:author="An Tran, ACA (BUV)" w:date="2024-09-13T17:29:00Z" w16du:dateUtc="2024-09-13T10:29:00Z">
              <w:rPr>
                <w:rFonts w:cs="Arial"/>
                <w:i/>
                <w:iCs/>
                <w:szCs w:val="22"/>
              </w:rPr>
            </w:rPrChange>
          </w:rPr>
          <w:delText>m laptop/m</w:delText>
        </w:r>
        <w:r w:rsidRPr="00863667" w:rsidDel="003C6139">
          <w:rPr>
            <w:rFonts w:ascii="iCiel Avenir LT Std 35 Light" w:hAnsi="iCiel Avenir LT Std 35 Light" w:cs="Avenir Next LT Pro"/>
            <w:i/>
            <w:iCs/>
            <w:sz w:val="22"/>
            <w:szCs w:val="22"/>
            <w:rPrChange w:id="1562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621" w:author="An Tran, ACA (BUV)" w:date="2024-09-13T17:29:00Z" w16du:dateUtc="2024-09-13T10:29:00Z">
              <w:rPr>
                <w:rFonts w:cs="Arial"/>
                <w:i/>
                <w:iCs/>
                <w:szCs w:val="22"/>
              </w:rPr>
            </w:rPrChange>
          </w:rPr>
          <w:delText>y t</w:delText>
        </w:r>
        <w:r w:rsidRPr="00863667" w:rsidDel="003C6139">
          <w:rPr>
            <w:rFonts w:ascii="iCiel Avenir LT Std 35 Light" w:hAnsi="iCiel Avenir LT Std 35 Light" w:cs="Avenir Next LT Pro"/>
            <w:i/>
            <w:iCs/>
            <w:sz w:val="22"/>
            <w:szCs w:val="22"/>
            <w:rPrChange w:id="15622"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623" w:author="An Tran, ACA (BUV)" w:date="2024-09-13T17:29:00Z" w16du:dateUtc="2024-09-13T10:29:00Z">
              <w:rPr>
                <w:rFonts w:cs="Arial"/>
                <w:i/>
                <w:iCs/>
                <w:szCs w:val="22"/>
              </w:rPr>
            </w:rPrChange>
          </w:rPr>
          <w:delText xml:space="preserve">nh, </w:delText>
        </w:r>
        <w:r w:rsidRPr="00863667" w:rsidDel="003C6139">
          <w:rPr>
            <w:rFonts w:ascii="iCiel Avenir LT Std 35 Light" w:hAnsi="iCiel Avenir LT Std 35 Light" w:cs="Avenir Next LT Pro"/>
            <w:i/>
            <w:iCs/>
            <w:sz w:val="22"/>
            <w:szCs w:val="22"/>
            <w:rPrChange w:id="1562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5625"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562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627" w:author="An Tran, ACA (BUV)" w:date="2024-09-13T17:29:00Z" w16du:dateUtc="2024-09-13T10:29:00Z">
              <w:rPr>
                <w:rFonts w:cs="Arial"/>
                <w:i/>
                <w:iCs/>
                <w:szCs w:val="22"/>
              </w:rPr>
            </w:rPrChange>
          </w:rPr>
          <w:delText>n tho</w:delText>
        </w:r>
        <w:r w:rsidRPr="00863667" w:rsidDel="003C6139">
          <w:rPr>
            <w:rFonts w:ascii="iCiel Avenir LT Std 35 Light" w:hAnsi="iCiel Avenir LT Std 35 Light" w:cs="Calibri"/>
            <w:i/>
            <w:iCs/>
            <w:sz w:val="22"/>
            <w:szCs w:val="22"/>
            <w:rPrChange w:id="15628"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629" w:author="An Tran, ACA (BUV)" w:date="2024-09-13T17:29:00Z" w16du:dateUtc="2024-09-13T10:29:00Z">
              <w:rPr>
                <w:rFonts w:cs="Arial"/>
                <w:i/>
                <w:iCs/>
                <w:szCs w:val="22"/>
              </w:rPr>
            </w:rPrChange>
          </w:rPr>
          <w:delText>i, v</w:delText>
        </w:r>
        <w:r w:rsidRPr="00863667" w:rsidDel="003C6139">
          <w:rPr>
            <w:rFonts w:ascii="iCiel Avenir LT Std 35 Light" w:hAnsi="iCiel Avenir LT Std 35 Light" w:cs="Avenir Next LT Pro"/>
            <w:i/>
            <w:iCs/>
            <w:sz w:val="22"/>
            <w:szCs w:val="22"/>
            <w:rPrChange w:id="15630"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5631" w:author="An Tran, ACA (BUV)" w:date="2024-09-13T17:29:00Z" w16du:dateUtc="2024-09-13T10:29:00Z">
              <w:rPr>
                <w:rFonts w:cs="Arial"/>
                <w:i/>
                <w:iCs/>
                <w:szCs w:val="22"/>
              </w:rPr>
            </w:rPrChange>
          </w:rPr>
          <w:delText>n ph</w:delText>
        </w:r>
        <w:r w:rsidRPr="00863667" w:rsidDel="003C6139">
          <w:rPr>
            <w:rFonts w:ascii="iCiel Avenir LT Std 35 Light" w:hAnsi="iCiel Avenir LT Std 35 Light" w:cs="Avenir Next LT Pro"/>
            <w:i/>
            <w:iCs/>
            <w:sz w:val="22"/>
            <w:szCs w:val="22"/>
            <w:rPrChange w:id="15632" w:author="An Tran, ACA (BUV)" w:date="2024-09-13T17:29:00Z" w16du:dateUtc="2024-09-13T10:29:00Z">
              <w:rPr>
                <w:rFonts w:cs="Avenir Next LT Pro"/>
                <w:i/>
                <w:iCs/>
                <w:szCs w:val="22"/>
              </w:rPr>
            </w:rPrChange>
          </w:rPr>
          <w:delText>ò</w:delText>
        </w:r>
        <w:r w:rsidRPr="00863667" w:rsidDel="003C6139">
          <w:rPr>
            <w:rFonts w:ascii="iCiel Avenir LT Std 35 Light" w:hAnsi="iCiel Avenir LT Std 35 Light" w:cs="Arial"/>
            <w:i/>
            <w:iCs/>
            <w:sz w:val="22"/>
            <w:szCs w:val="22"/>
            <w:rPrChange w:id="15633" w:author="An Tran, ACA (BUV)" w:date="2024-09-13T17:29:00Z" w16du:dateUtc="2024-09-13T10:29:00Z">
              <w:rPr>
                <w:rFonts w:cs="Arial"/>
                <w:i/>
                <w:iCs/>
                <w:szCs w:val="22"/>
              </w:rPr>
            </w:rPrChange>
          </w:rPr>
          <w:delText>ng ph</w:delText>
        </w:r>
        <w:r w:rsidRPr="00863667" w:rsidDel="003C6139">
          <w:rPr>
            <w:rFonts w:ascii="iCiel Avenir LT Std 35 Light" w:hAnsi="iCiel Avenir LT Std 35 Light" w:cs="Calibri"/>
            <w:i/>
            <w:iCs/>
            <w:sz w:val="22"/>
            <w:szCs w:val="22"/>
            <w:rPrChange w:id="15634" w:author="An Tran, ACA (BUV)" w:date="2024-09-13T17:29:00Z" w16du:dateUtc="2024-09-13T10:29:00Z">
              <w:rPr>
                <w:rFonts w:cs="Calibri"/>
                <w:i/>
                <w:iCs/>
                <w:szCs w:val="22"/>
              </w:rPr>
            </w:rPrChange>
          </w:rPr>
          <w:delText>ẩ</w:delText>
        </w:r>
        <w:r w:rsidRPr="00863667" w:rsidDel="003C6139">
          <w:rPr>
            <w:rFonts w:ascii="iCiel Avenir LT Std 35 Light" w:hAnsi="iCiel Avenir LT Std 35 Light" w:cs="Arial"/>
            <w:i/>
            <w:iCs/>
            <w:sz w:val="22"/>
            <w:szCs w:val="22"/>
            <w:rPrChange w:id="15635" w:author="An Tran, ACA (BUV)" w:date="2024-09-13T17:29:00Z" w16du:dateUtc="2024-09-13T10:29:00Z">
              <w:rPr>
                <w:rFonts w:cs="Arial"/>
                <w:i/>
                <w:iCs/>
                <w:szCs w:val="22"/>
              </w:rPr>
            </w:rPrChange>
          </w:rPr>
          <w:delText>m; b</w:delText>
        </w:r>
        <w:r w:rsidRPr="00863667" w:rsidDel="003C6139">
          <w:rPr>
            <w:rFonts w:ascii="iCiel Avenir LT Std 35 Light" w:hAnsi="iCiel Avenir LT Std 35 Light" w:cs="Calibri"/>
            <w:i/>
            <w:iCs/>
            <w:sz w:val="22"/>
            <w:szCs w:val="22"/>
            <w:rPrChange w:id="15636"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637" w:author="An Tran, ACA (BUV)" w:date="2024-09-13T17:29:00Z" w16du:dateUtc="2024-09-13T10:29:00Z">
              <w:rPr>
                <w:rFonts w:cs="Arial"/>
                <w:i/>
                <w:iCs/>
                <w:szCs w:val="22"/>
              </w:rPr>
            </w:rPrChange>
          </w:rPr>
          <w:delText xml:space="preserve">a </w:delText>
        </w:r>
        <w:r w:rsidRPr="00863667" w:rsidDel="003C6139">
          <w:rPr>
            <w:rFonts w:ascii="iCiel Avenir LT Std 35 Light" w:hAnsi="iCiel Avenir LT Std 35 Light" w:cs="Avenir Next LT Pro"/>
            <w:i/>
            <w:iCs/>
            <w:sz w:val="22"/>
            <w:szCs w:val="22"/>
            <w:rPrChange w:id="15638"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5639" w:author="An Tran, ACA (BUV)" w:date="2024-09-13T17:29:00Z" w16du:dateUtc="2024-09-13T10:29:00Z">
              <w:rPr>
                <w:rFonts w:cs="Arial"/>
                <w:i/>
                <w:iCs/>
                <w:szCs w:val="22"/>
              </w:rPr>
            </w:rPrChange>
          </w:rPr>
          <w:delText>n theo ca l</w:delText>
        </w:r>
        <w:r w:rsidRPr="00863667" w:rsidDel="003C6139">
          <w:rPr>
            <w:rFonts w:ascii="iCiel Avenir LT Std 35 Light" w:hAnsi="iCiel Avenir LT Std 35 Light" w:cs="Avenir Next LT Pro"/>
            <w:i/>
            <w:iCs/>
            <w:sz w:val="22"/>
            <w:szCs w:val="22"/>
            <w:rPrChange w:id="1564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641" w:author="An Tran, ACA (BUV)" w:date="2024-09-13T17:29:00Z" w16du:dateUtc="2024-09-13T10:29:00Z">
              <w:rPr>
                <w:rFonts w:cs="Arial"/>
                <w:i/>
                <w:iCs/>
                <w:szCs w:val="22"/>
              </w:rPr>
            </w:rPrChange>
          </w:rPr>
          <w:delText>m; v</w:delText>
        </w:r>
        <w:r w:rsidRPr="00863667" w:rsidDel="003C6139">
          <w:rPr>
            <w:rFonts w:ascii="iCiel Avenir LT Std 35 Light" w:hAnsi="iCiel Avenir LT Std 35 Light" w:cs="Avenir Next LT Pro"/>
            <w:i/>
            <w:iCs/>
            <w:sz w:val="22"/>
            <w:szCs w:val="22"/>
            <w:rPrChange w:id="1564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643" w:author="An Tran, ACA (BUV)" w:date="2024-09-13T17:29:00Z" w16du:dateUtc="2024-09-13T10:29:00Z">
              <w:rPr>
                <w:rFonts w:cs="Arial"/>
                <w:i/>
                <w:iCs/>
                <w:szCs w:val="22"/>
              </w:rPr>
            </w:rPrChange>
          </w:rPr>
          <w:delText xml:space="preserve"> ch</w:delText>
        </w:r>
        <w:r w:rsidRPr="00863667" w:rsidDel="003C6139">
          <w:rPr>
            <w:rFonts w:ascii="iCiel Avenir LT Std 35 Light" w:hAnsi="iCiel Avenir LT Std 35 Light" w:cs="Calibri"/>
            <w:i/>
            <w:iCs/>
            <w:sz w:val="22"/>
            <w:szCs w:val="22"/>
            <w:rPrChange w:id="15644"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645" w:author="An Tran, ACA (BUV)" w:date="2024-09-13T17:29:00Z" w16du:dateUtc="2024-09-13T10:29:00Z">
              <w:rPr>
                <w:rFonts w:cs="Arial"/>
                <w:i/>
                <w:iCs/>
                <w:szCs w:val="22"/>
              </w:rPr>
            </w:rPrChange>
          </w:rPr>
          <w:delText>p nh</w:delText>
        </w:r>
        <w:r w:rsidRPr="00863667" w:rsidDel="003C6139">
          <w:rPr>
            <w:rFonts w:ascii="iCiel Avenir LT Std 35 Light" w:hAnsi="iCiel Avenir LT Std 35 Light" w:cs="Calibri"/>
            <w:i/>
            <w:iCs/>
            <w:sz w:val="22"/>
            <w:szCs w:val="22"/>
            <w:rPrChange w:id="15646"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647" w:author="An Tran, ACA (BUV)" w:date="2024-09-13T17:29:00Z" w16du:dateUtc="2024-09-13T10:29:00Z">
              <w:rPr>
                <w:rFonts w:cs="Arial"/>
                <w:i/>
                <w:iCs/>
                <w:szCs w:val="22"/>
              </w:rPr>
            </w:rPrChange>
          </w:rPr>
          <w:delText>n r</w:delText>
        </w:r>
        <w:r w:rsidRPr="00863667" w:rsidDel="003C6139">
          <w:rPr>
            <w:rFonts w:ascii="iCiel Avenir LT Std 35 Light" w:hAnsi="iCiel Avenir LT Std 35 Light" w:cs="Calibri"/>
            <w:i/>
            <w:iCs/>
            <w:sz w:val="22"/>
            <w:szCs w:val="22"/>
            <w:rPrChange w:id="15648"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5649" w:author="An Tran, ACA (BUV)" w:date="2024-09-13T17:29:00Z" w16du:dateUtc="2024-09-13T10:29:00Z">
              <w:rPr>
                <w:rFonts w:cs="Arial"/>
                <w:i/>
                <w:iCs/>
                <w:szCs w:val="22"/>
              </w:rPr>
            </w:rPrChange>
          </w:rPr>
          <w:delText>i ro khi c</w:delText>
        </w:r>
        <w:r w:rsidRPr="00863667" w:rsidDel="003C6139">
          <w:rPr>
            <w:rFonts w:ascii="iCiel Avenir LT Std 35 Light" w:hAnsi="iCiel Avenir LT Std 35 Light" w:cs="Avenir Next LT Pro"/>
            <w:i/>
            <w:iCs/>
            <w:sz w:val="22"/>
            <w:szCs w:val="22"/>
            <w:rPrChange w:id="1565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651" w:author="An Tran, ACA (BUV)" w:date="2024-09-13T17:29:00Z" w16du:dateUtc="2024-09-13T10:29:00Z">
              <w:rPr>
                <w:rFonts w:cs="Arial"/>
                <w:i/>
                <w:iCs/>
                <w:szCs w:val="22"/>
              </w:rPr>
            </w:rPrChange>
          </w:rPr>
          <w:delText>c th</w:delText>
        </w:r>
        <w:r w:rsidRPr="00863667" w:rsidDel="003C6139">
          <w:rPr>
            <w:rFonts w:ascii="iCiel Avenir LT Std 35 Light" w:hAnsi="iCiel Avenir LT Std 35 Light" w:cs="Calibri"/>
            <w:i/>
            <w:iCs/>
            <w:sz w:val="22"/>
            <w:szCs w:val="22"/>
            <w:rPrChange w:id="15652"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653"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654"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655" w:author="An Tran, ACA (BUV)" w:date="2024-09-13T17:29:00Z" w16du:dateUtc="2024-09-13T10:29:00Z">
              <w:rPr>
                <w:rFonts w:cs="Arial"/>
                <w:i/>
                <w:iCs/>
                <w:szCs w:val="22"/>
              </w:rPr>
            </w:rPrChange>
          </w:rPr>
          <w:delText>p sinh c</w:delText>
        </w:r>
        <w:r w:rsidRPr="00863667" w:rsidDel="003C6139">
          <w:rPr>
            <w:rFonts w:ascii="iCiel Avenir LT Std 35 Light" w:hAnsi="iCiel Avenir LT Std 35 Light" w:cs="Avenir Next LT Pro"/>
            <w:i/>
            <w:iCs/>
            <w:sz w:val="22"/>
            <w:szCs w:val="22"/>
            <w:rPrChange w:id="15656"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657"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658"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659"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566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661" w:author="An Tran, ACA (BUV)" w:date="2024-09-13T17:29:00Z" w16du:dateUtc="2024-09-13T10:29:00Z">
              <w:rPr>
                <w:rFonts w:cs="Arial"/>
                <w:i/>
                <w:iCs/>
                <w:szCs w:val="22"/>
              </w:rPr>
            </w:rPrChange>
          </w:rPr>
          <w:delText>m ch</w:delText>
        </w:r>
        <w:r w:rsidRPr="00863667" w:rsidDel="003C6139">
          <w:rPr>
            <w:rFonts w:ascii="iCiel Avenir LT Std 35 Light" w:hAnsi="iCiel Avenir LT Std 35 Light" w:cs="Calibri"/>
            <w:i/>
            <w:iCs/>
            <w:sz w:val="22"/>
            <w:szCs w:val="22"/>
            <w:rPrChange w:id="15662"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663" w:author="An Tran, ACA (BUV)" w:date="2024-09-13T17:29:00Z" w16du:dateUtc="2024-09-13T10:29:00Z">
              <w:rPr>
                <w:rFonts w:cs="Arial"/>
                <w:i/>
                <w:iCs/>
                <w:szCs w:val="22"/>
              </w:rPr>
            </w:rPrChange>
          </w:rPr>
          <w:delText>a t</w:delText>
        </w:r>
        <w:r w:rsidRPr="00863667" w:rsidDel="003C6139">
          <w:rPr>
            <w:rFonts w:ascii="iCiel Avenir LT Std 35 Light" w:hAnsi="iCiel Avenir LT Std 35 Light" w:cs="Calibri"/>
            <w:i/>
            <w:iCs/>
            <w:sz w:val="22"/>
            <w:szCs w:val="22"/>
            <w:rPrChange w:id="15664"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5665" w:author="An Tran, ACA (BUV)" w:date="2024-09-13T17:29:00Z" w16du:dateUtc="2024-09-13T10:29:00Z">
              <w:rPr>
                <w:rFonts w:cs="Arial"/>
                <w:i/>
                <w:iCs/>
                <w:szCs w:val="22"/>
              </w:rPr>
            </w:rPrChange>
          </w:rPr>
          <w:delText>t trong nh</w:delText>
        </w:r>
        <w:r w:rsidRPr="00863667" w:rsidDel="003C6139">
          <w:rPr>
            <w:rFonts w:ascii="iCiel Avenir LT Std 35 Light" w:hAnsi="iCiel Avenir LT Std 35 Light" w:cs="Calibri"/>
            <w:i/>
            <w:iCs/>
            <w:sz w:val="22"/>
            <w:szCs w:val="22"/>
            <w:rPrChange w:id="15666"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667"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Calibri"/>
            <w:i/>
            <w:iCs/>
            <w:sz w:val="22"/>
            <w:szCs w:val="22"/>
            <w:rPrChange w:id="15668"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669" w:author="An Tran, ACA (BUV)" w:date="2024-09-13T17:29:00Z" w16du:dateUtc="2024-09-13T10:29:00Z">
              <w:rPr>
                <w:rFonts w:cs="Arial"/>
                <w:i/>
                <w:iCs/>
                <w:szCs w:val="22"/>
              </w:rPr>
            </w:rPrChange>
          </w:rPr>
          <w:delText>n tr</w:delText>
        </w:r>
        <w:r w:rsidRPr="00863667" w:rsidDel="003C6139">
          <w:rPr>
            <w:rFonts w:ascii="iCiel Avenir LT Std 35 Light" w:hAnsi="iCiel Avenir LT Std 35 Light" w:cs="Calibri"/>
            <w:i/>
            <w:iCs/>
            <w:sz w:val="22"/>
            <w:szCs w:val="22"/>
            <w:rPrChange w:id="15670"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671" w:author="An Tran, ACA (BUV)" w:date="2024-09-13T17:29:00Z" w16du:dateUtc="2024-09-13T10:29:00Z">
              <w:rPr>
                <w:rFonts w:cs="Arial"/>
                <w:i/>
                <w:iCs/>
                <w:szCs w:val="22"/>
              </w:rPr>
            </w:rPrChange>
          </w:rPr>
          <w:delText>i nghi</w:delText>
        </w:r>
        <w:r w:rsidRPr="00863667" w:rsidDel="003C6139">
          <w:rPr>
            <w:rFonts w:ascii="iCiel Avenir LT Std 35 Light" w:hAnsi="iCiel Avenir LT Std 35 Light" w:cs="Calibri"/>
            <w:i/>
            <w:iCs/>
            <w:sz w:val="22"/>
            <w:szCs w:val="22"/>
            <w:rPrChange w:id="15672"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673" w:author="An Tran, ACA (BUV)" w:date="2024-09-13T17:29:00Z" w16du:dateUtc="2024-09-13T10:29:00Z">
              <w:rPr>
                <w:rFonts w:cs="Arial"/>
                <w:i/>
                <w:iCs/>
                <w:szCs w:val="22"/>
              </w:rPr>
            </w:rPrChange>
          </w:rPr>
          <w:delText>m c</w:delText>
        </w:r>
        <w:r w:rsidRPr="00863667" w:rsidDel="003C6139">
          <w:rPr>
            <w:rFonts w:ascii="iCiel Avenir LT Std 35 Light" w:hAnsi="iCiel Avenir LT Std 35 Light" w:cs="Avenir Next LT Pro"/>
            <w:i/>
            <w:iCs/>
            <w:sz w:val="22"/>
            <w:szCs w:val="22"/>
            <w:rPrChange w:id="15674"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675" w:author="An Tran, ACA (BUV)" w:date="2024-09-13T17:29:00Z" w16du:dateUtc="2024-09-13T10:29:00Z">
              <w:rPr>
                <w:rFonts w:cs="Arial"/>
                <w:i/>
                <w:iCs/>
                <w:szCs w:val="22"/>
              </w:rPr>
            </w:rPrChange>
          </w:rPr>
          <w:delText>ng vi</w:delText>
        </w:r>
        <w:r w:rsidRPr="00863667" w:rsidDel="003C6139">
          <w:rPr>
            <w:rFonts w:ascii="iCiel Avenir LT Std 35 Light" w:hAnsi="iCiel Avenir LT Std 35 Light" w:cs="Calibri"/>
            <w:i/>
            <w:iCs/>
            <w:sz w:val="22"/>
            <w:szCs w:val="22"/>
            <w:rPrChange w:id="1567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677"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567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679"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680" w:author="An Tran, ACA (BUV)" w:date="2024-09-13T17:29:00Z" w16du:dateUtc="2024-09-13T10:29:00Z">
              <w:rPr>
                <w:rFonts w:cs="Arial"/>
                <w:i/>
                <w:iCs/>
                <w:szCs w:val="22"/>
              </w:rPr>
            </w:rPrChange>
          </w:rPr>
          <w:delText>u ti</w:delText>
        </w:r>
        <w:r w:rsidRPr="00863667" w:rsidDel="003C6139">
          <w:rPr>
            <w:rFonts w:ascii="iCiel Avenir LT Std 35 Light" w:hAnsi="iCiel Avenir LT Std 35 Light" w:cs="Avenir Next LT Pro"/>
            <w:i/>
            <w:iCs/>
            <w:sz w:val="22"/>
            <w:szCs w:val="22"/>
            <w:rPrChange w:id="1568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682" w:author="An Tran, ACA (BUV)" w:date="2024-09-13T17:29:00Z" w16du:dateUtc="2024-09-13T10:29:00Z">
              <w:rPr>
                <w:rFonts w:cs="Arial"/>
                <w:i/>
                <w:iCs/>
                <w:szCs w:val="22"/>
              </w:rPr>
            </w:rPrChange>
          </w:rPr>
          <w:delText xml:space="preserve">n. </w:delText>
        </w:r>
      </w:del>
    </w:p>
    <w:p w14:paraId="71B250F3" w14:textId="30EACEDB" w:rsidR="00C1363F" w:rsidRPr="00D427AB" w:rsidDel="003C6139" w:rsidRDefault="00C1363F">
      <w:pPr>
        <w:rPr>
          <w:del w:id="15683" w:author="An Tran, ACA (BUV)" w:date="2024-09-12T11:07:00Z" w16du:dateUtc="2024-09-12T04:07:00Z"/>
          <w:rFonts w:cs="Arial"/>
          <w:i/>
          <w:iCs/>
          <w:szCs w:val="22"/>
        </w:rPr>
        <w:pPrChange w:id="1568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5685" w:author="An Tran, ACA (BUV)" w:date="2024-09-12T11:07:00Z" w16du:dateUtc="2024-09-12T04:07:00Z">
        <w:r w:rsidRPr="00863667" w:rsidDel="003C6139">
          <w:rPr>
            <w:rFonts w:ascii="iCiel Avenir LT Std 35 Light" w:hAnsi="iCiel Avenir LT Std 35 Light" w:cs="Arial"/>
            <w:i/>
            <w:iCs/>
            <w:sz w:val="22"/>
            <w:szCs w:val="22"/>
            <w:rPrChange w:id="15686" w:author="An Tran, ACA (BUV)" w:date="2024-09-13T17:29:00Z" w16du:dateUtc="2024-09-13T10:29:00Z">
              <w:rPr>
                <w:rFonts w:cs="Arial"/>
                <w:i/>
                <w:iCs/>
                <w:szCs w:val="22"/>
              </w:rPr>
            </w:rPrChange>
          </w:rPr>
          <w:delText>N</w:delText>
        </w:r>
        <w:r w:rsidRPr="00863667" w:rsidDel="003C6139">
          <w:rPr>
            <w:rFonts w:ascii="iCiel Avenir LT Std 35 Light" w:hAnsi="iCiel Avenir LT Std 35 Light" w:cs="Calibri"/>
            <w:i/>
            <w:iCs/>
            <w:sz w:val="22"/>
            <w:szCs w:val="22"/>
            <w:rPrChange w:id="15687"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5688" w:author="An Tran, ACA (BUV)" w:date="2024-09-13T17:29:00Z" w16du:dateUtc="2024-09-13T10:29:00Z">
              <w:rPr>
                <w:rFonts w:cs="Arial"/>
                <w:i/>
                <w:iCs/>
                <w:szCs w:val="22"/>
              </w:rPr>
            </w:rPrChange>
          </w:rPr>
          <w:delText>u sinh vi</w:delText>
        </w:r>
        <w:r w:rsidRPr="00863667" w:rsidDel="003C6139">
          <w:rPr>
            <w:rFonts w:ascii="iCiel Avenir LT Std 35 Light" w:hAnsi="iCiel Avenir LT Std 35 Light" w:cs="Avenir Next LT Pro"/>
            <w:i/>
            <w:iCs/>
            <w:sz w:val="22"/>
            <w:szCs w:val="22"/>
            <w:rPrChange w:id="15689"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690" w:author="An Tran, ACA (BUV)" w:date="2024-09-13T17:29:00Z" w16du:dateUtc="2024-09-13T10:29:00Z">
              <w:rPr>
                <w:rFonts w:cs="Arial"/>
                <w:i/>
                <w:iCs/>
                <w:szCs w:val="22"/>
              </w:rPr>
            </w:rPrChange>
          </w:rPr>
          <w:delText>n kh</w:delText>
        </w:r>
        <w:r w:rsidRPr="00863667" w:rsidDel="003C6139">
          <w:rPr>
            <w:rFonts w:ascii="iCiel Avenir LT Std 35 Light" w:hAnsi="iCiel Avenir LT Std 35 Light" w:cs="Avenir Next LT Pro"/>
            <w:i/>
            <w:iCs/>
            <w:sz w:val="22"/>
            <w:szCs w:val="22"/>
            <w:rPrChange w:id="15691"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692"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Avenir Next LT Pro"/>
            <w:i/>
            <w:iCs/>
            <w:sz w:val="22"/>
            <w:szCs w:val="22"/>
            <w:rPrChange w:id="1569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694"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5695"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696" w:author="An Tran, ACA (BUV)" w:date="2024-09-13T17:29:00Z" w16du:dateUtc="2024-09-13T10:29:00Z">
              <w:rPr>
                <w:rFonts w:cs="Arial"/>
                <w:i/>
                <w:iCs/>
                <w:szCs w:val="22"/>
              </w:rPr>
            </w:rPrChange>
          </w:rPr>
          <w:delText>p l</w:delText>
        </w:r>
        <w:r w:rsidRPr="00863667" w:rsidDel="003C6139">
          <w:rPr>
            <w:rFonts w:ascii="iCiel Avenir LT Std 35 Light" w:hAnsi="iCiel Avenir LT Std 35 Light" w:cs="Calibri"/>
            <w:i/>
            <w:iCs/>
            <w:sz w:val="22"/>
            <w:szCs w:val="22"/>
            <w:rPrChange w:id="15697"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698"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Calibri"/>
            <w:i/>
            <w:iCs/>
            <w:sz w:val="22"/>
            <w:szCs w:val="22"/>
            <w:rPrChange w:id="15699"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700"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Avenir Next LT Pro"/>
            <w:i/>
            <w:iCs/>
            <w:sz w:val="22"/>
            <w:szCs w:val="22"/>
            <w:rPrChange w:id="1570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702" w:author="An Tran, ACA (BUV)" w:date="2024-09-13T17:29:00Z" w16du:dateUtc="2024-09-13T10:29:00Z">
              <w:rPr>
                <w:rFonts w:cs="Arial"/>
                <w:i/>
                <w:iCs/>
                <w:szCs w:val="22"/>
              </w:rPr>
            </w:rPrChange>
          </w:rPr>
          <w:delText>i ch</w:delText>
        </w:r>
        <w:r w:rsidRPr="00863667" w:rsidDel="003C6139">
          <w:rPr>
            <w:rFonts w:ascii="iCiel Avenir LT Std 35 Light" w:hAnsi="iCiel Avenir LT Std 35 Light" w:cs="Avenir Next LT Pro"/>
            <w:i/>
            <w:iCs/>
            <w:sz w:val="22"/>
            <w:szCs w:val="22"/>
            <w:rPrChange w:id="15703"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704" w:author="An Tran, ACA (BUV)" w:date="2024-09-13T17:29:00Z" w16du:dateUtc="2024-09-13T10:29:00Z">
              <w:rPr>
                <w:rFonts w:cs="Arial"/>
                <w:i/>
                <w:iCs/>
                <w:szCs w:val="22"/>
              </w:rPr>
            </w:rPrChange>
          </w:rPr>
          <w:delText xml:space="preserve">nh </w:delText>
        </w:r>
        <w:r w:rsidRPr="00863667" w:rsidDel="003C6139">
          <w:rPr>
            <w:rFonts w:ascii="iCiel Avenir LT Std 35 Light" w:hAnsi="iCiel Avenir LT Std 35 Light" w:cs="Avenir Next LT Pro"/>
            <w:i/>
            <w:iCs/>
            <w:sz w:val="22"/>
            <w:szCs w:val="22"/>
            <w:rPrChange w:id="1570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706"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707" w:author="An Tran, ACA (BUV)" w:date="2024-09-13T17:29:00Z" w16du:dateUtc="2024-09-13T10:29:00Z">
              <w:rPr>
                <w:rFonts w:cs="Arial"/>
                <w:i/>
                <w:iCs/>
                <w:szCs w:val="22"/>
              </w:rPr>
            </w:rPrChange>
          </w:rPr>
          <w:delText xml:space="preserve"> chi tr</w:delText>
        </w:r>
        <w:r w:rsidRPr="00863667" w:rsidDel="003C6139">
          <w:rPr>
            <w:rFonts w:ascii="iCiel Avenir LT Std 35 Light" w:hAnsi="iCiel Avenir LT Std 35 Light" w:cs="Calibri"/>
            <w:i/>
            <w:iCs/>
            <w:sz w:val="22"/>
            <w:szCs w:val="22"/>
            <w:rPrChange w:id="15708"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709" w:author="An Tran, ACA (BUV)" w:date="2024-09-13T17:29:00Z" w16du:dateUtc="2024-09-13T10:29:00Z">
              <w:rPr>
                <w:rFonts w:cs="Arial"/>
                <w:i/>
                <w:iCs/>
                <w:szCs w:val="22"/>
              </w:rPr>
            </w:rPrChange>
          </w:rPr>
          <w:delText xml:space="preserve"> cu</w:delText>
        </w:r>
        <w:r w:rsidRPr="00863667" w:rsidDel="003C6139">
          <w:rPr>
            <w:rFonts w:ascii="iCiel Avenir LT Std 35 Light" w:hAnsi="iCiel Avenir LT Std 35 Light" w:cs="Calibri"/>
            <w:i/>
            <w:iCs/>
            <w:sz w:val="22"/>
            <w:szCs w:val="22"/>
            <w:rPrChange w:id="15710"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711" w:author="An Tran, ACA (BUV)" w:date="2024-09-13T17:29:00Z" w16du:dateUtc="2024-09-13T10:29:00Z">
              <w:rPr>
                <w:rFonts w:cs="Arial"/>
                <w:i/>
                <w:iCs/>
                <w:szCs w:val="22"/>
              </w:rPr>
            </w:rPrChange>
          </w:rPr>
          <w:delText>c s</w:delText>
        </w:r>
        <w:r w:rsidRPr="00863667" w:rsidDel="003C6139">
          <w:rPr>
            <w:rFonts w:ascii="iCiel Avenir LT Std 35 Light" w:hAnsi="iCiel Avenir LT Std 35 Light" w:cs="Calibri"/>
            <w:i/>
            <w:iCs/>
            <w:sz w:val="22"/>
            <w:szCs w:val="22"/>
            <w:rPrChange w:id="15712"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5713" w:author="An Tran, ACA (BUV)" w:date="2024-09-13T17:29:00Z" w16du:dateUtc="2024-09-13T10:29:00Z">
              <w:rPr>
                <w:rFonts w:cs="Arial"/>
                <w:i/>
                <w:iCs/>
                <w:szCs w:val="22"/>
              </w:rPr>
            </w:rPrChange>
          </w:rPr>
          <w:delText>ng, ch</w:delText>
        </w:r>
        <w:r w:rsidRPr="00863667" w:rsidDel="003C6139">
          <w:rPr>
            <w:rFonts w:ascii="iCiel Avenir LT Std 35 Light" w:hAnsi="iCiel Avenir LT Std 35 Light" w:cs="Avenir Next LT Pro"/>
            <w:i/>
            <w:iCs/>
            <w:sz w:val="22"/>
            <w:szCs w:val="22"/>
            <w:rPrChange w:id="15714"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5715" w:author="An Tran, ACA (BUV)" w:date="2024-09-13T17:29:00Z" w16du:dateUtc="2024-09-13T10:29:00Z">
              <w:rPr>
                <w:rFonts w:cs="Arial"/>
                <w:i/>
                <w:iCs/>
                <w:szCs w:val="22"/>
              </w:rPr>
            </w:rPrChange>
          </w:rPr>
          <w:delText>ng t</w:delText>
        </w:r>
        <w:r w:rsidRPr="00863667" w:rsidDel="003C6139">
          <w:rPr>
            <w:rFonts w:ascii="iCiel Avenir LT Std 35 Light" w:hAnsi="iCiel Avenir LT Std 35 Light" w:cs="Avenir Next LT Pro"/>
            <w:i/>
            <w:iCs/>
            <w:sz w:val="22"/>
            <w:szCs w:val="22"/>
            <w:rPrChange w:id="1571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717" w:author="An Tran, ACA (BUV)" w:date="2024-09-13T17:29:00Z" w16du:dateUtc="2024-09-13T10:29:00Z">
              <w:rPr>
                <w:rFonts w:cs="Arial"/>
                <w:i/>
                <w:iCs/>
                <w:szCs w:val="22"/>
              </w:rPr>
            </w:rPrChange>
          </w:rPr>
          <w:delText>i khuy</w:delText>
        </w:r>
        <w:r w:rsidRPr="00863667" w:rsidDel="003C6139">
          <w:rPr>
            <w:rFonts w:ascii="iCiel Avenir LT Std 35 Light" w:hAnsi="iCiel Avenir LT Std 35 Light" w:cs="Calibri"/>
            <w:i/>
            <w:iCs/>
            <w:sz w:val="22"/>
            <w:szCs w:val="22"/>
            <w:rPrChange w:id="15718"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5719" w:author="An Tran, ACA (BUV)" w:date="2024-09-13T17:29:00Z" w16du:dateUtc="2024-09-13T10:29:00Z">
              <w:rPr>
                <w:rFonts w:cs="Arial"/>
                <w:i/>
                <w:iCs/>
                <w:szCs w:val="22"/>
              </w:rPr>
            </w:rPrChange>
          </w:rPr>
          <w:delText>n kh</w:delText>
        </w:r>
        <w:r w:rsidRPr="00863667" w:rsidDel="003C6139">
          <w:rPr>
            <w:rFonts w:ascii="iCiel Avenir LT Std 35 Light" w:hAnsi="iCiel Avenir LT Std 35 Light" w:cs="Avenir Next LT Pro"/>
            <w:i/>
            <w:iCs/>
            <w:sz w:val="22"/>
            <w:szCs w:val="22"/>
            <w:rPrChange w:id="15720"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721" w:author="An Tran, ACA (BUV)" w:date="2024-09-13T17:29:00Z" w16du:dateUtc="2024-09-13T10:29:00Z">
              <w:rPr>
                <w:rFonts w:cs="Arial"/>
                <w:i/>
                <w:iCs/>
                <w:szCs w:val="22"/>
              </w:rPr>
            </w:rPrChange>
          </w:rPr>
          <w:delText>ch c</w:delText>
        </w:r>
        <w:r w:rsidRPr="00863667" w:rsidDel="003C6139">
          <w:rPr>
            <w:rFonts w:ascii="iCiel Avenir LT Std 35 Light" w:hAnsi="iCiel Avenir LT Std 35 Light" w:cs="Avenir Next LT Pro"/>
            <w:i/>
            <w:iCs/>
            <w:sz w:val="22"/>
            <w:szCs w:val="22"/>
            <w:rPrChange w:id="1572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723" w:author="An Tran, ACA (BUV)" w:date="2024-09-13T17:29:00Z" w16du:dateUtc="2024-09-13T10:29:00Z">
              <w:rPr>
                <w:rFonts w:cs="Arial"/>
                <w:i/>
                <w:iCs/>
                <w:szCs w:val="22"/>
              </w:rPr>
            </w:rPrChange>
          </w:rPr>
          <w:delText>c b</w:delText>
        </w:r>
        <w:r w:rsidRPr="00863667" w:rsidDel="003C6139">
          <w:rPr>
            <w:rFonts w:ascii="iCiel Avenir LT Std 35 Light" w:hAnsi="iCiel Avenir LT Std 35 Light" w:cs="Calibri"/>
            <w:i/>
            <w:iCs/>
            <w:sz w:val="22"/>
            <w:szCs w:val="22"/>
            <w:rPrChange w:id="15724"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725" w:author="An Tran, ACA (BUV)" w:date="2024-09-13T17:29:00Z" w16du:dateUtc="2024-09-13T10:29:00Z">
              <w:rPr>
                <w:rFonts w:cs="Arial"/>
                <w:i/>
                <w:iCs/>
                <w:szCs w:val="22"/>
              </w:rPr>
            </w:rPrChange>
          </w:rPr>
          <w:delText>n kh</w:delText>
        </w:r>
        <w:r w:rsidRPr="00863667" w:rsidDel="003C6139">
          <w:rPr>
            <w:rFonts w:ascii="iCiel Avenir LT Std 35 Light" w:hAnsi="iCiel Avenir LT Std 35 Light" w:cs="Avenir Next LT Pro"/>
            <w:i/>
            <w:iCs/>
            <w:sz w:val="22"/>
            <w:szCs w:val="22"/>
            <w:rPrChange w:id="15726"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727" w:author="An Tran, ACA (BUV)" w:date="2024-09-13T17:29:00Z" w16du:dateUtc="2024-09-13T10:29:00Z">
              <w:rPr>
                <w:rFonts w:cs="Arial"/>
                <w:i/>
                <w:iCs/>
                <w:szCs w:val="22"/>
              </w:rPr>
            </w:rPrChange>
          </w:rPr>
          <w:delText>ng n</w:delText>
        </w:r>
        <w:r w:rsidRPr="00863667" w:rsidDel="003C6139">
          <w:rPr>
            <w:rFonts w:ascii="iCiel Avenir LT Std 35 Light" w:hAnsi="iCiel Avenir LT Std 35 Light" w:cs="Avenir Next LT Pro"/>
            <w:i/>
            <w:iCs/>
            <w:sz w:val="22"/>
            <w:szCs w:val="22"/>
            <w:rPrChange w:id="15728"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729"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73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731"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5732" w:author="An Tran, ACA (BUV)" w:date="2024-09-13T17:29:00Z" w16du:dateUtc="2024-09-13T10:29:00Z">
              <w:rPr>
                <w:rFonts w:cs="Arial"/>
                <w:i/>
                <w:iCs/>
                <w:szCs w:val="22"/>
              </w:rPr>
            </w:rPrChange>
          </w:rPr>
          <w:delText>t v</w:delText>
        </w:r>
        <w:r w:rsidRPr="00863667" w:rsidDel="003C6139">
          <w:rPr>
            <w:rFonts w:ascii="iCiel Avenir LT Std 35 Light" w:hAnsi="iCiel Avenir LT Std 35 Light" w:cs="Calibri"/>
            <w:i/>
            <w:iCs/>
            <w:sz w:val="22"/>
            <w:szCs w:val="22"/>
            <w:rPrChange w:id="15733"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734"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73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736"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737" w:author="An Tran, ACA (BUV)" w:date="2024-09-13T17:29:00Z" w16du:dateUtc="2024-09-13T10:29:00Z">
              <w:rPr>
                <w:rFonts w:cs="Arial"/>
                <w:i/>
                <w:iCs/>
                <w:szCs w:val="22"/>
              </w:rPr>
            </w:rPrChange>
          </w:rPr>
          <w:delText xml:space="preserve"> thu nh</w:delText>
        </w:r>
        <w:r w:rsidRPr="00863667" w:rsidDel="003C6139">
          <w:rPr>
            <w:rFonts w:ascii="iCiel Avenir LT Std 35 Light" w:hAnsi="iCiel Avenir LT Std 35 Light" w:cs="Calibri"/>
            <w:i/>
            <w:iCs/>
            <w:sz w:val="22"/>
            <w:szCs w:val="22"/>
            <w:rPrChange w:id="15738"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739" w:author="An Tran, ACA (BUV)" w:date="2024-09-13T17:29:00Z" w16du:dateUtc="2024-09-13T10:29:00Z">
              <w:rPr>
                <w:rFonts w:cs="Arial"/>
                <w:i/>
                <w:iCs/>
                <w:szCs w:val="22"/>
              </w:rPr>
            </w:rPrChange>
          </w:rPr>
          <w:delText>p l</w:delText>
        </w:r>
        <w:r w:rsidRPr="00863667" w:rsidDel="003C6139">
          <w:rPr>
            <w:rFonts w:ascii="iCiel Avenir LT Std 35 Light" w:hAnsi="iCiel Avenir LT Std 35 Light" w:cs="Avenir Next LT Pro"/>
            <w:i/>
            <w:iCs/>
            <w:sz w:val="22"/>
            <w:szCs w:val="22"/>
            <w:rPrChange w:id="15740"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741" w:author="An Tran, ACA (BUV)" w:date="2024-09-13T17:29:00Z" w16du:dateUtc="2024-09-13T10:29:00Z">
              <w:rPr>
                <w:rFonts w:cs="Arial"/>
                <w:i/>
                <w:iCs/>
                <w:szCs w:val="22"/>
              </w:rPr>
            </w:rPrChange>
          </w:rPr>
          <w:delText xml:space="preserve">m </w:delText>
        </w:r>
        <w:r w:rsidRPr="00863667" w:rsidDel="003C6139">
          <w:rPr>
            <w:rFonts w:ascii="iCiel Avenir LT Std 35 Light" w:hAnsi="iCiel Avenir LT Std 35 Light" w:cs="Calibri"/>
            <w:i/>
            <w:iCs/>
            <w:sz w:val="22"/>
            <w:szCs w:val="22"/>
            <w:rPrChange w:id="15742"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743" w:author="An Tran, ACA (BUV)" w:date="2024-09-13T17:29:00Z" w16du:dateUtc="2024-09-13T10:29:00Z">
              <w:rPr>
                <w:rFonts w:cs="Arial"/>
                <w:i/>
                <w:iCs/>
                <w:szCs w:val="22"/>
              </w:rPr>
            </w:rPrChange>
          </w:rPr>
          <w:delText>u ti</w:delText>
        </w:r>
        <w:r w:rsidRPr="00863667" w:rsidDel="003C6139">
          <w:rPr>
            <w:rFonts w:ascii="iCiel Avenir LT Std 35 Light" w:hAnsi="iCiel Avenir LT Std 35 Light" w:cs="Avenir Next LT Pro"/>
            <w:i/>
            <w:iCs/>
            <w:sz w:val="22"/>
            <w:szCs w:val="22"/>
            <w:rPrChange w:id="15744"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745" w:author="An Tran, ACA (BUV)" w:date="2024-09-13T17:29:00Z" w16du:dateUtc="2024-09-13T10:29:00Z">
              <w:rPr>
                <w:rFonts w:cs="Arial"/>
                <w:i/>
                <w:iCs/>
                <w:szCs w:val="22"/>
              </w:rPr>
            </w:rPrChange>
          </w:rPr>
          <w:delText>n h</w:delText>
        </w:r>
        <w:r w:rsidRPr="00863667" w:rsidDel="003C6139">
          <w:rPr>
            <w:rFonts w:ascii="iCiel Avenir LT Std 35 Light" w:hAnsi="iCiel Avenir LT Std 35 Light" w:cs="Avenir Next LT Pro"/>
            <w:i/>
            <w:iCs/>
            <w:sz w:val="22"/>
            <w:szCs w:val="22"/>
            <w:rPrChange w:id="15746"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747"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574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749"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750" w:author="An Tran, ACA (BUV)" w:date="2024-09-13T17:29:00Z" w16du:dateUtc="2024-09-13T10:29:00Z">
              <w:rPr>
                <w:rFonts w:cs="Arial"/>
                <w:i/>
                <w:iCs/>
                <w:szCs w:val="22"/>
              </w:rPr>
            </w:rPrChange>
          </w:rPr>
          <w:delText>u trong c</w:delText>
        </w:r>
        <w:r w:rsidRPr="00863667" w:rsidDel="003C6139">
          <w:rPr>
            <w:rFonts w:ascii="iCiel Avenir LT Std 35 Light" w:hAnsi="iCiel Avenir LT Std 35 Light" w:cs="Avenir Next LT Pro"/>
            <w:i/>
            <w:iCs/>
            <w:sz w:val="22"/>
            <w:szCs w:val="22"/>
            <w:rPrChange w:id="15751"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752"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5753"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5754"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755"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756"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757"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758" w:author="An Tran, ACA (BUV)" w:date="2024-09-13T17:29:00Z" w16du:dateUtc="2024-09-13T10:29:00Z">
              <w:rPr>
                <w:rFonts w:cs="Arial"/>
                <w:i/>
                <w:iCs/>
                <w:szCs w:val="22"/>
              </w:rPr>
            </w:rPrChange>
          </w:rPr>
          <w:delText>p, m</w:delText>
        </w:r>
        <w:r w:rsidRPr="00863667" w:rsidDel="003C6139">
          <w:rPr>
            <w:rFonts w:ascii="iCiel Avenir LT Std 35 Light" w:hAnsi="iCiel Avenir LT Std 35 Light" w:cs="Avenir Next LT Pro"/>
            <w:i/>
            <w:iCs/>
            <w:sz w:val="22"/>
            <w:szCs w:val="22"/>
            <w:rPrChange w:id="1575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760" w:author="An Tran, ACA (BUV)" w:date="2024-09-13T17:29:00Z" w16du:dateUtc="2024-09-13T10:29:00Z">
              <w:rPr>
                <w:rFonts w:cs="Arial"/>
                <w:i/>
                <w:iCs/>
                <w:szCs w:val="22"/>
              </w:rPr>
            </w:rPrChange>
          </w:rPr>
          <w:delText xml:space="preserve"> thay v</w:delText>
        </w:r>
        <w:r w:rsidRPr="00863667" w:rsidDel="003C6139">
          <w:rPr>
            <w:rFonts w:ascii="iCiel Avenir LT Std 35 Light" w:hAnsi="iCiel Avenir LT Std 35 Light" w:cs="Avenir Next LT Pro"/>
            <w:i/>
            <w:iCs/>
            <w:sz w:val="22"/>
            <w:szCs w:val="22"/>
            <w:rPrChange w:id="1576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762" w:author="An Tran, ACA (BUV)" w:date="2024-09-13T17:29:00Z" w16du:dateUtc="2024-09-13T10:29:00Z">
              <w:rPr>
                <w:rFonts w:cs="Arial"/>
                <w:i/>
                <w:iCs/>
                <w:szCs w:val="22"/>
              </w:rPr>
            </w:rPrChange>
          </w:rPr>
          <w:delText xml:space="preserve">o </w:delText>
        </w:r>
        <w:r w:rsidRPr="00863667" w:rsidDel="003C6139">
          <w:rPr>
            <w:rFonts w:ascii="iCiel Avenir LT Std 35 Light" w:hAnsi="iCiel Avenir LT Std 35 Light" w:cs="Avenir Next LT Pro"/>
            <w:i/>
            <w:iCs/>
            <w:sz w:val="22"/>
            <w:szCs w:val="22"/>
            <w:rPrChange w:id="15763"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5764"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576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766"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576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768"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Calibri"/>
            <w:i/>
            <w:iCs/>
            <w:sz w:val="22"/>
            <w:szCs w:val="22"/>
            <w:rPrChange w:id="15769"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5770"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5771"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772" w:author="An Tran, ACA (BUV)" w:date="2024-09-13T17:29:00Z" w16du:dateUtc="2024-09-13T10:29:00Z">
              <w:rPr>
                <w:rFonts w:cs="Arial"/>
                <w:i/>
                <w:iCs/>
                <w:szCs w:val="22"/>
              </w:rPr>
            </w:rPrChange>
          </w:rPr>
          <w:delText>i h</w:delText>
        </w:r>
        <w:r w:rsidRPr="00863667" w:rsidDel="003C6139">
          <w:rPr>
            <w:rFonts w:ascii="iCiel Avenir LT Std 35 Light" w:hAnsi="iCiel Avenir LT Std 35 Light" w:cs="Calibri"/>
            <w:i/>
            <w:iCs/>
            <w:sz w:val="22"/>
            <w:szCs w:val="22"/>
            <w:rPrChange w:id="15773"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5774"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5775"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5776" w:author="An Tran, ACA (BUV)" w:date="2024-09-13T17:29:00Z" w16du:dateUtc="2024-09-13T10:29:00Z">
              <w:rPr>
                <w:rFonts w:cs="Arial"/>
                <w:i/>
                <w:iCs/>
                <w:szCs w:val="22"/>
              </w:rPr>
            </w:rPrChange>
          </w:rPr>
          <w:delText>i kh</w:delText>
        </w:r>
        <w:r w:rsidRPr="00863667" w:rsidDel="003C6139">
          <w:rPr>
            <w:rFonts w:ascii="iCiel Avenir LT Std 35 Light" w:hAnsi="iCiel Avenir LT Std 35 Light" w:cs="Avenir Next LT Pro"/>
            <w:i/>
            <w:iCs/>
            <w:sz w:val="22"/>
            <w:szCs w:val="22"/>
            <w:rPrChange w:id="1577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778"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5779" w:author="An Tran, ACA (BUV)" w:date="2024-09-13T17:29:00Z" w16du:dateUtc="2024-09-13T10:29:00Z">
              <w:rPr>
                <w:rFonts w:cs="Avenir Next LT Pro"/>
                <w:i/>
                <w:iCs/>
                <w:szCs w:val="22"/>
              </w:rPr>
            </w:rPrChange>
          </w:rPr>
          <w:delText>–</w:delText>
        </w:r>
        <w:r w:rsidRPr="00863667" w:rsidDel="003C6139">
          <w:rPr>
            <w:rFonts w:ascii="iCiel Avenir LT Std 35 Light" w:hAnsi="iCiel Avenir LT Std 35 Light" w:cs="Arial"/>
            <w:i/>
            <w:iCs/>
            <w:sz w:val="22"/>
            <w:szCs w:val="22"/>
            <w:rPrChange w:id="15780"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Avenir Next LT Pro"/>
            <w:i/>
            <w:iCs/>
            <w:sz w:val="22"/>
            <w:szCs w:val="22"/>
            <w:rPrChange w:id="15781"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5782"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5783"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5784"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578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786"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5787"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788" w:author="An Tran, ACA (BUV)" w:date="2024-09-13T17:29:00Z" w16du:dateUtc="2024-09-13T10:29:00Z">
              <w:rPr>
                <w:rFonts w:cs="Arial"/>
                <w:i/>
                <w:iCs/>
                <w:szCs w:val="22"/>
              </w:rPr>
            </w:rPrChange>
          </w:rPr>
          <w:delText>ng c</w:delText>
        </w:r>
        <w:r w:rsidRPr="00863667" w:rsidDel="003C6139">
          <w:rPr>
            <w:rFonts w:ascii="iCiel Avenir LT Std 35 Light" w:hAnsi="iCiel Avenir LT Std 35 Light" w:cs="Calibri"/>
            <w:i/>
            <w:iCs/>
            <w:sz w:val="22"/>
            <w:szCs w:val="22"/>
            <w:rPrChange w:id="15789" w:author="An Tran, ACA (BUV)" w:date="2024-09-13T17:29:00Z" w16du:dateUtc="2024-09-13T10:29:00Z">
              <w:rPr>
                <w:rFonts w:cs="Calibri"/>
                <w:i/>
                <w:iCs/>
                <w:szCs w:val="22"/>
              </w:rPr>
            </w:rPrChange>
          </w:rPr>
          <w:delText>ơ</w:delText>
        </w:r>
        <w:r w:rsidRPr="00863667" w:rsidDel="003C6139">
          <w:rPr>
            <w:rFonts w:ascii="iCiel Avenir LT Std 35 Light" w:hAnsi="iCiel Avenir LT Std 35 Light" w:cs="Arial"/>
            <w:i/>
            <w:iCs/>
            <w:sz w:val="22"/>
            <w:szCs w:val="22"/>
            <w:rPrChange w:id="15790"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5791"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792" w:author="An Tran, ACA (BUV)" w:date="2024-09-13T17:29:00Z" w16du:dateUtc="2024-09-13T10:29:00Z">
              <w:rPr>
                <w:rFonts w:cs="Arial"/>
                <w:i/>
                <w:iCs/>
                <w:szCs w:val="22"/>
              </w:rPr>
            </w:rPrChange>
          </w:rPr>
          <w:delText>i th</w:delText>
        </w:r>
        <w:r w:rsidRPr="00863667" w:rsidDel="003C6139">
          <w:rPr>
            <w:rFonts w:ascii="iCiel Avenir LT Std 35 Light" w:hAnsi="iCiel Avenir LT Std 35 Light" w:cs="Avenir Next LT Pro"/>
            <w:i/>
            <w:iCs/>
            <w:sz w:val="22"/>
            <w:szCs w:val="22"/>
            <w:rPrChange w:id="15793"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5794"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579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796" w:author="An Tran, ACA (BUV)" w:date="2024-09-13T17:29:00Z" w16du:dateUtc="2024-09-13T10:29:00Z">
              <w:rPr>
                <w:rFonts w:cs="Calibri"/>
                <w:i/>
                <w:iCs/>
                <w:szCs w:val="22"/>
              </w:rPr>
            </w:rPrChange>
          </w:rPr>
          <w:delText>ẩ</w:delText>
        </w:r>
        <w:r w:rsidRPr="00863667" w:rsidDel="003C6139">
          <w:rPr>
            <w:rFonts w:ascii="iCiel Avenir LT Std 35 Light" w:hAnsi="iCiel Avenir LT Std 35 Light" w:cs="Arial"/>
            <w:i/>
            <w:iCs/>
            <w:sz w:val="22"/>
            <w:szCs w:val="22"/>
            <w:rPrChange w:id="15797" w:author="An Tran, ACA (BUV)" w:date="2024-09-13T17:29:00Z" w16du:dateUtc="2024-09-13T10:29:00Z">
              <w:rPr>
                <w:rFonts w:cs="Arial"/>
                <w:i/>
                <w:iCs/>
                <w:szCs w:val="22"/>
              </w:rPr>
            </w:rPrChange>
          </w:rPr>
          <w:delText>y s</w:delText>
        </w:r>
        <w:r w:rsidRPr="00863667" w:rsidDel="003C6139">
          <w:rPr>
            <w:rFonts w:ascii="iCiel Avenir LT Std 35 Light" w:hAnsi="iCiel Avenir LT Std 35 Light" w:cs="Calibri"/>
            <w:i/>
            <w:iCs/>
            <w:sz w:val="22"/>
            <w:szCs w:val="22"/>
            <w:rPrChange w:id="1579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799" w:author="An Tran, ACA (BUV)" w:date="2024-09-13T17:29:00Z" w16du:dateUtc="2024-09-13T10:29:00Z">
              <w:rPr>
                <w:rFonts w:cs="Arial"/>
                <w:i/>
                <w:iCs/>
                <w:szCs w:val="22"/>
              </w:rPr>
            </w:rPrChange>
          </w:rPr>
          <w:delText xml:space="preserve"> nghi</w:delText>
        </w:r>
        <w:r w:rsidRPr="00863667" w:rsidDel="003C6139">
          <w:rPr>
            <w:rFonts w:ascii="iCiel Avenir LT Std 35 Light" w:hAnsi="iCiel Avenir LT Std 35 Light" w:cs="Calibri"/>
            <w:i/>
            <w:iCs/>
            <w:sz w:val="22"/>
            <w:szCs w:val="22"/>
            <w:rPrChange w:id="15800"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801" w:author="An Tran, ACA (BUV)" w:date="2024-09-13T17:29:00Z" w16du:dateUtc="2024-09-13T10:29:00Z">
              <w:rPr>
                <w:rFonts w:cs="Arial"/>
                <w:i/>
                <w:iCs/>
                <w:szCs w:val="22"/>
              </w:rPr>
            </w:rPrChange>
          </w:rPr>
          <w:delText>p quan tr</w:delText>
        </w:r>
        <w:r w:rsidRPr="00863667" w:rsidDel="003C6139">
          <w:rPr>
            <w:rFonts w:ascii="iCiel Avenir LT Std 35 Light" w:hAnsi="iCiel Avenir LT Std 35 Light" w:cs="Calibri"/>
            <w:i/>
            <w:iCs/>
            <w:sz w:val="22"/>
            <w:szCs w:val="22"/>
            <w:rPrChange w:id="15802"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5803" w:author="An Tran, ACA (BUV)" w:date="2024-09-13T17:29:00Z" w16du:dateUtc="2024-09-13T10:29:00Z">
              <w:rPr>
                <w:rFonts w:cs="Arial"/>
                <w:i/>
                <w:iCs/>
                <w:szCs w:val="22"/>
              </w:rPr>
            </w:rPrChange>
          </w:rPr>
          <w:delText>ng v</w:delText>
        </w:r>
        <w:r w:rsidRPr="00863667" w:rsidDel="003C6139">
          <w:rPr>
            <w:rFonts w:ascii="iCiel Avenir LT Std 35 Light" w:hAnsi="iCiel Avenir LT Std 35 Light" w:cs="Avenir Next LT Pro"/>
            <w:i/>
            <w:iCs/>
            <w:sz w:val="22"/>
            <w:szCs w:val="22"/>
            <w:rPrChange w:id="1580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805"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5806"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5807"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5808"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809" w:author="An Tran, ACA (BUV)" w:date="2024-09-13T17:29:00Z" w16du:dateUtc="2024-09-13T10:29:00Z">
              <w:rPr>
                <w:rFonts w:cs="Calibri"/>
                <w:i/>
                <w:iCs/>
                <w:szCs w:val="22"/>
              </w:rPr>
            </w:rPrChange>
          </w:rPr>
          <w:delText>ồ</w:delText>
        </w:r>
        <w:r w:rsidRPr="00863667" w:rsidDel="003C6139">
          <w:rPr>
            <w:rFonts w:ascii="iCiel Avenir LT Std 35 Light" w:hAnsi="iCiel Avenir LT Std 35 Light" w:cs="Arial"/>
            <w:i/>
            <w:iCs/>
            <w:sz w:val="22"/>
            <w:szCs w:val="22"/>
            <w:rPrChange w:id="15810"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Calibri"/>
            <w:i/>
            <w:iCs/>
            <w:sz w:val="22"/>
            <w:szCs w:val="22"/>
            <w:rPrChange w:id="15811" w:author="An Tran, ACA (BUV)" w:date="2024-09-13T17:29:00Z" w16du:dateUtc="2024-09-13T10:29:00Z">
              <w:rPr>
                <w:rFonts w:cs="Calibri"/>
                <w:i/>
                <w:iCs/>
                <w:szCs w:val="22"/>
              </w:rPr>
            </w:rPrChange>
          </w:rPr>
          <w:delText>ờ</w:delText>
        </w:r>
        <w:r w:rsidRPr="00863667" w:rsidDel="003C6139">
          <w:rPr>
            <w:rFonts w:ascii="iCiel Avenir LT Std 35 Light" w:hAnsi="iCiel Avenir LT Std 35 Light" w:cs="Arial"/>
            <w:i/>
            <w:iCs/>
            <w:sz w:val="22"/>
            <w:szCs w:val="22"/>
            <w:rPrChange w:id="15812" w:author="An Tran, ACA (BUV)" w:date="2024-09-13T17:29:00Z" w16du:dateUtc="2024-09-13T10:29:00Z">
              <w:rPr>
                <w:rFonts w:cs="Arial"/>
                <w:i/>
                <w:iCs/>
                <w:szCs w:val="22"/>
              </w:rPr>
            </w:rPrChange>
          </w:rPr>
          <w:delText>i l</w:delText>
        </w:r>
        <w:r w:rsidRPr="00863667" w:rsidDel="003C6139">
          <w:rPr>
            <w:rFonts w:ascii="iCiel Avenir LT Std 35 Light" w:hAnsi="iCiel Avenir LT Std 35 Light" w:cs="Avenir Next LT Pro"/>
            <w:i/>
            <w:iCs/>
            <w:sz w:val="22"/>
            <w:szCs w:val="22"/>
            <w:rPrChange w:id="1581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814"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5815"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816" w:author="An Tran, ACA (BUV)" w:date="2024-09-13T17:29:00Z" w16du:dateUtc="2024-09-13T10:29:00Z">
              <w:rPr>
                <w:rFonts w:cs="Arial"/>
                <w:i/>
                <w:iCs/>
                <w:szCs w:val="22"/>
              </w:rPr>
            </w:rPrChange>
          </w:rPr>
          <w:delText>ng tr</w:delText>
        </w:r>
        <w:r w:rsidRPr="00863667" w:rsidDel="003C6139">
          <w:rPr>
            <w:rFonts w:ascii="iCiel Avenir LT Std 35 Light" w:hAnsi="iCiel Avenir LT Std 35 Light" w:cs="Calibri"/>
            <w:i/>
            <w:iCs/>
            <w:sz w:val="22"/>
            <w:szCs w:val="22"/>
            <w:rPrChange w:id="15817"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5818" w:author="An Tran, ACA (BUV)" w:date="2024-09-13T17:29:00Z" w16du:dateUtc="2024-09-13T10:29:00Z">
              <w:rPr>
                <w:rFonts w:cs="Arial"/>
                <w:i/>
                <w:iCs/>
                <w:szCs w:val="22"/>
              </w:rPr>
            </w:rPrChange>
          </w:rPr>
          <w:delText>i nghi</w:delText>
        </w:r>
        <w:r w:rsidRPr="00863667" w:rsidDel="003C6139">
          <w:rPr>
            <w:rFonts w:ascii="iCiel Avenir LT Std 35 Light" w:hAnsi="iCiel Avenir LT Std 35 Light" w:cs="Calibri"/>
            <w:i/>
            <w:iCs/>
            <w:sz w:val="22"/>
            <w:szCs w:val="22"/>
            <w:rPrChange w:id="15819"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820" w:author="An Tran, ACA (BUV)" w:date="2024-09-13T17:29:00Z" w16du:dateUtc="2024-09-13T10:29:00Z">
              <w:rPr>
                <w:rFonts w:cs="Arial"/>
                <w:i/>
                <w:iCs/>
                <w:szCs w:val="22"/>
              </w:rPr>
            </w:rPrChange>
          </w:rPr>
          <w:delText>m kh</w:delText>
        </w:r>
        <w:r w:rsidRPr="00863667" w:rsidDel="003C6139">
          <w:rPr>
            <w:rFonts w:ascii="iCiel Avenir LT Std 35 Light" w:hAnsi="iCiel Avenir LT Std 35 Light" w:cs="Avenir Next LT Pro"/>
            <w:i/>
            <w:iCs/>
            <w:sz w:val="22"/>
            <w:szCs w:val="22"/>
            <w:rPrChange w:id="15821"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822" w:author="An Tran, ACA (BUV)" w:date="2024-09-13T17:29:00Z" w16du:dateUtc="2024-09-13T10:29:00Z">
              <w:rPr>
                <w:rFonts w:cs="Arial"/>
                <w:i/>
                <w:iCs/>
                <w:szCs w:val="22"/>
              </w:rPr>
            </w:rPrChange>
          </w:rPr>
          <w:delText>ng th</w:delText>
        </w:r>
        <w:r w:rsidRPr="00863667" w:rsidDel="003C6139">
          <w:rPr>
            <w:rFonts w:ascii="iCiel Avenir LT Std 35 Light" w:hAnsi="iCiel Avenir LT Std 35 Light" w:cs="Calibri"/>
            <w:i/>
            <w:iCs/>
            <w:sz w:val="22"/>
            <w:szCs w:val="22"/>
            <w:rPrChange w:id="15823"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824"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Avenir Next LT Pro"/>
            <w:i/>
            <w:iCs/>
            <w:sz w:val="22"/>
            <w:szCs w:val="22"/>
            <w:rPrChange w:id="1582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826" w:author="An Tran, ACA (BUV)" w:date="2024-09-13T17:29:00Z" w16du:dateUtc="2024-09-13T10:29:00Z">
              <w:rPr>
                <w:rFonts w:cs="Arial"/>
                <w:i/>
                <w:iCs/>
                <w:szCs w:val="22"/>
              </w:rPr>
            </w:rPrChange>
          </w:rPr>
          <w:delText>o qu</w:delText>
        </w:r>
        <w:r w:rsidRPr="00863667" w:rsidDel="003C6139">
          <w:rPr>
            <w:rFonts w:ascii="iCiel Avenir LT Std 35 Light" w:hAnsi="iCiel Avenir LT Std 35 Light" w:cs="Avenir Next LT Pro"/>
            <w:i/>
            <w:iCs/>
            <w:sz w:val="22"/>
            <w:szCs w:val="22"/>
            <w:rPrChange w:id="15827"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828"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582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830"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5831"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5832"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833"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834"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835"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836" w:author="An Tran, ACA (BUV)" w:date="2024-09-13T17:29:00Z" w16du:dateUtc="2024-09-13T10:29:00Z">
              <w:rPr>
                <w:rFonts w:cs="Arial"/>
                <w:i/>
                <w:iCs/>
                <w:szCs w:val="22"/>
              </w:rPr>
            </w:rPrChange>
          </w:rPr>
          <w:delText>p gi</w:delText>
        </w:r>
        <w:r w:rsidRPr="00863667" w:rsidDel="003C6139">
          <w:rPr>
            <w:rFonts w:ascii="iCiel Avenir LT Std 35 Light" w:hAnsi="iCiel Avenir LT Std 35 Light" w:cs="Avenir Next LT Pro"/>
            <w:i/>
            <w:iCs/>
            <w:sz w:val="22"/>
            <w:szCs w:val="22"/>
            <w:rPrChange w:id="15837"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5838"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Avenir Next LT Pro"/>
            <w:i/>
            <w:iCs/>
            <w:sz w:val="22"/>
            <w:szCs w:val="22"/>
            <w:rPrChange w:id="1583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840" w:author="An Tran, ACA (BUV)" w:date="2024-09-13T17:29:00Z" w16du:dateUtc="2024-09-13T10:29:00Z">
              <w:rPr>
                <w:rFonts w:cs="Arial"/>
                <w:i/>
                <w:iCs/>
                <w:szCs w:val="22"/>
              </w:rPr>
            </w:rPrChange>
          </w:rPr>
          <w:delText>c em sinh vi</w:delText>
        </w:r>
        <w:r w:rsidRPr="00863667" w:rsidDel="003C6139">
          <w:rPr>
            <w:rFonts w:ascii="iCiel Avenir LT Std 35 Light" w:hAnsi="iCiel Avenir LT Std 35 Light" w:cs="Avenir Next LT Pro"/>
            <w:i/>
            <w:iCs/>
            <w:sz w:val="22"/>
            <w:szCs w:val="22"/>
            <w:rPrChange w:id="15841"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842"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Avenir Next LT Pro"/>
            <w:i/>
            <w:iCs/>
            <w:sz w:val="22"/>
            <w:szCs w:val="22"/>
            <w:rPrChange w:id="15843"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844"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584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846"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5847" w:author="An Tran, ACA (BUV)" w:date="2024-09-13T17:29:00Z" w16du:dateUtc="2024-09-13T10:29:00Z">
              <w:rPr>
                <w:rFonts w:cs="Arial"/>
                <w:i/>
                <w:iCs/>
                <w:szCs w:val="22"/>
              </w:rPr>
            </w:rPrChange>
          </w:rPr>
          <w:delText>c nh</w:delText>
        </w:r>
        <w:r w:rsidRPr="00863667" w:rsidDel="003C6139">
          <w:rPr>
            <w:rFonts w:ascii="iCiel Avenir LT Std 35 Light" w:hAnsi="iCiel Avenir LT Std 35 Light" w:cs="Calibri"/>
            <w:i/>
            <w:iCs/>
            <w:sz w:val="22"/>
            <w:szCs w:val="22"/>
            <w:rPrChange w:id="15848"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5849" w:author="An Tran, ACA (BUV)" w:date="2024-09-13T17:29:00Z" w16du:dateUtc="2024-09-13T10:29:00Z">
              <w:rPr>
                <w:rFonts w:cs="Arial"/>
                <w:i/>
                <w:iCs/>
                <w:szCs w:val="22"/>
              </w:rPr>
            </w:rPrChange>
          </w:rPr>
          <w:delText>ng k</w:delText>
        </w:r>
        <w:r w:rsidRPr="00863667" w:rsidDel="003C6139">
          <w:rPr>
            <w:rFonts w:ascii="iCiel Avenir LT Std 35 Light" w:hAnsi="iCiel Avenir LT Std 35 Light" w:cs="Calibri"/>
            <w:i/>
            <w:iCs/>
            <w:sz w:val="22"/>
            <w:szCs w:val="22"/>
            <w:rPrChange w:id="15850" w:author="An Tran, ACA (BUV)" w:date="2024-09-13T17:29:00Z" w16du:dateUtc="2024-09-13T10:29:00Z">
              <w:rPr>
                <w:rFonts w:cs="Calibri"/>
                <w:i/>
                <w:iCs/>
                <w:szCs w:val="22"/>
              </w:rPr>
            </w:rPrChange>
          </w:rPr>
          <w:delText>ỹ</w:delText>
        </w:r>
        <w:r w:rsidRPr="00863667" w:rsidDel="003C6139">
          <w:rPr>
            <w:rFonts w:ascii="iCiel Avenir LT Std 35 Light" w:hAnsi="iCiel Avenir LT Std 35 Light" w:cs="Arial"/>
            <w:i/>
            <w:iCs/>
            <w:sz w:val="22"/>
            <w:szCs w:val="22"/>
            <w:rPrChange w:id="15851" w:author="An Tran, ACA (BUV)" w:date="2024-09-13T17:29:00Z" w16du:dateUtc="2024-09-13T10:29:00Z">
              <w:rPr>
                <w:rFonts w:cs="Arial"/>
                <w:i/>
                <w:iCs/>
                <w:szCs w:val="22"/>
              </w:rPr>
            </w:rPrChange>
          </w:rPr>
          <w:delText xml:space="preserve"> n</w:delText>
        </w:r>
        <w:r w:rsidRPr="00863667" w:rsidDel="003C6139">
          <w:rPr>
            <w:rFonts w:ascii="iCiel Avenir LT Std 35 Light" w:hAnsi="iCiel Avenir LT Std 35 Light" w:cs="Avenir Next LT Pro"/>
            <w:i/>
            <w:iCs/>
            <w:sz w:val="22"/>
            <w:szCs w:val="22"/>
            <w:rPrChange w:id="15852" w:author="An Tran, ACA (BUV)" w:date="2024-09-13T17:29:00Z" w16du:dateUtc="2024-09-13T10:29:00Z">
              <w:rPr>
                <w:rFonts w:cs="Avenir Next LT Pro"/>
                <w:i/>
                <w:iCs/>
                <w:szCs w:val="22"/>
              </w:rPr>
            </w:rPrChange>
          </w:rPr>
          <w:delText>ă</w:delText>
        </w:r>
        <w:r w:rsidRPr="00863667" w:rsidDel="003C6139">
          <w:rPr>
            <w:rFonts w:ascii="iCiel Avenir LT Std 35 Light" w:hAnsi="iCiel Avenir LT Std 35 Light" w:cs="Arial"/>
            <w:i/>
            <w:iCs/>
            <w:sz w:val="22"/>
            <w:szCs w:val="22"/>
            <w:rPrChange w:id="15853"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5854"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855" w:author="An Tran, ACA (BUV)" w:date="2024-09-13T17:29:00Z" w16du:dateUtc="2024-09-13T10:29:00Z">
              <w:rPr>
                <w:rFonts w:cs="Arial"/>
                <w:i/>
                <w:iCs/>
                <w:szCs w:val="22"/>
              </w:rPr>
            </w:rPrChange>
          </w:rPr>
          <w:delText>m vi</w:delText>
        </w:r>
        <w:r w:rsidRPr="00863667" w:rsidDel="003C6139">
          <w:rPr>
            <w:rFonts w:ascii="iCiel Avenir LT Std 35 Light" w:hAnsi="iCiel Avenir LT Std 35 Light" w:cs="Calibri"/>
            <w:i/>
            <w:iCs/>
            <w:sz w:val="22"/>
            <w:szCs w:val="22"/>
            <w:rPrChange w:id="15856"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857" w:author="An Tran, ACA (BUV)" w:date="2024-09-13T17:29:00Z" w16du:dateUtc="2024-09-13T10:29:00Z">
              <w:rPr>
                <w:rFonts w:cs="Arial"/>
                <w:i/>
                <w:iCs/>
                <w:szCs w:val="22"/>
              </w:rPr>
            </w:rPrChange>
          </w:rPr>
          <w:delText>c v</w:delText>
        </w:r>
        <w:r w:rsidRPr="00863667" w:rsidDel="003C6139">
          <w:rPr>
            <w:rFonts w:ascii="iCiel Avenir LT Std 35 Light" w:hAnsi="iCiel Avenir LT Std 35 Light" w:cs="Avenir Next LT Pro"/>
            <w:i/>
            <w:iCs/>
            <w:sz w:val="22"/>
            <w:szCs w:val="22"/>
            <w:rPrChange w:id="15858"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859" w:author="An Tran, ACA (BUV)" w:date="2024-09-13T17:29:00Z" w16du:dateUtc="2024-09-13T10:29:00Z">
              <w:rPr>
                <w:rFonts w:cs="Arial"/>
                <w:i/>
                <w:iCs/>
                <w:szCs w:val="22"/>
              </w:rPr>
            </w:rPrChange>
          </w:rPr>
          <w:delText xml:space="preserve"> gi</w:delText>
        </w:r>
        <w:r w:rsidRPr="00863667" w:rsidDel="003C6139">
          <w:rPr>
            <w:rFonts w:ascii="iCiel Avenir LT Std 35 Light" w:hAnsi="iCiel Avenir LT Std 35 Light" w:cs="Avenir Next LT Pro"/>
            <w:i/>
            <w:iCs/>
            <w:sz w:val="22"/>
            <w:szCs w:val="22"/>
            <w:rPrChange w:id="1586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861"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5862"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863" w:author="An Tran, ACA (BUV)" w:date="2024-09-13T17:29:00Z" w16du:dateUtc="2024-09-13T10:29:00Z">
              <w:rPr>
                <w:rFonts w:cs="Calibri"/>
                <w:i/>
                <w:iCs/>
                <w:szCs w:val="22"/>
              </w:rPr>
            </w:rPrChange>
          </w:rPr>
          <w:delText>ặ</w:delText>
        </w:r>
        <w:r w:rsidRPr="00863667" w:rsidDel="003C6139">
          <w:rPr>
            <w:rFonts w:ascii="iCiel Avenir LT Std 35 Light" w:hAnsi="iCiel Avenir LT Std 35 Light" w:cs="Arial"/>
            <w:i/>
            <w:iCs/>
            <w:sz w:val="22"/>
            <w:szCs w:val="22"/>
            <w:rPrChange w:id="15864" w:author="An Tran, ACA (BUV)" w:date="2024-09-13T17:29:00Z" w16du:dateUtc="2024-09-13T10:29:00Z">
              <w:rPr>
                <w:rFonts w:cs="Arial"/>
                <w:i/>
                <w:iCs/>
                <w:szCs w:val="22"/>
              </w:rPr>
            </w:rPrChange>
          </w:rPr>
          <w:delText>t n</w:delText>
        </w:r>
        <w:r w:rsidRPr="00863667" w:rsidDel="003C6139">
          <w:rPr>
            <w:rFonts w:ascii="iCiel Avenir LT Std 35 Light" w:hAnsi="iCiel Avenir LT Std 35 Light" w:cs="Calibri"/>
            <w:i/>
            <w:iCs/>
            <w:sz w:val="22"/>
            <w:szCs w:val="22"/>
            <w:rPrChange w:id="15865"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866" w:author="An Tran, ACA (BUV)" w:date="2024-09-13T17:29:00Z" w16du:dateUtc="2024-09-13T10:29:00Z">
              <w:rPr>
                <w:rFonts w:cs="Arial"/>
                <w:i/>
                <w:iCs/>
                <w:szCs w:val="22"/>
              </w:rPr>
            </w:rPrChange>
          </w:rPr>
          <w:delText>n m</w:delText>
        </w:r>
        <w:r w:rsidRPr="00863667" w:rsidDel="003C6139">
          <w:rPr>
            <w:rFonts w:ascii="iCiel Avenir LT Std 35 Light" w:hAnsi="iCiel Avenir LT Std 35 Light" w:cs="Avenir Next LT Pro"/>
            <w:i/>
            <w:iCs/>
            <w:sz w:val="22"/>
            <w:szCs w:val="22"/>
            <w:rPrChange w:id="15867" w:author="An Tran, ACA (BUV)" w:date="2024-09-13T17:29:00Z" w16du:dateUtc="2024-09-13T10:29:00Z">
              <w:rPr>
                <w:rFonts w:cs="Avenir Next LT Pro"/>
                <w:i/>
                <w:iCs/>
                <w:szCs w:val="22"/>
              </w:rPr>
            </w:rPrChange>
          </w:rPr>
          <w:delText>ó</w:delText>
        </w:r>
        <w:r w:rsidRPr="00863667" w:rsidDel="003C6139">
          <w:rPr>
            <w:rFonts w:ascii="iCiel Avenir LT Std 35 Light" w:hAnsi="iCiel Avenir LT Std 35 Light" w:cs="Arial"/>
            <w:i/>
            <w:iCs/>
            <w:sz w:val="22"/>
            <w:szCs w:val="22"/>
            <w:rPrChange w:id="15868" w:author="An Tran, ACA (BUV)" w:date="2024-09-13T17:29:00Z" w16du:dateUtc="2024-09-13T10:29:00Z">
              <w:rPr>
                <w:rFonts w:cs="Arial"/>
                <w:i/>
                <w:iCs/>
                <w:szCs w:val="22"/>
              </w:rPr>
            </w:rPrChange>
          </w:rPr>
          <w:delText>ng cho m</w:delText>
        </w:r>
        <w:r w:rsidRPr="00863667" w:rsidDel="003C6139">
          <w:rPr>
            <w:rFonts w:ascii="iCiel Avenir LT Std 35 Light" w:hAnsi="iCiel Avenir LT Std 35 Light" w:cs="Calibri"/>
            <w:i/>
            <w:iCs/>
            <w:sz w:val="22"/>
            <w:szCs w:val="22"/>
            <w:rPrChange w:id="15869"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870"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Calibri"/>
            <w:i/>
            <w:iCs/>
            <w:sz w:val="22"/>
            <w:szCs w:val="22"/>
            <w:rPrChange w:id="15871"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5872" w:author="An Tran, ACA (BUV)" w:date="2024-09-13T17:29:00Z" w16du:dateUtc="2024-09-13T10:29:00Z">
              <w:rPr>
                <w:rFonts w:cs="Arial"/>
                <w:i/>
                <w:iCs/>
                <w:szCs w:val="22"/>
              </w:rPr>
            </w:rPrChange>
          </w:rPr>
          <w:delText>i ngh</w:delText>
        </w:r>
        <w:r w:rsidRPr="00863667" w:rsidDel="003C6139">
          <w:rPr>
            <w:rFonts w:ascii="iCiel Avenir LT Std 35 Light" w:hAnsi="iCiel Avenir LT Std 35 Light" w:cs="Calibri"/>
            <w:i/>
            <w:iCs/>
            <w:sz w:val="22"/>
            <w:szCs w:val="22"/>
            <w:rPrChange w:id="15873"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874" w:author="An Tran, ACA (BUV)" w:date="2024-09-13T17:29:00Z" w16du:dateUtc="2024-09-13T10:29:00Z">
              <w:rPr>
                <w:rFonts w:cs="Arial"/>
                <w:i/>
                <w:iCs/>
                <w:szCs w:val="22"/>
              </w:rPr>
            </w:rPrChange>
          </w:rPr>
          <w:delText xml:space="preserve"> nghi</w:delText>
        </w:r>
        <w:r w:rsidRPr="00863667" w:rsidDel="003C6139">
          <w:rPr>
            <w:rFonts w:ascii="iCiel Avenir LT Std 35 Light" w:hAnsi="iCiel Avenir LT Std 35 Light" w:cs="Calibri"/>
            <w:i/>
            <w:iCs/>
            <w:sz w:val="22"/>
            <w:szCs w:val="22"/>
            <w:rPrChange w:id="15875"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876"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Calibri"/>
            <w:i/>
            <w:iCs/>
            <w:sz w:val="22"/>
            <w:szCs w:val="22"/>
            <w:rPrChange w:id="15877"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5878" w:author="An Tran, ACA (BUV)" w:date="2024-09-13T17:29:00Z" w16du:dateUtc="2024-09-13T10:29:00Z">
              <w:rPr>
                <w:rFonts w:cs="Arial"/>
                <w:i/>
                <w:iCs/>
                <w:szCs w:val="22"/>
              </w:rPr>
            </w:rPrChange>
          </w:rPr>
          <w:delText>a c</w:delText>
        </w:r>
        <w:r w:rsidRPr="00863667" w:rsidDel="003C6139">
          <w:rPr>
            <w:rFonts w:ascii="iCiel Avenir LT Std 35 Light" w:hAnsi="iCiel Avenir LT Std 35 Light" w:cs="Avenir Next LT Pro"/>
            <w:i/>
            <w:iCs/>
            <w:sz w:val="22"/>
            <w:szCs w:val="22"/>
            <w:rPrChange w:id="1587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880" w:author="An Tran, ACA (BUV)" w:date="2024-09-13T17:29:00Z" w16du:dateUtc="2024-09-13T10:29:00Z">
              <w:rPr>
                <w:rFonts w:cs="Arial"/>
                <w:i/>
                <w:iCs/>
                <w:szCs w:val="22"/>
              </w:rPr>
            </w:rPrChange>
          </w:rPr>
          <w:delText>c em, v</w:delText>
        </w:r>
        <w:r w:rsidRPr="00863667" w:rsidDel="003C6139">
          <w:rPr>
            <w:rFonts w:ascii="iCiel Avenir LT Std 35 Light" w:hAnsi="iCiel Avenir LT Std 35 Light" w:cs="Avenir Next LT Pro"/>
            <w:i/>
            <w:iCs/>
            <w:sz w:val="22"/>
            <w:szCs w:val="22"/>
            <w:rPrChange w:id="1588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882" w:author="An Tran, ACA (BUV)" w:date="2024-09-13T17:29:00Z" w16du:dateUtc="2024-09-13T10:29:00Z">
              <w:rPr>
                <w:rFonts w:cs="Arial"/>
                <w:i/>
                <w:iCs/>
                <w:szCs w:val="22"/>
              </w:rPr>
            </w:rPrChange>
          </w:rPr>
          <w:delText xml:space="preserve"> b</w:delText>
        </w:r>
        <w:r w:rsidRPr="00863667" w:rsidDel="003C6139">
          <w:rPr>
            <w:rFonts w:ascii="iCiel Avenir LT Std 35 Light" w:hAnsi="iCiel Avenir LT Std 35 Light" w:cs="Calibri"/>
            <w:i/>
            <w:iCs/>
            <w:sz w:val="22"/>
            <w:szCs w:val="22"/>
            <w:rPrChange w:id="15883"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5884" w:author="An Tran, ACA (BUV)" w:date="2024-09-13T17:29:00Z" w16du:dateUtc="2024-09-13T10:29:00Z">
              <w:rPr>
                <w:rFonts w:cs="Arial"/>
                <w:i/>
                <w:iCs/>
                <w:szCs w:val="22"/>
              </w:rPr>
            </w:rPrChange>
          </w:rPr>
          <w:delText>c ch</w:delText>
        </w:r>
        <w:r w:rsidRPr="00863667" w:rsidDel="003C6139">
          <w:rPr>
            <w:rFonts w:ascii="iCiel Avenir LT Std 35 Light" w:hAnsi="iCiel Avenir LT Std 35 Light" w:cs="Avenir Next LT Pro"/>
            <w:i/>
            <w:iCs/>
            <w:sz w:val="22"/>
            <w:szCs w:val="22"/>
            <w:rPrChange w:id="15885" w:author="An Tran, ACA (BUV)" w:date="2024-09-13T17:29:00Z" w16du:dateUtc="2024-09-13T10:29:00Z">
              <w:rPr>
                <w:rFonts w:cs="Avenir Next LT Pro"/>
                <w:i/>
                <w:iCs/>
                <w:szCs w:val="22"/>
              </w:rPr>
            </w:rPrChange>
          </w:rPr>
          <w:delText>â</w:delText>
        </w:r>
        <w:r w:rsidRPr="00863667" w:rsidDel="003C6139">
          <w:rPr>
            <w:rFonts w:ascii="iCiel Avenir LT Std 35 Light" w:hAnsi="iCiel Avenir LT Std 35 Light" w:cs="Arial"/>
            <w:i/>
            <w:iCs/>
            <w:sz w:val="22"/>
            <w:szCs w:val="22"/>
            <w:rPrChange w:id="15886"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887"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888"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889" w:author="An Tran, ACA (BUV)" w:date="2024-09-13T17:29:00Z" w16du:dateUtc="2024-09-13T10:29:00Z">
              <w:rPr>
                <w:rFonts w:cs="Arial"/>
                <w:i/>
                <w:iCs/>
                <w:szCs w:val="22"/>
              </w:rPr>
            </w:rPrChange>
          </w:rPr>
          <w:delText>u ti</w:delText>
        </w:r>
        <w:r w:rsidRPr="00863667" w:rsidDel="003C6139">
          <w:rPr>
            <w:rFonts w:ascii="iCiel Avenir LT Std 35 Light" w:hAnsi="iCiel Avenir LT Std 35 Light" w:cs="Avenir Next LT Pro"/>
            <w:i/>
            <w:iCs/>
            <w:sz w:val="22"/>
            <w:szCs w:val="22"/>
            <w:rPrChange w:id="15890"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891"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5892"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893" w:author="An Tran, ACA (BUV)" w:date="2024-09-13T17:29:00Z" w16du:dateUtc="2024-09-13T10:29:00Z">
              <w:rPr>
                <w:rFonts w:cs="Arial"/>
                <w:i/>
                <w:iCs/>
                <w:szCs w:val="22"/>
              </w:rPr>
            </w:rPrChange>
          </w:rPr>
          <w:delText>o c</w:delText>
        </w:r>
        <w:r w:rsidRPr="00863667" w:rsidDel="003C6139">
          <w:rPr>
            <w:rFonts w:ascii="iCiel Avenir LT Std 35 Light" w:hAnsi="iCiel Avenir LT Std 35 Light" w:cs="Avenir Next LT Pro"/>
            <w:i/>
            <w:iCs/>
            <w:sz w:val="22"/>
            <w:szCs w:val="22"/>
            <w:rPrChange w:id="1589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895" w:author="An Tran, ACA (BUV)" w:date="2024-09-13T17:29:00Z" w16du:dateUtc="2024-09-13T10:29:00Z">
              <w:rPr>
                <w:rFonts w:cs="Arial"/>
                <w:i/>
                <w:iCs/>
                <w:szCs w:val="22"/>
              </w:rPr>
            </w:rPrChange>
          </w:rPr>
          <w:delText>nh c</w:delText>
        </w:r>
        <w:r w:rsidRPr="00863667" w:rsidDel="003C6139">
          <w:rPr>
            <w:rFonts w:ascii="iCiel Avenir LT Std 35 Light" w:hAnsi="iCiel Avenir LT Std 35 Light" w:cs="Calibri"/>
            <w:i/>
            <w:iCs/>
            <w:sz w:val="22"/>
            <w:szCs w:val="22"/>
            <w:rPrChange w:id="15896" w:author="An Tran, ACA (BUV)" w:date="2024-09-13T17:29:00Z" w16du:dateUtc="2024-09-13T10:29:00Z">
              <w:rPr>
                <w:rFonts w:cs="Calibri"/>
                <w:i/>
                <w:iCs/>
                <w:szCs w:val="22"/>
              </w:rPr>
            </w:rPrChange>
          </w:rPr>
          <w:delText>ử</w:delText>
        </w:r>
        <w:r w:rsidRPr="00863667" w:rsidDel="003C6139">
          <w:rPr>
            <w:rFonts w:ascii="iCiel Avenir LT Std 35 Light" w:hAnsi="iCiel Avenir LT Std 35 Light" w:cs="Arial"/>
            <w:i/>
            <w:iCs/>
            <w:sz w:val="22"/>
            <w:szCs w:val="22"/>
            <w:rPrChange w:id="15897" w:author="An Tran, ACA (BUV)" w:date="2024-09-13T17:29:00Z" w16du:dateUtc="2024-09-13T10:29:00Z">
              <w:rPr>
                <w:rFonts w:cs="Arial"/>
                <w:i/>
                <w:iCs/>
                <w:szCs w:val="22"/>
              </w:rPr>
            </w:rPrChange>
          </w:rPr>
          <w:delText>a ngh</w:delText>
        </w:r>
        <w:r w:rsidRPr="00863667" w:rsidDel="003C6139">
          <w:rPr>
            <w:rFonts w:ascii="iCiel Avenir LT Std 35 Light" w:hAnsi="iCiel Avenir LT Std 35 Light" w:cs="Calibri"/>
            <w:i/>
            <w:iCs/>
            <w:sz w:val="22"/>
            <w:szCs w:val="22"/>
            <w:rPrChange w:id="15898"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899" w:author="An Tran, ACA (BUV)" w:date="2024-09-13T17:29:00Z" w16du:dateUtc="2024-09-13T10:29:00Z">
              <w:rPr>
                <w:rFonts w:cs="Arial"/>
                <w:i/>
                <w:iCs/>
                <w:szCs w:val="22"/>
              </w:rPr>
            </w:rPrChange>
          </w:rPr>
          <w:delText xml:space="preserve"> nghi</w:delText>
        </w:r>
        <w:r w:rsidRPr="00863667" w:rsidDel="003C6139">
          <w:rPr>
            <w:rFonts w:ascii="iCiel Avenir LT Std 35 Light" w:hAnsi="iCiel Avenir LT Std 35 Light" w:cs="Calibri"/>
            <w:i/>
            <w:iCs/>
            <w:sz w:val="22"/>
            <w:szCs w:val="22"/>
            <w:rPrChange w:id="15900"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901" w:author="An Tran, ACA (BUV)" w:date="2024-09-13T17:29:00Z" w16du:dateUtc="2024-09-13T10:29:00Z">
              <w:rPr>
                <w:rFonts w:cs="Arial"/>
                <w:i/>
                <w:iCs/>
                <w:szCs w:val="22"/>
              </w:rPr>
            </w:rPrChange>
          </w:rPr>
          <w:delText>p. Tuy c</w:delText>
        </w:r>
        <w:r w:rsidRPr="00863667" w:rsidDel="003C6139">
          <w:rPr>
            <w:rFonts w:ascii="iCiel Avenir LT Std 35 Light" w:hAnsi="iCiel Avenir LT Std 35 Light" w:cs="Avenir Next LT Pro"/>
            <w:i/>
            <w:iCs/>
            <w:sz w:val="22"/>
            <w:szCs w:val="22"/>
            <w:rPrChange w:id="15902"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903" w:author="An Tran, ACA (BUV)" w:date="2024-09-13T17:29:00Z" w16du:dateUtc="2024-09-13T10:29:00Z">
              <w:rPr>
                <w:rFonts w:cs="Arial"/>
                <w:i/>
                <w:iCs/>
                <w:szCs w:val="22"/>
              </w:rPr>
            </w:rPrChange>
          </w:rPr>
          <w:delText>c k</w:delText>
        </w:r>
        <w:r w:rsidRPr="00863667" w:rsidDel="003C6139">
          <w:rPr>
            <w:rFonts w:ascii="iCiel Avenir LT Std 35 Light" w:hAnsi="iCiel Avenir LT Std 35 Light" w:cs="Calibri"/>
            <w:i/>
            <w:iCs/>
            <w:sz w:val="22"/>
            <w:szCs w:val="22"/>
            <w:rPrChange w:id="15904" w:author="An Tran, ACA (BUV)" w:date="2024-09-13T17:29:00Z" w16du:dateUtc="2024-09-13T10:29:00Z">
              <w:rPr>
                <w:rFonts w:cs="Calibri"/>
                <w:i/>
                <w:iCs/>
                <w:szCs w:val="22"/>
              </w:rPr>
            </w:rPrChange>
          </w:rPr>
          <w:delText>ỳ</w:delText>
        </w:r>
        <w:r w:rsidRPr="00863667" w:rsidDel="003C6139">
          <w:rPr>
            <w:rFonts w:ascii="iCiel Avenir LT Std 35 Light" w:hAnsi="iCiel Avenir LT Std 35 Light" w:cs="Arial"/>
            <w:i/>
            <w:iCs/>
            <w:sz w:val="22"/>
            <w:szCs w:val="22"/>
            <w:rPrChange w:id="15905"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906"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5907"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5908" w:author="An Tran, ACA (BUV)" w:date="2024-09-13T17:29:00Z" w16du:dateUtc="2024-09-13T10:29:00Z">
              <w:rPr>
                <w:rFonts w:cs="Calibri"/>
                <w:i/>
                <w:iCs/>
                <w:szCs w:val="22"/>
              </w:rPr>
            </w:rPrChange>
          </w:rPr>
          <w:delText>ậ</w:delText>
        </w:r>
        <w:r w:rsidRPr="00863667" w:rsidDel="003C6139">
          <w:rPr>
            <w:rFonts w:ascii="iCiel Avenir LT Std 35 Light" w:hAnsi="iCiel Avenir LT Std 35 Light" w:cs="Arial"/>
            <w:i/>
            <w:iCs/>
            <w:sz w:val="22"/>
            <w:szCs w:val="22"/>
            <w:rPrChange w:id="15909" w:author="An Tran, ACA (BUV)" w:date="2024-09-13T17:29:00Z" w16du:dateUtc="2024-09-13T10:29:00Z">
              <w:rPr>
                <w:rFonts w:cs="Arial"/>
                <w:i/>
                <w:iCs/>
                <w:szCs w:val="22"/>
              </w:rPr>
            </w:rPrChange>
          </w:rPr>
          <w:delText>p mang l</w:delText>
        </w:r>
        <w:r w:rsidRPr="00863667" w:rsidDel="003C6139">
          <w:rPr>
            <w:rFonts w:ascii="iCiel Avenir LT Std 35 Light" w:hAnsi="iCiel Avenir LT Std 35 Light" w:cs="Calibri"/>
            <w:i/>
            <w:iCs/>
            <w:sz w:val="22"/>
            <w:szCs w:val="22"/>
            <w:rPrChange w:id="15910" w:author="An Tran, ACA (BUV)" w:date="2024-09-13T17:29:00Z" w16du:dateUtc="2024-09-13T10:29:00Z">
              <w:rPr>
                <w:rFonts w:cs="Calibri"/>
                <w:i/>
                <w:iCs/>
                <w:szCs w:val="22"/>
              </w:rPr>
            </w:rPrChange>
          </w:rPr>
          <w:delText>ạ</w:delText>
        </w:r>
        <w:r w:rsidRPr="00863667" w:rsidDel="003C6139">
          <w:rPr>
            <w:rFonts w:ascii="iCiel Avenir LT Std 35 Light" w:hAnsi="iCiel Avenir LT Std 35 Light" w:cs="Arial"/>
            <w:i/>
            <w:iCs/>
            <w:sz w:val="22"/>
            <w:szCs w:val="22"/>
            <w:rPrChange w:id="15911" w:author="An Tran, ACA (BUV)" w:date="2024-09-13T17:29:00Z" w16du:dateUtc="2024-09-13T10:29:00Z">
              <w:rPr>
                <w:rFonts w:cs="Arial"/>
                <w:i/>
                <w:iCs/>
                <w:szCs w:val="22"/>
              </w:rPr>
            </w:rPrChange>
          </w:rPr>
          <w:delText>i r</w:delText>
        </w:r>
        <w:r w:rsidRPr="00863667" w:rsidDel="003C6139">
          <w:rPr>
            <w:rFonts w:ascii="iCiel Avenir LT Std 35 Light" w:hAnsi="iCiel Avenir LT Std 35 Light" w:cs="Calibri"/>
            <w:i/>
            <w:iCs/>
            <w:sz w:val="22"/>
            <w:szCs w:val="22"/>
            <w:rPrChange w:id="15912"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913" w:author="An Tran, ACA (BUV)" w:date="2024-09-13T17:29:00Z" w16du:dateUtc="2024-09-13T10:29:00Z">
              <w:rPr>
                <w:rFonts w:cs="Arial"/>
                <w:i/>
                <w:iCs/>
                <w:szCs w:val="22"/>
              </w:rPr>
            </w:rPrChange>
          </w:rPr>
          <w:delText>t nhi</w:delText>
        </w:r>
        <w:r w:rsidRPr="00863667" w:rsidDel="003C6139">
          <w:rPr>
            <w:rFonts w:ascii="iCiel Avenir LT Std 35 Light" w:hAnsi="iCiel Avenir LT Std 35 Light" w:cs="Calibri"/>
            <w:i/>
            <w:iCs/>
            <w:sz w:val="22"/>
            <w:szCs w:val="22"/>
            <w:rPrChange w:id="15914"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915" w:author="An Tran, ACA (BUV)" w:date="2024-09-13T17:29:00Z" w16du:dateUtc="2024-09-13T10:29:00Z">
              <w:rPr>
                <w:rFonts w:cs="Arial"/>
                <w:i/>
                <w:iCs/>
                <w:szCs w:val="22"/>
              </w:rPr>
            </w:rPrChange>
          </w:rPr>
          <w:delText>u l</w:delText>
        </w:r>
        <w:r w:rsidRPr="00863667" w:rsidDel="003C6139">
          <w:rPr>
            <w:rFonts w:ascii="iCiel Avenir LT Std 35 Light" w:hAnsi="iCiel Avenir LT Std 35 Light" w:cs="Calibri"/>
            <w:i/>
            <w:iCs/>
            <w:sz w:val="22"/>
            <w:szCs w:val="22"/>
            <w:rPrChange w:id="15916"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5917" w:author="An Tran, ACA (BUV)" w:date="2024-09-13T17:29:00Z" w16du:dateUtc="2024-09-13T10:29:00Z">
              <w:rPr>
                <w:rFonts w:cs="Arial"/>
                <w:i/>
                <w:iCs/>
                <w:szCs w:val="22"/>
              </w:rPr>
            </w:rPrChange>
          </w:rPr>
          <w:delText xml:space="preserve">i </w:delText>
        </w:r>
        <w:r w:rsidRPr="00863667" w:rsidDel="003C6139">
          <w:rPr>
            <w:rFonts w:ascii="iCiel Avenir LT Std 35 Light" w:hAnsi="iCiel Avenir LT Std 35 Light" w:cs="Avenir Next LT Pro"/>
            <w:i/>
            <w:iCs/>
            <w:sz w:val="22"/>
            <w:szCs w:val="22"/>
            <w:rPrChange w:id="15918" w:author="An Tran, ACA (BUV)" w:date="2024-09-13T17:29:00Z" w16du:dateUtc="2024-09-13T10:29:00Z">
              <w:rPr>
                <w:rFonts w:cs="Avenir Next LT Pro"/>
                <w:i/>
                <w:iCs/>
                <w:szCs w:val="22"/>
              </w:rPr>
            </w:rPrChange>
          </w:rPr>
          <w:delText>í</w:delText>
        </w:r>
        <w:r w:rsidRPr="00863667" w:rsidDel="003C6139">
          <w:rPr>
            <w:rFonts w:ascii="iCiel Avenir LT Std 35 Light" w:hAnsi="iCiel Avenir LT Std 35 Light" w:cs="Arial"/>
            <w:i/>
            <w:iCs/>
            <w:sz w:val="22"/>
            <w:szCs w:val="22"/>
            <w:rPrChange w:id="15919" w:author="An Tran, ACA (BUV)" w:date="2024-09-13T17:29:00Z" w16du:dateUtc="2024-09-13T10:29:00Z">
              <w:rPr>
                <w:rFonts w:cs="Arial"/>
                <w:i/>
                <w:iCs/>
                <w:szCs w:val="22"/>
              </w:rPr>
            </w:rPrChange>
          </w:rPr>
          <w:delText>ch cho sinh vi</w:delText>
        </w:r>
        <w:r w:rsidRPr="00863667" w:rsidDel="003C6139">
          <w:rPr>
            <w:rFonts w:ascii="iCiel Avenir LT Std 35 Light" w:hAnsi="iCiel Avenir LT Std 35 Light" w:cs="Avenir Next LT Pro"/>
            <w:i/>
            <w:iCs/>
            <w:sz w:val="22"/>
            <w:szCs w:val="22"/>
            <w:rPrChange w:id="15920"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921"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922"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5923"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5924"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925" w:author="An Tran, ACA (BUV)" w:date="2024-09-13T17:29:00Z" w16du:dateUtc="2024-09-13T10:29:00Z">
              <w:rPr>
                <w:rFonts w:cs="Arial"/>
                <w:i/>
                <w:iCs/>
                <w:szCs w:val="22"/>
              </w:rPr>
            </w:rPrChange>
          </w:rPr>
          <w:delText>u quan tr</w:delText>
        </w:r>
        <w:r w:rsidRPr="00863667" w:rsidDel="003C6139">
          <w:rPr>
            <w:rFonts w:ascii="iCiel Avenir LT Std 35 Light" w:hAnsi="iCiel Avenir LT Std 35 Light" w:cs="Calibri"/>
            <w:i/>
            <w:iCs/>
            <w:sz w:val="22"/>
            <w:szCs w:val="22"/>
            <w:rPrChange w:id="15926"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5927" w:author="An Tran, ACA (BUV)" w:date="2024-09-13T17:29:00Z" w16du:dateUtc="2024-09-13T10:29:00Z">
              <w:rPr>
                <w:rFonts w:cs="Arial"/>
                <w:i/>
                <w:iCs/>
                <w:szCs w:val="22"/>
              </w:rPr>
            </w:rPrChange>
          </w:rPr>
          <w:delText>ng l</w:delText>
        </w:r>
        <w:r w:rsidRPr="00863667" w:rsidDel="003C6139">
          <w:rPr>
            <w:rFonts w:ascii="iCiel Avenir LT Std 35 Light" w:hAnsi="iCiel Avenir LT Std 35 Light" w:cs="Avenir Next LT Pro"/>
            <w:i/>
            <w:iCs/>
            <w:sz w:val="22"/>
            <w:szCs w:val="22"/>
            <w:rPrChange w:id="15928"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929"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Avenir Next LT Pro"/>
            <w:i/>
            <w:iCs/>
            <w:sz w:val="22"/>
            <w:szCs w:val="22"/>
            <w:rPrChange w:id="15930"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931" w:author="An Tran, ACA (BUV)" w:date="2024-09-13T17:29:00Z" w16du:dateUtc="2024-09-13T10:29:00Z">
              <w:rPr>
                <w:rFonts w:cs="Arial"/>
                <w:i/>
                <w:iCs/>
                <w:szCs w:val="22"/>
              </w:rPr>
            </w:rPrChange>
          </w:rPr>
          <w:delText>c em sinh vi</w:delText>
        </w:r>
        <w:r w:rsidRPr="00863667" w:rsidDel="003C6139">
          <w:rPr>
            <w:rFonts w:ascii="iCiel Avenir LT Std 35 Light" w:hAnsi="iCiel Avenir LT Std 35 Light" w:cs="Avenir Next LT Pro"/>
            <w:i/>
            <w:iCs/>
            <w:sz w:val="22"/>
            <w:szCs w:val="22"/>
            <w:rPrChange w:id="15932"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5933"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5934"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5935"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5936" w:author="An Tran, ACA (BUV)" w:date="2024-09-13T17:29:00Z" w16du:dateUtc="2024-09-13T10:29:00Z">
              <w:rPr>
                <w:rFonts w:cs="Avenir Next LT Pro"/>
                <w:i/>
                <w:iCs/>
                <w:szCs w:val="22"/>
              </w:rPr>
            </w:rPrChange>
          </w:rPr>
          <w:delText>ý</w:delText>
        </w:r>
        <w:r w:rsidRPr="00863667" w:rsidDel="003C6139">
          <w:rPr>
            <w:rFonts w:ascii="iCiel Avenir LT Std 35 Light" w:hAnsi="iCiel Avenir LT Std 35 Light" w:cs="Arial"/>
            <w:i/>
            <w:iCs/>
            <w:sz w:val="22"/>
            <w:szCs w:val="22"/>
            <w:rPrChange w:id="15937"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5938"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5939" w:author="An Tran, ACA (BUV)" w:date="2024-09-13T17:29:00Z" w16du:dateUtc="2024-09-13T10:29:00Z">
              <w:rPr>
                <w:rFonts w:cs="Arial"/>
                <w:i/>
                <w:iCs/>
                <w:szCs w:val="22"/>
              </w:rPr>
            </w:rPrChange>
          </w:rPr>
          <w:delText xml:space="preserve">c </w:delText>
        </w:r>
        <w:r w:rsidRPr="00863667" w:rsidDel="003C6139">
          <w:rPr>
            <w:rFonts w:ascii="iCiel Avenir LT Std 35 Light" w:hAnsi="iCiel Avenir LT Std 35 Light" w:cs="Avenir Next LT Pro"/>
            <w:i/>
            <w:iCs/>
            <w:sz w:val="22"/>
            <w:szCs w:val="22"/>
            <w:rPrChange w:id="15940"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941" w:author="An Tran, ACA (BUV)" w:date="2024-09-13T17:29:00Z" w16du:dateUtc="2024-09-13T10:29:00Z">
              <w:rPr>
                <w:rFonts w:cs="Calibri"/>
                <w:i/>
                <w:iCs/>
                <w:szCs w:val="22"/>
              </w:rPr>
            </w:rPrChange>
          </w:rPr>
          <w:delText>ượ</w:delText>
        </w:r>
        <w:r w:rsidRPr="00863667" w:rsidDel="003C6139">
          <w:rPr>
            <w:rFonts w:ascii="iCiel Avenir LT Std 35 Light" w:hAnsi="iCiel Avenir LT Std 35 Light" w:cs="Arial"/>
            <w:i/>
            <w:iCs/>
            <w:sz w:val="22"/>
            <w:szCs w:val="22"/>
            <w:rPrChange w:id="15942" w:author="An Tran, ACA (BUV)" w:date="2024-09-13T17:29:00Z" w16du:dateUtc="2024-09-13T10:29:00Z">
              <w:rPr>
                <w:rFonts w:cs="Arial"/>
                <w:i/>
                <w:iCs/>
                <w:szCs w:val="22"/>
              </w:rPr>
            </w:rPrChange>
          </w:rPr>
          <w:delText>c quy</w:delText>
        </w:r>
        <w:r w:rsidRPr="00863667" w:rsidDel="003C6139">
          <w:rPr>
            <w:rFonts w:ascii="iCiel Avenir LT Std 35 Light" w:hAnsi="iCiel Avenir LT Std 35 Light" w:cs="Calibri"/>
            <w:i/>
            <w:iCs/>
            <w:sz w:val="22"/>
            <w:szCs w:val="22"/>
            <w:rPrChange w:id="15943"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5944"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Calibri"/>
            <w:i/>
            <w:iCs/>
            <w:sz w:val="22"/>
            <w:szCs w:val="22"/>
            <w:rPrChange w:id="15945"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5946" w:author="An Tran, ACA (BUV)" w:date="2024-09-13T17:29:00Z" w16du:dateUtc="2024-09-13T10:29:00Z">
              <w:rPr>
                <w:rFonts w:cs="Arial"/>
                <w:i/>
                <w:iCs/>
                <w:szCs w:val="22"/>
              </w:rPr>
            </w:rPrChange>
          </w:rPr>
          <w:delText>i c</w:delText>
        </w:r>
        <w:r w:rsidRPr="00863667" w:rsidDel="003C6139">
          <w:rPr>
            <w:rFonts w:ascii="iCiel Avenir LT Std 35 Light" w:hAnsi="iCiel Avenir LT Std 35 Light" w:cs="Calibri"/>
            <w:i/>
            <w:iCs/>
            <w:sz w:val="22"/>
            <w:szCs w:val="22"/>
            <w:rPrChange w:id="15947"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5948" w:author="An Tran, ACA (BUV)" w:date="2024-09-13T17:29:00Z" w16du:dateUtc="2024-09-13T10:29:00Z">
              <w:rPr>
                <w:rFonts w:cs="Arial"/>
                <w:i/>
                <w:iCs/>
                <w:szCs w:val="22"/>
              </w:rPr>
            </w:rPrChange>
          </w:rPr>
          <w:delText>a m</w:delText>
        </w:r>
        <w:r w:rsidRPr="00863667" w:rsidDel="003C6139">
          <w:rPr>
            <w:rFonts w:ascii="iCiel Avenir LT Std 35 Light" w:hAnsi="iCiel Avenir LT Std 35 Light" w:cs="Avenir Next LT Pro"/>
            <w:i/>
            <w:iCs/>
            <w:sz w:val="22"/>
            <w:szCs w:val="22"/>
            <w:rPrChange w:id="15949"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5950" w:author="An Tran, ACA (BUV)" w:date="2024-09-13T17:29:00Z" w16du:dateUtc="2024-09-13T10:29:00Z">
              <w:rPr>
                <w:rFonts w:cs="Arial"/>
                <w:i/>
                <w:iCs/>
                <w:szCs w:val="22"/>
              </w:rPr>
            </w:rPrChange>
          </w:rPr>
          <w:delText>nh v</w:delText>
        </w:r>
        <w:r w:rsidRPr="00863667" w:rsidDel="003C6139">
          <w:rPr>
            <w:rFonts w:ascii="iCiel Avenir LT Std 35 Light" w:hAnsi="iCiel Avenir LT Std 35 Light" w:cs="Avenir Next LT Pro"/>
            <w:i/>
            <w:iCs/>
            <w:sz w:val="22"/>
            <w:szCs w:val="22"/>
            <w:rPrChange w:id="1595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952" w:author="An Tran, ACA (BUV)" w:date="2024-09-13T17:29:00Z" w16du:dateUtc="2024-09-13T10:29:00Z">
              <w:rPr>
                <w:rFonts w:cs="Arial"/>
                <w:i/>
                <w:iCs/>
                <w:szCs w:val="22"/>
              </w:rPr>
            </w:rPrChange>
          </w:rPr>
          <w:delText xml:space="preserve"> kh</w:delText>
        </w:r>
        <w:r w:rsidRPr="00863667" w:rsidDel="003C6139">
          <w:rPr>
            <w:rFonts w:ascii="iCiel Avenir LT Std 35 Light" w:hAnsi="iCiel Avenir LT Std 35 Light" w:cs="Avenir Next LT Pro"/>
            <w:i/>
            <w:iCs/>
            <w:sz w:val="22"/>
            <w:szCs w:val="22"/>
            <w:rPrChange w:id="15953"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954"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595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956" w:author="An Tran, ACA (BUV)" w:date="2024-09-13T17:29:00Z" w16du:dateUtc="2024-09-13T10:29:00Z">
              <w:rPr>
                <w:rFonts w:cs="Calibri"/>
                <w:i/>
                <w:iCs/>
                <w:szCs w:val="22"/>
              </w:rPr>
            </w:rPrChange>
          </w:rPr>
          <w:delText>ể</w:delText>
        </w:r>
        <w:r w:rsidRPr="00863667" w:rsidDel="003C6139">
          <w:rPr>
            <w:rFonts w:ascii="iCiel Avenir LT Std 35 Light" w:hAnsi="iCiel Avenir LT Std 35 Light" w:cs="Arial"/>
            <w:i/>
            <w:iCs/>
            <w:sz w:val="22"/>
            <w:szCs w:val="22"/>
            <w:rPrChange w:id="15957" w:author="An Tran, ACA (BUV)" w:date="2024-09-13T17:29:00Z" w16du:dateUtc="2024-09-13T10:29:00Z">
              <w:rPr>
                <w:rFonts w:cs="Arial"/>
                <w:i/>
                <w:iCs/>
                <w:szCs w:val="22"/>
              </w:rPr>
            </w:rPrChange>
          </w:rPr>
          <w:delText xml:space="preserve"> b</w:delText>
        </w:r>
        <w:r w:rsidRPr="00863667" w:rsidDel="003C6139">
          <w:rPr>
            <w:rFonts w:ascii="iCiel Avenir LT Std 35 Light" w:hAnsi="iCiel Avenir LT Std 35 Light" w:cs="Calibri"/>
            <w:i/>
            <w:iCs/>
            <w:sz w:val="22"/>
            <w:szCs w:val="22"/>
            <w:rPrChange w:id="15958" w:author="An Tran, ACA (BUV)" w:date="2024-09-13T17:29:00Z" w16du:dateUtc="2024-09-13T10:29:00Z">
              <w:rPr>
                <w:rFonts w:cs="Calibri"/>
                <w:i/>
                <w:iCs/>
                <w:szCs w:val="22"/>
              </w:rPr>
            </w:rPrChange>
          </w:rPr>
          <w:delText>ị</w:delText>
        </w:r>
        <w:r w:rsidRPr="00863667" w:rsidDel="003C6139">
          <w:rPr>
            <w:rFonts w:ascii="iCiel Avenir LT Std 35 Light" w:hAnsi="iCiel Avenir LT Std 35 Light" w:cs="Arial"/>
            <w:i/>
            <w:iCs/>
            <w:sz w:val="22"/>
            <w:szCs w:val="22"/>
            <w:rPrChange w:id="15959"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Calibri"/>
            <w:i/>
            <w:iCs/>
            <w:sz w:val="22"/>
            <w:szCs w:val="22"/>
            <w:rPrChange w:id="15960"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5961" w:author="An Tran, ACA (BUV)" w:date="2024-09-13T17:29:00Z" w16du:dateUtc="2024-09-13T10:29:00Z">
              <w:rPr>
                <w:rFonts w:cs="Arial"/>
                <w:i/>
                <w:iCs/>
                <w:szCs w:val="22"/>
              </w:rPr>
            </w:rPrChange>
          </w:rPr>
          <w:delText>i d</w:delText>
        </w:r>
        <w:r w:rsidRPr="00863667" w:rsidDel="003C6139">
          <w:rPr>
            <w:rFonts w:ascii="iCiel Avenir LT Std 35 Light" w:hAnsi="iCiel Avenir LT Std 35 Light" w:cs="Calibri"/>
            <w:i/>
            <w:iCs/>
            <w:sz w:val="22"/>
            <w:szCs w:val="22"/>
            <w:rPrChange w:id="15962" w:author="An Tran, ACA (BUV)" w:date="2024-09-13T17:29:00Z" w16du:dateUtc="2024-09-13T10:29:00Z">
              <w:rPr>
                <w:rFonts w:cs="Calibri"/>
                <w:i/>
                <w:iCs/>
                <w:szCs w:val="22"/>
              </w:rPr>
            </w:rPrChange>
          </w:rPr>
          <w:delText>ụ</w:delText>
        </w:r>
        <w:r w:rsidRPr="00863667" w:rsidDel="003C6139">
          <w:rPr>
            <w:rFonts w:ascii="iCiel Avenir LT Std 35 Light" w:hAnsi="iCiel Avenir LT Std 35 Light" w:cs="Arial"/>
            <w:i/>
            <w:iCs/>
            <w:sz w:val="22"/>
            <w:szCs w:val="22"/>
            <w:rPrChange w:id="15963"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5964"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5965" w:author="An Tran, ACA (BUV)" w:date="2024-09-13T17:29:00Z" w16du:dateUtc="2024-09-13T10:29:00Z">
              <w:rPr>
                <w:rFonts w:cs="Calibri"/>
                <w:i/>
                <w:iCs/>
                <w:szCs w:val="22"/>
              </w:rPr>
            </w:rPrChange>
          </w:rPr>
          <w:delText>ộ</w:delText>
        </w:r>
        <w:r w:rsidRPr="00863667" w:rsidDel="003C6139">
          <w:rPr>
            <w:rFonts w:ascii="iCiel Avenir LT Std 35 Light" w:hAnsi="iCiel Avenir LT Std 35 Light" w:cs="Arial"/>
            <w:i/>
            <w:iCs/>
            <w:sz w:val="22"/>
            <w:szCs w:val="22"/>
            <w:rPrChange w:id="15966" w:author="An Tran, ACA (BUV)" w:date="2024-09-13T17:29:00Z" w16du:dateUtc="2024-09-13T10:29:00Z">
              <w:rPr>
                <w:rFonts w:cs="Arial"/>
                <w:i/>
                <w:iCs/>
                <w:szCs w:val="22"/>
              </w:rPr>
            </w:rPrChange>
          </w:rPr>
          <w:delText>i ng</w:delText>
        </w:r>
        <w:r w:rsidRPr="00863667" w:rsidDel="003C6139">
          <w:rPr>
            <w:rFonts w:ascii="iCiel Avenir LT Std 35 Light" w:hAnsi="iCiel Avenir LT Std 35 Light" w:cs="Avenir Next LT Pro"/>
            <w:i/>
            <w:iCs/>
            <w:sz w:val="22"/>
            <w:szCs w:val="22"/>
            <w:rPrChange w:id="15967" w:author="An Tran, ACA (BUV)" w:date="2024-09-13T17:29:00Z" w16du:dateUtc="2024-09-13T10:29:00Z">
              <w:rPr>
                <w:rFonts w:cs="Avenir Next LT Pro"/>
                <w:i/>
                <w:iCs/>
                <w:szCs w:val="22"/>
              </w:rPr>
            </w:rPrChange>
          </w:rPr>
          <w:delText>ũ</w:delText>
        </w:r>
        <w:r w:rsidRPr="00863667" w:rsidDel="003C6139">
          <w:rPr>
            <w:rFonts w:ascii="iCiel Avenir LT Std 35 Light" w:hAnsi="iCiel Avenir LT Std 35 Light" w:cs="Arial"/>
            <w:i/>
            <w:iCs/>
            <w:sz w:val="22"/>
            <w:szCs w:val="22"/>
            <w:rPrChange w:id="15968" w:author="An Tran, ACA (BUV)" w:date="2024-09-13T17:29:00Z" w16du:dateUtc="2024-09-13T10:29:00Z">
              <w:rPr>
                <w:rFonts w:cs="Arial"/>
                <w:i/>
                <w:iCs/>
                <w:szCs w:val="22"/>
              </w:rPr>
            </w:rPrChange>
          </w:rPr>
          <w:delText xml:space="preserve"> H</w:delText>
        </w:r>
        <w:r w:rsidRPr="00863667" w:rsidDel="003C6139">
          <w:rPr>
            <w:rFonts w:ascii="iCiel Avenir LT Std 35 Light" w:hAnsi="iCiel Avenir LT Std 35 Light" w:cs="Calibri"/>
            <w:i/>
            <w:iCs/>
            <w:sz w:val="22"/>
            <w:szCs w:val="22"/>
            <w:rPrChange w:id="15969"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5970" w:author="An Tran, ACA (BUV)" w:date="2024-09-13T17:29:00Z" w16du:dateUtc="2024-09-13T10:29:00Z">
              <w:rPr>
                <w:rFonts w:cs="Arial"/>
                <w:i/>
                <w:iCs/>
                <w:szCs w:val="22"/>
              </w:rPr>
            </w:rPrChange>
          </w:rPr>
          <w:delText>ng nghi</w:delText>
        </w:r>
        <w:r w:rsidRPr="00863667" w:rsidDel="003C6139">
          <w:rPr>
            <w:rFonts w:ascii="iCiel Avenir LT Std 35 Light" w:hAnsi="iCiel Avenir LT Std 35 Light" w:cs="Calibri"/>
            <w:i/>
            <w:iCs/>
            <w:sz w:val="22"/>
            <w:szCs w:val="22"/>
            <w:rPrChange w:id="15971"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5972" w:author="An Tran, ACA (BUV)" w:date="2024-09-13T17:29:00Z" w16du:dateUtc="2024-09-13T10:29:00Z">
              <w:rPr>
                <w:rFonts w:cs="Arial"/>
                <w:i/>
                <w:iCs/>
                <w:szCs w:val="22"/>
              </w:rPr>
            </w:rPrChange>
          </w:rPr>
          <w:delText>p lu</w:delText>
        </w:r>
        <w:r w:rsidRPr="00863667" w:rsidDel="003C6139">
          <w:rPr>
            <w:rFonts w:ascii="iCiel Avenir LT Std 35 Light" w:hAnsi="iCiel Avenir LT Std 35 Light" w:cs="Avenir Next LT Pro"/>
            <w:i/>
            <w:iCs/>
            <w:sz w:val="22"/>
            <w:szCs w:val="22"/>
            <w:rPrChange w:id="15973"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5974" w:author="An Tran, ACA (BUV)" w:date="2024-09-13T17:29:00Z" w16du:dateUtc="2024-09-13T10:29:00Z">
              <w:rPr>
                <w:rFonts w:cs="Arial"/>
                <w:i/>
                <w:iCs/>
                <w:szCs w:val="22"/>
              </w:rPr>
            </w:rPrChange>
          </w:rPr>
          <w:delText>n s</w:delText>
        </w:r>
        <w:r w:rsidRPr="00863667" w:rsidDel="003C6139">
          <w:rPr>
            <w:rFonts w:ascii="iCiel Avenir LT Std 35 Light" w:hAnsi="iCiel Avenir LT Std 35 Light" w:cs="Calibri"/>
            <w:i/>
            <w:iCs/>
            <w:sz w:val="22"/>
            <w:szCs w:val="22"/>
            <w:rPrChange w:id="15975" w:author="An Tran, ACA (BUV)" w:date="2024-09-13T17:29:00Z" w16du:dateUtc="2024-09-13T10:29:00Z">
              <w:rPr>
                <w:rFonts w:cs="Calibri"/>
                <w:i/>
                <w:iCs/>
                <w:szCs w:val="22"/>
              </w:rPr>
            </w:rPrChange>
          </w:rPr>
          <w:delText>ẵ</w:delText>
        </w:r>
        <w:r w:rsidRPr="00863667" w:rsidDel="003C6139">
          <w:rPr>
            <w:rFonts w:ascii="iCiel Avenir LT Std 35 Light" w:hAnsi="iCiel Avenir LT Std 35 Light" w:cs="Arial"/>
            <w:i/>
            <w:iCs/>
            <w:sz w:val="22"/>
            <w:szCs w:val="22"/>
            <w:rPrChange w:id="15976" w:author="An Tran, ACA (BUV)" w:date="2024-09-13T17:29:00Z" w16du:dateUtc="2024-09-13T10:29:00Z">
              <w:rPr>
                <w:rFonts w:cs="Arial"/>
                <w:i/>
                <w:iCs/>
                <w:szCs w:val="22"/>
              </w:rPr>
            </w:rPrChange>
          </w:rPr>
          <w:delText>n s</w:delText>
        </w:r>
        <w:r w:rsidRPr="00863667" w:rsidDel="003C6139">
          <w:rPr>
            <w:rFonts w:ascii="iCiel Avenir LT Std 35 Light" w:hAnsi="iCiel Avenir LT Std 35 Light" w:cs="Avenir Next LT Pro"/>
            <w:i/>
            <w:iCs/>
            <w:sz w:val="22"/>
            <w:szCs w:val="22"/>
            <w:rPrChange w:id="15977"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978" w:author="An Tran, ACA (BUV)" w:date="2024-09-13T17:29:00Z" w16du:dateUtc="2024-09-13T10:29:00Z">
              <w:rPr>
                <w:rFonts w:cs="Arial"/>
                <w:i/>
                <w:iCs/>
                <w:szCs w:val="22"/>
              </w:rPr>
            </w:rPrChange>
          </w:rPr>
          <w:delText>ng h</w:delText>
        </w:r>
        <w:r w:rsidRPr="00863667" w:rsidDel="003C6139">
          <w:rPr>
            <w:rFonts w:ascii="iCiel Avenir LT Std 35 Light" w:hAnsi="iCiel Avenir LT Std 35 Light" w:cs="Calibri"/>
            <w:i/>
            <w:iCs/>
            <w:sz w:val="22"/>
            <w:szCs w:val="22"/>
            <w:rPrChange w:id="15979" w:author="An Tran, ACA (BUV)" w:date="2024-09-13T17:29:00Z" w16du:dateUtc="2024-09-13T10:29:00Z">
              <w:rPr>
                <w:rFonts w:cs="Calibri"/>
                <w:i/>
                <w:iCs/>
                <w:szCs w:val="22"/>
              </w:rPr>
            </w:rPrChange>
          </w:rPr>
          <w:delText>ỗ</w:delText>
        </w:r>
        <w:r w:rsidRPr="00863667" w:rsidDel="003C6139">
          <w:rPr>
            <w:rFonts w:ascii="iCiel Avenir LT Std 35 Light" w:hAnsi="iCiel Avenir LT Std 35 Light" w:cs="Arial"/>
            <w:i/>
            <w:iCs/>
            <w:sz w:val="22"/>
            <w:szCs w:val="22"/>
            <w:rPrChange w:id="15980" w:author="An Tran, ACA (BUV)" w:date="2024-09-13T17:29:00Z" w16du:dateUtc="2024-09-13T10:29:00Z">
              <w:rPr>
                <w:rFonts w:cs="Arial"/>
                <w:i/>
                <w:iCs/>
                <w:szCs w:val="22"/>
              </w:rPr>
            </w:rPrChange>
          </w:rPr>
          <w:delText xml:space="preserve"> tr</w:delText>
        </w:r>
        <w:r w:rsidRPr="00863667" w:rsidDel="003C6139">
          <w:rPr>
            <w:rFonts w:ascii="iCiel Avenir LT Std 35 Light" w:hAnsi="iCiel Avenir LT Std 35 Light" w:cs="Calibri"/>
            <w:i/>
            <w:iCs/>
            <w:sz w:val="22"/>
            <w:szCs w:val="22"/>
            <w:rPrChange w:id="15981" w:author="An Tran, ACA (BUV)" w:date="2024-09-13T17:29:00Z" w16du:dateUtc="2024-09-13T10:29:00Z">
              <w:rPr>
                <w:rFonts w:cs="Calibri"/>
                <w:i/>
                <w:iCs/>
                <w:szCs w:val="22"/>
              </w:rPr>
            </w:rPrChange>
          </w:rPr>
          <w:delText>ợ</w:delText>
        </w:r>
        <w:r w:rsidRPr="00863667" w:rsidDel="003C6139">
          <w:rPr>
            <w:rFonts w:ascii="iCiel Avenir LT Std 35 Light" w:hAnsi="iCiel Avenir LT Std 35 Light" w:cs="Arial"/>
            <w:i/>
            <w:iCs/>
            <w:sz w:val="22"/>
            <w:szCs w:val="22"/>
            <w:rPrChange w:id="15982"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Avenir Next LT Pro"/>
            <w:i/>
            <w:iCs/>
            <w:sz w:val="22"/>
            <w:szCs w:val="22"/>
            <w:rPrChange w:id="1598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984" w:author="An Tran, ACA (BUV)" w:date="2024-09-13T17:29:00Z" w16du:dateUtc="2024-09-13T10:29:00Z">
              <w:rPr>
                <w:rFonts w:cs="Arial"/>
                <w:i/>
                <w:iCs/>
                <w:szCs w:val="22"/>
              </w:rPr>
            </w:rPrChange>
          </w:rPr>
          <w:delText xml:space="preserve"> t</w:delText>
        </w:r>
        <w:r w:rsidRPr="00863667" w:rsidDel="003C6139">
          <w:rPr>
            <w:rFonts w:ascii="iCiel Avenir LT Std 35 Light" w:hAnsi="iCiel Avenir LT Std 35 Light" w:cs="Calibri"/>
            <w:i/>
            <w:iCs/>
            <w:sz w:val="22"/>
            <w:szCs w:val="22"/>
            <w:rPrChange w:id="15985" w:author="An Tran, ACA (BUV)" w:date="2024-09-13T17:29:00Z" w16du:dateUtc="2024-09-13T10:29:00Z">
              <w:rPr>
                <w:rFonts w:cs="Calibri"/>
                <w:i/>
                <w:iCs/>
                <w:szCs w:val="22"/>
              </w:rPr>
            </w:rPrChange>
          </w:rPr>
          <w:delText>ư</w:delText>
        </w:r>
        <w:r w:rsidRPr="00863667" w:rsidDel="003C6139">
          <w:rPr>
            <w:rFonts w:ascii="iCiel Avenir LT Std 35 Light" w:hAnsi="iCiel Avenir LT Std 35 Light" w:cs="Arial"/>
            <w:i/>
            <w:iCs/>
            <w:sz w:val="22"/>
            <w:szCs w:val="22"/>
            <w:rPrChange w:id="15986" w:author="An Tran, ACA (BUV)" w:date="2024-09-13T17:29:00Z" w16du:dateUtc="2024-09-13T10:29:00Z">
              <w:rPr>
                <w:rFonts w:cs="Arial"/>
                <w:i/>
                <w:iCs/>
                <w:szCs w:val="22"/>
              </w:rPr>
            </w:rPrChange>
          </w:rPr>
          <w:delText xml:space="preserve"> v</w:delText>
        </w:r>
        <w:r w:rsidRPr="00863667" w:rsidDel="003C6139">
          <w:rPr>
            <w:rFonts w:ascii="iCiel Avenir LT Std 35 Light" w:hAnsi="iCiel Avenir LT Std 35 Light" w:cs="Calibri"/>
            <w:i/>
            <w:iCs/>
            <w:sz w:val="22"/>
            <w:szCs w:val="22"/>
            <w:rPrChange w:id="15987"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988" w:author="An Tran, ACA (BUV)" w:date="2024-09-13T17:29:00Z" w16du:dateUtc="2024-09-13T10:29:00Z">
              <w:rPr>
                <w:rFonts w:cs="Arial"/>
                <w:i/>
                <w:iCs/>
                <w:szCs w:val="22"/>
              </w:rPr>
            </w:rPrChange>
          </w:rPr>
          <w:delText>n b</w:delText>
        </w:r>
        <w:r w:rsidRPr="00863667" w:rsidDel="003C6139">
          <w:rPr>
            <w:rFonts w:ascii="iCiel Avenir LT Std 35 Light" w:hAnsi="iCiel Avenir LT Std 35 Light" w:cs="Calibri"/>
            <w:i/>
            <w:iCs/>
            <w:sz w:val="22"/>
            <w:szCs w:val="22"/>
            <w:rPrChange w:id="15989"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5990" w:author="An Tran, ACA (BUV)" w:date="2024-09-13T17:29:00Z" w16du:dateUtc="2024-09-13T10:29:00Z">
              <w:rPr>
                <w:rFonts w:cs="Arial"/>
                <w:i/>
                <w:iCs/>
                <w:szCs w:val="22"/>
              </w:rPr>
            </w:rPrChange>
          </w:rPr>
          <w:delText>t c</w:delText>
        </w:r>
        <w:r w:rsidRPr="00863667" w:rsidDel="003C6139">
          <w:rPr>
            <w:rFonts w:ascii="iCiel Avenir LT Std 35 Light" w:hAnsi="iCiel Avenir LT Std 35 Light" w:cs="Calibri"/>
            <w:i/>
            <w:iCs/>
            <w:sz w:val="22"/>
            <w:szCs w:val="22"/>
            <w:rPrChange w:id="15991" w:author="An Tran, ACA (BUV)" w:date="2024-09-13T17:29:00Z" w16du:dateUtc="2024-09-13T10:29:00Z">
              <w:rPr>
                <w:rFonts w:cs="Calibri"/>
                <w:i/>
                <w:iCs/>
                <w:szCs w:val="22"/>
              </w:rPr>
            </w:rPrChange>
          </w:rPr>
          <w:delText>ứ</w:delText>
        </w:r>
        <w:r w:rsidRPr="00863667" w:rsidDel="003C6139">
          <w:rPr>
            <w:rFonts w:ascii="iCiel Avenir LT Std 35 Light" w:hAnsi="iCiel Avenir LT Std 35 Light" w:cs="Arial"/>
            <w:i/>
            <w:iCs/>
            <w:sz w:val="22"/>
            <w:szCs w:val="22"/>
            <w:rPrChange w:id="15992"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5993"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5994" w:author="An Tran, ACA (BUV)" w:date="2024-09-13T17:29:00Z" w16du:dateUtc="2024-09-13T10:29:00Z">
              <w:rPr>
                <w:rFonts w:cs="Arial"/>
                <w:i/>
                <w:iCs/>
                <w:szCs w:val="22"/>
              </w:rPr>
            </w:rPrChange>
          </w:rPr>
          <w:delText>c n</w:delText>
        </w:r>
        <w:r w:rsidRPr="00863667" w:rsidDel="003C6139">
          <w:rPr>
            <w:rFonts w:ascii="iCiel Avenir LT Std 35 Light" w:hAnsi="iCiel Avenir LT Std 35 Light" w:cs="Avenir Next LT Pro"/>
            <w:i/>
            <w:iCs/>
            <w:sz w:val="22"/>
            <w:szCs w:val="22"/>
            <w:rPrChange w:id="1599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5996" w:author="An Tran, ACA (BUV)" w:date="2024-09-13T17:29:00Z" w16du:dateUtc="2024-09-13T10:29:00Z">
              <w:rPr>
                <w:rFonts w:cs="Arial"/>
                <w:i/>
                <w:iCs/>
                <w:szCs w:val="22"/>
              </w:rPr>
            </w:rPrChange>
          </w:rPr>
          <w:delText>o c</w:delText>
        </w:r>
        <w:r w:rsidRPr="00863667" w:rsidDel="003C6139">
          <w:rPr>
            <w:rFonts w:ascii="iCiel Avenir LT Std 35 Light" w:hAnsi="iCiel Avenir LT Std 35 Light" w:cs="Avenir Next LT Pro"/>
            <w:i/>
            <w:iCs/>
            <w:sz w:val="22"/>
            <w:szCs w:val="22"/>
            <w:rPrChange w:id="15997"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5998" w:author="An Tran, ACA (BUV)" w:date="2024-09-13T17:29:00Z" w16du:dateUtc="2024-09-13T10:29:00Z">
              <w:rPr>
                <w:rFonts w:cs="Arial"/>
                <w:i/>
                <w:iCs/>
                <w:szCs w:val="22"/>
              </w:rPr>
            </w:rPrChange>
          </w:rPr>
          <w:delText>c em sinh vi</w:delText>
        </w:r>
        <w:r w:rsidRPr="00863667" w:rsidDel="003C6139">
          <w:rPr>
            <w:rFonts w:ascii="iCiel Avenir LT Std 35 Light" w:hAnsi="iCiel Avenir LT Std 35 Light" w:cs="Avenir Next LT Pro"/>
            <w:i/>
            <w:iCs/>
            <w:sz w:val="22"/>
            <w:szCs w:val="22"/>
            <w:rPrChange w:id="15999"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6000"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6001"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6002" w:author="An Tran, ACA (BUV)" w:date="2024-09-13T17:29:00Z" w16du:dateUtc="2024-09-13T10:29:00Z">
              <w:rPr>
                <w:rFonts w:cs="Arial"/>
                <w:i/>
                <w:iCs/>
                <w:szCs w:val="22"/>
              </w:rPr>
            </w:rPrChange>
          </w:rPr>
          <w:delText>m th</w:delText>
        </w:r>
        <w:r w:rsidRPr="00863667" w:rsidDel="003C6139">
          <w:rPr>
            <w:rFonts w:ascii="iCiel Avenir LT Std 35 Light" w:hAnsi="iCiel Avenir LT Std 35 Light" w:cs="Calibri"/>
            <w:i/>
            <w:iCs/>
            <w:sz w:val="22"/>
            <w:szCs w:val="22"/>
            <w:rPrChange w:id="16003" w:author="An Tran, ACA (BUV)" w:date="2024-09-13T17:29:00Z" w16du:dateUtc="2024-09-13T10:29:00Z">
              <w:rPr>
                <w:rFonts w:cs="Calibri"/>
                <w:i/>
                <w:iCs/>
                <w:szCs w:val="22"/>
              </w:rPr>
            </w:rPrChange>
          </w:rPr>
          <w:delText>ấ</w:delText>
        </w:r>
        <w:r w:rsidRPr="00863667" w:rsidDel="003C6139">
          <w:rPr>
            <w:rFonts w:ascii="iCiel Avenir LT Std 35 Light" w:hAnsi="iCiel Avenir LT Std 35 Light" w:cs="Arial"/>
            <w:i/>
            <w:iCs/>
            <w:sz w:val="22"/>
            <w:szCs w:val="22"/>
            <w:rPrChange w:id="16004" w:author="An Tran, ACA (BUV)" w:date="2024-09-13T17:29:00Z" w16du:dateUtc="2024-09-13T10:29:00Z">
              <w:rPr>
                <w:rFonts w:cs="Arial"/>
                <w:i/>
                <w:iCs/>
                <w:szCs w:val="22"/>
              </w:rPr>
            </w:rPrChange>
          </w:rPr>
          <w:delText>y kh</w:delText>
        </w:r>
        <w:r w:rsidRPr="00863667" w:rsidDel="003C6139">
          <w:rPr>
            <w:rFonts w:ascii="iCiel Avenir LT Std 35 Light" w:hAnsi="iCiel Avenir LT Std 35 Light" w:cs="Avenir Next LT Pro"/>
            <w:i/>
            <w:iCs/>
            <w:sz w:val="22"/>
            <w:szCs w:val="22"/>
            <w:rPrChange w:id="16005" w:author="An Tran, ACA (BUV)" w:date="2024-09-13T17:29:00Z" w16du:dateUtc="2024-09-13T10:29:00Z">
              <w:rPr>
                <w:rFonts w:cs="Avenir Next LT Pro"/>
                <w:i/>
                <w:iCs/>
                <w:szCs w:val="22"/>
              </w:rPr>
            </w:rPrChange>
          </w:rPr>
          <w:delText>ô</w:delText>
        </w:r>
        <w:r w:rsidRPr="00863667" w:rsidDel="003C6139">
          <w:rPr>
            <w:rFonts w:ascii="iCiel Avenir LT Std 35 Light" w:hAnsi="iCiel Avenir LT Std 35 Light" w:cs="Arial"/>
            <w:i/>
            <w:iCs/>
            <w:sz w:val="22"/>
            <w:szCs w:val="22"/>
            <w:rPrChange w:id="16006" w:author="An Tran, ACA (BUV)" w:date="2024-09-13T17:29:00Z" w16du:dateUtc="2024-09-13T10:29:00Z">
              <w:rPr>
                <w:rFonts w:cs="Arial"/>
                <w:i/>
                <w:iCs/>
                <w:szCs w:val="22"/>
              </w:rPr>
            </w:rPrChange>
          </w:rPr>
          <w:delText>ng ch</w:delText>
        </w:r>
        <w:r w:rsidRPr="00863667" w:rsidDel="003C6139">
          <w:rPr>
            <w:rFonts w:ascii="iCiel Avenir LT Std 35 Light" w:hAnsi="iCiel Avenir LT Std 35 Light" w:cs="Calibri"/>
            <w:i/>
            <w:iCs/>
            <w:sz w:val="22"/>
            <w:szCs w:val="22"/>
            <w:rPrChange w:id="16007"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6008" w:author="An Tran, ACA (BUV)" w:date="2024-09-13T17:29:00Z" w16du:dateUtc="2024-09-13T10:29:00Z">
              <w:rPr>
                <w:rFonts w:cs="Arial"/>
                <w:i/>
                <w:iCs/>
                <w:szCs w:val="22"/>
              </w:rPr>
            </w:rPrChange>
          </w:rPr>
          <w:delText>c ch</w:delText>
        </w:r>
        <w:r w:rsidRPr="00863667" w:rsidDel="003C6139">
          <w:rPr>
            <w:rFonts w:ascii="iCiel Avenir LT Std 35 Light" w:hAnsi="iCiel Avenir LT Std 35 Light" w:cs="Calibri"/>
            <w:i/>
            <w:iCs/>
            <w:sz w:val="22"/>
            <w:szCs w:val="22"/>
            <w:rPrChange w:id="16009" w:author="An Tran, ACA (BUV)" w:date="2024-09-13T17:29:00Z" w16du:dateUtc="2024-09-13T10:29:00Z">
              <w:rPr>
                <w:rFonts w:cs="Calibri"/>
                <w:i/>
                <w:iCs/>
                <w:szCs w:val="22"/>
              </w:rPr>
            </w:rPrChange>
          </w:rPr>
          <w:delText>ắ</w:delText>
        </w:r>
        <w:r w:rsidRPr="00863667" w:rsidDel="003C6139">
          <w:rPr>
            <w:rFonts w:ascii="iCiel Avenir LT Std 35 Light" w:hAnsi="iCiel Avenir LT Std 35 Light" w:cs="Arial"/>
            <w:i/>
            <w:iCs/>
            <w:sz w:val="22"/>
            <w:szCs w:val="22"/>
            <w:rPrChange w:id="16010"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6011"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6012" w:author="An Tran, ACA (BUV)" w:date="2024-09-13T17:29:00Z" w16du:dateUtc="2024-09-13T10:29:00Z">
              <w:rPr>
                <w:rFonts w:cs="Arial"/>
                <w:i/>
                <w:iCs/>
                <w:szCs w:val="22"/>
              </w:rPr>
            </w:rPrChange>
          </w:rPr>
          <w:delText xml:space="preserve"> c</w:delText>
        </w:r>
        <w:r w:rsidRPr="00863667" w:rsidDel="003C6139">
          <w:rPr>
            <w:rFonts w:ascii="iCiel Avenir LT Std 35 Light" w:hAnsi="iCiel Avenir LT Std 35 Light" w:cs="Calibri"/>
            <w:i/>
            <w:iCs/>
            <w:sz w:val="22"/>
            <w:szCs w:val="22"/>
            <w:rPrChange w:id="16013"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6014" w:author="An Tran, ACA (BUV)" w:date="2024-09-13T17:29:00Z" w16du:dateUtc="2024-09-13T10:29:00Z">
              <w:rPr>
                <w:rFonts w:cs="Arial"/>
                <w:i/>
                <w:iCs/>
                <w:szCs w:val="22"/>
              </w:rPr>
            </w:rPrChange>
          </w:rPr>
          <w:delText xml:space="preserve">n </w:delText>
        </w:r>
        <w:r w:rsidRPr="00863667" w:rsidDel="003C6139">
          <w:rPr>
            <w:rFonts w:ascii="iCiel Avenir LT Std 35 Light" w:hAnsi="iCiel Avenir LT Std 35 Light" w:cs="Avenir Next LT Pro"/>
            <w:i/>
            <w:iCs/>
            <w:sz w:val="22"/>
            <w:szCs w:val="22"/>
            <w:rPrChange w:id="16015"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6016"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6017" w:author="An Tran, ACA (BUV)" w:date="2024-09-13T17:29:00Z" w16du:dateUtc="2024-09-13T10:29:00Z">
              <w:rPr>
                <w:rFonts w:cs="Arial"/>
                <w:i/>
                <w:iCs/>
                <w:szCs w:val="22"/>
              </w:rPr>
            </w:rPrChange>
          </w:rPr>
          <w:delText>n s</w:delText>
        </w:r>
        <w:r w:rsidRPr="00863667" w:rsidDel="003C6139">
          <w:rPr>
            <w:rFonts w:ascii="iCiel Avenir LT Std 35 Light" w:hAnsi="iCiel Avenir LT Std 35 Light" w:cs="Calibri"/>
            <w:i/>
            <w:iCs/>
            <w:sz w:val="22"/>
            <w:szCs w:val="22"/>
            <w:rPrChange w:id="16018"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6019" w:author="An Tran, ACA (BUV)" w:date="2024-09-13T17:29:00Z" w16du:dateUtc="2024-09-13T10:29:00Z">
              <w:rPr>
                <w:rFonts w:cs="Arial"/>
                <w:i/>
                <w:iCs/>
                <w:szCs w:val="22"/>
              </w:rPr>
            </w:rPrChange>
          </w:rPr>
          <w:delText xml:space="preserve"> gi</w:delText>
        </w:r>
        <w:r w:rsidRPr="00863667" w:rsidDel="003C6139">
          <w:rPr>
            <w:rFonts w:ascii="iCiel Avenir LT Std 35 Light" w:hAnsi="iCiel Avenir LT Std 35 Light" w:cs="Avenir Next LT Pro"/>
            <w:i/>
            <w:iCs/>
            <w:sz w:val="22"/>
            <w:szCs w:val="22"/>
            <w:rPrChange w:id="16020"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6021" w:author="An Tran, ACA (BUV)" w:date="2024-09-13T17:29:00Z" w16du:dateUtc="2024-09-13T10:29:00Z">
              <w:rPr>
                <w:rFonts w:cs="Arial"/>
                <w:i/>
                <w:iCs/>
                <w:szCs w:val="22"/>
              </w:rPr>
            </w:rPrChange>
          </w:rPr>
          <w:delText xml:space="preserve">p </w:delText>
        </w:r>
        <w:r w:rsidRPr="00863667" w:rsidDel="003C6139">
          <w:rPr>
            <w:rFonts w:ascii="iCiel Avenir LT Std 35 Light" w:hAnsi="iCiel Avenir LT Std 35 Light" w:cs="Avenir Next LT Pro"/>
            <w:i/>
            <w:iCs/>
            <w:sz w:val="22"/>
            <w:szCs w:val="22"/>
            <w:rPrChange w:id="16022"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6023" w:author="An Tran, ACA (BUV)" w:date="2024-09-13T17:29:00Z" w16du:dateUtc="2024-09-13T10:29:00Z">
              <w:rPr>
                <w:rFonts w:cs="Calibri"/>
                <w:i/>
                <w:iCs/>
                <w:szCs w:val="22"/>
              </w:rPr>
            </w:rPrChange>
          </w:rPr>
          <w:delText>ỡ</w:delText>
        </w:r>
        <w:r w:rsidRPr="00863667" w:rsidDel="003C6139">
          <w:rPr>
            <w:rFonts w:ascii="iCiel Avenir LT Std 35 Light" w:hAnsi="iCiel Avenir LT Std 35 Light" w:cs="Arial"/>
            <w:i/>
            <w:iCs/>
            <w:sz w:val="22"/>
            <w:szCs w:val="22"/>
            <w:rPrChange w:id="16024" w:author="An Tran, ACA (BUV)" w:date="2024-09-13T17:29:00Z" w16du:dateUtc="2024-09-13T10:29:00Z">
              <w:rPr>
                <w:rFonts w:cs="Arial"/>
                <w:i/>
                <w:iCs/>
                <w:szCs w:val="22"/>
              </w:rPr>
            </w:rPrChange>
          </w:rPr>
          <w:delText xml:space="preserve">.  </w:delText>
        </w:r>
      </w:del>
    </w:p>
    <w:p w14:paraId="2F044068" w14:textId="13F63602" w:rsidR="00523A1A" w:rsidRPr="00D427AB" w:rsidDel="003C6139" w:rsidRDefault="00C1363F">
      <w:pPr>
        <w:rPr>
          <w:del w:id="16025" w:author="An Tran, ACA (BUV)" w:date="2024-09-12T11:07:00Z" w16du:dateUtc="2024-09-12T04:07:00Z"/>
          <w:rFonts w:cs="Arial"/>
          <w:i/>
          <w:iCs/>
          <w:szCs w:val="22"/>
          <w:lang w:val="vi-VN"/>
        </w:rPr>
        <w:pPrChange w:id="1602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027" w:author="An Tran, ACA (BUV)" w:date="2024-09-12T11:07:00Z" w16du:dateUtc="2024-09-12T04:07:00Z">
        <w:r w:rsidRPr="00863667" w:rsidDel="003C6139">
          <w:rPr>
            <w:rFonts w:ascii="iCiel Avenir LT Std 35 Light" w:hAnsi="iCiel Avenir LT Std 35 Light" w:cs="Arial"/>
            <w:i/>
            <w:iCs/>
            <w:sz w:val="22"/>
            <w:szCs w:val="22"/>
            <w:rPrChange w:id="16028"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6029"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6030"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6031"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032"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033"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034"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6035"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036"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603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038"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039"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040"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6041"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042" w:author="An Tran, ACA (BUV)" w:date="2024-09-13T17:29:00Z" w16du:dateUtc="2024-09-13T10:29:00Z">
              <w:rPr>
                <w:rFonts w:cs="Arial"/>
                <w:i/>
                <w:iCs/>
                <w:szCs w:val="22"/>
              </w:rPr>
            </w:rPrChange>
          </w:rPr>
          <w:delText xml:space="preserve"> (dành riêng cho sinh viên và cựu sinh viên BUV).</w:delText>
        </w:r>
        <w:r w:rsidR="00523A1A" w:rsidRPr="00863667" w:rsidDel="003C6139">
          <w:rPr>
            <w:rFonts w:ascii="iCiel Avenir LT Std 35 Light" w:hAnsi="iCiel Avenir LT Std 35 Light" w:cs="Arial"/>
            <w:i/>
            <w:iCs/>
            <w:sz w:val="22"/>
            <w:szCs w:val="22"/>
            <w:lang w:val="vi-VN"/>
            <w:rPrChange w:id="16043" w:author="An Tran, ACA (BUV)" w:date="2024-09-13T17:29:00Z" w16du:dateUtc="2024-09-13T10:29:00Z">
              <w:rPr>
                <w:rFonts w:cs="Arial"/>
                <w:i/>
                <w:iCs/>
                <w:szCs w:val="22"/>
                <w:lang w:val="vi-VN"/>
              </w:rPr>
            </w:rPrChange>
          </w:rPr>
          <w:delText xml:space="preserve">  </w:delText>
        </w:r>
      </w:del>
    </w:p>
    <w:p w14:paraId="5127B2D7" w14:textId="7CDB768C" w:rsidR="00523A1A" w:rsidRPr="00D427AB" w:rsidDel="003C6139" w:rsidRDefault="00523A1A">
      <w:pPr>
        <w:rPr>
          <w:del w:id="16044" w:author="An Tran, ACA (BUV)" w:date="2024-09-12T11:07:00Z" w16du:dateUtc="2024-09-12T04:07:00Z"/>
          <w:rFonts w:cs="Arial"/>
          <w:i/>
          <w:iCs/>
          <w:szCs w:val="22"/>
          <w:lang w:val="vi-VN"/>
        </w:rPr>
        <w:pPrChange w:id="1604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046" w:author="An Tran, ACA (BUV)" w:date="2024-09-12T11:07:00Z" w16du:dateUtc="2024-09-12T04:07:00Z">
        <w:r w:rsidRPr="00863667" w:rsidDel="003C6139">
          <w:rPr>
            <w:rFonts w:ascii="iCiel Avenir LT Std 35 Light" w:hAnsi="iCiel Avenir LT Std 35 Light" w:cs="Arial"/>
            <w:szCs w:val="22"/>
            <w:lang w:val="vi-VN"/>
            <w:rPrChange w:id="16047" w:author="An Tran, ACA (BUV)" w:date="2024-09-13T17:29:00Z" w16du:dateUtc="2024-09-13T10:29:00Z">
              <w:rPr>
                <w:rFonts w:cs="Arial"/>
                <w:szCs w:val="22"/>
                <w:lang w:val="vi-VN"/>
              </w:rPr>
            </w:rPrChange>
          </w:rPr>
          <w:delText xml:space="preserve"> </w:delText>
        </w:r>
        <w:bookmarkStart w:id="16048" w:name="_Toc141433244"/>
        <w:r w:rsidRPr="00863667" w:rsidDel="003C6139">
          <w:rPr>
            <w:rFonts w:ascii="iCiel Avenir LT Std 35 Light" w:hAnsi="iCiel Avenir LT Std 35 Light" w:cs="Arial"/>
            <w:szCs w:val="22"/>
            <w:lang w:val="vi-VN"/>
            <w:rPrChange w:id="16049" w:author="An Tran, ACA (BUV)" w:date="2024-09-13T17:29:00Z" w16du:dateUtc="2024-09-13T10:29:00Z">
              <w:rPr>
                <w:rFonts w:cs="Arial"/>
                <w:szCs w:val="22"/>
                <w:lang w:val="vi-VN"/>
              </w:rPr>
            </w:rPrChange>
          </w:rPr>
          <w:delText xml:space="preserve">How does BUV evaluate students’ internship? Is any post-internship report required from students to prove they have done it? / </w:delText>
        </w:r>
        <w:r w:rsidRPr="00863667" w:rsidDel="003C6139">
          <w:rPr>
            <w:rFonts w:ascii="iCiel Avenir LT Std 35 Light" w:hAnsi="iCiel Avenir LT Std 35 Light" w:cs="Arial"/>
            <w:i/>
            <w:iCs/>
            <w:szCs w:val="22"/>
            <w:lang w:val="vi-VN"/>
            <w:rPrChange w:id="16050" w:author="An Tran, ACA (BUV)" w:date="2024-09-13T17:29:00Z" w16du:dateUtc="2024-09-13T10:29:00Z">
              <w:rPr>
                <w:rFonts w:cs="Arial"/>
                <w:i/>
                <w:iCs/>
                <w:szCs w:val="22"/>
                <w:lang w:val="vi-VN"/>
              </w:rPr>
            </w:rPrChange>
          </w:rPr>
          <w:delText>Nhà tr</w:delText>
        </w:r>
        <w:r w:rsidRPr="00863667" w:rsidDel="003C6139">
          <w:rPr>
            <w:rFonts w:ascii="iCiel Avenir LT Std 35 Light" w:hAnsi="iCiel Avenir LT Std 35 Light" w:cs="Calibri"/>
            <w:i/>
            <w:iCs/>
            <w:szCs w:val="22"/>
            <w:lang w:val="vi-VN"/>
            <w:rPrChange w:id="16051" w:author="An Tran, ACA (BUV)" w:date="2024-09-13T17:29:00Z" w16du:dateUtc="2024-09-13T10:29:00Z">
              <w:rPr>
                <w:rFonts w:cs="Calibri"/>
                <w:i/>
                <w:iCs/>
                <w:szCs w:val="22"/>
                <w:lang w:val="vi-VN"/>
              </w:rPr>
            </w:rPrChange>
          </w:rPr>
          <w:delText>ườ</w:delText>
        </w:r>
        <w:r w:rsidRPr="00863667" w:rsidDel="003C6139">
          <w:rPr>
            <w:rFonts w:ascii="iCiel Avenir LT Std 35 Light" w:hAnsi="iCiel Avenir LT Std 35 Light" w:cs="Arial"/>
            <w:i/>
            <w:iCs/>
            <w:szCs w:val="22"/>
            <w:lang w:val="vi-VN"/>
            <w:rPrChange w:id="16052" w:author="An Tran, ACA (BUV)" w:date="2024-09-13T17:29:00Z" w16du:dateUtc="2024-09-13T10:29:00Z">
              <w:rPr>
                <w:rFonts w:cs="Arial"/>
                <w:i/>
                <w:iCs/>
                <w:szCs w:val="22"/>
                <w:lang w:val="vi-VN"/>
              </w:rPr>
            </w:rPrChange>
          </w:rPr>
          <w:delText>ng đánh giá k</w:delText>
        </w:r>
        <w:r w:rsidRPr="00863667" w:rsidDel="003C6139">
          <w:rPr>
            <w:rFonts w:ascii="iCiel Avenir LT Std 35 Light" w:hAnsi="iCiel Avenir LT Std 35 Light" w:cs="Calibri"/>
            <w:i/>
            <w:iCs/>
            <w:szCs w:val="22"/>
            <w:lang w:val="vi-VN"/>
            <w:rPrChange w:id="16053"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Cs w:val="22"/>
            <w:lang w:val="vi-VN"/>
            <w:rPrChange w:id="16054" w:author="An Tran, ACA (BUV)" w:date="2024-09-13T17:29:00Z" w16du:dateUtc="2024-09-13T10:29:00Z">
              <w:rPr>
                <w:rFonts w:cs="Arial"/>
                <w:i/>
                <w:iCs/>
                <w:szCs w:val="22"/>
                <w:lang w:val="vi-VN"/>
              </w:rPr>
            </w:rPrChange>
          </w:rPr>
          <w:delText>t qu</w:delText>
        </w:r>
        <w:r w:rsidRPr="00863667" w:rsidDel="003C6139">
          <w:rPr>
            <w:rFonts w:ascii="iCiel Avenir LT Std 35 Light" w:hAnsi="iCiel Avenir LT Std 35 Light" w:cs="Calibri"/>
            <w:i/>
            <w:iCs/>
            <w:szCs w:val="22"/>
            <w:lang w:val="vi-VN"/>
            <w:rPrChange w:id="16055"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Cs w:val="22"/>
            <w:lang w:val="vi-VN"/>
            <w:rPrChange w:id="16056" w:author="An Tran, ACA (BUV)" w:date="2024-09-13T17:29:00Z" w16du:dateUtc="2024-09-13T10:29:00Z">
              <w:rPr>
                <w:rFonts w:cs="Arial"/>
                <w:i/>
                <w:iCs/>
                <w:szCs w:val="22"/>
                <w:lang w:val="vi-VN"/>
              </w:rPr>
            </w:rPrChange>
          </w:rPr>
          <w:delText xml:space="preserve"> th</w:delText>
        </w:r>
        <w:r w:rsidRPr="00863667" w:rsidDel="003C6139">
          <w:rPr>
            <w:rFonts w:ascii="iCiel Avenir LT Std 35 Light" w:hAnsi="iCiel Avenir LT Std 35 Light" w:cs="Calibri"/>
            <w:i/>
            <w:iCs/>
            <w:szCs w:val="22"/>
            <w:lang w:val="vi-VN"/>
            <w:rPrChange w:id="16057"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6058"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6059"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6060" w:author="An Tran, ACA (BUV)" w:date="2024-09-13T17:29:00Z" w16du:dateUtc="2024-09-13T10:29:00Z">
              <w:rPr>
                <w:rFonts w:cs="Arial"/>
                <w:i/>
                <w:iCs/>
                <w:szCs w:val="22"/>
                <w:lang w:val="vi-VN"/>
              </w:rPr>
            </w:rPrChange>
          </w:rPr>
          <w:delText>p c</w:delText>
        </w:r>
        <w:r w:rsidRPr="00863667" w:rsidDel="003C6139">
          <w:rPr>
            <w:rFonts w:ascii="iCiel Avenir LT Std 35 Light" w:hAnsi="iCiel Avenir LT Std 35 Light" w:cs="Calibri"/>
            <w:i/>
            <w:iCs/>
            <w:szCs w:val="22"/>
            <w:lang w:val="vi-VN"/>
            <w:rPrChange w:id="16061"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Cs w:val="22"/>
            <w:lang w:val="vi-VN"/>
            <w:rPrChange w:id="16062" w:author="An Tran, ACA (BUV)" w:date="2024-09-13T17:29:00Z" w16du:dateUtc="2024-09-13T10:29:00Z">
              <w:rPr>
                <w:rFonts w:cs="Arial"/>
                <w:i/>
                <w:iCs/>
                <w:szCs w:val="22"/>
                <w:lang w:val="vi-VN"/>
              </w:rPr>
            </w:rPrChange>
          </w:rPr>
          <w:delText>a sinh viên th</w:delText>
        </w:r>
        <w:r w:rsidRPr="00863667" w:rsidDel="003C6139">
          <w:rPr>
            <w:rFonts w:ascii="iCiel Avenir LT Std 35 Light" w:hAnsi="iCiel Avenir LT Std 35 Light" w:cs="Calibri"/>
            <w:i/>
            <w:iCs/>
            <w:szCs w:val="22"/>
            <w:lang w:val="vi-VN"/>
            <w:rPrChange w:id="16063"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Cs w:val="22"/>
            <w:lang w:val="vi-VN"/>
            <w:rPrChange w:id="16064" w:author="An Tran, ACA (BUV)" w:date="2024-09-13T17:29:00Z" w16du:dateUtc="2024-09-13T10:29:00Z">
              <w:rPr>
                <w:rFonts w:cs="Arial"/>
                <w:i/>
                <w:iCs/>
                <w:szCs w:val="22"/>
                <w:lang w:val="vi-VN"/>
              </w:rPr>
            </w:rPrChange>
          </w:rPr>
          <w:delText xml:space="preserve"> nào? Nhà tr</w:delText>
        </w:r>
        <w:r w:rsidRPr="00863667" w:rsidDel="003C6139">
          <w:rPr>
            <w:rFonts w:ascii="iCiel Avenir LT Std 35 Light" w:hAnsi="iCiel Avenir LT Std 35 Light" w:cs="Calibri"/>
            <w:i/>
            <w:iCs/>
            <w:szCs w:val="22"/>
            <w:lang w:val="vi-VN"/>
            <w:rPrChange w:id="16065" w:author="An Tran, ACA (BUV)" w:date="2024-09-13T17:29:00Z" w16du:dateUtc="2024-09-13T10:29:00Z">
              <w:rPr>
                <w:rFonts w:cs="Calibri"/>
                <w:i/>
                <w:iCs/>
                <w:szCs w:val="22"/>
                <w:lang w:val="vi-VN"/>
              </w:rPr>
            </w:rPrChange>
          </w:rPr>
          <w:delText>ườ</w:delText>
        </w:r>
        <w:r w:rsidRPr="00863667" w:rsidDel="003C6139">
          <w:rPr>
            <w:rFonts w:ascii="iCiel Avenir LT Std 35 Light" w:hAnsi="iCiel Avenir LT Std 35 Light" w:cs="Arial"/>
            <w:i/>
            <w:iCs/>
            <w:szCs w:val="22"/>
            <w:lang w:val="vi-VN"/>
            <w:rPrChange w:id="16066" w:author="An Tran, ACA (BUV)" w:date="2024-09-13T17:29:00Z" w16du:dateUtc="2024-09-13T10:29:00Z">
              <w:rPr>
                <w:rFonts w:cs="Arial"/>
                <w:i/>
                <w:iCs/>
                <w:szCs w:val="22"/>
                <w:lang w:val="vi-VN"/>
              </w:rPr>
            </w:rPrChange>
          </w:rPr>
          <w:delText>ng có yêu c</w:delText>
        </w:r>
        <w:r w:rsidRPr="00863667" w:rsidDel="003C6139">
          <w:rPr>
            <w:rFonts w:ascii="iCiel Avenir LT Std 35 Light" w:hAnsi="iCiel Avenir LT Std 35 Light" w:cs="Calibri"/>
            <w:i/>
            <w:iCs/>
            <w:szCs w:val="22"/>
            <w:lang w:val="vi-VN"/>
            <w:rPrChange w:id="16067"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Cs w:val="22"/>
            <w:lang w:val="vi-VN"/>
            <w:rPrChange w:id="16068" w:author="An Tran, ACA (BUV)" w:date="2024-09-13T17:29:00Z" w16du:dateUtc="2024-09-13T10:29:00Z">
              <w:rPr>
                <w:rFonts w:cs="Arial"/>
                <w:i/>
                <w:iCs/>
                <w:szCs w:val="22"/>
                <w:lang w:val="vi-VN"/>
              </w:rPr>
            </w:rPrChange>
          </w:rPr>
          <w:delText>u báo cáo th</w:delText>
        </w:r>
        <w:r w:rsidRPr="00863667" w:rsidDel="003C6139">
          <w:rPr>
            <w:rFonts w:ascii="iCiel Avenir LT Std 35 Light" w:hAnsi="iCiel Avenir LT Std 35 Light" w:cs="Calibri"/>
            <w:i/>
            <w:iCs/>
            <w:szCs w:val="22"/>
            <w:lang w:val="vi-VN"/>
            <w:rPrChange w:id="16069"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6070"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6071"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6072" w:author="An Tran, ACA (BUV)" w:date="2024-09-13T17:29:00Z" w16du:dateUtc="2024-09-13T10:29:00Z">
              <w:rPr>
                <w:rFonts w:cs="Arial"/>
                <w:i/>
                <w:iCs/>
                <w:szCs w:val="22"/>
                <w:lang w:val="vi-VN"/>
              </w:rPr>
            </w:rPrChange>
          </w:rPr>
          <w:delText>p cu</w:delText>
        </w:r>
        <w:r w:rsidRPr="00863667" w:rsidDel="003C6139">
          <w:rPr>
            <w:rFonts w:ascii="iCiel Avenir LT Std 35 Light" w:hAnsi="iCiel Avenir LT Std 35 Light" w:cs="Calibri"/>
            <w:i/>
            <w:iCs/>
            <w:szCs w:val="22"/>
            <w:lang w:val="vi-VN"/>
            <w:rPrChange w:id="16073"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Cs w:val="22"/>
            <w:lang w:val="vi-VN"/>
            <w:rPrChange w:id="16074" w:author="An Tran, ACA (BUV)" w:date="2024-09-13T17:29:00Z" w16du:dateUtc="2024-09-13T10:29:00Z">
              <w:rPr>
                <w:rFonts w:cs="Arial"/>
                <w:i/>
                <w:iCs/>
                <w:szCs w:val="22"/>
                <w:lang w:val="vi-VN"/>
              </w:rPr>
            </w:rPrChange>
          </w:rPr>
          <w:delText>i k</w:delText>
        </w:r>
        <w:r w:rsidRPr="00863667" w:rsidDel="003C6139">
          <w:rPr>
            <w:rFonts w:ascii="iCiel Avenir LT Std 35 Light" w:hAnsi="iCiel Avenir LT Std 35 Light" w:cs="Calibri"/>
            <w:i/>
            <w:iCs/>
            <w:szCs w:val="22"/>
            <w:lang w:val="vi-VN"/>
            <w:rPrChange w:id="16075" w:author="An Tran, ACA (BUV)" w:date="2024-09-13T17:29:00Z" w16du:dateUtc="2024-09-13T10:29:00Z">
              <w:rPr>
                <w:rFonts w:cs="Calibri"/>
                <w:i/>
                <w:iCs/>
                <w:szCs w:val="22"/>
                <w:lang w:val="vi-VN"/>
              </w:rPr>
            </w:rPrChange>
          </w:rPr>
          <w:delText>ỳ</w:delText>
        </w:r>
        <w:r w:rsidRPr="00863667" w:rsidDel="003C6139">
          <w:rPr>
            <w:rFonts w:ascii="iCiel Avenir LT Std 35 Light" w:hAnsi="iCiel Avenir LT Std 35 Light" w:cs="Arial"/>
            <w:i/>
            <w:iCs/>
            <w:szCs w:val="22"/>
            <w:lang w:val="vi-VN"/>
            <w:rPrChange w:id="16076" w:author="An Tran, ACA (BUV)" w:date="2024-09-13T17:29:00Z" w16du:dateUtc="2024-09-13T10:29:00Z">
              <w:rPr>
                <w:rFonts w:cs="Arial"/>
                <w:i/>
                <w:iCs/>
                <w:szCs w:val="22"/>
                <w:lang w:val="vi-VN"/>
              </w:rPr>
            </w:rPrChange>
          </w:rPr>
          <w:delText xml:space="preserve"> t</w:delText>
        </w:r>
        <w:r w:rsidRPr="00863667" w:rsidDel="003C6139">
          <w:rPr>
            <w:rFonts w:ascii="iCiel Avenir LT Std 35 Light" w:hAnsi="iCiel Avenir LT Std 35 Light" w:cs="Calibri"/>
            <w:i/>
            <w:iCs/>
            <w:szCs w:val="22"/>
            <w:lang w:val="vi-VN"/>
            <w:rPrChange w:id="16077" w:author="An Tran, ACA (BUV)" w:date="2024-09-13T17:29:00Z" w16du:dateUtc="2024-09-13T10:29:00Z">
              <w:rPr>
                <w:rFonts w:cs="Calibri"/>
                <w:i/>
                <w:iCs/>
                <w:szCs w:val="22"/>
                <w:lang w:val="vi-VN"/>
              </w:rPr>
            </w:rPrChange>
          </w:rPr>
          <w:delText>ừ</w:delText>
        </w:r>
        <w:r w:rsidRPr="00863667" w:rsidDel="003C6139">
          <w:rPr>
            <w:rFonts w:ascii="iCiel Avenir LT Std 35 Light" w:hAnsi="iCiel Avenir LT Std 35 Light" w:cs="Arial"/>
            <w:i/>
            <w:iCs/>
            <w:szCs w:val="22"/>
            <w:lang w:val="vi-VN"/>
            <w:rPrChange w:id="16078" w:author="An Tran, ACA (BUV)" w:date="2024-09-13T17:29:00Z" w16du:dateUtc="2024-09-13T10:29:00Z">
              <w:rPr>
                <w:rFonts w:cs="Arial"/>
                <w:i/>
                <w:iCs/>
                <w:szCs w:val="22"/>
                <w:lang w:val="vi-VN"/>
              </w:rPr>
            </w:rPrChange>
          </w:rPr>
          <w:delText xml:space="preserve"> sinh viên đ</w:delText>
        </w:r>
        <w:r w:rsidRPr="00863667" w:rsidDel="003C6139">
          <w:rPr>
            <w:rFonts w:ascii="iCiel Avenir LT Std 35 Light" w:hAnsi="iCiel Avenir LT Std 35 Light" w:cs="Calibri"/>
            <w:i/>
            <w:iCs/>
            <w:szCs w:val="22"/>
            <w:lang w:val="vi-VN"/>
            <w:rPrChange w:id="16079"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Cs w:val="22"/>
            <w:lang w:val="vi-VN"/>
            <w:rPrChange w:id="16080" w:author="An Tran, ACA (BUV)" w:date="2024-09-13T17:29:00Z" w16du:dateUtc="2024-09-13T10:29:00Z">
              <w:rPr>
                <w:rFonts w:cs="Arial"/>
                <w:i/>
                <w:iCs/>
                <w:szCs w:val="22"/>
                <w:lang w:val="vi-VN"/>
              </w:rPr>
            </w:rPrChange>
          </w:rPr>
          <w:delText xml:space="preserve"> có b</w:delText>
        </w:r>
        <w:r w:rsidRPr="00863667" w:rsidDel="003C6139">
          <w:rPr>
            <w:rFonts w:ascii="iCiel Avenir LT Std 35 Light" w:hAnsi="iCiel Avenir LT Std 35 Light" w:cs="Calibri"/>
            <w:i/>
            <w:iCs/>
            <w:szCs w:val="22"/>
            <w:lang w:val="vi-VN"/>
            <w:rPrChange w:id="16081" w:author="An Tran, ACA (BUV)" w:date="2024-09-13T17:29:00Z" w16du:dateUtc="2024-09-13T10:29:00Z">
              <w:rPr>
                <w:rFonts w:cs="Calibri"/>
                <w:i/>
                <w:iCs/>
                <w:szCs w:val="22"/>
                <w:lang w:val="vi-VN"/>
              </w:rPr>
            </w:rPrChange>
          </w:rPr>
          <w:delText>ằ</w:delText>
        </w:r>
        <w:r w:rsidRPr="00863667" w:rsidDel="003C6139">
          <w:rPr>
            <w:rFonts w:ascii="iCiel Avenir LT Std 35 Light" w:hAnsi="iCiel Avenir LT Std 35 Light" w:cs="Arial"/>
            <w:i/>
            <w:iCs/>
            <w:szCs w:val="22"/>
            <w:lang w:val="vi-VN"/>
            <w:rPrChange w:id="16082" w:author="An Tran, ACA (BUV)" w:date="2024-09-13T17:29:00Z" w16du:dateUtc="2024-09-13T10:29:00Z">
              <w:rPr>
                <w:rFonts w:cs="Arial"/>
                <w:i/>
                <w:iCs/>
                <w:szCs w:val="22"/>
                <w:lang w:val="vi-VN"/>
              </w:rPr>
            </w:rPrChange>
          </w:rPr>
          <w:delText>ng ch</w:delText>
        </w:r>
        <w:r w:rsidRPr="00863667" w:rsidDel="003C6139">
          <w:rPr>
            <w:rFonts w:ascii="iCiel Avenir LT Std 35 Light" w:hAnsi="iCiel Avenir LT Std 35 Light" w:cs="Calibri"/>
            <w:i/>
            <w:iCs/>
            <w:szCs w:val="22"/>
            <w:lang w:val="vi-VN"/>
            <w:rPrChange w:id="16083"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Cs w:val="22"/>
            <w:lang w:val="vi-VN"/>
            <w:rPrChange w:id="16084" w:author="An Tran, ACA (BUV)" w:date="2024-09-13T17:29:00Z" w16du:dateUtc="2024-09-13T10:29:00Z">
              <w:rPr>
                <w:rFonts w:cs="Arial"/>
                <w:i/>
                <w:iCs/>
                <w:szCs w:val="22"/>
                <w:lang w:val="vi-VN"/>
              </w:rPr>
            </w:rPrChange>
          </w:rPr>
          <w:delText>ng đã hoàn thành th</w:delText>
        </w:r>
        <w:r w:rsidRPr="00863667" w:rsidDel="003C6139">
          <w:rPr>
            <w:rFonts w:ascii="iCiel Avenir LT Std 35 Light" w:hAnsi="iCiel Avenir LT Std 35 Light" w:cs="Calibri"/>
            <w:i/>
            <w:iCs/>
            <w:szCs w:val="22"/>
            <w:lang w:val="vi-VN"/>
            <w:rPrChange w:id="16085"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6086"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6087"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6088" w:author="An Tran, ACA (BUV)" w:date="2024-09-13T17:29:00Z" w16du:dateUtc="2024-09-13T10:29:00Z">
              <w:rPr>
                <w:rFonts w:cs="Arial"/>
                <w:i/>
                <w:iCs/>
                <w:szCs w:val="22"/>
                <w:lang w:val="vi-VN"/>
              </w:rPr>
            </w:rPrChange>
          </w:rPr>
          <w:delText>p không?</w:delText>
        </w:r>
        <w:bookmarkEnd w:id="16048"/>
      </w:del>
    </w:p>
    <w:p w14:paraId="7B04D2DF" w14:textId="31B95343" w:rsidR="00523A1A" w:rsidRPr="00D427AB" w:rsidDel="003C6139" w:rsidRDefault="00523A1A">
      <w:pPr>
        <w:rPr>
          <w:del w:id="16089" w:author="An Tran, ACA (BUV)" w:date="2024-09-12T11:07:00Z" w16du:dateUtc="2024-09-12T04:07:00Z"/>
          <w:rFonts w:cs="Arial"/>
          <w:bCs/>
          <w:szCs w:val="22"/>
          <w:u w:val="single"/>
          <w:lang w:val="vi-VN"/>
        </w:rPr>
        <w:pPrChange w:id="1609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091"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6092"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6093"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6094"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6095"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6096"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6097" w:author="An Tran, ACA (BUV)" w:date="2024-09-13T17:29:00Z" w16du:dateUtc="2024-09-13T10:29:00Z">
              <w:rPr>
                <w:rFonts w:cs="Arial"/>
                <w:bCs/>
                <w:i/>
                <w:iCs/>
                <w:szCs w:val="22"/>
                <w:u w:val="single"/>
                <w:lang w:val="vi-VN"/>
              </w:rPr>
            </w:rPrChange>
          </w:rPr>
          <w:delText>i</w:delText>
        </w:r>
        <w:r w:rsidRPr="00863667" w:rsidDel="003C6139">
          <w:rPr>
            <w:rFonts w:ascii="iCiel Avenir LT Std 35 Light" w:hAnsi="iCiel Avenir LT Std 35 Light" w:cs="Arial"/>
            <w:b/>
            <w:bCs/>
            <w:sz w:val="22"/>
            <w:szCs w:val="22"/>
            <w:u w:val="single"/>
            <w:lang w:val="vi-VN"/>
            <w:rPrChange w:id="16098" w:author="An Tran, ACA (BUV)" w:date="2024-09-13T17:29:00Z" w16du:dateUtc="2024-09-13T10:29:00Z">
              <w:rPr>
                <w:rFonts w:cs="Arial"/>
                <w:bCs/>
                <w:szCs w:val="22"/>
                <w:u w:val="single"/>
                <w:lang w:val="vi-VN"/>
              </w:rPr>
            </w:rPrChange>
          </w:rPr>
          <w:delText>:</w:delText>
        </w:r>
      </w:del>
    </w:p>
    <w:p w14:paraId="0F965D5F" w14:textId="20032C89" w:rsidR="00C1363F" w:rsidRPr="00D427AB" w:rsidDel="003C6139" w:rsidRDefault="00C1363F">
      <w:pPr>
        <w:rPr>
          <w:del w:id="16099" w:author="An Tran, ACA (BUV)" w:date="2024-09-12T11:07:00Z" w16du:dateUtc="2024-09-12T04:07:00Z"/>
          <w:rFonts w:cs="Arial"/>
          <w:szCs w:val="22"/>
        </w:rPr>
        <w:pPrChange w:id="16100"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6101" w:name="_Hlk172880986"/>
      <w:bookmarkStart w:id="16102" w:name="_Hlk171284377"/>
      <w:del w:id="16103" w:author="An Tran, ACA (BUV)" w:date="2024-09-12T11:07:00Z" w16du:dateUtc="2024-09-12T04:07:00Z">
        <w:r w:rsidRPr="00863667" w:rsidDel="003C6139">
          <w:rPr>
            <w:rFonts w:ascii="iCiel Avenir LT Std 35 Light" w:hAnsi="iCiel Avenir LT Std 35 Light" w:cs="Arial"/>
            <w:sz w:val="22"/>
            <w:szCs w:val="22"/>
            <w:rPrChange w:id="16104" w:author="An Tran, ACA (BUV)" w:date="2024-09-13T17:29:00Z" w16du:dateUtc="2024-09-13T10:29:00Z">
              <w:rPr>
                <w:rFonts w:cs="Arial"/>
                <w:szCs w:val="22"/>
              </w:rPr>
            </w:rPrChange>
          </w:rPr>
          <w:delText xml:space="preserve">We encourage students to take professional experience in order to create a real-life learning experience from which they can reflect on what they have done well, what they should improve, and their next steps in their career exploration journey. </w:delText>
        </w:r>
      </w:del>
    </w:p>
    <w:bookmarkEnd w:id="16101"/>
    <w:p w14:paraId="1688C042" w14:textId="34234F34" w:rsidR="00C1363F" w:rsidRPr="00D427AB" w:rsidDel="003C6139" w:rsidRDefault="00C1363F">
      <w:pPr>
        <w:rPr>
          <w:del w:id="16105" w:author="An Tran, ACA (BUV)" w:date="2024-09-12T11:07:00Z" w16du:dateUtc="2024-09-12T04:07:00Z"/>
          <w:rFonts w:cs="Arial"/>
          <w:szCs w:val="22"/>
        </w:rPr>
        <w:pPrChange w:id="1610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07" w:author="An Tran, ACA (BUV)" w:date="2024-09-12T11:07:00Z" w16du:dateUtc="2024-09-12T04:07:00Z">
        <w:r w:rsidRPr="00863667" w:rsidDel="003C6139">
          <w:rPr>
            <w:rFonts w:ascii="iCiel Avenir LT Std 35 Light" w:hAnsi="iCiel Avenir LT Std 35 Light" w:cs="Arial"/>
            <w:sz w:val="22"/>
            <w:szCs w:val="22"/>
            <w:rPrChange w:id="16108" w:author="An Tran, ACA (BUV)" w:date="2024-09-13T17:29:00Z" w16du:dateUtc="2024-09-13T10:29:00Z">
              <w:rPr>
                <w:rFonts w:cs="Arial"/>
                <w:szCs w:val="22"/>
              </w:rPr>
            </w:rPrChange>
          </w:rPr>
          <w:delText xml:space="preserve">We have different processes and requirements for different professional experience options. </w:delText>
        </w:r>
      </w:del>
    </w:p>
    <w:p w14:paraId="1744670A" w14:textId="4061EF03" w:rsidR="00C1363F" w:rsidRPr="00D427AB" w:rsidDel="003C6139" w:rsidRDefault="00C1363F">
      <w:pPr>
        <w:rPr>
          <w:del w:id="16109" w:author="An Tran, ACA (BUV)" w:date="2024-09-12T11:07:00Z" w16du:dateUtc="2024-09-12T04:07:00Z"/>
          <w:rFonts w:cs="Arial"/>
          <w:szCs w:val="22"/>
        </w:rPr>
        <w:pPrChange w:id="1611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11" w:author="An Tran, ACA (BUV)" w:date="2024-09-12T11:07:00Z" w16du:dateUtc="2024-09-12T04:07:00Z">
        <w:r w:rsidRPr="00863667" w:rsidDel="003C6139">
          <w:rPr>
            <w:rFonts w:ascii="iCiel Avenir LT Std 35 Light" w:hAnsi="iCiel Avenir LT Std 35 Light" w:cs="Arial"/>
            <w:b/>
            <w:bCs/>
            <w:sz w:val="22"/>
            <w:szCs w:val="22"/>
            <w:rPrChange w:id="16112" w:author="An Tran, ACA (BUV)" w:date="2024-09-13T17:29:00Z" w16du:dateUtc="2024-09-13T10:29:00Z">
              <w:rPr>
                <w:rFonts w:cs="Arial"/>
                <w:bCs/>
                <w:szCs w:val="22"/>
              </w:rPr>
            </w:rPrChange>
          </w:rPr>
          <w:delText>Part-time jobs; Internships; Work placements (Academic credited); Long-term community projects with verified NGOs, NPOs, social enterprises; Start-up incubation and acceleration</w:delText>
        </w:r>
        <w:r w:rsidRPr="00863667" w:rsidDel="003C6139">
          <w:rPr>
            <w:rFonts w:ascii="iCiel Avenir LT Std 35 Light" w:hAnsi="iCiel Avenir LT Std 35 Light" w:cs="Arial"/>
            <w:sz w:val="22"/>
            <w:szCs w:val="22"/>
            <w:rPrChange w:id="16113" w:author="An Tran, ACA (BUV)" w:date="2024-09-13T17:29:00Z" w16du:dateUtc="2024-09-13T10:29:00Z">
              <w:rPr>
                <w:rFonts w:cs="Arial"/>
                <w:szCs w:val="22"/>
              </w:rPr>
            </w:rPrChange>
          </w:rPr>
          <w:delText xml:space="preserve">: students are required to to get a </w:delText>
        </w:r>
        <w:r w:rsidRPr="00863667" w:rsidDel="003C6139">
          <w:rPr>
            <w:rFonts w:ascii="iCiel Avenir LT Std 35 Light" w:hAnsi="iCiel Avenir LT Std 35 Light" w:cs="Arial"/>
            <w:b/>
            <w:bCs/>
            <w:sz w:val="22"/>
            <w:szCs w:val="22"/>
            <w:rPrChange w:id="16114" w:author="An Tran, ACA (BUV)" w:date="2024-09-13T17:29:00Z" w16du:dateUtc="2024-09-13T10:29:00Z">
              <w:rPr>
                <w:rFonts w:cs="Arial"/>
                <w:bCs/>
                <w:szCs w:val="22"/>
              </w:rPr>
            </w:rPrChange>
          </w:rPr>
          <w:delText>Professional Experience Evaluation Form</w:delText>
        </w:r>
        <w:r w:rsidRPr="00863667" w:rsidDel="003C6139">
          <w:rPr>
            <w:rFonts w:ascii="iCiel Avenir LT Std 35 Light" w:hAnsi="iCiel Avenir LT Std 35 Light" w:cs="Arial"/>
            <w:sz w:val="22"/>
            <w:szCs w:val="22"/>
            <w:rPrChange w:id="16115" w:author="An Tran, ACA (BUV)" w:date="2024-09-13T17:29:00Z" w16du:dateUtc="2024-09-13T10:29:00Z">
              <w:rPr>
                <w:rFonts w:cs="Arial"/>
                <w:szCs w:val="22"/>
              </w:rPr>
            </w:rPrChange>
          </w:rPr>
          <w:delText xml:space="preserve"> endorsed by their Employer/ Supervisor. </w:delText>
        </w:r>
      </w:del>
    </w:p>
    <w:p w14:paraId="3631B3EA" w14:textId="5B9C616B" w:rsidR="00C1363F" w:rsidRPr="00D427AB" w:rsidDel="003C6139" w:rsidRDefault="00C1363F">
      <w:pPr>
        <w:rPr>
          <w:del w:id="16116" w:author="An Tran, ACA (BUV)" w:date="2024-09-12T11:07:00Z" w16du:dateUtc="2024-09-12T04:07:00Z"/>
          <w:rFonts w:cs="Arial"/>
          <w:szCs w:val="22"/>
        </w:rPr>
        <w:pPrChange w:id="1611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18" w:author="An Tran, ACA (BUV)" w:date="2024-09-12T11:07:00Z" w16du:dateUtc="2024-09-12T04:07:00Z">
        <w:r w:rsidRPr="00863667" w:rsidDel="003C6139">
          <w:rPr>
            <w:rFonts w:ascii="iCiel Avenir LT Std 35 Light" w:hAnsi="iCiel Avenir LT Std 35 Light" w:cs="Arial"/>
            <w:b/>
            <w:bCs/>
            <w:sz w:val="22"/>
            <w:szCs w:val="22"/>
            <w:rPrChange w:id="16119" w:author="An Tran, ACA (BUV)" w:date="2024-09-13T17:29:00Z" w16du:dateUtc="2024-09-13T10:29:00Z">
              <w:rPr>
                <w:rFonts w:cs="Arial"/>
                <w:bCs/>
                <w:szCs w:val="22"/>
              </w:rPr>
            </w:rPrChange>
          </w:rPr>
          <w:delText>Running a business:</w:delText>
        </w:r>
        <w:r w:rsidRPr="00863667" w:rsidDel="003C6139">
          <w:rPr>
            <w:rFonts w:ascii="iCiel Avenir LT Std 35 Light" w:hAnsi="iCiel Avenir LT Std 35 Light" w:cs="Arial"/>
            <w:sz w:val="22"/>
            <w:szCs w:val="22"/>
            <w:rPrChange w:id="16120" w:author="An Tran, ACA (BUV)" w:date="2024-09-13T17:29:00Z" w16du:dateUtc="2024-09-13T10:29:00Z">
              <w:rPr>
                <w:rFonts w:cs="Arial"/>
                <w:szCs w:val="22"/>
              </w:rPr>
            </w:rPrChange>
          </w:rPr>
          <w:delText xml:space="preserve"> Students are required to submit Business Registration Certificate and supporting evidence with their name on it, or an introduction letter from the Founder verifying that the student is one of the Co-founders/ key stakeholders of the business. </w:delText>
        </w:r>
      </w:del>
    </w:p>
    <w:p w14:paraId="2BCFE436" w14:textId="20C2D827" w:rsidR="00C1363F" w:rsidRPr="00D427AB" w:rsidDel="003C6139" w:rsidRDefault="00C1363F">
      <w:pPr>
        <w:rPr>
          <w:del w:id="16121" w:author="An Tran, ACA (BUV)" w:date="2024-09-12T11:07:00Z" w16du:dateUtc="2024-09-12T04:07:00Z"/>
          <w:rFonts w:cs="Arial"/>
          <w:szCs w:val="22"/>
        </w:rPr>
        <w:pPrChange w:id="1612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23" w:author="An Tran, ACA (BUV)" w:date="2024-09-12T11:07:00Z" w16du:dateUtc="2024-09-12T04:07:00Z">
        <w:r w:rsidRPr="00863667" w:rsidDel="003C6139">
          <w:rPr>
            <w:rFonts w:ascii="iCiel Avenir LT Std 35 Light" w:hAnsi="iCiel Avenir LT Std 35 Light" w:cs="Arial"/>
            <w:b/>
            <w:bCs/>
            <w:sz w:val="22"/>
            <w:szCs w:val="22"/>
            <w:rPrChange w:id="16124" w:author="An Tran, ACA (BUV)" w:date="2024-09-13T17:29:00Z" w16du:dateUtc="2024-09-13T10:29:00Z">
              <w:rPr>
                <w:rFonts w:cs="Arial"/>
                <w:bCs/>
                <w:szCs w:val="22"/>
              </w:rPr>
            </w:rPrChange>
          </w:rPr>
          <w:delText>Submitting a personal professional portfolio (For EM students only):</w:delText>
        </w:r>
        <w:r w:rsidRPr="00863667" w:rsidDel="003C6139">
          <w:rPr>
            <w:rFonts w:ascii="iCiel Avenir LT Std 35 Light" w:hAnsi="iCiel Avenir LT Std 35 Light" w:cs="Arial"/>
            <w:sz w:val="22"/>
            <w:szCs w:val="22"/>
            <w:rPrChange w:id="16125" w:author="An Tran, ACA (BUV)" w:date="2024-09-13T17:29:00Z" w16du:dateUtc="2024-09-13T10:29:00Z">
              <w:rPr>
                <w:rFonts w:cs="Arial"/>
                <w:szCs w:val="22"/>
              </w:rPr>
            </w:rPrChange>
          </w:rPr>
          <w:delText xml:space="preserve"> For each event, an Event Support Evaluation Form from the event supervisor plus any documents, photos, videos, or other materials synthesised into a portfolio that demonstrate your contribution &amp; involvement.</w:delText>
        </w:r>
      </w:del>
    </w:p>
    <w:p w14:paraId="6172BB0A" w14:textId="712E59F4" w:rsidR="00C1363F" w:rsidRPr="00D427AB" w:rsidDel="003C6139" w:rsidRDefault="00C1363F">
      <w:pPr>
        <w:rPr>
          <w:del w:id="16126" w:author="An Tran, ACA (BUV)" w:date="2024-09-12T11:07:00Z" w16du:dateUtc="2024-09-12T04:07:00Z"/>
          <w:rFonts w:cs="Arial"/>
          <w:szCs w:val="22"/>
        </w:rPr>
        <w:pPrChange w:id="1612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28" w:author="An Tran, ACA (BUV)" w:date="2024-09-12T11:07:00Z" w16du:dateUtc="2024-09-12T04:07:00Z">
        <w:r w:rsidRPr="00863667" w:rsidDel="003C6139">
          <w:rPr>
            <w:rFonts w:ascii="iCiel Avenir LT Std 35 Light" w:hAnsi="iCiel Avenir LT Std 35 Light" w:cs="Arial"/>
            <w:b/>
            <w:bCs/>
            <w:sz w:val="22"/>
            <w:szCs w:val="22"/>
            <w:rPrChange w:id="16129" w:author="An Tran, ACA (BUV)" w:date="2024-09-13T17:29:00Z" w16du:dateUtc="2024-09-13T10:29:00Z">
              <w:rPr>
                <w:rFonts w:cs="Arial"/>
                <w:bCs/>
                <w:szCs w:val="22"/>
              </w:rPr>
            </w:rPrChange>
          </w:rPr>
          <w:delText>Submitting a personal professional portfolio (For CS, CT, CGDP, CCP students only):</w:delText>
        </w:r>
        <w:r w:rsidRPr="00863667" w:rsidDel="003C6139">
          <w:rPr>
            <w:rFonts w:ascii="iCiel Avenir LT Std 35 Light" w:hAnsi="iCiel Avenir LT Std 35 Light" w:cs="Arial"/>
            <w:sz w:val="22"/>
            <w:szCs w:val="22"/>
            <w:rPrChange w:id="16130" w:author="An Tran, ACA (BUV)" w:date="2024-09-13T17:29:00Z" w16du:dateUtc="2024-09-13T10:29:00Z">
              <w:rPr>
                <w:rFonts w:cs="Arial"/>
                <w:szCs w:val="22"/>
              </w:rPr>
            </w:rPrChange>
          </w:rPr>
          <w:delText xml:space="preserve"> A personal portfolio with previous works that qualify for job applications AND a Portfolio Evaluation Form from a verified industry expert or an employer on the portfolio quality.</w:delText>
        </w:r>
      </w:del>
    </w:p>
    <w:p w14:paraId="097E5D28" w14:textId="53626452" w:rsidR="00C1363F" w:rsidRPr="00D427AB" w:rsidDel="003C6139" w:rsidRDefault="00C1363F">
      <w:pPr>
        <w:rPr>
          <w:del w:id="16131" w:author="An Tran, ACA (BUV)" w:date="2024-09-12T11:07:00Z" w16du:dateUtc="2024-09-12T04:07:00Z"/>
          <w:rFonts w:cs="Arial"/>
          <w:szCs w:val="22"/>
        </w:rPr>
        <w:pPrChange w:id="1613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33" w:author="An Tran, ACA (BUV)" w:date="2024-09-12T11:07:00Z" w16du:dateUtc="2024-09-12T04:07:00Z">
        <w:r w:rsidRPr="00863667" w:rsidDel="003C6139">
          <w:rPr>
            <w:rFonts w:ascii="iCiel Avenir LT Std 35 Light" w:hAnsi="iCiel Avenir LT Std 35 Light" w:cs="Arial"/>
            <w:sz w:val="22"/>
            <w:szCs w:val="22"/>
            <w:rPrChange w:id="16134" w:author="An Tran, ACA (BUV)" w:date="2024-09-13T17:29:00Z" w16du:dateUtc="2024-09-13T10:29:00Z">
              <w:rPr>
                <w:rFonts w:cs="Arial"/>
                <w:szCs w:val="22"/>
              </w:rPr>
            </w:rPrChange>
          </w:rPr>
          <w:delText xml:space="preserve">All the submitted documents are: </w:delText>
        </w:r>
      </w:del>
    </w:p>
    <w:p w14:paraId="4FC877EF" w14:textId="6B4EFB0D" w:rsidR="00C1363F" w:rsidRPr="00D427AB" w:rsidDel="003C6139" w:rsidRDefault="00C1363F">
      <w:pPr>
        <w:rPr>
          <w:del w:id="16135" w:author="An Tran, ACA (BUV)" w:date="2024-09-12T11:07:00Z" w16du:dateUtc="2024-09-12T04:07:00Z"/>
          <w:rFonts w:cs="Arial"/>
          <w:szCs w:val="22"/>
        </w:rPr>
        <w:pPrChange w:id="1613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37" w:author="An Tran, ACA (BUV)" w:date="2024-09-12T11:07:00Z" w16du:dateUtc="2024-09-12T04:07:00Z">
        <w:r w:rsidRPr="00863667" w:rsidDel="003C6139">
          <w:rPr>
            <w:rFonts w:ascii="iCiel Avenir LT Std 35 Light" w:hAnsi="iCiel Avenir LT Std 35 Light" w:cs="Arial"/>
            <w:sz w:val="22"/>
            <w:szCs w:val="22"/>
            <w:rPrChange w:id="16138" w:author="An Tran, ACA (BUV)" w:date="2024-09-13T17:29:00Z" w16du:dateUtc="2024-09-13T10:29:00Z">
              <w:rPr>
                <w:rFonts w:cs="Arial"/>
                <w:szCs w:val="22"/>
              </w:rPr>
            </w:rPrChange>
          </w:rPr>
          <w:delText>Received and reviewed by BUV Career Services &amp; Industry Relations Division to record the students’ strengths and weaknesses and provide suitable career guidance for them.</w:delText>
        </w:r>
      </w:del>
    </w:p>
    <w:p w14:paraId="58ADF2B3" w14:textId="33F781F0" w:rsidR="00C1363F" w:rsidRPr="00D427AB" w:rsidDel="003C6139" w:rsidRDefault="00C1363F">
      <w:pPr>
        <w:rPr>
          <w:del w:id="16139" w:author="An Tran, ACA (BUV)" w:date="2024-09-12T11:07:00Z" w16du:dateUtc="2024-09-12T04:07:00Z"/>
          <w:rFonts w:cs="Arial"/>
          <w:szCs w:val="22"/>
        </w:rPr>
        <w:pPrChange w:id="1614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41" w:author="An Tran, ACA (BUV)" w:date="2024-09-12T11:07:00Z" w16du:dateUtc="2024-09-12T04:07:00Z">
        <w:r w:rsidRPr="00863667" w:rsidDel="003C6139">
          <w:rPr>
            <w:rFonts w:ascii="iCiel Avenir LT Std 35 Light" w:hAnsi="iCiel Avenir LT Std 35 Light" w:cs="Arial"/>
            <w:sz w:val="22"/>
            <w:szCs w:val="22"/>
            <w:rPrChange w:id="16142" w:author="An Tran, ACA (BUV)" w:date="2024-09-13T17:29:00Z" w16du:dateUtc="2024-09-13T10:29:00Z">
              <w:rPr>
                <w:rFonts w:cs="Arial"/>
                <w:szCs w:val="22"/>
              </w:rPr>
            </w:rPrChange>
          </w:rPr>
          <w:delText xml:space="preserve">Reviewed and approved by BUV Management if an internship and the evaluation are valid for students to gain PSG points. The number of PSG points varies upon types and lengths of each experience. </w:delText>
        </w:r>
      </w:del>
    </w:p>
    <w:p w14:paraId="2444A5EE" w14:textId="00EE1964" w:rsidR="00C1363F" w:rsidRPr="00D427AB" w:rsidDel="003C6139" w:rsidRDefault="00C1363F">
      <w:pPr>
        <w:rPr>
          <w:del w:id="16143" w:author="An Tran, ACA (BUV)" w:date="2024-09-12T11:07:00Z" w16du:dateUtc="2024-09-12T04:07:00Z"/>
          <w:rFonts w:cs="Arial"/>
          <w:szCs w:val="22"/>
        </w:rPr>
        <w:pPrChange w:id="1614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45" w:author="An Tran, ACA (BUV)" w:date="2024-09-12T11:07:00Z" w16du:dateUtc="2024-09-12T04:07:00Z">
        <w:r w:rsidRPr="00863667" w:rsidDel="003C6139">
          <w:rPr>
            <w:rFonts w:ascii="iCiel Avenir LT Std 35 Light" w:hAnsi="iCiel Avenir LT Std 35 Light" w:cs="Arial"/>
            <w:sz w:val="22"/>
            <w:szCs w:val="22"/>
            <w:rPrChange w:id="16146" w:author="An Tran, ACA (BUV)" w:date="2024-09-13T17:29:00Z" w16du:dateUtc="2024-09-13T10:29:00Z">
              <w:rPr>
                <w:rFonts w:cs="Arial"/>
                <w:szCs w:val="22"/>
              </w:rPr>
            </w:rPrChange>
          </w:rPr>
          <w:delText xml:space="preserve">The step-by-step instructions of the mentioned processes are fully communicated to all students via email. </w:delText>
        </w:r>
      </w:del>
    </w:p>
    <w:p w14:paraId="789E5A53" w14:textId="51424465" w:rsidR="00C1363F" w:rsidRPr="00D427AB" w:rsidDel="003C6139" w:rsidRDefault="00C1363F">
      <w:pPr>
        <w:rPr>
          <w:del w:id="16147" w:author="An Tran, ACA (BUV)" w:date="2024-09-12T11:07:00Z" w16du:dateUtc="2024-09-12T04:07:00Z"/>
          <w:rFonts w:cs="Arial"/>
          <w:szCs w:val="22"/>
        </w:rPr>
        <w:pPrChange w:id="1614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49" w:author="An Tran, ACA (BUV)" w:date="2024-09-12T11:07:00Z" w16du:dateUtc="2024-09-12T04:07:00Z">
        <w:r w:rsidRPr="00863667" w:rsidDel="003C6139">
          <w:rPr>
            <w:rFonts w:ascii="iCiel Avenir LT Std 35 Light" w:hAnsi="iCiel Avenir LT Std 35 Light" w:cs="Arial"/>
            <w:sz w:val="22"/>
            <w:szCs w:val="22"/>
            <w:rPrChange w:id="16150"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6151"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6152"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615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154"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155"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6156"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6157"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6158"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6159"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6160"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6161"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162"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163"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6164"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6165"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6166" w:author="An Tran, ACA (BUV)" w:date="2024-09-13T17:29:00Z" w16du:dateUtc="2024-09-13T10:29:00Z">
              <w:rPr>
                <w:rFonts w:cs="Arial"/>
                <w:szCs w:val="22"/>
              </w:rPr>
            </w:rPrChange>
          </w:rPr>
          <w:delText>.</w:delText>
        </w:r>
      </w:del>
    </w:p>
    <w:p w14:paraId="6DFC0B33" w14:textId="5C894060" w:rsidR="00C1363F" w:rsidRPr="00D427AB" w:rsidDel="003C6139" w:rsidRDefault="00C1363F">
      <w:pPr>
        <w:rPr>
          <w:del w:id="16167" w:author="An Tran, ACA (BUV)" w:date="2024-09-12T11:07:00Z" w16du:dateUtc="2024-09-12T04:07:00Z"/>
          <w:rFonts w:cs="Arial"/>
          <w:i/>
          <w:iCs/>
          <w:szCs w:val="22"/>
        </w:rPr>
        <w:pPrChange w:id="1616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169" w:author="An Tran, ACA (BUV)" w:date="2024-09-12T11:07:00Z" w16du:dateUtc="2024-09-12T04:07:00Z">
        <w:r w:rsidRPr="00863667" w:rsidDel="003C6139">
          <w:rPr>
            <w:rFonts w:ascii="iCiel Avenir LT Std 35 Light" w:hAnsi="iCiel Avenir LT Std 35 Light" w:cs="Arial"/>
            <w:i/>
            <w:iCs/>
            <w:sz w:val="22"/>
            <w:szCs w:val="22"/>
            <w:rPrChange w:id="16170" w:author="An Tran, ACA (BUV)" w:date="2024-09-13T17:29:00Z" w16du:dateUtc="2024-09-13T10:29:00Z">
              <w:rPr>
                <w:rFonts w:cs="Arial"/>
                <w:i/>
                <w:iCs/>
                <w:szCs w:val="22"/>
              </w:rPr>
            </w:rPrChange>
          </w:rPr>
          <w:delText>Chúng tôi khuyến khích sinh viên trải nghiệm làm việc để các bạn có thể h</w:delText>
        </w:r>
        <w:r w:rsidRPr="00863667" w:rsidDel="003C6139">
          <w:rPr>
            <w:rFonts w:ascii="iCiel Avenir LT Std 35 Light" w:hAnsi="iCiel Avenir LT Std 35 Light" w:cs="Calibri"/>
            <w:i/>
            <w:iCs/>
            <w:sz w:val="22"/>
            <w:szCs w:val="22"/>
            <w:rPrChange w:id="16171" w:author="An Tran, ACA (BUV)" w:date="2024-09-13T17:29:00Z" w16du:dateUtc="2024-09-13T10:29:00Z">
              <w:rPr>
                <w:rFonts w:cs="Calibri"/>
                <w:i/>
                <w:iCs/>
                <w:szCs w:val="22"/>
              </w:rPr>
            </w:rPrChange>
          </w:rPr>
          <w:delText>ọ</w:delText>
        </w:r>
        <w:r w:rsidRPr="00863667" w:rsidDel="003C6139">
          <w:rPr>
            <w:rFonts w:ascii="iCiel Avenir LT Std 35 Light" w:hAnsi="iCiel Avenir LT Std 35 Light" w:cs="Arial"/>
            <w:i/>
            <w:iCs/>
            <w:sz w:val="22"/>
            <w:szCs w:val="22"/>
            <w:rPrChange w:id="16172" w:author="An Tran, ACA (BUV)" w:date="2024-09-13T17:29:00Z" w16du:dateUtc="2024-09-13T10:29:00Z">
              <w:rPr>
                <w:rFonts w:cs="Arial"/>
                <w:i/>
                <w:iCs/>
                <w:szCs w:val="22"/>
              </w:rPr>
            </w:rPrChange>
          </w:rPr>
          <w:delText>c h</w:delText>
        </w:r>
        <w:r w:rsidRPr="00863667" w:rsidDel="003C6139">
          <w:rPr>
            <w:rFonts w:ascii="iCiel Avenir LT Std 35 Light" w:hAnsi="iCiel Avenir LT Std 35 Light" w:cs="Calibri"/>
            <w:i/>
            <w:iCs/>
            <w:sz w:val="22"/>
            <w:szCs w:val="22"/>
            <w:rPrChange w:id="16173" w:author="An Tran, ACA (BUV)" w:date="2024-09-13T17:29:00Z" w16du:dateUtc="2024-09-13T10:29:00Z">
              <w:rPr>
                <w:rFonts w:cs="Calibri"/>
                <w:i/>
                <w:iCs/>
                <w:szCs w:val="22"/>
              </w:rPr>
            </w:rPrChange>
          </w:rPr>
          <w:delText>ỏ</w:delText>
        </w:r>
        <w:r w:rsidRPr="00863667" w:rsidDel="003C6139">
          <w:rPr>
            <w:rFonts w:ascii="iCiel Avenir LT Std 35 Light" w:hAnsi="iCiel Avenir LT Std 35 Light" w:cs="Arial"/>
            <w:i/>
            <w:iCs/>
            <w:sz w:val="22"/>
            <w:szCs w:val="22"/>
            <w:rPrChange w:id="16174" w:author="An Tran, ACA (BUV)" w:date="2024-09-13T17:29:00Z" w16du:dateUtc="2024-09-13T10:29:00Z">
              <w:rPr>
                <w:rFonts w:cs="Arial"/>
                <w:i/>
                <w:iCs/>
                <w:szCs w:val="22"/>
              </w:rPr>
            </w:rPrChange>
          </w:rPr>
          <w:delText>i t</w:delText>
        </w:r>
        <w:r w:rsidRPr="00863667" w:rsidDel="003C6139">
          <w:rPr>
            <w:rFonts w:ascii="iCiel Avenir LT Std 35 Light" w:hAnsi="iCiel Avenir LT Std 35 Light" w:cs="Calibri"/>
            <w:i/>
            <w:iCs/>
            <w:sz w:val="22"/>
            <w:szCs w:val="22"/>
            <w:rPrChange w:id="16175"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6176" w:author="An Tran, ACA (BUV)" w:date="2024-09-13T17:29:00Z" w16du:dateUtc="2024-09-13T10:29:00Z">
              <w:rPr>
                <w:rFonts w:cs="Arial"/>
                <w:i/>
                <w:iCs/>
                <w:szCs w:val="22"/>
              </w:rPr>
            </w:rPrChange>
          </w:rPr>
          <w:delText xml:space="preserve"> th</w:delText>
        </w:r>
        <w:r w:rsidRPr="00863667" w:rsidDel="003C6139">
          <w:rPr>
            <w:rFonts w:ascii="iCiel Avenir LT Std 35 Light" w:hAnsi="iCiel Avenir LT Std 35 Light" w:cs="Calibri"/>
            <w:i/>
            <w:iCs/>
            <w:sz w:val="22"/>
            <w:szCs w:val="22"/>
            <w:rPrChange w:id="16177" w:author="An Tran, ACA (BUV)" w:date="2024-09-13T17:29:00Z" w16du:dateUtc="2024-09-13T10:29:00Z">
              <w:rPr>
                <w:rFonts w:cs="Calibri"/>
                <w:i/>
                <w:iCs/>
                <w:szCs w:val="22"/>
              </w:rPr>
            </w:rPrChange>
          </w:rPr>
          <w:delText>ự</w:delText>
        </w:r>
        <w:r w:rsidRPr="00863667" w:rsidDel="003C6139">
          <w:rPr>
            <w:rFonts w:ascii="iCiel Avenir LT Std 35 Light" w:hAnsi="iCiel Avenir LT Std 35 Light" w:cs="Arial"/>
            <w:i/>
            <w:iCs/>
            <w:sz w:val="22"/>
            <w:szCs w:val="22"/>
            <w:rPrChange w:id="16178" w:author="An Tran, ACA (BUV)" w:date="2024-09-13T17:29:00Z" w16du:dateUtc="2024-09-13T10:29:00Z">
              <w:rPr>
                <w:rFonts w:cs="Arial"/>
                <w:i/>
                <w:iCs/>
                <w:szCs w:val="22"/>
              </w:rPr>
            </w:rPrChange>
          </w:rPr>
          <w:delText>c t</w:delText>
        </w:r>
        <w:r w:rsidRPr="00863667" w:rsidDel="003C6139">
          <w:rPr>
            <w:rFonts w:ascii="iCiel Avenir LT Std 35 Light" w:hAnsi="iCiel Avenir LT Std 35 Light" w:cs="Calibri"/>
            <w:i/>
            <w:iCs/>
            <w:sz w:val="22"/>
            <w:szCs w:val="22"/>
            <w:rPrChange w:id="16179"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6180" w:author="An Tran, ACA (BUV)" w:date="2024-09-13T17:29:00Z" w16du:dateUtc="2024-09-13T10:29:00Z">
              <w:rPr>
                <w:rFonts w:cs="Arial"/>
                <w:i/>
                <w:iCs/>
                <w:szCs w:val="22"/>
              </w:rPr>
            </w:rPrChange>
          </w:rPr>
          <w:delText>, t</w:delText>
        </w:r>
        <w:r w:rsidRPr="00863667" w:rsidDel="003C6139">
          <w:rPr>
            <w:rFonts w:ascii="iCiel Avenir LT Std 35 Light" w:hAnsi="iCiel Avenir LT Std 35 Light" w:cs="Calibri"/>
            <w:i/>
            <w:iCs/>
            <w:sz w:val="22"/>
            <w:szCs w:val="22"/>
            <w:rPrChange w:id="16181" w:author="An Tran, ACA (BUV)" w:date="2024-09-13T17:29:00Z" w16du:dateUtc="2024-09-13T10:29:00Z">
              <w:rPr>
                <w:rFonts w:cs="Calibri"/>
                <w:i/>
                <w:iCs/>
                <w:szCs w:val="22"/>
              </w:rPr>
            </w:rPrChange>
          </w:rPr>
          <w:delText>ừ</w:delText>
        </w:r>
        <w:r w:rsidRPr="00863667" w:rsidDel="003C6139">
          <w:rPr>
            <w:rFonts w:ascii="iCiel Avenir LT Std 35 Light" w:hAnsi="iCiel Avenir LT Std 35 Light" w:cs="Arial"/>
            <w:i/>
            <w:iCs/>
            <w:sz w:val="22"/>
            <w:szCs w:val="22"/>
            <w:rPrChange w:id="16182" w:author="An Tran, ACA (BUV)" w:date="2024-09-13T17:29:00Z" w16du:dateUtc="2024-09-13T10:29:00Z">
              <w:rPr>
                <w:rFonts w:cs="Arial"/>
                <w:i/>
                <w:iCs/>
                <w:szCs w:val="22"/>
              </w:rPr>
            </w:rPrChange>
          </w:rPr>
          <w:delText xml:space="preserve"> </w:delText>
        </w:r>
        <w:r w:rsidRPr="00863667" w:rsidDel="003C6139">
          <w:rPr>
            <w:rFonts w:ascii="iCiel Avenir LT Std 35 Light" w:hAnsi="iCiel Avenir LT Std 35 Light" w:cs="Avenir Next LT Pro"/>
            <w:i/>
            <w:iCs/>
            <w:sz w:val="22"/>
            <w:szCs w:val="22"/>
            <w:rPrChange w:id="16183" w:author="An Tran, ACA (BUV)" w:date="2024-09-13T17:29:00Z" w16du:dateUtc="2024-09-13T10:29:00Z">
              <w:rPr>
                <w:rFonts w:cs="Avenir Next LT Pro"/>
                <w:i/>
                <w:iCs/>
                <w:szCs w:val="22"/>
              </w:rPr>
            </w:rPrChange>
          </w:rPr>
          <w:delText>đó</w:delText>
        </w:r>
        <w:r w:rsidRPr="00863667" w:rsidDel="003C6139">
          <w:rPr>
            <w:rFonts w:ascii="iCiel Avenir LT Std 35 Light" w:hAnsi="iCiel Avenir LT Std 35 Light" w:cs="Arial"/>
            <w:i/>
            <w:iCs/>
            <w:sz w:val="22"/>
            <w:szCs w:val="22"/>
            <w:rPrChange w:id="16184" w:author="An Tran, ACA (BUV)" w:date="2024-09-13T17:29:00Z" w16du:dateUtc="2024-09-13T10:29:00Z">
              <w:rPr>
                <w:rFonts w:cs="Arial"/>
                <w:i/>
                <w:iCs/>
                <w:szCs w:val="22"/>
              </w:rPr>
            </w:rPrChange>
          </w:rPr>
          <w:delText xml:space="preserve"> suy ng</w:delText>
        </w:r>
        <w:r w:rsidRPr="00863667" w:rsidDel="003C6139">
          <w:rPr>
            <w:rFonts w:ascii="iCiel Avenir LT Std 35 Light" w:hAnsi="iCiel Avenir LT Std 35 Light" w:cs="Calibri"/>
            <w:i/>
            <w:iCs/>
            <w:sz w:val="22"/>
            <w:szCs w:val="22"/>
            <w:rPrChange w:id="16185" w:author="An Tran, ACA (BUV)" w:date="2024-09-13T17:29:00Z" w16du:dateUtc="2024-09-13T10:29:00Z">
              <w:rPr>
                <w:rFonts w:cs="Calibri"/>
                <w:i/>
                <w:iCs/>
                <w:szCs w:val="22"/>
              </w:rPr>
            </w:rPrChange>
          </w:rPr>
          <w:delText>ẫ</w:delText>
        </w:r>
        <w:r w:rsidRPr="00863667" w:rsidDel="003C6139">
          <w:rPr>
            <w:rFonts w:ascii="iCiel Avenir LT Std 35 Light" w:hAnsi="iCiel Avenir LT Std 35 Light" w:cs="Arial"/>
            <w:i/>
            <w:iCs/>
            <w:sz w:val="22"/>
            <w:szCs w:val="22"/>
            <w:rPrChange w:id="16186" w:author="An Tran, ACA (BUV)" w:date="2024-09-13T17:29:00Z" w16du:dateUtc="2024-09-13T10:29:00Z">
              <w:rPr>
                <w:rFonts w:cs="Arial"/>
                <w:i/>
                <w:iCs/>
                <w:szCs w:val="22"/>
              </w:rPr>
            </w:rPrChange>
          </w:rPr>
          <w:delText>m v</w:delText>
        </w:r>
        <w:r w:rsidRPr="00863667" w:rsidDel="003C6139">
          <w:rPr>
            <w:rFonts w:ascii="iCiel Avenir LT Std 35 Light" w:hAnsi="iCiel Avenir LT Std 35 Light" w:cs="Avenir Next LT Pro"/>
            <w:i/>
            <w:iCs/>
            <w:sz w:val="22"/>
            <w:szCs w:val="22"/>
            <w:rPrChange w:id="16187"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6188" w:author="An Tran, ACA (BUV)" w:date="2024-09-13T17:29:00Z" w16du:dateUtc="2024-09-13T10:29:00Z">
              <w:rPr>
                <w:rFonts w:cs="Arial"/>
                <w:i/>
                <w:iCs/>
                <w:szCs w:val="22"/>
              </w:rPr>
            </w:rPrChange>
          </w:rPr>
          <w:delText xml:space="preserve"> r</w:delText>
        </w:r>
        <w:r w:rsidRPr="00863667" w:rsidDel="003C6139">
          <w:rPr>
            <w:rFonts w:ascii="iCiel Avenir LT Std 35 Light" w:hAnsi="iCiel Avenir LT Std 35 Light" w:cs="Avenir Next LT Pro"/>
            <w:i/>
            <w:iCs/>
            <w:sz w:val="22"/>
            <w:szCs w:val="22"/>
            <w:rPrChange w:id="16189" w:author="An Tran, ACA (BUV)" w:date="2024-09-13T17:29:00Z" w16du:dateUtc="2024-09-13T10:29:00Z">
              <w:rPr>
                <w:rFonts w:cs="Avenir Next LT Pro"/>
                <w:i/>
                <w:iCs/>
                <w:szCs w:val="22"/>
              </w:rPr>
            </w:rPrChange>
          </w:rPr>
          <w:delText>ú</w:delText>
        </w:r>
        <w:r w:rsidRPr="00863667" w:rsidDel="003C6139">
          <w:rPr>
            <w:rFonts w:ascii="iCiel Avenir LT Std 35 Light" w:hAnsi="iCiel Avenir LT Std 35 Light" w:cs="Arial"/>
            <w:i/>
            <w:iCs/>
            <w:sz w:val="22"/>
            <w:szCs w:val="22"/>
            <w:rPrChange w:id="16190" w:author="An Tran, ACA (BUV)" w:date="2024-09-13T17:29:00Z" w16du:dateUtc="2024-09-13T10:29:00Z">
              <w:rPr>
                <w:rFonts w:cs="Arial"/>
                <w:i/>
                <w:iCs/>
                <w:szCs w:val="22"/>
              </w:rPr>
            </w:rPrChange>
          </w:rPr>
          <w:delText>t kinh nghi</w:delText>
        </w:r>
        <w:r w:rsidRPr="00863667" w:rsidDel="003C6139">
          <w:rPr>
            <w:rFonts w:ascii="iCiel Avenir LT Std 35 Light" w:hAnsi="iCiel Avenir LT Std 35 Light" w:cs="Calibri"/>
            <w:i/>
            <w:iCs/>
            <w:sz w:val="22"/>
            <w:szCs w:val="22"/>
            <w:rPrChange w:id="16191"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6192" w:author="An Tran, ACA (BUV)" w:date="2024-09-13T17:29:00Z" w16du:dateUtc="2024-09-13T10:29:00Z">
              <w:rPr>
                <w:rFonts w:cs="Arial"/>
                <w:i/>
                <w:iCs/>
                <w:szCs w:val="22"/>
              </w:rPr>
            </w:rPrChange>
          </w:rPr>
          <w:delText>m v</w:delText>
        </w:r>
        <w:r w:rsidRPr="00863667" w:rsidDel="003C6139">
          <w:rPr>
            <w:rFonts w:ascii="iCiel Avenir LT Std 35 Light" w:hAnsi="iCiel Avenir LT Std 35 Light" w:cs="Calibri"/>
            <w:i/>
            <w:iCs/>
            <w:sz w:val="22"/>
            <w:szCs w:val="22"/>
            <w:rPrChange w:id="16193"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6194" w:author="An Tran, ACA (BUV)" w:date="2024-09-13T17:29:00Z" w16du:dateUtc="2024-09-13T10:29:00Z">
              <w:rPr>
                <w:rFonts w:cs="Arial"/>
                <w:i/>
                <w:iCs/>
                <w:szCs w:val="22"/>
              </w:rPr>
            </w:rPrChange>
          </w:rPr>
          <w:delText xml:space="preserve"> nh</w:delText>
        </w:r>
        <w:r w:rsidRPr="00863667" w:rsidDel="003C6139">
          <w:rPr>
            <w:rFonts w:ascii="iCiel Avenir LT Std 35 Light" w:hAnsi="iCiel Avenir LT Std 35 Light" w:cs="Calibri"/>
            <w:i/>
            <w:iCs/>
            <w:sz w:val="22"/>
            <w:szCs w:val="22"/>
            <w:rPrChange w:id="16195"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6196" w:author="An Tran, ACA (BUV)" w:date="2024-09-13T17:29:00Z" w16du:dateUtc="2024-09-13T10:29:00Z">
              <w:rPr>
                <w:rFonts w:cs="Arial"/>
                <w:i/>
                <w:iCs/>
                <w:szCs w:val="22"/>
              </w:rPr>
            </w:rPrChange>
          </w:rPr>
          <w:delText>ng vi</w:delText>
        </w:r>
        <w:r w:rsidRPr="00863667" w:rsidDel="003C6139">
          <w:rPr>
            <w:rFonts w:ascii="iCiel Avenir LT Std 35 Light" w:hAnsi="iCiel Avenir LT Std 35 Light" w:cs="Calibri"/>
            <w:i/>
            <w:iCs/>
            <w:sz w:val="22"/>
            <w:szCs w:val="22"/>
            <w:rPrChange w:id="16197"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6198"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Avenir Next LT Pro"/>
            <w:i/>
            <w:iCs/>
            <w:sz w:val="22"/>
            <w:szCs w:val="22"/>
            <w:rPrChange w:id="16199"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6200" w:author="An Tran, ACA (BUV)" w:date="2024-09-13T17:29:00Z" w16du:dateUtc="2024-09-13T10:29:00Z">
              <w:rPr>
                <w:rFonts w:cs="Arial"/>
                <w:i/>
                <w:iCs/>
                <w:szCs w:val="22"/>
              </w:rPr>
            </w:rPrChange>
          </w:rPr>
          <w:delText xml:space="preserve">c bạn </w:delText>
        </w:r>
        <w:r w:rsidRPr="00863667" w:rsidDel="003C6139">
          <w:rPr>
            <w:rFonts w:ascii="iCiel Avenir LT Std 35 Light" w:hAnsi="iCiel Avenir LT Std 35 Light" w:cs="Avenir Next LT Pro"/>
            <w:i/>
            <w:iCs/>
            <w:sz w:val="22"/>
            <w:szCs w:val="22"/>
            <w:rPrChange w:id="16201" w:author="An Tran, ACA (BUV)" w:date="2024-09-13T17:29:00Z" w16du:dateUtc="2024-09-13T10:29:00Z">
              <w:rPr>
                <w:rFonts w:cs="Avenir Next LT Pro"/>
                <w:i/>
                <w:iCs/>
                <w:szCs w:val="22"/>
              </w:rPr>
            </w:rPrChange>
          </w:rPr>
          <w:delText>đã</w:delText>
        </w:r>
        <w:r w:rsidRPr="00863667" w:rsidDel="003C6139">
          <w:rPr>
            <w:rFonts w:ascii="iCiel Avenir LT Std 35 Light" w:hAnsi="iCiel Avenir LT Std 35 Light" w:cs="Arial"/>
            <w:i/>
            <w:iCs/>
            <w:sz w:val="22"/>
            <w:szCs w:val="22"/>
            <w:rPrChange w:id="16202" w:author="An Tran, ACA (BUV)" w:date="2024-09-13T17:29:00Z" w16du:dateUtc="2024-09-13T10:29:00Z">
              <w:rPr>
                <w:rFonts w:cs="Arial"/>
                <w:i/>
                <w:iCs/>
                <w:szCs w:val="22"/>
              </w:rPr>
            </w:rPrChange>
          </w:rPr>
          <w:delText xml:space="preserve"> l</w:delText>
        </w:r>
        <w:r w:rsidRPr="00863667" w:rsidDel="003C6139">
          <w:rPr>
            <w:rFonts w:ascii="iCiel Avenir LT Std 35 Light" w:hAnsi="iCiel Avenir LT Std 35 Light" w:cs="Avenir Next LT Pro"/>
            <w:i/>
            <w:iCs/>
            <w:sz w:val="22"/>
            <w:szCs w:val="22"/>
            <w:rPrChange w:id="16203"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6204" w:author="An Tran, ACA (BUV)" w:date="2024-09-13T17:29:00Z" w16du:dateUtc="2024-09-13T10:29:00Z">
              <w:rPr>
                <w:rFonts w:cs="Arial"/>
                <w:i/>
                <w:iCs/>
                <w:szCs w:val="22"/>
              </w:rPr>
            </w:rPrChange>
          </w:rPr>
          <w:delText>m t</w:delText>
        </w:r>
        <w:r w:rsidRPr="00863667" w:rsidDel="003C6139">
          <w:rPr>
            <w:rFonts w:ascii="iCiel Avenir LT Std 35 Light" w:hAnsi="iCiel Avenir LT Std 35 Light" w:cs="Calibri"/>
            <w:i/>
            <w:iCs/>
            <w:sz w:val="22"/>
            <w:szCs w:val="22"/>
            <w:rPrChange w:id="16205" w:author="An Tran, ACA (BUV)" w:date="2024-09-13T17:29:00Z" w16du:dateUtc="2024-09-13T10:29:00Z">
              <w:rPr>
                <w:rFonts w:cs="Calibri"/>
                <w:i/>
                <w:iCs/>
                <w:szCs w:val="22"/>
              </w:rPr>
            </w:rPrChange>
          </w:rPr>
          <w:delText>ố</w:delText>
        </w:r>
        <w:r w:rsidRPr="00863667" w:rsidDel="003C6139">
          <w:rPr>
            <w:rFonts w:ascii="iCiel Avenir LT Std 35 Light" w:hAnsi="iCiel Avenir LT Std 35 Light" w:cs="Arial"/>
            <w:i/>
            <w:iCs/>
            <w:sz w:val="22"/>
            <w:szCs w:val="22"/>
            <w:rPrChange w:id="16206" w:author="An Tran, ACA (BUV)" w:date="2024-09-13T17:29:00Z" w16du:dateUtc="2024-09-13T10:29:00Z">
              <w:rPr>
                <w:rFonts w:cs="Arial"/>
                <w:i/>
                <w:iCs/>
                <w:szCs w:val="22"/>
              </w:rPr>
            </w:rPrChange>
          </w:rPr>
          <w:delText>t, nh</w:delText>
        </w:r>
        <w:r w:rsidRPr="00863667" w:rsidDel="003C6139">
          <w:rPr>
            <w:rFonts w:ascii="iCiel Avenir LT Std 35 Light" w:hAnsi="iCiel Avenir LT Std 35 Light" w:cs="Calibri"/>
            <w:i/>
            <w:iCs/>
            <w:sz w:val="22"/>
            <w:szCs w:val="22"/>
            <w:rPrChange w:id="16207" w:author="An Tran, ACA (BUV)" w:date="2024-09-13T17:29:00Z" w16du:dateUtc="2024-09-13T10:29:00Z">
              <w:rPr>
                <w:rFonts w:cs="Calibri"/>
                <w:i/>
                <w:iCs/>
                <w:szCs w:val="22"/>
              </w:rPr>
            </w:rPrChange>
          </w:rPr>
          <w:delText>ữ</w:delText>
        </w:r>
        <w:r w:rsidRPr="00863667" w:rsidDel="003C6139">
          <w:rPr>
            <w:rFonts w:ascii="iCiel Avenir LT Std 35 Light" w:hAnsi="iCiel Avenir LT Std 35 Light" w:cs="Arial"/>
            <w:i/>
            <w:iCs/>
            <w:sz w:val="22"/>
            <w:szCs w:val="22"/>
            <w:rPrChange w:id="16208" w:author="An Tran, ACA (BUV)" w:date="2024-09-13T17:29:00Z" w16du:dateUtc="2024-09-13T10:29:00Z">
              <w:rPr>
                <w:rFonts w:cs="Arial"/>
                <w:i/>
                <w:iCs/>
                <w:szCs w:val="22"/>
              </w:rPr>
            </w:rPrChange>
          </w:rPr>
          <w:delText xml:space="preserve">ng </w:delText>
        </w:r>
        <w:r w:rsidRPr="00863667" w:rsidDel="003C6139">
          <w:rPr>
            <w:rFonts w:ascii="iCiel Avenir LT Std 35 Light" w:hAnsi="iCiel Avenir LT Std 35 Light" w:cs="Avenir Next LT Pro"/>
            <w:i/>
            <w:iCs/>
            <w:sz w:val="22"/>
            <w:szCs w:val="22"/>
            <w:rPrChange w:id="16209"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Arial"/>
            <w:i/>
            <w:iCs/>
            <w:sz w:val="22"/>
            <w:szCs w:val="22"/>
            <w:rPrChange w:id="16210" w:author="An Tran, ACA (BUV)" w:date="2024-09-13T17:29:00Z" w16du:dateUtc="2024-09-13T10:29:00Z">
              <w:rPr>
                <w:rFonts w:cs="Arial"/>
                <w:i/>
                <w:iCs/>
                <w:szCs w:val="22"/>
              </w:rPr>
            </w:rPrChange>
          </w:rPr>
          <w:delText>i</w:delText>
        </w:r>
        <w:r w:rsidRPr="00863667" w:rsidDel="003C6139">
          <w:rPr>
            <w:rFonts w:ascii="iCiel Avenir LT Std 35 Light" w:hAnsi="iCiel Avenir LT Std 35 Light" w:cs="Calibri"/>
            <w:i/>
            <w:iCs/>
            <w:sz w:val="22"/>
            <w:szCs w:val="22"/>
            <w:rPrChange w:id="16211"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6212" w:author="An Tran, ACA (BUV)" w:date="2024-09-13T17:29:00Z" w16du:dateUtc="2024-09-13T10:29:00Z">
              <w:rPr>
                <w:rFonts w:cs="Arial"/>
                <w:i/>
                <w:iCs/>
                <w:szCs w:val="22"/>
              </w:rPr>
            </w:rPrChange>
          </w:rPr>
          <w:delText>u n</w:delText>
        </w:r>
        <w:r w:rsidRPr="00863667" w:rsidDel="003C6139">
          <w:rPr>
            <w:rFonts w:ascii="iCiel Avenir LT Std 35 Light" w:hAnsi="iCiel Avenir LT Std 35 Light" w:cs="Avenir Next LT Pro"/>
            <w:i/>
            <w:iCs/>
            <w:sz w:val="22"/>
            <w:szCs w:val="22"/>
            <w:rPrChange w:id="16213"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6214" w:author="An Tran, ACA (BUV)" w:date="2024-09-13T17:29:00Z" w16du:dateUtc="2024-09-13T10:29:00Z">
              <w:rPr>
                <w:rFonts w:cs="Arial"/>
                <w:i/>
                <w:iCs/>
                <w:szCs w:val="22"/>
              </w:rPr>
            </w:rPrChange>
          </w:rPr>
          <w:delText>n c</w:delText>
        </w:r>
        <w:r w:rsidRPr="00863667" w:rsidDel="003C6139">
          <w:rPr>
            <w:rFonts w:ascii="iCiel Avenir LT Std 35 Light" w:hAnsi="iCiel Avenir LT Std 35 Light" w:cs="Calibri"/>
            <w:i/>
            <w:iCs/>
            <w:sz w:val="22"/>
            <w:szCs w:val="22"/>
            <w:rPrChange w:id="16215" w:author="An Tran, ACA (BUV)" w:date="2024-09-13T17:29:00Z" w16du:dateUtc="2024-09-13T10:29:00Z">
              <w:rPr>
                <w:rFonts w:cs="Calibri"/>
                <w:i/>
                <w:iCs/>
                <w:szCs w:val="22"/>
              </w:rPr>
            </w:rPrChange>
          </w:rPr>
          <w:delText>ả</w:delText>
        </w:r>
        <w:r w:rsidRPr="00863667" w:rsidDel="003C6139">
          <w:rPr>
            <w:rFonts w:ascii="iCiel Avenir LT Std 35 Light" w:hAnsi="iCiel Avenir LT Std 35 Light" w:cs="Arial"/>
            <w:i/>
            <w:iCs/>
            <w:sz w:val="22"/>
            <w:szCs w:val="22"/>
            <w:rPrChange w:id="16216" w:author="An Tran, ACA (BUV)" w:date="2024-09-13T17:29:00Z" w16du:dateUtc="2024-09-13T10:29:00Z">
              <w:rPr>
                <w:rFonts w:cs="Arial"/>
                <w:i/>
                <w:iCs/>
                <w:szCs w:val="22"/>
              </w:rPr>
            </w:rPrChange>
          </w:rPr>
          <w:delText>i thi</w:delText>
        </w:r>
        <w:r w:rsidRPr="00863667" w:rsidDel="003C6139">
          <w:rPr>
            <w:rFonts w:ascii="iCiel Avenir LT Std 35 Light" w:hAnsi="iCiel Avenir LT Std 35 Light" w:cs="Calibri"/>
            <w:i/>
            <w:iCs/>
            <w:sz w:val="22"/>
            <w:szCs w:val="22"/>
            <w:rPrChange w:id="16217"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6218" w:author="An Tran, ACA (BUV)" w:date="2024-09-13T17:29:00Z" w16du:dateUtc="2024-09-13T10:29:00Z">
              <w:rPr>
                <w:rFonts w:cs="Arial"/>
                <w:i/>
                <w:iCs/>
                <w:szCs w:val="22"/>
              </w:rPr>
            </w:rPrChange>
          </w:rPr>
          <w:delText>n, v</w:delText>
        </w:r>
        <w:r w:rsidRPr="00863667" w:rsidDel="003C6139">
          <w:rPr>
            <w:rFonts w:ascii="iCiel Avenir LT Std 35 Light" w:hAnsi="iCiel Avenir LT Std 35 Light" w:cs="Avenir Next LT Pro"/>
            <w:i/>
            <w:iCs/>
            <w:sz w:val="22"/>
            <w:szCs w:val="22"/>
            <w:rPrChange w:id="16219"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6220" w:author="An Tran, ACA (BUV)" w:date="2024-09-13T17:29:00Z" w16du:dateUtc="2024-09-13T10:29:00Z">
              <w:rPr>
                <w:rFonts w:cs="Arial"/>
                <w:i/>
                <w:iCs/>
                <w:szCs w:val="22"/>
              </w:rPr>
            </w:rPrChange>
          </w:rPr>
          <w:delText xml:space="preserve"> các b</w:delText>
        </w:r>
        <w:r w:rsidRPr="00863667" w:rsidDel="003C6139">
          <w:rPr>
            <w:rFonts w:ascii="iCiel Avenir LT Std 35 Light" w:hAnsi="iCiel Avenir LT Std 35 Light" w:cs="Calibri"/>
            <w:i/>
            <w:iCs/>
            <w:sz w:val="22"/>
            <w:szCs w:val="22"/>
            <w:rPrChange w:id="16221" w:author="An Tran, ACA (BUV)" w:date="2024-09-13T17:29:00Z" w16du:dateUtc="2024-09-13T10:29:00Z">
              <w:rPr>
                <w:rFonts w:cs="Calibri"/>
                <w:i/>
                <w:iCs/>
                <w:szCs w:val="22"/>
              </w:rPr>
            </w:rPrChange>
          </w:rPr>
          <w:delText>ướ</w:delText>
        </w:r>
        <w:r w:rsidRPr="00863667" w:rsidDel="003C6139">
          <w:rPr>
            <w:rFonts w:ascii="iCiel Avenir LT Std 35 Light" w:hAnsi="iCiel Avenir LT Std 35 Light" w:cs="Arial"/>
            <w:i/>
            <w:iCs/>
            <w:sz w:val="22"/>
            <w:szCs w:val="22"/>
            <w:rPrChange w:id="16222" w:author="An Tran, ACA (BUV)" w:date="2024-09-13T17:29:00Z" w16du:dateUtc="2024-09-13T10:29:00Z">
              <w:rPr>
                <w:rFonts w:cs="Arial"/>
                <w:i/>
                <w:iCs/>
                <w:szCs w:val="22"/>
              </w:rPr>
            </w:rPrChange>
          </w:rPr>
          <w:delText>c c</w:delText>
        </w:r>
        <w:r w:rsidRPr="00863667" w:rsidDel="003C6139">
          <w:rPr>
            <w:rFonts w:ascii="iCiel Avenir LT Std 35 Light" w:hAnsi="iCiel Avenir LT Std 35 Light" w:cs="Calibri"/>
            <w:i/>
            <w:iCs/>
            <w:sz w:val="22"/>
            <w:szCs w:val="22"/>
            <w:rPrChange w:id="16223" w:author="An Tran, ACA (BUV)" w:date="2024-09-13T17:29:00Z" w16du:dateUtc="2024-09-13T10:29:00Z">
              <w:rPr>
                <w:rFonts w:cs="Calibri"/>
                <w:i/>
                <w:iCs/>
                <w:szCs w:val="22"/>
              </w:rPr>
            </w:rPrChange>
          </w:rPr>
          <w:delText>ầ</w:delText>
        </w:r>
        <w:r w:rsidRPr="00863667" w:rsidDel="003C6139">
          <w:rPr>
            <w:rFonts w:ascii="iCiel Avenir LT Std 35 Light" w:hAnsi="iCiel Avenir LT Std 35 Light" w:cs="Arial"/>
            <w:i/>
            <w:iCs/>
            <w:sz w:val="22"/>
            <w:szCs w:val="22"/>
            <w:rPrChange w:id="16224" w:author="An Tran, ACA (BUV)" w:date="2024-09-13T17:29:00Z" w16du:dateUtc="2024-09-13T10:29:00Z">
              <w:rPr>
                <w:rFonts w:cs="Arial"/>
                <w:i/>
                <w:iCs/>
                <w:szCs w:val="22"/>
              </w:rPr>
            </w:rPrChange>
          </w:rPr>
          <w:delText>n l</w:delText>
        </w:r>
        <w:r w:rsidRPr="00863667" w:rsidDel="003C6139">
          <w:rPr>
            <w:rFonts w:ascii="iCiel Avenir LT Std 35 Light" w:hAnsi="iCiel Avenir LT Std 35 Light" w:cs="Avenir Next LT Pro"/>
            <w:i/>
            <w:iCs/>
            <w:sz w:val="22"/>
            <w:szCs w:val="22"/>
            <w:rPrChange w:id="16225" w:author="An Tran, ACA (BUV)" w:date="2024-09-13T17:29:00Z" w16du:dateUtc="2024-09-13T10:29:00Z">
              <w:rPr>
                <w:rFonts w:cs="Avenir Next LT Pro"/>
                <w:i/>
                <w:iCs/>
                <w:szCs w:val="22"/>
              </w:rPr>
            </w:rPrChange>
          </w:rPr>
          <w:delText>à</w:delText>
        </w:r>
        <w:r w:rsidRPr="00863667" w:rsidDel="003C6139">
          <w:rPr>
            <w:rFonts w:ascii="iCiel Avenir LT Std 35 Light" w:hAnsi="iCiel Avenir LT Std 35 Light" w:cs="Arial"/>
            <w:i/>
            <w:iCs/>
            <w:sz w:val="22"/>
            <w:szCs w:val="22"/>
            <w:rPrChange w:id="16226" w:author="An Tran, ACA (BUV)" w:date="2024-09-13T17:29:00Z" w16du:dateUtc="2024-09-13T10:29:00Z">
              <w:rPr>
                <w:rFonts w:cs="Arial"/>
                <w:i/>
                <w:iCs/>
                <w:szCs w:val="22"/>
              </w:rPr>
            </w:rPrChange>
          </w:rPr>
          <w:delText>m ti</w:delText>
        </w:r>
        <w:r w:rsidRPr="00863667" w:rsidDel="003C6139">
          <w:rPr>
            <w:rFonts w:ascii="iCiel Avenir LT Std 35 Light" w:hAnsi="iCiel Avenir LT Std 35 Light" w:cs="Calibri"/>
            <w:i/>
            <w:iCs/>
            <w:sz w:val="22"/>
            <w:szCs w:val="22"/>
            <w:rPrChange w:id="16227" w:author="An Tran, ACA (BUV)" w:date="2024-09-13T17:29:00Z" w16du:dateUtc="2024-09-13T10:29:00Z">
              <w:rPr>
                <w:rFonts w:cs="Calibri"/>
                <w:i/>
                <w:iCs/>
                <w:szCs w:val="22"/>
              </w:rPr>
            </w:rPrChange>
          </w:rPr>
          <w:delText>ế</w:delText>
        </w:r>
        <w:r w:rsidRPr="00863667" w:rsidDel="003C6139">
          <w:rPr>
            <w:rFonts w:ascii="iCiel Avenir LT Std 35 Light" w:hAnsi="iCiel Avenir LT Std 35 Light" w:cs="Arial"/>
            <w:i/>
            <w:iCs/>
            <w:sz w:val="22"/>
            <w:szCs w:val="22"/>
            <w:rPrChange w:id="16228" w:author="An Tran, ACA (BUV)" w:date="2024-09-13T17:29:00Z" w16du:dateUtc="2024-09-13T10:29:00Z">
              <w:rPr>
                <w:rFonts w:cs="Arial"/>
                <w:i/>
                <w:iCs/>
                <w:szCs w:val="22"/>
              </w:rPr>
            </w:rPrChange>
          </w:rPr>
          <w:delText>p theo tr</w:delText>
        </w:r>
        <w:r w:rsidRPr="00863667" w:rsidDel="003C6139">
          <w:rPr>
            <w:rFonts w:ascii="iCiel Avenir LT Std 35 Light" w:hAnsi="iCiel Avenir LT Std 35 Light" w:cs="Avenir Next LT Pro"/>
            <w:i/>
            <w:iCs/>
            <w:sz w:val="22"/>
            <w:szCs w:val="22"/>
            <w:rPrChange w:id="16229" w:author="An Tran, ACA (BUV)" w:date="2024-09-13T17:29:00Z" w16du:dateUtc="2024-09-13T10:29:00Z">
              <w:rPr>
                <w:rFonts w:cs="Avenir Next LT Pro"/>
                <w:i/>
                <w:iCs/>
                <w:szCs w:val="22"/>
              </w:rPr>
            </w:rPrChange>
          </w:rPr>
          <w:delText>ê</w:delText>
        </w:r>
        <w:r w:rsidRPr="00863667" w:rsidDel="003C6139">
          <w:rPr>
            <w:rFonts w:ascii="iCiel Avenir LT Std 35 Light" w:hAnsi="iCiel Avenir LT Std 35 Light" w:cs="Arial"/>
            <w:i/>
            <w:iCs/>
            <w:sz w:val="22"/>
            <w:szCs w:val="22"/>
            <w:rPrChange w:id="16230" w:author="An Tran, ACA (BUV)" w:date="2024-09-13T17:29:00Z" w16du:dateUtc="2024-09-13T10:29:00Z">
              <w:rPr>
                <w:rFonts w:cs="Arial"/>
                <w:i/>
                <w:iCs/>
                <w:szCs w:val="22"/>
              </w:rPr>
            </w:rPrChange>
          </w:rPr>
          <w:delText xml:space="preserve">n con </w:delText>
        </w:r>
        <w:r w:rsidRPr="00863667" w:rsidDel="003C6139">
          <w:rPr>
            <w:rFonts w:ascii="iCiel Avenir LT Std 35 Light" w:hAnsi="iCiel Avenir LT Std 35 Light" w:cs="Avenir Next LT Pro"/>
            <w:i/>
            <w:iCs/>
            <w:sz w:val="22"/>
            <w:szCs w:val="22"/>
            <w:rPrChange w:id="16231" w:author="An Tran, ACA (BUV)" w:date="2024-09-13T17:29:00Z" w16du:dateUtc="2024-09-13T10:29:00Z">
              <w:rPr>
                <w:rFonts w:cs="Avenir Next LT Pro"/>
                <w:i/>
                <w:iCs/>
                <w:szCs w:val="22"/>
              </w:rPr>
            </w:rPrChange>
          </w:rPr>
          <w:delText>đ</w:delText>
        </w:r>
        <w:r w:rsidRPr="00863667" w:rsidDel="003C6139">
          <w:rPr>
            <w:rFonts w:ascii="iCiel Avenir LT Std 35 Light" w:hAnsi="iCiel Avenir LT Std 35 Light" w:cs="Calibri"/>
            <w:i/>
            <w:iCs/>
            <w:sz w:val="22"/>
            <w:szCs w:val="22"/>
            <w:rPrChange w:id="16232" w:author="An Tran, ACA (BUV)" w:date="2024-09-13T17:29:00Z" w16du:dateUtc="2024-09-13T10:29:00Z">
              <w:rPr>
                <w:rFonts w:cs="Calibri"/>
                <w:i/>
                <w:iCs/>
                <w:szCs w:val="22"/>
              </w:rPr>
            </w:rPrChange>
          </w:rPr>
          <w:delText>ườ</w:delText>
        </w:r>
        <w:r w:rsidRPr="00863667" w:rsidDel="003C6139">
          <w:rPr>
            <w:rFonts w:ascii="iCiel Avenir LT Std 35 Light" w:hAnsi="iCiel Avenir LT Std 35 Light" w:cs="Arial"/>
            <w:i/>
            <w:iCs/>
            <w:sz w:val="22"/>
            <w:szCs w:val="22"/>
            <w:rPrChange w:id="16233" w:author="An Tran, ACA (BUV)" w:date="2024-09-13T17:29:00Z" w16du:dateUtc="2024-09-13T10:29:00Z">
              <w:rPr>
                <w:rFonts w:cs="Arial"/>
                <w:i/>
                <w:iCs/>
                <w:szCs w:val="22"/>
              </w:rPr>
            </w:rPrChange>
          </w:rPr>
          <w:delText>ng kh</w:delText>
        </w:r>
        <w:r w:rsidRPr="00863667" w:rsidDel="003C6139">
          <w:rPr>
            <w:rFonts w:ascii="iCiel Avenir LT Std 35 Light" w:hAnsi="iCiel Avenir LT Std 35 Light" w:cs="Avenir Next LT Pro"/>
            <w:i/>
            <w:iCs/>
            <w:sz w:val="22"/>
            <w:szCs w:val="22"/>
            <w:rPrChange w:id="16234"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6235" w:author="An Tran, ACA (BUV)" w:date="2024-09-13T17:29:00Z" w16du:dateUtc="2024-09-13T10:29:00Z">
              <w:rPr>
                <w:rFonts w:cs="Arial"/>
                <w:i/>
                <w:iCs/>
                <w:szCs w:val="22"/>
              </w:rPr>
            </w:rPrChange>
          </w:rPr>
          <w:delText>m ph</w:delText>
        </w:r>
        <w:r w:rsidRPr="00863667" w:rsidDel="003C6139">
          <w:rPr>
            <w:rFonts w:ascii="iCiel Avenir LT Std 35 Light" w:hAnsi="iCiel Avenir LT Std 35 Light" w:cs="Avenir Next LT Pro"/>
            <w:i/>
            <w:iCs/>
            <w:sz w:val="22"/>
            <w:szCs w:val="22"/>
            <w:rPrChange w:id="16236" w:author="An Tran, ACA (BUV)" w:date="2024-09-13T17:29:00Z" w16du:dateUtc="2024-09-13T10:29:00Z">
              <w:rPr>
                <w:rFonts w:cs="Avenir Next LT Pro"/>
                <w:i/>
                <w:iCs/>
                <w:szCs w:val="22"/>
              </w:rPr>
            </w:rPrChange>
          </w:rPr>
          <w:delText>á</w:delText>
        </w:r>
        <w:r w:rsidRPr="00863667" w:rsidDel="003C6139">
          <w:rPr>
            <w:rFonts w:ascii="iCiel Avenir LT Std 35 Light" w:hAnsi="iCiel Avenir LT Std 35 Light" w:cs="Arial"/>
            <w:i/>
            <w:iCs/>
            <w:sz w:val="22"/>
            <w:szCs w:val="22"/>
            <w:rPrChange w:id="16237" w:author="An Tran, ACA (BUV)" w:date="2024-09-13T17:29:00Z" w16du:dateUtc="2024-09-13T10:29:00Z">
              <w:rPr>
                <w:rFonts w:cs="Arial"/>
                <w:i/>
                <w:iCs/>
                <w:szCs w:val="22"/>
              </w:rPr>
            </w:rPrChange>
          </w:rPr>
          <w:delText xml:space="preserve"> ngh</w:delText>
        </w:r>
        <w:r w:rsidRPr="00863667" w:rsidDel="003C6139">
          <w:rPr>
            <w:rFonts w:ascii="iCiel Avenir LT Std 35 Light" w:hAnsi="iCiel Avenir LT Std 35 Light" w:cs="Calibri"/>
            <w:i/>
            <w:iCs/>
            <w:sz w:val="22"/>
            <w:szCs w:val="22"/>
            <w:rPrChange w:id="16238" w:author="An Tran, ACA (BUV)" w:date="2024-09-13T17:29:00Z" w16du:dateUtc="2024-09-13T10:29:00Z">
              <w:rPr>
                <w:rFonts w:cs="Calibri"/>
                <w:i/>
                <w:iCs/>
                <w:szCs w:val="22"/>
              </w:rPr>
            </w:rPrChange>
          </w:rPr>
          <w:delText>ề</w:delText>
        </w:r>
        <w:r w:rsidRPr="00863667" w:rsidDel="003C6139">
          <w:rPr>
            <w:rFonts w:ascii="iCiel Avenir LT Std 35 Light" w:hAnsi="iCiel Avenir LT Std 35 Light" w:cs="Arial"/>
            <w:i/>
            <w:iCs/>
            <w:sz w:val="22"/>
            <w:szCs w:val="22"/>
            <w:rPrChange w:id="16239" w:author="An Tran, ACA (BUV)" w:date="2024-09-13T17:29:00Z" w16du:dateUtc="2024-09-13T10:29:00Z">
              <w:rPr>
                <w:rFonts w:cs="Arial"/>
                <w:i/>
                <w:iCs/>
                <w:szCs w:val="22"/>
              </w:rPr>
            </w:rPrChange>
          </w:rPr>
          <w:delText xml:space="preserve"> nghi</w:delText>
        </w:r>
        <w:r w:rsidRPr="00863667" w:rsidDel="003C6139">
          <w:rPr>
            <w:rFonts w:ascii="iCiel Avenir LT Std 35 Light" w:hAnsi="iCiel Avenir LT Std 35 Light" w:cs="Calibri"/>
            <w:i/>
            <w:iCs/>
            <w:sz w:val="22"/>
            <w:szCs w:val="22"/>
            <w:rPrChange w:id="16240" w:author="An Tran, ACA (BUV)" w:date="2024-09-13T17:29:00Z" w16du:dateUtc="2024-09-13T10:29:00Z">
              <w:rPr>
                <w:rFonts w:cs="Calibri"/>
                <w:i/>
                <w:iCs/>
                <w:szCs w:val="22"/>
              </w:rPr>
            </w:rPrChange>
          </w:rPr>
          <w:delText>ệ</w:delText>
        </w:r>
        <w:r w:rsidRPr="00863667" w:rsidDel="003C6139">
          <w:rPr>
            <w:rFonts w:ascii="iCiel Avenir LT Std 35 Light" w:hAnsi="iCiel Avenir LT Std 35 Light" w:cs="Arial"/>
            <w:i/>
            <w:iCs/>
            <w:sz w:val="22"/>
            <w:szCs w:val="22"/>
            <w:rPrChange w:id="16241" w:author="An Tran, ACA (BUV)" w:date="2024-09-13T17:29:00Z" w16du:dateUtc="2024-09-13T10:29:00Z">
              <w:rPr>
                <w:rFonts w:cs="Arial"/>
                <w:i/>
                <w:iCs/>
                <w:szCs w:val="22"/>
              </w:rPr>
            </w:rPrChange>
          </w:rPr>
          <w:delText>p c</w:delText>
        </w:r>
        <w:r w:rsidRPr="00863667" w:rsidDel="003C6139">
          <w:rPr>
            <w:rFonts w:ascii="iCiel Avenir LT Std 35 Light" w:hAnsi="iCiel Avenir LT Std 35 Light" w:cs="Calibri"/>
            <w:i/>
            <w:iCs/>
            <w:sz w:val="22"/>
            <w:szCs w:val="22"/>
            <w:rPrChange w:id="16242" w:author="An Tran, ACA (BUV)" w:date="2024-09-13T17:29:00Z" w16du:dateUtc="2024-09-13T10:29:00Z">
              <w:rPr>
                <w:rFonts w:cs="Calibri"/>
                <w:i/>
                <w:iCs/>
                <w:szCs w:val="22"/>
              </w:rPr>
            </w:rPrChange>
          </w:rPr>
          <w:delText>ủ</w:delText>
        </w:r>
        <w:r w:rsidRPr="00863667" w:rsidDel="003C6139">
          <w:rPr>
            <w:rFonts w:ascii="iCiel Avenir LT Std 35 Light" w:hAnsi="iCiel Avenir LT Std 35 Light" w:cs="Arial"/>
            <w:i/>
            <w:iCs/>
            <w:sz w:val="22"/>
            <w:szCs w:val="22"/>
            <w:rPrChange w:id="16243" w:author="An Tran, ACA (BUV)" w:date="2024-09-13T17:29:00Z" w16du:dateUtc="2024-09-13T10:29:00Z">
              <w:rPr>
                <w:rFonts w:cs="Arial"/>
                <w:i/>
                <w:iCs/>
                <w:szCs w:val="22"/>
              </w:rPr>
            </w:rPrChange>
          </w:rPr>
          <w:delText>a m</w:delText>
        </w:r>
        <w:r w:rsidRPr="00863667" w:rsidDel="003C6139">
          <w:rPr>
            <w:rFonts w:ascii="iCiel Avenir LT Std 35 Light" w:hAnsi="iCiel Avenir LT Std 35 Light" w:cs="Avenir Next LT Pro"/>
            <w:i/>
            <w:iCs/>
            <w:sz w:val="22"/>
            <w:szCs w:val="22"/>
            <w:rPrChange w:id="16244" w:author="An Tran, ACA (BUV)" w:date="2024-09-13T17:29:00Z" w16du:dateUtc="2024-09-13T10:29:00Z">
              <w:rPr>
                <w:rFonts w:cs="Avenir Next LT Pro"/>
                <w:i/>
                <w:iCs/>
                <w:szCs w:val="22"/>
              </w:rPr>
            </w:rPrChange>
          </w:rPr>
          <w:delText>ì</w:delText>
        </w:r>
        <w:r w:rsidRPr="00863667" w:rsidDel="003C6139">
          <w:rPr>
            <w:rFonts w:ascii="iCiel Avenir LT Std 35 Light" w:hAnsi="iCiel Avenir LT Std 35 Light" w:cs="Arial"/>
            <w:i/>
            <w:iCs/>
            <w:sz w:val="22"/>
            <w:szCs w:val="22"/>
            <w:rPrChange w:id="16245" w:author="An Tran, ACA (BUV)" w:date="2024-09-13T17:29:00Z" w16du:dateUtc="2024-09-13T10:29:00Z">
              <w:rPr>
                <w:rFonts w:cs="Arial"/>
                <w:i/>
                <w:iCs/>
                <w:szCs w:val="22"/>
              </w:rPr>
            </w:rPrChange>
          </w:rPr>
          <w:delText xml:space="preserve">nh. </w:delText>
        </w:r>
      </w:del>
    </w:p>
    <w:p w14:paraId="794696D7" w14:textId="3A9F2E29" w:rsidR="00C1363F" w:rsidRPr="00D427AB" w:rsidDel="003C6139" w:rsidRDefault="00C1363F">
      <w:pPr>
        <w:rPr>
          <w:del w:id="16246" w:author="An Tran, ACA (BUV)" w:date="2024-09-12T11:07:00Z" w16du:dateUtc="2024-09-12T04:07:00Z"/>
          <w:rFonts w:cs="Arial"/>
          <w:i/>
          <w:iCs/>
          <w:szCs w:val="22"/>
        </w:rPr>
        <w:pPrChange w:id="1624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48" w:author="An Tran, ACA (BUV)" w:date="2024-09-12T11:07:00Z" w16du:dateUtc="2024-09-12T04:07:00Z">
        <w:r w:rsidRPr="00863667" w:rsidDel="003C6139">
          <w:rPr>
            <w:rFonts w:ascii="iCiel Avenir LT Std 35 Light" w:hAnsi="iCiel Avenir LT Std 35 Light" w:cs="Arial"/>
            <w:i/>
            <w:iCs/>
            <w:sz w:val="22"/>
            <w:szCs w:val="22"/>
            <w:rPrChange w:id="16249" w:author="An Tran, ACA (BUV)" w:date="2024-09-13T17:29:00Z" w16du:dateUtc="2024-09-13T10:29:00Z">
              <w:rPr>
                <w:rFonts w:cs="Arial"/>
                <w:i/>
                <w:iCs/>
                <w:szCs w:val="22"/>
              </w:rPr>
            </w:rPrChange>
          </w:rPr>
          <w:delText xml:space="preserve">Mỗi lựa chọn trải nghiệm sẽ có các quy trình và yêu cầu khác nhau. </w:delText>
        </w:r>
      </w:del>
    </w:p>
    <w:p w14:paraId="2415A4ED" w14:textId="3A90B453" w:rsidR="00C1363F" w:rsidRPr="00D427AB" w:rsidDel="003C6139" w:rsidRDefault="00C1363F">
      <w:pPr>
        <w:rPr>
          <w:del w:id="16250" w:author="An Tran, ACA (BUV)" w:date="2024-09-12T11:07:00Z" w16du:dateUtc="2024-09-12T04:07:00Z"/>
          <w:rFonts w:cs="Arial"/>
          <w:i/>
          <w:iCs/>
          <w:szCs w:val="22"/>
        </w:rPr>
        <w:pPrChange w:id="1625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52" w:author="An Tran, ACA (BUV)" w:date="2024-09-12T11:07:00Z" w16du:dateUtc="2024-09-12T04:07:00Z">
        <w:r w:rsidRPr="00863667" w:rsidDel="003C6139">
          <w:rPr>
            <w:rFonts w:ascii="iCiel Avenir LT Std 35 Light" w:hAnsi="iCiel Avenir LT Std 35 Light" w:cs="Arial"/>
            <w:b/>
            <w:bCs/>
            <w:i/>
            <w:iCs/>
            <w:sz w:val="22"/>
            <w:szCs w:val="22"/>
            <w:rPrChange w:id="16253" w:author="An Tran, ACA (BUV)" w:date="2024-09-13T17:29:00Z" w16du:dateUtc="2024-09-13T10:29:00Z">
              <w:rPr>
                <w:rFonts w:cs="Arial"/>
                <w:bCs/>
                <w:i/>
                <w:iCs/>
                <w:szCs w:val="22"/>
              </w:rPr>
            </w:rPrChange>
          </w:rPr>
          <w:delText>Làm thêm, thực tập, kiến tập, dự án cộng đồng với các tổ chức phi chính phủ (NGO), tổ chức phi lợi nhuận (NPO), doanh nghiệp xã hội đã được xác nhận; chương trình ươm tạo và tăng tốc khởi nghiệp:</w:delText>
        </w:r>
        <w:r w:rsidRPr="00863667" w:rsidDel="003C6139">
          <w:rPr>
            <w:rFonts w:ascii="iCiel Avenir LT Std 35 Light" w:hAnsi="iCiel Avenir LT Std 35 Light" w:cs="Arial"/>
            <w:i/>
            <w:iCs/>
            <w:sz w:val="22"/>
            <w:szCs w:val="22"/>
            <w:rPrChange w:id="16254" w:author="An Tran, ACA (BUV)" w:date="2024-09-13T17:29:00Z" w16du:dateUtc="2024-09-13T10:29:00Z">
              <w:rPr>
                <w:rFonts w:cs="Arial"/>
                <w:i/>
                <w:iCs/>
                <w:szCs w:val="22"/>
              </w:rPr>
            </w:rPrChange>
          </w:rPr>
          <w:delText xml:space="preserve"> Yêu cầu nộp Bản đánh giá Chất lượng Làm việc được chứng thực bởi Công ty/ Quản lý. </w:delText>
        </w:r>
      </w:del>
    </w:p>
    <w:p w14:paraId="6D64E472" w14:textId="221031AD" w:rsidR="00C1363F" w:rsidRPr="00D427AB" w:rsidDel="003C6139" w:rsidRDefault="00C1363F">
      <w:pPr>
        <w:rPr>
          <w:del w:id="16255" w:author="An Tran, ACA (BUV)" w:date="2024-09-12T11:07:00Z" w16du:dateUtc="2024-09-12T04:07:00Z"/>
          <w:rFonts w:cs="Arial"/>
          <w:i/>
          <w:iCs/>
          <w:szCs w:val="22"/>
        </w:rPr>
        <w:pPrChange w:id="1625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57" w:author="An Tran, ACA (BUV)" w:date="2024-09-12T11:07:00Z" w16du:dateUtc="2024-09-12T04:07:00Z">
        <w:r w:rsidRPr="00863667" w:rsidDel="003C6139">
          <w:rPr>
            <w:rFonts w:ascii="iCiel Avenir LT Std 35 Light" w:hAnsi="iCiel Avenir LT Std 35 Light" w:cs="Arial"/>
            <w:b/>
            <w:bCs/>
            <w:i/>
            <w:iCs/>
            <w:sz w:val="22"/>
            <w:szCs w:val="22"/>
            <w:rPrChange w:id="16258" w:author="An Tran, ACA (BUV)" w:date="2024-09-13T17:29:00Z" w16du:dateUtc="2024-09-13T10:29:00Z">
              <w:rPr>
                <w:rFonts w:cs="Arial"/>
                <w:bCs/>
                <w:i/>
                <w:iCs/>
                <w:szCs w:val="22"/>
              </w:rPr>
            </w:rPrChange>
          </w:rPr>
          <w:delText>Kinh doanh riêng:</w:delText>
        </w:r>
        <w:r w:rsidRPr="00863667" w:rsidDel="003C6139">
          <w:rPr>
            <w:rFonts w:ascii="iCiel Avenir LT Std 35 Light" w:hAnsi="iCiel Avenir LT Std 35 Light" w:cs="Arial"/>
            <w:i/>
            <w:iCs/>
            <w:sz w:val="22"/>
            <w:szCs w:val="22"/>
            <w:rPrChange w:id="16259" w:author="An Tran, ACA (BUV)" w:date="2024-09-13T17:29:00Z" w16du:dateUtc="2024-09-13T10:29:00Z">
              <w:rPr>
                <w:rFonts w:cs="Arial"/>
                <w:i/>
                <w:iCs/>
                <w:szCs w:val="22"/>
              </w:rPr>
            </w:rPrChange>
          </w:rPr>
          <w:delTex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w:delText>
        </w:r>
      </w:del>
    </w:p>
    <w:p w14:paraId="529CED23" w14:textId="4C7619E7" w:rsidR="00C1363F" w:rsidRPr="00D427AB" w:rsidDel="003C6139" w:rsidRDefault="00C1363F">
      <w:pPr>
        <w:rPr>
          <w:del w:id="16260" w:author="An Tran, ACA (BUV)" w:date="2024-09-12T11:07:00Z" w16du:dateUtc="2024-09-12T04:07:00Z"/>
          <w:rFonts w:cs="Arial"/>
          <w:i/>
          <w:iCs/>
          <w:szCs w:val="22"/>
        </w:rPr>
        <w:pPrChange w:id="1626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62" w:author="An Tran, ACA (BUV)" w:date="2024-09-12T11:07:00Z" w16du:dateUtc="2024-09-12T04:07:00Z">
        <w:r w:rsidRPr="00863667" w:rsidDel="003C6139">
          <w:rPr>
            <w:rFonts w:ascii="iCiel Avenir LT Std 35 Light" w:hAnsi="iCiel Avenir LT Std 35 Light" w:cs="Arial"/>
            <w:b/>
            <w:bCs/>
            <w:i/>
            <w:iCs/>
            <w:sz w:val="22"/>
            <w:szCs w:val="22"/>
            <w:rPrChange w:id="16263" w:author="An Tran, ACA (BUV)" w:date="2024-09-13T17:29:00Z" w16du:dateUtc="2024-09-13T10:29:00Z">
              <w:rPr>
                <w:rFonts w:cs="Arial"/>
                <w:bCs/>
                <w:i/>
                <w:iCs/>
                <w:szCs w:val="22"/>
              </w:rPr>
            </w:rPrChange>
          </w:rPr>
          <w:delText>Hồ sơ năng lực chuyên môn (chuyên ngành Quản trị Sự kiện):</w:delText>
        </w:r>
        <w:r w:rsidRPr="00863667" w:rsidDel="003C6139">
          <w:rPr>
            <w:rFonts w:ascii="iCiel Avenir LT Std 35 Light" w:hAnsi="iCiel Avenir LT Std 35 Light" w:cs="Arial"/>
            <w:i/>
            <w:iCs/>
            <w:sz w:val="22"/>
            <w:szCs w:val="22"/>
            <w:rPrChange w:id="16264" w:author="An Tran, ACA (BUV)" w:date="2024-09-13T17:29:00Z" w16du:dateUtc="2024-09-13T10:29:00Z">
              <w:rPr>
                <w:rFonts w:cs="Arial"/>
                <w:i/>
                <w:iCs/>
                <w:szCs w:val="22"/>
              </w:rPr>
            </w:rPrChange>
          </w:rPr>
          <w:delTex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 </w:delText>
        </w:r>
      </w:del>
    </w:p>
    <w:p w14:paraId="69423E24" w14:textId="2D75B210" w:rsidR="00C1363F" w:rsidRPr="00D427AB" w:rsidDel="003C6139" w:rsidRDefault="00C1363F">
      <w:pPr>
        <w:rPr>
          <w:del w:id="16265" w:author="An Tran, ACA (BUV)" w:date="2024-09-12T11:07:00Z" w16du:dateUtc="2024-09-12T04:07:00Z"/>
          <w:rFonts w:cs="Arial"/>
          <w:i/>
          <w:iCs/>
          <w:szCs w:val="22"/>
        </w:rPr>
        <w:pPrChange w:id="1626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67" w:author="An Tran, ACA (BUV)" w:date="2024-09-12T11:07:00Z" w16du:dateUtc="2024-09-12T04:07:00Z">
        <w:r w:rsidRPr="00863667" w:rsidDel="003C6139">
          <w:rPr>
            <w:rFonts w:ascii="iCiel Avenir LT Std 35 Light" w:hAnsi="iCiel Avenir LT Std 35 Light" w:cs="Arial"/>
            <w:b/>
            <w:bCs/>
            <w:i/>
            <w:iCs/>
            <w:sz w:val="22"/>
            <w:szCs w:val="22"/>
            <w:rPrChange w:id="16268" w:author="An Tran, ACA (BUV)" w:date="2024-09-13T17:29:00Z" w16du:dateUtc="2024-09-13T10:29:00Z">
              <w:rPr>
                <w:rFonts w:cs="Arial"/>
                <w:bCs/>
                <w:i/>
                <w:iCs/>
                <w:szCs w:val="22"/>
              </w:rPr>
            </w:rPrChange>
          </w:rPr>
          <w:delText>Hồ sơ năng lực chuyên môn (chuyên ngành An ninh mạng, Công nghệ Đám mây, Thiết kế và Lập trình Game, Ứng dụng Sáng tạo Đương đại):</w:delText>
        </w:r>
        <w:r w:rsidRPr="00863667" w:rsidDel="003C6139">
          <w:rPr>
            <w:rFonts w:ascii="iCiel Avenir LT Std 35 Light" w:hAnsi="iCiel Avenir LT Std 35 Light" w:cs="Arial"/>
            <w:i/>
            <w:iCs/>
            <w:sz w:val="22"/>
            <w:szCs w:val="22"/>
            <w:rPrChange w:id="16269" w:author="An Tran, ACA (BUV)" w:date="2024-09-13T17:29:00Z" w16du:dateUtc="2024-09-13T10:29:00Z">
              <w:rPr>
                <w:rFonts w:cs="Arial"/>
                <w:i/>
                <w:iCs/>
                <w:szCs w:val="22"/>
              </w:rPr>
            </w:rPrChange>
          </w:rPr>
          <w:delText xml:space="preserve"> Hồ sơ cần bao gồm các công trình, dự án chuyên môn có thể dùng được để ứng tuyển việc làm kèm với Bản đánh giá Hồ sơ Năng lực Chuyên môn từ một chuyên gia trong ngành đủ điều kiện theo yêu cầu của Nhà trường.  </w:delText>
        </w:r>
      </w:del>
    </w:p>
    <w:p w14:paraId="2D56D088" w14:textId="0CD81414" w:rsidR="00C1363F" w:rsidRPr="00D427AB" w:rsidDel="003C6139" w:rsidRDefault="00C1363F">
      <w:pPr>
        <w:rPr>
          <w:del w:id="16270" w:author="An Tran, ACA (BUV)" w:date="2024-09-12T11:07:00Z" w16du:dateUtc="2024-09-12T04:07:00Z"/>
          <w:rFonts w:cs="Arial"/>
          <w:i/>
          <w:iCs/>
          <w:szCs w:val="22"/>
        </w:rPr>
        <w:pPrChange w:id="1627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72" w:author="An Tran, ACA (BUV)" w:date="2024-09-12T11:07:00Z" w16du:dateUtc="2024-09-12T04:07:00Z">
        <w:r w:rsidRPr="00863667" w:rsidDel="003C6139">
          <w:rPr>
            <w:rFonts w:ascii="iCiel Avenir LT Std 35 Light" w:hAnsi="iCiel Avenir LT Std 35 Light" w:cs="Arial"/>
            <w:i/>
            <w:iCs/>
            <w:sz w:val="22"/>
            <w:szCs w:val="22"/>
            <w:rPrChange w:id="16273" w:author="An Tran, ACA (BUV)" w:date="2024-09-13T17:29:00Z" w16du:dateUtc="2024-09-13T10:29:00Z">
              <w:rPr>
                <w:rFonts w:cs="Arial"/>
                <w:i/>
                <w:iCs/>
                <w:szCs w:val="22"/>
              </w:rPr>
            </w:rPrChange>
          </w:rPr>
          <w:delText>Các bản đánh giá và tài liệu bằng chứng sẽ được:</w:delText>
        </w:r>
      </w:del>
    </w:p>
    <w:p w14:paraId="768AC8FF" w14:textId="00EB518E" w:rsidR="00C1363F" w:rsidRPr="00D427AB" w:rsidDel="003C6139" w:rsidRDefault="00C1363F">
      <w:pPr>
        <w:rPr>
          <w:del w:id="16274" w:author="An Tran, ACA (BUV)" w:date="2024-09-12T11:07:00Z" w16du:dateUtc="2024-09-12T04:07:00Z"/>
          <w:rFonts w:cs="Arial"/>
          <w:i/>
          <w:iCs/>
          <w:szCs w:val="22"/>
        </w:rPr>
        <w:pPrChange w:id="1627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76" w:author="An Tran, ACA (BUV)" w:date="2024-09-12T11:07:00Z" w16du:dateUtc="2024-09-12T04:07:00Z">
        <w:r w:rsidRPr="00863667" w:rsidDel="003C6139">
          <w:rPr>
            <w:rFonts w:ascii="iCiel Avenir LT Std 35 Light" w:hAnsi="iCiel Avenir LT Std 35 Light" w:cs="Arial"/>
            <w:i/>
            <w:iCs/>
            <w:sz w:val="22"/>
            <w:szCs w:val="22"/>
            <w:rPrChange w:id="16277" w:author="An Tran, ACA (BUV)" w:date="2024-09-13T17:29:00Z" w16du:dateUtc="2024-09-13T10:29:00Z">
              <w:rPr>
                <w:rFonts w:cs="Arial"/>
                <w:i/>
                <w:iCs/>
                <w:szCs w:val="22"/>
              </w:rPr>
            </w:rPrChange>
          </w:rPr>
          <w:delText>Tiếp nhận và xử lý bởi Đội ngũ Hướng nghiệp với mục đích ghi nhận thế mạnh, điểm yếu, từ đó hỗ trợ hướng nghiệp cho sinh viên một cách phù hợp.</w:delText>
        </w:r>
      </w:del>
    </w:p>
    <w:p w14:paraId="454DC570" w14:textId="666F4602" w:rsidR="00C1363F" w:rsidRPr="00D427AB" w:rsidDel="003C6139" w:rsidRDefault="00C1363F">
      <w:pPr>
        <w:rPr>
          <w:del w:id="16278" w:author="An Tran, ACA (BUV)" w:date="2024-09-12T11:07:00Z" w16du:dateUtc="2024-09-12T04:07:00Z"/>
          <w:rFonts w:cs="Arial"/>
          <w:i/>
          <w:iCs/>
          <w:szCs w:val="22"/>
        </w:rPr>
        <w:pPrChange w:id="1627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80" w:author="An Tran, ACA (BUV)" w:date="2024-09-12T11:07:00Z" w16du:dateUtc="2024-09-12T04:07:00Z">
        <w:r w:rsidRPr="00863667" w:rsidDel="003C6139">
          <w:rPr>
            <w:rFonts w:ascii="iCiel Avenir LT Std 35 Light" w:hAnsi="iCiel Avenir LT Std 35 Light" w:cs="Arial"/>
            <w:i/>
            <w:iCs/>
            <w:sz w:val="22"/>
            <w:szCs w:val="22"/>
            <w:rPrChange w:id="16281" w:author="An Tran, ACA (BUV)" w:date="2024-09-13T17:29:00Z" w16du:dateUtc="2024-09-13T10:29:00Z">
              <w:rPr>
                <w:rFonts w:cs="Arial"/>
                <w:i/>
                <w:iCs/>
                <w:szCs w:val="22"/>
              </w:rPr>
            </w:rPrChange>
          </w:rPr>
          <w:delText xml:space="preserve">Xem xét về bản chất kỳ thực tập và chất lượng thực tập, phê duyệt bởi Ban lãnh đạo nhà trường để được ghi nhận điểm PSG. </w:delText>
        </w:r>
      </w:del>
    </w:p>
    <w:p w14:paraId="539C3B9E" w14:textId="31514812" w:rsidR="00C1363F" w:rsidRPr="00D427AB" w:rsidDel="003C6139" w:rsidRDefault="00C1363F">
      <w:pPr>
        <w:rPr>
          <w:del w:id="16282" w:author="An Tran, ACA (BUV)" w:date="2024-09-12T11:07:00Z" w16du:dateUtc="2024-09-12T04:07:00Z"/>
          <w:rFonts w:cs="Arial"/>
          <w:i/>
          <w:iCs/>
          <w:szCs w:val="22"/>
        </w:rPr>
        <w:pPrChange w:id="1628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84" w:author="An Tran, ACA (BUV)" w:date="2024-09-12T11:07:00Z" w16du:dateUtc="2024-09-12T04:07:00Z">
        <w:r w:rsidRPr="00863667" w:rsidDel="003C6139">
          <w:rPr>
            <w:rFonts w:ascii="iCiel Avenir LT Std 35 Light" w:hAnsi="iCiel Avenir LT Std 35 Light" w:cs="Arial"/>
            <w:i/>
            <w:iCs/>
            <w:sz w:val="22"/>
            <w:szCs w:val="22"/>
            <w:rPrChange w:id="16285" w:author="An Tran, ACA (BUV)" w:date="2024-09-13T17:29:00Z" w16du:dateUtc="2024-09-13T10:29:00Z">
              <w:rPr>
                <w:rFonts w:cs="Arial"/>
                <w:i/>
                <w:iCs/>
                <w:szCs w:val="22"/>
              </w:rPr>
            </w:rPrChange>
          </w:rPr>
          <w:delText>Các quy trình chi tiết được đề cập bên trên đều đã được thông báo tới sinh viên qua email</w:delText>
        </w:r>
        <w:bookmarkEnd w:id="16102"/>
        <w:r w:rsidRPr="00863667" w:rsidDel="003C6139">
          <w:rPr>
            <w:rFonts w:ascii="iCiel Avenir LT Std 35 Light" w:hAnsi="iCiel Avenir LT Std 35 Light" w:cs="Arial"/>
            <w:i/>
            <w:iCs/>
            <w:sz w:val="22"/>
            <w:szCs w:val="22"/>
            <w:rPrChange w:id="16286" w:author="An Tran, ACA (BUV)" w:date="2024-09-13T17:29:00Z" w16du:dateUtc="2024-09-13T10:29:00Z">
              <w:rPr>
                <w:rFonts w:cs="Arial"/>
                <w:i/>
                <w:iCs/>
                <w:szCs w:val="22"/>
              </w:rPr>
            </w:rPrChange>
          </w:rPr>
          <w:delText xml:space="preserve">. </w:delText>
        </w:r>
      </w:del>
    </w:p>
    <w:p w14:paraId="2D9B4BC6" w14:textId="4C6AA807" w:rsidR="00523A1A" w:rsidRPr="00D427AB" w:rsidDel="003C6139" w:rsidRDefault="00C1363F">
      <w:pPr>
        <w:rPr>
          <w:del w:id="16287" w:author="An Tran, ACA (BUV)" w:date="2024-09-12T11:07:00Z" w16du:dateUtc="2024-09-12T04:07:00Z"/>
          <w:rFonts w:cs="Arial"/>
          <w:i/>
          <w:iCs/>
          <w:szCs w:val="22"/>
          <w:lang w:val="vi-VN"/>
        </w:rPr>
        <w:pPrChange w:id="1628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289" w:author="An Tran, ACA (BUV)" w:date="2024-09-12T11:07:00Z" w16du:dateUtc="2024-09-12T04:07:00Z">
        <w:r w:rsidRPr="00863667" w:rsidDel="003C6139">
          <w:rPr>
            <w:rFonts w:ascii="iCiel Avenir LT Std 35 Light" w:hAnsi="iCiel Avenir LT Std 35 Light" w:cs="Arial"/>
            <w:i/>
            <w:iCs/>
            <w:sz w:val="22"/>
            <w:szCs w:val="22"/>
            <w:rPrChange w:id="16290"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6291"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6292"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629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294"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295"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296"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6297"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298"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629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300"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301"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302"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6303"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304" w:author="An Tran, ACA (BUV)" w:date="2024-09-13T17:29:00Z" w16du:dateUtc="2024-09-13T10:29:00Z">
              <w:rPr>
                <w:rFonts w:cs="Arial"/>
                <w:i/>
                <w:iCs/>
                <w:szCs w:val="22"/>
              </w:rPr>
            </w:rPrChange>
          </w:rPr>
          <w:delText xml:space="preserve"> (dành riêng cho sinh viên và cựu sinh viên BUV).</w:delText>
        </w:r>
      </w:del>
    </w:p>
    <w:p w14:paraId="26FFD51B" w14:textId="13CF12EB" w:rsidR="00EA7631" w:rsidRPr="00D427AB" w:rsidDel="003C6139" w:rsidRDefault="00EA7631">
      <w:pPr>
        <w:rPr>
          <w:del w:id="16305" w:author="An Tran, ACA (BUV)" w:date="2024-09-12T11:07:00Z" w16du:dateUtc="2024-09-12T04:07:00Z"/>
          <w:rFonts w:cs="Arial"/>
          <w:i/>
          <w:iCs/>
          <w:szCs w:val="22"/>
          <w:lang w:val="vi-VN"/>
        </w:rPr>
        <w:pPrChange w:id="1630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307" w:author="An Tran, ACA (BUV)" w:date="2024-09-12T11:07:00Z" w16du:dateUtc="2024-09-12T04:07:00Z">
        <w:r w:rsidRPr="00863667" w:rsidDel="003C6139">
          <w:rPr>
            <w:rFonts w:ascii="iCiel Avenir LT Std 35 Light" w:hAnsi="iCiel Avenir LT Std 35 Light" w:cs="Arial"/>
            <w:szCs w:val="22"/>
            <w:lang w:val="vi-VN"/>
            <w:rPrChange w:id="16308" w:author="An Tran, ACA (BUV)" w:date="2024-09-13T17:29:00Z" w16du:dateUtc="2024-09-13T10:29:00Z">
              <w:rPr>
                <w:rFonts w:cs="Arial"/>
                <w:szCs w:val="22"/>
                <w:lang w:val="vi-VN"/>
              </w:rPr>
            </w:rPrChange>
          </w:rPr>
          <w:delText xml:space="preserve">Who are normally the companies that host BUV students for internships? How can internships take place if companies continue to work from home with social distancing? / </w:delText>
        </w:r>
        <w:r w:rsidRPr="00863667" w:rsidDel="003C6139">
          <w:rPr>
            <w:rFonts w:ascii="iCiel Avenir LT Std 35 Light" w:hAnsi="iCiel Avenir LT Std 35 Light" w:cs="Arial"/>
            <w:i/>
            <w:iCs/>
            <w:szCs w:val="22"/>
            <w:lang w:val="vi-VN"/>
            <w:rPrChange w:id="16309" w:author="An Tran, ACA (BUV)" w:date="2024-09-13T17:29:00Z" w16du:dateUtc="2024-09-13T10:29:00Z">
              <w:rPr>
                <w:rFonts w:cs="Arial"/>
                <w:i/>
                <w:iCs/>
                <w:szCs w:val="22"/>
                <w:lang w:val="vi-VN"/>
              </w:rPr>
            </w:rPrChange>
          </w:rPr>
          <w:delText>Các công ty nh</w:delText>
        </w:r>
        <w:r w:rsidRPr="00863667" w:rsidDel="003C6139">
          <w:rPr>
            <w:rFonts w:ascii="iCiel Avenir LT Std 35 Light" w:hAnsi="iCiel Avenir LT Std 35 Light" w:cs="Calibri"/>
            <w:i/>
            <w:iCs/>
            <w:szCs w:val="22"/>
            <w:lang w:val="vi-VN"/>
            <w:rPrChange w:id="16310"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6311" w:author="An Tran, ACA (BUV)" w:date="2024-09-13T17:29:00Z" w16du:dateUtc="2024-09-13T10:29:00Z">
              <w:rPr>
                <w:rFonts w:cs="Arial"/>
                <w:i/>
                <w:iCs/>
                <w:szCs w:val="22"/>
                <w:lang w:val="vi-VN"/>
              </w:rPr>
            </w:rPrChange>
          </w:rPr>
          <w:delText>n sinh viên th</w:delText>
        </w:r>
        <w:r w:rsidRPr="00863667" w:rsidDel="003C6139">
          <w:rPr>
            <w:rFonts w:ascii="iCiel Avenir LT Std 35 Light" w:hAnsi="iCiel Avenir LT Std 35 Light" w:cs="Calibri"/>
            <w:i/>
            <w:iCs/>
            <w:szCs w:val="22"/>
            <w:lang w:val="vi-VN"/>
            <w:rPrChange w:id="16312"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6313"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6314"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6315" w:author="An Tran, ACA (BUV)" w:date="2024-09-13T17:29:00Z" w16du:dateUtc="2024-09-13T10:29:00Z">
              <w:rPr>
                <w:rFonts w:cs="Arial"/>
                <w:i/>
                <w:iCs/>
                <w:szCs w:val="22"/>
                <w:lang w:val="vi-VN"/>
              </w:rPr>
            </w:rPrChange>
          </w:rPr>
          <w:delText>p t</w:delText>
        </w:r>
        <w:r w:rsidRPr="00863667" w:rsidDel="003C6139">
          <w:rPr>
            <w:rFonts w:ascii="iCiel Avenir LT Std 35 Light" w:hAnsi="iCiel Avenir LT Std 35 Light" w:cs="Calibri"/>
            <w:i/>
            <w:iCs/>
            <w:szCs w:val="22"/>
            <w:lang w:val="vi-VN"/>
            <w:rPrChange w:id="16316" w:author="An Tran, ACA (BUV)" w:date="2024-09-13T17:29:00Z" w16du:dateUtc="2024-09-13T10:29:00Z">
              <w:rPr>
                <w:rFonts w:cs="Calibri"/>
                <w:i/>
                <w:iCs/>
                <w:szCs w:val="22"/>
                <w:lang w:val="vi-VN"/>
              </w:rPr>
            </w:rPrChange>
          </w:rPr>
          <w:delText>ừ</w:delText>
        </w:r>
        <w:r w:rsidRPr="00863667" w:rsidDel="003C6139">
          <w:rPr>
            <w:rFonts w:ascii="iCiel Avenir LT Std 35 Light" w:hAnsi="iCiel Avenir LT Std 35 Light" w:cs="Arial"/>
            <w:i/>
            <w:iCs/>
            <w:szCs w:val="22"/>
            <w:lang w:val="vi-VN"/>
            <w:rPrChange w:id="16317" w:author="An Tran, ACA (BUV)" w:date="2024-09-13T17:29:00Z" w16du:dateUtc="2024-09-13T10:29:00Z">
              <w:rPr>
                <w:rFonts w:cs="Arial"/>
                <w:i/>
                <w:iCs/>
                <w:szCs w:val="22"/>
                <w:lang w:val="vi-VN"/>
              </w:rPr>
            </w:rPrChange>
          </w:rPr>
          <w:delText xml:space="preserve"> BUV th</w:delText>
        </w:r>
        <w:r w:rsidRPr="00863667" w:rsidDel="003C6139">
          <w:rPr>
            <w:rFonts w:ascii="iCiel Avenir LT Std 35 Light" w:hAnsi="iCiel Avenir LT Std 35 Light" w:cs="Calibri"/>
            <w:i/>
            <w:iCs/>
            <w:szCs w:val="22"/>
            <w:lang w:val="vi-VN"/>
            <w:rPrChange w:id="16318" w:author="An Tran, ACA (BUV)" w:date="2024-09-13T17:29:00Z" w16du:dateUtc="2024-09-13T10:29:00Z">
              <w:rPr>
                <w:rFonts w:cs="Calibri"/>
                <w:i/>
                <w:iCs/>
                <w:szCs w:val="22"/>
                <w:lang w:val="vi-VN"/>
              </w:rPr>
            </w:rPrChange>
          </w:rPr>
          <w:delText>ườ</w:delText>
        </w:r>
        <w:r w:rsidRPr="00863667" w:rsidDel="003C6139">
          <w:rPr>
            <w:rFonts w:ascii="iCiel Avenir LT Std 35 Light" w:hAnsi="iCiel Avenir LT Std 35 Light" w:cs="Arial"/>
            <w:i/>
            <w:iCs/>
            <w:szCs w:val="22"/>
            <w:lang w:val="vi-VN"/>
            <w:rPrChange w:id="16319" w:author="An Tran, ACA (BUV)" w:date="2024-09-13T17:29:00Z" w16du:dateUtc="2024-09-13T10:29:00Z">
              <w:rPr>
                <w:rFonts w:cs="Arial"/>
                <w:i/>
                <w:iCs/>
                <w:szCs w:val="22"/>
                <w:lang w:val="vi-VN"/>
              </w:rPr>
            </w:rPrChange>
          </w:rPr>
          <w:delText>ng là nh</w:delText>
        </w:r>
        <w:r w:rsidRPr="00863667" w:rsidDel="003C6139">
          <w:rPr>
            <w:rFonts w:ascii="iCiel Avenir LT Std 35 Light" w:hAnsi="iCiel Avenir LT Std 35 Light" w:cs="Calibri"/>
            <w:i/>
            <w:iCs/>
            <w:szCs w:val="22"/>
            <w:lang w:val="vi-VN"/>
            <w:rPrChange w:id="16320"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Cs w:val="22"/>
            <w:lang w:val="vi-VN"/>
            <w:rPrChange w:id="16321" w:author="An Tran, ACA (BUV)" w:date="2024-09-13T17:29:00Z" w16du:dateUtc="2024-09-13T10:29:00Z">
              <w:rPr>
                <w:rFonts w:cs="Arial"/>
                <w:i/>
                <w:iCs/>
                <w:szCs w:val="22"/>
                <w:lang w:val="vi-VN"/>
              </w:rPr>
            </w:rPrChange>
          </w:rPr>
          <w:delText>ng công ty nào? N</w:delText>
        </w:r>
        <w:r w:rsidRPr="00863667" w:rsidDel="003C6139">
          <w:rPr>
            <w:rFonts w:ascii="iCiel Avenir LT Std 35 Light" w:hAnsi="iCiel Avenir LT Std 35 Light" w:cs="Calibri"/>
            <w:i/>
            <w:iCs/>
            <w:szCs w:val="22"/>
            <w:lang w:val="vi-VN"/>
            <w:rPrChange w:id="16322"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Cs w:val="22"/>
            <w:lang w:val="vi-VN"/>
            <w:rPrChange w:id="16323" w:author="An Tran, ACA (BUV)" w:date="2024-09-13T17:29:00Z" w16du:dateUtc="2024-09-13T10:29:00Z">
              <w:rPr>
                <w:rFonts w:cs="Arial"/>
                <w:i/>
                <w:iCs/>
                <w:szCs w:val="22"/>
                <w:lang w:val="vi-VN"/>
              </w:rPr>
            </w:rPrChange>
          </w:rPr>
          <w:delText>u các công ty ti</w:delText>
        </w:r>
        <w:r w:rsidRPr="00863667" w:rsidDel="003C6139">
          <w:rPr>
            <w:rFonts w:ascii="iCiel Avenir LT Std 35 Light" w:hAnsi="iCiel Avenir LT Std 35 Light" w:cs="Calibri"/>
            <w:i/>
            <w:iCs/>
            <w:szCs w:val="22"/>
            <w:lang w:val="vi-VN"/>
            <w:rPrChange w:id="16324"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Cs w:val="22"/>
            <w:lang w:val="vi-VN"/>
            <w:rPrChange w:id="16325" w:author="An Tran, ACA (BUV)" w:date="2024-09-13T17:29:00Z" w16du:dateUtc="2024-09-13T10:29:00Z">
              <w:rPr>
                <w:rFonts w:cs="Arial"/>
                <w:i/>
                <w:iCs/>
                <w:szCs w:val="22"/>
                <w:lang w:val="vi-VN"/>
              </w:rPr>
            </w:rPrChange>
          </w:rPr>
          <w:delText>p t</w:delText>
        </w:r>
        <w:r w:rsidRPr="00863667" w:rsidDel="003C6139">
          <w:rPr>
            <w:rFonts w:ascii="iCiel Avenir LT Std 35 Light" w:hAnsi="iCiel Avenir LT Std 35 Light" w:cs="Calibri"/>
            <w:i/>
            <w:iCs/>
            <w:szCs w:val="22"/>
            <w:lang w:val="vi-VN"/>
            <w:rPrChange w:id="16326"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Cs w:val="22"/>
            <w:lang w:val="vi-VN"/>
            <w:rPrChange w:id="16327" w:author="An Tran, ACA (BUV)" w:date="2024-09-13T17:29:00Z" w16du:dateUtc="2024-09-13T10:29:00Z">
              <w:rPr>
                <w:rFonts w:cs="Arial"/>
                <w:i/>
                <w:iCs/>
                <w:szCs w:val="22"/>
                <w:lang w:val="vi-VN"/>
              </w:rPr>
            </w:rPrChange>
          </w:rPr>
          <w:delText>c làm vi</w:delText>
        </w:r>
        <w:r w:rsidRPr="00863667" w:rsidDel="003C6139">
          <w:rPr>
            <w:rFonts w:ascii="iCiel Avenir LT Std 35 Light" w:hAnsi="iCiel Avenir LT Std 35 Light" w:cs="Calibri"/>
            <w:i/>
            <w:iCs/>
            <w:szCs w:val="22"/>
            <w:lang w:val="vi-VN"/>
            <w:rPrChange w:id="16328"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Cs w:val="22"/>
            <w:lang w:val="vi-VN"/>
            <w:rPrChange w:id="16329"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6330" w:author="An Tran, ACA (BUV)" w:date="2024-09-13T17:29:00Z" w16du:dateUtc="2024-09-13T10:29:00Z">
              <w:rPr>
                <w:rFonts w:cs="Calibri"/>
                <w:i/>
                <w:iCs/>
                <w:szCs w:val="22"/>
                <w:lang w:val="vi-VN"/>
              </w:rPr>
            </w:rPrChange>
          </w:rPr>
          <w:delText>ừ</w:delText>
        </w:r>
        <w:r w:rsidRPr="00863667" w:rsidDel="003C6139">
          <w:rPr>
            <w:rFonts w:ascii="iCiel Avenir LT Std 35 Light" w:hAnsi="iCiel Avenir LT Std 35 Light" w:cs="Arial"/>
            <w:i/>
            <w:iCs/>
            <w:szCs w:val="22"/>
            <w:lang w:val="vi-VN"/>
            <w:rPrChange w:id="16331" w:author="An Tran, ACA (BUV)" w:date="2024-09-13T17:29:00Z" w16du:dateUtc="2024-09-13T10:29:00Z">
              <w:rPr>
                <w:rFonts w:cs="Arial"/>
                <w:i/>
                <w:iCs/>
                <w:szCs w:val="22"/>
                <w:lang w:val="vi-VN"/>
              </w:rPr>
            </w:rPrChange>
          </w:rPr>
          <w:delText xml:space="preserve"> xa do giãn cách thì sinh viên có th</w:delText>
        </w:r>
        <w:r w:rsidRPr="00863667" w:rsidDel="003C6139">
          <w:rPr>
            <w:rFonts w:ascii="iCiel Avenir LT Std 35 Light" w:hAnsi="iCiel Avenir LT Std 35 Light" w:cs="Calibri"/>
            <w:i/>
            <w:iCs/>
            <w:szCs w:val="22"/>
            <w:lang w:val="vi-VN"/>
            <w:rPrChange w:id="16332"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Cs w:val="22"/>
            <w:lang w:val="vi-VN"/>
            <w:rPrChange w:id="16333"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Cs w:val="22"/>
            <w:lang w:val="vi-VN"/>
            <w:rPrChange w:id="16334"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Cs w:val="22"/>
            <w:lang w:val="vi-VN"/>
            <w:rPrChange w:id="16335" w:author="An Tran, ACA (BUV)" w:date="2024-09-13T17:29:00Z" w16du:dateUtc="2024-09-13T10:29:00Z">
              <w:rPr>
                <w:rFonts w:cs="Arial"/>
                <w:i/>
                <w:iCs/>
                <w:szCs w:val="22"/>
                <w:lang w:val="vi-VN"/>
              </w:rPr>
            </w:rPrChange>
          </w:rPr>
          <w:delText>i th</w:delText>
        </w:r>
        <w:r w:rsidRPr="00863667" w:rsidDel="003C6139">
          <w:rPr>
            <w:rFonts w:ascii="iCiel Avenir LT Std 35 Light" w:hAnsi="iCiel Avenir LT Std 35 Light" w:cs="Calibri"/>
            <w:i/>
            <w:iCs/>
            <w:szCs w:val="22"/>
            <w:lang w:val="vi-VN"/>
            <w:rPrChange w:id="16336"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Cs w:val="22"/>
            <w:lang w:val="vi-VN"/>
            <w:rPrChange w:id="16337"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Cs w:val="22"/>
            <w:lang w:val="vi-VN"/>
            <w:rPrChange w:id="16338"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Cs w:val="22"/>
            <w:lang w:val="vi-VN"/>
            <w:rPrChange w:id="16339" w:author="An Tran, ACA (BUV)" w:date="2024-09-13T17:29:00Z" w16du:dateUtc="2024-09-13T10:29:00Z">
              <w:rPr>
                <w:rFonts w:cs="Arial"/>
                <w:i/>
                <w:iCs/>
                <w:szCs w:val="22"/>
                <w:lang w:val="vi-VN"/>
              </w:rPr>
            </w:rPrChange>
          </w:rPr>
          <w:delText>p không?</w:delText>
        </w:r>
      </w:del>
    </w:p>
    <w:p w14:paraId="3F9F399C" w14:textId="0C4B26F9" w:rsidR="00EA7631" w:rsidRPr="00D427AB" w:rsidDel="003C6139" w:rsidRDefault="00EA7631">
      <w:pPr>
        <w:rPr>
          <w:del w:id="16340" w:author="An Tran, ACA (BUV)" w:date="2024-09-12T11:07:00Z" w16du:dateUtc="2024-09-12T04:07:00Z"/>
          <w:rFonts w:cs="Arial"/>
          <w:bCs/>
          <w:i/>
          <w:iCs/>
          <w:szCs w:val="22"/>
          <w:u w:val="single"/>
          <w:lang w:val="vi-VN"/>
        </w:rPr>
        <w:pPrChange w:id="1634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342"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6343"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6344"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6345"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6346"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6347"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6348" w:author="An Tran, ACA (BUV)" w:date="2024-09-13T17:29:00Z" w16du:dateUtc="2024-09-13T10:29:00Z">
              <w:rPr>
                <w:rFonts w:cs="Arial"/>
                <w:bCs/>
                <w:i/>
                <w:iCs/>
                <w:szCs w:val="22"/>
                <w:u w:val="single"/>
                <w:lang w:val="vi-VN"/>
              </w:rPr>
            </w:rPrChange>
          </w:rPr>
          <w:delText>i:</w:delText>
        </w:r>
      </w:del>
    </w:p>
    <w:p w14:paraId="5A71F67A" w14:textId="66BF79C4" w:rsidR="00EA7631" w:rsidRPr="00D427AB" w:rsidDel="003C6139" w:rsidRDefault="00EA7631">
      <w:pPr>
        <w:rPr>
          <w:del w:id="16349" w:author="An Tran, ACA (BUV)" w:date="2024-09-12T11:07:00Z" w16du:dateUtc="2024-09-12T04:07:00Z"/>
          <w:rFonts w:cs="Arial"/>
          <w:szCs w:val="22"/>
          <w:lang w:val="vi-VN"/>
        </w:rPr>
        <w:pPrChange w:id="1635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351" w:author="An Tran, ACA (BUV)" w:date="2024-09-12T11:07:00Z" w16du:dateUtc="2024-09-12T04:07:00Z">
        <w:r w:rsidRPr="00863667" w:rsidDel="003C6139">
          <w:rPr>
            <w:rFonts w:ascii="iCiel Avenir LT Std 35 Light" w:hAnsi="iCiel Avenir LT Std 35 Light" w:cs="Arial"/>
            <w:sz w:val="22"/>
            <w:szCs w:val="22"/>
            <w:lang w:val="vi-VN"/>
            <w:rPrChange w:id="16352" w:author="An Tran, ACA (BUV)" w:date="2024-09-13T17:29:00Z" w16du:dateUtc="2024-09-13T10:29:00Z">
              <w:rPr>
                <w:rFonts w:cs="Arial"/>
                <w:szCs w:val="22"/>
                <w:lang w:val="vi-VN"/>
              </w:rPr>
            </w:rPrChange>
          </w:rPr>
          <w:delTex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delText>
        </w:r>
      </w:del>
    </w:p>
    <w:p w14:paraId="61099A3C" w14:textId="2451BB8D" w:rsidR="00EA7631" w:rsidRPr="00D427AB" w:rsidDel="003C6139" w:rsidRDefault="00EA7631">
      <w:pPr>
        <w:rPr>
          <w:del w:id="16353" w:author="An Tran, ACA (BUV)" w:date="2024-09-12T11:07:00Z" w16du:dateUtc="2024-09-12T04:07:00Z"/>
          <w:rFonts w:cs="Arial"/>
          <w:szCs w:val="22"/>
        </w:rPr>
        <w:pPrChange w:id="1635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355" w:author="An Tran, ACA (BUV)" w:date="2024-09-12T11:07:00Z" w16du:dateUtc="2024-09-12T04:07:00Z">
        <w:r w:rsidRPr="00863667" w:rsidDel="003C6139">
          <w:rPr>
            <w:rFonts w:ascii="iCiel Avenir LT Std 35 Light" w:hAnsi="iCiel Avenir LT Std 35 Light" w:cs="Arial"/>
            <w:noProof/>
            <w:sz w:val="22"/>
            <w:szCs w:val="22"/>
            <w:lang w:val="vi-VN"/>
            <w:rPrChange w:id="16356" w:author="An Tran, ACA (BUV)" w:date="2024-09-13T17:29:00Z" w16du:dateUtc="2024-09-13T10:29:00Z">
              <w:rPr>
                <w:rFonts w:cs="Arial"/>
                <w:noProof/>
                <w:szCs w:val="22"/>
                <w:lang w:val="vi-VN"/>
              </w:rPr>
            </w:rPrChange>
          </w:rPr>
          <w:drawing>
            <wp:anchor distT="0" distB="0" distL="114300" distR="114300" simplePos="0" relativeHeight="251668480" behindDoc="1" locked="0" layoutInCell="1" allowOverlap="1" wp14:anchorId="467E6870" wp14:editId="7A796C52">
              <wp:simplePos x="0" y="0"/>
              <wp:positionH relativeFrom="margin">
                <wp:posOffset>-45720</wp:posOffset>
              </wp:positionH>
              <wp:positionV relativeFrom="paragraph">
                <wp:posOffset>76835</wp:posOffset>
              </wp:positionV>
              <wp:extent cx="6264910" cy="3366770"/>
              <wp:effectExtent l="0" t="0" r="2540" b="5080"/>
              <wp:wrapTopAndBottom/>
              <wp:docPr id="1637814752"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863667" w:rsidDel="003C6139">
          <w:rPr>
            <w:rFonts w:ascii="iCiel Avenir LT Std 35 Light" w:hAnsi="iCiel Avenir LT Std 35 Light" w:cs="Arial"/>
            <w:sz w:val="22"/>
            <w:szCs w:val="22"/>
            <w:lang w:val="vi-VN"/>
            <w:rPrChange w:id="16357" w:author="An Tran, ACA (BUV)" w:date="2024-09-13T17:29:00Z" w16du:dateUtc="2024-09-13T10:29:00Z">
              <w:rPr>
                <w:rFonts w:cs="Arial"/>
                <w:szCs w:val="22"/>
                <w:lang w:val="vi-VN"/>
              </w:rPr>
            </w:rPrChange>
          </w:rPr>
          <w:delTex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delText>
        </w:r>
      </w:del>
    </w:p>
    <w:p w14:paraId="2B510EF0" w14:textId="0812BB5D" w:rsidR="00C1363F" w:rsidRPr="00D427AB" w:rsidDel="003C6139" w:rsidRDefault="00C1363F">
      <w:pPr>
        <w:rPr>
          <w:del w:id="16358" w:author="An Tran, ACA (BUV)" w:date="2024-09-12T11:07:00Z" w16du:dateUtc="2024-09-12T04:07:00Z"/>
          <w:rFonts w:cs="Arial"/>
          <w:i/>
          <w:iCs/>
          <w:szCs w:val="22"/>
        </w:rPr>
        <w:pPrChange w:id="1635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360" w:author="An Tran, ACA (BUV)" w:date="2024-09-12T11:07:00Z" w16du:dateUtc="2024-09-12T04:07:00Z">
        <w:r w:rsidRPr="00863667" w:rsidDel="003C6139">
          <w:rPr>
            <w:rFonts w:ascii="iCiel Avenir LT Std 35 Light" w:hAnsi="iCiel Avenir LT Std 35 Light" w:cs="Arial"/>
            <w:sz w:val="22"/>
            <w:szCs w:val="22"/>
            <w:rPrChange w:id="16361"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6362"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6363"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6364"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365"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366"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6367"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6368"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6369"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6370"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6371"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6372"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373"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374"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6375"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6376"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6377" w:author="An Tran, ACA (BUV)" w:date="2024-09-13T17:29:00Z" w16du:dateUtc="2024-09-13T10:29:00Z">
              <w:rPr>
                <w:rFonts w:cs="Arial"/>
                <w:szCs w:val="22"/>
              </w:rPr>
            </w:rPrChange>
          </w:rPr>
          <w:delText>.</w:delText>
        </w:r>
      </w:del>
    </w:p>
    <w:p w14:paraId="486EC990" w14:textId="2596DB45" w:rsidR="00863B99" w:rsidRPr="00D427AB" w:rsidDel="003C6139" w:rsidRDefault="00EA7631">
      <w:pPr>
        <w:rPr>
          <w:del w:id="16378" w:author="An Tran, ACA (BUV)" w:date="2024-09-12T11:07:00Z" w16du:dateUtc="2024-09-12T04:07:00Z"/>
          <w:rFonts w:cs="Arial"/>
          <w:i/>
          <w:iCs/>
          <w:szCs w:val="22"/>
          <w:lang w:val="vi-VN"/>
        </w:rPr>
        <w:pPrChange w:id="1637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380" w:author="An Tran, ACA (BUV)" w:date="2024-09-12T11:07:00Z" w16du:dateUtc="2024-09-12T04:07:00Z">
        <w:r w:rsidRPr="00863667" w:rsidDel="003C6139">
          <w:rPr>
            <w:rFonts w:ascii="iCiel Avenir LT Std 35 Light" w:hAnsi="iCiel Avenir LT Std 35 Light" w:cs="Arial"/>
            <w:i/>
            <w:iCs/>
            <w:sz w:val="22"/>
            <w:szCs w:val="22"/>
            <w:lang w:val="vi-VN"/>
            <w:rPrChange w:id="16381" w:author="An Tran, ACA (BUV)" w:date="2024-09-13T17:29:00Z" w16du:dateUtc="2024-09-13T10:29:00Z">
              <w:rPr>
                <w:rFonts w:cs="Arial"/>
                <w:i/>
                <w:iCs/>
                <w:szCs w:val="22"/>
                <w:lang w:val="vi-VN"/>
              </w:rPr>
            </w:rPrChange>
          </w:rPr>
          <w:delText xml:space="preserve">Các công ty </w:delText>
        </w:r>
        <w:r w:rsidRPr="00863667" w:rsidDel="003C6139">
          <w:rPr>
            <w:rFonts w:ascii="iCiel Avenir LT Std 35 Light" w:hAnsi="iCiel Avenir LT Std 35 Light" w:cs="Calibri"/>
            <w:i/>
            <w:iCs/>
            <w:sz w:val="22"/>
            <w:szCs w:val="22"/>
            <w:lang w:val="vi-VN"/>
            <w:rPrChange w:id="16382" w:author="An Tran, ACA (BUV)" w:date="2024-09-13T17:29:00Z" w16du:dateUtc="2024-09-13T10:29:00Z">
              <w:rPr>
                <w:rFonts w:cs="Calibri"/>
                <w:i/>
                <w:iCs/>
                <w:szCs w:val="22"/>
                <w:lang w:val="vi-VN"/>
              </w:rPr>
            </w:rPrChange>
          </w:rPr>
          <w:delText>đố</w:delText>
        </w:r>
        <w:r w:rsidRPr="00863667" w:rsidDel="003C6139">
          <w:rPr>
            <w:rFonts w:ascii="iCiel Avenir LT Std 35 Light" w:hAnsi="iCiel Avenir LT Std 35 Light" w:cs="Arial"/>
            <w:i/>
            <w:iCs/>
            <w:sz w:val="22"/>
            <w:szCs w:val="22"/>
            <w:lang w:val="vi-VN"/>
            <w:rPrChange w:id="16383" w:author="An Tran, ACA (BUV)" w:date="2024-09-13T17:29:00Z" w16du:dateUtc="2024-09-13T10:29:00Z">
              <w:rPr>
                <w:rFonts w:cs="Arial"/>
                <w:i/>
                <w:iCs/>
                <w:szCs w:val="22"/>
                <w:lang w:val="vi-VN"/>
              </w:rPr>
            </w:rPrChange>
          </w:rPr>
          <w:delText>i t</w:delText>
        </w:r>
        <w:r w:rsidRPr="00863667" w:rsidDel="003C6139">
          <w:rPr>
            <w:rFonts w:ascii="iCiel Avenir LT Std 35 Light" w:hAnsi="iCiel Avenir LT Std 35 Light" w:cs="Avenir Next LT Pro"/>
            <w:i/>
            <w:iCs/>
            <w:sz w:val="22"/>
            <w:szCs w:val="22"/>
            <w:lang w:val="vi-VN"/>
            <w:rPrChange w:id="16384"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385" w:author="An Tran, ACA (BUV)" w:date="2024-09-13T17:29:00Z" w16du:dateUtc="2024-09-13T10:29:00Z">
              <w:rPr>
                <w:rFonts w:cs="Arial"/>
                <w:i/>
                <w:iCs/>
                <w:szCs w:val="22"/>
                <w:lang w:val="vi-VN"/>
              </w:rPr>
            </w:rPrChange>
          </w:rPr>
          <w:delText>c v</w:delText>
        </w:r>
        <w:r w:rsidRPr="00863667" w:rsidDel="003C6139">
          <w:rPr>
            <w:rFonts w:ascii="iCiel Avenir LT Std 35 Light" w:hAnsi="iCiel Avenir LT Std 35 Light" w:cs="Calibri"/>
            <w:i/>
            <w:iCs/>
            <w:sz w:val="22"/>
            <w:szCs w:val="22"/>
            <w:lang w:val="vi-VN"/>
            <w:rPrChange w:id="16386"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6387" w:author="An Tran, ACA (BUV)" w:date="2024-09-13T17:29:00Z" w16du:dateUtc="2024-09-13T10:29:00Z">
              <w:rPr>
                <w:rFonts w:cs="Arial"/>
                <w:i/>
                <w:iCs/>
                <w:szCs w:val="22"/>
                <w:lang w:val="vi-VN"/>
              </w:rPr>
            </w:rPrChange>
          </w:rPr>
          <w:delText>i BUV v</w:delText>
        </w:r>
        <w:r w:rsidRPr="00863667" w:rsidDel="003C6139">
          <w:rPr>
            <w:rFonts w:ascii="iCiel Avenir LT Std 35 Light" w:hAnsi="iCiel Avenir LT Std 35 Light" w:cs="Calibri"/>
            <w:i/>
            <w:iCs/>
            <w:sz w:val="22"/>
            <w:szCs w:val="22"/>
            <w:lang w:val="vi-VN"/>
            <w:rPrChange w:id="16388"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6389"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Calibri"/>
            <w:i/>
            <w:iCs/>
            <w:sz w:val="22"/>
            <w:szCs w:val="22"/>
            <w:lang w:val="vi-VN"/>
            <w:rPrChange w:id="16390"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 w:val="22"/>
            <w:szCs w:val="22"/>
            <w:lang w:val="vi-VN"/>
            <w:rPrChange w:id="16391"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6392"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6393" w:author="An Tran, ACA (BUV)" w:date="2024-09-13T17:29:00Z" w16du:dateUtc="2024-09-13T10:29:00Z">
              <w:rPr>
                <w:rFonts w:cs="Arial"/>
                <w:i/>
                <w:iCs/>
                <w:szCs w:val="22"/>
                <w:lang w:val="vi-VN"/>
              </w:rPr>
            </w:rPrChange>
          </w:rPr>
          <w:delText>i th</w:delText>
        </w:r>
        <w:r w:rsidRPr="00863667" w:rsidDel="003C6139">
          <w:rPr>
            <w:rFonts w:ascii="iCiel Avenir LT Std 35 Light" w:hAnsi="iCiel Avenir LT Std 35 Light" w:cs="Calibri"/>
            <w:i/>
            <w:iCs/>
            <w:sz w:val="22"/>
            <w:szCs w:val="22"/>
            <w:lang w:val="vi-VN"/>
            <w:rPrChange w:id="1639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6395"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6396"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6397" w:author="An Tran, ACA (BUV)" w:date="2024-09-13T17:29:00Z" w16du:dateUtc="2024-09-13T10:29:00Z">
              <w:rPr>
                <w:rFonts w:cs="Arial"/>
                <w:i/>
                <w:iCs/>
                <w:szCs w:val="22"/>
                <w:lang w:val="vi-VN"/>
              </w:rPr>
            </w:rPrChange>
          </w:rPr>
          <w:delText>p bao g</w:delText>
        </w:r>
        <w:r w:rsidRPr="00863667" w:rsidDel="003C6139">
          <w:rPr>
            <w:rFonts w:ascii="iCiel Avenir LT Std 35 Light" w:hAnsi="iCiel Avenir LT Std 35 Light" w:cs="Calibri"/>
            <w:i/>
            <w:iCs/>
            <w:sz w:val="22"/>
            <w:szCs w:val="22"/>
            <w:lang w:val="vi-VN"/>
            <w:rPrChange w:id="16398" w:author="An Tran, ACA (BUV)" w:date="2024-09-13T17:29:00Z" w16du:dateUtc="2024-09-13T10:29:00Z">
              <w:rPr>
                <w:rFonts w:cs="Calibri"/>
                <w:i/>
                <w:iCs/>
                <w:szCs w:val="22"/>
                <w:lang w:val="vi-VN"/>
              </w:rPr>
            </w:rPrChange>
          </w:rPr>
          <w:delText>ồ</w:delText>
        </w:r>
        <w:r w:rsidRPr="00863667" w:rsidDel="003C6139">
          <w:rPr>
            <w:rFonts w:ascii="iCiel Avenir LT Std 35 Light" w:hAnsi="iCiel Avenir LT Std 35 Light" w:cs="Arial"/>
            <w:i/>
            <w:iCs/>
            <w:sz w:val="22"/>
            <w:szCs w:val="22"/>
            <w:lang w:val="vi-VN"/>
            <w:rPrChange w:id="16399" w:author="An Tran, ACA (BUV)" w:date="2024-09-13T17:29:00Z" w16du:dateUtc="2024-09-13T10:29:00Z">
              <w:rPr>
                <w:rFonts w:cs="Arial"/>
                <w:i/>
                <w:iCs/>
                <w:szCs w:val="22"/>
                <w:lang w:val="vi-VN"/>
              </w:rPr>
            </w:rPrChange>
          </w:rPr>
          <w:delText>m c</w:delText>
        </w:r>
        <w:r w:rsidRPr="00863667" w:rsidDel="003C6139">
          <w:rPr>
            <w:rFonts w:ascii="iCiel Avenir LT Std 35 Light" w:hAnsi="iCiel Avenir LT Std 35 Light" w:cs="Avenir Next LT Pro"/>
            <w:i/>
            <w:iCs/>
            <w:sz w:val="22"/>
            <w:szCs w:val="22"/>
            <w:lang w:val="vi-VN"/>
            <w:rPrChange w:id="16400"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401"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6402"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6403" w:author="An Tran, ACA (BUV)" w:date="2024-09-13T17:29:00Z" w16du:dateUtc="2024-09-13T10:29:00Z">
              <w:rPr>
                <w:rFonts w:cs="Arial"/>
                <w:i/>
                <w:iCs/>
                <w:szCs w:val="22"/>
                <w:lang w:val="vi-VN"/>
              </w:rPr>
            </w:rPrChange>
          </w:rPr>
          <w:delText xml:space="preserve">p </w:delText>
        </w:r>
        <w:r w:rsidRPr="00863667" w:rsidDel="003C6139">
          <w:rPr>
            <w:rFonts w:ascii="iCiel Avenir LT Std 35 Light" w:hAnsi="iCiel Avenir LT Std 35 Light" w:cs="Calibri"/>
            <w:i/>
            <w:iCs/>
            <w:sz w:val="22"/>
            <w:szCs w:val="22"/>
            <w:lang w:val="vi-VN"/>
            <w:rPrChange w:id="16404"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6405" w:author="An Tran, ACA (BUV)" w:date="2024-09-13T17:29:00Z" w16du:dateUtc="2024-09-13T10:29:00Z">
              <w:rPr>
                <w:rFonts w:cs="Arial"/>
                <w:i/>
                <w:iCs/>
                <w:szCs w:val="22"/>
                <w:lang w:val="vi-VN"/>
              </w:rPr>
            </w:rPrChange>
          </w:rPr>
          <w:delText>o</w:delText>
        </w:r>
        <w:r w:rsidRPr="00863667" w:rsidDel="003C6139">
          <w:rPr>
            <w:rFonts w:ascii="iCiel Avenir LT Std 35 Light" w:hAnsi="iCiel Avenir LT Std 35 Light" w:cs="Avenir Next LT Pro"/>
            <w:i/>
            <w:iCs/>
            <w:sz w:val="22"/>
            <w:szCs w:val="22"/>
            <w:lang w:val="vi-VN"/>
            <w:rPrChange w:id="16406"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6407" w:author="An Tran, ACA (BUV)" w:date="2024-09-13T17:29:00Z" w16du:dateUtc="2024-09-13T10:29:00Z">
              <w:rPr>
                <w:rFonts w:cs="Arial"/>
                <w:i/>
                <w:iCs/>
                <w:szCs w:val="22"/>
                <w:lang w:val="vi-VN"/>
              </w:rPr>
            </w:rPrChange>
          </w:rPr>
          <w:delText>n l</w:delText>
        </w:r>
        <w:r w:rsidRPr="00863667" w:rsidDel="003C6139">
          <w:rPr>
            <w:rFonts w:ascii="iCiel Avenir LT Std 35 Light" w:hAnsi="iCiel Avenir LT Std 35 Light" w:cs="Calibri"/>
            <w:i/>
            <w:iCs/>
            <w:sz w:val="22"/>
            <w:szCs w:val="22"/>
            <w:lang w:val="vi-VN"/>
            <w:rPrChange w:id="16408"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6409"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Avenir Next LT Pro"/>
            <w:i/>
            <w:iCs/>
            <w:sz w:val="22"/>
            <w:szCs w:val="22"/>
            <w:lang w:val="vi-VN"/>
            <w:rPrChange w:id="16410" w:author="An Tran, ACA (BUV)" w:date="2024-09-13T17:29:00Z" w16du:dateUtc="2024-09-13T10:29:00Z">
              <w:rPr>
                <w:rFonts w:cs="Avenir Next LT Pro"/>
                <w:i/>
                <w:iCs/>
                <w:szCs w:val="22"/>
                <w:lang w:val="vi-VN"/>
              </w:rPr>
            </w:rPrChange>
          </w:rPr>
          <w:delText>ô</w:delText>
        </w:r>
        <w:r w:rsidRPr="00863667" w:rsidDel="003C6139">
          <w:rPr>
            <w:rFonts w:ascii="iCiel Avenir LT Std 35 Light" w:hAnsi="iCiel Avenir LT Std 35 Light" w:cs="Arial"/>
            <w:i/>
            <w:iCs/>
            <w:sz w:val="22"/>
            <w:szCs w:val="22"/>
            <w:lang w:val="vi-VN"/>
            <w:rPrChange w:id="16411" w:author="An Tran, ACA (BUV)" w:date="2024-09-13T17:29:00Z" w16du:dateUtc="2024-09-13T10:29:00Z">
              <w:rPr>
                <w:rFonts w:cs="Arial"/>
                <w:i/>
                <w:iCs/>
                <w:szCs w:val="22"/>
                <w:lang w:val="vi-VN"/>
              </w:rPr>
            </w:rPrChange>
          </w:rPr>
          <w:delText>ng ty v</w:delText>
        </w:r>
        <w:r w:rsidRPr="00863667" w:rsidDel="003C6139">
          <w:rPr>
            <w:rFonts w:ascii="iCiel Avenir LT Std 35 Light" w:hAnsi="iCiel Avenir LT Std 35 Light" w:cs="Calibri"/>
            <w:i/>
            <w:iCs/>
            <w:sz w:val="22"/>
            <w:szCs w:val="22"/>
            <w:lang w:val="vi-VN"/>
            <w:rPrChange w:id="16412" w:author="An Tran, ACA (BUV)" w:date="2024-09-13T17:29:00Z" w16du:dateUtc="2024-09-13T10:29:00Z">
              <w:rPr>
                <w:rFonts w:cs="Calibri"/>
                <w:i/>
                <w:iCs/>
                <w:szCs w:val="22"/>
                <w:lang w:val="vi-VN"/>
              </w:rPr>
            </w:rPrChange>
          </w:rPr>
          <w:delText>ừ</w:delText>
        </w:r>
        <w:r w:rsidRPr="00863667" w:rsidDel="003C6139">
          <w:rPr>
            <w:rFonts w:ascii="iCiel Avenir LT Std 35 Light" w:hAnsi="iCiel Avenir LT Std 35 Light" w:cs="Arial"/>
            <w:i/>
            <w:iCs/>
            <w:sz w:val="22"/>
            <w:szCs w:val="22"/>
            <w:lang w:val="vi-VN"/>
            <w:rPrChange w:id="16413" w:author="An Tran, ACA (BUV)" w:date="2024-09-13T17:29:00Z" w16du:dateUtc="2024-09-13T10:29:00Z">
              <w:rPr>
                <w:rFonts w:cs="Arial"/>
                <w:i/>
                <w:iCs/>
                <w:szCs w:val="22"/>
                <w:lang w:val="vi-VN"/>
              </w:rPr>
            </w:rPrChange>
          </w:rPr>
          <w:delText>a v</w:delText>
        </w:r>
        <w:r w:rsidRPr="00863667" w:rsidDel="003C6139">
          <w:rPr>
            <w:rFonts w:ascii="iCiel Avenir LT Std 35 Light" w:hAnsi="iCiel Avenir LT Std 35 Light" w:cs="Avenir Next LT Pro"/>
            <w:i/>
            <w:iCs/>
            <w:sz w:val="22"/>
            <w:szCs w:val="22"/>
            <w:lang w:val="vi-VN"/>
            <w:rPrChange w:id="16414"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6415" w:author="An Tran, ACA (BUV)" w:date="2024-09-13T17:29:00Z" w16du:dateUtc="2024-09-13T10:29:00Z">
              <w:rPr>
                <w:rFonts w:cs="Arial"/>
                <w:i/>
                <w:iCs/>
                <w:szCs w:val="22"/>
                <w:lang w:val="vi-VN"/>
              </w:rPr>
            </w:rPrChange>
          </w:rPr>
          <w:delText xml:space="preserve"> nh</w:delText>
        </w:r>
        <w:r w:rsidRPr="00863667" w:rsidDel="003C6139">
          <w:rPr>
            <w:rFonts w:ascii="iCiel Avenir LT Std 35 Light" w:hAnsi="iCiel Avenir LT Std 35 Light" w:cs="Calibri"/>
            <w:i/>
            <w:iCs/>
            <w:sz w:val="22"/>
            <w:szCs w:val="22"/>
            <w:lang w:val="vi-VN"/>
            <w:rPrChange w:id="16416" w:author="An Tran, ACA (BUV)" w:date="2024-09-13T17:29:00Z" w16du:dateUtc="2024-09-13T10:29:00Z">
              <w:rPr>
                <w:rFonts w:cs="Calibri"/>
                <w:i/>
                <w:iCs/>
                <w:szCs w:val="22"/>
                <w:lang w:val="vi-VN"/>
              </w:rPr>
            </w:rPrChange>
          </w:rPr>
          <w:delText>ỏ</w:delText>
        </w:r>
        <w:r w:rsidRPr="00863667" w:rsidDel="003C6139">
          <w:rPr>
            <w:rFonts w:ascii="iCiel Avenir LT Std 35 Light" w:hAnsi="iCiel Avenir LT Std 35 Light" w:cs="Arial"/>
            <w:i/>
            <w:iCs/>
            <w:sz w:val="22"/>
            <w:szCs w:val="22"/>
            <w:lang w:val="vi-VN"/>
            <w:rPrChange w:id="16417" w:author="An Tran, ACA (BUV)" w:date="2024-09-13T17:29:00Z" w16du:dateUtc="2024-09-13T10:29:00Z">
              <w:rPr>
                <w:rFonts w:cs="Arial"/>
                <w:i/>
                <w:iCs/>
                <w:szCs w:val="22"/>
                <w:lang w:val="vi-VN"/>
              </w:rPr>
            </w:rPrChange>
          </w:rPr>
          <w:delText>, c</w:delText>
        </w:r>
        <w:r w:rsidRPr="00863667" w:rsidDel="003C6139">
          <w:rPr>
            <w:rFonts w:ascii="iCiel Avenir LT Std 35 Light" w:hAnsi="iCiel Avenir LT Std 35 Light" w:cs="Avenir Next LT Pro"/>
            <w:i/>
            <w:iCs/>
            <w:sz w:val="22"/>
            <w:szCs w:val="22"/>
            <w:lang w:val="vi-VN"/>
            <w:rPrChange w:id="16418"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419"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Next LT Pro"/>
            <w:i/>
            <w:iCs/>
            <w:sz w:val="22"/>
            <w:szCs w:val="22"/>
            <w:lang w:val="vi-VN"/>
            <w:rPrChange w:id="16420" w:author="An Tran, ACA (BUV)" w:date="2024-09-13T17:29:00Z" w16du:dateUtc="2024-09-13T10:29:00Z">
              <w:rPr>
                <w:rFonts w:cs="Avenir Next LT Pro"/>
                <w:i/>
                <w:iCs/>
                <w:szCs w:val="22"/>
                <w:lang w:val="vi-VN"/>
              </w:rPr>
            </w:rPrChange>
          </w:rPr>
          <w:delText>ô</w:delText>
        </w:r>
        <w:r w:rsidRPr="00863667" w:rsidDel="003C6139">
          <w:rPr>
            <w:rFonts w:ascii="iCiel Avenir LT Std 35 Light" w:hAnsi="iCiel Avenir LT Std 35 Light" w:cs="Arial"/>
            <w:i/>
            <w:iCs/>
            <w:sz w:val="22"/>
            <w:szCs w:val="22"/>
            <w:lang w:val="vi-VN"/>
            <w:rPrChange w:id="16421" w:author="An Tran, ACA (BUV)" w:date="2024-09-13T17:29:00Z" w16du:dateUtc="2024-09-13T10:29:00Z">
              <w:rPr>
                <w:rFonts w:cs="Arial"/>
                <w:i/>
                <w:iCs/>
                <w:szCs w:val="22"/>
                <w:lang w:val="vi-VN"/>
              </w:rPr>
            </w:rPrChange>
          </w:rPr>
          <w:delText>ng ty Vi</w:delText>
        </w:r>
        <w:r w:rsidRPr="00863667" w:rsidDel="003C6139">
          <w:rPr>
            <w:rFonts w:ascii="iCiel Avenir LT Std 35 Light" w:hAnsi="iCiel Avenir LT Std 35 Light" w:cs="Calibri"/>
            <w:i/>
            <w:iCs/>
            <w:sz w:val="22"/>
            <w:szCs w:val="22"/>
            <w:lang w:val="vi-VN"/>
            <w:rPrChange w:id="16422"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6423" w:author="An Tran, ACA (BUV)" w:date="2024-09-13T17:29:00Z" w16du:dateUtc="2024-09-13T10:29:00Z">
              <w:rPr>
                <w:rFonts w:cs="Arial"/>
                <w:i/>
                <w:iCs/>
                <w:szCs w:val="22"/>
                <w:lang w:val="vi-VN"/>
              </w:rPr>
            </w:rPrChange>
          </w:rPr>
          <w:delText>t Nam v</w:delText>
        </w:r>
        <w:r w:rsidRPr="00863667" w:rsidDel="003C6139">
          <w:rPr>
            <w:rFonts w:ascii="iCiel Avenir LT Std 35 Light" w:hAnsi="iCiel Avenir LT Std 35 Light" w:cs="Avenir Next LT Pro"/>
            <w:i/>
            <w:iCs/>
            <w:sz w:val="22"/>
            <w:szCs w:val="22"/>
            <w:lang w:val="vi-VN"/>
            <w:rPrChange w:id="16424"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6425" w:author="An Tran, ACA (BUV)" w:date="2024-09-13T17:29:00Z" w16du:dateUtc="2024-09-13T10:29:00Z">
              <w:rPr>
                <w:rFonts w:cs="Arial"/>
                <w:i/>
                <w:iCs/>
                <w:szCs w:val="22"/>
                <w:lang w:val="vi-VN"/>
              </w:rPr>
            </w:rPrChange>
          </w:rPr>
          <w:delText xml:space="preserve"> qu</w:delText>
        </w:r>
        <w:r w:rsidRPr="00863667" w:rsidDel="003C6139">
          <w:rPr>
            <w:rFonts w:ascii="iCiel Avenir LT Std 35 Light" w:hAnsi="iCiel Avenir LT Std 35 Light" w:cs="Calibri"/>
            <w:i/>
            <w:iCs/>
            <w:sz w:val="22"/>
            <w:szCs w:val="22"/>
            <w:lang w:val="vi-VN"/>
            <w:rPrChange w:id="16426"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6427"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6428"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6429" w:author="An Tran, ACA (BUV)" w:date="2024-09-13T17:29:00Z" w16du:dateUtc="2024-09-13T10:29:00Z">
              <w:rPr>
                <w:rFonts w:cs="Arial"/>
                <w:i/>
                <w:iCs/>
                <w:szCs w:val="22"/>
                <w:lang w:val="vi-VN"/>
              </w:rPr>
            </w:rPrChange>
          </w:rPr>
          <w:delText>, c</w:delText>
        </w:r>
        <w:r w:rsidRPr="00863667" w:rsidDel="003C6139">
          <w:rPr>
            <w:rFonts w:ascii="iCiel Avenir LT Std 35 Light" w:hAnsi="iCiel Avenir LT Std 35 Light" w:cs="Avenir Next LT Pro"/>
            <w:i/>
            <w:iCs/>
            <w:sz w:val="22"/>
            <w:szCs w:val="22"/>
            <w:lang w:val="vi-VN"/>
            <w:rPrChange w:id="16430"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431"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6432"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6433" w:author="An Tran, ACA (BUV)" w:date="2024-09-13T17:29:00Z" w16du:dateUtc="2024-09-13T10:29:00Z">
              <w:rPr>
                <w:rFonts w:cs="Arial"/>
                <w:i/>
                <w:iCs/>
                <w:szCs w:val="22"/>
                <w:lang w:val="vi-VN"/>
              </w:rPr>
            </w:rPrChange>
          </w:rPr>
          <w:delText xml:space="preserve"> ch</w:delText>
        </w:r>
        <w:r w:rsidRPr="00863667" w:rsidDel="003C6139">
          <w:rPr>
            <w:rFonts w:ascii="iCiel Avenir LT Std 35 Light" w:hAnsi="iCiel Avenir LT Std 35 Light" w:cs="Calibri"/>
            <w:i/>
            <w:iCs/>
            <w:sz w:val="22"/>
            <w:szCs w:val="22"/>
            <w:lang w:val="vi-VN"/>
            <w:rPrChange w:id="16434"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6435" w:author="An Tran, ACA (BUV)" w:date="2024-09-13T17:29:00Z" w16du:dateUtc="2024-09-13T10:29:00Z">
              <w:rPr>
                <w:rFonts w:cs="Arial"/>
                <w:i/>
                <w:iCs/>
                <w:szCs w:val="22"/>
                <w:lang w:val="vi-VN"/>
              </w:rPr>
            </w:rPrChange>
          </w:rPr>
          <w:delText>c phi l</w:delText>
        </w:r>
        <w:r w:rsidRPr="00863667" w:rsidDel="003C6139">
          <w:rPr>
            <w:rFonts w:ascii="iCiel Avenir LT Std 35 Light" w:hAnsi="iCiel Avenir LT Std 35 Light" w:cs="Calibri"/>
            <w:i/>
            <w:iCs/>
            <w:sz w:val="22"/>
            <w:szCs w:val="22"/>
            <w:lang w:val="vi-VN"/>
            <w:rPrChange w:id="16436"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6437" w:author="An Tran, ACA (BUV)" w:date="2024-09-13T17:29:00Z" w16du:dateUtc="2024-09-13T10:29:00Z">
              <w:rPr>
                <w:rFonts w:cs="Arial"/>
                <w:i/>
                <w:iCs/>
                <w:szCs w:val="22"/>
                <w:lang w:val="vi-VN"/>
              </w:rPr>
            </w:rPrChange>
          </w:rPr>
          <w:delText>i nhu</w:delText>
        </w:r>
        <w:r w:rsidRPr="00863667" w:rsidDel="003C6139">
          <w:rPr>
            <w:rFonts w:ascii="iCiel Avenir LT Std 35 Light" w:hAnsi="iCiel Avenir LT Std 35 Light" w:cs="Calibri"/>
            <w:i/>
            <w:iCs/>
            <w:sz w:val="22"/>
            <w:szCs w:val="22"/>
            <w:lang w:val="vi-VN"/>
            <w:rPrChange w:id="16438"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6439" w:author="An Tran, ACA (BUV)" w:date="2024-09-13T17:29:00Z" w16du:dateUtc="2024-09-13T10:29:00Z">
              <w:rPr>
                <w:rFonts w:cs="Arial"/>
                <w:i/>
                <w:iCs/>
                <w:szCs w:val="22"/>
                <w:lang w:val="vi-VN"/>
              </w:rPr>
            </w:rPrChange>
          </w:rPr>
          <w:delText>n v</w:delText>
        </w:r>
        <w:r w:rsidRPr="00863667" w:rsidDel="003C6139">
          <w:rPr>
            <w:rFonts w:ascii="iCiel Avenir LT Std 35 Light" w:hAnsi="iCiel Avenir LT Std 35 Light" w:cs="Avenir Next LT Pro"/>
            <w:i/>
            <w:iCs/>
            <w:sz w:val="22"/>
            <w:szCs w:val="22"/>
            <w:lang w:val="vi-VN"/>
            <w:rPrChange w:id="16440"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6441" w:author="An Tran, ACA (BUV)" w:date="2024-09-13T17:29:00Z" w16du:dateUtc="2024-09-13T10:29:00Z">
              <w:rPr>
                <w:rFonts w:cs="Arial"/>
                <w:i/>
                <w:iCs/>
                <w:szCs w:val="22"/>
                <w:lang w:val="vi-VN"/>
              </w:rPr>
            </w:rPrChange>
          </w:rPr>
          <w:delText xml:space="preserve"> phi ch</w:delText>
        </w:r>
        <w:r w:rsidRPr="00863667" w:rsidDel="003C6139">
          <w:rPr>
            <w:rFonts w:ascii="iCiel Avenir LT Std 35 Light" w:hAnsi="iCiel Avenir LT Std 35 Light" w:cs="Avenir Next LT Pro"/>
            <w:i/>
            <w:iCs/>
            <w:sz w:val="22"/>
            <w:szCs w:val="22"/>
            <w:lang w:val="vi-VN"/>
            <w:rPrChange w:id="16442" w:author="An Tran, ACA (BUV)" w:date="2024-09-13T17:29:00Z" w16du:dateUtc="2024-09-13T10:29:00Z">
              <w:rPr>
                <w:rFonts w:cs="Avenir Next LT Pro"/>
                <w:i/>
                <w:iCs/>
                <w:szCs w:val="22"/>
                <w:lang w:val="vi-VN"/>
              </w:rPr>
            </w:rPrChange>
          </w:rPr>
          <w:delText>í</w:delText>
        </w:r>
        <w:r w:rsidRPr="00863667" w:rsidDel="003C6139">
          <w:rPr>
            <w:rFonts w:ascii="iCiel Avenir LT Std 35 Light" w:hAnsi="iCiel Avenir LT Std 35 Light" w:cs="Arial"/>
            <w:i/>
            <w:iCs/>
            <w:sz w:val="22"/>
            <w:szCs w:val="22"/>
            <w:lang w:val="vi-VN"/>
            <w:rPrChange w:id="16443" w:author="An Tran, ACA (BUV)" w:date="2024-09-13T17:29:00Z" w16du:dateUtc="2024-09-13T10:29:00Z">
              <w:rPr>
                <w:rFonts w:cs="Arial"/>
                <w:i/>
                <w:iCs/>
                <w:szCs w:val="22"/>
                <w:lang w:val="vi-VN"/>
              </w:rPr>
            </w:rPrChange>
          </w:rPr>
          <w:delText>nh ph</w:delText>
        </w:r>
        <w:r w:rsidRPr="00863667" w:rsidDel="003C6139">
          <w:rPr>
            <w:rFonts w:ascii="iCiel Avenir LT Std 35 Light" w:hAnsi="iCiel Avenir LT Std 35 Light" w:cs="Calibri"/>
            <w:i/>
            <w:iCs/>
            <w:sz w:val="22"/>
            <w:szCs w:val="22"/>
            <w:lang w:val="vi-VN"/>
            <w:rPrChange w:id="16444"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6445" w:author="An Tran, ACA (BUV)" w:date="2024-09-13T17:29:00Z" w16du:dateUtc="2024-09-13T10:29:00Z">
              <w:rPr>
                <w:rFonts w:cs="Arial"/>
                <w:i/>
                <w:iCs/>
                <w:szCs w:val="22"/>
                <w:lang w:val="vi-VN"/>
              </w:rPr>
            </w:rPrChange>
          </w:rPr>
          <w:delText xml:space="preserve"> (NGOs), v</w:delText>
        </w:r>
        <w:r w:rsidRPr="00863667" w:rsidDel="003C6139">
          <w:rPr>
            <w:rFonts w:ascii="iCiel Avenir LT Std 35 Light" w:hAnsi="iCiel Avenir LT Std 35 Light" w:cs="Avenir Next LT Pro"/>
            <w:i/>
            <w:iCs/>
            <w:sz w:val="22"/>
            <w:szCs w:val="22"/>
            <w:lang w:val="vi-VN"/>
            <w:rPrChange w:id="16446"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6447"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Avenir Next LT Pro"/>
            <w:i/>
            <w:iCs/>
            <w:sz w:val="22"/>
            <w:szCs w:val="22"/>
            <w:lang w:val="vi-VN"/>
            <w:rPrChange w:id="16448"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449"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Next LT Pro"/>
            <w:i/>
            <w:iCs/>
            <w:sz w:val="22"/>
            <w:szCs w:val="22"/>
            <w:lang w:val="vi-VN"/>
            <w:rPrChange w:id="16450" w:author="An Tran, ACA (BUV)" w:date="2024-09-13T17:29:00Z" w16du:dateUtc="2024-09-13T10:29:00Z">
              <w:rPr>
                <w:rFonts w:cs="Avenir Next LT Pro"/>
                <w:i/>
                <w:iCs/>
                <w:szCs w:val="22"/>
                <w:lang w:val="vi-VN"/>
              </w:rPr>
            </w:rPrChange>
          </w:rPr>
          <w:delText>ô</w:delText>
        </w:r>
        <w:r w:rsidRPr="00863667" w:rsidDel="003C6139">
          <w:rPr>
            <w:rFonts w:ascii="iCiel Avenir LT Std 35 Light" w:hAnsi="iCiel Avenir LT Std 35 Light" w:cs="Arial"/>
            <w:i/>
            <w:iCs/>
            <w:sz w:val="22"/>
            <w:szCs w:val="22"/>
            <w:lang w:val="vi-VN"/>
            <w:rPrChange w:id="16451" w:author="An Tran, ACA (BUV)" w:date="2024-09-13T17:29:00Z" w16du:dateUtc="2024-09-13T10:29:00Z">
              <w:rPr>
                <w:rFonts w:cs="Arial"/>
                <w:i/>
                <w:iCs/>
                <w:szCs w:val="22"/>
                <w:lang w:val="vi-VN"/>
              </w:rPr>
            </w:rPrChange>
          </w:rPr>
          <w:delText>ng ty c</w:delText>
        </w:r>
        <w:r w:rsidRPr="00863667" w:rsidDel="003C6139">
          <w:rPr>
            <w:rFonts w:ascii="iCiel Avenir LT Std 35 Light" w:hAnsi="iCiel Avenir LT Std 35 Light" w:cs="Avenir Next LT Pro"/>
            <w:i/>
            <w:iCs/>
            <w:sz w:val="22"/>
            <w:szCs w:val="22"/>
            <w:lang w:val="vi-VN"/>
            <w:rPrChange w:id="16452" w:author="An Tran, ACA (BUV)" w:date="2024-09-13T17:29:00Z" w16du:dateUtc="2024-09-13T10:29:00Z">
              <w:rPr>
                <w:rFonts w:cs="Avenir Next LT Pro"/>
                <w:i/>
                <w:iCs/>
                <w:szCs w:val="22"/>
                <w:lang w:val="vi-VN"/>
              </w:rPr>
            </w:rPrChange>
          </w:rPr>
          <w:delText>ó</w:delText>
        </w:r>
        <w:r w:rsidRPr="00863667" w:rsidDel="003C6139">
          <w:rPr>
            <w:rFonts w:ascii="iCiel Avenir LT Std 35 Light" w:hAnsi="iCiel Avenir LT Std 35 Light" w:cs="Arial"/>
            <w:i/>
            <w:iCs/>
            <w:sz w:val="22"/>
            <w:szCs w:val="22"/>
            <w:lang w:val="vi-VN"/>
            <w:rPrChange w:id="16453"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6454"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6455" w:author="An Tran, ACA (BUV)" w:date="2024-09-13T17:29:00Z" w16du:dateUtc="2024-09-13T10:29:00Z">
              <w:rPr>
                <w:rFonts w:cs="Arial"/>
                <w:i/>
                <w:iCs/>
                <w:szCs w:val="22"/>
                <w:lang w:val="vi-VN"/>
              </w:rPr>
            </w:rPrChange>
          </w:rPr>
          <w:delText xml:space="preserve"> s</w:delText>
        </w:r>
        <w:r w:rsidRPr="00863667" w:rsidDel="003C6139">
          <w:rPr>
            <w:rFonts w:ascii="iCiel Avenir LT Std 35 Light" w:hAnsi="iCiel Avenir LT Std 35 Light" w:cs="Calibri"/>
            <w:i/>
            <w:iCs/>
            <w:sz w:val="22"/>
            <w:szCs w:val="22"/>
            <w:lang w:val="vi-VN"/>
            <w:rPrChange w:id="16456" w:author="An Tran, ACA (BUV)" w:date="2024-09-13T17:29:00Z" w16du:dateUtc="2024-09-13T10:29:00Z">
              <w:rPr>
                <w:rFonts w:cs="Calibri"/>
                <w:i/>
                <w:iCs/>
                <w:szCs w:val="22"/>
                <w:lang w:val="vi-VN"/>
              </w:rPr>
            </w:rPrChange>
          </w:rPr>
          <w:delText>ở</w:delText>
        </w:r>
        <w:r w:rsidRPr="00863667" w:rsidDel="003C6139">
          <w:rPr>
            <w:rFonts w:ascii="iCiel Avenir LT Std 35 Light" w:hAnsi="iCiel Avenir LT Std 35 Light" w:cs="Arial"/>
            <w:i/>
            <w:iCs/>
            <w:sz w:val="22"/>
            <w:szCs w:val="22"/>
            <w:lang w:val="vi-VN"/>
            <w:rPrChange w:id="16457"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6458" w:author="An Tran, ACA (BUV)" w:date="2024-09-13T17:29:00Z" w16du:dateUtc="2024-09-13T10:29:00Z">
              <w:rPr>
                <w:rFonts w:cs="Calibri"/>
                <w:i/>
                <w:iCs/>
                <w:szCs w:val="22"/>
                <w:lang w:val="vi-VN"/>
              </w:rPr>
            </w:rPrChange>
          </w:rPr>
          <w:delText>đặ</w:delText>
        </w:r>
        <w:r w:rsidRPr="00863667" w:rsidDel="003C6139">
          <w:rPr>
            <w:rFonts w:ascii="iCiel Avenir LT Std 35 Light" w:hAnsi="iCiel Avenir LT Std 35 Light" w:cs="Arial"/>
            <w:i/>
            <w:iCs/>
            <w:sz w:val="22"/>
            <w:szCs w:val="22"/>
            <w:lang w:val="vi-VN"/>
            <w:rPrChange w:id="16459" w:author="An Tran, ACA (BUV)" w:date="2024-09-13T17:29:00Z" w16du:dateUtc="2024-09-13T10:29:00Z">
              <w:rPr>
                <w:rFonts w:cs="Arial"/>
                <w:i/>
                <w:iCs/>
                <w:szCs w:val="22"/>
                <w:lang w:val="vi-VN"/>
              </w:rPr>
            </w:rPrChange>
          </w:rPr>
          <w:delText>t t</w:delText>
        </w:r>
        <w:r w:rsidRPr="00863667" w:rsidDel="003C6139">
          <w:rPr>
            <w:rFonts w:ascii="iCiel Avenir LT Std 35 Light" w:hAnsi="iCiel Avenir LT Std 35 Light" w:cs="Calibri"/>
            <w:i/>
            <w:iCs/>
            <w:sz w:val="22"/>
            <w:szCs w:val="22"/>
            <w:lang w:val="vi-VN"/>
            <w:rPrChange w:id="16460"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6461" w:author="An Tran, ACA (BUV)" w:date="2024-09-13T17:29:00Z" w16du:dateUtc="2024-09-13T10:29:00Z">
              <w:rPr>
                <w:rFonts w:cs="Arial"/>
                <w:i/>
                <w:iCs/>
                <w:szCs w:val="22"/>
                <w:lang w:val="vi-VN"/>
              </w:rPr>
            </w:rPrChange>
          </w:rPr>
          <w:delText>i n</w:delText>
        </w:r>
        <w:r w:rsidRPr="00863667" w:rsidDel="003C6139">
          <w:rPr>
            <w:rFonts w:ascii="iCiel Avenir LT Std 35 Light" w:hAnsi="iCiel Avenir LT Std 35 Light" w:cs="Calibri"/>
            <w:i/>
            <w:iCs/>
            <w:sz w:val="22"/>
            <w:szCs w:val="22"/>
            <w:lang w:val="vi-VN"/>
            <w:rPrChange w:id="16462" w:author="An Tran, ACA (BUV)" w:date="2024-09-13T17:29:00Z" w16du:dateUtc="2024-09-13T10:29:00Z">
              <w:rPr>
                <w:rFonts w:cs="Calibri"/>
                <w:i/>
                <w:iCs/>
                <w:szCs w:val="22"/>
                <w:lang w:val="vi-VN"/>
              </w:rPr>
            </w:rPrChange>
          </w:rPr>
          <w:delText>ướ</w:delText>
        </w:r>
        <w:r w:rsidRPr="00863667" w:rsidDel="003C6139">
          <w:rPr>
            <w:rFonts w:ascii="iCiel Avenir LT Std 35 Light" w:hAnsi="iCiel Avenir LT Std 35 Light" w:cs="Arial"/>
            <w:i/>
            <w:iCs/>
            <w:sz w:val="22"/>
            <w:szCs w:val="22"/>
            <w:lang w:val="vi-VN"/>
            <w:rPrChange w:id="16463" w:author="An Tran, ACA (BUV)" w:date="2024-09-13T17:29:00Z" w16du:dateUtc="2024-09-13T10:29:00Z">
              <w:rPr>
                <w:rFonts w:cs="Arial"/>
                <w:i/>
                <w:iCs/>
                <w:szCs w:val="22"/>
                <w:lang w:val="vi-VN"/>
              </w:rPr>
            </w:rPrChange>
          </w:rPr>
          <w:delText>c ngo</w:delText>
        </w:r>
        <w:r w:rsidRPr="00863667" w:rsidDel="003C6139">
          <w:rPr>
            <w:rFonts w:ascii="iCiel Avenir LT Std 35 Light" w:hAnsi="iCiel Avenir LT Std 35 Light" w:cs="Avenir Next LT Pro"/>
            <w:i/>
            <w:iCs/>
            <w:sz w:val="22"/>
            <w:szCs w:val="22"/>
            <w:lang w:val="vi-VN"/>
            <w:rPrChange w:id="16464"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6465" w:author="An Tran, ACA (BUV)" w:date="2024-09-13T17:29:00Z" w16du:dateUtc="2024-09-13T10:29:00Z">
              <w:rPr>
                <w:rFonts w:cs="Arial"/>
                <w:i/>
                <w:iCs/>
                <w:szCs w:val="22"/>
                <w:lang w:val="vi-VN"/>
              </w:rPr>
            </w:rPrChange>
          </w:rPr>
          <w:delText xml:space="preserve">i, trong </w:delText>
        </w:r>
        <w:r w:rsidRPr="00863667" w:rsidDel="003C6139">
          <w:rPr>
            <w:rFonts w:ascii="iCiel Avenir LT Std 35 Light" w:hAnsi="iCiel Avenir LT Std 35 Light" w:cs="Calibri"/>
            <w:i/>
            <w:iCs/>
            <w:sz w:val="22"/>
            <w:szCs w:val="22"/>
            <w:lang w:val="vi-VN"/>
            <w:rPrChange w:id="16466"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6467" w:author="An Tran, ACA (BUV)" w:date="2024-09-13T17:29:00Z" w16du:dateUtc="2024-09-13T10:29:00Z">
              <w:rPr>
                <w:rFonts w:cs="Arial"/>
                <w:i/>
                <w:iCs/>
                <w:szCs w:val="22"/>
                <w:lang w:val="vi-VN"/>
              </w:rPr>
            </w:rPrChange>
          </w:rPr>
          <w:delText>a d</w:delText>
        </w:r>
        <w:r w:rsidRPr="00863667" w:rsidDel="003C6139">
          <w:rPr>
            <w:rFonts w:ascii="iCiel Avenir LT Std 35 Light" w:hAnsi="iCiel Avenir LT Std 35 Light" w:cs="Calibri"/>
            <w:i/>
            <w:iCs/>
            <w:sz w:val="22"/>
            <w:szCs w:val="22"/>
            <w:lang w:val="vi-VN"/>
            <w:rPrChange w:id="16468"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6469" w:author="An Tran, ACA (BUV)" w:date="2024-09-13T17:29:00Z" w16du:dateUtc="2024-09-13T10:29:00Z">
              <w:rPr>
                <w:rFonts w:cs="Arial"/>
                <w:i/>
                <w:iCs/>
                <w:szCs w:val="22"/>
                <w:lang w:val="vi-VN"/>
              </w:rPr>
            </w:rPrChange>
          </w:rPr>
          <w:delText>ng c</w:delText>
        </w:r>
        <w:r w:rsidRPr="00863667" w:rsidDel="003C6139">
          <w:rPr>
            <w:rFonts w:ascii="iCiel Avenir LT Std 35 Light" w:hAnsi="iCiel Avenir LT Std 35 Light" w:cs="Avenir Next LT Pro"/>
            <w:i/>
            <w:iCs/>
            <w:sz w:val="22"/>
            <w:szCs w:val="22"/>
            <w:lang w:val="vi-VN"/>
            <w:rPrChange w:id="16470"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471" w:author="An Tran, ACA (BUV)" w:date="2024-09-13T17:29:00Z" w16du:dateUtc="2024-09-13T10:29:00Z">
              <w:rPr>
                <w:rFonts w:cs="Arial"/>
                <w:i/>
                <w:iCs/>
                <w:szCs w:val="22"/>
                <w:lang w:val="vi-VN"/>
              </w:rPr>
            </w:rPrChange>
          </w:rPr>
          <w:delText>c l</w:delText>
        </w:r>
        <w:r w:rsidRPr="00863667" w:rsidDel="003C6139">
          <w:rPr>
            <w:rFonts w:ascii="iCiel Avenir LT Std 35 Light" w:hAnsi="iCiel Avenir LT Std 35 Light" w:cs="Calibri"/>
            <w:i/>
            <w:iCs/>
            <w:sz w:val="22"/>
            <w:szCs w:val="22"/>
            <w:lang w:val="vi-VN"/>
            <w:rPrChange w:id="16472" w:author="An Tran, ACA (BUV)" w:date="2024-09-13T17:29:00Z" w16du:dateUtc="2024-09-13T10:29:00Z">
              <w:rPr>
                <w:rFonts w:cs="Calibri"/>
                <w:i/>
                <w:iCs/>
                <w:szCs w:val="22"/>
                <w:lang w:val="vi-VN"/>
              </w:rPr>
            </w:rPrChange>
          </w:rPr>
          <w:delText>ĩ</w:delText>
        </w:r>
        <w:r w:rsidRPr="00863667" w:rsidDel="003C6139">
          <w:rPr>
            <w:rFonts w:ascii="iCiel Avenir LT Std 35 Light" w:hAnsi="iCiel Avenir LT Std 35 Light" w:cs="Arial"/>
            <w:i/>
            <w:iCs/>
            <w:sz w:val="22"/>
            <w:szCs w:val="22"/>
            <w:lang w:val="vi-VN"/>
            <w:rPrChange w:id="16473" w:author="An Tran, ACA (BUV)" w:date="2024-09-13T17:29:00Z" w16du:dateUtc="2024-09-13T10:29:00Z">
              <w:rPr>
                <w:rFonts w:cs="Arial"/>
                <w:i/>
                <w:iCs/>
                <w:szCs w:val="22"/>
                <w:lang w:val="vi-VN"/>
              </w:rPr>
            </w:rPrChange>
          </w:rPr>
          <w:delText>nh v</w:delText>
        </w:r>
        <w:r w:rsidRPr="00863667" w:rsidDel="003C6139">
          <w:rPr>
            <w:rFonts w:ascii="iCiel Avenir LT Std 35 Light" w:hAnsi="iCiel Avenir LT Std 35 Light" w:cs="Calibri"/>
            <w:i/>
            <w:iCs/>
            <w:sz w:val="22"/>
            <w:szCs w:val="22"/>
            <w:lang w:val="vi-VN"/>
            <w:rPrChange w:id="1647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6475" w:author="An Tran, ACA (BUV)" w:date="2024-09-13T17:29:00Z" w16du:dateUtc="2024-09-13T10:29:00Z">
              <w:rPr>
                <w:rFonts w:cs="Arial"/>
                <w:i/>
                <w:iCs/>
                <w:szCs w:val="22"/>
                <w:lang w:val="vi-VN"/>
              </w:rPr>
            </w:rPrChange>
          </w:rPr>
          <w:delText>c kh</w:delText>
        </w:r>
        <w:r w:rsidRPr="00863667" w:rsidDel="003C6139">
          <w:rPr>
            <w:rFonts w:ascii="iCiel Avenir LT Std 35 Light" w:hAnsi="iCiel Avenir LT Std 35 Light" w:cs="Avenir Next LT Pro"/>
            <w:i/>
            <w:iCs/>
            <w:sz w:val="22"/>
            <w:szCs w:val="22"/>
            <w:lang w:val="vi-VN"/>
            <w:rPrChange w:id="16476"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477" w:author="An Tran, ACA (BUV)" w:date="2024-09-13T17:29:00Z" w16du:dateUtc="2024-09-13T10:29:00Z">
              <w:rPr>
                <w:rFonts w:cs="Arial"/>
                <w:i/>
                <w:iCs/>
                <w:szCs w:val="22"/>
                <w:lang w:val="vi-VN"/>
              </w:rPr>
            </w:rPrChange>
          </w:rPr>
          <w:delText>c nhau. Qu</w:delText>
        </w:r>
        <w:r w:rsidRPr="00863667" w:rsidDel="003C6139">
          <w:rPr>
            <w:rFonts w:ascii="iCiel Avenir LT Std 35 Light" w:hAnsi="iCiel Avenir LT Std 35 Light" w:cs="Avenir Next LT Pro"/>
            <w:i/>
            <w:iCs/>
            <w:sz w:val="22"/>
            <w:szCs w:val="22"/>
            <w:lang w:val="vi-VN"/>
            <w:rPrChange w:id="16478" w:author="An Tran, ACA (BUV)" w:date="2024-09-13T17:29:00Z" w16du:dateUtc="2024-09-13T10:29:00Z">
              <w:rPr>
                <w:rFonts w:cs="Avenir Next LT Pro"/>
                <w:i/>
                <w:iCs/>
                <w:szCs w:val="22"/>
                <w:lang w:val="vi-VN"/>
              </w:rPr>
            </w:rPrChange>
          </w:rPr>
          <w:delText>ý</w:delText>
        </w:r>
        <w:r w:rsidRPr="00863667" w:rsidDel="003C6139">
          <w:rPr>
            <w:rFonts w:ascii="iCiel Avenir LT Std 35 Light" w:hAnsi="iCiel Avenir LT Std 35 Light" w:cs="Arial"/>
            <w:i/>
            <w:iCs/>
            <w:sz w:val="22"/>
            <w:szCs w:val="22"/>
            <w:lang w:val="vi-VN"/>
            <w:rPrChange w:id="16479" w:author="An Tran, ACA (BUV)" w:date="2024-09-13T17:29:00Z" w16du:dateUtc="2024-09-13T10:29:00Z">
              <w:rPr>
                <w:rFonts w:cs="Arial"/>
                <w:i/>
                <w:iCs/>
                <w:szCs w:val="22"/>
                <w:lang w:val="vi-VN"/>
              </w:rPr>
            </w:rPrChange>
          </w:rPr>
          <w:delText xml:space="preserve"> ph</w:delText>
        </w:r>
        <w:r w:rsidRPr="00863667" w:rsidDel="003C6139">
          <w:rPr>
            <w:rFonts w:ascii="iCiel Avenir LT Std 35 Light" w:hAnsi="iCiel Avenir LT Std 35 Light" w:cs="Calibri"/>
            <w:i/>
            <w:iCs/>
            <w:sz w:val="22"/>
            <w:szCs w:val="22"/>
            <w:lang w:val="vi-VN"/>
            <w:rPrChange w:id="16480"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6481" w:author="An Tran, ACA (BUV)" w:date="2024-09-13T17:29:00Z" w16du:dateUtc="2024-09-13T10:29:00Z">
              <w:rPr>
                <w:rFonts w:cs="Arial"/>
                <w:i/>
                <w:iCs/>
                <w:szCs w:val="22"/>
                <w:lang w:val="vi-VN"/>
              </w:rPr>
            </w:rPrChange>
          </w:rPr>
          <w:delText xml:space="preserve"> huynh c</w:delText>
        </w:r>
        <w:r w:rsidRPr="00863667" w:rsidDel="003C6139">
          <w:rPr>
            <w:rFonts w:ascii="iCiel Avenir LT Std 35 Light" w:hAnsi="iCiel Avenir LT Std 35 Light" w:cs="Avenir Next LT Pro"/>
            <w:i/>
            <w:iCs/>
            <w:sz w:val="22"/>
            <w:szCs w:val="22"/>
            <w:lang w:val="vi-VN"/>
            <w:rPrChange w:id="16482" w:author="An Tran, ACA (BUV)" w:date="2024-09-13T17:29:00Z" w16du:dateUtc="2024-09-13T10:29:00Z">
              <w:rPr>
                <w:rFonts w:cs="Avenir Next LT Pro"/>
                <w:i/>
                <w:iCs/>
                <w:szCs w:val="22"/>
                <w:lang w:val="vi-VN"/>
              </w:rPr>
            </w:rPrChange>
          </w:rPr>
          <w:delText>ó</w:delText>
        </w:r>
        <w:r w:rsidRPr="00863667" w:rsidDel="003C6139">
          <w:rPr>
            <w:rFonts w:ascii="iCiel Avenir LT Std 35 Light" w:hAnsi="iCiel Avenir LT Std 35 Light" w:cs="Arial"/>
            <w:i/>
            <w:iCs/>
            <w:sz w:val="22"/>
            <w:szCs w:val="22"/>
            <w:lang w:val="vi-VN"/>
            <w:rPrChange w:id="16483" w:author="An Tran, ACA (BUV)" w:date="2024-09-13T17:29:00Z" w16du:dateUtc="2024-09-13T10:29:00Z">
              <w:rPr>
                <w:rFonts w:cs="Arial"/>
                <w:i/>
                <w:iCs/>
                <w:szCs w:val="22"/>
                <w:lang w:val="vi-VN"/>
              </w:rPr>
            </w:rPrChange>
          </w:rPr>
          <w:delText xml:space="preserve"> th</w:delText>
        </w:r>
        <w:r w:rsidRPr="00863667" w:rsidDel="003C6139">
          <w:rPr>
            <w:rFonts w:ascii="iCiel Avenir LT Std 35 Light" w:hAnsi="iCiel Avenir LT Std 35 Light" w:cs="Calibri"/>
            <w:i/>
            <w:iCs/>
            <w:sz w:val="22"/>
            <w:szCs w:val="22"/>
            <w:lang w:val="vi-VN"/>
            <w:rPrChange w:id="16484"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6485" w:author="An Tran, ACA (BUV)" w:date="2024-09-13T17:29:00Z" w16du:dateUtc="2024-09-13T10:29:00Z">
              <w:rPr>
                <w:rFonts w:cs="Arial"/>
                <w:i/>
                <w:iCs/>
                <w:szCs w:val="22"/>
                <w:lang w:val="vi-VN"/>
              </w:rPr>
            </w:rPrChange>
          </w:rPr>
          <w:delText xml:space="preserve"> tham kh</w:delText>
        </w:r>
        <w:r w:rsidRPr="00863667" w:rsidDel="003C6139">
          <w:rPr>
            <w:rFonts w:ascii="iCiel Avenir LT Std 35 Light" w:hAnsi="iCiel Avenir LT Std 35 Light" w:cs="Calibri"/>
            <w:i/>
            <w:iCs/>
            <w:sz w:val="22"/>
            <w:szCs w:val="22"/>
            <w:lang w:val="vi-VN"/>
            <w:rPrChange w:id="16486"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6487" w:author="An Tran, ACA (BUV)" w:date="2024-09-13T17:29:00Z" w16du:dateUtc="2024-09-13T10:29:00Z">
              <w:rPr>
                <w:rFonts w:cs="Arial"/>
                <w:i/>
                <w:iCs/>
                <w:szCs w:val="22"/>
                <w:lang w:val="vi-VN"/>
              </w:rPr>
            </w:rPrChange>
          </w:rPr>
          <w:delText>o m</w:delText>
        </w:r>
        <w:r w:rsidRPr="00863667" w:rsidDel="003C6139">
          <w:rPr>
            <w:rFonts w:ascii="iCiel Avenir LT Std 35 Light" w:hAnsi="iCiel Avenir LT Std 35 Light" w:cs="Calibri"/>
            <w:i/>
            <w:iCs/>
            <w:sz w:val="22"/>
            <w:szCs w:val="22"/>
            <w:lang w:val="vi-VN"/>
            <w:rPrChange w:id="16488"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6489" w:author="An Tran, ACA (BUV)" w:date="2024-09-13T17:29:00Z" w16du:dateUtc="2024-09-13T10:29:00Z">
              <w:rPr>
                <w:rFonts w:cs="Arial"/>
                <w:i/>
                <w:iCs/>
                <w:szCs w:val="22"/>
                <w:lang w:val="vi-VN"/>
              </w:rPr>
            </w:rPrChange>
          </w:rPr>
          <w:delText>t s</w:delText>
        </w:r>
        <w:r w:rsidRPr="00863667" w:rsidDel="003C6139">
          <w:rPr>
            <w:rFonts w:ascii="iCiel Avenir LT Std 35 Light" w:hAnsi="iCiel Avenir LT Std 35 Light" w:cs="Calibri"/>
            <w:i/>
            <w:iCs/>
            <w:sz w:val="22"/>
            <w:szCs w:val="22"/>
            <w:lang w:val="vi-VN"/>
            <w:rPrChange w:id="16490"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6491" w:author="An Tran, ACA (BUV)" w:date="2024-09-13T17:29:00Z" w16du:dateUtc="2024-09-13T10:29:00Z">
              <w:rPr>
                <w:rFonts w:cs="Arial"/>
                <w:i/>
                <w:iCs/>
                <w:szCs w:val="22"/>
                <w:lang w:val="vi-VN"/>
              </w:rPr>
            </w:rPrChange>
          </w:rPr>
          <w:delText xml:space="preserve"> t</w:delText>
        </w:r>
        <w:r w:rsidRPr="00863667" w:rsidDel="003C6139">
          <w:rPr>
            <w:rFonts w:ascii="iCiel Avenir LT Std 35 Light" w:hAnsi="iCiel Avenir LT Std 35 Light" w:cs="Avenir Next LT Pro"/>
            <w:i/>
            <w:iCs/>
            <w:sz w:val="22"/>
            <w:szCs w:val="22"/>
            <w:lang w:val="vi-VN"/>
            <w:rPrChange w:id="16492"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6493"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Avenir Next LT Pro"/>
            <w:i/>
            <w:iCs/>
            <w:sz w:val="22"/>
            <w:szCs w:val="22"/>
            <w:lang w:val="vi-VN"/>
            <w:rPrChange w:id="16494"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495"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Next LT Pro"/>
            <w:i/>
            <w:iCs/>
            <w:sz w:val="22"/>
            <w:szCs w:val="22"/>
            <w:lang w:val="vi-VN"/>
            <w:rPrChange w:id="16496" w:author="An Tran, ACA (BUV)" w:date="2024-09-13T17:29:00Z" w16du:dateUtc="2024-09-13T10:29:00Z">
              <w:rPr>
                <w:rFonts w:cs="Avenir Next LT Pro"/>
                <w:i/>
                <w:iCs/>
                <w:szCs w:val="22"/>
                <w:lang w:val="vi-VN"/>
              </w:rPr>
            </w:rPrChange>
          </w:rPr>
          <w:delText>ô</w:delText>
        </w:r>
        <w:r w:rsidRPr="00863667" w:rsidDel="003C6139">
          <w:rPr>
            <w:rFonts w:ascii="iCiel Avenir LT Std 35 Light" w:hAnsi="iCiel Avenir LT Std 35 Light" w:cs="Arial"/>
            <w:i/>
            <w:iCs/>
            <w:sz w:val="22"/>
            <w:szCs w:val="22"/>
            <w:lang w:val="vi-VN"/>
            <w:rPrChange w:id="16497" w:author="An Tran, ACA (BUV)" w:date="2024-09-13T17:29:00Z" w16du:dateUtc="2024-09-13T10:29:00Z">
              <w:rPr>
                <w:rFonts w:cs="Arial"/>
                <w:i/>
                <w:iCs/>
                <w:szCs w:val="22"/>
                <w:lang w:val="vi-VN"/>
              </w:rPr>
            </w:rPrChange>
          </w:rPr>
          <w:delText>ng ty n</w:delText>
        </w:r>
        <w:r w:rsidRPr="00863667" w:rsidDel="003C6139">
          <w:rPr>
            <w:rFonts w:ascii="iCiel Avenir LT Std 35 Light" w:hAnsi="iCiel Avenir LT Std 35 Light" w:cs="Calibri"/>
            <w:i/>
            <w:iCs/>
            <w:sz w:val="22"/>
            <w:szCs w:val="22"/>
            <w:lang w:val="vi-VN"/>
            <w:rPrChange w:id="16498" w:author="An Tran, ACA (BUV)" w:date="2024-09-13T17:29:00Z" w16du:dateUtc="2024-09-13T10:29:00Z">
              <w:rPr>
                <w:rFonts w:cs="Calibri"/>
                <w:i/>
                <w:iCs/>
                <w:szCs w:val="22"/>
                <w:lang w:val="vi-VN"/>
              </w:rPr>
            </w:rPrChange>
          </w:rPr>
          <w:delText>ằ</w:delText>
        </w:r>
        <w:r w:rsidRPr="00863667" w:rsidDel="003C6139">
          <w:rPr>
            <w:rFonts w:ascii="iCiel Avenir LT Std 35 Light" w:hAnsi="iCiel Avenir LT Std 35 Light" w:cs="Arial"/>
            <w:i/>
            <w:iCs/>
            <w:sz w:val="22"/>
            <w:szCs w:val="22"/>
            <w:lang w:val="vi-VN"/>
            <w:rPrChange w:id="16499" w:author="An Tran, ACA (BUV)" w:date="2024-09-13T17:29:00Z" w16du:dateUtc="2024-09-13T10:29:00Z">
              <w:rPr>
                <w:rFonts w:cs="Arial"/>
                <w:i/>
                <w:iCs/>
                <w:szCs w:val="22"/>
                <w:lang w:val="vi-VN"/>
              </w:rPr>
            </w:rPrChange>
          </w:rPr>
          <w:delText>m trong m</w:delText>
        </w:r>
        <w:r w:rsidRPr="00863667" w:rsidDel="003C6139">
          <w:rPr>
            <w:rFonts w:ascii="iCiel Avenir LT Std 35 Light" w:hAnsi="iCiel Avenir LT Std 35 Light" w:cs="Calibri"/>
            <w:i/>
            <w:iCs/>
            <w:sz w:val="22"/>
            <w:szCs w:val="22"/>
            <w:lang w:val="vi-VN"/>
            <w:rPrChange w:id="16500"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6501"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Calibri"/>
            <w:i/>
            <w:iCs/>
            <w:sz w:val="22"/>
            <w:szCs w:val="22"/>
            <w:lang w:val="vi-VN"/>
            <w:rPrChange w:id="16502" w:author="An Tran, ACA (BUV)" w:date="2024-09-13T17:29:00Z" w16du:dateUtc="2024-09-13T10:29:00Z">
              <w:rPr>
                <w:rFonts w:cs="Calibri"/>
                <w:i/>
                <w:iCs/>
                <w:szCs w:val="22"/>
                <w:lang w:val="vi-VN"/>
              </w:rPr>
            </w:rPrChange>
          </w:rPr>
          <w:delText>ướ</w:delText>
        </w:r>
        <w:r w:rsidRPr="00863667" w:rsidDel="003C6139">
          <w:rPr>
            <w:rFonts w:ascii="iCiel Avenir LT Std 35 Light" w:hAnsi="iCiel Avenir LT Std 35 Light" w:cs="Arial"/>
            <w:i/>
            <w:iCs/>
            <w:sz w:val="22"/>
            <w:szCs w:val="22"/>
            <w:lang w:val="vi-VN"/>
            <w:rPrChange w:id="16503" w:author="An Tran, ACA (BUV)" w:date="2024-09-13T17:29:00Z" w16du:dateUtc="2024-09-13T10:29:00Z">
              <w:rPr>
                <w:rFonts w:cs="Arial"/>
                <w:i/>
                <w:iCs/>
                <w:szCs w:val="22"/>
                <w:lang w:val="vi-VN"/>
              </w:rPr>
            </w:rPrChange>
          </w:rPr>
          <w:delText>i h</w:delText>
        </w:r>
        <w:r w:rsidRPr="00863667" w:rsidDel="003C6139">
          <w:rPr>
            <w:rFonts w:ascii="iCiel Avenir LT Std 35 Light" w:hAnsi="iCiel Avenir LT Std 35 Light" w:cs="Calibri"/>
            <w:i/>
            <w:iCs/>
            <w:sz w:val="22"/>
            <w:szCs w:val="22"/>
            <w:lang w:val="vi-VN"/>
            <w:rPrChange w:id="16504"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 w:val="22"/>
            <w:szCs w:val="22"/>
            <w:lang w:val="vi-VN"/>
            <w:rPrChange w:id="16505" w:author="An Tran, ACA (BUV)" w:date="2024-09-13T17:29:00Z" w16du:dateUtc="2024-09-13T10:29:00Z">
              <w:rPr>
                <w:rFonts w:cs="Arial"/>
                <w:i/>
                <w:iCs/>
                <w:szCs w:val="22"/>
                <w:lang w:val="vi-VN"/>
              </w:rPr>
            </w:rPrChange>
          </w:rPr>
          <w:delText xml:space="preserve">n 400 </w:delText>
        </w:r>
        <w:r w:rsidRPr="00863667" w:rsidDel="003C6139">
          <w:rPr>
            <w:rFonts w:ascii="iCiel Avenir LT Std 35 Light" w:hAnsi="iCiel Avenir LT Std 35 Light" w:cs="Calibri"/>
            <w:i/>
            <w:iCs/>
            <w:sz w:val="22"/>
            <w:szCs w:val="22"/>
            <w:lang w:val="vi-VN"/>
            <w:rPrChange w:id="16506" w:author="An Tran, ACA (BUV)" w:date="2024-09-13T17:29:00Z" w16du:dateUtc="2024-09-13T10:29:00Z">
              <w:rPr>
                <w:rFonts w:cs="Calibri"/>
                <w:i/>
                <w:iCs/>
                <w:szCs w:val="22"/>
                <w:lang w:val="vi-VN"/>
              </w:rPr>
            </w:rPrChange>
          </w:rPr>
          <w:delText>đố</w:delText>
        </w:r>
        <w:r w:rsidRPr="00863667" w:rsidDel="003C6139">
          <w:rPr>
            <w:rFonts w:ascii="iCiel Avenir LT Std 35 Light" w:hAnsi="iCiel Avenir LT Std 35 Light" w:cs="Arial"/>
            <w:i/>
            <w:iCs/>
            <w:sz w:val="22"/>
            <w:szCs w:val="22"/>
            <w:lang w:val="vi-VN"/>
            <w:rPrChange w:id="16507" w:author="An Tran, ACA (BUV)" w:date="2024-09-13T17:29:00Z" w16du:dateUtc="2024-09-13T10:29:00Z">
              <w:rPr>
                <w:rFonts w:cs="Arial"/>
                <w:i/>
                <w:iCs/>
                <w:szCs w:val="22"/>
                <w:lang w:val="vi-VN"/>
              </w:rPr>
            </w:rPrChange>
          </w:rPr>
          <w:delText>i t</w:delText>
        </w:r>
        <w:r w:rsidRPr="00863667" w:rsidDel="003C6139">
          <w:rPr>
            <w:rFonts w:ascii="iCiel Avenir LT Std 35 Light" w:hAnsi="iCiel Avenir LT Std 35 Light" w:cs="Avenir Next LT Pro"/>
            <w:i/>
            <w:iCs/>
            <w:sz w:val="22"/>
            <w:szCs w:val="22"/>
            <w:lang w:val="vi-VN"/>
            <w:rPrChange w:id="16508"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6509" w:author="An Tran, ACA (BUV)" w:date="2024-09-13T17:29:00Z" w16du:dateUtc="2024-09-13T10:29:00Z">
              <w:rPr>
                <w:rFonts w:cs="Arial"/>
                <w:i/>
                <w:iCs/>
                <w:szCs w:val="22"/>
                <w:lang w:val="vi-VN"/>
              </w:rPr>
            </w:rPrChange>
          </w:rPr>
          <w:delText>c nh</w:delText>
        </w:r>
        <w:r w:rsidRPr="00863667" w:rsidDel="003C6139">
          <w:rPr>
            <w:rFonts w:ascii="iCiel Avenir LT Std 35 Light" w:hAnsi="iCiel Avenir LT Std 35 Light" w:cs="Calibri"/>
            <w:i/>
            <w:iCs/>
            <w:sz w:val="22"/>
            <w:szCs w:val="22"/>
            <w:lang w:val="vi-VN"/>
            <w:rPrChange w:id="16510" w:author="An Tran, ACA (BUV)" w:date="2024-09-13T17:29:00Z" w16du:dateUtc="2024-09-13T10:29:00Z">
              <w:rPr>
                <w:rFonts w:cs="Calibri"/>
                <w:i/>
                <w:iCs/>
                <w:szCs w:val="22"/>
                <w:lang w:val="vi-VN"/>
              </w:rPr>
            </w:rPrChange>
          </w:rPr>
          <w:delText>ư</w:delText>
        </w:r>
        <w:r w:rsidRPr="00863667" w:rsidDel="003C6139">
          <w:rPr>
            <w:rFonts w:ascii="iCiel Avenir LT Std 35 Light" w:hAnsi="iCiel Avenir LT Std 35 Light" w:cs="Arial"/>
            <w:i/>
            <w:iCs/>
            <w:sz w:val="22"/>
            <w:szCs w:val="22"/>
            <w:lang w:val="vi-VN"/>
            <w:rPrChange w:id="16511" w:author="An Tran, ACA (BUV)" w:date="2024-09-13T17:29:00Z" w16du:dateUtc="2024-09-13T10:29:00Z">
              <w:rPr>
                <w:rFonts w:cs="Arial"/>
                <w:i/>
                <w:iCs/>
                <w:szCs w:val="22"/>
                <w:lang w:val="vi-VN"/>
              </w:rPr>
            </w:rPrChange>
          </w:rPr>
          <w:delText xml:space="preserve"> trong h</w:delText>
        </w:r>
        <w:r w:rsidRPr="00863667" w:rsidDel="003C6139">
          <w:rPr>
            <w:rFonts w:ascii="iCiel Avenir LT Std 35 Light" w:hAnsi="iCiel Avenir LT Std 35 Light" w:cs="Avenir Next LT Pro"/>
            <w:i/>
            <w:iCs/>
            <w:sz w:val="22"/>
            <w:szCs w:val="22"/>
            <w:lang w:val="vi-VN"/>
            <w:rPrChange w:id="16512" w:author="An Tran, ACA (BUV)" w:date="2024-09-13T17:29:00Z" w16du:dateUtc="2024-09-13T10:29:00Z">
              <w:rPr>
                <w:rFonts w:cs="Avenir Next LT Pro"/>
                <w:i/>
                <w:iCs/>
                <w:szCs w:val="22"/>
                <w:lang w:val="vi-VN"/>
              </w:rPr>
            </w:rPrChange>
          </w:rPr>
          <w:delText>ì</w:delText>
        </w:r>
        <w:r w:rsidRPr="00863667" w:rsidDel="003C6139">
          <w:rPr>
            <w:rFonts w:ascii="iCiel Avenir LT Std 35 Light" w:hAnsi="iCiel Avenir LT Std 35 Light" w:cs="Arial"/>
            <w:i/>
            <w:iCs/>
            <w:sz w:val="22"/>
            <w:szCs w:val="22"/>
            <w:lang w:val="vi-VN"/>
            <w:rPrChange w:id="16513" w:author="An Tran, ACA (BUV)" w:date="2024-09-13T17:29:00Z" w16du:dateUtc="2024-09-13T10:29:00Z">
              <w:rPr>
                <w:rFonts w:cs="Arial"/>
                <w:i/>
                <w:iCs/>
                <w:szCs w:val="22"/>
                <w:lang w:val="vi-VN"/>
              </w:rPr>
            </w:rPrChange>
          </w:rPr>
          <w:delText>nh.</w:delText>
        </w:r>
      </w:del>
    </w:p>
    <w:p w14:paraId="2D9F1B51" w14:textId="20B0B3D6" w:rsidR="002A1CEC" w:rsidRPr="00D427AB" w:rsidDel="003C6139" w:rsidRDefault="00863B99">
      <w:pPr>
        <w:rPr>
          <w:del w:id="16514" w:author="An Tran, ACA (BUV)" w:date="2024-09-12T11:07:00Z" w16du:dateUtc="2024-09-12T04:07:00Z"/>
          <w:rFonts w:cs="Arial"/>
          <w:i/>
          <w:iCs/>
          <w:szCs w:val="22"/>
        </w:rPr>
        <w:pPrChange w:id="1651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516" w:author="An Tran, ACA (BUV)" w:date="2024-09-12T11:07:00Z" w16du:dateUtc="2024-09-12T04:07:00Z">
        <w:r w:rsidRPr="00863667" w:rsidDel="003C6139">
          <w:rPr>
            <w:rFonts w:ascii="iCiel Avenir LT Std 35 Light" w:hAnsi="iCiel Avenir LT Std 35 Light" w:cs="Arial"/>
            <w:noProof/>
            <w:sz w:val="22"/>
            <w:szCs w:val="22"/>
            <w:lang w:val="vi-VN"/>
            <w:rPrChange w:id="16517" w:author="An Tran, ACA (BUV)" w:date="2024-09-13T17:29:00Z" w16du:dateUtc="2024-09-13T10:29:00Z">
              <w:rPr>
                <w:rFonts w:cs="Arial"/>
                <w:noProof/>
                <w:szCs w:val="22"/>
                <w:lang w:val="vi-VN"/>
              </w:rPr>
            </w:rPrChange>
          </w:rPr>
          <w:drawing>
            <wp:anchor distT="0" distB="0" distL="114300" distR="114300" simplePos="0" relativeHeight="251673600" behindDoc="1" locked="0" layoutInCell="1" allowOverlap="1" wp14:anchorId="5125853A" wp14:editId="43F44494">
              <wp:simplePos x="0" y="0"/>
              <wp:positionH relativeFrom="margin">
                <wp:posOffset>0</wp:posOffset>
              </wp:positionH>
              <wp:positionV relativeFrom="paragraph">
                <wp:posOffset>0</wp:posOffset>
              </wp:positionV>
              <wp:extent cx="6264910" cy="3366770"/>
              <wp:effectExtent l="0" t="0" r="2540" b="5080"/>
              <wp:wrapTopAndBottom/>
              <wp:docPr id="132252593" name="Picture 13225259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00EA7631" w:rsidRPr="00863667" w:rsidDel="003C6139">
          <w:rPr>
            <w:rFonts w:ascii="iCiel Avenir LT Std 35 Light" w:hAnsi="iCiel Avenir LT Std 35 Light" w:cs="Arial"/>
            <w:i/>
            <w:iCs/>
            <w:sz w:val="22"/>
            <w:szCs w:val="22"/>
            <w:lang w:val="vi-VN"/>
            <w:rPrChange w:id="16518" w:author="An Tran, ACA (BUV)" w:date="2024-09-13T17:29:00Z" w16du:dateUtc="2024-09-13T10:29:00Z">
              <w:rPr>
                <w:rFonts w:cs="Arial"/>
                <w:i/>
                <w:iCs/>
                <w:szCs w:val="22"/>
                <w:lang w:val="vi-VN"/>
              </w:rPr>
            </w:rPrChange>
          </w:rPr>
          <w:delText>Chúng tôi tin r</w:delText>
        </w:r>
        <w:r w:rsidR="00EA7631" w:rsidRPr="00863667" w:rsidDel="003C6139">
          <w:rPr>
            <w:rFonts w:ascii="iCiel Avenir LT Std 35 Light" w:hAnsi="iCiel Avenir LT Std 35 Light" w:cs="Calibri"/>
            <w:i/>
            <w:iCs/>
            <w:sz w:val="22"/>
            <w:szCs w:val="22"/>
            <w:lang w:val="vi-VN"/>
            <w:rPrChange w:id="16519" w:author="An Tran, ACA (BUV)" w:date="2024-09-13T17:29:00Z" w16du:dateUtc="2024-09-13T10:29:00Z">
              <w:rPr>
                <w:rFonts w:cs="Calibri"/>
                <w:i/>
                <w:iCs/>
                <w:szCs w:val="22"/>
                <w:lang w:val="vi-VN"/>
              </w:rPr>
            </w:rPrChange>
          </w:rPr>
          <w:delText>ằ</w:delText>
        </w:r>
        <w:r w:rsidR="00EA7631" w:rsidRPr="00863667" w:rsidDel="003C6139">
          <w:rPr>
            <w:rFonts w:ascii="iCiel Avenir LT Std 35 Light" w:hAnsi="iCiel Avenir LT Std 35 Light" w:cs="Arial"/>
            <w:i/>
            <w:iCs/>
            <w:sz w:val="22"/>
            <w:szCs w:val="22"/>
            <w:lang w:val="vi-VN"/>
            <w:rPrChange w:id="16520" w:author="An Tran, ACA (BUV)" w:date="2024-09-13T17:29:00Z" w16du:dateUtc="2024-09-13T10:29:00Z">
              <w:rPr>
                <w:rFonts w:cs="Arial"/>
                <w:i/>
                <w:iCs/>
                <w:szCs w:val="22"/>
                <w:lang w:val="vi-VN"/>
              </w:rPr>
            </w:rPrChange>
          </w:rPr>
          <w:delText>ng d</w:delText>
        </w:r>
        <w:r w:rsidR="00EA7631" w:rsidRPr="00863667" w:rsidDel="003C6139">
          <w:rPr>
            <w:rFonts w:ascii="iCiel Avenir LT Std 35 Light" w:hAnsi="iCiel Avenir LT Std 35 Light" w:cs="Calibri"/>
            <w:i/>
            <w:iCs/>
            <w:sz w:val="22"/>
            <w:szCs w:val="22"/>
            <w:lang w:val="vi-VN"/>
            <w:rPrChange w:id="16521" w:author="An Tran, ACA (BUV)" w:date="2024-09-13T17:29:00Z" w16du:dateUtc="2024-09-13T10:29:00Z">
              <w:rPr>
                <w:rFonts w:cs="Calibri"/>
                <w:i/>
                <w:iCs/>
                <w:szCs w:val="22"/>
                <w:lang w:val="vi-VN"/>
              </w:rPr>
            </w:rPrChange>
          </w:rPr>
          <w:delText>ị</w:delText>
        </w:r>
        <w:r w:rsidR="00EA7631" w:rsidRPr="00863667" w:rsidDel="003C6139">
          <w:rPr>
            <w:rFonts w:ascii="iCiel Avenir LT Std 35 Light" w:hAnsi="iCiel Avenir LT Std 35 Light" w:cs="Arial"/>
            <w:i/>
            <w:iCs/>
            <w:sz w:val="22"/>
            <w:szCs w:val="22"/>
            <w:lang w:val="vi-VN"/>
            <w:rPrChange w:id="16522" w:author="An Tran, ACA (BUV)" w:date="2024-09-13T17:29:00Z" w16du:dateUtc="2024-09-13T10:29:00Z">
              <w:rPr>
                <w:rFonts w:cs="Arial"/>
                <w:i/>
                <w:iCs/>
                <w:szCs w:val="22"/>
                <w:lang w:val="vi-VN"/>
              </w:rPr>
            </w:rPrChange>
          </w:rPr>
          <w:delText xml:space="preserve">ch Covid-19 </w:delText>
        </w:r>
        <w:r w:rsidR="00EA7631" w:rsidRPr="00863667" w:rsidDel="003C6139">
          <w:rPr>
            <w:rFonts w:ascii="iCiel Avenir LT Std 35 Light" w:hAnsi="iCiel Avenir LT Std 35 Light" w:cs="Calibri"/>
            <w:i/>
            <w:iCs/>
            <w:sz w:val="22"/>
            <w:szCs w:val="22"/>
            <w:lang w:val="vi-VN"/>
            <w:rPrChange w:id="16523" w:author="An Tran, ACA (BUV)" w:date="2024-09-13T17:29:00Z" w16du:dateUtc="2024-09-13T10:29:00Z">
              <w:rPr>
                <w:rFonts w:cs="Calibri"/>
                <w:i/>
                <w:iCs/>
                <w:szCs w:val="22"/>
                <w:lang w:val="vi-VN"/>
              </w:rPr>
            </w:rPrChange>
          </w:rPr>
          <w:delText>đ</w:delText>
        </w:r>
        <w:r w:rsidR="00EA7631" w:rsidRPr="00863667" w:rsidDel="003C6139">
          <w:rPr>
            <w:rFonts w:ascii="iCiel Avenir LT Std 35 Light" w:hAnsi="iCiel Avenir LT Std 35 Light" w:cs="Avenir LT Std 35 Light"/>
            <w:i/>
            <w:iCs/>
            <w:sz w:val="22"/>
            <w:szCs w:val="22"/>
            <w:lang w:val="vi-VN"/>
            <w:rPrChange w:id="16524" w:author="An Tran, ACA (BUV)" w:date="2024-09-13T17:29:00Z" w16du:dateUtc="2024-09-13T10:29:00Z">
              <w:rPr>
                <w:rFonts w:cs="Avenir LT Std 35 Light"/>
                <w:i/>
                <w:iCs/>
                <w:szCs w:val="22"/>
                <w:lang w:val="vi-VN"/>
              </w:rPr>
            </w:rPrChange>
          </w:rPr>
          <w:delText>ã</w:delText>
        </w:r>
        <w:r w:rsidR="00EA7631" w:rsidRPr="00863667" w:rsidDel="003C6139">
          <w:rPr>
            <w:rFonts w:ascii="iCiel Avenir LT Std 35 Light" w:hAnsi="iCiel Avenir LT Std 35 Light" w:cs="Arial"/>
            <w:i/>
            <w:iCs/>
            <w:sz w:val="22"/>
            <w:szCs w:val="22"/>
            <w:lang w:val="vi-VN"/>
            <w:rPrChange w:id="16525" w:author="An Tran, ACA (BUV)" w:date="2024-09-13T17:29:00Z" w16du:dateUtc="2024-09-13T10:29:00Z">
              <w:rPr>
                <w:rFonts w:cs="Arial"/>
                <w:i/>
                <w:iCs/>
                <w:szCs w:val="22"/>
                <w:lang w:val="vi-VN"/>
              </w:rPr>
            </w:rPrChange>
          </w:rPr>
          <w:delText xml:space="preserve"> xoay chuy</w:delText>
        </w:r>
        <w:r w:rsidR="00EA7631" w:rsidRPr="00863667" w:rsidDel="003C6139">
          <w:rPr>
            <w:rFonts w:ascii="iCiel Avenir LT Std 35 Light" w:hAnsi="iCiel Avenir LT Std 35 Light" w:cs="Calibri"/>
            <w:i/>
            <w:iCs/>
            <w:sz w:val="22"/>
            <w:szCs w:val="22"/>
            <w:lang w:val="vi-VN"/>
            <w:rPrChange w:id="16526" w:author="An Tran, ACA (BUV)" w:date="2024-09-13T17:29:00Z" w16du:dateUtc="2024-09-13T10:29:00Z">
              <w:rPr>
                <w:rFonts w:cs="Calibri"/>
                <w:i/>
                <w:iCs/>
                <w:szCs w:val="22"/>
                <w:lang w:val="vi-VN"/>
              </w:rPr>
            </w:rPrChange>
          </w:rPr>
          <w:delText>ể</w:delText>
        </w:r>
        <w:r w:rsidR="00EA7631" w:rsidRPr="00863667" w:rsidDel="003C6139">
          <w:rPr>
            <w:rFonts w:ascii="iCiel Avenir LT Std 35 Light" w:hAnsi="iCiel Avenir LT Std 35 Light" w:cs="Arial"/>
            <w:i/>
            <w:iCs/>
            <w:sz w:val="22"/>
            <w:szCs w:val="22"/>
            <w:lang w:val="vi-VN"/>
            <w:rPrChange w:id="16527" w:author="An Tran, ACA (BUV)" w:date="2024-09-13T17:29:00Z" w16du:dateUtc="2024-09-13T10:29:00Z">
              <w:rPr>
                <w:rFonts w:cs="Arial"/>
                <w:i/>
                <w:iCs/>
                <w:szCs w:val="22"/>
                <w:lang w:val="vi-VN"/>
              </w:rPr>
            </w:rPrChange>
          </w:rPr>
          <w:delText>n c</w:delText>
        </w:r>
        <w:r w:rsidR="00EA7631" w:rsidRPr="00863667" w:rsidDel="003C6139">
          <w:rPr>
            <w:rFonts w:ascii="iCiel Avenir LT Std 35 Light" w:hAnsi="iCiel Avenir LT Std 35 Light" w:cs="Avenir Next LT Pro"/>
            <w:i/>
            <w:iCs/>
            <w:sz w:val="22"/>
            <w:szCs w:val="22"/>
            <w:lang w:val="vi-VN"/>
            <w:rPrChange w:id="16528"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529" w:author="An Tran, ACA (BUV)" w:date="2024-09-13T17:29:00Z" w16du:dateUtc="2024-09-13T10:29:00Z">
              <w:rPr>
                <w:rFonts w:cs="Arial"/>
                <w:i/>
                <w:iCs/>
                <w:szCs w:val="22"/>
                <w:lang w:val="vi-VN"/>
              </w:rPr>
            </w:rPrChange>
          </w:rPr>
          <w:delText>ch m</w:delText>
        </w:r>
        <w:r w:rsidR="00EA7631" w:rsidRPr="00863667" w:rsidDel="003C6139">
          <w:rPr>
            <w:rFonts w:ascii="iCiel Avenir LT Std 35 Light" w:hAnsi="iCiel Avenir LT Std 35 Light" w:cs="Avenir Next LT Pro"/>
            <w:i/>
            <w:iCs/>
            <w:sz w:val="22"/>
            <w:szCs w:val="22"/>
            <w:lang w:val="vi-VN"/>
            <w:rPrChange w:id="16530"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31" w:author="An Tran, ACA (BUV)" w:date="2024-09-13T17:29:00Z" w16du:dateUtc="2024-09-13T10:29:00Z">
              <w:rPr>
                <w:rFonts w:cs="Arial"/>
                <w:i/>
                <w:iCs/>
                <w:szCs w:val="22"/>
                <w:lang w:val="vi-VN"/>
              </w:rPr>
            </w:rPrChange>
          </w:rPr>
          <w:delText xml:space="preserve"> th</w:delText>
        </w:r>
        <w:r w:rsidR="00EA7631" w:rsidRPr="00863667" w:rsidDel="003C6139">
          <w:rPr>
            <w:rFonts w:ascii="iCiel Avenir LT Std 35 Light" w:hAnsi="iCiel Avenir LT Std 35 Light" w:cs="Calibri"/>
            <w:i/>
            <w:iCs/>
            <w:sz w:val="22"/>
            <w:szCs w:val="22"/>
            <w:lang w:val="vi-VN"/>
            <w:rPrChange w:id="16532" w:author="An Tran, ACA (BUV)" w:date="2024-09-13T17:29:00Z" w16du:dateUtc="2024-09-13T10:29:00Z">
              <w:rPr>
                <w:rFonts w:cs="Calibri"/>
                <w:i/>
                <w:iCs/>
                <w:szCs w:val="22"/>
                <w:lang w:val="vi-VN"/>
              </w:rPr>
            </w:rPrChange>
          </w:rPr>
          <w:delText>ế</w:delText>
        </w:r>
        <w:r w:rsidR="00EA7631" w:rsidRPr="00863667" w:rsidDel="003C6139">
          <w:rPr>
            <w:rFonts w:ascii="iCiel Avenir LT Std 35 Light" w:hAnsi="iCiel Avenir LT Std 35 Light" w:cs="Arial"/>
            <w:i/>
            <w:iCs/>
            <w:sz w:val="22"/>
            <w:szCs w:val="22"/>
            <w:lang w:val="vi-VN"/>
            <w:rPrChange w:id="16533" w:author="An Tran, ACA (BUV)" w:date="2024-09-13T17:29:00Z" w16du:dateUtc="2024-09-13T10:29:00Z">
              <w:rPr>
                <w:rFonts w:cs="Arial"/>
                <w:i/>
                <w:iCs/>
                <w:szCs w:val="22"/>
                <w:lang w:val="vi-VN"/>
              </w:rPr>
            </w:rPrChange>
          </w:rPr>
          <w:delText xml:space="preserve"> gi</w:delText>
        </w:r>
        <w:r w:rsidR="00EA7631" w:rsidRPr="00863667" w:rsidDel="003C6139">
          <w:rPr>
            <w:rFonts w:ascii="iCiel Avenir LT Std 35 Light" w:hAnsi="iCiel Avenir LT Std 35 Light" w:cs="Calibri"/>
            <w:i/>
            <w:iCs/>
            <w:sz w:val="22"/>
            <w:szCs w:val="22"/>
            <w:lang w:val="vi-VN"/>
            <w:rPrChange w:id="16534" w:author="An Tran, ACA (BUV)" w:date="2024-09-13T17:29:00Z" w16du:dateUtc="2024-09-13T10:29:00Z">
              <w:rPr>
                <w:rFonts w:cs="Calibri"/>
                <w:i/>
                <w:iCs/>
                <w:szCs w:val="22"/>
                <w:lang w:val="vi-VN"/>
              </w:rPr>
            </w:rPrChange>
          </w:rPr>
          <w:delText>ớ</w:delText>
        </w:r>
        <w:r w:rsidR="00EA7631" w:rsidRPr="00863667" w:rsidDel="003C6139">
          <w:rPr>
            <w:rFonts w:ascii="iCiel Avenir LT Std 35 Light" w:hAnsi="iCiel Avenir LT Std 35 Light" w:cs="Arial"/>
            <w:i/>
            <w:iCs/>
            <w:sz w:val="22"/>
            <w:szCs w:val="22"/>
            <w:lang w:val="vi-VN"/>
            <w:rPrChange w:id="16535" w:author="An Tran, ACA (BUV)" w:date="2024-09-13T17:29:00Z" w16du:dateUtc="2024-09-13T10:29:00Z">
              <w:rPr>
                <w:rFonts w:cs="Arial"/>
                <w:i/>
                <w:iCs/>
                <w:szCs w:val="22"/>
                <w:lang w:val="vi-VN"/>
              </w:rPr>
            </w:rPrChange>
          </w:rPr>
          <w:delText>i v</w:delText>
        </w:r>
        <w:r w:rsidR="00EA7631" w:rsidRPr="00863667" w:rsidDel="003C6139">
          <w:rPr>
            <w:rFonts w:ascii="iCiel Avenir LT Std 35 Light" w:hAnsi="iCiel Avenir LT Std 35 Light" w:cs="Avenir Next LT Pro"/>
            <w:i/>
            <w:iCs/>
            <w:sz w:val="22"/>
            <w:szCs w:val="22"/>
            <w:lang w:val="vi-VN"/>
            <w:rPrChange w:id="16536"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37" w:author="An Tran, ACA (BUV)" w:date="2024-09-13T17:29:00Z" w16du:dateUtc="2024-09-13T10:29:00Z">
              <w:rPr>
                <w:rFonts w:cs="Arial"/>
                <w:i/>
                <w:iCs/>
                <w:szCs w:val="22"/>
                <w:lang w:val="vi-VN"/>
              </w:rPr>
            </w:rPrChange>
          </w:rPr>
          <w:delText xml:space="preserve"> c</w:delText>
        </w:r>
        <w:r w:rsidR="00EA7631" w:rsidRPr="00863667" w:rsidDel="003C6139">
          <w:rPr>
            <w:rFonts w:ascii="iCiel Avenir LT Std 35 Light" w:hAnsi="iCiel Avenir LT Std 35 Light" w:cs="Avenir Next LT Pro"/>
            <w:i/>
            <w:iCs/>
            <w:sz w:val="22"/>
            <w:szCs w:val="22"/>
            <w:lang w:val="vi-VN"/>
            <w:rPrChange w:id="16538"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539" w:author="An Tran, ACA (BUV)" w:date="2024-09-13T17:29:00Z" w16du:dateUtc="2024-09-13T10:29:00Z">
              <w:rPr>
                <w:rFonts w:cs="Arial"/>
                <w:i/>
                <w:iCs/>
                <w:szCs w:val="22"/>
                <w:lang w:val="vi-VN"/>
              </w:rPr>
            </w:rPrChange>
          </w:rPr>
          <w:delText>c c</w:delText>
        </w:r>
        <w:r w:rsidR="00EA7631" w:rsidRPr="00863667" w:rsidDel="003C6139">
          <w:rPr>
            <w:rFonts w:ascii="iCiel Avenir LT Std 35 Light" w:hAnsi="iCiel Avenir LT Std 35 Light" w:cs="Avenir Next LT Pro"/>
            <w:i/>
            <w:iCs/>
            <w:sz w:val="22"/>
            <w:szCs w:val="22"/>
            <w:lang w:val="vi-VN"/>
            <w:rPrChange w:id="16540" w:author="An Tran, ACA (BUV)" w:date="2024-09-13T17:29:00Z" w16du:dateUtc="2024-09-13T10:29:00Z">
              <w:rPr>
                <w:rFonts w:cs="Avenir Next LT Pro"/>
                <w:i/>
                <w:iCs/>
                <w:szCs w:val="22"/>
                <w:lang w:val="vi-VN"/>
              </w:rPr>
            </w:rPrChange>
          </w:rPr>
          <w:delText>ô</w:delText>
        </w:r>
        <w:r w:rsidR="00EA7631" w:rsidRPr="00863667" w:rsidDel="003C6139">
          <w:rPr>
            <w:rFonts w:ascii="iCiel Avenir LT Std 35 Light" w:hAnsi="iCiel Avenir LT Std 35 Light" w:cs="Arial"/>
            <w:i/>
            <w:iCs/>
            <w:sz w:val="22"/>
            <w:szCs w:val="22"/>
            <w:lang w:val="vi-VN"/>
            <w:rPrChange w:id="16541" w:author="An Tran, ACA (BUV)" w:date="2024-09-13T17:29:00Z" w16du:dateUtc="2024-09-13T10:29:00Z">
              <w:rPr>
                <w:rFonts w:cs="Arial"/>
                <w:i/>
                <w:iCs/>
                <w:szCs w:val="22"/>
                <w:lang w:val="vi-VN"/>
              </w:rPr>
            </w:rPrChange>
          </w:rPr>
          <w:delText>ng ty l</w:delText>
        </w:r>
        <w:r w:rsidR="00EA7631" w:rsidRPr="00863667" w:rsidDel="003C6139">
          <w:rPr>
            <w:rFonts w:ascii="iCiel Avenir LT Std 35 Light" w:hAnsi="iCiel Avenir LT Std 35 Light" w:cs="Avenir Next LT Pro"/>
            <w:i/>
            <w:iCs/>
            <w:sz w:val="22"/>
            <w:szCs w:val="22"/>
            <w:lang w:val="vi-VN"/>
            <w:rPrChange w:id="16542"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43" w:author="An Tran, ACA (BUV)" w:date="2024-09-13T17:29:00Z" w16du:dateUtc="2024-09-13T10:29:00Z">
              <w:rPr>
                <w:rFonts w:cs="Arial"/>
                <w:i/>
                <w:iCs/>
                <w:szCs w:val="22"/>
                <w:lang w:val="vi-VN"/>
              </w:rPr>
            </w:rPrChange>
          </w:rPr>
          <w:delText>m vi</w:delText>
        </w:r>
        <w:r w:rsidR="00EA7631" w:rsidRPr="00863667" w:rsidDel="003C6139">
          <w:rPr>
            <w:rFonts w:ascii="iCiel Avenir LT Std 35 Light" w:hAnsi="iCiel Avenir LT Std 35 Light" w:cs="Calibri"/>
            <w:i/>
            <w:iCs/>
            <w:sz w:val="22"/>
            <w:szCs w:val="22"/>
            <w:lang w:val="vi-VN"/>
            <w:rPrChange w:id="16544" w:author="An Tran, ACA (BUV)" w:date="2024-09-13T17:29:00Z" w16du:dateUtc="2024-09-13T10:29:00Z">
              <w:rPr>
                <w:rFonts w:cs="Calibri"/>
                <w:i/>
                <w:iCs/>
                <w:szCs w:val="22"/>
                <w:lang w:val="vi-VN"/>
              </w:rPr>
            </w:rPrChange>
          </w:rPr>
          <w:delText>ệ</w:delText>
        </w:r>
        <w:r w:rsidR="00EA7631" w:rsidRPr="00863667" w:rsidDel="003C6139">
          <w:rPr>
            <w:rFonts w:ascii="iCiel Avenir LT Std 35 Light" w:hAnsi="iCiel Avenir LT Std 35 Light" w:cs="Arial"/>
            <w:i/>
            <w:iCs/>
            <w:sz w:val="22"/>
            <w:szCs w:val="22"/>
            <w:lang w:val="vi-VN"/>
            <w:rPrChange w:id="16545" w:author="An Tran, ACA (BUV)" w:date="2024-09-13T17:29:00Z" w16du:dateUtc="2024-09-13T10:29:00Z">
              <w:rPr>
                <w:rFonts w:cs="Arial"/>
                <w:i/>
                <w:iCs/>
                <w:szCs w:val="22"/>
                <w:lang w:val="vi-VN"/>
              </w:rPr>
            </w:rPrChange>
          </w:rPr>
          <w:delText>c v</w:delText>
        </w:r>
        <w:r w:rsidR="00EA7631" w:rsidRPr="00863667" w:rsidDel="003C6139">
          <w:rPr>
            <w:rFonts w:ascii="iCiel Avenir LT Std 35 Light" w:hAnsi="iCiel Avenir LT Std 35 Light" w:cs="Avenir Next LT Pro"/>
            <w:i/>
            <w:iCs/>
            <w:sz w:val="22"/>
            <w:szCs w:val="22"/>
            <w:lang w:val="vi-VN"/>
            <w:rPrChange w:id="16546"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47" w:author="An Tran, ACA (BUV)" w:date="2024-09-13T17:29:00Z" w16du:dateUtc="2024-09-13T10:29:00Z">
              <w:rPr>
                <w:rFonts w:cs="Arial"/>
                <w:i/>
                <w:iCs/>
                <w:szCs w:val="22"/>
                <w:lang w:val="vi-VN"/>
              </w:rPr>
            </w:rPrChange>
          </w:rPr>
          <w:delText xml:space="preserve"> v</w:delText>
        </w:r>
        <w:r w:rsidR="00EA7631" w:rsidRPr="00863667" w:rsidDel="003C6139">
          <w:rPr>
            <w:rFonts w:ascii="iCiel Avenir LT Std 35 Light" w:hAnsi="iCiel Avenir LT Std 35 Light" w:cs="Calibri"/>
            <w:i/>
            <w:iCs/>
            <w:sz w:val="22"/>
            <w:szCs w:val="22"/>
            <w:lang w:val="vi-VN"/>
            <w:rPrChange w:id="16548" w:author="An Tran, ACA (BUV)" w:date="2024-09-13T17:29:00Z" w16du:dateUtc="2024-09-13T10:29:00Z">
              <w:rPr>
                <w:rFonts w:cs="Calibri"/>
                <w:i/>
                <w:iCs/>
                <w:szCs w:val="22"/>
                <w:lang w:val="vi-VN"/>
              </w:rPr>
            </w:rPrChange>
          </w:rPr>
          <w:delText>ậ</w:delText>
        </w:r>
        <w:r w:rsidR="00EA7631" w:rsidRPr="00863667" w:rsidDel="003C6139">
          <w:rPr>
            <w:rFonts w:ascii="iCiel Avenir LT Std 35 Light" w:hAnsi="iCiel Avenir LT Std 35 Light" w:cs="Arial"/>
            <w:i/>
            <w:iCs/>
            <w:sz w:val="22"/>
            <w:szCs w:val="22"/>
            <w:lang w:val="vi-VN"/>
            <w:rPrChange w:id="16549" w:author="An Tran, ACA (BUV)" w:date="2024-09-13T17:29:00Z" w16du:dateUtc="2024-09-13T10:29:00Z">
              <w:rPr>
                <w:rFonts w:cs="Arial"/>
                <w:i/>
                <w:iCs/>
                <w:szCs w:val="22"/>
                <w:lang w:val="vi-VN"/>
              </w:rPr>
            </w:rPrChange>
          </w:rPr>
          <w:delText>n h</w:delText>
        </w:r>
        <w:r w:rsidR="00EA7631" w:rsidRPr="00863667" w:rsidDel="003C6139">
          <w:rPr>
            <w:rFonts w:ascii="iCiel Avenir LT Std 35 Light" w:hAnsi="iCiel Avenir LT Std 35 Light" w:cs="Avenir Next LT Pro"/>
            <w:i/>
            <w:iCs/>
            <w:sz w:val="22"/>
            <w:szCs w:val="22"/>
            <w:lang w:val="vi-VN"/>
            <w:rPrChange w:id="16550"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51" w:author="An Tran, ACA (BUV)" w:date="2024-09-13T17:29:00Z" w16du:dateUtc="2024-09-13T10:29:00Z">
              <w:rPr>
                <w:rFonts w:cs="Arial"/>
                <w:i/>
                <w:iCs/>
                <w:szCs w:val="22"/>
                <w:lang w:val="vi-VN"/>
              </w:rPr>
            </w:rPrChange>
          </w:rPr>
          <w:delText>nh. Làm vi</w:delText>
        </w:r>
        <w:r w:rsidR="00EA7631" w:rsidRPr="00863667" w:rsidDel="003C6139">
          <w:rPr>
            <w:rFonts w:ascii="iCiel Avenir LT Std 35 Light" w:hAnsi="iCiel Avenir LT Std 35 Light" w:cs="Calibri"/>
            <w:i/>
            <w:iCs/>
            <w:sz w:val="22"/>
            <w:szCs w:val="22"/>
            <w:lang w:val="vi-VN"/>
            <w:rPrChange w:id="16552" w:author="An Tran, ACA (BUV)" w:date="2024-09-13T17:29:00Z" w16du:dateUtc="2024-09-13T10:29:00Z">
              <w:rPr>
                <w:rFonts w:cs="Calibri"/>
                <w:i/>
                <w:iCs/>
                <w:szCs w:val="22"/>
                <w:lang w:val="vi-VN"/>
              </w:rPr>
            </w:rPrChange>
          </w:rPr>
          <w:delText>ệ</w:delText>
        </w:r>
        <w:r w:rsidR="00EA7631" w:rsidRPr="00863667" w:rsidDel="003C6139">
          <w:rPr>
            <w:rFonts w:ascii="iCiel Avenir LT Std 35 Light" w:hAnsi="iCiel Avenir LT Std 35 Light" w:cs="Arial"/>
            <w:i/>
            <w:iCs/>
            <w:sz w:val="22"/>
            <w:szCs w:val="22"/>
            <w:lang w:val="vi-VN"/>
            <w:rPrChange w:id="16553" w:author="An Tran, ACA (BUV)" w:date="2024-09-13T17:29:00Z" w16du:dateUtc="2024-09-13T10:29:00Z">
              <w:rPr>
                <w:rFonts w:cs="Arial"/>
                <w:i/>
                <w:iCs/>
                <w:szCs w:val="22"/>
                <w:lang w:val="vi-VN"/>
              </w:rPr>
            </w:rPrChange>
          </w:rPr>
          <w:delText>c online v</w:delText>
        </w:r>
        <w:r w:rsidR="00EA7631" w:rsidRPr="00863667" w:rsidDel="003C6139">
          <w:rPr>
            <w:rFonts w:ascii="iCiel Avenir LT Std 35 Light" w:hAnsi="iCiel Avenir LT Std 35 Light" w:cs="Avenir Next LT Pro"/>
            <w:i/>
            <w:iCs/>
            <w:sz w:val="22"/>
            <w:szCs w:val="22"/>
            <w:lang w:val="vi-VN"/>
            <w:rPrChange w:id="16554"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55" w:author="An Tran, ACA (BUV)" w:date="2024-09-13T17:29:00Z" w16du:dateUtc="2024-09-13T10:29:00Z">
              <w:rPr>
                <w:rFonts w:cs="Arial"/>
                <w:i/>
                <w:iCs/>
                <w:szCs w:val="22"/>
                <w:lang w:val="vi-VN"/>
              </w:rPr>
            </w:rPrChange>
          </w:rPr>
          <w:delText xml:space="preserve"> l</w:delText>
        </w:r>
        <w:r w:rsidR="00EA7631" w:rsidRPr="00863667" w:rsidDel="003C6139">
          <w:rPr>
            <w:rFonts w:ascii="iCiel Avenir LT Std 35 Light" w:hAnsi="iCiel Avenir LT Std 35 Light" w:cs="Avenir Next LT Pro"/>
            <w:i/>
            <w:iCs/>
            <w:sz w:val="22"/>
            <w:szCs w:val="22"/>
            <w:lang w:val="vi-VN"/>
            <w:rPrChange w:id="16556"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57" w:author="An Tran, ACA (BUV)" w:date="2024-09-13T17:29:00Z" w16du:dateUtc="2024-09-13T10:29:00Z">
              <w:rPr>
                <w:rFonts w:cs="Arial"/>
                <w:i/>
                <w:iCs/>
                <w:szCs w:val="22"/>
                <w:lang w:val="vi-VN"/>
              </w:rPr>
            </w:rPrChange>
          </w:rPr>
          <w:delText>m vi</w:delText>
        </w:r>
        <w:r w:rsidR="00EA7631" w:rsidRPr="00863667" w:rsidDel="003C6139">
          <w:rPr>
            <w:rFonts w:ascii="iCiel Avenir LT Std 35 Light" w:hAnsi="iCiel Avenir LT Std 35 Light" w:cs="Calibri"/>
            <w:i/>
            <w:iCs/>
            <w:sz w:val="22"/>
            <w:szCs w:val="22"/>
            <w:lang w:val="vi-VN"/>
            <w:rPrChange w:id="16558" w:author="An Tran, ACA (BUV)" w:date="2024-09-13T17:29:00Z" w16du:dateUtc="2024-09-13T10:29:00Z">
              <w:rPr>
                <w:rFonts w:cs="Calibri"/>
                <w:i/>
                <w:iCs/>
                <w:szCs w:val="22"/>
                <w:lang w:val="vi-VN"/>
              </w:rPr>
            </w:rPrChange>
          </w:rPr>
          <w:delText>ệ</w:delText>
        </w:r>
        <w:r w:rsidR="00EA7631" w:rsidRPr="00863667" w:rsidDel="003C6139">
          <w:rPr>
            <w:rFonts w:ascii="iCiel Avenir LT Std 35 Light" w:hAnsi="iCiel Avenir LT Std 35 Light" w:cs="Arial"/>
            <w:i/>
            <w:iCs/>
            <w:sz w:val="22"/>
            <w:szCs w:val="22"/>
            <w:lang w:val="vi-VN"/>
            <w:rPrChange w:id="16559" w:author="An Tran, ACA (BUV)" w:date="2024-09-13T17:29:00Z" w16du:dateUtc="2024-09-13T10:29:00Z">
              <w:rPr>
                <w:rFonts w:cs="Arial"/>
                <w:i/>
                <w:iCs/>
                <w:szCs w:val="22"/>
                <w:lang w:val="vi-VN"/>
              </w:rPr>
            </w:rPrChange>
          </w:rPr>
          <w:delText>c t</w:delText>
        </w:r>
        <w:r w:rsidR="00EA7631" w:rsidRPr="00863667" w:rsidDel="003C6139">
          <w:rPr>
            <w:rFonts w:ascii="iCiel Avenir LT Std 35 Light" w:hAnsi="iCiel Avenir LT Std 35 Light" w:cs="Calibri"/>
            <w:i/>
            <w:iCs/>
            <w:sz w:val="22"/>
            <w:szCs w:val="22"/>
            <w:lang w:val="vi-VN"/>
            <w:rPrChange w:id="16560" w:author="An Tran, ACA (BUV)" w:date="2024-09-13T17:29:00Z" w16du:dateUtc="2024-09-13T10:29:00Z">
              <w:rPr>
                <w:rFonts w:cs="Calibri"/>
                <w:i/>
                <w:iCs/>
                <w:szCs w:val="22"/>
                <w:lang w:val="vi-VN"/>
              </w:rPr>
            </w:rPrChange>
          </w:rPr>
          <w:delText>ừ</w:delText>
        </w:r>
        <w:r w:rsidR="00EA7631" w:rsidRPr="00863667" w:rsidDel="003C6139">
          <w:rPr>
            <w:rFonts w:ascii="iCiel Avenir LT Std 35 Light" w:hAnsi="iCiel Avenir LT Std 35 Light" w:cs="Arial"/>
            <w:i/>
            <w:iCs/>
            <w:sz w:val="22"/>
            <w:szCs w:val="22"/>
            <w:lang w:val="vi-VN"/>
            <w:rPrChange w:id="16561" w:author="An Tran, ACA (BUV)" w:date="2024-09-13T17:29:00Z" w16du:dateUtc="2024-09-13T10:29:00Z">
              <w:rPr>
                <w:rFonts w:cs="Arial"/>
                <w:i/>
                <w:iCs/>
                <w:szCs w:val="22"/>
                <w:lang w:val="vi-VN"/>
              </w:rPr>
            </w:rPrChange>
          </w:rPr>
          <w:delText xml:space="preserve"> xa hi</w:delText>
        </w:r>
        <w:r w:rsidR="00EA7631" w:rsidRPr="00863667" w:rsidDel="003C6139">
          <w:rPr>
            <w:rFonts w:ascii="iCiel Avenir LT Std 35 Light" w:hAnsi="iCiel Avenir LT Std 35 Light" w:cs="Calibri"/>
            <w:i/>
            <w:iCs/>
            <w:sz w:val="22"/>
            <w:szCs w:val="22"/>
            <w:lang w:val="vi-VN"/>
            <w:rPrChange w:id="16562" w:author="An Tran, ACA (BUV)" w:date="2024-09-13T17:29:00Z" w16du:dateUtc="2024-09-13T10:29:00Z">
              <w:rPr>
                <w:rFonts w:cs="Calibri"/>
                <w:i/>
                <w:iCs/>
                <w:szCs w:val="22"/>
                <w:lang w:val="vi-VN"/>
              </w:rPr>
            </w:rPrChange>
          </w:rPr>
          <w:delText>ệ</w:delText>
        </w:r>
        <w:r w:rsidR="00EA7631" w:rsidRPr="00863667" w:rsidDel="003C6139">
          <w:rPr>
            <w:rFonts w:ascii="iCiel Avenir LT Std 35 Light" w:hAnsi="iCiel Avenir LT Std 35 Light" w:cs="Arial"/>
            <w:i/>
            <w:iCs/>
            <w:sz w:val="22"/>
            <w:szCs w:val="22"/>
            <w:lang w:val="vi-VN"/>
            <w:rPrChange w:id="16563" w:author="An Tran, ACA (BUV)" w:date="2024-09-13T17:29:00Z" w16du:dateUtc="2024-09-13T10:29:00Z">
              <w:rPr>
                <w:rFonts w:cs="Arial"/>
                <w:i/>
                <w:iCs/>
                <w:szCs w:val="22"/>
                <w:lang w:val="vi-VN"/>
              </w:rPr>
            </w:rPrChange>
          </w:rPr>
          <w:delText xml:space="preserve">n </w:delText>
        </w:r>
        <w:r w:rsidR="00EA7631" w:rsidRPr="00863667" w:rsidDel="003C6139">
          <w:rPr>
            <w:rFonts w:ascii="iCiel Avenir LT Std 35 Light" w:hAnsi="iCiel Avenir LT Std 35 Light" w:cs="Calibri"/>
            <w:i/>
            <w:iCs/>
            <w:sz w:val="22"/>
            <w:szCs w:val="22"/>
            <w:lang w:val="vi-VN"/>
            <w:rPrChange w:id="16564" w:author="An Tran, ACA (BUV)" w:date="2024-09-13T17:29:00Z" w16du:dateUtc="2024-09-13T10:29:00Z">
              <w:rPr>
                <w:rFonts w:cs="Calibri"/>
                <w:i/>
                <w:iCs/>
                <w:szCs w:val="22"/>
                <w:lang w:val="vi-VN"/>
              </w:rPr>
            </w:rPrChange>
          </w:rPr>
          <w:delText>đ</w:delText>
        </w:r>
        <w:r w:rsidR="00EA7631" w:rsidRPr="00863667" w:rsidDel="003C6139">
          <w:rPr>
            <w:rFonts w:ascii="iCiel Avenir LT Std 35 Light" w:hAnsi="iCiel Avenir LT Std 35 Light" w:cs="Avenir LT Std 35 Light"/>
            <w:i/>
            <w:iCs/>
            <w:sz w:val="22"/>
            <w:szCs w:val="22"/>
            <w:lang w:val="vi-VN"/>
            <w:rPrChange w:id="16565" w:author="An Tran, ACA (BUV)" w:date="2024-09-13T17:29:00Z" w16du:dateUtc="2024-09-13T10:29:00Z">
              <w:rPr>
                <w:rFonts w:cs="Avenir LT Std 35 Light"/>
                <w:i/>
                <w:iCs/>
                <w:szCs w:val="22"/>
                <w:lang w:val="vi-VN"/>
              </w:rPr>
            </w:rPrChange>
          </w:rPr>
          <w:delText>ã</w:delText>
        </w:r>
        <w:r w:rsidR="00EA7631" w:rsidRPr="00863667" w:rsidDel="003C6139">
          <w:rPr>
            <w:rFonts w:ascii="iCiel Avenir LT Std 35 Light" w:hAnsi="iCiel Avenir LT Std 35 Light" w:cs="Arial"/>
            <w:i/>
            <w:iCs/>
            <w:sz w:val="22"/>
            <w:szCs w:val="22"/>
            <w:lang w:val="vi-VN"/>
            <w:rPrChange w:id="16566" w:author="An Tran, ACA (BUV)" w:date="2024-09-13T17:29:00Z" w16du:dateUtc="2024-09-13T10:29:00Z">
              <w:rPr>
                <w:rFonts w:cs="Arial"/>
                <w:i/>
                <w:iCs/>
                <w:szCs w:val="22"/>
                <w:lang w:val="vi-VN"/>
              </w:rPr>
            </w:rPrChange>
          </w:rPr>
          <w:delText xml:space="preserve"> tr</w:delText>
        </w:r>
        <w:r w:rsidR="00EA7631" w:rsidRPr="00863667" w:rsidDel="003C6139">
          <w:rPr>
            <w:rFonts w:ascii="iCiel Avenir LT Std 35 Light" w:hAnsi="iCiel Avenir LT Std 35 Light" w:cs="Calibri"/>
            <w:i/>
            <w:iCs/>
            <w:sz w:val="22"/>
            <w:szCs w:val="22"/>
            <w:lang w:val="vi-VN"/>
            <w:rPrChange w:id="16567" w:author="An Tran, ACA (BUV)" w:date="2024-09-13T17:29:00Z" w16du:dateUtc="2024-09-13T10:29:00Z">
              <w:rPr>
                <w:rFonts w:cs="Calibri"/>
                <w:i/>
                <w:iCs/>
                <w:szCs w:val="22"/>
                <w:lang w:val="vi-VN"/>
              </w:rPr>
            </w:rPrChange>
          </w:rPr>
          <w:delText>ở</w:delText>
        </w:r>
        <w:r w:rsidR="00EA7631" w:rsidRPr="00863667" w:rsidDel="003C6139">
          <w:rPr>
            <w:rFonts w:ascii="iCiel Avenir LT Std 35 Light" w:hAnsi="iCiel Avenir LT Std 35 Light" w:cs="Arial"/>
            <w:i/>
            <w:iCs/>
            <w:sz w:val="22"/>
            <w:szCs w:val="22"/>
            <w:lang w:val="vi-VN"/>
            <w:rPrChange w:id="16568" w:author="An Tran, ACA (BUV)" w:date="2024-09-13T17:29:00Z" w16du:dateUtc="2024-09-13T10:29:00Z">
              <w:rPr>
                <w:rFonts w:cs="Arial"/>
                <w:i/>
                <w:iCs/>
                <w:szCs w:val="22"/>
                <w:lang w:val="vi-VN"/>
              </w:rPr>
            </w:rPrChange>
          </w:rPr>
          <w:delText xml:space="preserve"> th</w:delText>
        </w:r>
        <w:r w:rsidR="00EA7631" w:rsidRPr="00863667" w:rsidDel="003C6139">
          <w:rPr>
            <w:rFonts w:ascii="iCiel Avenir LT Std 35 Light" w:hAnsi="iCiel Avenir LT Std 35 Light" w:cs="Avenir Next LT Pro"/>
            <w:i/>
            <w:iCs/>
            <w:sz w:val="22"/>
            <w:szCs w:val="22"/>
            <w:lang w:val="vi-VN"/>
            <w:rPrChange w:id="16569"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70" w:author="An Tran, ACA (BUV)" w:date="2024-09-13T17:29:00Z" w16du:dateUtc="2024-09-13T10:29:00Z">
              <w:rPr>
                <w:rFonts w:cs="Arial"/>
                <w:i/>
                <w:iCs/>
                <w:szCs w:val="22"/>
                <w:lang w:val="vi-VN"/>
              </w:rPr>
            </w:rPrChange>
          </w:rPr>
          <w:delText>nh m</w:delText>
        </w:r>
        <w:r w:rsidR="00EA7631" w:rsidRPr="00863667" w:rsidDel="003C6139">
          <w:rPr>
            <w:rFonts w:ascii="iCiel Avenir LT Std 35 Light" w:hAnsi="iCiel Avenir LT Std 35 Light" w:cs="Calibri"/>
            <w:i/>
            <w:iCs/>
            <w:sz w:val="22"/>
            <w:szCs w:val="22"/>
            <w:lang w:val="vi-VN"/>
            <w:rPrChange w:id="16571"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572" w:author="An Tran, ACA (BUV)" w:date="2024-09-13T17:29:00Z" w16du:dateUtc="2024-09-13T10:29:00Z">
              <w:rPr>
                <w:rFonts w:cs="Arial"/>
                <w:i/>
                <w:iCs/>
                <w:szCs w:val="22"/>
                <w:lang w:val="vi-VN"/>
              </w:rPr>
            </w:rPrChange>
          </w:rPr>
          <w:delText>t xu h</w:delText>
        </w:r>
        <w:r w:rsidR="00EA7631" w:rsidRPr="00863667" w:rsidDel="003C6139">
          <w:rPr>
            <w:rFonts w:ascii="iCiel Avenir LT Std 35 Light" w:hAnsi="iCiel Avenir LT Std 35 Light" w:cs="Calibri"/>
            <w:i/>
            <w:iCs/>
            <w:sz w:val="22"/>
            <w:szCs w:val="22"/>
            <w:lang w:val="vi-VN"/>
            <w:rPrChange w:id="16573" w:author="An Tran, ACA (BUV)" w:date="2024-09-13T17:29:00Z" w16du:dateUtc="2024-09-13T10:29:00Z">
              <w:rPr>
                <w:rFonts w:cs="Calibri"/>
                <w:i/>
                <w:iCs/>
                <w:szCs w:val="22"/>
                <w:lang w:val="vi-VN"/>
              </w:rPr>
            </w:rPrChange>
          </w:rPr>
          <w:delText>ướ</w:delText>
        </w:r>
        <w:r w:rsidR="00EA7631" w:rsidRPr="00863667" w:rsidDel="003C6139">
          <w:rPr>
            <w:rFonts w:ascii="iCiel Avenir LT Std 35 Light" w:hAnsi="iCiel Avenir LT Std 35 Light" w:cs="Arial"/>
            <w:i/>
            <w:iCs/>
            <w:sz w:val="22"/>
            <w:szCs w:val="22"/>
            <w:lang w:val="vi-VN"/>
            <w:rPrChange w:id="16574" w:author="An Tran, ACA (BUV)" w:date="2024-09-13T17:29:00Z" w16du:dateUtc="2024-09-13T10:29:00Z">
              <w:rPr>
                <w:rFonts w:cs="Arial"/>
                <w:i/>
                <w:iCs/>
                <w:szCs w:val="22"/>
                <w:lang w:val="vi-VN"/>
              </w:rPr>
            </w:rPrChange>
          </w:rPr>
          <w:delText>ng, v</w:delText>
        </w:r>
        <w:r w:rsidR="00EA7631" w:rsidRPr="00863667" w:rsidDel="003C6139">
          <w:rPr>
            <w:rFonts w:ascii="iCiel Avenir LT Std 35 Light" w:hAnsi="iCiel Avenir LT Std 35 Light" w:cs="Avenir Next LT Pro"/>
            <w:i/>
            <w:iCs/>
            <w:sz w:val="22"/>
            <w:szCs w:val="22"/>
            <w:lang w:val="vi-VN"/>
            <w:rPrChange w:id="16575"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76" w:author="An Tran, ACA (BUV)" w:date="2024-09-13T17:29:00Z" w16du:dateUtc="2024-09-13T10:29:00Z">
              <w:rPr>
                <w:rFonts w:cs="Arial"/>
                <w:i/>
                <w:iCs/>
                <w:szCs w:val="22"/>
                <w:lang w:val="vi-VN"/>
              </w:rPr>
            </w:rPrChange>
          </w:rPr>
          <w:delText xml:space="preserve"> xu h</w:delText>
        </w:r>
        <w:r w:rsidR="00EA7631" w:rsidRPr="00863667" w:rsidDel="003C6139">
          <w:rPr>
            <w:rFonts w:ascii="iCiel Avenir LT Std 35 Light" w:hAnsi="iCiel Avenir LT Std 35 Light" w:cs="Calibri"/>
            <w:i/>
            <w:iCs/>
            <w:sz w:val="22"/>
            <w:szCs w:val="22"/>
            <w:lang w:val="vi-VN"/>
            <w:rPrChange w:id="16577" w:author="An Tran, ACA (BUV)" w:date="2024-09-13T17:29:00Z" w16du:dateUtc="2024-09-13T10:29:00Z">
              <w:rPr>
                <w:rFonts w:cs="Calibri"/>
                <w:i/>
                <w:iCs/>
                <w:szCs w:val="22"/>
                <w:lang w:val="vi-VN"/>
              </w:rPr>
            </w:rPrChange>
          </w:rPr>
          <w:delText>ướ</w:delText>
        </w:r>
        <w:r w:rsidR="00EA7631" w:rsidRPr="00863667" w:rsidDel="003C6139">
          <w:rPr>
            <w:rFonts w:ascii="iCiel Avenir LT Std 35 Light" w:hAnsi="iCiel Avenir LT Std 35 Light" w:cs="Arial"/>
            <w:i/>
            <w:iCs/>
            <w:sz w:val="22"/>
            <w:szCs w:val="22"/>
            <w:lang w:val="vi-VN"/>
            <w:rPrChange w:id="16578" w:author="An Tran, ACA (BUV)" w:date="2024-09-13T17:29:00Z" w16du:dateUtc="2024-09-13T10:29:00Z">
              <w:rPr>
                <w:rFonts w:cs="Arial"/>
                <w:i/>
                <w:iCs/>
                <w:szCs w:val="22"/>
                <w:lang w:val="vi-VN"/>
              </w:rPr>
            </w:rPrChange>
          </w:rPr>
          <w:delText>ng n</w:delText>
        </w:r>
        <w:r w:rsidR="00EA7631" w:rsidRPr="00863667" w:rsidDel="003C6139">
          <w:rPr>
            <w:rFonts w:ascii="iCiel Avenir LT Std 35 Light" w:hAnsi="iCiel Avenir LT Std 35 Light" w:cs="Avenir Next LT Pro"/>
            <w:i/>
            <w:iCs/>
            <w:sz w:val="22"/>
            <w:szCs w:val="22"/>
            <w:lang w:val="vi-VN"/>
            <w:rPrChange w:id="16579"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580" w:author="An Tran, ACA (BUV)" w:date="2024-09-13T17:29:00Z" w16du:dateUtc="2024-09-13T10:29:00Z">
              <w:rPr>
                <w:rFonts w:cs="Arial"/>
                <w:i/>
                <w:iCs/>
                <w:szCs w:val="22"/>
                <w:lang w:val="vi-VN"/>
              </w:rPr>
            </w:rPrChange>
          </w:rPr>
          <w:delText>y s</w:delText>
        </w:r>
        <w:r w:rsidR="00EA7631" w:rsidRPr="00863667" w:rsidDel="003C6139">
          <w:rPr>
            <w:rFonts w:ascii="iCiel Avenir LT Std 35 Light" w:hAnsi="iCiel Avenir LT Std 35 Light" w:cs="Calibri"/>
            <w:i/>
            <w:iCs/>
            <w:sz w:val="22"/>
            <w:szCs w:val="22"/>
            <w:lang w:val="vi-VN"/>
            <w:rPrChange w:id="16581" w:author="An Tran, ACA (BUV)" w:date="2024-09-13T17:29:00Z" w16du:dateUtc="2024-09-13T10:29:00Z">
              <w:rPr>
                <w:rFonts w:cs="Calibri"/>
                <w:i/>
                <w:iCs/>
                <w:szCs w:val="22"/>
                <w:lang w:val="vi-VN"/>
              </w:rPr>
            </w:rPrChange>
          </w:rPr>
          <w:delText>ẽ</w:delText>
        </w:r>
        <w:r w:rsidR="00EA7631" w:rsidRPr="00863667" w:rsidDel="003C6139">
          <w:rPr>
            <w:rFonts w:ascii="iCiel Avenir LT Std 35 Light" w:hAnsi="iCiel Avenir LT Std 35 Light" w:cs="Arial"/>
            <w:i/>
            <w:iCs/>
            <w:sz w:val="22"/>
            <w:szCs w:val="22"/>
            <w:lang w:val="vi-VN"/>
            <w:rPrChange w:id="16582" w:author="An Tran, ACA (BUV)" w:date="2024-09-13T17:29:00Z" w16du:dateUtc="2024-09-13T10:29:00Z">
              <w:rPr>
                <w:rFonts w:cs="Arial"/>
                <w:i/>
                <w:iCs/>
                <w:szCs w:val="22"/>
                <w:lang w:val="vi-VN"/>
              </w:rPr>
            </w:rPrChange>
          </w:rPr>
          <w:delText xml:space="preserve"> c</w:delText>
        </w:r>
        <w:r w:rsidR="00EA7631" w:rsidRPr="00863667" w:rsidDel="003C6139">
          <w:rPr>
            <w:rFonts w:ascii="iCiel Avenir LT Std 35 Light" w:hAnsi="iCiel Avenir LT Std 35 Light" w:cs="Avenir Next LT Pro"/>
            <w:i/>
            <w:iCs/>
            <w:sz w:val="22"/>
            <w:szCs w:val="22"/>
            <w:lang w:val="vi-VN"/>
            <w:rPrChange w:id="16583" w:author="An Tran, ACA (BUV)" w:date="2024-09-13T17:29:00Z" w16du:dateUtc="2024-09-13T10:29:00Z">
              <w:rPr>
                <w:rFonts w:cs="Avenir Next LT Pro"/>
                <w:i/>
                <w:iCs/>
                <w:szCs w:val="22"/>
                <w:lang w:val="vi-VN"/>
              </w:rPr>
            </w:rPrChange>
          </w:rPr>
          <w:delText>ò</w:delText>
        </w:r>
        <w:r w:rsidR="00EA7631" w:rsidRPr="00863667" w:rsidDel="003C6139">
          <w:rPr>
            <w:rFonts w:ascii="iCiel Avenir LT Std 35 Light" w:hAnsi="iCiel Avenir LT Std 35 Light" w:cs="Arial"/>
            <w:i/>
            <w:iCs/>
            <w:sz w:val="22"/>
            <w:szCs w:val="22"/>
            <w:lang w:val="vi-VN"/>
            <w:rPrChange w:id="16584" w:author="An Tran, ACA (BUV)" w:date="2024-09-13T17:29:00Z" w16du:dateUtc="2024-09-13T10:29:00Z">
              <w:rPr>
                <w:rFonts w:cs="Arial"/>
                <w:i/>
                <w:iCs/>
                <w:szCs w:val="22"/>
                <w:lang w:val="vi-VN"/>
              </w:rPr>
            </w:rPrChange>
          </w:rPr>
          <w:delText>n ti</w:delText>
        </w:r>
        <w:r w:rsidR="00EA7631" w:rsidRPr="00863667" w:rsidDel="003C6139">
          <w:rPr>
            <w:rFonts w:ascii="iCiel Avenir LT Std 35 Light" w:hAnsi="iCiel Avenir LT Std 35 Light" w:cs="Calibri"/>
            <w:i/>
            <w:iCs/>
            <w:sz w:val="22"/>
            <w:szCs w:val="22"/>
            <w:lang w:val="vi-VN"/>
            <w:rPrChange w:id="16585" w:author="An Tran, ACA (BUV)" w:date="2024-09-13T17:29:00Z" w16du:dateUtc="2024-09-13T10:29:00Z">
              <w:rPr>
                <w:rFonts w:cs="Calibri"/>
                <w:i/>
                <w:iCs/>
                <w:szCs w:val="22"/>
                <w:lang w:val="vi-VN"/>
              </w:rPr>
            </w:rPrChange>
          </w:rPr>
          <w:delText>ế</w:delText>
        </w:r>
        <w:r w:rsidR="00EA7631" w:rsidRPr="00863667" w:rsidDel="003C6139">
          <w:rPr>
            <w:rFonts w:ascii="iCiel Avenir LT Std 35 Light" w:hAnsi="iCiel Avenir LT Std 35 Light" w:cs="Arial"/>
            <w:i/>
            <w:iCs/>
            <w:sz w:val="22"/>
            <w:szCs w:val="22"/>
            <w:lang w:val="vi-VN"/>
            <w:rPrChange w:id="16586" w:author="An Tran, ACA (BUV)" w:date="2024-09-13T17:29:00Z" w16du:dateUtc="2024-09-13T10:29:00Z">
              <w:rPr>
                <w:rFonts w:cs="Arial"/>
                <w:i/>
                <w:iCs/>
                <w:szCs w:val="22"/>
                <w:lang w:val="vi-VN"/>
              </w:rPr>
            </w:rPrChange>
          </w:rPr>
          <w:delText>p t</w:delText>
        </w:r>
        <w:r w:rsidR="00EA7631" w:rsidRPr="00863667" w:rsidDel="003C6139">
          <w:rPr>
            <w:rFonts w:ascii="iCiel Avenir LT Std 35 Light" w:hAnsi="iCiel Avenir LT Std 35 Light" w:cs="Calibri"/>
            <w:i/>
            <w:iCs/>
            <w:sz w:val="22"/>
            <w:szCs w:val="22"/>
            <w:lang w:val="vi-VN"/>
            <w:rPrChange w:id="16587" w:author="An Tran, ACA (BUV)" w:date="2024-09-13T17:29:00Z" w16du:dateUtc="2024-09-13T10:29:00Z">
              <w:rPr>
                <w:rFonts w:cs="Calibri"/>
                <w:i/>
                <w:iCs/>
                <w:szCs w:val="22"/>
                <w:lang w:val="vi-VN"/>
              </w:rPr>
            </w:rPrChange>
          </w:rPr>
          <w:delText>ụ</w:delText>
        </w:r>
        <w:r w:rsidR="00EA7631" w:rsidRPr="00863667" w:rsidDel="003C6139">
          <w:rPr>
            <w:rFonts w:ascii="iCiel Avenir LT Std 35 Light" w:hAnsi="iCiel Avenir LT Std 35 Light" w:cs="Arial"/>
            <w:i/>
            <w:iCs/>
            <w:sz w:val="22"/>
            <w:szCs w:val="22"/>
            <w:lang w:val="vi-VN"/>
            <w:rPrChange w:id="16588" w:author="An Tran, ACA (BUV)" w:date="2024-09-13T17:29:00Z" w16du:dateUtc="2024-09-13T10:29:00Z">
              <w:rPr>
                <w:rFonts w:cs="Arial"/>
                <w:i/>
                <w:iCs/>
                <w:szCs w:val="22"/>
                <w:lang w:val="vi-VN"/>
              </w:rPr>
            </w:rPrChange>
          </w:rPr>
          <w:delText>c trong t</w:delText>
        </w:r>
        <w:r w:rsidR="00EA7631" w:rsidRPr="00863667" w:rsidDel="003C6139">
          <w:rPr>
            <w:rFonts w:ascii="iCiel Avenir LT Std 35 Light" w:hAnsi="iCiel Avenir LT Std 35 Light" w:cs="Calibri"/>
            <w:i/>
            <w:iCs/>
            <w:sz w:val="22"/>
            <w:szCs w:val="22"/>
            <w:lang w:val="vi-VN"/>
            <w:rPrChange w:id="16589" w:author="An Tran, ACA (BUV)" w:date="2024-09-13T17:29:00Z" w16du:dateUtc="2024-09-13T10:29:00Z">
              <w:rPr>
                <w:rFonts w:cs="Calibri"/>
                <w:i/>
                <w:iCs/>
                <w:szCs w:val="22"/>
                <w:lang w:val="vi-VN"/>
              </w:rPr>
            </w:rPrChange>
          </w:rPr>
          <w:delText>ươ</w:delText>
        </w:r>
        <w:r w:rsidR="00EA7631" w:rsidRPr="00863667" w:rsidDel="003C6139">
          <w:rPr>
            <w:rFonts w:ascii="iCiel Avenir LT Std 35 Light" w:hAnsi="iCiel Avenir LT Std 35 Light" w:cs="Arial"/>
            <w:i/>
            <w:iCs/>
            <w:sz w:val="22"/>
            <w:szCs w:val="22"/>
            <w:lang w:val="vi-VN"/>
            <w:rPrChange w:id="16590" w:author="An Tran, ACA (BUV)" w:date="2024-09-13T17:29:00Z" w16du:dateUtc="2024-09-13T10:29:00Z">
              <w:rPr>
                <w:rFonts w:cs="Arial"/>
                <w:i/>
                <w:iCs/>
                <w:szCs w:val="22"/>
                <w:lang w:val="vi-VN"/>
              </w:rPr>
            </w:rPrChange>
          </w:rPr>
          <w:delText>ng lai theo nhi</w:delText>
        </w:r>
        <w:r w:rsidR="00EA7631" w:rsidRPr="00863667" w:rsidDel="003C6139">
          <w:rPr>
            <w:rFonts w:ascii="iCiel Avenir LT Std 35 Light" w:hAnsi="iCiel Avenir LT Std 35 Light" w:cs="Calibri"/>
            <w:i/>
            <w:iCs/>
            <w:sz w:val="22"/>
            <w:szCs w:val="22"/>
            <w:lang w:val="vi-VN"/>
            <w:rPrChange w:id="16591" w:author="An Tran, ACA (BUV)" w:date="2024-09-13T17:29:00Z" w16du:dateUtc="2024-09-13T10:29:00Z">
              <w:rPr>
                <w:rFonts w:cs="Calibri"/>
                <w:i/>
                <w:iCs/>
                <w:szCs w:val="22"/>
                <w:lang w:val="vi-VN"/>
              </w:rPr>
            </w:rPrChange>
          </w:rPr>
          <w:delText>ề</w:delText>
        </w:r>
        <w:r w:rsidR="00EA7631" w:rsidRPr="00863667" w:rsidDel="003C6139">
          <w:rPr>
            <w:rFonts w:ascii="iCiel Avenir LT Std 35 Light" w:hAnsi="iCiel Avenir LT Std 35 Light" w:cs="Arial"/>
            <w:i/>
            <w:iCs/>
            <w:sz w:val="22"/>
            <w:szCs w:val="22"/>
            <w:lang w:val="vi-VN"/>
            <w:rPrChange w:id="16592" w:author="An Tran, ACA (BUV)" w:date="2024-09-13T17:29:00Z" w16du:dateUtc="2024-09-13T10:29:00Z">
              <w:rPr>
                <w:rFonts w:cs="Arial"/>
                <w:i/>
                <w:iCs/>
                <w:szCs w:val="22"/>
                <w:lang w:val="vi-VN"/>
              </w:rPr>
            </w:rPrChange>
          </w:rPr>
          <w:delText>u nghi</w:delText>
        </w:r>
        <w:r w:rsidR="00EA7631" w:rsidRPr="00863667" w:rsidDel="003C6139">
          <w:rPr>
            <w:rFonts w:ascii="iCiel Avenir LT Std 35 Light" w:hAnsi="iCiel Avenir LT Std 35 Light" w:cs="Avenir Next LT Pro"/>
            <w:i/>
            <w:iCs/>
            <w:sz w:val="22"/>
            <w:szCs w:val="22"/>
            <w:lang w:val="vi-VN"/>
            <w:rPrChange w:id="16593" w:author="An Tran, ACA (BUV)" w:date="2024-09-13T17:29:00Z" w16du:dateUtc="2024-09-13T10:29:00Z">
              <w:rPr>
                <w:rFonts w:cs="Avenir Next LT Pro"/>
                <w:i/>
                <w:iCs/>
                <w:szCs w:val="22"/>
                <w:lang w:val="vi-VN"/>
              </w:rPr>
            </w:rPrChange>
          </w:rPr>
          <w:delText>ê</w:delText>
        </w:r>
        <w:r w:rsidR="00EA7631" w:rsidRPr="00863667" w:rsidDel="003C6139">
          <w:rPr>
            <w:rFonts w:ascii="iCiel Avenir LT Std 35 Light" w:hAnsi="iCiel Avenir LT Std 35 Light" w:cs="Arial"/>
            <w:i/>
            <w:iCs/>
            <w:sz w:val="22"/>
            <w:szCs w:val="22"/>
            <w:lang w:val="vi-VN"/>
            <w:rPrChange w:id="16594" w:author="An Tran, ACA (BUV)" w:date="2024-09-13T17:29:00Z" w16du:dateUtc="2024-09-13T10:29:00Z">
              <w:rPr>
                <w:rFonts w:cs="Arial"/>
                <w:i/>
                <w:iCs/>
                <w:szCs w:val="22"/>
                <w:lang w:val="vi-VN"/>
              </w:rPr>
            </w:rPrChange>
          </w:rPr>
          <w:delText>n c</w:delText>
        </w:r>
        <w:r w:rsidR="00EA7631" w:rsidRPr="00863667" w:rsidDel="003C6139">
          <w:rPr>
            <w:rFonts w:ascii="iCiel Avenir LT Std 35 Light" w:hAnsi="iCiel Avenir LT Std 35 Light" w:cs="Calibri"/>
            <w:i/>
            <w:iCs/>
            <w:sz w:val="22"/>
            <w:szCs w:val="22"/>
            <w:lang w:val="vi-VN"/>
            <w:rPrChange w:id="16595" w:author="An Tran, ACA (BUV)" w:date="2024-09-13T17:29:00Z" w16du:dateUtc="2024-09-13T10:29:00Z">
              <w:rPr>
                <w:rFonts w:cs="Calibri"/>
                <w:i/>
                <w:iCs/>
                <w:szCs w:val="22"/>
                <w:lang w:val="vi-VN"/>
              </w:rPr>
            </w:rPrChange>
          </w:rPr>
          <w:delText>ứ</w:delText>
        </w:r>
        <w:r w:rsidR="00EA7631" w:rsidRPr="00863667" w:rsidDel="003C6139">
          <w:rPr>
            <w:rFonts w:ascii="iCiel Avenir LT Std 35 Light" w:hAnsi="iCiel Avenir LT Std 35 Light" w:cs="Arial"/>
            <w:i/>
            <w:iCs/>
            <w:sz w:val="22"/>
            <w:szCs w:val="22"/>
            <w:lang w:val="vi-VN"/>
            <w:rPrChange w:id="16596" w:author="An Tran, ACA (BUV)" w:date="2024-09-13T17:29:00Z" w16du:dateUtc="2024-09-13T10:29:00Z">
              <w:rPr>
                <w:rFonts w:cs="Arial"/>
                <w:i/>
                <w:iCs/>
                <w:szCs w:val="22"/>
                <w:lang w:val="vi-VN"/>
              </w:rPr>
            </w:rPrChange>
          </w:rPr>
          <w:delText>u kh</w:delText>
        </w:r>
        <w:r w:rsidR="00EA7631" w:rsidRPr="00863667" w:rsidDel="003C6139">
          <w:rPr>
            <w:rFonts w:ascii="iCiel Avenir LT Std 35 Light" w:hAnsi="iCiel Avenir LT Std 35 Light" w:cs="Avenir Next LT Pro"/>
            <w:i/>
            <w:iCs/>
            <w:sz w:val="22"/>
            <w:szCs w:val="22"/>
            <w:lang w:val="vi-VN"/>
            <w:rPrChange w:id="16597"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598" w:author="An Tran, ACA (BUV)" w:date="2024-09-13T17:29:00Z" w16du:dateUtc="2024-09-13T10:29:00Z">
              <w:rPr>
                <w:rFonts w:cs="Arial"/>
                <w:i/>
                <w:iCs/>
                <w:szCs w:val="22"/>
                <w:lang w:val="vi-VN"/>
              </w:rPr>
            </w:rPrChange>
          </w:rPr>
          <w:delText>c nhau g</w:delText>
        </w:r>
        <w:r w:rsidR="00EA7631" w:rsidRPr="00863667" w:rsidDel="003C6139">
          <w:rPr>
            <w:rFonts w:ascii="iCiel Avenir LT Std 35 Light" w:hAnsi="iCiel Avenir LT Std 35 Light" w:cs="Calibri"/>
            <w:i/>
            <w:iCs/>
            <w:sz w:val="22"/>
            <w:szCs w:val="22"/>
            <w:lang w:val="vi-VN"/>
            <w:rPrChange w:id="16599" w:author="An Tran, ACA (BUV)" w:date="2024-09-13T17:29:00Z" w16du:dateUtc="2024-09-13T10:29:00Z">
              <w:rPr>
                <w:rFonts w:cs="Calibri"/>
                <w:i/>
                <w:iCs/>
                <w:szCs w:val="22"/>
                <w:lang w:val="vi-VN"/>
              </w:rPr>
            </w:rPrChange>
          </w:rPr>
          <w:delText>ầ</w:delText>
        </w:r>
        <w:r w:rsidR="00EA7631" w:rsidRPr="00863667" w:rsidDel="003C6139">
          <w:rPr>
            <w:rFonts w:ascii="iCiel Avenir LT Std 35 Light" w:hAnsi="iCiel Avenir LT Std 35 Light" w:cs="Arial"/>
            <w:i/>
            <w:iCs/>
            <w:sz w:val="22"/>
            <w:szCs w:val="22"/>
            <w:lang w:val="vi-VN"/>
            <w:rPrChange w:id="16600" w:author="An Tran, ACA (BUV)" w:date="2024-09-13T17:29:00Z" w16du:dateUtc="2024-09-13T10:29:00Z">
              <w:rPr>
                <w:rFonts w:cs="Arial"/>
                <w:i/>
                <w:iCs/>
                <w:szCs w:val="22"/>
                <w:lang w:val="vi-VN"/>
              </w:rPr>
            </w:rPrChange>
          </w:rPr>
          <w:delText xml:space="preserve">n </w:delText>
        </w:r>
        <w:r w:rsidR="00EA7631" w:rsidRPr="00863667" w:rsidDel="003C6139">
          <w:rPr>
            <w:rFonts w:ascii="iCiel Avenir LT Std 35 Light" w:hAnsi="iCiel Avenir LT Std 35 Light" w:cs="Calibri"/>
            <w:i/>
            <w:iCs/>
            <w:sz w:val="22"/>
            <w:szCs w:val="22"/>
            <w:lang w:val="vi-VN"/>
            <w:rPrChange w:id="16601" w:author="An Tran, ACA (BUV)" w:date="2024-09-13T17:29:00Z" w16du:dateUtc="2024-09-13T10:29:00Z">
              <w:rPr>
                <w:rFonts w:cs="Calibri"/>
                <w:i/>
                <w:iCs/>
                <w:szCs w:val="22"/>
                <w:lang w:val="vi-VN"/>
              </w:rPr>
            </w:rPrChange>
          </w:rPr>
          <w:delText>đ</w:delText>
        </w:r>
        <w:r w:rsidR="00EA7631" w:rsidRPr="00863667" w:rsidDel="003C6139">
          <w:rPr>
            <w:rFonts w:ascii="iCiel Avenir LT Std 35 Light" w:hAnsi="iCiel Avenir LT Std 35 Light" w:cs="Avenir LT Std 35 Light"/>
            <w:i/>
            <w:iCs/>
            <w:sz w:val="22"/>
            <w:szCs w:val="22"/>
            <w:lang w:val="vi-VN"/>
            <w:rPrChange w:id="16602" w:author="An Tran, ACA (BUV)" w:date="2024-09-13T17:29:00Z" w16du:dateUtc="2024-09-13T10:29:00Z">
              <w:rPr>
                <w:rFonts w:cs="Avenir LT Std 35 Light"/>
                <w:i/>
                <w:iCs/>
                <w:szCs w:val="22"/>
                <w:lang w:val="vi-VN"/>
              </w:rPr>
            </w:rPrChange>
          </w:rPr>
          <w:delText>â</w:delText>
        </w:r>
        <w:r w:rsidR="00EA7631" w:rsidRPr="00863667" w:rsidDel="003C6139">
          <w:rPr>
            <w:rFonts w:ascii="iCiel Avenir LT Std 35 Light" w:hAnsi="iCiel Avenir LT Std 35 Light" w:cs="Arial"/>
            <w:i/>
            <w:iCs/>
            <w:sz w:val="22"/>
            <w:szCs w:val="22"/>
            <w:lang w:val="vi-VN"/>
            <w:rPrChange w:id="16603" w:author="An Tran, ACA (BUV)" w:date="2024-09-13T17:29:00Z" w16du:dateUtc="2024-09-13T10:29:00Z">
              <w:rPr>
                <w:rFonts w:cs="Arial"/>
                <w:i/>
                <w:iCs/>
                <w:szCs w:val="22"/>
                <w:lang w:val="vi-VN"/>
              </w:rPr>
            </w:rPrChange>
          </w:rPr>
          <w:delText>y. Trong t</w:delText>
        </w:r>
        <w:r w:rsidR="00EA7631" w:rsidRPr="00863667" w:rsidDel="003C6139">
          <w:rPr>
            <w:rFonts w:ascii="iCiel Avenir LT Std 35 Light" w:hAnsi="iCiel Avenir LT Std 35 Light" w:cs="Avenir Next LT Pro"/>
            <w:i/>
            <w:iCs/>
            <w:sz w:val="22"/>
            <w:szCs w:val="22"/>
            <w:lang w:val="vi-VN"/>
            <w:rPrChange w:id="16604" w:author="An Tran, ACA (BUV)" w:date="2024-09-13T17:29:00Z" w16du:dateUtc="2024-09-13T10:29:00Z">
              <w:rPr>
                <w:rFonts w:cs="Avenir Next LT Pro"/>
                <w:i/>
                <w:iCs/>
                <w:szCs w:val="22"/>
                <w:lang w:val="vi-VN"/>
              </w:rPr>
            </w:rPrChange>
          </w:rPr>
          <w:delText>ì</w:delText>
        </w:r>
        <w:r w:rsidR="00EA7631" w:rsidRPr="00863667" w:rsidDel="003C6139">
          <w:rPr>
            <w:rFonts w:ascii="iCiel Avenir LT Std 35 Light" w:hAnsi="iCiel Avenir LT Std 35 Light" w:cs="Arial"/>
            <w:i/>
            <w:iCs/>
            <w:sz w:val="22"/>
            <w:szCs w:val="22"/>
            <w:lang w:val="vi-VN"/>
            <w:rPrChange w:id="16605" w:author="An Tran, ACA (BUV)" w:date="2024-09-13T17:29:00Z" w16du:dateUtc="2024-09-13T10:29:00Z">
              <w:rPr>
                <w:rFonts w:cs="Arial"/>
                <w:i/>
                <w:iCs/>
                <w:szCs w:val="22"/>
                <w:lang w:val="vi-VN"/>
              </w:rPr>
            </w:rPrChange>
          </w:rPr>
          <w:delText>nh hu</w:delText>
        </w:r>
        <w:r w:rsidR="00EA7631" w:rsidRPr="00863667" w:rsidDel="003C6139">
          <w:rPr>
            <w:rFonts w:ascii="iCiel Avenir LT Std 35 Light" w:hAnsi="iCiel Avenir LT Std 35 Light" w:cs="Calibri"/>
            <w:i/>
            <w:iCs/>
            <w:sz w:val="22"/>
            <w:szCs w:val="22"/>
            <w:lang w:val="vi-VN"/>
            <w:rPrChange w:id="16606" w:author="An Tran, ACA (BUV)" w:date="2024-09-13T17:29:00Z" w16du:dateUtc="2024-09-13T10:29:00Z">
              <w:rPr>
                <w:rFonts w:cs="Calibri"/>
                <w:i/>
                <w:iCs/>
                <w:szCs w:val="22"/>
                <w:lang w:val="vi-VN"/>
              </w:rPr>
            </w:rPrChange>
          </w:rPr>
          <w:delText>ố</w:delText>
        </w:r>
        <w:r w:rsidR="00EA7631" w:rsidRPr="00863667" w:rsidDel="003C6139">
          <w:rPr>
            <w:rFonts w:ascii="iCiel Avenir LT Std 35 Light" w:hAnsi="iCiel Avenir LT Std 35 Light" w:cs="Arial"/>
            <w:i/>
            <w:iCs/>
            <w:sz w:val="22"/>
            <w:szCs w:val="22"/>
            <w:lang w:val="vi-VN"/>
            <w:rPrChange w:id="16607" w:author="An Tran, ACA (BUV)" w:date="2024-09-13T17:29:00Z" w16du:dateUtc="2024-09-13T10:29:00Z">
              <w:rPr>
                <w:rFonts w:cs="Arial"/>
                <w:i/>
                <w:iCs/>
                <w:szCs w:val="22"/>
                <w:lang w:val="vi-VN"/>
              </w:rPr>
            </w:rPrChange>
          </w:rPr>
          <w:delText>ng c</w:delText>
        </w:r>
        <w:r w:rsidR="00EA7631" w:rsidRPr="00863667" w:rsidDel="003C6139">
          <w:rPr>
            <w:rFonts w:ascii="iCiel Avenir LT Std 35 Light" w:hAnsi="iCiel Avenir LT Std 35 Light" w:cs="Avenir Next LT Pro"/>
            <w:i/>
            <w:iCs/>
            <w:sz w:val="22"/>
            <w:szCs w:val="22"/>
            <w:lang w:val="vi-VN"/>
            <w:rPrChange w:id="16608"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09" w:author="An Tran, ACA (BUV)" w:date="2024-09-13T17:29:00Z" w16du:dateUtc="2024-09-13T10:29:00Z">
              <w:rPr>
                <w:rFonts w:cs="Arial"/>
                <w:i/>
                <w:iCs/>
                <w:szCs w:val="22"/>
                <w:lang w:val="vi-VN"/>
              </w:rPr>
            </w:rPrChange>
          </w:rPr>
          <w:delText>c c</w:delText>
        </w:r>
        <w:r w:rsidR="00EA7631" w:rsidRPr="00863667" w:rsidDel="003C6139">
          <w:rPr>
            <w:rFonts w:ascii="iCiel Avenir LT Std 35 Light" w:hAnsi="iCiel Avenir LT Std 35 Light" w:cs="Avenir Next LT Pro"/>
            <w:i/>
            <w:iCs/>
            <w:sz w:val="22"/>
            <w:szCs w:val="22"/>
            <w:lang w:val="vi-VN"/>
            <w:rPrChange w:id="16610" w:author="An Tran, ACA (BUV)" w:date="2024-09-13T17:29:00Z" w16du:dateUtc="2024-09-13T10:29:00Z">
              <w:rPr>
                <w:rFonts w:cs="Avenir Next LT Pro"/>
                <w:i/>
                <w:iCs/>
                <w:szCs w:val="22"/>
                <w:lang w:val="vi-VN"/>
              </w:rPr>
            </w:rPrChange>
          </w:rPr>
          <w:delText>ô</w:delText>
        </w:r>
        <w:r w:rsidR="00EA7631" w:rsidRPr="00863667" w:rsidDel="003C6139">
          <w:rPr>
            <w:rFonts w:ascii="iCiel Avenir LT Std 35 Light" w:hAnsi="iCiel Avenir LT Std 35 Light" w:cs="Arial"/>
            <w:i/>
            <w:iCs/>
            <w:sz w:val="22"/>
            <w:szCs w:val="22"/>
            <w:lang w:val="vi-VN"/>
            <w:rPrChange w:id="16611" w:author="An Tran, ACA (BUV)" w:date="2024-09-13T17:29:00Z" w16du:dateUtc="2024-09-13T10:29:00Z">
              <w:rPr>
                <w:rFonts w:cs="Arial"/>
                <w:i/>
                <w:iCs/>
                <w:szCs w:val="22"/>
                <w:lang w:val="vi-VN"/>
              </w:rPr>
            </w:rPrChange>
          </w:rPr>
          <w:delText>ng ty ti</w:delText>
        </w:r>
        <w:r w:rsidR="00EA7631" w:rsidRPr="00863667" w:rsidDel="003C6139">
          <w:rPr>
            <w:rFonts w:ascii="iCiel Avenir LT Std 35 Light" w:hAnsi="iCiel Avenir LT Std 35 Light" w:cs="Calibri"/>
            <w:i/>
            <w:iCs/>
            <w:sz w:val="22"/>
            <w:szCs w:val="22"/>
            <w:lang w:val="vi-VN"/>
            <w:rPrChange w:id="16612" w:author="An Tran, ACA (BUV)" w:date="2024-09-13T17:29:00Z" w16du:dateUtc="2024-09-13T10:29:00Z">
              <w:rPr>
                <w:rFonts w:cs="Calibri"/>
                <w:i/>
                <w:iCs/>
                <w:szCs w:val="22"/>
                <w:lang w:val="vi-VN"/>
              </w:rPr>
            </w:rPrChange>
          </w:rPr>
          <w:delText>ế</w:delText>
        </w:r>
        <w:r w:rsidR="00EA7631" w:rsidRPr="00863667" w:rsidDel="003C6139">
          <w:rPr>
            <w:rFonts w:ascii="iCiel Avenir LT Std 35 Light" w:hAnsi="iCiel Avenir LT Std 35 Light" w:cs="Arial"/>
            <w:i/>
            <w:iCs/>
            <w:sz w:val="22"/>
            <w:szCs w:val="22"/>
            <w:lang w:val="vi-VN"/>
            <w:rPrChange w:id="16613" w:author="An Tran, ACA (BUV)" w:date="2024-09-13T17:29:00Z" w16du:dateUtc="2024-09-13T10:29:00Z">
              <w:rPr>
                <w:rFonts w:cs="Arial"/>
                <w:i/>
                <w:iCs/>
                <w:szCs w:val="22"/>
                <w:lang w:val="vi-VN"/>
              </w:rPr>
            </w:rPrChange>
          </w:rPr>
          <w:delText>p t</w:delText>
        </w:r>
        <w:r w:rsidR="00EA7631" w:rsidRPr="00863667" w:rsidDel="003C6139">
          <w:rPr>
            <w:rFonts w:ascii="iCiel Avenir LT Std 35 Light" w:hAnsi="iCiel Avenir LT Std 35 Light" w:cs="Calibri"/>
            <w:i/>
            <w:iCs/>
            <w:sz w:val="22"/>
            <w:szCs w:val="22"/>
            <w:lang w:val="vi-VN"/>
            <w:rPrChange w:id="16614" w:author="An Tran, ACA (BUV)" w:date="2024-09-13T17:29:00Z" w16du:dateUtc="2024-09-13T10:29:00Z">
              <w:rPr>
                <w:rFonts w:cs="Calibri"/>
                <w:i/>
                <w:iCs/>
                <w:szCs w:val="22"/>
                <w:lang w:val="vi-VN"/>
              </w:rPr>
            </w:rPrChange>
          </w:rPr>
          <w:delText>ụ</w:delText>
        </w:r>
        <w:r w:rsidR="00EA7631" w:rsidRPr="00863667" w:rsidDel="003C6139">
          <w:rPr>
            <w:rFonts w:ascii="iCiel Avenir LT Std 35 Light" w:hAnsi="iCiel Avenir LT Std 35 Light" w:cs="Arial"/>
            <w:i/>
            <w:iCs/>
            <w:sz w:val="22"/>
            <w:szCs w:val="22"/>
            <w:lang w:val="vi-VN"/>
            <w:rPrChange w:id="16615" w:author="An Tran, ACA (BUV)" w:date="2024-09-13T17:29:00Z" w16du:dateUtc="2024-09-13T10:29:00Z">
              <w:rPr>
                <w:rFonts w:cs="Arial"/>
                <w:i/>
                <w:iCs/>
                <w:szCs w:val="22"/>
                <w:lang w:val="vi-VN"/>
              </w:rPr>
            </w:rPrChange>
          </w:rPr>
          <w:delText>c l</w:delText>
        </w:r>
        <w:r w:rsidR="00EA7631" w:rsidRPr="00863667" w:rsidDel="003C6139">
          <w:rPr>
            <w:rFonts w:ascii="iCiel Avenir LT Std 35 Light" w:hAnsi="iCiel Avenir LT Std 35 Light" w:cs="Avenir Next LT Pro"/>
            <w:i/>
            <w:iCs/>
            <w:sz w:val="22"/>
            <w:szCs w:val="22"/>
            <w:lang w:val="vi-VN"/>
            <w:rPrChange w:id="16616"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617" w:author="An Tran, ACA (BUV)" w:date="2024-09-13T17:29:00Z" w16du:dateUtc="2024-09-13T10:29:00Z">
              <w:rPr>
                <w:rFonts w:cs="Arial"/>
                <w:i/>
                <w:iCs/>
                <w:szCs w:val="22"/>
                <w:lang w:val="vi-VN"/>
              </w:rPr>
            </w:rPrChange>
          </w:rPr>
          <w:delText>m vi</w:delText>
        </w:r>
        <w:r w:rsidR="00EA7631" w:rsidRPr="00863667" w:rsidDel="003C6139">
          <w:rPr>
            <w:rFonts w:ascii="iCiel Avenir LT Std 35 Light" w:hAnsi="iCiel Avenir LT Std 35 Light" w:cs="Calibri"/>
            <w:i/>
            <w:iCs/>
            <w:sz w:val="22"/>
            <w:szCs w:val="22"/>
            <w:lang w:val="vi-VN"/>
            <w:rPrChange w:id="16618" w:author="An Tran, ACA (BUV)" w:date="2024-09-13T17:29:00Z" w16du:dateUtc="2024-09-13T10:29:00Z">
              <w:rPr>
                <w:rFonts w:cs="Calibri"/>
                <w:i/>
                <w:iCs/>
                <w:szCs w:val="22"/>
                <w:lang w:val="vi-VN"/>
              </w:rPr>
            </w:rPrChange>
          </w:rPr>
          <w:delText>ệ</w:delText>
        </w:r>
        <w:r w:rsidR="00EA7631" w:rsidRPr="00863667" w:rsidDel="003C6139">
          <w:rPr>
            <w:rFonts w:ascii="iCiel Avenir LT Std 35 Light" w:hAnsi="iCiel Avenir LT Std 35 Light" w:cs="Arial"/>
            <w:i/>
            <w:iCs/>
            <w:sz w:val="22"/>
            <w:szCs w:val="22"/>
            <w:lang w:val="vi-VN"/>
            <w:rPrChange w:id="16619" w:author="An Tran, ACA (BUV)" w:date="2024-09-13T17:29:00Z" w16du:dateUtc="2024-09-13T10:29:00Z">
              <w:rPr>
                <w:rFonts w:cs="Arial"/>
                <w:i/>
                <w:iCs/>
                <w:szCs w:val="22"/>
                <w:lang w:val="vi-VN"/>
              </w:rPr>
            </w:rPrChange>
          </w:rPr>
          <w:delText>c t</w:delText>
        </w:r>
        <w:r w:rsidR="00EA7631" w:rsidRPr="00863667" w:rsidDel="003C6139">
          <w:rPr>
            <w:rFonts w:ascii="iCiel Avenir LT Std 35 Light" w:hAnsi="iCiel Avenir LT Std 35 Light" w:cs="Calibri"/>
            <w:i/>
            <w:iCs/>
            <w:sz w:val="22"/>
            <w:szCs w:val="22"/>
            <w:lang w:val="vi-VN"/>
            <w:rPrChange w:id="16620" w:author="An Tran, ACA (BUV)" w:date="2024-09-13T17:29:00Z" w16du:dateUtc="2024-09-13T10:29:00Z">
              <w:rPr>
                <w:rFonts w:cs="Calibri"/>
                <w:i/>
                <w:iCs/>
                <w:szCs w:val="22"/>
                <w:lang w:val="vi-VN"/>
              </w:rPr>
            </w:rPrChange>
          </w:rPr>
          <w:delText>ạ</w:delText>
        </w:r>
        <w:r w:rsidR="00EA7631" w:rsidRPr="00863667" w:rsidDel="003C6139">
          <w:rPr>
            <w:rFonts w:ascii="iCiel Avenir LT Std 35 Light" w:hAnsi="iCiel Avenir LT Std 35 Light" w:cs="Arial"/>
            <w:i/>
            <w:iCs/>
            <w:sz w:val="22"/>
            <w:szCs w:val="22"/>
            <w:lang w:val="vi-VN"/>
            <w:rPrChange w:id="16621" w:author="An Tran, ACA (BUV)" w:date="2024-09-13T17:29:00Z" w16du:dateUtc="2024-09-13T10:29:00Z">
              <w:rPr>
                <w:rFonts w:cs="Arial"/>
                <w:i/>
                <w:iCs/>
                <w:szCs w:val="22"/>
                <w:lang w:val="vi-VN"/>
              </w:rPr>
            </w:rPrChange>
          </w:rPr>
          <w:delText>i nh</w:delText>
        </w:r>
        <w:r w:rsidR="00EA7631" w:rsidRPr="00863667" w:rsidDel="003C6139">
          <w:rPr>
            <w:rFonts w:ascii="iCiel Avenir LT Std 35 Light" w:hAnsi="iCiel Avenir LT Std 35 Light" w:cs="Avenir Next LT Pro"/>
            <w:i/>
            <w:iCs/>
            <w:sz w:val="22"/>
            <w:szCs w:val="22"/>
            <w:lang w:val="vi-VN"/>
            <w:rPrChange w:id="16622"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623" w:author="An Tran, ACA (BUV)" w:date="2024-09-13T17:29:00Z" w16du:dateUtc="2024-09-13T10:29:00Z">
              <w:rPr>
                <w:rFonts w:cs="Arial"/>
                <w:i/>
                <w:iCs/>
                <w:szCs w:val="22"/>
                <w:lang w:val="vi-VN"/>
              </w:rPr>
            </w:rPrChange>
          </w:rPr>
          <w:delText xml:space="preserve"> trong th</w:delText>
        </w:r>
        <w:r w:rsidR="00EA7631" w:rsidRPr="00863667" w:rsidDel="003C6139">
          <w:rPr>
            <w:rFonts w:ascii="iCiel Avenir LT Std 35 Light" w:hAnsi="iCiel Avenir LT Std 35 Light" w:cs="Calibri"/>
            <w:i/>
            <w:iCs/>
            <w:sz w:val="22"/>
            <w:szCs w:val="22"/>
            <w:lang w:val="vi-VN"/>
            <w:rPrChange w:id="16624" w:author="An Tran, ACA (BUV)" w:date="2024-09-13T17:29:00Z" w16du:dateUtc="2024-09-13T10:29:00Z">
              <w:rPr>
                <w:rFonts w:cs="Calibri"/>
                <w:i/>
                <w:iCs/>
                <w:szCs w:val="22"/>
                <w:lang w:val="vi-VN"/>
              </w:rPr>
            </w:rPrChange>
          </w:rPr>
          <w:delText>ờ</w:delText>
        </w:r>
        <w:r w:rsidR="00EA7631" w:rsidRPr="00863667" w:rsidDel="003C6139">
          <w:rPr>
            <w:rFonts w:ascii="iCiel Avenir LT Std 35 Light" w:hAnsi="iCiel Avenir LT Std 35 Light" w:cs="Arial"/>
            <w:i/>
            <w:iCs/>
            <w:sz w:val="22"/>
            <w:szCs w:val="22"/>
            <w:lang w:val="vi-VN"/>
            <w:rPrChange w:id="16625" w:author="An Tran, ACA (BUV)" w:date="2024-09-13T17:29:00Z" w16du:dateUtc="2024-09-13T10:29:00Z">
              <w:rPr>
                <w:rFonts w:cs="Arial"/>
                <w:i/>
                <w:iCs/>
                <w:szCs w:val="22"/>
                <w:lang w:val="vi-VN"/>
              </w:rPr>
            </w:rPrChange>
          </w:rPr>
          <w:delText>i k</w:delText>
        </w:r>
        <w:r w:rsidR="00EA7631" w:rsidRPr="00863667" w:rsidDel="003C6139">
          <w:rPr>
            <w:rFonts w:ascii="iCiel Avenir LT Std 35 Light" w:hAnsi="iCiel Avenir LT Std 35 Light" w:cs="Calibri"/>
            <w:i/>
            <w:iCs/>
            <w:sz w:val="22"/>
            <w:szCs w:val="22"/>
            <w:lang w:val="vi-VN"/>
            <w:rPrChange w:id="16626" w:author="An Tran, ACA (BUV)" w:date="2024-09-13T17:29:00Z" w16du:dateUtc="2024-09-13T10:29:00Z">
              <w:rPr>
                <w:rFonts w:cs="Calibri"/>
                <w:i/>
                <w:iCs/>
                <w:szCs w:val="22"/>
                <w:lang w:val="vi-VN"/>
              </w:rPr>
            </w:rPrChange>
          </w:rPr>
          <w:delText>ỳ</w:delText>
        </w:r>
        <w:r w:rsidR="00EA7631" w:rsidRPr="00863667" w:rsidDel="003C6139">
          <w:rPr>
            <w:rFonts w:ascii="iCiel Avenir LT Std 35 Light" w:hAnsi="iCiel Avenir LT Std 35 Light" w:cs="Arial"/>
            <w:i/>
            <w:iCs/>
            <w:sz w:val="22"/>
            <w:szCs w:val="22"/>
            <w:lang w:val="vi-VN"/>
            <w:rPrChange w:id="16627" w:author="An Tran, ACA (BUV)" w:date="2024-09-13T17:29:00Z" w16du:dateUtc="2024-09-13T10:29:00Z">
              <w:rPr>
                <w:rFonts w:cs="Arial"/>
                <w:i/>
                <w:iCs/>
                <w:szCs w:val="22"/>
                <w:lang w:val="vi-VN"/>
              </w:rPr>
            </w:rPrChange>
          </w:rPr>
          <w:delText xml:space="preserve"> gi</w:delText>
        </w:r>
        <w:r w:rsidR="00EA7631" w:rsidRPr="00863667" w:rsidDel="003C6139">
          <w:rPr>
            <w:rFonts w:ascii="iCiel Avenir LT Std 35 Light" w:hAnsi="iCiel Avenir LT Std 35 Light" w:cs="Avenir Next LT Pro"/>
            <w:i/>
            <w:iCs/>
            <w:sz w:val="22"/>
            <w:szCs w:val="22"/>
            <w:lang w:val="vi-VN"/>
            <w:rPrChange w:id="16628" w:author="An Tran, ACA (BUV)" w:date="2024-09-13T17:29:00Z" w16du:dateUtc="2024-09-13T10:29:00Z">
              <w:rPr>
                <w:rFonts w:cs="Avenir Next LT Pro"/>
                <w:i/>
                <w:iCs/>
                <w:szCs w:val="22"/>
                <w:lang w:val="vi-VN"/>
              </w:rPr>
            </w:rPrChange>
          </w:rPr>
          <w:delText>ã</w:delText>
        </w:r>
        <w:r w:rsidR="00EA7631" w:rsidRPr="00863667" w:rsidDel="003C6139">
          <w:rPr>
            <w:rFonts w:ascii="iCiel Avenir LT Std 35 Light" w:hAnsi="iCiel Avenir LT Std 35 Light" w:cs="Arial"/>
            <w:i/>
            <w:iCs/>
            <w:sz w:val="22"/>
            <w:szCs w:val="22"/>
            <w:lang w:val="vi-VN"/>
            <w:rPrChange w:id="16629" w:author="An Tran, ACA (BUV)" w:date="2024-09-13T17:29:00Z" w16du:dateUtc="2024-09-13T10:29:00Z">
              <w:rPr>
                <w:rFonts w:cs="Arial"/>
                <w:i/>
                <w:iCs/>
                <w:szCs w:val="22"/>
                <w:lang w:val="vi-VN"/>
              </w:rPr>
            </w:rPrChange>
          </w:rPr>
          <w:delText>n c</w:delText>
        </w:r>
        <w:r w:rsidR="00EA7631" w:rsidRPr="00863667" w:rsidDel="003C6139">
          <w:rPr>
            <w:rFonts w:ascii="iCiel Avenir LT Std 35 Light" w:hAnsi="iCiel Avenir LT Std 35 Light" w:cs="Avenir Next LT Pro"/>
            <w:i/>
            <w:iCs/>
            <w:sz w:val="22"/>
            <w:szCs w:val="22"/>
            <w:lang w:val="vi-VN"/>
            <w:rPrChange w:id="16630"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31" w:author="An Tran, ACA (BUV)" w:date="2024-09-13T17:29:00Z" w16du:dateUtc="2024-09-13T10:29:00Z">
              <w:rPr>
                <w:rFonts w:cs="Arial"/>
                <w:i/>
                <w:iCs/>
                <w:szCs w:val="22"/>
                <w:lang w:val="vi-VN"/>
              </w:rPr>
            </w:rPrChange>
          </w:rPr>
          <w:delText>ch x</w:delText>
        </w:r>
        <w:r w:rsidR="00EA7631" w:rsidRPr="00863667" w:rsidDel="003C6139">
          <w:rPr>
            <w:rFonts w:ascii="iCiel Avenir LT Std 35 Light" w:hAnsi="iCiel Avenir LT Std 35 Light" w:cs="Avenir Next LT Pro"/>
            <w:i/>
            <w:iCs/>
            <w:sz w:val="22"/>
            <w:szCs w:val="22"/>
            <w:lang w:val="vi-VN"/>
            <w:rPrChange w:id="16632" w:author="An Tran, ACA (BUV)" w:date="2024-09-13T17:29:00Z" w16du:dateUtc="2024-09-13T10:29:00Z">
              <w:rPr>
                <w:rFonts w:cs="Avenir Next LT Pro"/>
                <w:i/>
                <w:iCs/>
                <w:szCs w:val="22"/>
                <w:lang w:val="vi-VN"/>
              </w:rPr>
            </w:rPrChange>
          </w:rPr>
          <w:delText>ã</w:delText>
        </w:r>
        <w:r w:rsidR="00EA7631" w:rsidRPr="00863667" w:rsidDel="003C6139">
          <w:rPr>
            <w:rFonts w:ascii="iCiel Avenir LT Std 35 Light" w:hAnsi="iCiel Avenir LT Std 35 Light" w:cs="Arial"/>
            <w:i/>
            <w:iCs/>
            <w:sz w:val="22"/>
            <w:szCs w:val="22"/>
            <w:lang w:val="vi-VN"/>
            <w:rPrChange w:id="16633" w:author="An Tran, ACA (BUV)" w:date="2024-09-13T17:29:00Z" w16du:dateUtc="2024-09-13T10:29:00Z">
              <w:rPr>
                <w:rFonts w:cs="Arial"/>
                <w:i/>
                <w:iCs/>
                <w:szCs w:val="22"/>
                <w:lang w:val="vi-VN"/>
              </w:rPr>
            </w:rPrChange>
          </w:rPr>
          <w:delText xml:space="preserve"> h</w:delText>
        </w:r>
        <w:r w:rsidR="00EA7631" w:rsidRPr="00863667" w:rsidDel="003C6139">
          <w:rPr>
            <w:rFonts w:ascii="iCiel Avenir LT Std 35 Light" w:hAnsi="iCiel Avenir LT Std 35 Light" w:cs="Calibri"/>
            <w:i/>
            <w:iCs/>
            <w:sz w:val="22"/>
            <w:szCs w:val="22"/>
            <w:lang w:val="vi-VN"/>
            <w:rPrChange w:id="16634"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635" w:author="An Tran, ACA (BUV)" w:date="2024-09-13T17:29:00Z" w16du:dateUtc="2024-09-13T10:29:00Z">
              <w:rPr>
                <w:rFonts w:cs="Arial"/>
                <w:i/>
                <w:iCs/>
                <w:szCs w:val="22"/>
                <w:lang w:val="vi-VN"/>
              </w:rPr>
            </w:rPrChange>
          </w:rPr>
          <w:delText>i, ch</w:delText>
        </w:r>
        <w:r w:rsidR="00EA7631" w:rsidRPr="00863667" w:rsidDel="003C6139">
          <w:rPr>
            <w:rFonts w:ascii="iCiel Avenir LT Std 35 Light" w:hAnsi="iCiel Avenir LT Std 35 Light" w:cs="Avenir Next LT Pro"/>
            <w:i/>
            <w:iCs/>
            <w:sz w:val="22"/>
            <w:szCs w:val="22"/>
            <w:lang w:val="vi-VN"/>
            <w:rPrChange w:id="16636" w:author="An Tran, ACA (BUV)" w:date="2024-09-13T17:29:00Z" w16du:dateUtc="2024-09-13T10:29:00Z">
              <w:rPr>
                <w:rFonts w:cs="Avenir Next LT Pro"/>
                <w:i/>
                <w:iCs/>
                <w:szCs w:val="22"/>
                <w:lang w:val="vi-VN"/>
              </w:rPr>
            </w:rPrChange>
          </w:rPr>
          <w:delText>ú</w:delText>
        </w:r>
        <w:r w:rsidR="00EA7631" w:rsidRPr="00863667" w:rsidDel="003C6139">
          <w:rPr>
            <w:rFonts w:ascii="iCiel Avenir LT Std 35 Light" w:hAnsi="iCiel Avenir LT Std 35 Light" w:cs="Arial"/>
            <w:i/>
            <w:iCs/>
            <w:sz w:val="22"/>
            <w:szCs w:val="22"/>
            <w:lang w:val="vi-VN"/>
            <w:rPrChange w:id="16637" w:author="An Tran, ACA (BUV)" w:date="2024-09-13T17:29:00Z" w16du:dateUtc="2024-09-13T10:29:00Z">
              <w:rPr>
                <w:rFonts w:cs="Arial"/>
                <w:i/>
                <w:iCs/>
                <w:szCs w:val="22"/>
                <w:lang w:val="vi-VN"/>
              </w:rPr>
            </w:rPrChange>
          </w:rPr>
          <w:delText>ng t</w:delText>
        </w:r>
        <w:r w:rsidR="00EA7631" w:rsidRPr="00863667" w:rsidDel="003C6139">
          <w:rPr>
            <w:rFonts w:ascii="iCiel Avenir LT Std 35 Light" w:hAnsi="iCiel Avenir LT Std 35 Light" w:cs="Avenir Next LT Pro"/>
            <w:i/>
            <w:iCs/>
            <w:sz w:val="22"/>
            <w:szCs w:val="22"/>
            <w:lang w:val="vi-VN"/>
            <w:rPrChange w:id="16638" w:author="An Tran, ACA (BUV)" w:date="2024-09-13T17:29:00Z" w16du:dateUtc="2024-09-13T10:29:00Z">
              <w:rPr>
                <w:rFonts w:cs="Avenir Next LT Pro"/>
                <w:i/>
                <w:iCs/>
                <w:szCs w:val="22"/>
                <w:lang w:val="vi-VN"/>
              </w:rPr>
            </w:rPrChange>
          </w:rPr>
          <w:delText>ô</w:delText>
        </w:r>
        <w:r w:rsidR="00EA7631" w:rsidRPr="00863667" w:rsidDel="003C6139">
          <w:rPr>
            <w:rFonts w:ascii="iCiel Avenir LT Std 35 Light" w:hAnsi="iCiel Avenir LT Std 35 Light" w:cs="Arial"/>
            <w:i/>
            <w:iCs/>
            <w:sz w:val="22"/>
            <w:szCs w:val="22"/>
            <w:lang w:val="vi-VN"/>
            <w:rPrChange w:id="16639" w:author="An Tran, ACA (BUV)" w:date="2024-09-13T17:29:00Z" w16du:dateUtc="2024-09-13T10:29:00Z">
              <w:rPr>
                <w:rFonts w:cs="Arial"/>
                <w:i/>
                <w:iCs/>
                <w:szCs w:val="22"/>
                <w:lang w:val="vi-VN"/>
              </w:rPr>
            </w:rPrChange>
          </w:rPr>
          <w:delText xml:space="preserve">i </w:delText>
        </w:r>
        <w:r w:rsidR="00EA7631" w:rsidRPr="00863667" w:rsidDel="003C6139">
          <w:rPr>
            <w:rFonts w:ascii="iCiel Avenir LT Std 35 Light" w:hAnsi="iCiel Avenir LT Std 35 Light" w:cs="Calibri"/>
            <w:i/>
            <w:iCs/>
            <w:sz w:val="22"/>
            <w:szCs w:val="22"/>
            <w:lang w:val="vi-VN"/>
            <w:rPrChange w:id="16640" w:author="An Tran, ACA (BUV)" w:date="2024-09-13T17:29:00Z" w16du:dateUtc="2024-09-13T10:29:00Z">
              <w:rPr>
                <w:rFonts w:cs="Calibri"/>
                <w:i/>
                <w:iCs/>
                <w:szCs w:val="22"/>
                <w:lang w:val="vi-VN"/>
              </w:rPr>
            </w:rPrChange>
          </w:rPr>
          <w:delText>đ</w:delText>
        </w:r>
        <w:r w:rsidR="00EA7631" w:rsidRPr="00863667" w:rsidDel="003C6139">
          <w:rPr>
            <w:rFonts w:ascii="iCiel Avenir LT Std 35 Light" w:hAnsi="iCiel Avenir LT Std 35 Light" w:cs="Arial"/>
            <w:i/>
            <w:iCs/>
            <w:sz w:val="22"/>
            <w:szCs w:val="22"/>
            <w:lang w:val="vi-VN"/>
            <w:rPrChange w:id="16641" w:author="An Tran, ACA (BUV)" w:date="2024-09-13T17:29:00Z" w16du:dateUtc="2024-09-13T10:29:00Z">
              <w:rPr>
                <w:rFonts w:cs="Arial"/>
                <w:i/>
                <w:iCs/>
                <w:szCs w:val="22"/>
                <w:lang w:val="vi-VN"/>
              </w:rPr>
            </w:rPrChange>
          </w:rPr>
          <w:delText>ang h</w:delText>
        </w:r>
        <w:r w:rsidR="00EA7631" w:rsidRPr="00863667" w:rsidDel="003C6139">
          <w:rPr>
            <w:rFonts w:ascii="iCiel Avenir LT Std 35 Light" w:hAnsi="iCiel Avenir LT Std 35 Light" w:cs="Calibri"/>
            <w:i/>
            <w:iCs/>
            <w:sz w:val="22"/>
            <w:szCs w:val="22"/>
            <w:lang w:val="vi-VN"/>
            <w:rPrChange w:id="16642" w:author="An Tran, ACA (BUV)" w:date="2024-09-13T17:29:00Z" w16du:dateUtc="2024-09-13T10:29:00Z">
              <w:rPr>
                <w:rFonts w:cs="Calibri"/>
                <w:i/>
                <w:iCs/>
                <w:szCs w:val="22"/>
                <w:lang w:val="vi-VN"/>
              </w:rPr>
            </w:rPrChange>
          </w:rPr>
          <w:delText>ợ</w:delText>
        </w:r>
        <w:r w:rsidR="00EA7631" w:rsidRPr="00863667" w:rsidDel="003C6139">
          <w:rPr>
            <w:rFonts w:ascii="iCiel Avenir LT Std 35 Light" w:hAnsi="iCiel Avenir LT Std 35 Light" w:cs="Arial"/>
            <w:i/>
            <w:iCs/>
            <w:sz w:val="22"/>
            <w:szCs w:val="22"/>
            <w:lang w:val="vi-VN"/>
            <w:rPrChange w:id="16643" w:author="An Tran, ACA (BUV)" w:date="2024-09-13T17:29:00Z" w16du:dateUtc="2024-09-13T10:29:00Z">
              <w:rPr>
                <w:rFonts w:cs="Arial"/>
                <w:i/>
                <w:iCs/>
                <w:szCs w:val="22"/>
                <w:lang w:val="vi-VN"/>
              </w:rPr>
            </w:rPrChange>
          </w:rPr>
          <w:delText>p t</w:delText>
        </w:r>
        <w:r w:rsidR="00EA7631" w:rsidRPr="00863667" w:rsidDel="003C6139">
          <w:rPr>
            <w:rFonts w:ascii="iCiel Avenir LT Std 35 Light" w:hAnsi="iCiel Avenir LT Std 35 Light" w:cs="Avenir Next LT Pro"/>
            <w:i/>
            <w:iCs/>
            <w:sz w:val="22"/>
            <w:szCs w:val="22"/>
            <w:lang w:val="vi-VN"/>
            <w:rPrChange w:id="16644"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45" w:author="An Tran, ACA (BUV)" w:date="2024-09-13T17:29:00Z" w16du:dateUtc="2024-09-13T10:29:00Z">
              <w:rPr>
                <w:rFonts w:cs="Arial"/>
                <w:i/>
                <w:iCs/>
                <w:szCs w:val="22"/>
                <w:lang w:val="vi-VN"/>
              </w:rPr>
            </w:rPrChange>
          </w:rPr>
          <w:delText>c v</w:delText>
        </w:r>
        <w:r w:rsidR="00EA7631" w:rsidRPr="00863667" w:rsidDel="003C6139">
          <w:rPr>
            <w:rFonts w:ascii="iCiel Avenir LT Std 35 Light" w:hAnsi="iCiel Avenir LT Std 35 Light" w:cs="Calibri"/>
            <w:i/>
            <w:iCs/>
            <w:sz w:val="22"/>
            <w:szCs w:val="22"/>
            <w:lang w:val="vi-VN"/>
            <w:rPrChange w:id="16646" w:author="An Tran, ACA (BUV)" w:date="2024-09-13T17:29:00Z" w16du:dateUtc="2024-09-13T10:29:00Z">
              <w:rPr>
                <w:rFonts w:cs="Calibri"/>
                <w:i/>
                <w:iCs/>
                <w:szCs w:val="22"/>
                <w:lang w:val="vi-VN"/>
              </w:rPr>
            </w:rPrChange>
          </w:rPr>
          <w:delText>ớ</w:delText>
        </w:r>
        <w:r w:rsidR="00EA7631" w:rsidRPr="00863667" w:rsidDel="003C6139">
          <w:rPr>
            <w:rFonts w:ascii="iCiel Avenir LT Std 35 Light" w:hAnsi="iCiel Avenir LT Std 35 Light" w:cs="Arial"/>
            <w:i/>
            <w:iCs/>
            <w:sz w:val="22"/>
            <w:szCs w:val="22"/>
            <w:lang w:val="vi-VN"/>
            <w:rPrChange w:id="16647" w:author="An Tran, ACA (BUV)" w:date="2024-09-13T17:29:00Z" w16du:dateUtc="2024-09-13T10:29:00Z">
              <w:rPr>
                <w:rFonts w:cs="Arial"/>
                <w:i/>
                <w:iCs/>
                <w:szCs w:val="22"/>
                <w:lang w:val="vi-VN"/>
              </w:rPr>
            </w:rPrChange>
          </w:rPr>
          <w:delText>i c</w:delText>
        </w:r>
        <w:r w:rsidR="00EA7631" w:rsidRPr="00863667" w:rsidDel="003C6139">
          <w:rPr>
            <w:rFonts w:ascii="iCiel Avenir LT Std 35 Light" w:hAnsi="iCiel Avenir LT Std 35 Light" w:cs="Avenir Next LT Pro"/>
            <w:i/>
            <w:iCs/>
            <w:sz w:val="22"/>
            <w:szCs w:val="22"/>
            <w:lang w:val="vi-VN"/>
            <w:rPrChange w:id="16648"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49" w:author="An Tran, ACA (BUV)" w:date="2024-09-13T17:29:00Z" w16du:dateUtc="2024-09-13T10:29:00Z">
              <w:rPr>
                <w:rFonts w:cs="Arial"/>
                <w:i/>
                <w:iCs/>
                <w:szCs w:val="22"/>
                <w:lang w:val="vi-VN"/>
              </w:rPr>
            </w:rPrChange>
          </w:rPr>
          <w:delText xml:space="preserve">c </w:delText>
        </w:r>
        <w:r w:rsidR="00EA7631" w:rsidRPr="00863667" w:rsidDel="003C6139">
          <w:rPr>
            <w:rFonts w:ascii="iCiel Avenir LT Std 35 Light" w:hAnsi="iCiel Avenir LT Std 35 Light" w:cs="Calibri"/>
            <w:i/>
            <w:iCs/>
            <w:sz w:val="22"/>
            <w:szCs w:val="22"/>
            <w:lang w:val="vi-VN"/>
            <w:rPrChange w:id="16650" w:author="An Tran, ACA (BUV)" w:date="2024-09-13T17:29:00Z" w16du:dateUtc="2024-09-13T10:29:00Z">
              <w:rPr>
                <w:rFonts w:cs="Calibri"/>
                <w:i/>
                <w:iCs/>
                <w:szCs w:val="22"/>
                <w:lang w:val="vi-VN"/>
              </w:rPr>
            </w:rPrChange>
          </w:rPr>
          <w:delText>đố</w:delText>
        </w:r>
        <w:r w:rsidR="00EA7631" w:rsidRPr="00863667" w:rsidDel="003C6139">
          <w:rPr>
            <w:rFonts w:ascii="iCiel Avenir LT Std 35 Light" w:hAnsi="iCiel Avenir LT Std 35 Light" w:cs="Arial"/>
            <w:i/>
            <w:iCs/>
            <w:sz w:val="22"/>
            <w:szCs w:val="22"/>
            <w:lang w:val="vi-VN"/>
            <w:rPrChange w:id="16651" w:author="An Tran, ACA (BUV)" w:date="2024-09-13T17:29:00Z" w16du:dateUtc="2024-09-13T10:29:00Z">
              <w:rPr>
                <w:rFonts w:cs="Arial"/>
                <w:i/>
                <w:iCs/>
                <w:szCs w:val="22"/>
                <w:lang w:val="vi-VN"/>
              </w:rPr>
            </w:rPrChange>
          </w:rPr>
          <w:delText>i t</w:delText>
        </w:r>
        <w:r w:rsidR="00EA7631" w:rsidRPr="00863667" w:rsidDel="003C6139">
          <w:rPr>
            <w:rFonts w:ascii="iCiel Avenir LT Std 35 Light" w:hAnsi="iCiel Avenir LT Std 35 Light" w:cs="Avenir Next LT Pro"/>
            <w:i/>
            <w:iCs/>
            <w:sz w:val="22"/>
            <w:szCs w:val="22"/>
            <w:lang w:val="vi-VN"/>
            <w:rPrChange w:id="16652"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53" w:author="An Tran, ACA (BUV)" w:date="2024-09-13T17:29:00Z" w16du:dateUtc="2024-09-13T10:29:00Z">
              <w:rPr>
                <w:rFonts w:cs="Arial"/>
                <w:i/>
                <w:iCs/>
                <w:szCs w:val="22"/>
                <w:lang w:val="vi-VN"/>
              </w:rPr>
            </w:rPrChange>
          </w:rPr>
          <w:delText>c c</w:delText>
        </w:r>
        <w:r w:rsidR="00EA7631" w:rsidRPr="00863667" w:rsidDel="003C6139">
          <w:rPr>
            <w:rFonts w:ascii="iCiel Avenir LT Std 35 Light" w:hAnsi="iCiel Avenir LT Std 35 Light" w:cs="Avenir Next LT Pro"/>
            <w:i/>
            <w:iCs/>
            <w:sz w:val="22"/>
            <w:szCs w:val="22"/>
            <w:lang w:val="vi-VN"/>
            <w:rPrChange w:id="16654" w:author="An Tran, ACA (BUV)" w:date="2024-09-13T17:29:00Z" w16du:dateUtc="2024-09-13T10:29:00Z">
              <w:rPr>
                <w:rFonts w:cs="Avenir Next LT Pro"/>
                <w:i/>
                <w:iCs/>
                <w:szCs w:val="22"/>
                <w:lang w:val="vi-VN"/>
              </w:rPr>
            </w:rPrChange>
          </w:rPr>
          <w:delText>ó</w:delText>
        </w:r>
        <w:r w:rsidR="00EA7631" w:rsidRPr="00863667" w:rsidDel="003C6139">
          <w:rPr>
            <w:rFonts w:ascii="iCiel Avenir LT Std 35 Light" w:hAnsi="iCiel Avenir LT Std 35 Light" w:cs="Arial"/>
            <w:i/>
            <w:iCs/>
            <w:sz w:val="22"/>
            <w:szCs w:val="22"/>
            <w:lang w:val="vi-VN"/>
            <w:rPrChange w:id="16655" w:author="An Tran, ACA (BUV)" w:date="2024-09-13T17:29:00Z" w16du:dateUtc="2024-09-13T10:29:00Z">
              <w:rPr>
                <w:rFonts w:cs="Arial"/>
                <w:i/>
                <w:iCs/>
                <w:szCs w:val="22"/>
                <w:lang w:val="vi-VN"/>
              </w:rPr>
            </w:rPrChange>
          </w:rPr>
          <w:delText xml:space="preserve"> cung c</w:delText>
        </w:r>
        <w:r w:rsidR="00EA7631" w:rsidRPr="00863667" w:rsidDel="003C6139">
          <w:rPr>
            <w:rFonts w:ascii="iCiel Avenir LT Std 35 Light" w:hAnsi="iCiel Avenir LT Std 35 Light" w:cs="Calibri"/>
            <w:i/>
            <w:iCs/>
            <w:sz w:val="22"/>
            <w:szCs w:val="22"/>
            <w:lang w:val="vi-VN"/>
            <w:rPrChange w:id="16656" w:author="An Tran, ACA (BUV)" w:date="2024-09-13T17:29:00Z" w16du:dateUtc="2024-09-13T10:29:00Z">
              <w:rPr>
                <w:rFonts w:cs="Calibri"/>
                <w:i/>
                <w:iCs/>
                <w:szCs w:val="22"/>
                <w:lang w:val="vi-VN"/>
              </w:rPr>
            </w:rPrChange>
          </w:rPr>
          <w:delText>ấ</w:delText>
        </w:r>
        <w:r w:rsidR="00EA7631" w:rsidRPr="00863667" w:rsidDel="003C6139">
          <w:rPr>
            <w:rFonts w:ascii="iCiel Avenir LT Std 35 Light" w:hAnsi="iCiel Avenir LT Std 35 Light" w:cs="Arial"/>
            <w:i/>
            <w:iCs/>
            <w:sz w:val="22"/>
            <w:szCs w:val="22"/>
            <w:lang w:val="vi-VN"/>
            <w:rPrChange w:id="16657" w:author="An Tran, ACA (BUV)" w:date="2024-09-13T17:29:00Z" w16du:dateUtc="2024-09-13T10:29:00Z">
              <w:rPr>
                <w:rFonts w:cs="Arial"/>
                <w:i/>
                <w:iCs/>
                <w:szCs w:val="22"/>
                <w:lang w:val="vi-VN"/>
              </w:rPr>
            </w:rPrChange>
          </w:rPr>
          <w:delText>p c</w:delText>
        </w:r>
        <w:r w:rsidR="00EA7631" w:rsidRPr="00863667" w:rsidDel="003C6139">
          <w:rPr>
            <w:rFonts w:ascii="iCiel Avenir LT Std 35 Light" w:hAnsi="iCiel Avenir LT Std 35 Light" w:cs="Avenir Next LT Pro"/>
            <w:i/>
            <w:iCs/>
            <w:sz w:val="22"/>
            <w:szCs w:val="22"/>
            <w:lang w:val="vi-VN"/>
            <w:rPrChange w:id="16658"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59" w:author="An Tran, ACA (BUV)" w:date="2024-09-13T17:29:00Z" w16du:dateUtc="2024-09-13T10:29:00Z">
              <w:rPr>
                <w:rFonts w:cs="Arial"/>
                <w:i/>
                <w:iCs/>
                <w:szCs w:val="22"/>
                <w:lang w:val="vi-VN"/>
              </w:rPr>
            </w:rPrChange>
          </w:rPr>
          <w:delText>c c</w:delText>
        </w:r>
        <w:r w:rsidR="00EA7631" w:rsidRPr="00863667" w:rsidDel="003C6139">
          <w:rPr>
            <w:rFonts w:ascii="iCiel Avenir LT Std 35 Light" w:hAnsi="iCiel Avenir LT Std 35 Light" w:cs="Calibri"/>
            <w:i/>
            <w:iCs/>
            <w:sz w:val="22"/>
            <w:szCs w:val="22"/>
            <w:lang w:val="vi-VN"/>
            <w:rPrChange w:id="16660" w:author="An Tran, ACA (BUV)" w:date="2024-09-13T17:29:00Z" w16du:dateUtc="2024-09-13T10:29:00Z">
              <w:rPr>
                <w:rFonts w:cs="Calibri"/>
                <w:i/>
                <w:iCs/>
                <w:szCs w:val="22"/>
                <w:lang w:val="vi-VN"/>
              </w:rPr>
            </w:rPrChange>
          </w:rPr>
          <w:delText>ơ</w:delText>
        </w:r>
        <w:r w:rsidR="00EA7631" w:rsidRPr="00863667" w:rsidDel="003C6139">
          <w:rPr>
            <w:rFonts w:ascii="iCiel Avenir LT Std 35 Light" w:hAnsi="iCiel Avenir LT Std 35 Light" w:cs="Arial"/>
            <w:i/>
            <w:iCs/>
            <w:sz w:val="22"/>
            <w:szCs w:val="22"/>
            <w:lang w:val="vi-VN"/>
            <w:rPrChange w:id="16661" w:author="An Tran, ACA (BUV)" w:date="2024-09-13T17:29:00Z" w16du:dateUtc="2024-09-13T10:29:00Z">
              <w:rPr>
                <w:rFonts w:cs="Arial"/>
                <w:i/>
                <w:iCs/>
                <w:szCs w:val="22"/>
                <w:lang w:val="vi-VN"/>
              </w:rPr>
            </w:rPrChange>
          </w:rPr>
          <w:delText xml:space="preserve"> h</w:delText>
        </w:r>
        <w:r w:rsidR="00EA7631" w:rsidRPr="00863667" w:rsidDel="003C6139">
          <w:rPr>
            <w:rFonts w:ascii="iCiel Avenir LT Std 35 Light" w:hAnsi="iCiel Avenir LT Std 35 Light" w:cs="Calibri"/>
            <w:i/>
            <w:iCs/>
            <w:sz w:val="22"/>
            <w:szCs w:val="22"/>
            <w:lang w:val="vi-VN"/>
            <w:rPrChange w:id="16662"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663" w:author="An Tran, ACA (BUV)" w:date="2024-09-13T17:29:00Z" w16du:dateUtc="2024-09-13T10:29:00Z">
              <w:rPr>
                <w:rFonts w:cs="Arial"/>
                <w:i/>
                <w:iCs/>
                <w:szCs w:val="22"/>
                <w:lang w:val="vi-VN"/>
              </w:rPr>
            </w:rPrChange>
          </w:rPr>
          <w:delText>i th</w:delText>
        </w:r>
        <w:r w:rsidR="00EA7631" w:rsidRPr="00863667" w:rsidDel="003C6139">
          <w:rPr>
            <w:rFonts w:ascii="iCiel Avenir LT Std 35 Light" w:hAnsi="iCiel Avenir LT Std 35 Light" w:cs="Calibri"/>
            <w:i/>
            <w:iCs/>
            <w:sz w:val="22"/>
            <w:szCs w:val="22"/>
            <w:lang w:val="vi-VN"/>
            <w:rPrChange w:id="16664" w:author="An Tran, ACA (BUV)" w:date="2024-09-13T17:29:00Z" w16du:dateUtc="2024-09-13T10:29:00Z">
              <w:rPr>
                <w:rFonts w:cs="Calibri"/>
                <w:i/>
                <w:iCs/>
                <w:szCs w:val="22"/>
                <w:lang w:val="vi-VN"/>
              </w:rPr>
            </w:rPrChange>
          </w:rPr>
          <w:delText>ự</w:delText>
        </w:r>
        <w:r w:rsidR="00EA7631" w:rsidRPr="00863667" w:rsidDel="003C6139">
          <w:rPr>
            <w:rFonts w:ascii="iCiel Avenir LT Std 35 Light" w:hAnsi="iCiel Avenir LT Std 35 Light" w:cs="Arial"/>
            <w:i/>
            <w:iCs/>
            <w:sz w:val="22"/>
            <w:szCs w:val="22"/>
            <w:lang w:val="vi-VN"/>
            <w:rPrChange w:id="16665" w:author="An Tran, ACA (BUV)" w:date="2024-09-13T17:29:00Z" w16du:dateUtc="2024-09-13T10:29:00Z">
              <w:rPr>
                <w:rFonts w:cs="Arial"/>
                <w:i/>
                <w:iCs/>
                <w:szCs w:val="22"/>
                <w:lang w:val="vi-VN"/>
              </w:rPr>
            </w:rPrChange>
          </w:rPr>
          <w:delText>c t</w:delText>
        </w:r>
        <w:r w:rsidR="00EA7631" w:rsidRPr="00863667" w:rsidDel="003C6139">
          <w:rPr>
            <w:rFonts w:ascii="iCiel Avenir LT Std 35 Light" w:hAnsi="iCiel Avenir LT Std 35 Light" w:cs="Calibri"/>
            <w:i/>
            <w:iCs/>
            <w:sz w:val="22"/>
            <w:szCs w:val="22"/>
            <w:lang w:val="vi-VN"/>
            <w:rPrChange w:id="16666" w:author="An Tran, ACA (BUV)" w:date="2024-09-13T17:29:00Z" w16du:dateUtc="2024-09-13T10:29:00Z">
              <w:rPr>
                <w:rFonts w:cs="Calibri"/>
                <w:i/>
                <w:iCs/>
                <w:szCs w:val="22"/>
                <w:lang w:val="vi-VN"/>
              </w:rPr>
            </w:rPrChange>
          </w:rPr>
          <w:delText>ậ</w:delText>
        </w:r>
        <w:r w:rsidR="00EA7631" w:rsidRPr="00863667" w:rsidDel="003C6139">
          <w:rPr>
            <w:rFonts w:ascii="iCiel Avenir LT Std 35 Light" w:hAnsi="iCiel Avenir LT Std 35 Light" w:cs="Arial"/>
            <w:i/>
            <w:iCs/>
            <w:sz w:val="22"/>
            <w:szCs w:val="22"/>
            <w:lang w:val="vi-VN"/>
            <w:rPrChange w:id="16667" w:author="An Tran, ACA (BUV)" w:date="2024-09-13T17:29:00Z" w16du:dateUtc="2024-09-13T10:29:00Z">
              <w:rPr>
                <w:rFonts w:cs="Arial"/>
                <w:i/>
                <w:iCs/>
                <w:szCs w:val="22"/>
                <w:lang w:val="vi-VN"/>
              </w:rPr>
            </w:rPrChange>
          </w:rPr>
          <w:delText>p t</w:delText>
        </w:r>
        <w:r w:rsidR="00EA7631" w:rsidRPr="00863667" w:rsidDel="003C6139">
          <w:rPr>
            <w:rFonts w:ascii="iCiel Avenir LT Std 35 Light" w:hAnsi="iCiel Avenir LT Std 35 Light" w:cs="Calibri"/>
            <w:i/>
            <w:iCs/>
            <w:sz w:val="22"/>
            <w:szCs w:val="22"/>
            <w:lang w:val="vi-VN"/>
            <w:rPrChange w:id="16668" w:author="An Tran, ACA (BUV)" w:date="2024-09-13T17:29:00Z" w16du:dateUtc="2024-09-13T10:29:00Z">
              <w:rPr>
                <w:rFonts w:cs="Calibri"/>
                <w:i/>
                <w:iCs/>
                <w:szCs w:val="22"/>
                <w:lang w:val="vi-VN"/>
              </w:rPr>
            </w:rPrChange>
          </w:rPr>
          <w:delText>ừ</w:delText>
        </w:r>
        <w:r w:rsidR="00EA7631" w:rsidRPr="00863667" w:rsidDel="003C6139">
          <w:rPr>
            <w:rFonts w:ascii="iCiel Avenir LT Std 35 Light" w:hAnsi="iCiel Avenir LT Std 35 Light" w:cs="Arial"/>
            <w:i/>
            <w:iCs/>
            <w:sz w:val="22"/>
            <w:szCs w:val="22"/>
            <w:lang w:val="vi-VN"/>
            <w:rPrChange w:id="16669" w:author="An Tran, ACA (BUV)" w:date="2024-09-13T17:29:00Z" w16du:dateUtc="2024-09-13T10:29:00Z">
              <w:rPr>
                <w:rFonts w:cs="Arial"/>
                <w:i/>
                <w:iCs/>
                <w:szCs w:val="22"/>
                <w:lang w:val="vi-VN"/>
              </w:rPr>
            </w:rPrChange>
          </w:rPr>
          <w:delText xml:space="preserve"> xa to</w:delText>
        </w:r>
        <w:r w:rsidR="00EA7631" w:rsidRPr="00863667" w:rsidDel="003C6139">
          <w:rPr>
            <w:rFonts w:ascii="iCiel Avenir LT Std 35 Light" w:hAnsi="iCiel Avenir LT Std 35 Light" w:cs="Avenir Next LT Pro"/>
            <w:i/>
            <w:iCs/>
            <w:sz w:val="22"/>
            <w:szCs w:val="22"/>
            <w:lang w:val="vi-VN"/>
            <w:rPrChange w:id="16670"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671" w:author="An Tran, ACA (BUV)" w:date="2024-09-13T17:29:00Z" w16du:dateUtc="2024-09-13T10:29:00Z">
              <w:rPr>
                <w:rFonts w:cs="Arial"/>
                <w:i/>
                <w:iCs/>
                <w:szCs w:val="22"/>
                <w:lang w:val="vi-VN"/>
              </w:rPr>
            </w:rPrChange>
          </w:rPr>
          <w:delText>n th</w:delText>
        </w:r>
        <w:r w:rsidR="00EA7631" w:rsidRPr="00863667" w:rsidDel="003C6139">
          <w:rPr>
            <w:rFonts w:ascii="iCiel Avenir LT Std 35 Light" w:hAnsi="iCiel Avenir LT Std 35 Light" w:cs="Calibri"/>
            <w:i/>
            <w:iCs/>
            <w:sz w:val="22"/>
            <w:szCs w:val="22"/>
            <w:lang w:val="vi-VN"/>
            <w:rPrChange w:id="16672" w:author="An Tran, ACA (BUV)" w:date="2024-09-13T17:29:00Z" w16du:dateUtc="2024-09-13T10:29:00Z">
              <w:rPr>
                <w:rFonts w:cs="Calibri"/>
                <w:i/>
                <w:iCs/>
                <w:szCs w:val="22"/>
                <w:lang w:val="vi-VN"/>
              </w:rPr>
            </w:rPrChange>
          </w:rPr>
          <w:delText>ờ</w:delText>
        </w:r>
        <w:r w:rsidR="00EA7631" w:rsidRPr="00863667" w:rsidDel="003C6139">
          <w:rPr>
            <w:rFonts w:ascii="iCiel Avenir LT Std 35 Light" w:hAnsi="iCiel Avenir LT Std 35 Light" w:cs="Arial"/>
            <w:i/>
            <w:iCs/>
            <w:sz w:val="22"/>
            <w:szCs w:val="22"/>
            <w:lang w:val="vi-VN"/>
            <w:rPrChange w:id="16673" w:author="An Tran, ACA (BUV)" w:date="2024-09-13T17:29:00Z" w16du:dateUtc="2024-09-13T10:29:00Z">
              <w:rPr>
                <w:rFonts w:cs="Arial"/>
                <w:i/>
                <w:iCs/>
                <w:szCs w:val="22"/>
                <w:lang w:val="vi-VN"/>
              </w:rPr>
            </w:rPrChange>
          </w:rPr>
          <w:delText>i gian v</w:delText>
        </w:r>
        <w:r w:rsidR="00EA7631" w:rsidRPr="00863667" w:rsidDel="003C6139">
          <w:rPr>
            <w:rFonts w:ascii="iCiel Avenir LT Std 35 Light" w:hAnsi="iCiel Avenir LT Std 35 Light" w:cs="Avenir Next LT Pro"/>
            <w:i/>
            <w:iCs/>
            <w:sz w:val="22"/>
            <w:szCs w:val="22"/>
            <w:lang w:val="vi-VN"/>
            <w:rPrChange w:id="16674"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675" w:author="An Tran, ACA (BUV)" w:date="2024-09-13T17:29:00Z" w16du:dateUtc="2024-09-13T10:29:00Z">
              <w:rPr>
                <w:rFonts w:cs="Arial"/>
                <w:i/>
                <w:iCs/>
                <w:szCs w:val="22"/>
                <w:lang w:val="vi-VN"/>
              </w:rPr>
            </w:rPrChange>
          </w:rPr>
          <w:delText xml:space="preserve"> b</w:delText>
        </w:r>
        <w:r w:rsidR="00EA7631" w:rsidRPr="00863667" w:rsidDel="003C6139">
          <w:rPr>
            <w:rFonts w:ascii="iCiel Avenir LT Std 35 Light" w:hAnsi="iCiel Avenir LT Std 35 Light" w:cs="Avenir Next LT Pro"/>
            <w:i/>
            <w:iCs/>
            <w:sz w:val="22"/>
            <w:szCs w:val="22"/>
            <w:lang w:val="vi-VN"/>
            <w:rPrChange w:id="16676"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77" w:author="An Tran, ACA (BUV)" w:date="2024-09-13T17:29:00Z" w16du:dateUtc="2024-09-13T10:29:00Z">
              <w:rPr>
                <w:rFonts w:cs="Arial"/>
                <w:i/>
                <w:iCs/>
                <w:szCs w:val="22"/>
                <w:lang w:val="vi-VN"/>
              </w:rPr>
            </w:rPrChange>
          </w:rPr>
          <w:delText>n th</w:delText>
        </w:r>
        <w:r w:rsidR="00EA7631" w:rsidRPr="00863667" w:rsidDel="003C6139">
          <w:rPr>
            <w:rFonts w:ascii="iCiel Avenir LT Std 35 Light" w:hAnsi="iCiel Avenir LT Std 35 Light" w:cs="Calibri"/>
            <w:i/>
            <w:iCs/>
            <w:sz w:val="22"/>
            <w:szCs w:val="22"/>
            <w:lang w:val="vi-VN"/>
            <w:rPrChange w:id="16678" w:author="An Tran, ACA (BUV)" w:date="2024-09-13T17:29:00Z" w16du:dateUtc="2024-09-13T10:29:00Z">
              <w:rPr>
                <w:rFonts w:cs="Calibri"/>
                <w:i/>
                <w:iCs/>
                <w:szCs w:val="22"/>
                <w:lang w:val="vi-VN"/>
              </w:rPr>
            </w:rPrChange>
          </w:rPr>
          <w:delText>ờ</w:delText>
        </w:r>
        <w:r w:rsidR="00EA7631" w:rsidRPr="00863667" w:rsidDel="003C6139">
          <w:rPr>
            <w:rFonts w:ascii="iCiel Avenir LT Std 35 Light" w:hAnsi="iCiel Avenir LT Std 35 Light" w:cs="Arial"/>
            <w:i/>
            <w:iCs/>
            <w:sz w:val="22"/>
            <w:szCs w:val="22"/>
            <w:lang w:val="vi-VN"/>
            <w:rPrChange w:id="16679" w:author="An Tran, ACA (BUV)" w:date="2024-09-13T17:29:00Z" w16du:dateUtc="2024-09-13T10:29:00Z">
              <w:rPr>
                <w:rFonts w:cs="Arial"/>
                <w:i/>
                <w:iCs/>
                <w:szCs w:val="22"/>
                <w:lang w:val="vi-VN"/>
              </w:rPr>
            </w:rPrChange>
          </w:rPr>
          <w:delText>i gian cho c</w:delText>
        </w:r>
        <w:r w:rsidR="00EA7631" w:rsidRPr="00863667" w:rsidDel="003C6139">
          <w:rPr>
            <w:rFonts w:ascii="iCiel Avenir LT Std 35 Light" w:hAnsi="iCiel Avenir LT Std 35 Light" w:cs="Avenir Next LT Pro"/>
            <w:i/>
            <w:iCs/>
            <w:sz w:val="22"/>
            <w:szCs w:val="22"/>
            <w:lang w:val="vi-VN"/>
            <w:rPrChange w:id="16680"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81" w:author="An Tran, ACA (BUV)" w:date="2024-09-13T17:29:00Z" w16du:dateUtc="2024-09-13T10:29:00Z">
              <w:rPr>
                <w:rFonts w:cs="Arial"/>
                <w:i/>
                <w:iCs/>
                <w:szCs w:val="22"/>
                <w:lang w:val="vi-VN"/>
              </w:rPr>
            </w:rPrChange>
          </w:rPr>
          <w:delText>c c</w:delText>
        </w:r>
        <w:r w:rsidR="00EA7631" w:rsidRPr="00863667" w:rsidDel="003C6139">
          <w:rPr>
            <w:rFonts w:ascii="iCiel Avenir LT Std 35 Light" w:hAnsi="iCiel Avenir LT Std 35 Light" w:cs="Avenir Next LT Pro"/>
            <w:i/>
            <w:iCs/>
            <w:sz w:val="22"/>
            <w:szCs w:val="22"/>
            <w:lang w:val="vi-VN"/>
            <w:rPrChange w:id="16682" w:author="An Tran, ACA (BUV)" w:date="2024-09-13T17:29:00Z" w16du:dateUtc="2024-09-13T10:29:00Z">
              <w:rPr>
                <w:rFonts w:cs="Avenir Next LT Pro"/>
                <w:i/>
                <w:iCs/>
                <w:szCs w:val="22"/>
                <w:lang w:val="vi-VN"/>
              </w:rPr>
            </w:rPrChange>
          </w:rPr>
          <w:delText>ô</w:delText>
        </w:r>
        <w:r w:rsidR="00EA7631" w:rsidRPr="00863667" w:rsidDel="003C6139">
          <w:rPr>
            <w:rFonts w:ascii="iCiel Avenir LT Std 35 Light" w:hAnsi="iCiel Avenir LT Std 35 Light" w:cs="Arial"/>
            <w:i/>
            <w:iCs/>
            <w:sz w:val="22"/>
            <w:szCs w:val="22"/>
            <w:lang w:val="vi-VN"/>
            <w:rPrChange w:id="16683" w:author="An Tran, ACA (BUV)" w:date="2024-09-13T17:29:00Z" w16du:dateUtc="2024-09-13T10:29:00Z">
              <w:rPr>
                <w:rFonts w:cs="Arial"/>
                <w:i/>
                <w:iCs/>
                <w:szCs w:val="22"/>
                <w:lang w:val="vi-VN"/>
              </w:rPr>
            </w:rPrChange>
          </w:rPr>
          <w:delText xml:space="preserve">ng ty </w:delText>
        </w:r>
        <w:r w:rsidR="00EA7631" w:rsidRPr="00863667" w:rsidDel="003C6139">
          <w:rPr>
            <w:rFonts w:ascii="iCiel Avenir LT Std 35 Light" w:hAnsi="iCiel Avenir LT Std 35 Light" w:cs="Calibri"/>
            <w:i/>
            <w:iCs/>
            <w:sz w:val="22"/>
            <w:szCs w:val="22"/>
            <w:lang w:val="vi-VN"/>
            <w:rPrChange w:id="16684" w:author="An Tran, ACA (BUV)" w:date="2024-09-13T17:29:00Z" w16du:dateUtc="2024-09-13T10:29:00Z">
              <w:rPr>
                <w:rFonts w:cs="Calibri"/>
                <w:i/>
                <w:iCs/>
                <w:szCs w:val="22"/>
                <w:lang w:val="vi-VN"/>
              </w:rPr>
            </w:rPrChange>
          </w:rPr>
          <w:delText>ở</w:delText>
        </w:r>
        <w:r w:rsidR="00EA7631" w:rsidRPr="00863667" w:rsidDel="003C6139">
          <w:rPr>
            <w:rFonts w:ascii="iCiel Avenir LT Std 35 Light" w:hAnsi="iCiel Avenir LT Std 35 Light" w:cs="Arial"/>
            <w:i/>
            <w:iCs/>
            <w:sz w:val="22"/>
            <w:szCs w:val="22"/>
            <w:lang w:val="vi-VN"/>
            <w:rPrChange w:id="16685" w:author="An Tran, ACA (BUV)" w:date="2024-09-13T17:29:00Z" w16du:dateUtc="2024-09-13T10:29:00Z">
              <w:rPr>
                <w:rFonts w:cs="Arial"/>
                <w:i/>
                <w:iCs/>
                <w:szCs w:val="22"/>
                <w:lang w:val="vi-VN"/>
              </w:rPr>
            </w:rPrChange>
          </w:rPr>
          <w:delText xml:space="preserve"> t</w:delText>
        </w:r>
        <w:r w:rsidR="00EA7631" w:rsidRPr="00863667" w:rsidDel="003C6139">
          <w:rPr>
            <w:rFonts w:ascii="iCiel Avenir LT Std 35 Light" w:hAnsi="iCiel Avenir LT Std 35 Light" w:cs="Calibri"/>
            <w:i/>
            <w:iCs/>
            <w:sz w:val="22"/>
            <w:szCs w:val="22"/>
            <w:lang w:val="vi-VN"/>
            <w:rPrChange w:id="16686" w:author="An Tran, ACA (BUV)" w:date="2024-09-13T17:29:00Z" w16du:dateUtc="2024-09-13T10:29:00Z">
              <w:rPr>
                <w:rFonts w:cs="Calibri"/>
                <w:i/>
                <w:iCs/>
                <w:szCs w:val="22"/>
                <w:lang w:val="vi-VN"/>
              </w:rPr>
            </w:rPrChange>
          </w:rPr>
          <w:delText>ạ</w:delText>
        </w:r>
        <w:r w:rsidR="00EA7631" w:rsidRPr="00863667" w:rsidDel="003C6139">
          <w:rPr>
            <w:rFonts w:ascii="iCiel Avenir LT Std 35 Light" w:hAnsi="iCiel Avenir LT Std 35 Light" w:cs="Arial"/>
            <w:i/>
            <w:iCs/>
            <w:sz w:val="22"/>
            <w:szCs w:val="22"/>
            <w:lang w:val="vi-VN"/>
            <w:rPrChange w:id="16687" w:author="An Tran, ACA (BUV)" w:date="2024-09-13T17:29:00Z" w16du:dateUtc="2024-09-13T10:29:00Z">
              <w:rPr>
                <w:rFonts w:cs="Arial"/>
                <w:i/>
                <w:iCs/>
                <w:szCs w:val="22"/>
                <w:lang w:val="vi-VN"/>
              </w:rPr>
            </w:rPrChange>
          </w:rPr>
          <w:delText>i Vi</w:delText>
        </w:r>
        <w:r w:rsidR="00EA7631" w:rsidRPr="00863667" w:rsidDel="003C6139">
          <w:rPr>
            <w:rFonts w:ascii="iCiel Avenir LT Std 35 Light" w:hAnsi="iCiel Avenir LT Std 35 Light" w:cs="Calibri"/>
            <w:i/>
            <w:iCs/>
            <w:sz w:val="22"/>
            <w:szCs w:val="22"/>
            <w:lang w:val="vi-VN"/>
            <w:rPrChange w:id="16688" w:author="An Tran, ACA (BUV)" w:date="2024-09-13T17:29:00Z" w16du:dateUtc="2024-09-13T10:29:00Z">
              <w:rPr>
                <w:rFonts w:cs="Calibri"/>
                <w:i/>
                <w:iCs/>
                <w:szCs w:val="22"/>
                <w:lang w:val="vi-VN"/>
              </w:rPr>
            </w:rPrChange>
          </w:rPr>
          <w:delText>ệ</w:delText>
        </w:r>
        <w:r w:rsidR="00EA7631" w:rsidRPr="00863667" w:rsidDel="003C6139">
          <w:rPr>
            <w:rFonts w:ascii="iCiel Avenir LT Std 35 Light" w:hAnsi="iCiel Avenir LT Std 35 Light" w:cs="Arial"/>
            <w:i/>
            <w:iCs/>
            <w:sz w:val="22"/>
            <w:szCs w:val="22"/>
            <w:lang w:val="vi-VN"/>
            <w:rPrChange w:id="16689" w:author="An Tran, ACA (BUV)" w:date="2024-09-13T17:29:00Z" w16du:dateUtc="2024-09-13T10:29:00Z">
              <w:rPr>
                <w:rFonts w:cs="Arial"/>
                <w:i/>
                <w:iCs/>
                <w:szCs w:val="22"/>
                <w:lang w:val="vi-VN"/>
              </w:rPr>
            </w:rPrChange>
          </w:rPr>
          <w:delText>t Nam v</w:delText>
        </w:r>
        <w:r w:rsidR="00EA7631" w:rsidRPr="00863667" w:rsidDel="003C6139">
          <w:rPr>
            <w:rFonts w:ascii="iCiel Avenir LT Std 35 Light" w:hAnsi="iCiel Avenir LT Std 35 Light" w:cs="Avenir Next LT Pro"/>
            <w:i/>
            <w:iCs/>
            <w:sz w:val="22"/>
            <w:szCs w:val="22"/>
            <w:lang w:val="vi-VN"/>
            <w:rPrChange w:id="16690"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691" w:author="An Tran, ACA (BUV)" w:date="2024-09-13T17:29:00Z" w16du:dateUtc="2024-09-13T10:29:00Z">
              <w:rPr>
                <w:rFonts w:cs="Arial"/>
                <w:i/>
                <w:iCs/>
                <w:szCs w:val="22"/>
                <w:lang w:val="vi-VN"/>
              </w:rPr>
            </w:rPrChange>
          </w:rPr>
          <w:delText xml:space="preserve"> </w:delText>
        </w:r>
        <w:r w:rsidR="00EA7631" w:rsidRPr="00863667" w:rsidDel="003C6139">
          <w:rPr>
            <w:rFonts w:ascii="iCiel Avenir LT Std 35 Light" w:hAnsi="iCiel Avenir LT Std 35 Light" w:cs="Calibri"/>
            <w:i/>
            <w:iCs/>
            <w:sz w:val="22"/>
            <w:szCs w:val="22"/>
            <w:lang w:val="vi-VN"/>
            <w:rPrChange w:id="16692" w:author="An Tran, ACA (BUV)" w:date="2024-09-13T17:29:00Z" w16du:dateUtc="2024-09-13T10:29:00Z">
              <w:rPr>
                <w:rFonts w:cs="Calibri"/>
                <w:i/>
                <w:iCs/>
                <w:szCs w:val="22"/>
                <w:lang w:val="vi-VN"/>
              </w:rPr>
            </w:rPrChange>
          </w:rPr>
          <w:delText>ở</w:delText>
        </w:r>
        <w:r w:rsidR="00EA7631" w:rsidRPr="00863667" w:rsidDel="003C6139">
          <w:rPr>
            <w:rFonts w:ascii="iCiel Avenir LT Std 35 Light" w:hAnsi="iCiel Avenir LT Std 35 Light" w:cs="Arial"/>
            <w:i/>
            <w:iCs/>
            <w:sz w:val="22"/>
            <w:szCs w:val="22"/>
            <w:lang w:val="vi-VN"/>
            <w:rPrChange w:id="16693" w:author="An Tran, ACA (BUV)" w:date="2024-09-13T17:29:00Z" w16du:dateUtc="2024-09-13T10:29:00Z">
              <w:rPr>
                <w:rFonts w:cs="Arial"/>
                <w:i/>
                <w:iCs/>
                <w:szCs w:val="22"/>
                <w:lang w:val="vi-VN"/>
              </w:rPr>
            </w:rPrChange>
          </w:rPr>
          <w:delText xml:space="preserve"> c</w:delText>
        </w:r>
        <w:r w:rsidR="00EA7631" w:rsidRPr="00863667" w:rsidDel="003C6139">
          <w:rPr>
            <w:rFonts w:ascii="iCiel Avenir LT Std 35 Light" w:hAnsi="iCiel Avenir LT Std 35 Light" w:cs="Avenir Next LT Pro"/>
            <w:i/>
            <w:iCs/>
            <w:sz w:val="22"/>
            <w:szCs w:val="22"/>
            <w:lang w:val="vi-VN"/>
            <w:rPrChange w:id="16694"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95" w:author="An Tran, ACA (BUV)" w:date="2024-09-13T17:29:00Z" w16du:dateUtc="2024-09-13T10:29:00Z">
              <w:rPr>
                <w:rFonts w:cs="Arial"/>
                <w:i/>
                <w:iCs/>
                <w:szCs w:val="22"/>
                <w:lang w:val="vi-VN"/>
              </w:rPr>
            </w:rPrChange>
          </w:rPr>
          <w:delText>c n</w:delText>
        </w:r>
        <w:r w:rsidR="00EA7631" w:rsidRPr="00863667" w:rsidDel="003C6139">
          <w:rPr>
            <w:rFonts w:ascii="iCiel Avenir LT Std 35 Light" w:hAnsi="iCiel Avenir LT Std 35 Light" w:cs="Calibri"/>
            <w:i/>
            <w:iCs/>
            <w:sz w:val="22"/>
            <w:szCs w:val="22"/>
            <w:lang w:val="vi-VN"/>
            <w:rPrChange w:id="16696" w:author="An Tran, ACA (BUV)" w:date="2024-09-13T17:29:00Z" w16du:dateUtc="2024-09-13T10:29:00Z">
              <w:rPr>
                <w:rFonts w:cs="Calibri"/>
                <w:i/>
                <w:iCs/>
                <w:szCs w:val="22"/>
                <w:lang w:val="vi-VN"/>
              </w:rPr>
            </w:rPrChange>
          </w:rPr>
          <w:delText>ướ</w:delText>
        </w:r>
        <w:r w:rsidR="00EA7631" w:rsidRPr="00863667" w:rsidDel="003C6139">
          <w:rPr>
            <w:rFonts w:ascii="iCiel Avenir LT Std 35 Light" w:hAnsi="iCiel Avenir LT Std 35 Light" w:cs="Arial"/>
            <w:i/>
            <w:iCs/>
            <w:sz w:val="22"/>
            <w:szCs w:val="22"/>
            <w:lang w:val="vi-VN"/>
            <w:rPrChange w:id="16697" w:author="An Tran, ACA (BUV)" w:date="2024-09-13T17:29:00Z" w16du:dateUtc="2024-09-13T10:29:00Z">
              <w:rPr>
                <w:rFonts w:cs="Arial"/>
                <w:i/>
                <w:iCs/>
                <w:szCs w:val="22"/>
                <w:lang w:val="vi-VN"/>
              </w:rPr>
            </w:rPrChange>
          </w:rPr>
          <w:delText>c kh</w:delText>
        </w:r>
        <w:r w:rsidR="00EA7631" w:rsidRPr="00863667" w:rsidDel="003C6139">
          <w:rPr>
            <w:rFonts w:ascii="iCiel Avenir LT Std 35 Light" w:hAnsi="iCiel Avenir LT Std 35 Light" w:cs="Avenir Next LT Pro"/>
            <w:i/>
            <w:iCs/>
            <w:sz w:val="22"/>
            <w:szCs w:val="22"/>
            <w:lang w:val="vi-VN"/>
            <w:rPrChange w:id="16698"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699" w:author="An Tran, ACA (BUV)" w:date="2024-09-13T17:29:00Z" w16du:dateUtc="2024-09-13T10:29:00Z">
              <w:rPr>
                <w:rFonts w:cs="Arial"/>
                <w:i/>
                <w:iCs/>
                <w:szCs w:val="22"/>
                <w:lang w:val="vi-VN"/>
              </w:rPr>
            </w:rPrChange>
          </w:rPr>
          <w:delText>c trong khu v</w:delText>
        </w:r>
        <w:r w:rsidR="00EA7631" w:rsidRPr="00863667" w:rsidDel="003C6139">
          <w:rPr>
            <w:rFonts w:ascii="iCiel Avenir LT Std 35 Light" w:hAnsi="iCiel Avenir LT Std 35 Light" w:cs="Calibri"/>
            <w:i/>
            <w:iCs/>
            <w:sz w:val="22"/>
            <w:szCs w:val="22"/>
            <w:lang w:val="vi-VN"/>
            <w:rPrChange w:id="16700" w:author="An Tran, ACA (BUV)" w:date="2024-09-13T17:29:00Z" w16du:dateUtc="2024-09-13T10:29:00Z">
              <w:rPr>
                <w:rFonts w:cs="Calibri"/>
                <w:i/>
                <w:iCs/>
                <w:szCs w:val="22"/>
                <w:lang w:val="vi-VN"/>
              </w:rPr>
            </w:rPrChange>
          </w:rPr>
          <w:delText>ự</w:delText>
        </w:r>
        <w:r w:rsidR="00EA7631" w:rsidRPr="00863667" w:rsidDel="003C6139">
          <w:rPr>
            <w:rFonts w:ascii="iCiel Avenir LT Std 35 Light" w:hAnsi="iCiel Avenir LT Std 35 Light" w:cs="Arial"/>
            <w:i/>
            <w:iCs/>
            <w:sz w:val="22"/>
            <w:szCs w:val="22"/>
            <w:lang w:val="vi-VN"/>
            <w:rPrChange w:id="16701" w:author="An Tran, ACA (BUV)" w:date="2024-09-13T17:29:00Z" w16du:dateUtc="2024-09-13T10:29:00Z">
              <w:rPr>
                <w:rFonts w:cs="Arial"/>
                <w:i/>
                <w:iCs/>
                <w:szCs w:val="22"/>
                <w:lang w:val="vi-VN"/>
              </w:rPr>
            </w:rPrChange>
          </w:rPr>
          <w:delText>c Ch</w:delText>
        </w:r>
        <w:r w:rsidR="00EA7631" w:rsidRPr="00863667" w:rsidDel="003C6139">
          <w:rPr>
            <w:rFonts w:ascii="iCiel Avenir LT Std 35 Light" w:hAnsi="iCiel Avenir LT Std 35 Light" w:cs="Avenir Next LT Pro"/>
            <w:i/>
            <w:iCs/>
            <w:sz w:val="22"/>
            <w:szCs w:val="22"/>
            <w:lang w:val="vi-VN"/>
            <w:rPrChange w:id="16702" w:author="An Tran, ACA (BUV)" w:date="2024-09-13T17:29:00Z" w16du:dateUtc="2024-09-13T10:29:00Z">
              <w:rPr>
                <w:rFonts w:cs="Avenir Next LT Pro"/>
                <w:i/>
                <w:iCs/>
                <w:szCs w:val="22"/>
                <w:lang w:val="vi-VN"/>
              </w:rPr>
            </w:rPrChange>
          </w:rPr>
          <w:delText>â</w:delText>
        </w:r>
        <w:r w:rsidR="00EA7631" w:rsidRPr="00863667" w:rsidDel="003C6139">
          <w:rPr>
            <w:rFonts w:ascii="iCiel Avenir LT Std 35 Light" w:hAnsi="iCiel Avenir LT Std 35 Light" w:cs="Arial"/>
            <w:i/>
            <w:iCs/>
            <w:sz w:val="22"/>
            <w:szCs w:val="22"/>
            <w:lang w:val="vi-VN"/>
            <w:rPrChange w:id="16703" w:author="An Tran, ACA (BUV)" w:date="2024-09-13T17:29:00Z" w16du:dateUtc="2024-09-13T10:29:00Z">
              <w:rPr>
                <w:rFonts w:cs="Arial"/>
                <w:i/>
                <w:iCs/>
                <w:szCs w:val="22"/>
                <w:lang w:val="vi-VN"/>
              </w:rPr>
            </w:rPrChange>
          </w:rPr>
          <w:delText xml:space="preserve">u </w:delText>
        </w:r>
        <w:r w:rsidR="00EA7631" w:rsidRPr="00863667" w:rsidDel="003C6139">
          <w:rPr>
            <w:rFonts w:ascii="iCiel Avenir LT Std 35 Light" w:hAnsi="iCiel Avenir LT Std 35 Light" w:cs="Avenir Next LT Pro"/>
            <w:i/>
            <w:iCs/>
            <w:sz w:val="22"/>
            <w:szCs w:val="22"/>
            <w:lang w:val="vi-VN"/>
            <w:rPrChange w:id="16704"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705" w:author="An Tran, ACA (BUV)" w:date="2024-09-13T17:29:00Z" w16du:dateUtc="2024-09-13T10:29:00Z">
              <w:rPr>
                <w:rFonts w:cs="Arial"/>
                <w:i/>
                <w:iCs/>
                <w:szCs w:val="22"/>
                <w:lang w:val="vi-VN"/>
              </w:rPr>
            </w:rPrChange>
          </w:rPr>
          <w:delText xml:space="preserve"> v</w:delText>
        </w:r>
        <w:r w:rsidR="00EA7631" w:rsidRPr="00863667" w:rsidDel="003C6139">
          <w:rPr>
            <w:rFonts w:ascii="iCiel Avenir LT Std 35 Light" w:hAnsi="iCiel Avenir LT Std 35 Light" w:cs="Avenir Next LT Pro"/>
            <w:i/>
            <w:iCs/>
            <w:sz w:val="22"/>
            <w:szCs w:val="22"/>
            <w:lang w:val="vi-VN"/>
            <w:rPrChange w:id="16706"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707" w:author="An Tran, ACA (BUV)" w:date="2024-09-13T17:29:00Z" w16du:dateUtc="2024-09-13T10:29:00Z">
              <w:rPr>
                <w:rFonts w:cs="Arial"/>
                <w:i/>
                <w:iCs/>
                <w:szCs w:val="22"/>
                <w:lang w:val="vi-VN"/>
              </w:rPr>
            </w:rPrChange>
          </w:rPr>
          <w:delText xml:space="preserve"> Ch</w:delText>
        </w:r>
        <w:r w:rsidR="00EA7631" w:rsidRPr="00863667" w:rsidDel="003C6139">
          <w:rPr>
            <w:rFonts w:ascii="iCiel Avenir LT Std 35 Light" w:hAnsi="iCiel Avenir LT Std 35 Light" w:cs="Avenir Next LT Pro"/>
            <w:i/>
            <w:iCs/>
            <w:sz w:val="22"/>
            <w:szCs w:val="22"/>
            <w:lang w:val="vi-VN"/>
            <w:rPrChange w:id="16708" w:author="An Tran, ACA (BUV)" w:date="2024-09-13T17:29:00Z" w16du:dateUtc="2024-09-13T10:29:00Z">
              <w:rPr>
                <w:rFonts w:cs="Avenir Next LT Pro"/>
                <w:i/>
                <w:iCs/>
                <w:szCs w:val="22"/>
                <w:lang w:val="vi-VN"/>
              </w:rPr>
            </w:rPrChange>
          </w:rPr>
          <w:delText>â</w:delText>
        </w:r>
        <w:r w:rsidR="00EA7631" w:rsidRPr="00863667" w:rsidDel="003C6139">
          <w:rPr>
            <w:rFonts w:ascii="iCiel Avenir LT Std 35 Light" w:hAnsi="iCiel Avenir LT Std 35 Light" w:cs="Arial"/>
            <w:i/>
            <w:iCs/>
            <w:sz w:val="22"/>
            <w:szCs w:val="22"/>
            <w:lang w:val="vi-VN"/>
            <w:rPrChange w:id="16709" w:author="An Tran, ACA (BUV)" w:date="2024-09-13T17:29:00Z" w16du:dateUtc="2024-09-13T10:29:00Z">
              <w:rPr>
                <w:rFonts w:cs="Arial"/>
                <w:i/>
                <w:iCs/>
                <w:szCs w:val="22"/>
                <w:lang w:val="vi-VN"/>
              </w:rPr>
            </w:rPrChange>
          </w:rPr>
          <w:delText xml:space="preserve">u </w:delText>
        </w:r>
        <w:r w:rsidR="00EA7631" w:rsidRPr="00863667" w:rsidDel="003C6139">
          <w:rPr>
            <w:rFonts w:ascii="iCiel Avenir LT Std 35 Light" w:hAnsi="iCiel Avenir LT Std 35 Light" w:cs="Avenir Next LT Pro"/>
            <w:i/>
            <w:iCs/>
            <w:sz w:val="22"/>
            <w:szCs w:val="22"/>
            <w:lang w:val="vi-VN"/>
            <w:rPrChange w:id="16710" w:author="An Tran, ACA (BUV)" w:date="2024-09-13T17:29:00Z" w16du:dateUtc="2024-09-13T10:29:00Z">
              <w:rPr>
                <w:rFonts w:cs="Avenir Next LT Pro"/>
                <w:i/>
                <w:iCs/>
                <w:szCs w:val="22"/>
                <w:lang w:val="vi-VN"/>
              </w:rPr>
            </w:rPrChange>
          </w:rPr>
          <w:delText>Â</w:delText>
        </w:r>
        <w:r w:rsidR="00EA7631" w:rsidRPr="00863667" w:rsidDel="003C6139">
          <w:rPr>
            <w:rFonts w:ascii="iCiel Avenir LT Std 35 Light" w:hAnsi="iCiel Avenir LT Std 35 Light" w:cs="Arial"/>
            <w:i/>
            <w:iCs/>
            <w:sz w:val="22"/>
            <w:szCs w:val="22"/>
            <w:lang w:val="vi-VN"/>
            <w:rPrChange w:id="16711" w:author="An Tran, ACA (BUV)" w:date="2024-09-13T17:29:00Z" w16du:dateUtc="2024-09-13T10:29:00Z">
              <w:rPr>
                <w:rFonts w:cs="Arial"/>
                <w:i/>
                <w:iCs/>
                <w:szCs w:val="22"/>
                <w:lang w:val="vi-VN"/>
              </w:rPr>
            </w:rPrChange>
          </w:rPr>
          <w:delText>u. N</w:delText>
        </w:r>
        <w:r w:rsidR="00EA7631" w:rsidRPr="00863667" w:rsidDel="003C6139">
          <w:rPr>
            <w:rFonts w:ascii="iCiel Avenir LT Std 35 Light" w:hAnsi="iCiel Avenir LT Std 35 Light" w:cs="Calibri"/>
            <w:i/>
            <w:iCs/>
            <w:sz w:val="22"/>
            <w:szCs w:val="22"/>
            <w:lang w:val="vi-VN"/>
            <w:rPrChange w:id="16712" w:author="An Tran, ACA (BUV)" w:date="2024-09-13T17:29:00Z" w16du:dateUtc="2024-09-13T10:29:00Z">
              <w:rPr>
                <w:rFonts w:cs="Calibri"/>
                <w:i/>
                <w:iCs/>
                <w:szCs w:val="22"/>
                <w:lang w:val="vi-VN"/>
              </w:rPr>
            </w:rPrChange>
          </w:rPr>
          <w:delText>ế</w:delText>
        </w:r>
        <w:r w:rsidR="00EA7631" w:rsidRPr="00863667" w:rsidDel="003C6139">
          <w:rPr>
            <w:rFonts w:ascii="iCiel Avenir LT Std 35 Light" w:hAnsi="iCiel Avenir LT Std 35 Light" w:cs="Arial"/>
            <w:i/>
            <w:iCs/>
            <w:sz w:val="22"/>
            <w:szCs w:val="22"/>
            <w:lang w:val="vi-VN"/>
            <w:rPrChange w:id="16713" w:author="An Tran, ACA (BUV)" w:date="2024-09-13T17:29:00Z" w16du:dateUtc="2024-09-13T10:29:00Z">
              <w:rPr>
                <w:rFonts w:cs="Arial"/>
                <w:i/>
                <w:iCs/>
                <w:szCs w:val="22"/>
                <w:lang w:val="vi-VN"/>
              </w:rPr>
            </w:rPrChange>
          </w:rPr>
          <w:delText>u m</w:delText>
        </w:r>
        <w:r w:rsidR="00EA7631" w:rsidRPr="00863667" w:rsidDel="003C6139">
          <w:rPr>
            <w:rFonts w:ascii="iCiel Avenir LT Std 35 Light" w:hAnsi="iCiel Avenir LT Std 35 Light" w:cs="Calibri"/>
            <w:i/>
            <w:iCs/>
            <w:sz w:val="22"/>
            <w:szCs w:val="22"/>
            <w:lang w:val="vi-VN"/>
            <w:rPrChange w:id="16714"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715" w:author="An Tran, ACA (BUV)" w:date="2024-09-13T17:29:00Z" w16du:dateUtc="2024-09-13T10:29:00Z">
              <w:rPr>
                <w:rFonts w:cs="Arial"/>
                <w:i/>
                <w:iCs/>
                <w:szCs w:val="22"/>
                <w:lang w:val="vi-VN"/>
              </w:rPr>
            </w:rPrChange>
          </w:rPr>
          <w:delText>t s</w:delText>
        </w:r>
        <w:r w:rsidR="00EA7631" w:rsidRPr="00863667" w:rsidDel="003C6139">
          <w:rPr>
            <w:rFonts w:ascii="iCiel Avenir LT Std 35 Light" w:hAnsi="iCiel Avenir LT Std 35 Light" w:cs="Calibri"/>
            <w:i/>
            <w:iCs/>
            <w:sz w:val="22"/>
            <w:szCs w:val="22"/>
            <w:lang w:val="vi-VN"/>
            <w:rPrChange w:id="16716" w:author="An Tran, ACA (BUV)" w:date="2024-09-13T17:29:00Z" w16du:dateUtc="2024-09-13T10:29:00Z">
              <w:rPr>
                <w:rFonts w:cs="Calibri"/>
                <w:i/>
                <w:iCs/>
                <w:szCs w:val="22"/>
                <w:lang w:val="vi-VN"/>
              </w:rPr>
            </w:rPrChange>
          </w:rPr>
          <w:delText>ố</w:delText>
        </w:r>
        <w:r w:rsidR="00EA7631" w:rsidRPr="00863667" w:rsidDel="003C6139">
          <w:rPr>
            <w:rFonts w:ascii="iCiel Avenir LT Std 35 Light" w:hAnsi="iCiel Avenir LT Std 35 Light" w:cs="Arial"/>
            <w:i/>
            <w:iCs/>
            <w:sz w:val="22"/>
            <w:szCs w:val="22"/>
            <w:lang w:val="vi-VN"/>
            <w:rPrChange w:id="16717" w:author="An Tran, ACA (BUV)" w:date="2024-09-13T17:29:00Z" w16du:dateUtc="2024-09-13T10:29:00Z">
              <w:rPr>
                <w:rFonts w:cs="Arial"/>
                <w:i/>
                <w:iCs/>
                <w:szCs w:val="22"/>
                <w:lang w:val="vi-VN"/>
              </w:rPr>
            </w:rPrChange>
          </w:rPr>
          <w:delText xml:space="preserve"> c</w:delText>
        </w:r>
        <w:r w:rsidR="00EA7631" w:rsidRPr="00863667" w:rsidDel="003C6139">
          <w:rPr>
            <w:rFonts w:ascii="iCiel Avenir LT Std 35 Light" w:hAnsi="iCiel Avenir LT Std 35 Light" w:cs="Calibri"/>
            <w:i/>
            <w:iCs/>
            <w:sz w:val="22"/>
            <w:szCs w:val="22"/>
            <w:lang w:val="vi-VN"/>
            <w:rPrChange w:id="16718" w:author="An Tran, ACA (BUV)" w:date="2024-09-13T17:29:00Z" w16du:dateUtc="2024-09-13T10:29:00Z">
              <w:rPr>
                <w:rFonts w:cs="Calibri"/>
                <w:i/>
                <w:iCs/>
                <w:szCs w:val="22"/>
                <w:lang w:val="vi-VN"/>
              </w:rPr>
            </w:rPrChange>
          </w:rPr>
          <w:delText>ơ</w:delText>
        </w:r>
        <w:r w:rsidR="00EA7631" w:rsidRPr="00863667" w:rsidDel="003C6139">
          <w:rPr>
            <w:rFonts w:ascii="iCiel Avenir LT Std 35 Light" w:hAnsi="iCiel Avenir LT Std 35 Light" w:cs="Arial"/>
            <w:i/>
            <w:iCs/>
            <w:sz w:val="22"/>
            <w:szCs w:val="22"/>
            <w:lang w:val="vi-VN"/>
            <w:rPrChange w:id="16719" w:author="An Tran, ACA (BUV)" w:date="2024-09-13T17:29:00Z" w16du:dateUtc="2024-09-13T10:29:00Z">
              <w:rPr>
                <w:rFonts w:cs="Arial"/>
                <w:i/>
                <w:iCs/>
                <w:szCs w:val="22"/>
                <w:lang w:val="vi-VN"/>
              </w:rPr>
            </w:rPrChange>
          </w:rPr>
          <w:delText xml:space="preserve"> h</w:delText>
        </w:r>
        <w:r w:rsidR="00EA7631" w:rsidRPr="00863667" w:rsidDel="003C6139">
          <w:rPr>
            <w:rFonts w:ascii="iCiel Avenir LT Std 35 Light" w:hAnsi="iCiel Avenir LT Std 35 Light" w:cs="Calibri"/>
            <w:i/>
            <w:iCs/>
            <w:sz w:val="22"/>
            <w:szCs w:val="22"/>
            <w:lang w:val="vi-VN"/>
            <w:rPrChange w:id="16720"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721" w:author="An Tran, ACA (BUV)" w:date="2024-09-13T17:29:00Z" w16du:dateUtc="2024-09-13T10:29:00Z">
              <w:rPr>
                <w:rFonts w:cs="Arial"/>
                <w:i/>
                <w:iCs/>
                <w:szCs w:val="22"/>
                <w:lang w:val="vi-VN"/>
              </w:rPr>
            </w:rPrChange>
          </w:rPr>
          <w:delText>i th</w:delText>
        </w:r>
        <w:r w:rsidR="00EA7631" w:rsidRPr="00863667" w:rsidDel="003C6139">
          <w:rPr>
            <w:rFonts w:ascii="iCiel Avenir LT Std 35 Light" w:hAnsi="iCiel Avenir LT Std 35 Light" w:cs="Calibri"/>
            <w:i/>
            <w:iCs/>
            <w:sz w:val="22"/>
            <w:szCs w:val="22"/>
            <w:lang w:val="vi-VN"/>
            <w:rPrChange w:id="16722" w:author="An Tran, ACA (BUV)" w:date="2024-09-13T17:29:00Z" w16du:dateUtc="2024-09-13T10:29:00Z">
              <w:rPr>
                <w:rFonts w:cs="Calibri"/>
                <w:i/>
                <w:iCs/>
                <w:szCs w:val="22"/>
                <w:lang w:val="vi-VN"/>
              </w:rPr>
            </w:rPrChange>
          </w:rPr>
          <w:delText>ự</w:delText>
        </w:r>
        <w:r w:rsidR="00EA7631" w:rsidRPr="00863667" w:rsidDel="003C6139">
          <w:rPr>
            <w:rFonts w:ascii="iCiel Avenir LT Std 35 Light" w:hAnsi="iCiel Avenir LT Std 35 Light" w:cs="Arial"/>
            <w:i/>
            <w:iCs/>
            <w:sz w:val="22"/>
            <w:szCs w:val="22"/>
            <w:lang w:val="vi-VN"/>
            <w:rPrChange w:id="16723" w:author="An Tran, ACA (BUV)" w:date="2024-09-13T17:29:00Z" w16du:dateUtc="2024-09-13T10:29:00Z">
              <w:rPr>
                <w:rFonts w:cs="Arial"/>
                <w:i/>
                <w:iCs/>
                <w:szCs w:val="22"/>
                <w:lang w:val="vi-VN"/>
              </w:rPr>
            </w:rPrChange>
          </w:rPr>
          <w:delText>c t</w:delText>
        </w:r>
        <w:r w:rsidR="00EA7631" w:rsidRPr="00863667" w:rsidDel="003C6139">
          <w:rPr>
            <w:rFonts w:ascii="iCiel Avenir LT Std 35 Light" w:hAnsi="iCiel Avenir LT Std 35 Light" w:cs="Calibri"/>
            <w:i/>
            <w:iCs/>
            <w:sz w:val="22"/>
            <w:szCs w:val="22"/>
            <w:lang w:val="vi-VN"/>
            <w:rPrChange w:id="16724" w:author="An Tran, ACA (BUV)" w:date="2024-09-13T17:29:00Z" w16du:dateUtc="2024-09-13T10:29:00Z">
              <w:rPr>
                <w:rFonts w:cs="Calibri"/>
                <w:i/>
                <w:iCs/>
                <w:szCs w:val="22"/>
                <w:lang w:val="vi-VN"/>
              </w:rPr>
            </w:rPrChange>
          </w:rPr>
          <w:delText>ậ</w:delText>
        </w:r>
        <w:r w:rsidR="00EA7631" w:rsidRPr="00863667" w:rsidDel="003C6139">
          <w:rPr>
            <w:rFonts w:ascii="iCiel Avenir LT Std 35 Light" w:hAnsi="iCiel Avenir LT Std 35 Light" w:cs="Arial"/>
            <w:i/>
            <w:iCs/>
            <w:sz w:val="22"/>
            <w:szCs w:val="22"/>
            <w:lang w:val="vi-VN"/>
            <w:rPrChange w:id="16725" w:author="An Tran, ACA (BUV)" w:date="2024-09-13T17:29:00Z" w16du:dateUtc="2024-09-13T10:29:00Z">
              <w:rPr>
                <w:rFonts w:cs="Arial"/>
                <w:i/>
                <w:iCs/>
                <w:szCs w:val="22"/>
                <w:lang w:val="vi-VN"/>
              </w:rPr>
            </w:rPrChange>
          </w:rPr>
          <w:delText>p qu</w:delText>
        </w:r>
        <w:r w:rsidR="00EA7631" w:rsidRPr="00863667" w:rsidDel="003C6139">
          <w:rPr>
            <w:rFonts w:ascii="iCiel Avenir LT Std 35 Light" w:hAnsi="iCiel Avenir LT Std 35 Light" w:cs="Calibri"/>
            <w:i/>
            <w:iCs/>
            <w:sz w:val="22"/>
            <w:szCs w:val="22"/>
            <w:lang w:val="vi-VN"/>
            <w:rPrChange w:id="16726" w:author="An Tran, ACA (BUV)" w:date="2024-09-13T17:29:00Z" w16du:dateUtc="2024-09-13T10:29:00Z">
              <w:rPr>
                <w:rFonts w:cs="Calibri"/>
                <w:i/>
                <w:iCs/>
                <w:szCs w:val="22"/>
                <w:lang w:val="vi-VN"/>
              </w:rPr>
            </w:rPrChange>
          </w:rPr>
          <w:delText>ố</w:delText>
        </w:r>
        <w:r w:rsidR="00EA7631" w:rsidRPr="00863667" w:rsidDel="003C6139">
          <w:rPr>
            <w:rFonts w:ascii="iCiel Avenir LT Std 35 Light" w:hAnsi="iCiel Avenir LT Std 35 Light" w:cs="Arial"/>
            <w:i/>
            <w:iCs/>
            <w:sz w:val="22"/>
            <w:szCs w:val="22"/>
            <w:lang w:val="vi-VN"/>
            <w:rPrChange w:id="16727" w:author="An Tran, ACA (BUV)" w:date="2024-09-13T17:29:00Z" w16du:dateUtc="2024-09-13T10:29:00Z">
              <w:rPr>
                <w:rFonts w:cs="Arial"/>
                <w:i/>
                <w:iCs/>
                <w:szCs w:val="22"/>
                <w:lang w:val="vi-VN"/>
              </w:rPr>
            </w:rPrChange>
          </w:rPr>
          <w:delText>c t</w:delText>
        </w:r>
        <w:r w:rsidR="00EA7631" w:rsidRPr="00863667" w:rsidDel="003C6139">
          <w:rPr>
            <w:rFonts w:ascii="iCiel Avenir LT Std 35 Light" w:hAnsi="iCiel Avenir LT Std 35 Light" w:cs="Calibri"/>
            <w:i/>
            <w:iCs/>
            <w:sz w:val="22"/>
            <w:szCs w:val="22"/>
            <w:lang w:val="vi-VN"/>
            <w:rPrChange w:id="16728" w:author="An Tran, ACA (BUV)" w:date="2024-09-13T17:29:00Z" w16du:dateUtc="2024-09-13T10:29:00Z">
              <w:rPr>
                <w:rFonts w:cs="Calibri"/>
                <w:i/>
                <w:iCs/>
                <w:szCs w:val="22"/>
                <w:lang w:val="vi-VN"/>
              </w:rPr>
            </w:rPrChange>
          </w:rPr>
          <w:delText>ế</w:delText>
        </w:r>
        <w:r w:rsidR="00EA7631" w:rsidRPr="00863667" w:rsidDel="003C6139">
          <w:rPr>
            <w:rFonts w:ascii="iCiel Avenir LT Std 35 Light" w:hAnsi="iCiel Avenir LT Std 35 Light" w:cs="Arial"/>
            <w:i/>
            <w:iCs/>
            <w:sz w:val="22"/>
            <w:szCs w:val="22"/>
            <w:lang w:val="vi-VN"/>
            <w:rPrChange w:id="16729" w:author="An Tran, ACA (BUV)" w:date="2024-09-13T17:29:00Z" w16du:dateUtc="2024-09-13T10:29:00Z">
              <w:rPr>
                <w:rFonts w:cs="Arial"/>
                <w:i/>
                <w:iCs/>
                <w:szCs w:val="22"/>
                <w:lang w:val="vi-VN"/>
              </w:rPr>
            </w:rPrChange>
          </w:rPr>
          <w:delText xml:space="preserve"> c</w:delText>
        </w:r>
        <w:r w:rsidR="00EA7631" w:rsidRPr="00863667" w:rsidDel="003C6139">
          <w:rPr>
            <w:rFonts w:ascii="iCiel Avenir LT Std 35 Light" w:hAnsi="iCiel Avenir LT Std 35 Light" w:cs="Avenir Next LT Pro"/>
            <w:i/>
            <w:iCs/>
            <w:sz w:val="22"/>
            <w:szCs w:val="22"/>
            <w:lang w:val="vi-VN"/>
            <w:rPrChange w:id="16730" w:author="An Tran, ACA (BUV)" w:date="2024-09-13T17:29:00Z" w16du:dateUtc="2024-09-13T10:29:00Z">
              <w:rPr>
                <w:rFonts w:cs="Avenir Next LT Pro"/>
                <w:i/>
                <w:iCs/>
                <w:szCs w:val="22"/>
                <w:lang w:val="vi-VN"/>
              </w:rPr>
            </w:rPrChange>
          </w:rPr>
          <w:delText>ó</w:delText>
        </w:r>
        <w:r w:rsidR="00EA7631" w:rsidRPr="00863667" w:rsidDel="003C6139">
          <w:rPr>
            <w:rFonts w:ascii="iCiel Avenir LT Std 35 Light" w:hAnsi="iCiel Avenir LT Std 35 Light" w:cs="Arial"/>
            <w:i/>
            <w:iCs/>
            <w:sz w:val="22"/>
            <w:szCs w:val="22"/>
            <w:lang w:val="vi-VN"/>
            <w:rPrChange w:id="16731" w:author="An Tran, ACA (BUV)" w:date="2024-09-13T17:29:00Z" w16du:dateUtc="2024-09-13T10:29:00Z">
              <w:rPr>
                <w:rFonts w:cs="Arial"/>
                <w:i/>
                <w:iCs/>
                <w:szCs w:val="22"/>
                <w:lang w:val="vi-VN"/>
              </w:rPr>
            </w:rPrChange>
          </w:rPr>
          <w:delText xml:space="preserve"> chi ph</w:delText>
        </w:r>
        <w:r w:rsidR="00EA7631" w:rsidRPr="00863667" w:rsidDel="003C6139">
          <w:rPr>
            <w:rFonts w:ascii="iCiel Avenir LT Std 35 Light" w:hAnsi="iCiel Avenir LT Std 35 Light" w:cs="Avenir Next LT Pro"/>
            <w:i/>
            <w:iCs/>
            <w:sz w:val="22"/>
            <w:szCs w:val="22"/>
            <w:lang w:val="vi-VN"/>
            <w:rPrChange w:id="16732" w:author="An Tran, ACA (BUV)" w:date="2024-09-13T17:29:00Z" w16du:dateUtc="2024-09-13T10:29:00Z">
              <w:rPr>
                <w:rFonts w:cs="Avenir Next LT Pro"/>
                <w:i/>
                <w:iCs/>
                <w:szCs w:val="22"/>
                <w:lang w:val="vi-VN"/>
              </w:rPr>
            </w:rPrChange>
          </w:rPr>
          <w:delText>í</w:delText>
        </w:r>
        <w:r w:rsidR="00EA7631" w:rsidRPr="00863667" w:rsidDel="003C6139">
          <w:rPr>
            <w:rFonts w:ascii="iCiel Avenir LT Std 35 Light" w:hAnsi="iCiel Avenir LT Std 35 Light" w:cs="Arial"/>
            <w:i/>
            <w:iCs/>
            <w:sz w:val="22"/>
            <w:szCs w:val="22"/>
            <w:lang w:val="vi-VN"/>
            <w:rPrChange w:id="16733" w:author="An Tran, ACA (BUV)" w:date="2024-09-13T17:29:00Z" w16du:dateUtc="2024-09-13T10:29:00Z">
              <w:rPr>
                <w:rFonts w:cs="Arial"/>
                <w:i/>
                <w:iCs/>
                <w:szCs w:val="22"/>
                <w:lang w:val="vi-VN"/>
              </w:rPr>
            </w:rPrChange>
          </w:rPr>
          <w:delText xml:space="preserve"> b</w:delText>
        </w:r>
        <w:r w:rsidR="00EA7631" w:rsidRPr="00863667" w:rsidDel="003C6139">
          <w:rPr>
            <w:rFonts w:ascii="iCiel Avenir LT Std 35 Light" w:hAnsi="iCiel Avenir LT Std 35 Light" w:cs="Calibri"/>
            <w:i/>
            <w:iCs/>
            <w:sz w:val="22"/>
            <w:szCs w:val="22"/>
            <w:lang w:val="vi-VN"/>
            <w:rPrChange w:id="16734" w:author="An Tran, ACA (BUV)" w:date="2024-09-13T17:29:00Z" w16du:dateUtc="2024-09-13T10:29:00Z">
              <w:rPr>
                <w:rFonts w:cs="Calibri"/>
                <w:i/>
                <w:iCs/>
                <w:szCs w:val="22"/>
                <w:lang w:val="vi-VN"/>
              </w:rPr>
            </w:rPrChange>
          </w:rPr>
          <w:delText>ắ</w:delText>
        </w:r>
        <w:r w:rsidR="00EA7631" w:rsidRPr="00863667" w:rsidDel="003C6139">
          <w:rPr>
            <w:rFonts w:ascii="iCiel Avenir LT Std 35 Light" w:hAnsi="iCiel Avenir LT Std 35 Light" w:cs="Arial"/>
            <w:i/>
            <w:iCs/>
            <w:sz w:val="22"/>
            <w:szCs w:val="22"/>
            <w:lang w:val="vi-VN"/>
            <w:rPrChange w:id="16735" w:author="An Tran, ACA (BUV)" w:date="2024-09-13T17:29:00Z" w16du:dateUtc="2024-09-13T10:29:00Z">
              <w:rPr>
                <w:rFonts w:cs="Arial"/>
                <w:i/>
                <w:iCs/>
                <w:szCs w:val="22"/>
                <w:lang w:val="vi-VN"/>
              </w:rPr>
            </w:rPrChange>
          </w:rPr>
          <w:delText>t bu</w:delText>
        </w:r>
        <w:r w:rsidR="00EA7631" w:rsidRPr="00863667" w:rsidDel="003C6139">
          <w:rPr>
            <w:rFonts w:ascii="iCiel Avenir LT Std 35 Light" w:hAnsi="iCiel Avenir LT Std 35 Light" w:cs="Calibri"/>
            <w:i/>
            <w:iCs/>
            <w:sz w:val="22"/>
            <w:szCs w:val="22"/>
            <w:lang w:val="vi-VN"/>
            <w:rPrChange w:id="16736"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737" w:author="An Tran, ACA (BUV)" w:date="2024-09-13T17:29:00Z" w16du:dateUtc="2024-09-13T10:29:00Z">
              <w:rPr>
                <w:rFonts w:cs="Arial"/>
                <w:i/>
                <w:iCs/>
                <w:szCs w:val="22"/>
                <w:lang w:val="vi-VN"/>
              </w:rPr>
            </w:rPrChange>
          </w:rPr>
          <w:delText xml:space="preserve">c cho </w:delText>
        </w:r>
        <w:r w:rsidR="00EA7631" w:rsidRPr="00863667" w:rsidDel="003C6139">
          <w:rPr>
            <w:rFonts w:ascii="iCiel Avenir LT Std 35 Light" w:hAnsi="iCiel Avenir LT Std 35 Light" w:cs="Calibri"/>
            <w:i/>
            <w:iCs/>
            <w:sz w:val="22"/>
            <w:szCs w:val="22"/>
            <w:lang w:val="vi-VN"/>
            <w:rPrChange w:id="16738" w:author="An Tran, ACA (BUV)" w:date="2024-09-13T17:29:00Z" w16du:dateUtc="2024-09-13T10:29:00Z">
              <w:rPr>
                <w:rFonts w:cs="Calibri"/>
                <w:i/>
                <w:iCs/>
                <w:szCs w:val="22"/>
                <w:lang w:val="vi-VN"/>
              </w:rPr>
            </w:rPrChange>
          </w:rPr>
          <w:delText>đơ</w:delText>
        </w:r>
        <w:r w:rsidR="00EA7631" w:rsidRPr="00863667" w:rsidDel="003C6139">
          <w:rPr>
            <w:rFonts w:ascii="iCiel Avenir LT Std 35 Light" w:hAnsi="iCiel Avenir LT Std 35 Light" w:cs="Arial"/>
            <w:i/>
            <w:iCs/>
            <w:sz w:val="22"/>
            <w:szCs w:val="22"/>
            <w:lang w:val="vi-VN"/>
            <w:rPrChange w:id="16739" w:author="An Tran, ACA (BUV)" w:date="2024-09-13T17:29:00Z" w16du:dateUtc="2024-09-13T10:29:00Z">
              <w:rPr>
                <w:rFonts w:cs="Arial"/>
                <w:i/>
                <w:iCs/>
                <w:szCs w:val="22"/>
                <w:lang w:val="vi-VN"/>
              </w:rPr>
            </w:rPrChange>
          </w:rPr>
          <w:delText>n v</w:delText>
        </w:r>
        <w:r w:rsidR="00EA7631" w:rsidRPr="00863667" w:rsidDel="003C6139">
          <w:rPr>
            <w:rFonts w:ascii="iCiel Avenir LT Std 35 Light" w:hAnsi="iCiel Avenir LT Std 35 Light" w:cs="Calibri"/>
            <w:i/>
            <w:iCs/>
            <w:sz w:val="22"/>
            <w:szCs w:val="22"/>
            <w:lang w:val="vi-VN"/>
            <w:rPrChange w:id="16740" w:author="An Tran, ACA (BUV)" w:date="2024-09-13T17:29:00Z" w16du:dateUtc="2024-09-13T10:29:00Z">
              <w:rPr>
                <w:rFonts w:cs="Calibri"/>
                <w:i/>
                <w:iCs/>
                <w:szCs w:val="22"/>
                <w:lang w:val="vi-VN"/>
              </w:rPr>
            </w:rPrChange>
          </w:rPr>
          <w:delText>ị</w:delText>
        </w:r>
        <w:r w:rsidR="00EA7631" w:rsidRPr="00863667" w:rsidDel="003C6139">
          <w:rPr>
            <w:rFonts w:ascii="iCiel Avenir LT Std 35 Light" w:hAnsi="iCiel Avenir LT Std 35 Light" w:cs="Arial"/>
            <w:i/>
            <w:iCs/>
            <w:sz w:val="22"/>
            <w:szCs w:val="22"/>
            <w:lang w:val="vi-VN"/>
            <w:rPrChange w:id="16741" w:author="An Tran, ACA (BUV)" w:date="2024-09-13T17:29:00Z" w16du:dateUtc="2024-09-13T10:29:00Z">
              <w:rPr>
                <w:rFonts w:cs="Arial"/>
                <w:i/>
                <w:iCs/>
                <w:szCs w:val="22"/>
                <w:lang w:val="vi-VN"/>
              </w:rPr>
            </w:rPrChange>
          </w:rPr>
          <w:delText xml:space="preserve"> k</w:delText>
        </w:r>
        <w:r w:rsidR="00EA7631" w:rsidRPr="00863667" w:rsidDel="003C6139">
          <w:rPr>
            <w:rFonts w:ascii="iCiel Avenir LT Std 35 Light" w:hAnsi="iCiel Avenir LT Std 35 Light" w:cs="Calibri"/>
            <w:i/>
            <w:iCs/>
            <w:sz w:val="22"/>
            <w:szCs w:val="22"/>
            <w:lang w:val="vi-VN"/>
            <w:rPrChange w:id="16742" w:author="An Tran, ACA (BUV)" w:date="2024-09-13T17:29:00Z" w16du:dateUtc="2024-09-13T10:29:00Z">
              <w:rPr>
                <w:rFonts w:cs="Calibri"/>
                <w:i/>
                <w:iCs/>
                <w:szCs w:val="22"/>
                <w:lang w:val="vi-VN"/>
              </w:rPr>
            </w:rPrChange>
          </w:rPr>
          <w:delText>ế</w:delText>
        </w:r>
        <w:r w:rsidR="00EA7631" w:rsidRPr="00863667" w:rsidDel="003C6139">
          <w:rPr>
            <w:rFonts w:ascii="iCiel Avenir LT Std 35 Light" w:hAnsi="iCiel Avenir LT Std 35 Light" w:cs="Arial"/>
            <w:i/>
            <w:iCs/>
            <w:sz w:val="22"/>
            <w:szCs w:val="22"/>
            <w:lang w:val="vi-VN"/>
            <w:rPrChange w:id="16743" w:author="An Tran, ACA (BUV)" w:date="2024-09-13T17:29:00Z" w16du:dateUtc="2024-09-13T10:29:00Z">
              <w:rPr>
                <w:rFonts w:cs="Arial"/>
                <w:i/>
                <w:iCs/>
                <w:szCs w:val="22"/>
                <w:lang w:val="vi-VN"/>
              </w:rPr>
            </w:rPrChange>
          </w:rPr>
          <w:delText>t n</w:delText>
        </w:r>
        <w:r w:rsidR="00EA7631" w:rsidRPr="00863667" w:rsidDel="003C6139">
          <w:rPr>
            <w:rFonts w:ascii="iCiel Avenir LT Std 35 Light" w:hAnsi="iCiel Avenir LT Std 35 Light" w:cs="Calibri"/>
            <w:i/>
            <w:iCs/>
            <w:sz w:val="22"/>
            <w:szCs w:val="22"/>
            <w:lang w:val="vi-VN"/>
            <w:rPrChange w:id="16744" w:author="An Tran, ACA (BUV)" w:date="2024-09-13T17:29:00Z" w16du:dateUtc="2024-09-13T10:29:00Z">
              <w:rPr>
                <w:rFonts w:cs="Calibri"/>
                <w:i/>
                <w:iCs/>
                <w:szCs w:val="22"/>
                <w:lang w:val="vi-VN"/>
              </w:rPr>
            </w:rPrChange>
          </w:rPr>
          <w:delText>ố</w:delText>
        </w:r>
        <w:r w:rsidR="00EA7631" w:rsidRPr="00863667" w:rsidDel="003C6139">
          <w:rPr>
            <w:rFonts w:ascii="iCiel Avenir LT Std 35 Light" w:hAnsi="iCiel Avenir LT Std 35 Light" w:cs="Arial"/>
            <w:i/>
            <w:iCs/>
            <w:sz w:val="22"/>
            <w:szCs w:val="22"/>
            <w:lang w:val="vi-VN"/>
            <w:rPrChange w:id="16745" w:author="An Tran, ACA (BUV)" w:date="2024-09-13T17:29:00Z" w16du:dateUtc="2024-09-13T10:29:00Z">
              <w:rPr>
                <w:rFonts w:cs="Arial"/>
                <w:i/>
                <w:iCs/>
                <w:szCs w:val="22"/>
                <w:lang w:val="vi-VN"/>
              </w:rPr>
            </w:rPrChange>
          </w:rPr>
          <w:delText>i, BUV s</w:delText>
        </w:r>
        <w:r w:rsidR="00EA7631" w:rsidRPr="00863667" w:rsidDel="003C6139">
          <w:rPr>
            <w:rFonts w:ascii="iCiel Avenir LT Std 35 Light" w:hAnsi="iCiel Avenir LT Std 35 Light" w:cs="Calibri"/>
            <w:i/>
            <w:iCs/>
            <w:sz w:val="22"/>
            <w:szCs w:val="22"/>
            <w:lang w:val="vi-VN"/>
            <w:rPrChange w:id="16746" w:author="An Tran, ACA (BUV)" w:date="2024-09-13T17:29:00Z" w16du:dateUtc="2024-09-13T10:29:00Z">
              <w:rPr>
                <w:rFonts w:cs="Calibri"/>
                <w:i/>
                <w:iCs/>
                <w:szCs w:val="22"/>
                <w:lang w:val="vi-VN"/>
              </w:rPr>
            </w:rPrChange>
          </w:rPr>
          <w:delText>ẽ</w:delText>
        </w:r>
        <w:r w:rsidR="00EA7631" w:rsidRPr="00863667" w:rsidDel="003C6139">
          <w:rPr>
            <w:rFonts w:ascii="iCiel Avenir LT Std 35 Light" w:hAnsi="iCiel Avenir LT Std 35 Light" w:cs="Arial"/>
            <w:i/>
            <w:iCs/>
            <w:sz w:val="22"/>
            <w:szCs w:val="22"/>
            <w:lang w:val="vi-VN"/>
            <w:rPrChange w:id="16747" w:author="An Tran, ACA (BUV)" w:date="2024-09-13T17:29:00Z" w16du:dateUtc="2024-09-13T10:29:00Z">
              <w:rPr>
                <w:rFonts w:cs="Arial"/>
                <w:i/>
                <w:iCs/>
                <w:szCs w:val="22"/>
                <w:lang w:val="vi-VN"/>
              </w:rPr>
            </w:rPrChange>
          </w:rPr>
          <w:delText xml:space="preserve"> c</w:delText>
        </w:r>
        <w:r w:rsidR="00EA7631" w:rsidRPr="00863667" w:rsidDel="003C6139">
          <w:rPr>
            <w:rFonts w:ascii="iCiel Avenir LT Std 35 Light" w:hAnsi="iCiel Avenir LT Std 35 Light" w:cs="Avenir Next LT Pro"/>
            <w:i/>
            <w:iCs/>
            <w:sz w:val="22"/>
            <w:szCs w:val="22"/>
            <w:lang w:val="vi-VN"/>
            <w:rPrChange w:id="16748" w:author="An Tran, ACA (BUV)" w:date="2024-09-13T17:29:00Z" w16du:dateUtc="2024-09-13T10:29:00Z">
              <w:rPr>
                <w:rFonts w:cs="Avenir Next LT Pro"/>
                <w:i/>
                <w:iCs/>
                <w:szCs w:val="22"/>
                <w:lang w:val="vi-VN"/>
              </w:rPr>
            </w:rPrChange>
          </w:rPr>
          <w:delText>ó</w:delText>
        </w:r>
        <w:r w:rsidR="00EA7631" w:rsidRPr="00863667" w:rsidDel="003C6139">
          <w:rPr>
            <w:rFonts w:ascii="iCiel Avenir LT Std 35 Light" w:hAnsi="iCiel Avenir LT Std 35 Light" w:cs="Arial"/>
            <w:i/>
            <w:iCs/>
            <w:sz w:val="22"/>
            <w:szCs w:val="22"/>
            <w:lang w:val="vi-VN"/>
            <w:rPrChange w:id="16749" w:author="An Tran, ACA (BUV)" w:date="2024-09-13T17:29:00Z" w16du:dateUtc="2024-09-13T10:29:00Z">
              <w:rPr>
                <w:rFonts w:cs="Arial"/>
                <w:i/>
                <w:iCs/>
                <w:szCs w:val="22"/>
                <w:lang w:val="vi-VN"/>
              </w:rPr>
            </w:rPrChange>
          </w:rPr>
          <w:delText xml:space="preserve"> h</w:delText>
        </w:r>
        <w:r w:rsidR="00EA7631" w:rsidRPr="00863667" w:rsidDel="003C6139">
          <w:rPr>
            <w:rFonts w:ascii="iCiel Avenir LT Std 35 Light" w:hAnsi="iCiel Avenir LT Std 35 Light" w:cs="Avenir Next LT Pro"/>
            <w:i/>
            <w:iCs/>
            <w:sz w:val="22"/>
            <w:szCs w:val="22"/>
            <w:lang w:val="vi-VN"/>
            <w:rPrChange w:id="16750" w:author="An Tran, ACA (BUV)" w:date="2024-09-13T17:29:00Z" w16du:dateUtc="2024-09-13T10:29:00Z">
              <w:rPr>
                <w:rFonts w:cs="Avenir Next LT Pro"/>
                <w:i/>
                <w:iCs/>
                <w:szCs w:val="22"/>
                <w:lang w:val="vi-VN"/>
              </w:rPr>
            </w:rPrChange>
          </w:rPr>
          <w:delText>ì</w:delText>
        </w:r>
        <w:r w:rsidR="00EA7631" w:rsidRPr="00863667" w:rsidDel="003C6139">
          <w:rPr>
            <w:rFonts w:ascii="iCiel Avenir LT Std 35 Light" w:hAnsi="iCiel Avenir LT Std 35 Light" w:cs="Arial"/>
            <w:i/>
            <w:iCs/>
            <w:sz w:val="22"/>
            <w:szCs w:val="22"/>
            <w:lang w:val="vi-VN"/>
            <w:rPrChange w:id="16751" w:author="An Tran, ACA (BUV)" w:date="2024-09-13T17:29:00Z" w16du:dateUtc="2024-09-13T10:29:00Z">
              <w:rPr>
                <w:rFonts w:cs="Arial"/>
                <w:i/>
                <w:iCs/>
                <w:szCs w:val="22"/>
                <w:lang w:val="vi-VN"/>
              </w:rPr>
            </w:rPrChange>
          </w:rPr>
          <w:delText>nh th</w:delText>
        </w:r>
        <w:r w:rsidR="00EA7631" w:rsidRPr="00863667" w:rsidDel="003C6139">
          <w:rPr>
            <w:rFonts w:ascii="iCiel Avenir LT Std 35 Light" w:hAnsi="iCiel Avenir LT Std 35 Light" w:cs="Calibri"/>
            <w:i/>
            <w:iCs/>
            <w:sz w:val="22"/>
            <w:szCs w:val="22"/>
            <w:lang w:val="vi-VN"/>
            <w:rPrChange w:id="16752" w:author="An Tran, ACA (BUV)" w:date="2024-09-13T17:29:00Z" w16du:dateUtc="2024-09-13T10:29:00Z">
              <w:rPr>
                <w:rFonts w:cs="Calibri"/>
                <w:i/>
                <w:iCs/>
                <w:szCs w:val="22"/>
                <w:lang w:val="vi-VN"/>
              </w:rPr>
            </w:rPrChange>
          </w:rPr>
          <w:delText>ứ</w:delText>
        </w:r>
        <w:r w:rsidR="00EA7631" w:rsidRPr="00863667" w:rsidDel="003C6139">
          <w:rPr>
            <w:rFonts w:ascii="iCiel Avenir LT Std 35 Light" w:hAnsi="iCiel Avenir LT Std 35 Light" w:cs="Arial"/>
            <w:i/>
            <w:iCs/>
            <w:sz w:val="22"/>
            <w:szCs w:val="22"/>
            <w:lang w:val="vi-VN"/>
            <w:rPrChange w:id="16753" w:author="An Tran, ACA (BUV)" w:date="2024-09-13T17:29:00Z" w16du:dateUtc="2024-09-13T10:29:00Z">
              <w:rPr>
                <w:rFonts w:cs="Arial"/>
                <w:i/>
                <w:iCs/>
                <w:szCs w:val="22"/>
                <w:lang w:val="vi-VN"/>
              </w:rPr>
            </w:rPrChange>
          </w:rPr>
          <w:delText>c h</w:delText>
        </w:r>
        <w:r w:rsidR="00EA7631" w:rsidRPr="00863667" w:rsidDel="003C6139">
          <w:rPr>
            <w:rFonts w:ascii="iCiel Avenir LT Std 35 Light" w:hAnsi="iCiel Avenir LT Std 35 Light" w:cs="Calibri"/>
            <w:i/>
            <w:iCs/>
            <w:sz w:val="22"/>
            <w:szCs w:val="22"/>
            <w:lang w:val="vi-VN"/>
            <w:rPrChange w:id="16754" w:author="An Tran, ACA (BUV)" w:date="2024-09-13T17:29:00Z" w16du:dateUtc="2024-09-13T10:29:00Z">
              <w:rPr>
                <w:rFonts w:cs="Calibri"/>
                <w:i/>
                <w:iCs/>
                <w:szCs w:val="22"/>
                <w:lang w:val="vi-VN"/>
              </w:rPr>
            </w:rPrChange>
          </w:rPr>
          <w:delText>ỗ</w:delText>
        </w:r>
        <w:r w:rsidR="00EA7631" w:rsidRPr="00863667" w:rsidDel="003C6139">
          <w:rPr>
            <w:rFonts w:ascii="iCiel Avenir LT Std 35 Light" w:hAnsi="iCiel Avenir LT Std 35 Light" w:cs="Arial"/>
            <w:i/>
            <w:iCs/>
            <w:sz w:val="22"/>
            <w:szCs w:val="22"/>
            <w:lang w:val="vi-VN"/>
            <w:rPrChange w:id="16755" w:author="An Tran, ACA (BUV)" w:date="2024-09-13T17:29:00Z" w16du:dateUtc="2024-09-13T10:29:00Z">
              <w:rPr>
                <w:rFonts w:cs="Arial"/>
                <w:i/>
                <w:iCs/>
                <w:szCs w:val="22"/>
                <w:lang w:val="vi-VN"/>
              </w:rPr>
            </w:rPrChange>
          </w:rPr>
          <w:delText xml:space="preserve"> tr</w:delText>
        </w:r>
        <w:r w:rsidR="00EA7631" w:rsidRPr="00863667" w:rsidDel="003C6139">
          <w:rPr>
            <w:rFonts w:ascii="iCiel Avenir LT Std 35 Light" w:hAnsi="iCiel Avenir LT Std 35 Light" w:cs="Calibri"/>
            <w:i/>
            <w:iCs/>
            <w:sz w:val="22"/>
            <w:szCs w:val="22"/>
            <w:lang w:val="vi-VN"/>
            <w:rPrChange w:id="16756" w:author="An Tran, ACA (BUV)" w:date="2024-09-13T17:29:00Z" w16du:dateUtc="2024-09-13T10:29:00Z">
              <w:rPr>
                <w:rFonts w:cs="Calibri"/>
                <w:i/>
                <w:iCs/>
                <w:szCs w:val="22"/>
                <w:lang w:val="vi-VN"/>
              </w:rPr>
            </w:rPrChange>
          </w:rPr>
          <w:delText>ợ</w:delText>
        </w:r>
        <w:r w:rsidR="00EA7631" w:rsidRPr="00863667" w:rsidDel="003C6139">
          <w:rPr>
            <w:rFonts w:ascii="iCiel Avenir LT Std 35 Light" w:hAnsi="iCiel Avenir LT Std 35 Light" w:cs="Arial"/>
            <w:i/>
            <w:iCs/>
            <w:sz w:val="22"/>
            <w:szCs w:val="22"/>
            <w:lang w:val="vi-VN"/>
            <w:rPrChange w:id="16757" w:author="An Tran, ACA (BUV)" w:date="2024-09-13T17:29:00Z" w16du:dateUtc="2024-09-13T10:29:00Z">
              <w:rPr>
                <w:rFonts w:cs="Arial"/>
                <w:i/>
                <w:iCs/>
                <w:szCs w:val="22"/>
                <w:lang w:val="vi-VN"/>
              </w:rPr>
            </w:rPrChange>
          </w:rPr>
          <w:delText xml:space="preserve"> sinh vi</w:delText>
        </w:r>
        <w:r w:rsidR="00EA7631" w:rsidRPr="00863667" w:rsidDel="003C6139">
          <w:rPr>
            <w:rFonts w:ascii="iCiel Avenir LT Std 35 Light" w:hAnsi="iCiel Avenir LT Std 35 Light" w:cs="Avenir Next LT Pro"/>
            <w:i/>
            <w:iCs/>
            <w:sz w:val="22"/>
            <w:szCs w:val="22"/>
            <w:lang w:val="vi-VN"/>
            <w:rPrChange w:id="16758" w:author="An Tran, ACA (BUV)" w:date="2024-09-13T17:29:00Z" w16du:dateUtc="2024-09-13T10:29:00Z">
              <w:rPr>
                <w:rFonts w:cs="Avenir Next LT Pro"/>
                <w:i/>
                <w:iCs/>
                <w:szCs w:val="22"/>
                <w:lang w:val="vi-VN"/>
              </w:rPr>
            </w:rPrChange>
          </w:rPr>
          <w:delText>ê</w:delText>
        </w:r>
        <w:r w:rsidR="00EA7631" w:rsidRPr="00863667" w:rsidDel="003C6139">
          <w:rPr>
            <w:rFonts w:ascii="iCiel Avenir LT Std 35 Light" w:hAnsi="iCiel Avenir LT Std 35 Light" w:cs="Arial"/>
            <w:i/>
            <w:iCs/>
            <w:sz w:val="22"/>
            <w:szCs w:val="22"/>
            <w:lang w:val="vi-VN"/>
            <w:rPrChange w:id="16759" w:author="An Tran, ACA (BUV)" w:date="2024-09-13T17:29:00Z" w16du:dateUtc="2024-09-13T10:29:00Z">
              <w:rPr>
                <w:rFonts w:cs="Arial"/>
                <w:i/>
                <w:iCs/>
                <w:szCs w:val="22"/>
                <w:lang w:val="vi-VN"/>
              </w:rPr>
            </w:rPrChange>
          </w:rPr>
          <w:delText>n m</w:delText>
        </w:r>
        <w:r w:rsidR="00EA7631" w:rsidRPr="00863667" w:rsidDel="003C6139">
          <w:rPr>
            <w:rFonts w:ascii="iCiel Avenir LT Std 35 Light" w:hAnsi="iCiel Avenir LT Std 35 Light" w:cs="Calibri"/>
            <w:i/>
            <w:iCs/>
            <w:sz w:val="22"/>
            <w:szCs w:val="22"/>
            <w:lang w:val="vi-VN"/>
            <w:rPrChange w:id="16760"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761" w:author="An Tran, ACA (BUV)" w:date="2024-09-13T17:29:00Z" w16du:dateUtc="2024-09-13T10:29:00Z">
              <w:rPr>
                <w:rFonts w:cs="Arial"/>
                <w:i/>
                <w:iCs/>
                <w:szCs w:val="22"/>
                <w:lang w:val="vi-VN"/>
              </w:rPr>
            </w:rPrChange>
          </w:rPr>
          <w:delText>t ph</w:delText>
        </w:r>
        <w:r w:rsidR="00EA7631" w:rsidRPr="00863667" w:rsidDel="003C6139">
          <w:rPr>
            <w:rFonts w:ascii="iCiel Avenir LT Std 35 Light" w:hAnsi="iCiel Avenir LT Std 35 Light" w:cs="Calibri"/>
            <w:i/>
            <w:iCs/>
            <w:sz w:val="22"/>
            <w:szCs w:val="22"/>
            <w:lang w:val="vi-VN"/>
            <w:rPrChange w:id="16762" w:author="An Tran, ACA (BUV)" w:date="2024-09-13T17:29:00Z" w16du:dateUtc="2024-09-13T10:29:00Z">
              <w:rPr>
                <w:rFonts w:cs="Calibri"/>
                <w:i/>
                <w:iCs/>
                <w:szCs w:val="22"/>
                <w:lang w:val="vi-VN"/>
              </w:rPr>
            </w:rPrChange>
          </w:rPr>
          <w:delText>ầ</w:delText>
        </w:r>
        <w:r w:rsidR="00EA7631" w:rsidRPr="00863667" w:rsidDel="003C6139">
          <w:rPr>
            <w:rFonts w:ascii="iCiel Avenir LT Std 35 Light" w:hAnsi="iCiel Avenir LT Std 35 Light" w:cs="Arial"/>
            <w:i/>
            <w:iCs/>
            <w:sz w:val="22"/>
            <w:szCs w:val="22"/>
            <w:lang w:val="vi-VN"/>
            <w:rPrChange w:id="16763" w:author="An Tran, ACA (BUV)" w:date="2024-09-13T17:29:00Z" w16du:dateUtc="2024-09-13T10:29:00Z">
              <w:rPr>
                <w:rFonts w:cs="Arial"/>
                <w:i/>
                <w:iCs/>
                <w:szCs w:val="22"/>
                <w:lang w:val="vi-VN"/>
              </w:rPr>
            </w:rPrChange>
          </w:rPr>
          <w:delText>n t</w:delText>
        </w:r>
        <w:r w:rsidR="00EA7631" w:rsidRPr="00863667" w:rsidDel="003C6139">
          <w:rPr>
            <w:rFonts w:ascii="iCiel Avenir LT Std 35 Light" w:hAnsi="iCiel Avenir LT Std 35 Light" w:cs="Avenir Next LT Pro"/>
            <w:i/>
            <w:iCs/>
            <w:sz w:val="22"/>
            <w:szCs w:val="22"/>
            <w:lang w:val="vi-VN"/>
            <w:rPrChange w:id="16764"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765" w:author="An Tran, ACA (BUV)" w:date="2024-09-13T17:29:00Z" w16du:dateUtc="2024-09-13T10:29:00Z">
              <w:rPr>
                <w:rFonts w:cs="Arial"/>
                <w:i/>
                <w:iCs/>
                <w:szCs w:val="22"/>
                <w:lang w:val="vi-VN"/>
              </w:rPr>
            </w:rPrChange>
          </w:rPr>
          <w:delText>i ch</w:delText>
        </w:r>
        <w:r w:rsidR="00EA7631" w:rsidRPr="00863667" w:rsidDel="003C6139">
          <w:rPr>
            <w:rFonts w:ascii="iCiel Avenir LT Std 35 Light" w:hAnsi="iCiel Avenir LT Std 35 Light" w:cs="Avenir Next LT Pro"/>
            <w:i/>
            <w:iCs/>
            <w:sz w:val="22"/>
            <w:szCs w:val="22"/>
            <w:lang w:val="vi-VN"/>
            <w:rPrChange w:id="16766" w:author="An Tran, ACA (BUV)" w:date="2024-09-13T17:29:00Z" w16du:dateUtc="2024-09-13T10:29:00Z">
              <w:rPr>
                <w:rFonts w:cs="Avenir Next LT Pro"/>
                <w:i/>
                <w:iCs/>
                <w:szCs w:val="22"/>
                <w:lang w:val="vi-VN"/>
              </w:rPr>
            </w:rPrChange>
          </w:rPr>
          <w:delText>í</w:delText>
        </w:r>
        <w:r w:rsidR="00EA7631" w:rsidRPr="00863667" w:rsidDel="003C6139">
          <w:rPr>
            <w:rFonts w:ascii="iCiel Avenir LT Std 35 Light" w:hAnsi="iCiel Avenir LT Std 35 Light" w:cs="Arial"/>
            <w:i/>
            <w:iCs/>
            <w:sz w:val="22"/>
            <w:szCs w:val="22"/>
            <w:lang w:val="vi-VN"/>
            <w:rPrChange w:id="16767" w:author="An Tran, ACA (BUV)" w:date="2024-09-13T17:29:00Z" w16du:dateUtc="2024-09-13T10:29:00Z">
              <w:rPr>
                <w:rFonts w:cs="Arial"/>
                <w:i/>
                <w:iCs/>
                <w:szCs w:val="22"/>
                <w:lang w:val="vi-VN"/>
              </w:rPr>
            </w:rPrChange>
          </w:rPr>
          <w:delText>nh t</w:delText>
        </w:r>
        <w:r w:rsidR="00EA7631" w:rsidRPr="00863667" w:rsidDel="003C6139">
          <w:rPr>
            <w:rFonts w:ascii="iCiel Avenir LT Std 35 Light" w:hAnsi="iCiel Avenir LT Std 35 Light" w:cs="Avenir Next LT Pro"/>
            <w:i/>
            <w:iCs/>
            <w:sz w:val="22"/>
            <w:szCs w:val="22"/>
            <w:lang w:val="vi-VN"/>
            <w:rPrChange w:id="16768" w:author="An Tran, ACA (BUV)" w:date="2024-09-13T17:29:00Z" w16du:dateUtc="2024-09-13T10:29:00Z">
              <w:rPr>
                <w:rFonts w:cs="Avenir Next LT Pro"/>
                <w:i/>
                <w:iCs/>
                <w:szCs w:val="22"/>
                <w:lang w:val="vi-VN"/>
              </w:rPr>
            </w:rPrChange>
          </w:rPr>
          <w:delText>ù</w:delText>
        </w:r>
        <w:r w:rsidR="00EA7631" w:rsidRPr="00863667" w:rsidDel="003C6139">
          <w:rPr>
            <w:rFonts w:ascii="iCiel Avenir LT Std 35 Light" w:hAnsi="iCiel Avenir LT Std 35 Light" w:cs="Arial"/>
            <w:i/>
            <w:iCs/>
            <w:sz w:val="22"/>
            <w:szCs w:val="22"/>
            <w:lang w:val="vi-VN"/>
            <w:rPrChange w:id="16769" w:author="An Tran, ACA (BUV)" w:date="2024-09-13T17:29:00Z" w16du:dateUtc="2024-09-13T10:29:00Z">
              <w:rPr>
                <w:rFonts w:cs="Arial"/>
                <w:i/>
                <w:iCs/>
                <w:szCs w:val="22"/>
                <w:lang w:val="vi-VN"/>
              </w:rPr>
            </w:rPrChange>
          </w:rPr>
          <w:delText>y thu</w:delText>
        </w:r>
        <w:r w:rsidR="00EA7631" w:rsidRPr="00863667" w:rsidDel="003C6139">
          <w:rPr>
            <w:rFonts w:ascii="iCiel Avenir LT Std 35 Light" w:hAnsi="iCiel Avenir LT Std 35 Light" w:cs="Calibri"/>
            <w:i/>
            <w:iCs/>
            <w:sz w:val="22"/>
            <w:szCs w:val="22"/>
            <w:lang w:val="vi-VN"/>
            <w:rPrChange w:id="16770"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771" w:author="An Tran, ACA (BUV)" w:date="2024-09-13T17:29:00Z" w16du:dateUtc="2024-09-13T10:29:00Z">
              <w:rPr>
                <w:rFonts w:cs="Arial"/>
                <w:i/>
                <w:iCs/>
                <w:szCs w:val="22"/>
                <w:lang w:val="vi-VN"/>
              </w:rPr>
            </w:rPrChange>
          </w:rPr>
          <w:delText>c v</w:delText>
        </w:r>
        <w:r w:rsidR="00EA7631" w:rsidRPr="00863667" w:rsidDel="003C6139">
          <w:rPr>
            <w:rFonts w:ascii="iCiel Avenir LT Std 35 Light" w:hAnsi="iCiel Avenir LT Std 35 Light" w:cs="Avenir Next LT Pro"/>
            <w:i/>
            <w:iCs/>
            <w:sz w:val="22"/>
            <w:szCs w:val="22"/>
            <w:lang w:val="vi-VN"/>
            <w:rPrChange w:id="16772"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773" w:author="An Tran, ACA (BUV)" w:date="2024-09-13T17:29:00Z" w16du:dateUtc="2024-09-13T10:29:00Z">
              <w:rPr>
                <w:rFonts w:cs="Arial"/>
                <w:i/>
                <w:iCs/>
                <w:szCs w:val="22"/>
                <w:lang w:val="vi-VN"/>
              </w:rPr>
            </w:rPrChange>
          </w:rPr>
          <w:delText>o h</w:delText>
        </w:r>
        <w:r w:rsidR="00EA7631" w:rsidRPr="00863667" w:rsidDel="003C6139">
          <w:rPr>
            <w:rFonts w:ascii="iCiel Avenir LT Std 35 Light" w:hAnsi="iCiel Avenir LT Std 35 Light" w:cs="Calibri"/>
            <w:i/>
            <w:iCs/>
            <w:sz w:val="22"/>
            <w:szCs w:val="22"/>
            <w:lang w:val="vi-VN"/>
            <w:rPrChange w:id="16774" w:author="An Tran, ACA (BUV)" w:date="2024-09-13T17:29:00Z" w16du:dateUtc="2024-09-13T10:29:00Z">
              <w:rPr>
                <w:rFonts w:cs="Calibri"/>
                <w:i/>
                <w:iCs/>
                <w:szCs w:val="22"/>
                <w:lang w:val="vi-VN"/>
              </w:rPr>
            </w:rPrChange>
          </w:rPr>
          <w:delText>ồ</w:delText>
        </w:r>
        <w:r w:rsidR="00EA7631" w:rsidRPr="00863667" w:rsidDel="003C6139">
          <w:rPr>
            <w:rFonts w:ascii="iCiel Avenir LT Std 35 Light" w:hAnsi="iCiel Avenir LT Std 35 Light" w:cs="Arial"/>
            <w:i/>
            <w:iCs/>
            <w:sz w:val="22"/>
            <w:szCs w:val="22"/>
            <w:lang w:val="vi-VN"/>
            <w:rPrChange w:id="16775" w:author="An Tran, ACA (BUV)" w:date="2024-09-13T17:29:00Z" w16du:dateUtc="2024-09-13T10:29:00Z">
              <w:rPr>
                <w:rFonts w:cs="Arial"/>
                <w:i/>
                <w:iCs/>
                <w:szCs w:val="22"/>
                <w:lang w:val="vi-VN"/>
              </w:rPr>
            </w:rPrChange>
          </w:rPr>
          <w:delText xml:space="preserve"> s</w:delText>
        </w:r>
        <w:r w:rsidR="00EA7631" w:rsidRPr="00863667" w:rsidDel="003C6139">
          <w:rPr>
            <w:rFonts w:ascii="iCiel Avenir LT Std 35 Light" w:hAnsi="iCiel Avenir LT Std 35 Light" w:cs="Calibri"/>
            <w:i/>
            <w:iCs/>
            <w:sz w:val="22"/>
            <w:szCs w:val="22"/>
            <w:lang w:val="vi-VN"/>
            <w:rPrChange w:id="16776" w:author="An Tran, ACA (BUV)" w:date="2024-09-13T17:29:00Z" w16du:dateUtc="2024-09-13T10:29:00Z">
              <w:rPr>
                <w:rFonts w:cs="Calibri"/>
                <w:i/>
                <w:iCs/>
                <w:szCs w:val="22"/>
                <w:lang w:val="vi-VN"/>
              </w:rPr>
            </w:rPrChange>
          </w:rPr>
          <w:delText>ơ</w:delText>
        </w:r>
        <w:r w:rsidR="00EA7631" w:rsidRPr="00863667" w:rsidDel="003C6139">
          <w:rPr>
            <w:rFonts w:ascii="iCiel Avenir LT Std 35 Light" w:hAnsi="iCiel Avenir LT Std 35 Light" w:cs="Arial"/>
            <w:i/>
            <w:iCs/>
            <w:sz w:val="22"/>
            <w:szCs w:val="22"/>
            <w:lang w:val="vi-VN"/>
            <w:rPrChange w:id="16777" w:author="An Tran, ACA (BUV)" w:date="2024-09-13T17:29:00Z" w16du:dateUtc="2024-09-13T10:29:00Z">
              <w:rPr>
                <w:rFonts w:cs="Arial"/>
                <w:i/>
                <w:iCs/>
                <w:szCs w:val="22"/>
                <w:lang w:val="vi-VN"/>
              </w:rPr>
            </w:rPrChange>
          </w:rPr>
          <w:delText xml:space="preserve"> </w:delText>
        </w:r>
        <w:r w:rsidR="00EA7631" w:rsidRPr="00863667" w:rsidDel="003C6139">
          <w:rPr>
            <w:rFonts w:ascii="iCiel Avenir LT Std 35 Light" w:hAnsi="iCiel Avenir LT Std 35 Light" w:cs="Calibri"/>
            <w:i/>
            <w:iCs/>
            <w:sz w:val="22"/>
            <w:szCs w:val="22"/>
            <w:lang w:val="vi-VN"/>
            <w:rPrChange w:id="16778" w:author="An Tran, ACA (BUV)" w:date="2024-09-13T17:29:00Z" w16du:dateUtc="2024-09-13T10:29:00Z">
              <w:rPr>
                <w:rFonts w:cs="Calibri"/>
                <w:i/>
                <w:iCs/>
                <w:szCs w:val="22"/>
                <w:lang w:val="vi-VN"/>
              </w:rPr>
            </w:rPrChange>
          </w:rPr>
          <w:delText>đă</w:delText>
        </w:r>
        <w:r w:rsidR="00EA7631" w:rsidRPr="00863667" w:rsidDel="003C6139">
          <w:rPr>
            <w:rFonts w:ascii="iCiel Avenir LT Std 35 Light" w:hAnsi="iCiel Avenir LT Std 35 Light" w:cs="Arial"/>
            <w:i/>
            <w:iCs/>
            <w:sz w:val="22"/>
            <w:szCs w:val="22"/>
            <w:lang w:val="vi-VN"/>
            <w:rPrChange w:id="16779" w:author="An Tran, ACA (BUV)" w:date="2024-09-13T17:29:00Z" w16du:dateUtc="2024-09-13T10:29:00Z">
              <w:rPr>
                <w:rFonts w:cs="Arial"/>
                <w:i/>
                <w:iCs/>
                <w:szCs w:val="22"/>
                <w:lang w:val="vi-VN"/>
              </w:rPr>
            </w:rPrChange>
          </w:rPr>
          <w:delText>ng k</w:delText>
        </w:r>
        <w:r w:rsidR="00EA7631" w:rsidRPr="00863667" w:rsidDel="003C6139">
          <w:rPr>
            <w:rFonts w:ascii="iCiel Avenir LT Std 35 Light" w:hAnsi="iCiel Avenir LT Std 35 Light" w:cs="Avenir Next LT Pro"/>
            <w:i/>
            <w:iCs/>
            <w:sz w:val="22"/>
            <w:szCs w:val="22"/>
            <w:lang w:val="vi-VN"/>
            <w:rPrChange w:id="16780" w:author="An Tran, ACA (BUV)" w:date="2024-09-13T17:29:00Z" w16du:dateUtc="2024-09-13T10:29:00Z">
              <w:rPr>
                <w:rFonts w:cs="Avenir Next LT Pro"/>
                <w:i/>
                <w:iCs/>
                <w:szCs w:val="22"/>
                <w:lang w:val="vi-VN"/>
              </w:rPr>
            </w:rPrChange>
          </w:rPr>
          <w:delText>ý</w:delText>
        </w:r>
        <w:r w:rsidR="00EA7631" w:rsidRPr="00863667" w:rsidDel="003C6139">
          <w:rPr>
            <w:rFonts w:ascii="iCiel Avenir LT Std 35 Light" w:hAnsi="iCiel Avenir LT Std 35 Light" w:cs="Arial"/>
            <w:i/>
            <w:iCs/>
            <w:sz w:val="22"/>
            <w:szCs w:val="22"/>
            <w:lang w:val="vi-VN"/>
            <w:rPrChange w:id="16781" w:author="An Tran, ACA (BUV)" w:date="2024-09-13T17:29:00Z" w16du:dateUtc="2024-09-13T10:29:00Z">
              <w:rPr>
                <w:rFonts w:cs="Arial"/>
                <w:i/>
                <w:iCs/>
                <w:szCs w:val="22"/>
                <w:lang w:val="vi-VN"/>
              </w:rPr>
            </w:rPrChange>
          </w:rPr>
          <w:delText xml:space="preserve"> v</w:delText>
        </w:r>
        <w:r w:rsidR="00EA7631" w:rsidRPr="00863667" w:rsidDel="003C6139">
          <w:rPr>
            <w:rFonts w:ascii="iCiel Avenir LT Std 35 Light" w:hAnsi="iCiel Avenir LT Std 35 Light" w:cs="Avenir Next LT Pro"/>
            <w:i/>
            <w:iCs/>
            <w:sz w:val="22"/>
            <w:szCs w:val="22"/>
            <w:lang w:val="vi-VN"/>
            <w:rPrChange w:id="16782" w:author="An Tran, ACA (BUV)" w:date="2024-09-13T17:29:00Z" w16du:dateUtc="2024-09-13T10:29:00Z">
              <w:rPr>
                <w:rFonts w:cs="Avenir Next LT Pro"/>
                <w:i/>
                <w:iCs/>
                <w:szCs w:val="22"/>
                <w:lang w:val="vi-VN"/>
              </w:rPr>
            </w:rPrChange>
          </w:rPr>
          <w:delText>à</w:delText>
        </w:r>
        <w:r w:rsidR="00EA7631" w:rsidRPr="00863667" w:rsidDel="003C6139">
          <w:rPr>
            <w:rFonts w:ascii="iCiel Avenir LT Std 35 Light" w:hAnsi="iCiel Avenir LT Std 35 Light" w:cs="Arial"/>
            <w:i/>
            <w:iCs/>
            <w:sz w:val="22"/>
            <w:szCs w:val="22"/>
            <w:lang w:val="vi-VN"/>
            <w:rPrChange w:id="16783" w:author="An Tran, ACA (BUV)" w:date="2024-09-13T17:29:00Z" w16du:dateUtc="2024-09-13T10:29:00Z">
              <w:rPr>
                <w:rFonts w:cs="Arial"/>
                <w:i/>
                <w:iCs/>
                <w:szCs w:val="22"/>
                <w:lang w:val="vi-VN"/>
              </w:rPr>
            </w:rPrChange>
          </w:rPr>
          <w:delText xml:space="preserve"> </w:delText>
        </w:r>
        <w:r w:rsidR="00EA7631" w:rsidRPr="00863667" w:rsidDel="003C6139">
          <w:rPr>
            <w:rFonts w:ascii="iCiel Avenir LT Std 35 Light" w:hAnsi="iCiel Avenir LT Std 35 Light" w:cs="Calibri"/>
            <w:i/>
            <w:iCs/>
            <w:sz w:val="22"/>
            <w:szCs w:val="22"/>
            <w:lang w:val="vi-VN"/>
            <w:rPrChange w:id="16784" w:author="An Tran, ACA (BUV)" w:date="2024-09-13T17:29:00Z" w16du:dateUtc="2024-09-13T10:29:00Z">
              <w:rPr>
                <w:rFonts w:cs="Calibri"/>
                <w:i/>
                <w:iCs/>
                <w:szCs w:val="22"/>
                <w:lang w:val="vi-VN"/>
              </w:rPr>
            </w:rPrChange>
          </w:rPr>
          <w:delText>ứ</w:delText>
        </w:r>
        <w:r w:rsidR="00EA7631" w:rsidRPr="00863667" w:rsidDel="003C6139">
          <w:rPr>
            <w:rFonts w:ascii="iCiel Avenir LT Std 35 Light" w:hAnsi="iCiel Avenir LT Std 35 Light" w:cs="Arial"/>
            <w:i/>
            <w:iCs/>
            <w:sz w:val="22"/>
            <w:szCs w:val="22"/>
            <w:lang w:val="vi-VN"/>
            <w:rPrChange w:id="16785" w:author="An Tran, ACA (BUV)" w:date="2024-09-13T17:29:00Z" w16du:dateUtc="2024-09-13T10:29:00Z">
              <w:rPr>
                <w:rFonts w:cs="Arial"/>
                <w:i/>
                <w:iCs/>
                <w:szCs w:val="22"/>
                <w:lang w:val="vi-VN"/>
              </w:rPr>
            </w:rPrChange>
          </w:rPr>
          <w:delText>ng tuy</w:delText>
        </w:r>
        <w:r w:rsidR="00EA7631" w:rsidRPr="00863667" w:rsidDel="003C6139">
          <w:rPr>
            <w:rFonts w:ascii="iCiel Avenir LT Std 35 Light" w:hAnsi="iCiel Avenir LT Std 35 Light" w:cs="Calibri"/>
            <w:i/>
            <w:iCs/>
            <w:sz w:val="22"/>
            <w:szCs w:val="22"/>
            <w:lang w:val="vi-VN"/>
            <w:rPrChange w:id="16786" w:author="An Tran, ACA (BUV)" w:date="2024-09-13T17:29:00Z" w16du:dateUtc="2024-09-13T10:29:00Z">
              <w:rPr>
                <w:rFonts w:cs="Calibri"/>
                <w:i/>
                <w:iCs/>
                <w:szCs w:val="22"/>
                <w:lang w:val="vi-VN"/>
              </w:rPr>
            </w:rPrChange>
          </w:rPr>
          <w:delText>ể</w:delText>
        </w:r>
        <w:r w:rsidR="00EA7631" w:rsidRPr="00863667" w:rsidDel="003C6139">
          <w:rPr>
            <w:rFonts w:ascii="iCiel Avenir LT Std 35 Light" w:hAnsi="iCiel Avenir LT Std 35 Light" w:cs="Arial"/>
            <w:i/>
            <w:iCs/>
            <w:sz w:val="22"/>
            <w:szCs w:val="22"/>
            <w:lang w:val="vi-VN"/>
            <w:rPrChange w:id="16787" w:author="An Tran, ACA (BUV)" w:date="2024-09-13T17:29:00Z" w16du:dateUtc="2024-09-13T10:29:00Z">
              <w:rPr>
                <w:rFonts w:cs="Arial"/>
                <w:i/>
                <w:iCs/>
                <w:szCs w:val="22"/>
                <w:lang w:val="vi-VN"/>
              </w:rPr>
            </w:rPrChange>
          </w:rPr>
          <w:delText>n c</w:delText>
        </w:r>
        <w:r w:rsidR="00EA7631" w:rsidRPr="00863667" w:rsidDel="003C6139">
          <w:rPr>
            <w:rFonts w:ascii="iCiel Avenir LT Std 35 Light" w:hAnsi="iCiel Avenir LT Std 35 Light" w:cs="Calibri"/>
            <w:i/>
            <w:iCs/>
            <w:sz w:val="22"/>
            <w:szCs w:val="22"/>
            <w:lang w:val="vi-VN"/>
            <w:rPrChange w:id="16788" w:author="An Tran, ACA (BUV)" w:date="2024-09-13T17:29:00Z" w16du:dateUtc="2024-09-13T10:29:00Z">
              <w:rPr>
                <w:rFonts w:cs="Calibri"/>
                <w:i/>
                <w:iCs/>
                <w:szCs w:val="22"/>
                <w:lang w:val="vi-VN"/>
              </w:rPr>
            </w:rPrChange>
          </w:rPr>
          <w:delText>ủ</w:delText>
        </w:r>
        <w:r w:rsidR="00EA7631" w:rsidRPr="00863667" w:rsidDel="003C6139">
          <w:rPr>
            <w:rFonts w:ascii="iCiel Avenir LT Std 35 Light" w:hAnsi="iCiel Avenir LT Std 35 Light" w:cs="Arial"/>
            <w:i/>
            <w:iCs/>
            <w:sz w:val="22"/>
            <w:szCs w:val="22"/>
            <w:lang w:val="vi-VN"/>
            <w:rPrChange w:id="16789" w:author="An Tran, ACA (BUV)" w:date="2024-09-13T17:29:00Z" w16du:dateUtc="2024-09-13T10:29:00Z">
              <w:rPr>
                <w:rFonts w:cs="Arial"/>
                <w:i/>
                <w:iCs/>
                <w:szCs w:val="22"/>
                <w:lang w:val="vi-VN"/>
              </w:rPr>
            </w:rPrChange>
          </w:rPr>
          <w:delText>a c</w:delText>
        </w:r>
        <w:r w:rsidR="00EA7631" w:rsidRPr="00863667" w:rsidDel="003C6139">
          <w:rPr>
            <w:rFonts w:ascii="iCiel Avenir LT Std 35 Light" w:hAnsi="iCiel Avenir LT Std 35 Light" w:cs="Avenir Next LT Pro"/>
            <w:i/>
            <w:iCs/>
            <w:sz w:val="22"/>
            <w:szCs w:val="22"/>
            <w:lang w:val="vi-VN"/>
            <w:rPrChange w:id="16790"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791" w:author="An Tran, ACA (BUV)" w:date="2024-09-13T17:29:00Z" w16du:dateUtc="2024-09-13T10:29:00Z">
              <w:rPr>
                <w:rFonts w:cs="Arial"/>
                <w:i/>
                <w:iCs/>
                <w:szCs w:val="22"/>
                <w:lang w:val="vi-VN"/>
              </w:rPr>
            </w:rPrChange>
          </w:rPr>
          <w:delText>c b</w:delText>
        </w:r>
        <w:r w:rsidR="00EA7631" w:rsidRPr="00863667" w:rsidDel="003C6139">
          <w:rPr>
            <w:rFonts w:ascii="iCiel Avenir LT Std 35 Light" w:hAnsi="iCiel Avenir LT Std 35 Light" w:cs="Calibri"/>
            <w:i/>
            <w:iCs/>
            <w:sz w:val="22"/>
            <w:szCs w:val="22"/>
            <w:lang w:val="vi-VN"/>
            <w:rPrChange w:id="16792" w:author="An Tran, ACA (BUV)" w:date="2024-09-13T17:29:00Z" w16du:dateUtc="2024-09-13T10:29:00Z">
              <w:rPr>
                <w:rFonts w:cs="Calibri"/>
                <w:i/>
                <w:iCs/>
                <w:szCs w:val="22"/>
                <w:lang w:val="vi-VN"/>
              </w:rPr>
            </w:rPrChange>
          </w:rPr>
          <w:delText>ạ</w:delText>
        </w:r>
        <w:r w:rsidR="00EA7631" w:rsidRPr="00863667" w:rsidDel="003C6139">
          <w:rPr>
            <w:rFonts w:ascii="iCiel Avenir LT Std 35 Light" w:hAnsi="iCiel Avenir LT Std 35 Light" w:cs="Arial"/>
            <w:i/>
            <w:iCs/>
            <w:sz w:val="22"/>
            <w:szCs w:val="22"/>
            <w:lang w:val="vi-VN"/>
            <w:rPrChange w:id="16793" w:author="An Tran, ACA (BUV)" w:date="2024-09-13T17:29:00Z" w16du:dateUtc="2024-09-13T10:29:00Z">
              <w:rPr>
                <w:rFonts w:cs="Arial"/>
                <w:i/>
                <w:iCs/>
                <w:szCs w:val="22"/>
                <w:lang w:val="vi-VN"/>
              </w:rPr>
            </w:rPrChange>
          </w:rPr>
          <w:delText>n nh</w:delText>
        </w:r>
        <w:r w:rsidR="00EA7631" w:rsidRPr="00863667" w:rsidDel="003C6139">
          <w:rPr>
            <w:rFonts w:ascii="iCiel Avenir LT Std 35 Light" w:hAnsi="iCiel Avenir LT Std 35 Light" w:cs="Calibri"/>
            <w:i/>
            <w:iCs/>
            <w:sz w:val="22"/>
            <w:szCs w:val="22"/>
            <w:lang w:val="vi-VN"/>
            <w:rPrChange w:id="16794" w:author="An Tran, ACA (BUV)" w:date="2024-09-13T17:29:00Z" w16du:dateUtc="2024-09-13T10:29:00Z">
              <w:rPr>
                <w:rFonts w:cs="Calibri"/>
                <w:i/>
                <w:iCs/>
                <w:szCs w:val="22"/>
                <w:lang w:val="vi-VN"/>
              </w:rPr>
            </w:rPrChange>
          </w:rPr>
          <w:delText>ằ</w:delText>
        </w:r>
        <w:r w:rsidR="00EA7631" w:rsidRPr="00863667" w:rsidDel="003C6139">
          <w:rPr>
            <w:rFonts w:ascii="iCiel Avenir LT Std 35 Light" w:hAnsi="iCiel Avenir LT Std 35 Light" w:cs="Arial"/>
            <w:i/>
            <w:iCs/>
            <w:sz w:val="22"/>
            <w:szCs w:val="22"/>
            <w:lang w:val="vi-VN"/>
            <w:rPrChange w:id="16795" w:author="An Tran, ACA (BUV)" w:date="2024-09-13T17:29:00Z" w16du:dateUtc="2024-09-13T10:29:00Z">
              <w:rPr>
                <w:rFonts w:cs="Arial"/>
                <w:i/>
                <w:iCs/>
                <w:szCs w:val="22"/>
                <w:lang w:val="vi-VN"/>
              </w:rPr>
            </w:rPrChange>
          </w:rPr>
          <w:delText>m gi</w:delText>
        </w:r>
        <w:r w:rsidR="00EA7631" w:rsidRPr="00863667" w:rsidDel="003C6139">
          <w:rPr>
            <w:rFonts w:ascii="iCiel Avenir LT Std 35 Light" w:hAnsi="iCiel Avenir LT Std 35 Light" w:cs="Avenir Next LT Pro"/>
            <w:i/>
            <w:iCs/>
            <w:sz w:val="22"/>
            <w:szCs w:val="22"/>
            <w:lang w:val="vi-VN"/>
            <w:rPrChange w:id="16796" w:author="An Tran, ACA (BUV)" w:date="2024-09-13T17:29:00Z" w16du:dateUtc="2024-09-13T10:29:00Z">
              <w:rPr>
                <w:rFonts w:cs="Avenir Next LT Pro"/>
                <w:i/>
                <w:iCs/>
                <w:szCs w:val="22"/>
                <w:lang w:val="vi-VN"/>
              </w:rPr>
            </w:rPrChange>
          </w:rPr>
          <w:delText>ú</w:delText>
        </w:r>
        <w:r w:rsidR="00EA7631" w:rsidRPr="00863667" w:rsidDel="003C6139">
          <w:rPr>
            <w:rFonts w:ascii="iCiel Avenir LT Std 35 Light" w:hAnsi="iCiel Avenir LT Std 35 Light" w:cs="Arial"/>
            <w:i/>
            <w:iCs/>
            <w:sz w:val="22"/>
            <w:szCs w:val="22"/>
            <w:lang w:val="vi-VN"/>
            <w:rPrChange w:id="16797" w:author="An Tran, ACA (BUV)" w:date="2024-09-13T17:29:00Z" w16du:dateUtc="2024-09-13T10:29:00Z">
              <w:rPr>
                <w:rFonts w:cs="Arial"/>
                <w:i/>
                <w:iCs/>
                <w:szCs w:val="22"/>
                <w:lang w:val="vi-VN"/>
              </w:rPr>
            </w:rPrChange>
          </w:rPr>
          <w:delText>p sinh vi</w:delText>
        </w:r>
        <w:r w:rsidR="00EA7631" w:rsidRPr="00863667" w:rsidDel="003C6139">
          <w:rPr>
            <w:rFonts w:ascii="iCiel Avenir LT Std 35 Light" w:hAnsi="iCiel Avenir LT Std 35 Light" w:cs="Avenir Next LT Pro"/>
            <w:i/>
            <w:iCs/>
            <w:sz w:val="22"/>
            <w:szCs w:val="22"/>
            <w:lang w:val="vi-VN"/>
            <w:rPrChange w:id="16798" w:author="An Tran, ACA (BUV)" w:date="2024-09-13T17:29:00Z" w16du:dateUtc="2024-09-13T10:29:00Z">
              <w:rPr>
                <w:rFonts w:cs="Avenir Next LT Pro"/>
                <w:i/>
                <w:iCs/>
                <w:szCs w:val="22"/>
                <w:lang w:val="vi-VN"/>
              </w:rPr>
            </w:rPrChange>
          </w:rPr>
          <w:delText>ê</w:delText>
        </w:r>
        <w:r w:rsidR="00EA7631" w:rsidRPr="00863667" w:rsidDel="003C6139">
          <w:rPr>
            <w:rFonts w:ascii="iCiel Avenir LT Std 35 Light" w:hAnsi="iCiel Avenir LT Std 35 Light" w:cs="Arial"/>
            <w:i/>
            <w:iCs/>
            <w:sz w:val="22"/>
            <w:szCs w:val="22"/>
            <w:lang w:val="vi-VN"/>
            <w:rPrChange w:id="16799" w:author="An Tran, ACA (BUV)" w:date="2024-09-13T17:29:00Z" w16du:dateUtc="2024-09-13T10:29:00Z">
              <w:rPr>
                <w:rFonts w:cs="Arial"/>
                <w:i/>
                <w:iCs/>
                <w:szCs w:val="22"/>
                <w:lang w:val="vi-VN"/>
              </w:rPr>
            </w:rPrChange>
          </w:rPr>
          <w:delText>n t</w:delText>
        </w:r>
        <w:r w:rsidR="00EA7631" w:rsidRPr="00863667" w:rsidDel="003C6139">
          <w:rPr>
            <w:rFonts w:ascii="iCiel Avenir LT Std 35 Light" w:hAnsi="iCiel Avenir LT Std 35 Light" w:cs="Calibri"/>
            <w:i/>
            <w:iCs/>
            <w:sz w:val="22"/>
            <w:szCs w:val="22"/>
            <w:lang w:val="vi-VN"/>
            <w:rPrChange w:id="16800" w:author="An Tran, ACA (BUV)" w:date="2024-09-13T17:29:00Z" w16du:dateUtc="2024-09-13T10:29:00Z">
              <w:rPr>
                <w:rFonts w:cs="Calibri"/>
                <w:i/>
                <w:iCs/>
                <w:szCs w:val="22"/>
                <w:lang w:val="vi-VN"/>
              </w:rPr>
            </w:rPrChange>
          </w:rPr>
          <w:delText>ậ</w:delText>
        </w:r>
        <w:r w:rsidR="00EA7631" w:rsidRPr="00863667" w:rsidDel="003C6139">
          <w:rPr>
            <w:rFonts w:ascii="iCiel Avenir LT Std 35 Light" w:hAnsi="iCiel Avenir LT Std 35 Light" w:cs="Arial"/>
            <w:i/>
            <w:iCs/>
            <w:sz w:val="22"/>
            <w:szCs w:val="22"/>
            <w:lang w:val="vi-VN"/>
            <w:rPrChange w:id="16801" w:author="An Tran, ACA (BUV)" w:date="2024-09-13T17:29:00Z" w16du:dateUtc="2024-09-13T10:29:00Z">
              <w:rPr>
                <w:rFonts w:cs="Arial"/>
                <w:i/>
                <w:iCs/>
                <w:szCs w:val="22"/>
                <w:lang w:val="vi-VN"/>
              </w:rPr>
            </w:rPrChange>
          </w:rPr>
          <w:delText>n d</w:delText>
        </w:r>
        <w:r w:rsidR="00EA7631" w:rsidRPr="00863667" w:rsidDel="003C6139">
          <w:rPr>
            <w:rFonts w:ascii="iCiel Avenir LT Std 35 Light" w:hAnsi="iCiel Avenir LT Std 35 Light" w:cs="Calibri"/>
            <w:i/>
            <w:iCs/>
            <w:sz w:val="22"/>
            <w:szCs w:val="22"/>
            <w:lang w:val="vi-VN"/>
            <w:rPrChange w:id="16802" w:author="An Tran, ACA (BUV)" w:date="2024-09-13T17:29:00Z" w16du:dateUtc="2024-09-13T10:29:00Z">
              <w:rPr>
                <w:rFonts w:cs="Calibri"/>
                <w:i/>
                <w:iCs/>
                <w:szCs w:val="22"/>
                <w:lang w:val="vi-VN"/>
              </w:rPr>
            </w:rPrChange>
          </w:rPr>
          <w:delText>ụ</w:delText>
        </w:r>
        <w:r w:rsidR="00EA7631" w:rsidRPr="00863667" w:rsidDel="003C6139">
          <w:rPr>
            <w:rFonts w:ascii="iCiel Avenir LT Std 35 Light" w:hAnsi="iCiel Avenir LT Std 35 Light" w:cs="Arial"/>
            <w:i/>
            <w:iCs/>
            <w:sz w:val="22"/>
            <w:szCs w:val="22"/>
            <w:lang w:val="vi-VN"/>
            <w:rPrChange w:id="16803" w:author="An Tran, ACA (BUV)" w:date="2024-09-13T17:29:00Z" w16du:dateUtc="2024-09-13T10:29:00Z">
              <w:rPr>
                <w:rFonts w:cs="Arial"/>
                <w:i/>
                <w:iCs/>
                <w:szCs w:val="22"/>
                <w:lang w:val="vi-VN"/>
              </w:rPr>
            </w:rPrChange>
          </w:rPr>
          <w:delText xml:space="preserve">ng </w:delText>
        </w:r>
        <w:r w:rsidR="00EA7631" w:rsidRPr="00863667" w:rsidDel="003C6139">
          <w:rPr>
            <w:rFonts w:ascii="iCiel Avenir LT Std 35 Light" w:hAnsi="iCiel Avenir LT Std 35 Light" w:cs="Calibri"/>
            <w:i/>
            <w:iCs/>
            <w:sz w:val="22"/>
            <w:szCs w:val="22"/>
            <w:lang w:val="vi-VN"/>
            <w:rPrChange w:id="16804" w:author="An Tran, ACA (BUV)" w:date="2024-09-13T17:29:00Z" w16du:dateUtc="2024-09-13T10:29:00Z">
              <w:rPr>
                <w:rFonts w:cs="Calibri"/>
                <w:i/>
                <w:iCs/>
                <w:szCs w:val="22"/>
                <w:lang w:val="vi-VN"/>
              </w:rPr>
            </w:rPrChange>
          </w:rPr>
          <w:delText>đượ</w:delText>
        </w:r>
        <w:r w:rsidR="00EA7631" w:rsidRPr="00863667" w:rsidDel="003C6139">
          <w:rPr>
            <w:rFonts w:ascii="iCiel Avenir LT Std 35 Light" w:hAnsi="iCiel Avenir LT Std 35 Light" w:cs="Arial"/>
            <w:i/>
            <w:iCs/>
            <w:sz w:val="22"/>
            <w:szCs w:val="22"/>
            <w:lang w:val="vi-VN"/>
            <w:rPrChange w:id="16805" w:author="An Tran, ACA (BUV)" w:date="2024-09-13T17:29:00Z" w16du:dateUtc="2024-09-13T10:29:00Z">
              <w:rPr>
                <w:rFonts w:cs="Arial"/>
                <w:i/>
                <w:iCs/>
                <w:szCs w:val="22"/>
                <w:lang w:val="vi-VN"/>
              </w:rPr>
            </w:rPrChange>
          </w:rPr>
          <w:delText>c t</w:delText>
        </w:r>
        <w:r w:rsidR="00EA7631" w:rsidRPr="00863667" w:rsidDel="003C6139">
          <w:rPr>
            <w:rFonts w:ascii="iCiel Avenir LT Std 35 Light" w:hAnsi="iCiel Avenir LT Std 35 Light" w:cs="Calibri"/>
            <w:i/>
            <w:iCs/>
            <w:sz w:val="22"/>
            <w:szCs w:val="22"/>
            <w:lang w:val="vi-VN"/>
            <w:rPrChange w:id="16806" w:author="An Tran, ACA (BUV)" w:date="2024-09-13T17:29:00Z" w16du:dateUtc="2024-09-13T10:29:00Z">
              <w:rPr>
                <w:rFonts w:cs="Calibri"/>
                <w:i/>
                <w:iCs/>
                <w:szCs w:val="22"/>
                <w:lang w:val="vi-VN"/>
              </w:rPr>
            </w:rPrChange>
          </w:rPr>
          <w:delText>ố</w:delText>
        </w:r>
        <w:r w:rsidR="00EA7631" w:rsidRPr="00863667" w:rsidDel="003C6139">
          <w:rPr>
            <w:rFonts w:ascii="iCiel Avenir LT Std 35 Light" w:hAnsi="iCiel Avenir LT Std 35 Light" w:cs="Arial"/>
            <w:i/>
            <w:iCs/>
            <w:sz w:val="22"/>
            <w:szCs w:val="22"/>
            <w:lang w:val="vi-VN"/>
            <w:rPrChange w:id="16807" w:author="An Tran, ACA (BUV)" w:date="2024-09-13T17:29:00Z" w16du:dateUtc="2024-09-13T10:29:00Z">
              <w:rPr>
                <w:rFonts w:cs="Arial"/>
                <w:i/>
                <w:iCs/>
                <w:szCs w:val="22"/>
                <w:lang w:val="vi-VN"/>
              </w:rPr>
            </w:rPrChange>
          </w:rPr>
          <w:delText xml:space="preserve">i </w:delText>
        </w:r>
        <w:r w:rsidR="00EA7631" w:rsidRPr="00863667" w:rsidDel="003C6139">
          <w:rPr>
            <w:rFonts w:ascii="iCiel Avenir LT Std 35 Light" w:hAnsi="iCiel Avenir LT Std 35 Light" w:cs="Calibri"/>
            <w:i/>
            <w:iCs/>
            <w:sz w:val="22"/>
            <w:szCs w:val="22"/>
            <w:lang w:val="vi-VN"/>
            <w:rPrChange w:id="16808" w:author="An Tran, ACA (BUV)" w:date="2024-09-13T17:29:00Z" w16du:dateUtc="2024-09-13T10:29:00Z">
              <w:rPr>
                <w:rFonts w:cs="Calibri"/>
                <w:i/>
                <w:iCs/>
                <w:szCs w:val="22"/>
                <w:lang w:val="vi-VN"/>
              </w:rPr>
            </w:rPrChange>
          </w:rPr>
          <w:delText>đ</w:delText>
        </w:r>
        <w:r w:rsidR="00EA7631" w:rsidRPr="00863667" w:rsidDel="003C6139">
          <w:rPr>
            <w:rFonts w:ascii="iCiel Avenir LT Std 35 Light" w:hAnsi="iCiel Avenir LT Std 35 Light" w:cs="Arial"/>
            <w:i/>
            <w:iCs/>
            <w:sz w:val="22"/>
            <w:szCs w:val="22"/>
            <w:lang w:val="vi-VN"/>
            <w:rPrChange w:id="16809" w:author="An Tran, ACA (BUV)" w:date="2024-09-13T17:29:00Z" w16du:dateUtc="2024-09-13T10:29:00Z">
              <w:rPr>
                <w:rFonts w:cs="Arial"/>
                <w:i/>
                <w:iCs/>
                <w:szCs w:val="22"/>
                <w:lang w:val="vi-VN"/>
              </w:rPr>
            </w:rPrChange>
          </w:rPr>
          <w:delText>a c</w:delText>
        </w:r>
        <w:r w:rsidR="00EA7631" w:rsidRPr="00863667" w:rsidDel="003C6139">
          <w:rPr>
            <w:rFonts w:ascii="iCiel Avenir LT Std 35 Light" w:hAnsi="iCiel Avenir LT Std 35 Light" w:cs="Avenir Next LT Pro"/>
            <w:i/>
            <w:iCs/>
            <w:sz w:val="22"/>
            <w:szCs w:val="22"/>
            <w:lang w:val="vi-VN"/>
            <w:rPrChange w:id="16810" w:author="An Tran, ACA (BUV)" w:date="2024-09-13T17:29:00Z" w16du:dateUtc="2024-09-13T10:29:00Z">
              <w:rPr>
                <w:rFonts w:cs="Avenir Next LT Pro"/>
                <w:i/>
                <w:iCs/>
                <w:szCs w:val="22"/>
                <w:lang w:val="vi-VN"/>
              </w:rPr>
            </w:rPrChange>
          </w:rPr>
          <w:delText>á</w:delText>
        </w:r>
        <w:r w:rsidR="00EA7631" w:rsidRPr="00863667" w:rsidDel="003C6139">
          <w:rPr>
            <w:rFonts w:ascii="iCiel Avenir LT Std 35 Light" w:hAnsi="iCiel Avenir LT Std 35 Light" w:cs="Arial"/>
            <w:i/>
            <w:iCs/>
            <w:sz w:val="22"/>
            <w:szCs w:val="22"/>
            <w:lang w:val="vi-VN"/>
            <w:rPrChange w:id="16811" w:author="An Tran, ACA (BUV)" w:date="2024-09-13T17:29:00Z" w16du:dateUtc="2024-09-13T10:29:00Z">
              <w:rPr>
                <w:rFonts w:cs="Arial"/>
                <w:i/>
                <w:iCs/>
                <w:szCs w:val="22"/>
                <w:lang w:val="vi-VN"/>
              </w:rPr>
            </w:rPrChange>
          </w:rPr>
          <w:delText>c c</w:delText>
        </w:r>
        <w:r w:rsidR="00EA7631" w:rsidRPr="00863667" w:rsidDel="003C6139">
          <w:rPr>
            <w:rFonts w:ascii="iCiel Avenir LT Std 35 Light" w:hAnsi="iCiel Avenir LT Std 35 Light" w:cs="Calibri"/>
            <w:i/>
            <w:iCs/>
            <w:sz w:val="22"/>
            <w:szCs w:val="22"/>
            <w:lang w:val="vi-VN"/>
            <w:rPrChange w:id="16812" w:author="An Tran, ACA (BUV)" w:date="2024-09-13T17:29:00Z" w16du:dateUtc="2024-09-13T10:29:00Z">
              <w:rPr>
                <w:rFonts w:cs="Calibri"/>
                <w:i/>
                <w:iCs/>
                <w:szCs w:val="22"/>
                <w:lang w:val="vi-VN"/>
              </w:rPr>
            </w:rPrChange>
          </w:rPr>
          <w:delText>ơ</w:delText>
        </w:r>
        <w:r w:rsidR="00EA7631" w:rsidRPr="00863667" w:rsidDel="003C6139">
          <w:rPr>
            <w:rFonts w:ascii="iCiel Avenir LT Std 35 Light" w:hAnsi="iCiel Avenir LT Std 35 Light" w:cs="Arial"/>
            <w:i/>
            <w:iCs/>
            <w:sz w:val="22"/>
            <w:szCs w:val="22"/>
            <w:lang w:val="vi-VN"/>
            <w:rPrChange w:id="16813" w:author="An Tran, ACA (BUV)" w:date="2024-09-13T17:29:00Z" w16du:dateUtc="2024-09-13T10:29:00Z">
              <w:rPr>
                <w:rFonts w:cs="Arial"/>
                <w:i/>
                <w:iCs/>
                <w:szCs w:val="22"/>
                <w:lang w:val="vi-VN"/>
              </w:rPr>
            </w:rPrChange>
          </w:rPr>
          <w:delText xml:space="preserve"> h</w:delText>
        </w:r>
        <w:r w:rsidR="00EA7631" w:rsidRPr="00863667" w:rsidDel="003C6139">
          <w:rPr>
            <w:rFonts w:ascii="iCiel Avenir LT Std 35 Light" w:hAnsi="iCiel Avenir LT Std 35 Light" w:cs="Calibri"/>
            <w:i/>
            <w:iCs/>
            <w:sz w:val="22"/>
            <w:szCs w:val="22"/>
            <w:lang w:val="vi-VN"/>
            <w:rPrChange w:id="16814" w:author="An Tran, ACA (BUV)" w:date="2024-09-13T17:29:00Z" w16du:dateUtc="2024-09-13T10:29:00Z">
              <w:rPr>
                <w:rFonts w:cs="Calibri"/>
                <w:i/>
                <w:iCs/>
                <w:szCs w:val="22"/>
                <w:lang w:val="vi-VN"/>
              </w:rPr>
            </w:rPrChange>
          </w:rPr>
          <w:delText>ộ</w:delText>
        </w:r>
        <w:r w:rsidR="00EA7631" w:rsidRPr="00863667" w:rsidDel="003C6139">
          <w:rPr>
            <w:rFonts w:ascii="iCiel Avenir LT Std 35 Light" w:hAnsi="iCiel Avenir LT Std 35 Light" w:cs="Arial"/>
            <w:i/>
            <w:iCs/>
            <w:sz w:val="22"/>
            <w:szCs w:val="22"/>
            <w:lang w:val="vi-VN"/>
            <w:rPrChange w:id="16815" w:author="An Tran, ACA (BUV)" w:date="2024-09-13T17:29:00Z" w16du:dateUtc="2024-09-13T10:29:00Z">
              <w:rPr>
                <w:rFonts w:cs="Arial"/>
                <w:i/>
                <w:iCs/>
                <w:szCs w:val="22"/>
                <w:lang w:val="vi-VN"/>
              </w:rPr>
            </w:rPrChange>
          </w:rPr>
          <w:delText xml:space="preserve">i </w:delText>
        </w:r>
        <w:r w:rsidR="00EA7631" w:rsidRPr="00863667" w:rsidDel="003C6139">
          <w:rPr>
            <w:rFonts w:ascii="iCiel Avenir LT Std 35 Light" w:hAnsi="iCiel Avenir LT Std 35 Light" w:cs="Calibri"/>
            <w:i/>
            <w:iCs/>
            <w:sz w:val="22"/>
            <w:szCs w:val="22"/>
            <w:lang w:val="vi-VN"/>
            <w:rPrChange w:id="16816" w:author="An Tran, ACA (BUV)" w:date="2024-09-13T17:29:00Z" w16du:dateUtc="2024-09-13T10:29:00Z">
              <w:rPr>
                <w:rFonts w:cs="Calibri"/>
                <w:i/>
                <w:iCs/>
                <w:szCs w:val="22"/>
                <w:lang w:val="vi-VN"/>
              </w:rPr>
            </w:rPrChange>
          </w:rPr>
          <w:delText>đượ</w:delText>
        </w:r>
        <w:r w:rsidR="00EA7631" w:rsidRPr="00863667" w:rsidDel="003C6139">
          <w:rPr>
            <w:rFonts w:ascii="iCiel Avenir LT Std 35 Light" w:hAnsi="iCiel Avenir LT Std 35 Light" w:cs="Arial"/>
            <w:i/>
            <w:iCs/>
            <w:sz w:val="22"/>
            <w:szCs w:val="22"/>
            <w:lang w:val="vi-VN"/>
            <w:rPrChange w:id="16817" w:author="An Tran, ACA (BUV)" w:date="2024-09-13T17:29:00Z" w16du:dateUtc="2024-09-13T10:29:00Z">
              <w:rPr>
                <w:rFonts w:cs="Arial"/>
                <w:i/>
                <w:iCs/>
                <w:szCs w:val="22"/>
                <w:lang w:val="vi-VN"/>
              </w:rPr>
            </w:rPrChange>
          </w:rPr>
          <w:delText>c mang l</w:delText>
        </w:r>
        <w:r w:rsidR="00EA7631" w:rsidRPr="00863667" w:rsidDel="003C6139">
          <w:rPr>
            <w:rFonts w:ascii="iCiel Avenir LT Std 35 Light" w:hAnsi="iCiel Avenir LT Std 35 Light" w:cs="Calibri"/>
            <w:i/>
            <w:iCs/>
            <w:sz w:val="22"/>
            <w:szCs w:val="22"/>
            <w:lang w:val="vi-VN"/>
            <w:rPrChange w:id="16818" w:author="An Tran, ACA (BUV)" w:date="2024-09-13T17:29:00Z" w16du:dateUtc="2024-09-13T10:29:00Z">
              <w:rPr>
                <w:rFonts w:cs="Calibri"/>
                <w:i/>
                <w:iCs/>
                <w:szCs w:val="22"/>
                <w:lang w:val="vi-VN"/>
              </w:rPr>
            </w:rPrChange>
          </w:rPr>
          <w:delText>ạ</w:delText>
        </w:r>
        <w:r w:rsidR="00EA7631" w:rsidRPr="00863667" w:rsidDel="003C6139">
          <w:rPr>
            <w:rFonts w:ascii="iCiel Avenir LT Std 35 Light" w:hAnsi="iCiel Avenir LT Std 35 Light" w:cs="Arial"/>
            <w:i/>
            <w:iCs/>
            <w:sz w:val="22"/>
            <w:szCs w:val="22"/>
            <w:lang w:val="vi-VN"/>
            <w:rPrChange w:id="16819" w:author="An Tran, ACA (BUV)" w:date="2024-09-13T17:29:00Z" w16du:dateUtc="2024-09-13T10:29:00Z">
              <w:rPr>
                <w:rFonts w:cs="Arial"/>
                <w:i/>
                <w:iCs/>
                <w:szCs w:val="22"/>
                <w:lang w:val="vi-VN"/>
              </w:rPr>
            </w:rPrChange>
          </w:rPr>
          <w:delText>i.</w:delText>
        </w:r>
      </w:del>
    </w:p>
    <w:p w14:paraId="2F457A48" w14:textId="41E939B3" w:rsidR="00C1363F" w:rsidRPr="00D427AB" w:rsidDel="003C6139" w:rsidRDefault="00C1363F">
      <w:pPr>
        <w:rPr>
          <w:del w:id="16820" w:author="An Tran, ACA (BUV)" w:date="2024-09-12T11:07:00Z" w16du:dateUtc="2024-09-12T04:07:00Z"/>
          <w:rFonts w:cs="Arial"/>
          <w:i/>
          <w:iCs/>
          <w:szCs w:val="22"/>
        </w:rPr>
        <w:pPrChange w:id="1682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822" w:author="An Tran, ACA (BUV)" w:date="2024-09-12T11:07:00Z" w16du:dateUtc="2024-09-12T04:07:00Z">
        <w:r w:rsidRPr="00863667" w:rsidDel="003C6139">
          <w:rPr>
            <w:rFonts w:ascii="iCiel Avenir LT Std 35 Light" w:hAnsi="iCiel Avenir LT Std 35 Light" w:cs="Arial"/>
            <w:i/>
            <w:iCs/>
            <w:sz w:val="22"/>
            <w:szCs w:val="22"/>
            <w:rPrChange w:id="16823"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6824"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6825"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682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827"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828"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829"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6830"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831"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6832"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833"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834"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835"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6836"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837" w:author="An Tran, ACA (BUV)" w:date="2024-09-13T17:29:00Z" w16du:dateUtc="2024-09-13T10:29:00Z">
              <w:rPr>
                <w:rFonts w:cs="Arial"/>
                <w:i/>
                <w:iCs/>
                <w:szCs w:val="22"/>
              </w:rPr>
            </w:rPrChange>
          </w:rPr>
          <w:delText xml:space="preserve"> (dành riêng cho sinh viên và cựu sinh viên BUV).</w:delText>
        </w:r>
      </w:del>
    </w:p>
    <w:p w14:paraId="6E9382E7" w14:textId="1DF4930A" w:rsidR="002A1CEC" w:rsidRPr="00D427AB" w:rsidDel="003C6139" w:rsidRDefault="002A1CEC">
      <w:pPr>
        <w:rPr>
          <w:del w:id="16838" w:author="An Tran, ACA (BUV)" w:date="2024-09-12T11:07:00Z" w16du:dateUtc="2024-09-12T04:07:00Z"/>
          <w:i/>
          <w:iCs/>
          <w:szCs w:val="22"/>
          <w:lang w:val="vi-VN"/>
        </w:rPr>
        <w:pPrChange w:id="16839"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6840" w:name="_Hlk155276162"/>
      <w:del w:id="16841" w:author="An Tran, ACA (BUV)" w:date="2024-09-12T11:07:00Z" w16du:dateUtc="2024-09-12T04:07:00Z">
        <w:r w:rsidRPr="00863667" w:rsidDel="003C6139">
          <w:rPr>
            <w:rFonts w:ascii="iCiel Avenir LT Std 35 Light" w:hAnsi="iCiel Avenir LT Std 35 Light"/>
            <w:szCs w:val="22"/>
            <w:lang w:val="vi-VN"/>
            <w:rPrChange w:id="16842" w:author="An Tran, ACA (BUV)" w:date="2024-09-13T17:29:00Z" w16du:dateUtc="2024-09-13T10:29:00Z">
              <w:rPr>
                <w:szCs w:val="22"/>
                <w:lang w:val="vi-VN"/>
              </w:rPr>
            </w:rPrChange>
          </w:rPr>
          <w:delText>How does BUV evaluate companies/organisations to send students for internship? Will BUV check in on students' performance &amp; working environment during their internship to ensure fairness and safety?</w:delText>
        </w:r>
        <w:r w:rsidRPr="00863667" w:rsidDel="003C6139">
          <w:rPr>
            <w:rFonts w:ascii="iCiel Avenir LT Std 35 Light" w:hAnsi="iCiel Avenir LT Std 35 Light"/>
            <w:i/>
            <w:iCs/>
            <w:szCs w:val="22"/>
            <w:lang w:val="vi-VN"/>
            <w:rPrChange w:id="16843" w:author="An Tran, ACA (BUV)" w:date="2024-09-13T17:29:00Z" w16du:dateUtc="2024-09-13T10:29:00Z">
              <w:rPr>
                <w:i/>
                <w:iCs/>
                <w:szCs w:val="22"/>
                <w:lang w:val="vi-VN"/>
              </w:rPr>
            </w:rPrChange>
          </w:rPr>
          <w:delText xml:space="preserve"> / BUV đánh giá các doanh nghiệp như thế nào trước khi gửi sinh viên đi thực tập. BUV có kiểm tra môi trường làm việc của sinh viên trong quá trình thực tập hay không?</w:delText>
        </w:r>
      </w:del>
    </w:p>
    <w:bookmarkEnd w:id="16840"/>
    <w:p w14:paraId="2C11D4C0" w14:textId="172B1D7A" w:rsidR="002A1CEC" w:rsidRPr="00D427AB" w:rsidDel="003C6139" w:rsidRDefault="002A1CEC">
      <w:pPr>
        <w:rPr>
          <w:del w:id="16844" w:author="An Tran, ACA (BUV)" w:date="2024-09-12T11:07:00Z" w16du:dateUtc="2024-09-12T04:07:00Z"/>
          <w:rFonts w:cs="Arial"/>
          <w:bCs/>
          <w:i/>
          <w:iCs/>
          <w:szCs w:val="22"/>
          <w:u w:val="single"/>
          <w:lang w:val="vi-VN"/>
        </w:rPr>
        <w:pPrChange w:id="1684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846"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6847"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6848"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6849"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6850"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6851"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6852" w:author="An Tran, ACA (BUV)" w:date="2024-09-13T17:29:00Z" w16du:dateUtc="2024-09-13T10:29:00Z">
              <w:rPr>
                <w:rFonts w:cs="Arial"/>
                <w:bCs/>
                <w:i/>
                <w:iCs/>
                <w:szCs w:val="22"/>
                <w:u w:val="single"/>
                <w:lang w:val="vi-VN"/>
              </w:rPr>
            </w:rPrChange>
          </w:rPr>
          <w:delText>i:</w:delText>
        </w:r>
      </w:del>
    </w:p>
    <w:p w14:paraId="1A42EC7F" w14:textId="20B9F367" w:rsidR="00C1363F" w:rsidRPr="00D427AB" w:rsidDel="003C6139" w:rsidRDefault="00C1363F">
      <w:pPr>
        <w:rPr>
          <w:del w:id="16853" w:author="An Tran, ACA (BUV)" w:date="2024-09-12T11:07:00Z" w16du:dateUtc="2024-09-12T04:07:00Z"/>
          <w:rFonts w:cs="Arial"/>
          <w:szCs w:val="22"/>
        </w:rPr>
        <w:pPrChange w:id="16854"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6855" w:name="_Hlk171284399"/>
      <w:del w:id="16856" w:author="An Tran, ACA (BUV)" w:date="2024-09-12T11:07:00Z" w16du:dateUtc="2024-09-12T04:07:00Z">
        <w:r w:rsidRPr="00863667" w:rsidDel="003C6139">
          <w:rPr>
            <w:rFonts w:ascii="iCiel Avenir LT Std 35 Light" w:hAnsi="iCiel Avenir LT Std 35 Light" w:cs="Arial"/>
            <w:sz w:val="22"/>
            <w:szCs w:val="22"/>
            <w:rPrChange w:id="16857" w:author="An Tran, ACA (BUV)" w:date="2024-09-13T17:29:00Z" w16du:dateUtc="2024-09-13T10:29:00Z">
              <w:rPr>
                <w:rFonts w:cs="Arial"/>
                <w:szCs w:val="22"/>
              </w:rPr>
            </w:rPrChange>
          </w:rPr>
          <w:delText xml:space="preserve">BUV carefully </w:delText>
        </w:r>
        <w:r w:rsidR="66670FC4" w:rsidRPr="00863667" w:rsidDel="003C6139">
          <w:rPr>
            <w:rFonts w:ascii="iCiel Avenir LT Std 35 Light" w:hAnsi="iCiel Avenir LT Std 35 Light" w:cs="Arial"/>
            <w:sz w:val="22"/>
            <w:szCs w:val="22"/>
            <w:rPrChange w:id="16858" w:author="An Tran, ACA (BUV)" w:date="2024-09-13T17:29:00Z" w16du:dateUtc="2024-09-13T10:29:00Z">
              <w:rPr>
                <w:rFonts w:cs="Arial"/>
                <w:szCs w:val="22"/>
              </w:rPr>
            </w:rPrChange>
          </w:rPr>
          <w:delText>selects</w:delText>
        </w:r>
        <w:r w:rsidRPr="00863667" w:rsidDel="003C6139">
          <w:rPr>
            <w:rFonts w:ascii="iCiel Avenir LT Std 35 Light" w:hAnsi="iCiel Avenir LT Std 35 Light" w:cs="Arial"/>
            <w:sz w:val="22"/>
            <w:szCs w:val="22"/>
            <w:rPrChange w:id="16859" w:author="An Tran, ACA (BUV)" w:date="2024-09-13T17:29:00Z" w16du:dateUtc="2024-09-13T10:29:00Z">
              <w:rPr>
                <w:rFonts w:cs="Arial"/>
                <w:szCs w:val="22"/>
              </w:rPr>
            </w:rPrChange>
          </w:rPr>
          <w:delText xml:space="preserve">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delText>
        </w:r>
      </w:del>
    </w:p>
    <w:p w14:paraId="14777BA9" w14:textId="2C63ECBB" w:rsidR="00C1363F" w:rsidRPr="00D427AB" w:rsidDel="003C6139" w:rsidRDefault="00C1363F">
      <w:pPr>
        <w:rPr>
          <w:del w:id="16860" w:author="An Tran, ACA (BUV)" w:date="2024-09-12T11:07:00Z" w16du:dateUtc="2024-09-12T04:07:00Z"/>
          <w:rFonts w:cs="Arial"/>
          <w:i/>
          <w:iCs/>
          <w:szCs w:val="22"/>
        </w:rPr>
        <w:pPrChange w:id="1686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862" w:author="An Tran, ACA (BUV)" w:date="2024-09-12T11:07:00Z" w16du:dateUtc="2024-09-12T04:07:00Z">
        <w:r w:rsidRPr="00863667" w:rsidDel="003C6139">
          <w:rPr>
            <w:rFonts w:ascii="iCiel Avenir LT Std 35 Light" w:hAnsi="iCiel Avenir LT Std 35 Light" w:cs="Arial"/>
            <w:sz w:val="22"/>
            <w:szCs w:val="22"/>
            <w:rPrChange w:id="16863" w:author="An Tran, ACA (BUV)" w:date="2024-09-13T17:29:00Z" w16du:dateUtc="2024-09-13T10:29:00Z">
              <w:rPr>
                <w:rFonts w:cs="Arial"/>
                <w:szCs w:val="22"/>
              </w:rPr>
            </w:rPrChange>
          </w:rPr>
          <w:delText>The Career Services and Industry Relations Division maintains regular communication with these companies to stay informed about the progress of the students' internships. Additionally, the university’s staff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delText>
        </w:r>
        <w:r w:rsidRPr="00863667" w:rsidDel="003C6139">
          <w:rPr>
            <w:rFonts w:ascii="iCiel Avenir LT Std 35 Light" w:hAnsi="iCiel Avenir LT Std 35 Light" w:cs="Arial"/>
            <w:i/>
            <w:iCs/>
            <w:sz w:val="22"/>
            <w:szCs w:val="22"/>
            <w:rPrChange w:id="16864" w:author="An Tran, ACA (BUV)" w:date="2024-09-13T17:29:00Z" w16du:dateUtc="2024-09-13T10:29:00Z">
              <w:rPr>
                <w:rFonts w:cs="Arial"/>
                <w:i/>
                <w:iCs/>
                <w:szCs w:val="22"/>
              </w:rPr>
            </w:rPrChange>
          </w:rPr>
          <w:delText xml:space="preserve">  </w:delText>
        </w:r>
      </w:del>
    </w:p>
    <w:p w14:paraId="46CFCCB9" w14:textId="00B34E58" w:rsidR="00C1363F" w:rsidRPr="00D427AB" w:rsidDel="003C6139" w:rsidRDefault="00C1363F">
      <w:pPr>
        <w:rPr>
          <w:del w:id="16865" w:author="An Tran, ACA (BUV)" w:date="2024-09-12T11:07:00Z" w16du:dateUtc="2024-09-12T04:07:00Z"/>
          <w:rFonts w:cs="Arial"/>
          <w:szCs w:val="22"/>
        </w:rPr>
        <w:pPrChange w:id="1686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867" w:author="An Tran, ACA (BUV)" w:date="2024-09-12T11:07:00Z" w16du:dateUtc="2024-09-12T04:07:00Z">
        <w:r w:rsidRPr="00863667" w:rsidDel="003C6139">
          <w:rPr>
            <w:rFonts w:ascii="iCiel Avenir LT Std 35 Light" w:hAnsi="iCiel Avenir LT Std 35 Light" w:cs="Arial"/>
            <w:sz w:val="22"/>
            <w:szCs w:val="22"/>
            <w:rPrChange w:id="16868"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6869"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6870"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6871"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872"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873"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6874"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6875"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6876"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6877"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6878"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687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880"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881"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6882"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6883"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6884" w:author="An Tran, ACA (BUV)" w:date="2024-09-13T17:29:00Z" w16du:dateUtc="2024-09-13T10:29:00Z">
              <w:rPr>
                <w:rFonts w:cs="Arial"/>
                <w:szCs w:val="22"/>
              </w:rPr>
            </w:rPrChange>
          </w:rPr>
          <w:delText>.</w:delText>
        </w:r>
      </w:del>
    </w:p>
    <w:p w14:paraId="2CEDB63E" w14:textId="0872BFE4" w:rsidR="00C1363F" w:rsidRPr="00D427AB" w:rsidDel="003C6139" w:rsidRDefault="00C1363F">
      <w:pPr>
        <w:rPr>
          <w:del w:id="16885" w:author="An Tran, ACA (BUV)" w:date="2024-09-12T11:07:00Z" w16du:dateUtc="2024-09-12T04:07:00Z"/>
          <w:rFonts w:cs="Arial"/>
          <w:i/>
          <w:iCs/>
          <w:szCs w:val="22"/>
        </w:rPr>
        <w:pPrChange w:id="1688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887" w:author="An Tran, ACA (BUV)" w:date="2024-09-12T11:07:00Z" w16du:dateUtc="2024-09-12T04:07:00Z">
        <w:r w:rsidRPr="00863667" w:rsidDel="003C6139">
          <w:rPr>
            <w:rFonts w:ascii="iCiel Avenir LT Std 35 Light" w:hAnsi="iCiel Avenir LT Std 35 Light" w:cs="Arial"/>
            <w:i/>
            <w:iCs/>
            <w:sz w:val="22"/>
            <w:szCs w:val="22"/>
            <w:rPrChange w:id="16888" w:author="An Tran, ACA (BUV)" w:date="2024-09-13T17:29:00Z" w16du:dateUtc="2024-09-13T10:29:00Z">
              <w:rPr>
                <w:rFonts w:cs="Arial"/>
                <w:i/>
                <w:iCs/>
                <w:szCs w:val="22"/>
              </w:rPr>
            </w:rPrChange>
          </w:rPr>
          <w:delText xml:space="preserve">BUV rất thận trọng trong việc hợp tác với các công ty về thực tập và hướng nghiệp. Với những đối tác thực tập, các nhà tuyển dụng cần có giấy phép hoạt động hợp pháp tại Việt Nam và được kiểm tra về lịch sử hoạt động, môi trường làm việc và các cơ hội thực tập, việc làm cung cấp đủ cơ hội phát triển cho sinh viên. </w:delText>
        </w:r>
      </w:del>
    </w:p>
    <w:p w14:paraId="3675249E" w14:textId="3308F371" w:rsidR="00C1363F" w:rsidRPr="00D427AB" w:rsidDel="003C6139" w:rsidRDefault="00C1363F">
      <w:pPr>
        <w:rPr>
          <w:del w:id="16889" w:author="An Tran, ACA (BUV)" w:date="2024-09-12T11:07:00Z" w16du:dateUtc="2024-09-12T04:07:00Z"/>
          <w:rFonts w:cs="Arial"/>
          <w:i/>
          <w:iCs/>
          <w:szCs w:val="22"/>
        </w:rPr>
        <w:pPrChange w:id="1689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891" w:author="An Tran, ACA (BUV)" w:date="2024-09-12T11:07:00Z" w16du:dateUtc="2024-09-12T04:07:00Z">
        <w:r w:rsidRPr="00863667" w:rsidDel="003C6139">
          <w:rPr>
            <w:rFonts w:ascii="iCiel Avenir LT Std 35 Light" w:hAnsi="iCiel Avenir LT Std 35 Light" w:cs="Arial"/>
            <w:i/>
            <w:iCs/>
            <w:sz w:val="22"/>
            <w:szCs w:val="22"/>
            <w:rPrChange w:id="16892" w:author="An Tran, ACA (BUV)" w:date="2024-09-13T17:29:00Z" w16du:dateUtc="2024-09-13T10:29:00Z">
              <w:rPr>
                <w:rFonts w:cs="Arial"/>
                <w:i/>
                <w:iCs/>
                <w:szCs w:val="22"/>
              </w:rPr>
            </w:rPrChange>
          </w:rPr>
          <w:delText>Phòng Dịch vụ Hướng nghiệp và Quan hệ Đối tác giữ liên lạc thường xuyên với doanh nghiệp để cập nhật tình hình thực tập của sinh viên. Ngoài ra, nhà trường trường cũng tới thăm sinh viên tại doanh nghiệp vào giữa và cuối mỗi kỳ thực tập để đảm bảo sinh viên đang phát triển tốt và làm việc trong môi trường công bằng, bình đẳng và lành mạnh.</w:delText>
        </w:r>
        <w:bookmarkEnd w:id="16855"/>
        <w:r w:rsidRPr="00863667" w:rsidDel="003C6139">
          <w:rPr>
            <w:rFonts w:ascii="iCiel Avenir LT Std 35 Light" w:hAnsi="iCiel Avenir LT Std 35 Light" w:cs="Arial"/>
            <w:i/>
            <w:iCs/>
            <w:sz w:val="22"/>
            <w:szCs w:val="22"/>
            <w:rPrChange w:id="16893" w:author="An Tran, ACA (BUV)" w:date="2024-09-13T17:29:00Z" w16du:dateUtc="2024-09-13T10:29:00Z">
              <w:rPr>
                <w:rFonts w:cs="Arial"/>
                <w:i/>
                <w:iCs/>
                <w:szCs w:val="22"/>
              </w:rPr>
            </w:rPrChange>
          </w:rPr>
          <w:delText xml:space="preserve"> </w:delText>
        </w:r>
      </w:del>
    </w:p>
    <w:p w14:paraId="142C42E1" w14:textId="6B6E9B1A" w:rsidR="002A1CEC" w:rsidRPr="00D427AB" w:rsidDel="003C6139" w:rsidRDefault="00C1363F">
      <w:pPr>
        <w:rPr>
          <w:del w:id="16894" w:author="An Tran, ACA (BUV)" w:date="2024-09-12T11:07:00Z" w16du:dateUtc="2024-09-12T04:07:00Z"/>
          <w:rFonts w:cs="Arial"/>
          <w:i/>
          <w:iCs/>
          <w:szCs w:val="22"/>
          <w:lang w:val="vi-VN"/>
        </w:rPr>
        <w:pPrChange w:id="1689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896" w:author="An Tran, ACA (BUV)" w:date="2024-09-12T11:07:00Z" w16du:dateUtc="2024-09-12T04:07:00Z">
        <w:r w:rsidRPr="00863667" w:rsidDel="003C6139">
          <w:rPr>
            <w:rFonts w:ascii="iCiel Avenir LT Std 35 Light" w:hAnsi="iCiel Avenir LT Std 35 Light" w:cs="Arial"/>
            <w:i/>
            <w:iCs/>
            <w:sz w:val="22"/>
            <w:szCs w:val="22"/>
            <w:rPrChange w:id="16897"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6898"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6899"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6900"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901"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902"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903"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6904"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905"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6906"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907"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908"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909"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6910"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911" w:author="An Tran, ACA (BUV)" w:date="2024-09-13T17:29:00Z" w16du:dateUtc="2024-09-13T10:29:00Z">
              <w:rPr>
                <w:rFonts w:cs="Arial"/>
                <w:i/>
                <w:iCs/>
                <w:szCs w:val="22"/>
              </w:rPr>
            </w:rPrChange>
          </w:rPr>
          <w:delText xml:space="preserve"> (dành riêng cho sinh viên và cựu sinh viên BUV).</w:delText>
        </w:r>
        <w:r w:rsidRPr="00863667" w:rsidDel="003C6139">
          <w:rPr>
            <w:rFonts w:ascii="iCiel Avenir LT Std 35 Light" w:hAnsi="iCiel Avenir LT Std 35 Light" w:cs="Arial"/>
            <w:sz w:val="22"/>
            <w:szCs w:val="22"/>
            <w:rPrChange w:id="16912" w:author="An Tran, ACA (BUV)" w:date="2024-09-13T17:29:00Z" w16du:dateUtc="2024-09-13T10:29:00Z">
              <w:rPr>
                <w:rFonts w:cs="Arial"/>
                <w:szCs w:val="22"/>
              </w:rPr>
            </w:rPrChange>
          </w:rPr>
          <w:delText xml:space="preserve"> </w:delText>
        </w:r>
        <w:r w:rsidR="002A1CEC" w:rsidRPr="00863667" w:rsidDel="003C6139">
          <w:rPr>
            <w:rFonts w:ascii="iCiel Avenir LT Std 35 Light" w:hAnsi="iCiel Avenir LT Std 35 Light" w:cs="Arial"/>
            <w:i/>
            <w:iCs/>
            <w:sz w:val="22"/>
            <w:szCs w:val="22"/>
            <w:lang w:val="vi-VN"/>
            <w:rPrChange w:id="16913" w:author="An Tran, ACA (BUV)" w:date="2024-09-13T17:29:00Z" w16du:dateUtc="2024-09-13T10:29:00Z">
              <w:rPr>
                <w:rFonts w:cs="Arial"/>
                <w:i/>
                <w:iCs/>
                <w:szCs w:val="22"/>
                <w:lang w:val="vi-VN"/>
              </w:rPr>
            </w:rPrChange>
          </w:rPr>
          <w:delText xml:space="preserve"> </w:delText>
        </w:r>
      </w:del>
    </w:p>
    <w:p w14:paraId="010E66DE" w14:textId="5FD11AEC" w:rsidR="002A1CEC" w:rsidRPr="00D427AB" w:rsidDel="003C6139" w:rsidRDefault="002A1CEC">
      <w:pPr>
        <w:rPr>
          <w:del w:id="16914" w:author="An Tran, ACA (BUV)" w:date="2024-09-12T11:07:00Z" w16du:dateUtc="2024-09-12T04:07:00Z"/>
          <w:i/>
          <w:iCs/>
          <w:szCs w:val="22"/>
          <w:lang w:val="vi-VN"/>
        </w:rPr>
        <w:pPrChange w:id="16915"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6916" w:name="_Hlk155276175"/>
      <w:del w:id="16917" w:author="An Tran, ACA (BUV)" w:date="2024-09-12T11:07:00Z" w16du:dateUtc="2024-09-12T04:07:00Z">
        <w:r w:rsidRPr="00863667" w:rsidDel="003C6139">
          <w:rPr>
            <w:rFonts w:ascii="iCiel Avenir LT Std 35 Light" w:hAnsi="iCiel Avenir LT Std 35 Light"/>
            <w:szCs w:val="22"/>
            <w:lang w:val="vi-VN"/>
            <w:rPrChange w:id="16918" w:author="An Tran, ACA (BUV)" w:date="2024-09-13T17:29:00Z" w16du:dateUtc="2024-09-13T10:29:00Z">
              <w:rPr>
                <w:szCs w:val="22"/>
                <w:lang w:val="vi-VN"/>
              </w:rPr>
            </w:rPrChange>
          </w:rPr>
          <w:delText>Does BUV and partnered companies/organisations have plans to conduct the internship and training programme to offer full-time recruitment for students after graduation?</w:delText>
        </w:r>
        <w:r w:rsidRPr="00863667" w:rsidDel="003C6139">
          <w:rPr>
            <w:rFonts w:ascii="iCiel Avenir LT Std 35 Light" w:hAnsi="iCiel Avenir LT Std 35 Light"/>
            <w:i/>
            <w:iCs/>
            <w:szCs w:val="22"/>
            <w:lang w:val="vi-VN"/>
            <w:rPrChange w:id="16919" w:author="An Tran, ACA (BUV)" w:date="2024-09-13T17:29:00Z" w16du:dateUtc="2024-09-13T10:29:00Z">
              <w:rPr>
                <w:i/>
                <w:iCs/>
                <w:szCs w:val="22"/>
                <w:lang w:val="vi-VN"/>
              </w:rPr>
            </w:rPrChange>
          </w:rPr>
          <w:delText xml:space="preserve"> BUV và các đối tác có quan hệ chiến lược lâu dài trong kế hoạch tuyển thực tập sinh và sau đó là tuyển dụng các vị trí chính thức cho sinh viên sau khi tốt nghiệp hay không?</w:delText>
        </w:r>
      </w:del>
    </w:p>
    <w:bookmarkEnd w:id="16916"/>
    <w:p w14:paraId="208CFDCF" w14:textId="621AE725" w:rsidR="002A1CEC" w:rsidRPr="00D427AB" w:rsidDel="003C6139" w:rsidRDefault="002A1CEC">
      <w:pPr>
        <w:rPr>
          <w:del w:id="16920" w:author="An Tran, ACA (BUV)" w:date="2024-09-12T11:07:00Z" w16du:dateUtc="2024-09-12T04:07:00Z"/>
          <w:rFonts w:cs="Arial"/>
          <w:bCs/>
          <w:i/>
          <w:iCs/>
          <w:szCs w:val="22"/>
          <w:u w:val="single"/>
          <w:lang w:val="vi-VN"/>
        </w:rPr>
        <w:pPrChange w:id="1692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22"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6923"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6924"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6925"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6926"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6927"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6928" w:author="An Tran, ACA (BUV)" w:date="2024-09-13T17:29:00Z" w16du:dateUtc="2024-09-13T10:29:00Z">
              <w:rPr>
                <w:rFonts w:cs="Arial"/>
                <w:bCs/>
                <w:i/>
                <w:iCs/>
                <w:szCs w:val="22"/>
                <w:u w:val="single"/>
                <w:lang w:val="vi-VN"/>
              </w:rPr>
            </w:rPrChange>
          </w:rPr>
          <w:delText>i:</w:delText>
        </w:r>
      </w:del>
    </w:p>
    <w:p w14:paraId="5E6B38DE" w14:textId="6CBB9A4B" w:rsidR="00C1363F" w:rsidRPr="00D427AB" w:rsidDel="003C6139" w:rsidRDefault="00C1363F">
      <w:pPr>
        <w:rPr>
          <w:del w:id="16929" w:author="An Tran, ACA (BUV)" w:date="2024-09-12T11:07:00Z" w16du:dateUtc="2024-09-12T04:07:00Z"/>
          <w:rFonts w:cs="Arial"/>
          <w:szCs w:val="22"/>
        </w:rPr>
        <w:pPrChange w:id="1693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31" w:author="An Tran, ACA (BUV)" w:date="2024-09-12T11:07:00Z" w16du:dateUtc="2024-09-12T04:07:00Z">
        <w:r w:rsidRPr="00863667" w:rsidDel="003C6139">
          <w:rPr>
            <w:rFonts w:ascii="iCiel Avenir LT Std 35 Light" w:hAnsi="iCiel Avenir LT Std 35 Light" w:cs="Arial"/>
            <w:sz w:val="22"/>
            <w:szCs w:val="22"/>
            <w:rPrChange w:id="16932" w:author="An Tran, ACA (BUV)" w:date="2024-09-13T17:29:00Z" w16du:dateUtc="2024-09-13T10:29:00Z">
              <w:rPr>
                <w:rFonts w:cs="Arial"/>
                <w:szCs w:val="22"/>
              </w:rPr>
            </w:rPrChange>
          </w:rPr>
          <w:delTex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delText>
        </w:r>
      </w:del>
    </w:p>
    <w:p w14:paraId="52719488" w14:textId="01009D52" w:rsidR="00C1363F" w:rsidRPr="00D427AB" w:rsidDel="003C6139" w:rsidRDefault="00C1363F">
      <w:pPr>
        <w:rPr>
          <w:del w:id="16933" w:author="An Tran, ACA (BUV)" w:date="2024-09-12T11:07:00Z" w16du:dateUtc="2024-09-12T04:07:00Z"/>
          <w:rFonts w:cs="Arial"/>
          <w:szCs w:val="22"/>
        </w:rPr>
        <w:pPrChange w:id="1693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35" w:author="An Tran, ACA (BUV)" w:date="2024-09-12T11:07:00Z" w16du:dateUtc="2024-09-12T04:07:00Z">
        <w:r w:rsidRPr="00863667" w:rsidDel="003C6139">
          <w:rPr>
            <w:rFonts w:ascii="iCiel Avenir LT Std 35 Light" w:hAnsi="iCiel Avenir LT Std 35 Light" w:cs="Arial"/>
            <w:sz w:val="22"/>
            <w:szCs w:val="22"/>
            <w:rPrChange w:id="16936" w:author="An Tran, ACA (BUV)" w:date="2024-09-13T17:29:00Z" w16du:dateUtc="2024-09-13T10:29:00Z">
              <w:rPr>
                <w:rFonts w:cs="Arial"/>
                <w:szCs w:val="22"/>
              </w:rPr>
            </w:rPrChange>
          </w:rPr>
          <w:delText xml:space="preserve">Should you have any question or need any support, feel free to contact </w:delText>
        </w:r>
        <w:r w:rsidRPr="00863667" w:rsidDel="003C6139">
          <w:rPr>
            <w:rFonts w:ascii="iCiel Avenir LT Std 35 Light" w:hAnsi="iCiel Avenir LT Std 35 Light" w:cs="Arial"/>
            <w:b/>
            <w:bCs/>
            <w:sz w:val="22"/>
            <w:szCs w:val="22"/>
            <w:rPrChange w:id="16937" w:author="An Tran, ACA (BUV)" w:date="2024-09-13T17:29:00Z" w16du:dateUtc="2024-09-13T10:29:00Z">
              <w:rPr>
                <w:rFonts w:cs="Arial"/>
                <w:bCs/>
                <w:szCs w:val="22"/>
              </w:rPr>
            </w:rPrChange>
          </w:rPr>
          <w:delText>SE Career Services &amp; Industry Relations (CSIR)</w:delText>
        </w:r>
        <w:r w:rsidRPr="00863667" w:rsidDel="003C6139">
          <w:rPr>
            <w:rFonts w:ascii="iCiel Avenir LT Std 35 Light" w:hAnsi="iCiel Avenir LT Std 35 Light" w:cs="Arial"/>
            <w:sz w:val="22"/>
            <w:szCs w:val="22"/>
            <w:rPrChange w:id="16938" w:author="An Tran, ACA (BUV)" w:date="2024-09-13T17:29:00Z" w16du:dateUtc="2024-09-13T10:29:00Z">
              <w:rPr>
                <w:rFonts w:cs="Arial"/>
                <w:szCs w:val="22"/>
              </w:rPr>
            </w:rPrChange>
          </w:rPr>
          <w:delText xml:space="preserve"> via the email address: </w:delText>
        </w:r>
        <w:r w:rsidR="003C6139" w:rsidRPr="00863667" w:rsidDel="003C6139">
          <w:rPr>
            <w:rFonts w:ascii="iCiel Avenir LT Std 35 Light" w:hAnsi="iCiel Avenir LT Std 35 Light"/>
            <w:rPrChange w:id="1693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940"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941"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6942" w:author="An Tran, ACA (BUV)" w:date="2024-09-13T17:29:00Z" w16du:dateUtc="2024-09-13T10:29:00Z">
              <w:rPr>
                <w:rStyle w:val="Hyperlink"/>
                <w:rFonts w:cs="Arial"/>
                <w:szCs w:val="22"/>
              </w:rPr>
            </w:rPrChange>
          </w:rPr>
          <w:delText>SE-Careers@buv.edu.vn</w:delText>
        </w:r>
        <w:r w:rsidR="003C6139" w:rsidRPr="00863667" w:rsidDel="003C6139">
          <w:rPr>
            <w:rStyle w:val="Hyperlink"/>
            <w:rFonts w:ascii="iCiel Avenir LT Std 35 Light" w:hAnsi="iCiel Avenir LT Std 35 Light" w:cs="Arial"/>
            <w:sz w:val="22"/>
            <w:szCs w:val="22"/>
            <w:rPrChange w:id="16943"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6944" w:author="An Tran, ACA (BUV)" w:date="2024-09-13T17:29:00Z" w16du:dateUtc="2024-09-13T10:29:00Z">
              <w:rPr>
                <w:rFonts w:cs="Arial"/>
                <w:szCs w:val="22"/>
              </w:rPr>
            </w:rPrChange>
          </w:rPr>
          <w:delText>, BUV’s phone number: (+84) (221) 6 250 250 | Ext. 562, or meet us at the SE Lounge (1</w:delText>
        </w:r>
        <w:r w:rsidRPr="00863667" w:rsidDel="003C6139">
          <w:rPr>
            <w:rFonts w:ascii="iCiel Avenir LT Std 35 Light" w:hAnsi="iCiel Avenir LT Std 35 Light" w:cs="Arial"/>
            <w:sz w:val="22"/>
            <w:szCs w:val="22"/>
            <w:vertAlign w:val="superscript"/>
            <w:rPrChange w:id="16945" w:author="An Tran, ACA (BUV)" w:date="2024-09-13T17:29:00Z" w16du:dateUtc="2024-09-13T10:29:00Z">
              <w:rPr>
                <w:rFonts w:cs="Arial"/>
                <w:szCs w:val="22"/>
                <w:vertAlign w:val="superscript"/>
              </w:rPr>
            </w:rPrChange>
          </w:rPr>
          <w:delText>st</w:delText>
        </w:r>
        <w:r w:rsidRPr="00863667" w:rsidDel="003C6139">
          <w:rPr>
            <w:rFonts w:ascii="iCiel Avenir LT Std 35 Light" w:hAnsi="iCiel Avenir LT Std 35 Light" w:cs="Arial"/>
            <w:sz w:val="22"/>
            <w:szCs w:val="22"/>
            <w:rPrChange w:id="16946" w:author="An Tran, ACA (BUV)" w:date="2024-09-13T17:29:00Z" w16du:dateUtc="2024-09-13T10:29:00Z">
              <w:rPr>
                <w:rFonts w:cs="Arial"/>
                <w:szCs w:val="22"/>
              </w:rPr>
            </w:rPrChange>
          </w:rPr>
          <w:delText xml:space="preserve"> Floor, BUV Ecopark Campus). To book an appointment with our Career Consultants, please visit </w:delText>
        </w:r>
        <w:r w:rsidR="003C6139" w:rsidRPr="00863667" w:rsidDel="003C6139">
          <w:rPr>
            <w:rFonts w:ascii="iCiel Avenir LT Std 35 Light" w:hAnsi="iCiel Avenir LT Std 35 Light"/>
            <w:rPrChange w:id="16947"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948"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949" w:author="An Tran, ACA (BUV)" w:date="2024-09-13T17:29:00Z" w16du:dateUtc="2024-09-13T10:29:00Z">
              <w:rPr>
                <w:rStyle w:val="Hyperlink"/>
                <w:rFonts w:cs="Arial"/>
                <w:szCs w:val="22"/>
              </w:rPr>
            </w:rPrChange>
          </w:rPr>
          <w:fldChar w:fldCharType="separate"/>
        </w:r>
        <w:r w:rsidRPr="00863667" w:rsidDel="003C6139">
          <w:rPr>
            <w:rStyle w:val="Hyperlink"/>
            <w:rFonts w:ascii="iCiel Avenir LT Std 35 Light" w:hAnsi="iCiel Avenir LT Std 35 Light" w:cs="Arial"/>
            <w:sz w:val="22"/>
            <w:szCs w:val="22"/>
            <w:rPrChange w:id="16950" w:author="An Tran, ACA (BUV)" w:date="2024-09-13T17:29:00Z" w16du:dateUtc="2024-09-13T10:29:00Z">
              <w:rPr>
                <w:rStyle w:val="Hyperlink"/>
                <w:rFonts w:cs="Arial"/>
                <w:szCs w:val="22"/>
              </w:rPr>
            </w:rPrChange>
          </w:rPr>
          <w:delText>BUV SE Booking Portal</w:delText>
        </w:r>
        <w:r w:rsidR="003C6139" w:rsidRPr="00863667" w:rsidDel="003C6139">
          <w:rPr>
            <w:rStyle w:val="Hyperlink"/>
            <w:rFonts w:ascii="iCiel Avenir LT Std 35 Light" w:hAnsi="iCiel Avenir LT Std 35 Light" w:cs="Arial"/>
            <w:sz w:val="22"/>
            <w:szCs w:val="22"/>
            <w:rPrChange w:id="16951" w:author="An Tran, ACA (BUV)" w:date="2024-09-13T17:29:00Z" w16du:dateUtc="2024-09-13T10:29:00Z">
              <w:rPr>
                <w:rStyle w:val="Hyperlink"/>
                <w:rFonts w:cs="Arial"/>
                <w:szCs w:val="22"/>
              </w:rPr>
            </w:rPrChange>
          </w:rPr>
          <w:fldChar w:fldCharType="end"/>
        </w:r>
        <w:r w:rsidRPr="00863667" w:rsidDel="003C6139">
          <w:rPr>
            <w:rFonts w:ascii="iCiel Avenir LT Std 35 Light" w:hAnsi="iCiel Avenir LT Std 35 Light" w:cs="Arial"/>
            <w:sz w:val="22"/>
            <w:szCs w:val="22"/>
            <w:rPrChange w:id="16952" w:author="An Tran, ACA (BUV)" w:date="2024-09-13T17:29:00Z" w16du:dateUtc="2024-09-13T10:29:00Z">
              <w:rPr>
                <w:rFonts w:cs="Arial"/>
                <w:szCs w:val="22"/>
              </w:rPr>
            </w:rPrChange>
          </w:rPr>
          <w:delText>.</w:delText>
        </w:r>
      </w:del>
    </w:p>
    <w:p w14:paraId="6A5C1738" w14:textId="0A6201C4" w:rsidR="00C1363F" w:rsidRPr="00D427AB" w:rsidDel="003C6139" w:rsidRDefault="00C1363F">
      <w:pPr>
        <w:rPr>
          <w:del w:id="16953" w:author="An Tran, ACA (BUV)" w:date="2024-09-12T11:07:00Z" w16du:dateUtc="2024-09-12T04:07:00Z"/>
          <w:rFonts w:cs="Arial"/>
          <w:i/>
          <w:iCs/>
          <w:szCs w:val="22"/>
        </w:rPr>
        <w:pPrChange w:id="1695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55" w:author="An Tran, ACA (BUV)" w:date="2024-09-12T11:07:00Z" w16du:dateUtc="2024-09-12T04:07:00Z">
        <w:r w:rsidRPr="00863667" w:rsidDel="003C6139">
          <w:rPr>
            <w:rFonts w:ascii="iCiel Avenir LT Std 35 Light" w:hAnsi="iCiel Avenir LT Std 35 Light" w:cs="Arial"/>
            <w:i/>
            <w:iCs/>
            <w:sz w:val="22"/>
            <w:szCs w:val="22"/>
            <w:rPrChange w:id="16956" w:author="An Tran, ACA (BUV)" w:date="2024-09-13T17:29:00Z" w16du:dateUtc="2024-09-13T10:29:00Z">
              <w:rPr>
                <w:rFonts w:cs="Arial"/>
                <w:i/>
                <w:iCs/>
                <w:szCs w:val="22"/>
              </w:rPr>
            </w:rPrChange>
          </w:rPr>
          <w:delTex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delText>
        </w:r>
      </w:del>
    </w:p>
    <w:p w14:paraId="362137DF" w14:textId="39673432" w:rsidR="002A1CEC" w:rsidRPr="00D427AB" w:rsidDel="003C6139" w:rsidRDefault="00C1363F">
      <w:pPr>
        <w:rPr>
          <w:del w:id="16957" w:author="An Tran, ACA (BUV)" w:date="2024-09-12T11:07:00Z" w16du:dateUtc="2024-09-12T04:07:00Z"/>
          <w:rFonts w:cs="Arial"/>
          <w:szCs w:val="22"/>
          <w:lang w:val="vi-VN"/>
        </w:rPr>
        <w:pPrChange w:id="1695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59" w:author="An Tran, ACA (BUV)" w:date="2024-09-12T11:07:00Z" w16du:dateUtc="2024-09-12T04:07:00Z">
        <w:r w:rsidRPr="00863667" w:rsidDel="003C6139">
          <w:rPr>
            <w:rFonts w:ascii="iCiel Avenir LT Std 35 Light" w:hAnsi="iCiel Avenir LT Std 35 Light" w:cs="Arial"/>
            <w:i/>
            <w:iCs/>
            <w:sz w:val="22"/>
            <w:szCs w:val="22"/>
            <w:rPrChange w:id="16960" w:author="An Tran, ACA (BUV)" w:date="2024-09-13T17:29:00Z" w16du:dateUtc="2024-09-13T10:29:00Z">
              <w:rPr>
                <w:rFonts w:cs="Arial"/>
                <w:i/>
                <w:iCs/>
                <w:szCs w:val="22"/>
              </w:rPr>
            </w:rPrChange>
          </w:rPr>
          <w:delText xml:space="preserve">Nếu có bất cứ câu hỏi hoặc cần hỗ trợ thêm, vui lòng liên hệ </w:delText>
        </w:r>
        <w:r w:rsidRPr="00863667" w:rsidDel="003C6139">
          <w:rPr>
            <w:rFonts w:ascii="iCiel Avenir LT Std 35 Light" w:hAnsi="iCiel Avenir LT Std 35 Light" w:cs="Arial"/>
            <w:b/>
            <w:bCs/>
            <w:i/>
            <w:iCs/>
            <w:sz w:val="22"/>
            <w:szCs w:val="22"/>
            <w:rPrChange w:id="16961" w:author="An Tran, ACA (BUV)" w:date="2024-09-13T17:29:00Z" w16du:dateUtc="2024-09-13T10:29:00Z">
              <w:rPr>
                <w:rFonts w:cs="Arial"/>
                <w:bCs/>
                <w:i/>
                <w:iCs/>
                <w:szCs w:val="22"/>
              </w:rPr>
            </w:rPrChange>
          </w:rPr>
          <w:delText>với Phòng DV Hướng nghiệp và QH Đối tác</w:delText>
        </w:r>
        <w:r w:rsidRPr="00863667" w:rsidDel="003C6139">
          <w:rPr>
            <w:rFonts w:ascii="iCiel Avenir LT Std 35 Light" w:hAnsi="iCiel Avenir LT Std 35 Light" w:cs="Arial"/>
            <w:i/>
            <w:iCs/>
            <w:sz w:val="22"/>
            <w:szCs w:val="22"/>
            <w:rPrChange w:id="16962" w:author="An Tran, ACA (BUV)" w:date="2024-09-13T17:29:00Z" w16du:dateUtc="2024-09-13T10:29:00Z">
              <w:rPr>
                <w:rFonts w:cs="Arial"/>
                <w:i/>
                <w:iCs/>
                <w:szCs w:val="22"/>
              </w:rPr>
            </w:rPrChange>
          </w:rPr>
          <w:delText xml:space="preserve"> qua hòm thư điện tử </w:delText>
        </w:r>
        <w:r w:rsidR="003C6139" w:rsidRPr="00863667" w:rsidDel="003C6139">
          <w:rPr>
            <w:rFonts w:ascii="iCiel Avenir LT Std 35 Light" w:hAnsi="iCiel Avenir LT Std 35 Light"/>
            <w:rPrChange w:id="16963"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964" w:author="An Tran, ACA (BUV)" w:date="2024-09-13T17:29:00Z" w16du:dateUtc="2024-09-13T10:29:00Z">
              <w:rPr/>
            </w:rPrChange>
          </w:rPr>
          <w:delInstrText>HYPERLINK "mailto:SE-Careers@buv.edu.vn"</w:delInstrText>
        </w:r>
        <w:r w:rsidR="003C6139" w:rsidRPr="00B8666B" w:rsidDel="003C6139">
          <w:rPr>
            <w:rFonts w:ascii="iCiel Avenir LT Std 35 Light" w:hAnsi="iCiel Avenir LT Std 35 Light"/>
          </w:rPr>
        </w:r>
        <w:r w:rsidR="003C6139" w:rsidRPr="00863667" w:rsidDel="003C6139">
          <w:rPr>
            <w:rPrChange w:id="16965"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966" w:author="An Tran, ACA (BUV)" w:date="2024-09-13T17:29:00Z" w16du:dateUtc="2024-09-13T10:29:00Z">
              <w:rPr>
                <w:rStyle w:val="Hyperlink"/>
                <w:rFonts w:cs="Arial"/>
                <w:i/>
                <w:iCs/>
                <w:szCs w:val="22"/>
              </w:rPr>
            </w:rPrChange>
          </w:rPr>
          <w:delText>SE-Careers@buv.edu.vn</w:delText>
        </w:r>
        <w:r w:rsidR="003C6139" w:rsidRPr="00863667" w:rsidDel="003C6139">
          <w:rPr>
            <w:rStyle w:val="Hyperlink"/>
            <w:rFonts w:ascii="iCiel Avenir LT Std 35 Light" w:hAnsi="iCiel Avenir LT Std 35 Light" w:cs="Arial"/>
            <w:i/>
            <w:iCs/>
            <w:sz w:val="22"/>
            <w:szCs w:val="22"/>
            <w:rPrChange w:id="16967"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968" w:author="An Tran, ACA (BUV)" w:date="2024-09-13T17:29:00Z" w16du:dateUtc="2024-09-13T10:29:00Z">
              <w:rPr>
                <w:rFonts w:cs="Arial"/>
                <w:i/>
                <w:iCs/>
                <w:szCs w:val="22"/>
              </w:rPr>
            </w:rPrChange>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3C6139" w:rsidRPr="00863667" w:rsidDel="003C6139">
          <w:rPr>
            <w:rFonts w:ascii="iCiel Avenir LT Std 35 Light" w:hAnsi="iCiel Avenir LT Std 35 Light"/>
            <w:rPrChange w:id="16969" w:author="An Tran, ACA (BUV)" w:date="2024-09-13T17:29:00Z" w16du:dateUtc="2024-09-13T10:29:00Z">
              <w:rPr>
                <w:rFonts w:ascii="Times New Roman" w:hAnsi="Times New Roman" w:cs="Times New Roman"/>
                <w:color w:val="auto"/>
                <w:sz w:val="24"/>
                <w:szCs w:val="24"/>
              </w:rPr>
            </w:rPrChange>
          </w:rPr>
          <w:fldChar w:fldCharType="begin"/>
        </w:r>
        <w:r w:rsidR="003C6139" w:rsidRPr="00863667" w:rsidDel="003C6139">
          <w:rPr>
            <w:rFonts w:ascii="iCiel Avenir LT Std 35 Light" w:hAnsi="iCiel Avenir LT Std 35 Light"/>
            <w:rPrChange w:id="16970" w:author="An Tran, ACA (BUV)" w:date="2024-09-13T17:29:00Z" w16du:dateUtc="2024-09-13T10:29:00Z">
              <w:rPr/>
            </w:rPrChange>
          </w:rPr>
          <w:delInstrText>HYPERLINK "https://buvse.simplybook.asia/v2/"</w:delInstrText>
        </w:r>
        <w:r w:rsidR="003C6139" w:rsidRPr="00B8666B" w:rsidDel="003C6139">
          <w:rPr>
            <w:rFonts w:ascii="iCiel Avenir LT Std 35 Light" w:hAnsi="iCiel Avenir LT Std 35 Light"/>
          </w:rPr>
        </w:r>
        <w:r w:rsidR="003C6139" w:rsidRPr="00863667" w:rsidDel="003C6139">
          <w:rPr>
            <w:rPrChange w:id="16971" w:author="An Tran, ACA (BUV)" w:date="2024-09-13T17:29:00Z" w16du:dateUtc="2024-09-13T10:29:00Z">
              <w:rPr>
                <w:rStyle w:val="Hyperlink"/>
                <w:rFonts w:cs="Arial"/>
                <w:i/>
                <w:iCs/>
                <w:szCs w:val="22"/>
              </w:rPr>
            </w:rPrChange>
          </w:rPr>
          <w:fldChar w:fldCharType="separate"/>
        </w:r>
        <w:r w:rsidRPr="00863667" w:rsidDel="003C6139">
          <w:rPr>
            <w:rStyle w:val="Hyperlink"/>
            <w:rFonts w:ascii="iCiel Avenir LT Std 35 Light" w:hAnsi="iCiel Avenir LT Std 35 Light" w:cs="Arial"/>
            <w:i/>
            <w:iCs/>
            <w:sz w:val="22"/>
            <w:szCs w:val="22"/>
            <w:rPrChange w:id="16972" w:author="An Tran, ACA (BUV)" w:date="2024-09-13T17:29:00Z" w16du:dateUtc="2024-09-13T10:29:00Z">
              <w:rPr>
                <w:rStyle w:val="Hyperlink"/>
                <w:rFonts w:cs="Arial"/>
                <w:i/>
                <w:iCs/>
                <w:szCs w:val="22"/>
              </w:rPr>
            </w:rPrChange>
          </w:rPr>
          <w:delText>BUV SE Booking Portal</w:delText>
        </w:r>
        <w:r w:rsidR="003C6139" w:rsidRPr="00863667" w:rsidDel="003C6139">
          <w:rPr>
            <w:rStyle w:val="Hyperlink"/>
            <w:rFonts w:ascii="iCiel Avenir LT Std 35 Light" w:hAnsi="iCiel Avenir LT Std 35 Light" w:cs="Arial"/>
            <w:i/>
            <w:iCs/>
            <w:sz w:val="22"/>
            <w:szCs w:val="22"/>
            <w:rPrChange w:id="16973" w:author="An Tran, ACA (BUV)" w:date="2024-09-13T17:29:00Z" w16du:dateUtc="2024-09-13T10:29:00Z">
              <w:rPr>
                <w:rStyle w:val="Hyperlink"/>
                <w:rFonts w:cs="Arial"/>
                <w:i/>
                <w:iCs/>
                <w:szCs w:val="22"/>
              </w:rPr>
            </w:rPrChange>
          </w:rPr>
          <w:fldChar w:fldCharType="end"/>
        </w:r>
        <w:r w:rsidRPr="00863667" w:rsidDel="003C6139">
          <w:rPr>
            <w:rFonts w:ascii="iCiel Avenir LT Std 35 Light" w:hAnsi="iCiel Avenir LT Std 35 Light" w:cs="Arial"/>
            <w:i/>
            <w:iCs/>
            <w:sz w:val="22"/>
            <w:szCs w:val="22"/>
            <w:rPrChange w:id="16974" w:author="An Tran, ACA (BUV)" w:date="2024-09-13T17:29:00Z" w16du:dateUtc="2024-09-13T10:29:00Z">
              <w:rPr>
                <w:rFonts w:cs="Arial"/>
                <w:i/>
                <w:iCs/>
                <w:szCs w:val="22"/>
              </w:rPr>
            </w:rPrChange>
          </w:rPr>
          <w:delText xml:space="preserve"> (dành riêng cho sinh viên và cựu sinh viên BUV).</w:delText>
        </w:r>
      </w:del>
    </w:p>
    <w:p w14:paraId="3104CAF7" w14:textId="7BE7C7DB" w:rsidR="00EA7631" w:rsidRPr="00D427AB" w:rsidDel="003C6139" w:rsidRDefault="00EA7631">
      <w:pPr>
        <w:rPr>
          <w:del w:id="16975" w:author="An Tran, ACA (BUV)" w:date="2024-09-12T11:07:00Z" w16du:dateUtc="2024-09-12T04:07:00Z"/>
          <w:szCs w:val="22"/>
          <w:lang w:val="vi-VN"/>
        </w:rPr>
        <w:pPrChange w:id="1697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77" w:author="An Tran, ACA (BUV)" w:date="2024-09-12T11:07:00Z" w16du:dateUtc="2024-09-12T04:07:00Z">
        <w:r w:rsidRPr="00863667" w:rsidDel="003C6139">
          <w:rPr>
            <w:rFonts w:ascii="iCiel Avenir LT Std 35 Light" w:hAnsi="iCiel Avenir LT Std 35 Light"/>
            <w:szCs w:val="22"/>
            <w:lang w:val="vi-VN"/>
            <w:rPrChange w:id="16978" w:author="An Tran, ACA (BUV)" w:date="2024-09-13T17:29:00Z" w16du:dateUtc="2024-09-13T10:29:00Z">
              <w:rPr>
                <w:szCs w:val="22"/>
                <w:lang w:val="vi-VN"/>
              </w:rPr>
            </w:rPrChange>
          </w:rPr>
          <w:delText xml:space="preserve">What kind of extra-curricular classes and short courses can students register and when? Do we have to pay course fee for those? / </w:delText>
        </w:r>
        <w:r w:rsidRPr="00863667" w:rsidDel="003C6139">
          <w:rPr>
            <w:rFonts w:ascii="iCiel Avenir LT Std 35 Light" w:hAnsi="iCiel Avenir LT Std 35 Light"/>
            <w:i/>
            <w:iCs/>
            <w:szCs w:val="22"/>
            <w:lang w:val="vi-VN"/>
            <w:rPrChange w:id="16979" w:author="An Tran, ACA (BUV)" w:date="2024-09-13T17:29:00Z" w16du:dateUtc="2024-09-13T10:29:00Z">
              <w:rPr>
                <w:i/>
                <w:iCs/>
                <w:szCs w:val="22"/>
                <w:lang w:val="vi-VN"/>
              </w:rPr>
            </w:rPrChange>
          </w:rPr>
          <w:delText>BUV cung cấp các lớp học ngoại khóa và khóa học ngắn nào và vào lúc nào? Sinh viên có cần trả học phí cho các khóa học này không?</w:delText>
        </w:r>
      </w:del>
    </w:p>
    <w:p w14:paraId="1FEB3395" w14:textId="5B0D64EB" w:rsidR="00EA7631" w:rsidRPr="00D427AB" w:rsidDel="003C6139" w:rsidRDefault="00EA7631">
      <w:pPr>
        <w:rPr>
          <w:del w:id="16980" w:author="An Tran, ACA (BUV)" w:date="2024-09-12T11:07:00Z" w16du:dateUtc="2024-09-12T04:07:00Z"/>
          <w:rFonts w:cs="Arial"/>
          <w:bCs/>
          <w:i/>
          <w:iCs/>
          <w:szCs w:val="22"/>
          <w:u w:val="single"/>
          <w:lang w:val="vi-VN"/>
        </w:rPr>
        <w:pPrChange w:id="1698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82"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6983"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6984"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6985"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6986"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6987"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6988" w:author="An Tran, ACA (BUV)" w:date="2024-09-13T17:29:00Z" w16du:dateUtc="2024-09-13T10:29:00Z">
              <w:rPr>
                <w:rFonts w:cs="Arial"/>
                <w:bCs/>
                <w:i/>
                <w:iCs/>
                <w:szCs w:val="22"/>
                <w:u w:val="single"/>
                <w:lang w:val="vi-VN"/>
              </w:rPr>
            </w:rPrChange>
          </w:rPr>
          <w:delText>i:</w:delText>
        </w:r>
      </w:del>
    </w:p>
    <w:p w14:paraId="0D6FED3B" w14:textId="7A4BC2C4" w:rsidR="003A732E" w:rsidRPr="00D427AB" w:rsidDel="003C6139" w:rsidRDefault="003A732E">
      <w:pPr>
        <w:rPr>
          <w:del w:id="16989" w:author="An Tran, ACA (BUV)" w:date="2024-09-12T11:07:00Z" w16du:dateUtc="2024-09-12T04:07:00Z"/>
          <w:rFonts w:eastAsiaTheme="minorEastAsia" w:cstheme="minorBidi"/>
          <w:szCs w:val="22"/>
          <w:lang w:val="vi-VN"/>
        </w:rPr>
        <w:pPrChange w:id="1699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91" w:author="An Tran, ACA (BUV)" w:date="2024-09-12T11:07:00Z" w16du:dateUtc="2024-09-12T04:07:00Z">
        <w:r w:rsidRPr="00863667" w:rsidDel="003C6139">
          <w:rPr>
            <w:rFonts w:ascii="iCiel Avenir LT Std 35 Light" w:eastAsiaTheme="minorEastAsia" w:hAnsi="iCiel Avenir LT Std 35 Light" w:cstheme="minorBidi"/>
            <w:sz w:val="22"/>
            <w:szCs w:val="22"/>
            <w:lang w:val="vi-VN"/>
            <w:rPrChange w:id="16992" w:author="An Tran, ACA (BUV)" w:date="2024-09-13T17:29:00Z" w16du:dateUtc="2024-09-13T10:29:00Z">
              <w:rPr>
                <w:rFonts w:eastAsiaTheme="minorEastAsia" w:cstheme="minorBidi"/>
                <w:szCs w:val="22"/>
                <w:lang w:val="vi-VN"/>
              </w:rPr>
            </w:rPrChange>
          </w:rPr>
          <w:delText>The Personal and Social Growth (PSG) Programme offers various online courses on Coursera and short courses at the BUV campus to equip students with sought-after knowledge, skills, and attitudes for future life and career success.</w:delText>
        </w:r>
      </w:del>
    </w:p>
    <w:p w14:paraId="19EC9ED1" w14:textId="78C8D4C6" w:rsidR="003A732E" w:rsidRPr="00D427AB" w:rsidDel="003C6139" w:rsidRDefault="003A732E">
      <w:pPr>
        <w:rPr>
          <w:del w:id="16993" w:author="An Tran, ACA (BUV)" w:date="2024-09-12T11:07:00Z" w16du:dateUtc="2024-09-12T04:07:00Z"/>
          <w:rFonts w:eastAsiaTheme="minorEastAsia" w:cstheme="minorBidi"/>
          <w:szCs w:val="22"/>
          <w:lang w:val="vi-VN"/>
        </w:rPr>
        <w:pPrChange w:id="1699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95" w:author="An Tran, ACA (BUV)" w:date="2024-09-12T11:07:00Z" w16du:dateUtc="2024-09-12T04:07:00Z">
        <w:r w:rsidRPr="00863667" w:rsidDel="003C6139">
          <w:rPr>
            <w:rFonts w:ascii="iCiel Avenir LT Std 35 Light" w:eastAsiaTheme="minorEastAsia" w:hAnsi="iCiel Avenir LT Std 35 Light" w:cstheme="minorBidi"/>
            <w:sz w:val="22"/>
            <w:szCs w:val="22"/>
            <w:lang w:val="vi-VN"/>
            <w:rPrChange w:id="16996" w:author="An Tran, ACA (BUV)" w:date="2024-09-13T17:29:00Z" w16du:dateUtc="2024-09-13T10:29:00Z">
              <w:rPr>
                <w:rFonts w:eastAsiaTheme="minorEastAsia" w:cstheme="minorBidi"/>
                <w:szCs w:val="22"/>
                <w:lang w:val="vi-VN"/>
              </w:rPr>
            </w:rPrChange>
          </w:rPr>
          <w:delTex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delText>
        </w:r>
      </w:del>
    </w:p>
    <w:p w14:paraId="25957C1D" w14:textId="144FE57B" w:rsidR="003A732E" w:rsidRPr="00D427AB" w:rsidDel="003C6139" w:rsidRDefault="003A732E">
      <w:pPr>
        <w:rPr>
          <w:del w:id="16997" w:author="An Tran, ACA (BUV)" w:date="2024-09-12T11:07:00Z" w16du:dateUtc="2024-09-12T04:07:00Z"/>
          <w:rFonts w:eastAsiaTheme="minorEastAsia" w:cstheme="minorBidi"/>
          <w:szCs w:val="22"/>
          <w:lang w:val="vi-VN"/>
        </w:rPr>
        <w:pPrChange w:id="1699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6999" w:author="An Tran, ACA (BUV)" w:date="2024-09-12T11:07:00Z" w16du:dateUtc="2024-09-12T04:07:00Z">
        <w:r w:rsidRPr="00863667" w:rsidDel="003C6139">
          <w:rPr>
            <w:rFonts w:ascii="iCiel Avenir LT Std 35 Light" w:eastAsiaTheme="minorEastAsia" w:hAnsi="iCiel Avenir LT Std 35 Light" w:cstheme="minorBidi"/>
            <w:sz w:val="22"/>
            <w:szCs w:val="22"/>
            <w:lang w:val="vi-VN"/>
            <w:rPrChange w:id="17000" w:author="An Tran, ACA (BUV)" w:date="2024-09-13T17:29:00Z" w16du:dateUtc="2024-09-13T10:29:00Z">
              <w:rPr>
                <w:rFonts w:eastAsiaTheme="minorEastAsia" w:cstheme="minorBidi"/>
                <w:szCs w:val="22"/>
                <w:lang w:val="vi-VN"/>
              </w:rPr>
            </w:rPrChange>
          </w:rPr>
          <w:delText>Below are some of the course categories Coursera offers:</w:delText>
        </w:r>
      </w:del>
    </w:p>
    <w:p w14:paraId="72C7233F" w14:textId="61CF144F" w:rsidR="003A732E" w:rsidRPr="00D427AB" w:rsidDel="003C6139" w:rsidRDefault="003A732E">
      <w:pPr>
        <w:rPr>
          <w:del w:id="17001" w:author="An Tran, ACA (BUV)" w:date="2024-09-12T11:07:00Z" w16du:dateUtc="2024-09-12T04:07:00Z"/>
          <w:rFonts w:cs="Arial"/>
          <w:szCs w:val="22"/>
          <w:lang w:val="vi-VN"/>
        </w:rPr>
        <w:pPrChange w:id="1700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03" w:author="An Tran, ACA (BUV)" w:date="2024-09-12T11:07:00Z" w16du:dateUtc="2024-09-12T04:07:00Z">
        <w:r w:rsidRPr="00863667" w:rsidDel="003C6139">
          <w:rPr>
            <w:rFonts w:ascii="iCiel Avenir LT Std 35 Light" w:hAnsi="iCiel Avenir LT Std 35 Light" w:cs="Arial"/>
            <w:sz w:val="22"/>
            <w:szCs w:val="22"/>
            <w:lang w:val="vi-VN"/>
            <w:rPrChange w:id="17004" w:author="An Tran, ACA (BUV)" w:date="2024-09-13T17:29:00Z" w16du:dateUtc="2024-09-13T10:29:00Z">
              <w:rPr>
                <w:rFonts w:cs="Arial"/>
                <w:szCs w:val="22"/>
                <w:lang w:val="vi-VN"/>
              </w:rPr>
            </w:rPrChange>
          </w:rPr>
          <w:delText>Expertise-related knowledge and skills (Business, Marketing and Communications, Engineering, Creative Industries, Tourism and Hospitality, Green and Sustainability…)</w:delText>
        </w:r>
      </w:del>
    </w:p>
    <w:p w14:paraId="5CA0295D" w14:textId="5FAD10E1" w:rsidR="003A732E" w:rsidRPr="00D427AB" w:rsidDel="003C6139" w:rsidRDefault="003A732E">
      <w:pPr>
        <w:rPr>
          <w:del w:id="17005" w:author="An Tran, ACA (BUV)" w:date="2024-09-12T11:07:00Z" w16du:dateUtc="2024-09-12T04:07:00Z"/>
          <w:rFonts w:cs="Arial"/>
          <w:szCs w:val="22"/>
          <w:lang w:val="vi-VN"/>
        </w:rPr>
        <w:pPrChange w:id="1700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07" w:author="An Tran, ACA (BUV)" w:date="2024-09-12T11:07:00Z" w16du:dateUtc="2024-09-12T04:07:00Z">
        <w:r w:rsidRPr="00863667" w:rsidDel="003C6139">
          <w:rPr>
            <w:rFonts w:ascii="iCiel Avenir LT Std 35 Light" w:hAnsi="iCiel Avenir LT Std 35 Light" w:cs="Arial"/>
            <w:sz w:val="22"/>
            <w:szCs w:val="22"/>
            <w:lang w:val="vi-VN"/>
            <w:rPrChange w:id="17008" w:author="An Tran, ACA (BUV)" w:date="2024-09-13T17:29:00Z" w16du:dateUtc="2024-09-13T10:29:00Z">
              <w:rPr>
                <w:rFonts w:cs="Arial"/>
                <w:szCs w:val="22"/>
                <w:lang w:val="vi-VN"/>
              </w:rPr>
            </w:rPrChange>
          </w:rPr>
          <w:delText>Languages (English, Chinese, Korean, Japanese, French…)</w:delText>
        </w:r>
      </w:del>
    </w:p>
    <w:p w14:paraId="075FA9D5" w14:textId="39FFE886" w:rsidR="003A732E" w:rsidRPr="00D427AB" w:rsidDel="003C6139" w:rsidRDefault="003A732E">
      <w:pPr>
        <w:rPr>
          <w:del w:id="17009" w:author="An Tran, ACA (BUV)" w:date="2024-09-12T11:07:00Z" w16du:dateUtc="2024-09-12T04:07:00Z"/>
          <w:rFonts w:cs="Arial"/>
          <w:szCs w:val="22"/>
          <w:lang w:val="vi-VN"/>
        </w:rPr>
        <w:pPrChange w:id="1701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11" w:author="An Tran, ACA (BUV)" w:date="2024-09-12T11:07:00Z" w16du:dateUtc="2024-09-12T04:07:00Z">
        <w:r w:rsidRPr="00863667" w:rsidDel="003C6139">
          <w:rPr>
            <w:rFonts w:ascii="iCiel Avenir LT Std 35 Light" w:hAnsi="iCiel Avenir LT Std 35 Light" w:cs="Arial"/>
            <w:sz w:val="22"/>
            <w:szCs w:val="22"/>
            <w:lang w:val="vi-VN"/>
            <w:rPrChange w:id="17012" w:author="An Tran, ACA (BUV)" w:date="2024-09-13T17:29:00Z" w16du:dateUtc="2024-09-13T10:29:00Z">
              <w:rPr>
                <w:rFonts w:cs="Arial"/>
                <w:szCs w:val="22"/>
                <w:lang w:val="vi-VN"/>
              </w:rPr>
            </w:rPrChange>
          </w:rPr>
          <w:delText>Soft skills and employability skills</w:delText>
        </w:r>
      </w:del>
    </w:p>
    <w:p w14:paraId="7C030A12" w14:textId="667002B7" w:rsidR="003A732E" w:rsidRPr="00D427AB" w:rsidDel="003C6139" w:rsidRDefault="003A732E">
      <w:pPr>
        <w:rPr>
          <w:del w:id="17013" w:author="An Tran, ACA (BUV)" w:date="2024-09-12T11:07:00Z" w16du:dateUtc="2024-09-12T04:07:00Z"/>
          <w:rFonts w:cs="Arial"/>
          <w:szCs w:val="22"/>
          <w:lang w:val="vi-VN"/>
        </w:rPr>
        <w:pPrChange w:id="1701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15" w:author="An Tran, ACA (BUV)" w:date="2024-09-12T11:07:00Z" w16du:dateUtc="2024-09-12T04:07:00Z">
        <w:r w:rsidRPr="00863667" w:rsidDel="003C6139">
          <w:rPr>
            <w:rFonts w:ascii="iCiel Avenir LT Std 35 Light" w:hAnsi="iCiel Avenir LT Std 35 Light" w:cs="Arial"/>
            <w:sz w:val="22"/>
            <w:szCs w:val="22"/>
            <w:lang w:val="vi-VN"/>
            <w:rPrChange w:id="17016" w:author="An Tran, ACA (BUV)" w:date="2024-09-13T17:29:00Z" w16du:dateUtc="2024-09-13T10:29:00Z">
              <w:rPr>
                <w:rFonts w:cs="Arial"/>
                <w:szCs w:val="22"/>
                <w:lang w:val="vi-VN"/>
              </w:rPr>
            </w:rPrChange>
          </w:rPr>
          <w:delText>Research and academic skills</w:delText>
        </w:r>
      </w:del>
    </w:p>
    <w:p w14:paraId="1BA64F80" w14:textId="0729677D" w:rsidR="003A732E" w:rsidRPr="00D427AB" w:rsidDel="003C6139" w:rsidRDefault="003A732E">
      <w:pPr>
        <w:rPr>
          <w:del w:id="17017" w:author="An Tran, ACA (BUV)" w:date="2024-09-12T11:07:00Z" w16du:dateUtc="2024-09-12T04:07:00Z"/>
          <w:rFonts w:cs="Arial"/>
          <w:szCs w:val="22"/>
          <w:lang w:val="vi-VN"/>
        </w:rPr>
        <w:pPrChange w:id="1701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19" w:author="An Tran, ACA (BUV)" w:date="2024-09-12T11:07:00Z" w16du:dateUtc="2024-09-12T04:07:00Z">
        <w:r w:rsidRPr="00863667" w:rsidDel="003C6139">
          <w:rPr>
            <w:rFonts w:ascii="iCiel Avenir LT Std 35 Light" w:hAnsi="iCiel Avenir LT Std 35 Light" w:cs="Arial"/>
            <w:sz w:val="22"/>
            <w:szCs w:val="22"/>
            <w:lang w:val="vi-VN"/>
            <w:rPrChange w:id="17020" w:author="An Tran, ACA (BUV)" w:date="2024-09-13T17:29:00Z" w16du:dateUtc="2024-09-13T10:29:00Z">
              <w:rPr>
                <w:rFonts w:cs="Arial"/>
                <w:szCs w:val="22"/>
                <w:lang w:val="vi-VN"/>
              </w:rPr>
            </w:rPrChange>
          </w:rPr>
          <w:tab/>
        </w:r>
        <w:r w:rsidRPr="00863667" w:rsidDel="003C6139">
          <w:rPr>
            <w:rFonts w:ascii="iCiel Avenir LT Std 35 Light" w:eastAsiaTheme="minorEastAsia" w:hAnsi="iCiel Avenir LT Std 35 Light" w:cstheme="minorBidi"/>
            <w:sz w:val="22"/>
            <w:szCs w:val="22"/>
            <w:lang w:val="vi-VN"/>
            <w:rPrChange w:id="17021" w:author="An Tran, ACA (BUV)" w:date="2024-09-13T17:29:00Z" w16du:dateUtc="2024-09-13T10:29:00Z">
              <w:rPr>
                <w:rFonts w:eastAsiaTheme="minorEastAsia" w:cstheme="minorBidi"/>
                <w:szCs w:val="22"/>
                <w:lang w:val="vi-VN"/>
              </w:rPr>
            </w:rPrChange>
          </w:rPr>
          <w:delText>… and many more</w:delText>
        </w:r>
      </w:del>
    </w:p>
    <w:p w14:paraId="564497D2" w14:textId="2A803F5F" w:rsidR="003A732E" w:rsidRPr="00D427AB" w:rsidDel="003C6139" w:rsidRDefault="003A732E">
      <w:pPr>
        <w:rPr>
          <w:del w:id="17022" w:author="An Tran, ACA (BUV)" w:date="2024-09-12T11:07:00Z" w16du:dateUtc="2024-09-12T04:07:00Z"/>
          <w:rFonts w:eastAsiaTheme="minorEastAsia" w:cstheme="minorBidi"/>
          <w:szCs w:val="22"/>
          <w:lang w:val="vi-VN"/>
        </w:rPr>
        <w:pPrChange w:id="1702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24" w:author="An Tran, ACA (BUV)" w:date="2024-09-12T11:07:00Z" w16du:dateUtc="2024-09-12T04:07:00Z">
        <w:r w:rsidRPr="00863667" w:rsidDel="003C6139">
          <w:rPr>
            <w:rFonts w:ascii="iCiel Avenir LT Std 35 Light" w:eastAsiaTheme="minorEastAsia" w:hAnsi="iCiel Avenir LT Std 35 Light" w:cstheme="minorBidi"/>
            <w:sz w:val="22"/>
            <w:szCs w:val="22"/>
            <w:lang w:val="vi-VN"/>
            <w:rPrChange w:id="17025" w:author="An Tran, ACA (BUV)" w:date="2024-09-13T17:29:00Z" w16du:dateUtc="2024-09-13T10:29:00Z">
              <w:rPr>
                <w:rFonts w:eastAsiaTheme="minorEastAsia" w:cstheme="minorBidi"/>
                <w:szCs w:val="22"/>
                <w:lang w:val="vi-VN"/>
              </w:rPr>
            </w:rPrChange>
          </w:rPr>
          <w:delTex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delText>
        </w:r>
      </w:del>
    </w:p>
    <w:p w14:paraId="20814794" w14:textId="02E3577D" w:rsidR="003A732E" w:rsidRPr="00D427AB" w:rsidDel="003C6139" w:rsidRDefault="003A732E">
      <w:pPr>
        <w:rPr>
          <w:del w:id="17026" w:author="An Tran, ACA (BUV)" w:date="2024-09-12T11:07:00Z" w16du:dateUtc="2024-09-12T04:07:00Z"/>
          <w:rFonts w:eastAsiaTheme="minorEastAsia" w:cstheme="minorBidi"/>
          <w:szCs w:val="22"/>
          <w:lang w:val="vi-VN"/>
        </w:rPr>
        <w:pPrChange w:id="1702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28" w:author="An Tran, ACA (BUV)" w:date="2024-09-12T11:07:00Z" w16du:dateUtc="2024-09-12T04:07:00Z">
        <w:r w:rsidRPr="00863667" w:rsidDel="003C6139">
          <w:rPr>
            <w:rFonts w:ascii="iCiel Avenir LT Std 35 Light" w:eastAsiaTheme="minorEastAsia" w:hAnsi="iCiel Avenir LT Std 35 Light" w:cstheme="minorBidi"/>
            <w:sz w:val="22"/>
            <w:szCs w:val="22"/>
            <w:lang w:val="vi-VN"/>
            <w:rPrChange w:id="17029" w:author="An Tran, ACA (BUV)" w:date="2024-09-13T17:29:00Z" w16du:dateUtc="2024-09-13T10:29:00Z">
              <w:rPr>
                <w:rFonts w:eastAsiaTheme="minorEastAsia" w:cstheme="minorBidi"/>
                <w:szCs w:val="22"/>
                <w:lang w:val="vi-VN"/>
              </w:rPr>
            </w:rPrChange>
          </w:rPr>
          <w:delText>Furthermore, the PSG Programme also offers students some in-person extra-curricular classes and short courses at the BUV campus at the beginning of each semester:</w:delText>
        </w:r>
      </w:del>
    </w:p>
    <w:p w14:paraId="1AA3CF03" w14:textId="04330A55" w:rsidR="003A732E" w:rsidRPr="00D427AB" w:rsidDel="003C6139" w:rsidRDefault="003A732E">
      <w:pPr>
        <w:rPr>
          <w:del w:id="17030" w:author="An Tran, ACA (BUV)" w:date="2024-09-12T11:07:00Z" w16du:dateUtc="2024-09-12T04:07:00Z"/>
          <w:rFonts w:eastAsiaTheme="minorEastAsia" w:cstheme="minorBidi"/>
          <w:bCs/>
          <w:szCs w:val="22"/>
          <w:lang w:val="vi-VN"/>
        </w:rPr>
        <w:pPrChange w:id="1703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32" w:author="An Tran, ACA (BUV)" w:date="2024-09-12T11:07:00Z" w16du:dateUtc="2024-09-12T04:07:00Z">
        <w:r w:rsidRPr="00863667" w:rsidDel="003C6139">
          <w:rPr>
            <w:rFonts w:ascii="iCiel Avenir LT Std 35 Light" w:eastAsiaTheme="minorEastAsia" w:hAnsi="iCiel Avenir LT Std 35 Light" w:cstheme="minorBidi"/>
            <w:b/>
            <w:bCs/>
            <w:sz w:val="22"/>
            <w:szCs w:val="22"/>
            <w:lang w:val="vi-VN"/>
            <w:rPrChange w:id="17033" w:author="An Tran, ACA (BUV)" w:date="2024-09-13T17:29:00Z" w16du:dateUtc="2024-09-13T10:29:00Z">
              <w:rPr>
                <w:rFonts w:eastAsiaTheme="minorEastAsia" w:cstheme="minorBidi"/>
                <w:bCs/>
                <w:szCs w:val="22"/>
                <w:lang w:val="vi-VN"/>
              </w:rPr>
            </w:rPrChange>
          </w:rPr>
          <w:delText>Skills development:</w:delText>
        </w:r>
        <w:r w:rsidRPr="00863667" w:rsidDel="003C6139">
          <w:rPr>
            <w:rStyle w:val="eop"/>
            <w:rFonts w:ascii="iCiel Avenir LT Std 35 Light" w:eastAsiaTheme="minorEastAsia" w:hAnsi="iCiel Avenir LT Std 35 Light" w:cstheme="minorBidi"/>
            <w:b/>
            <w:bCs/>
            <w:sz w:val="22"/>
            <w:szCs w:val="22"/>
            <w:lang w:val="vi-VN"/>
            <w:rPrChange w:id="17034" w:author="An Tran, ACA (BUV)" w:date="2024-09-13T17:29:00Z" w16du:dateUtc="2024-09-13T10:29:00Z">
              <w:rPr>
                <w:rStyle w:val="eop"/>
                <w:rFonts w:eastAsiaTheme="minorEastAsia" w:cstheme="minorBidi"/>
                <w:bCs/>
                <w:szCs w:val="22"/>
                <w:lang w:val="vi-VN"/>
              </w:rPr>
            </w:rPrChange>
          </w:rPr>
          <w:delText> </w:delText>
        </w:r>
        <w:r w:rsidRPr="00863667" w:rsidDel="003C6139">
          <w:rPr>
            <w:rFonts w:ascii="iCiel Avenir LT Std 35 Light" w:eastAsiaTheme="minorEastAsia" w:hAnsi="iCiel Avenir LT Std 35 Light" w:cstheme="minorBidi"/>
            <w:b/>
            <w:bCs/>
            <w:sz w:val="22"/>
            <w:szCs w:val="22"/>
            <w:lang w:val="vi-VN"/>
            <w:rPrChange w:id="17035" w:author="An Tran, ACA (BUV)" w:date="2024-09-13T17:29:00Z" w16du:dateUtc="2024-09-13T10:29:00Z">
              <w:rPr>
                <w:rFonts w:eastAsiaTheme="minorEastAsia" w:cstheme="minorBidi"/>
                <w:bCs/>
                <w:szCs w:val="22"/>
                <w:lang w:val="vi-VN"/>
              </w:rPr>
            </w:rPrChange>
          </w:rPr>
          <w:delText xml:space="preserve"> </w:delText>
        </w:r>
      </w:del>
    </w:p>
    <w:p w14:paraId="19495C31" w14:textId="27BB1DC5" w:rsidR="003A732E" w:rsidRPr="00D427AB" w:rsidDel="003C6139" w:rsidRDefault="003A732E">
      <w:pPr>
        <w:rPr>
          <w:del w:id="17036" w:author="An Tran, ACA (BUV)" w:date="2024-09-12T11:07:00Z" w16du:dateUtc="2024-09-12T04:07:00Z"/>
          <w:rFonts w:cs="Arial"/>
          <w:szCs w:val="22"/>
          <w:lang w:val="vi-VN"/>
        </w:rPr>
        <w:pPrChange w:id="1703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38" w:author="An Tran, ACA (BUV)" w:date="2024-09-12T11:07:00Z" w16du:dateUtc="2024-09-12T04:07:00Z">
        <w:r w:rsidRPr="00863667" w:rsidDel="003C6139">
          <w:rPr>
            <w:rFonts w:ascii="iCiel Avenir LT Std 35 Light" w:hAnsi="iCiel Avenir LT Std 35 Light" w:cs="Arial"/>
            <w:sz w:val="22"/>
            <w:szCs w:val="22"/>
            <w:lang w:val="vi-VN"/>
            <w:rPrChange w:id="17039" w:author="An Tran, ACA (BUV)" w:date="2024-09-13T17:29:00Z" w16du:dateUtc="2024-09-13T10:29:00Z">
              <w:rPr>
                <w:rFonts w:cs="Arial"/>
                <w:szCs w:val="22"/>
                <w:lang w:val="vi-VN"/>
              </w:rPr>
            </w:rPrChange>
          </w:rPr>
          <w:delText xml:space="preserve">Event planning and organising  </w:delText>
        </w:r>
      </w:del>
    </w:p>
    <w:p w14:paraId="2E627CD3" w14:textId="3B9A7EB7" w:rsidR="003A732E" w:rsidRPr="00D427AB" w:rsidDel="003C6139" w:rsidRDefault="003A732E">
      <w:pPr>
        <w:rPr>
          <w:del w:id="17040" w:author="An Tran, ACA (BUV)" w:date="2024-09-12T11:07:00Z" w16du:dateUtc="2024-09-12T04:07:00Z"/>
          <w:rFonts w:cs="Arial"/>
          <w:szCs w:val="22"/>
          <w:lang w:val="vi-VN"/>
        </w:rPr>
        <w:pPrChange w:id="1704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42" w:author="An Tran, ACA (BUV)" w:date="2024-09-12T11:07:00Z" w16du:dateUtc="2024-09-12T04:07:00Z">
        <w:r w:rsidRPr="00863667" w:rsidDel="003C6139">
          <w:rPr>
            <w:rFonts w:ascii="iCiel Avenir LT Std 35 Light" w:hAnsi="iCiel Avenir LT Std 35 Light" w:cs="Arial"/>
            <w:sz w:val="22"/>
            <w:szCs w:val="22"/>
            <w:rPrChange w:id="17043" w:author="An Tran, ACA (BUV)" w:date="2024-09-13T17:29:00Z" w16du:dateUtc="2024-09-13T10:29:00Z">
              <w:rPr>
                <w:rFonts w:cs="Arial"/>
                <w:szCs w:val="22"/>
              </w:rPr>
            </w:rPrChange>
          </w:rPr>
          <w:delText>Designing travel products</w:delText>
        </w:r>
      </w:del>
    </w:p>
    <w:p w14:paraId="135B66E6" w14:textId="4E830DB4" w:rsidR="003A732E" w:rsidRPr="00D427AB" w:rsidDel="003C6139" w:rsidRDefault="003A732E">
      <w:pPr>
        <w:rPr>
          <w:del w:id="17044" w:author="An Tran, ACA (BUV)" w:date="2024-09-12T11:07:00Z" w16du:dateUtc="2024-09-12T04:07:00Z"/>
          <w:rFonts w:cs="Arial"/>
          <w:szCs w:val="22"/>
          <w:lang w:val="vi-VN"/>
        </w:rPr>
        <w:pPrChange w:id="1704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46" w:author="An Tran, ACA (BUV)" w:date="2024-09-12T11:07:00Z" w16du:dateUtc="2024-09-12T04:07:00Z">
        <w:r w:rsidRPr="00863667" w:rsidDel="003C6139">
          <w:rPr>
            <w:rFonts w:ascii="iCiel Avenir LT Std 35 Light" w:hAnsi="iCiel Avenir LT Std 35 Light" w:cs="Arial"/>
            <w:sz w:val="22"/>
            <w:szCs w:val="22"/>
            <w:lang w:val="vi-VN"/>
            <w:rPrChange w:id="17047" w:author="An Tran, ACA (BUV)" w:date="2024-09-13T17:29:00Z" w16du:dateUtc="2024-09-13T10:29:00Z">
              <w:rPr>
                <w:rFonts w:cs="Arial"/>
                <w:szCs w:val="22"/>
                <w:lang w:val="vi-VN"/>
              </w:rPr>
            </w:rPrChange>
          </w:rPr>
          <w:delText>Public speaking</w:delText>
        </w:r>
      </w:del>
    </w:p>
    <w:p w14:paraId="34873A88" w14:textId="7D09A653" w:rsidR="003A732E" w:rsidRPr="00D427AB" w:rsidDel="003C6139" w:rsidRDefault="003A732E">
      <w:pPr>
        <w:rPr>
          <w:del w:id="17048" w:author="An Tran, ACA (BUV)" w:date="2024-09-12T11:07:00Z" w16du:dateUtc="2024-09-12T04:07:00Z"/>
          <w:rFonts w:cs="Arial"/>
          <w:szCs w:val="22"/>
          <w:lang w:val="vi-VN"/>
        </w:rPr>
        <w:pPrChange w:id="1704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50" w:author="An Tran, ACA (BUV)" w:date="2024-09-12T11:07:00Z" w16du:dateUtc="2024-09-12T04:07:00Z">
        <w:r w:rsidRPr="00863667" w:rsidDel="003C6139">
          <w:rPr>
            <w:rFonts w:ascii="iCiel Avenir LT Std 35 Light" w:hAnsi="iCiel Avenir LT Std 35 Light" w:cs="Arial"/>
            <w:sz w:val="22"/>
            <w:szCs w:val="22"/>
            <w:lang w:val="vi-VN"/>
            <w:rPrChange w:id="17051" w:author="An Tran, ACA (BUV)" w:date="2024-09-13T17:29:00Z" w16du:dateUtc="2024-09-13T10:29:00Z">
              <w:rPr>
                <w:rFonts w:cs="Arial"/>
                <w:szCs w:val="22"/>
                <w:lang w:val="vi-VN"/>
              </w:rPr>
            </w:rPrChange>
          </w:rPr>
          <w:delText xml:space="preserve">Multi-cultural communication and etiquette </w:delText>
        </w:r>
      </w:del>
    </w:p>
    <w:p w14:paraId="42DD36FE" w14:textId="4B1EA1A2" w:rsidR="003A732E" w:rsidRPr="00D427AB" w:rsidDel="003C6139" w:rsidRDefault="003A732E">
      <w:pPr>
        <w:rPr>
          <w:del w:id="17052" w:author="An Tran, ACA (BUV)" w:date="2024-09-12T11:07:00Z" w16du:dateUtc="2024-09-12T04:07:00Z"/>
          <w:rFonts w:cs="Arial"/>
          <w:szCs w:val="22"/>
          <w:lang w:val="vi-VN"/>
        </w:rPr>
        <w:pPrChange w:id="1705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54" w:author="An Tran, ACA (BUV)" w:date="2024-09-12T11:07:00Z" w16du:dateUtc="2024-09-12T04:07:00Z">
        <w:r w:rsidRPr="00863667" w:rsidDel="003C6139">
          <w:rPr>
            <w:rFonts w:ascii="iCiel Avenir LT Std 35 Light" w:hAnsi="iCiel Avenir LT Std 35 Light" w:cs="Arial"/>
            <w:sz w:val="22"/>
            <w:szCs w:val="22"/>
            <w:lang w:val="vi-VN"/>
            <w:rPrChange w:id="17055" w:author="An Tran, ACA (BUV)" w:date="2024-09-13T17:29:00Z" w16du:dateUtc="2024-09-13T10:29:00Z">
              <w:rPr>
                <w:rFonts w:cs="Arial"/>
                <w:szCs w:val="22"/>
                <w:lang w:val="vi-VN"/>
              </w:rPr>
            </w:rPrChange>
          </w:rPr>
          <w:tab/>
          <w:delText xml:space="preserve">… </w:delText>
        </w:r>
        <w:r w:rsidRPr="00863667" w:rsidDel="003C6139">
          <w:rPr>
            <w:rFonts w:ascii="iCiel Avenir LT Std 35 Light" w:eastAsiaTheme="minorEastAsia" w:hAnsi="iCiel Avenir LT Std 35 Light" w:cstheme="minorBidi"/>
            <w:sz w:val="22"/>
            <w:szCs w:val="22"/>
            <w:lang w:val="vi-VN"/>
            <w:rPrChange w:id="17056" w:author="An Tran, ACA (BUV)" w:date="2024-09-13T17:29:00Z" w16du:dateUtc="2024-09-13T10:29:00Z">
              <w:rPr>
                <w:rFonts w:eastAsiaTheme="minorEastAsia" w:cstheme="minorBidi"/>
                <w:szCs w:val="22"/>
                <w:lang w:val="vi-VN"/>
              </w:rPr>
            </w:rPrChange>
          </w:rPr>
          <w:delText>and many more</w:delText>
        </w:r>
      </w:del>
    </w:p>
    <w:p w14:paraId="3B9381F8" w14:textId="1AF05B90" w:rsidR="003A732E" w:rsidRPr="00D427AB" w:rsidDel="003C6139" w:rsidRDefault="003A732E">
      <w:pPr>
        <w:rPr>
          <w:del w:id="17057" w:author="An Tran, ACA (BUV)" w:date="2024-09-12T11:07:00Z" w16du:dateUtc="2024-09-12T04:07:00Z"/>
          <w:rFonts w:eastAsiaTheme="minorEastAsia" w:cstheme="minorBidi"/>
          <w:bCs/>
          <w:szCs w:val="22"/>
          <w:lang w:val="vi-VN"/>
        </w:rPr>
        <w:pPrChange w:id="1705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59" w:author="An Tran, ACA (BUV)" w:date="2024-09-12T11:07:00Z" w16du:dateUtc="2024-09-12T04:07:00Z">
        <w:r w:rsidRPr="00863667" w:rsidDel="003C6139">
          <w:rPr>
            <w:rFonts w:ascii="iCiel Avenir LT Std 35 Light" w:eastAsiaTheme="minorEastAsia" w:hAnsi="iCiel Avenir LT Std 35 Light" w:cstheme="minorBidi"/>
            <w:b/>
            <w:bCs/>
            <w:sz w:val="22"/>
            <w:szCs w:val="22"/>
            <w:lang w:val="vi-VN"/>
            <w:rPrChange w:id="17060" w:author="An Tran, ACA (BUV)" w:date="2024-09-13T17:29:00Z" w16du:dateUtc="2024-09-13T10:29:00Z">
              <w:rPr>
                <w:rFonts w:eastAsiaTheme="minorEastAsia" w:cstheme="minorBidi"/>
                <w:bCs/>
                <w:szCs w:val="22"/>
                <w:lang w:val="vi-VN"/>
              </w:rPr>
            </w:rPrChange>
          </w:rPr>
          <w:delText>Professional certifications and qualifications:</w:delText>
        </w:r>
        <w:r w:rsidRPr="00863667" w:rsidDel="003C6139">
          <w:rPr>
            <w:rStyle w:val="eop"/>
            <w:rFonts w:ascii="iCiel Avenir LT Std 35 Light" w:eastAsiaTheme="minorEastAsia" w:hAnsi="iCiel Avenir LT Std 35 Light" w:cstheme="minorBidi"/>
            <w:b/>
            <w:bCs/>
            <w:sz w:val="22"/>
            <w:szCs w:val="22"/>
            <w:lang w:val="vi-VN"/>
            <w:rPrChange w:id="17061" w:author="An Tran, ACA (BUV)" w:date="2024-09-13T17:29:00Z" w16du:dateUtc="2024-09-13T10:29:00Z">
              <w:rPr>
                <w:rStyle w:val="eop"/>
                <w:rFonts w:eastAsiaTheme="minorEastAsia" w:cstheme="minorBidi"/>
                <w:bCs/>
                <w:szCs w:val="22"/>
                <w:lang w:val="vi-VN"/>
              </w:rPr>
            </w:rPrChange>
          </w:rPr>
          <w:delText> </w:delText>
        </w:r>
        <w:r w:rsidRPr="00863667" w:rsidDel="003C6139">
          <w:rPr>
            <w:rFonts w:ascii="iCiel Avenir LT Std 35 Light" w:eastAsiaTheme="minorEastAsia" w:hAnsi="iCiel Avenir LT Std 35 Light" w:cstheme="minorBidi"/>
            <w:b/>
            <w:bCs/>
            <w:sz w:val="22"/>
            <w:szCs w:val="22"/>
            <w:lang w:val="vi-VN"/>
            <w:rPrChange w:id="17062" w:author="An Tran, ACA (BUV)" w:date="2024-09-13T17:29:00Z" w16du:dateUtc="2024-09-13T10:29:00Z">
              <w:rPr>
                <w:rFonts w:eastAsiaTheme="minorEastAsia" w:cstheme="minorBidi"/>
                <w:bCs/>
                <w:szCs w:val="22"/>
                <w:lang w:val="vi-VN"/>
              </w:rPr>
            </w:rPrChange>
          </w:rPr>
          <w:delText xml:space="preserve"> </w:delText>
        </w:r>
      </w:del>
    </w:p>
    <w:p w14:paraId="24EDDCD0" w14:textId="0CC74CC8" w:rsidR="003A732E" w:rsidRPr="00D427AB" w:rsidDel="003C6139" w:rsidRDefault="003A732E">
      <w:pPr>
        <w:rPr>
          <w:del w:id="17063" w:author="An Tran, ACA (BUV)" w:date="2024-09-12T11:07:00Z" w16du:dateUtc="2024-09-12T04:07:00Z"/>
          <w:rFonts w:cs="Arial"/>
          <w:szCs w:val="22"/>
          <w:lang w:val="vi-VN"/>
        </w:rPr>
        <w:pPrChange w:id="1706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65" w:author="An Tran, ACA (BUV)" w:date="2024-09-12T11:07:00Z" w16du:dateUtc="2024-09-12T04:07:00Z">
        <w:r w:rsidRPr="00863667" w:rsidDel="003C6139">
          <w:rPr>
            <w:rFonts w:ascii="iCiel Avenir LT Std 35 Light" w:hAnsi="iCiel Avenir LT Std 35 Light" w:cs="Arial"/>
            <w:sz w:val="22"/>
            <w:szCs w:val="22"/>
            <w:lang w:val="vi-VN"/>
            <w:rPrChange w:id="17066" w:author="An Tran, ACA (BUV)" w:date="2024-09-13T17:29:00Z" w16du:dateUtc="2024-09-13T10:29:00Z">
              <w:rPr>
                <w:rFonts w:cs="Arial"/>
                <w:szCs w:val="22"/>
                <w:lang w:val="vi-VN"/>
              </w:rPr>
            </w:rPrChange>
          </w:rPr>
          <w:delText xml:space="preserve">AWS: Amazon Web Services Certification  </w:delText>
        </w:r>
      </w:del>
    </w:p>
    <w:p w14:paraId="543CE99C" w14:textId="2F57CA86" w:rsidR="003A732E" w:rsidRPr="00D427AB" w:rsidDel="003C6139" w:rsidRDefault="003A732E">
      <w:pPr>
        <w:rPr>
          <w:del w:id="17067" w:author="An Tran, ACA (BUV)" w:date="2024-09-12T11:07:00Z" w16du:dateUtc="2024-09-12T04:07:00Z"/>
          <w:rFonts w:cs="Arial"/>
          <w:szCs w:val="22"/>
          <w:lang w:val="vi-VN"/>
        </w:rPr>
        <w:pPrChange w:id="1706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69" w:author="An Tran, ACA (BUV)" w:date="2024-09-12T11:07:00Z" w16du:dateUtc="2024-09-12T04:07:00Z">
        <w:r w:rsidRPr="00863667" w:rsidDel="003C6139">
          <w:rPr>
            <w:rFonts w:ascii="iCiel Avenir LT Std 35 Light" w:hAnsi="iCiel Avenir LT Std 35 Light" w:cs="Arial"/>
            <w:sz w:val="22"/>
            <w:szCs w:val="22"/>
            <w:lang w:val="vi-VN"/>
            <w:rPrChange w:id="17070" w:author="An Tran, ACA (BUV)" w:date="2024-09-13T17:29:00Z" w16du:dateUtc="2024-09-13T10:29:00Z">
              <w:rPr>
                <w:rFonts w:cs="Arial"/>
                <w:szCs w:val="22"/>
                <w:lang w:val="vi-VN"/>
              </w:rPr>
            </w:rPrChange>
          </w:rPr>
          <w:delText xml:space="preserve">CCNA: Cisco Certified Network Associate  </w:delText>
        </w:r>
      </w:del>
    </w:p>
    <w:p w14:paraId="3FDADB8A" w14:textId="0A166007" w:rsidR="003A732E" w:rsidRPr="00D427AB" w:rsidDel="003C6139" w:rsidRDefault="003A732E">
      <w:pPr>
        <w:rPr>
          <w:del w:id="17071" w:author="An Tran, ACA (BUV)" w:date="2024-09-12T11:07:00Z" w16du:dateUtc="2024-09-12T04:07:00Z"/>
          <w:rFonts w:cs="Arial"/>
          <w:szCs w:val="22"/>
          <w:lang w:val="vi-VN"/>
        </w:rPr>
        <w:pPrChange w:id="1707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73" w:author="An Tran, ACA (BUV)" w:date="2024-09-12T11:07:00Z" w16du:dateUtc="2024-09-12T04:07:00Z">
        <w:r w:rsidRPr="00863667" w:rsidDel="003C6139">
          <w:rPr>
            <w:rFonts w:ascii="iCiel Avenir LT Std 35 Light" w:hAnsi="iCiel Avenir LT Std 35 Light" w:cs="Arial"/>
            <w:sz w:val="22"/>
            <w:szCs w:val="22"/>
            <w:lang w:val="vi-VN"/>
            <w:rPrChange w:id="17074" w:author="An Tran, ACA (BUV)" w:date="2024-09-13T17:29:00Z" w16du:dateUtc="2024-09-13T10:29:00Z">
              <w:rPr>
                <w:rFonts w:cs="Arial"/>
                <w:szCs w:val="22"/>
                <w:lang w:val="vi-VN"/>
              </w:rPr>
            </w:rPrChange>
          </w:rPr>
          <w:delText xml:space="preserve">WSET: Wine &amp; Spirit Education Trust </w:delText>
        </w:r>
      </w:del>
    </w:p>
    <w:p w14:paraId="4A251D1E" w14:textId="74043C86" w:rsidR="003A732E" w:rsidRPr="00D427AB" w:rsidDel="003C6139" w:rsidRDefault="003A732E">
      <w:pPr>
        <w:rPr>
          <w:del w:id="17075" w:author="An Tran, ACA (BUV)" w:date="2024-09-12T11:07:00Z" w16du:dateUtc="2024-09-12T04:07:00Z"/>
          <w:rFonts w:cs="Arial"/>
          <w:szCs w:val="22"/>
          <w:lang w:val="vi-VN"/>
        </w:rPr>
        <w:pPrChange w:id="1707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77" w:author="An Tran, ACA (BUV)" w:date="2024-09-12T11:07:00Z" w16du:dateUtc="2024-09-12T04:07:00Z">
        <w:r w:rsidRPr="00863667" w:rsidDel="003C6139">
          <w:rPr>
            <w:rFonts w:ascii="iCiel Avenir LT Std 35 Light" w:hAnsi="iCiel Avenir LT Std 35 Light" w:cs="Arial"/>
            <w:sz w:val="22"/>
            <w:szCs w:val="22"/>
            <w:lang w:val="vi-VN"/>
            <w:rPrChange w:id="17078" w:author="An Tran, ACA (BUV)" w:date="2024-09-13T17:29:00Z" w16du:dateUtc="2024-09-13T10:29:00Z">
              <w:rPr>
                <w:rFonts w:cs="Arial"/>
                <w:szCs w:val="22"/>
                <w:lang w:val="vi-VN"/>
              </w:rPr>
            </w:rPrChange>
          </w:rPr>
          <w:tab/>
          <w:delText xml:space="preserve">… </w:delText>
        </w:r>
        <w:r w:rsidRPr="00863667" w:rsidDel="003C6139">
          <w:rPr>
            <w:rFonts w:ascii="iCiel Avenir LT Std 35 Light" w:eastAsiaTheme="minorEastAsia" w:hAnsi="iCiel Avenir LT Std 35 Light" w:cstheme="minorBidi"/>
            <w:sz w:val="22"/>
            <w:szCs w:val="22"/>
            <w:lang w:val="vi-VN"/>
            <w:rPrChange w:id="17079" w:author="An Tran, ACA (BUV)" w:date="2024-09-13T17:29:00Z" w16du:dateUtc="2024-09-13T10:29:00Z">
              <w:rPr>
                <w:rFonts w:eastAsiaTheme="minorEastAsia" w:cstheme="minorBidi"/>
                <w:szCs w:val="22"/>
                <w:lang w:val="vi-VN"/>
              </w:rPr>
            </w:rPrChange>
          </w:rPr>
          <w:delText>and many more</w:delText>
        </w:r>
      </w:del>
    </w:p>
    <w:p w14:paraId="0CDAD587" w14:textId="499924EB" w:rsidR="003A732E" w:rsidRPr="00D427AB" w:rsidDel="003C6139" w:rsidRDefault="003A732E">
      <w:pPr>
        <w:rPr>
          <w:del w:id="17080" w:author="An Tran, ACA (BUV)" w:date="2024-09-12T11:07:00Z" w16du:dateUtc="2024-09-12T04:07:00Z"/>
          <w:rFonts w:eastAsiaTheme="minorEastAsia" w:cstheme="minorBidi"/>
          <w:szCs w:val="22"/>
          <w:lang w:val="vi-VN"/>
        </w:rPr>
        <w:pPrChange w:id="1708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82" w:author="An Tran, ACA (BUV)" w:date="2024-09-12T11:07:00Z" w16du:dateUtc="2024-09-12T04:07:00Z">
        <w:r w:rsidRPr="00863667" w:rsidDel="003C6139">
          <w:rPr>
            <w:rStyle w:val="eop"/>
            <w:rFonts w:ascii="iCiel Avenir LT Std 35 Light" w:eastAsiaTheme="minorEastAsia" w:hAnsi="iCiel Avenir LT Std 35 Light" w:cstheme="minorBidi"/>
            <w:sz w:val="22"/>
            <w:szCs w:val="22"/>
            <w:lang w:val="vi-VN"/>
            <w:rPrChange w:id="17083" w:author="An Tran, ACA (BUV)" w:date="2024-09-13T17:29:00Z" w16du:dateUtc="2024-09-13T10:29:00Z">
              <w:rPr>
                <w:rStyle w:val="eop"/>
                <w:rFonts w:eastAsiaTheme="minorEastAsia" w:cstheme="minorBidi"/>
                <w:szCs w:val="22"/>
                <w:lang w:val="vi-VN"/>
              </w:rPr>
            </w:rPrChange>
          </w:rPr>
          <w:delText xml:space="preserve">Students need to make a deposit payment at </w:delText>
        </w:r>
        <w:r w:rsidRPr="00863667" w:rsidDel="003C6139">
          <w:rPr>
            <w:rFonts w:ascii="iCiel Avenir LT Std 35 Light" w:eastAsiaTheme="minorEastAsia" w:hAnsi="iCiel Avenir LT Std 35 Light" w:cstheme="minorBidi"/>
            <w:sz w:val="22"/>
            <w:szCs w:val="22"/>
            <w:lang w:val="vi-VN"/>
            <w:rPrChange w:id="17084" w:author="An Tran, ACA (BUV)" w:date="2024-09-13T17:29:00Z" w16du:dateUtc="2024-09-13T10:29:00Z">
              <w:rPr>
                <w:rFonts w:eastAsiaTheme="minorEastAsia" w:cstheme="minorBidi"/>
                <w:szCs w:val="22"/>
                <w:lang w:val="vi-VN"/>
              </w:rPr>
            </w:rPrChange>
          </w:rPr>
          <w:delTex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delText>
        </w:r>
      </w:del>
    </w:p>
    <w:p w14:paraId="423E566A" w14:textId="7730F750" w:rsidR="003A732E" w:rsidRPr="00D427AB" w:rsidDel="003C6139" w:rsidRDefault="003A732E">
      <w:pPr>
        <w:rPr>
          <w:del w:id="17085" w:author="An Tran, ACA (BUV)" w:date="2024-09-12T11:07:00Z" w16du:dateUtc="2024-09-12T04:07:00Z"/>
          <w:rFonts w:eastAsiaTheme="minorEastAsia" w:cstheme="minorBidi"/>
          <w:i/>
          <w:iCs/>
          <w:szCs w:val="22"/>
          <w:lang w:val="vi-VN"/>
        </w:rPr>
        <w:pPrChange w:id="1708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87" w:author="An Tran, ACA (BUV)" w:date="2024-09-12T11:07:00Z" w16du:dateUtc="2024-09-12T04:07:00Z">
        <w:r w:rsidRPr="00863667" w:rsidDel="003C6139">
          <w:rPr>
            <w:rFonts w:ascii="iCiel Avenir LT Std 35 Light" w:eastAsiaTheme="minorEastAsia" w:hAnsi="iCiel Avenir LT Std 35 Light" w:cstheme="minorBidi"/>
            <w:i/>
            <w:iCs/>
            <w:sz w:val="22"/>
            <w:szCs w:val="22"/>
            <w:lang w:val="vi-VN"/>
            <w:rPrChange w:id="17088" w:author="An Tran, ACA (BUV)" w:date="2024-09-13T17:29:00Z" w16du:dateUtc="2024-09-13T10:29:00Z">
              <w:rPr>
                <w:rFonts w:eastAsiaTheme="minorEastAsia" w:cstheme="minorBidi"/>
                <w:i/>
                <w:iCs/>
                <w:szCs w:val="22"/>
                <w:lang w:val="vi-VN"/>
              </w:rPr>
            </w:rPrChange>
          </w:rPr>
          <w:delTex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delText>
        </w:r>
      </w:del>
    </w:p>
    <w:p w14:paraId="6C85E716" w14:textId="756E15B4" w:rsidR="003A732E" w:rsidRPr="00D427AB" w:rsidDel="003C6139" w:rsidRDefault="003A732E">
      <w:pPr>
        <w:rPr>
          <w:del w:id="17089" w:author="An Tran, ACA (BUV)" w:date="2024-09-12T11:07:00Z" w16du:dateUtc="2024-09-12T04:07:00Z"/>
          <w:rFonts w:eastAsiaTheme="minorEastAsia" w:cstheme="minorBidi"/>
          <w:i/>
          <w:iCs/>
          <w:szCs w:val="22"/>
          <w:lang w:val="vi-VN"/>
        </w:rPr>
        <w:pPrChange w:id="1709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91" w:author="An Tran, ACA (BUV)" w:date="2024-09-12T11:07:00Z" w16du:dateUtc="2024-09-12T04:07:00Z">
        <w:r w:rsidRPr="00863667" w:rsidDel="003C6139">
          <w:rPr>
            <w:rFonts w:ascii="iCiel Avenir LT Std 35 Light" w:eastAsiaTheme="minorEastAsia" w:hAnsi="iCiel Avenir LT Std 35 Light" w:cstheme="minorBidi"/>
            <w:i/>
            <w:iCs/>
            <w:sz w:val="22"/>
            <w:szCs w:val="22"/>
            <w:lang w:val="vi-VN"/>
            <w:rPrChange w:id="17092" w:author="An Tran, ACA (BUV)" w:date="2024-09-13T17:29:00Z" w16du:dateUtc="2024-09-13T10:29:00Z">
              <w:rPr>
                <w:rFonts w:eastAsiaTheme="minorEastAsia" w:cstheme="minorBidi"/>
                <w:i/>
                <w:iCs/>
                <w:szCs w:val="22"/>
                <w:lang w:val="vi-VN"/>
              </w:rPr>
            </w:rPrChange>
          </w:rPr>
          <w:delTex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delText>
        </w:r>
      </w:del>
    </w:p>
    <w:p w14:paraId="67FF3B3D" w14:textId="25FA568E" w:rsidR="003A732E" w:rsidRPr="00D427AB" w:rsidDel="003C6139" w:rsidRDefault="003A732E">
      <w:pPr>
        <w:rPr>
          <w:del w:id="17093" w:author="An Tran, ACA (BUV)" w:date="2024-09-12T11:07:00Z" w16du:dateUtc="2024-09-12T04:07:00Z"/>
          <w:rFonts w:eastAsiaTheme="minorEastAsia" w:cstheme="minorBidi"/>
          <w:i/>
          <w:iCs/>
          <w:szCs w:val="22"/>
          <w:lang w:val="vi-VN"/>
        </w:rPr>
        <w:pPrChange w:id="1709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95" w:author="An Tran, ACA (BUV)" w:date="2024-09-12T11:07:00Z" w16du:dateUtc="2024-09-12T04:07:00Z">
        <w:r w:rsidRPr="00863667" w:rsidDel="003C6139">
          <w:rPr>
            <w:rFonts w:ascii="iCiel Avenir LT Std 35 Light" w:eastAsiaTheme="minorEastAsia" w:hAnsi="iCiel Avenir LT Std 35 Light" w:cstheme="minorBidi"/>
            <w:i/>
            <w:iCs/>
            <w:sz w:val="22"/>
            <w:szCs w:val="22"/>
            <w:lang w:val="vi-VN"/>
            <w:rPrChange w:id="17096" w:author="An Tran, ACA (BUV)" w:date="2024-09-13T17:29:00Z" w16du:dateUtc="2024-09-13T10:29:00Z">
              <w:rPr>
                <w:rFonts w:eastAsiaTheme="minorEastAsia" w:cstheme="minorBidi"/>
                <w:i/>
                <w:iCs/>
                <w:szCs w:val="22"/>
                <w:lang w:val="vi-VN"/>
              </w:rPr>
            </w:rPrChange>
          </w:rPr>
          <w:delText>Một số nhóm khóa học được cung cấp tại Coursera có thể kể tới:</w:delText>
        </w:r>
      </w:del>
    </w:p>
    <w:p w14:paraId="459083ED" w14:textId="508C5746" w:rsidR="003A732E" w:rsidRPr="00D427AB" w:rsidDel="003C6139" w:rsidRDefault="003A732E">
      <w:pPr>
        <w:rPr>
          <w:del w:id="17097" w:author="An Tran, ACA (BUV)" w:date="2024-09-12T11:07:00Z" w16du:dateUtc="2024-09-12T04:07:00Z"/>
          <w:rFonts w:cs="Arial"/>
          <w:i/>
          <w:iCs/>
          <w:szCs w:val="22"/>
          <w:lang w:val="vi-VN"/>
        </w:rPr>
        <w:pPrChange w:id="1709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099" w:author="An Tran, ACA (BUV)" w:date="2024-09-12T11:07:00Z" w16du:dateUtc="2024-09-12T04:07:00Z">
        <w:r w:rsidRPr="00863667" w:rsidDel="003C6139">
          <w:rPr>
            <w:rFonts w:ascii="iCiel Avenir LT Std 35 Light" w:hAnsi="iCiel Avenir LT Std 35 Light" w:cs="Arial"/>
            <w:i/>
            <w:iCs/>
            <w:sz w:val="22"/>
            <w:szCs w:val="22"/>
            <w:lang w:val="vi-VN"/>
            <w:rPrChange w:id="17100" w:author="An Tran, ACA (BUV)" w:date="2024-09-13T17:29:00Z" w16du:dateUtc="2024-09-13T10:29:00Z">
              <w:rPr>
                <w:rFonts w:cs="Arial"/>
                <w:i/>
                <w:iCs/>
                <w:szCs w:val="22"/>
                <w:lang w:val="vi-VN"/>
              </w:rPr>
            </w:rPrChange>
          </w:rPr>
          <w:delText>Kiến thức và kỹ năng bổ trợ chuyên ngành (Kinh doanh, Truyền thông, Kỹ thuật, Công nghệ, Sáng tạo, Du lịch và khách sạn, Phát triển xanh và bền vững…)</w:delText>
        </w:r>
      </w:del>
    </w:p>
    <w:p w14:paraId="54220319" w14:textId="2F093A2B" w:rsidR="003A732E" w:rsidRPr="00D427AB" w:rsidDel="003C6139" w:rsidRDefault="003A732E">
      <w:pPr>
        <w:rPr>
          <w:del w:id="17101" w:author="An Tran, ACA (BUV)" w:date="2024-09-12T11:07:00Z" w16du:dateUtc="2024-09-12T04:07:00Z"/>
          <w:rFonts w:cs="Arial"/>
          <w:i/>
          <w:iCs/>
          <w:szCs w:val="22"/>
          <w:lang w:val="vi-VN"/>
        </w:rPr>
        <w:pPrChange w:id="1710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03" w:author="An Tran, ACA (BUV)" w:date="2024-09-12T11:07:00Z" w16du:dateUtc="2024-09-12T04:07:00Z">
        <w:r w:rsidRPr="00863667" w:rsidDel="003C6139">
          <w:rPr>
            <w:rFonts w:ascii="iCiel Avenir LT Std 35 Light" w:hAnsi="iCiel Avenir LT Std 35 Light" w:cs="Arial"/>
            <w:i/>
            <w:iCs/>
            <w:sz w:val="22"/>
            <w:szCs w:val="22"/>
            <w:lang w:val="vi-VN"/>
            <w:rPrChange w:id="17104" w:author="An Tran, ACA (BUV)" w:date="2024-09-13T17:29:00Z" w16du:dateUtc="2024-09-13T10:29:00Z">
              <w:rPr>
                <w:rFonts w:cs="Arial"/>
                <w:i/>
                <w:iCs/>
                <w:szCs w:val="22"/>
                <w:lang w:val="vi-VN"/>
              </w:rPr>
            </w:rPrChange>
          </w:rPr>
          <w:delText>Ngôn ngữ (Tiếng Anh, Trung Quốc, Hàn, Nhật, Pháp, Tây Ban Nha…)</w:delText>
        </w:r>
      </w:del>
    </w:p>
    <w:p w14:paraId="37DDB46B" w14:textId="4FE66579" w:rsidR="003A732E" w:rsidRPr="00D427AB" w:rsidDel="003C6139" w:rsidRDefault="003A732E">
      <w:pPr>
        <w:rPr>
          <w:del w:id="17105" w:author="An Tran, ACA (BUV)" w:date="2024-09-12T11:07:00Z" w16du:dateUtc="2024-09-12T04:07:00Z"/>
          <w:rFonts w:cs="Arial"/>
          <w:i/>
          <w:iCs/>
          <w:szCs w:val="22"/>
          <w:lang w:val="vi-VN"/>
        </w:rPr>
        <w:pPrChange w:id="1710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07" w:author="An Tran, ACA (BUV)" w:date="2024-09-12T11:07:00Z" w16du:dateUtc="2024-09-12T04:07:00Z">
        <w:r w:rsidRPr="00863667" w:rsidDel="003C6139">
          <w:rPr>
            <w:rFonts w:ascii="iCiel Avenir LT Std 35 Light" w:hAnsi="iCiel Avenir LT Std 35 Light" w:cs="Arial"/>
            <w:i/>
            <w:iCs/>
            <w:sz w:val="22"/>
            <w:szCs w:val="22"/>
            <w:lang w:val="vi-VN"/>
            <w:rPrChange w:id="17108" w:author="An Tran, ACA (BUV)" w:date="2024-09-13T17:29:00Z" w16du:dateUtc="2024-09-13T10:29:00Z">
              <w:rPr>
                <w:rFonts w:cs="Arial"/>
                <w:i/>
                <w:iCs/>
                <w:szCs w:val="22"/>
                <w:lang w:val="vi-VN"/>
              </w:rPr>
            </w:rPrChange>
          </w:rPr>
          <w:delText>Phát triển kỹ năng mềm và kỹ năng nghề nghiệp</w:delText>
        </w:r>
      </w:del>
    </w:p>
    <w:p w14:paraId="4F5F3AA5" w14:textId="3F3E931C" w:rsidR="003A732E" w:rsidRPr="00D427AB" w:rsidDel="003C6139" w:rsidRDefault="003A732E">
      <w:pPr>
        <w:rPr>
          <w:del w:id="17109" w:author="An Tran, ACA (BUV)" w:date="2024-09-12T11:07:00Z" w16du:dateUtc="2024-09-12T04:07:00Z"/>
          <w:rFonts w:cs="Arial"/>
          <w:i/>
          <w:iCs/>
          <w:szCs w:val="22"/>
          <w:lang w:val="vi-VN"/>
        </w:rPr>
        <w:pPrChange w:id="1711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11" w:author="An Tran, ACA (BUV)" w:date="2024-09-12T11:07:00Z" w16du:dateUtc="2024-09-12T04:07:00Z">
        <w:r w:rsidRPr="00863667" w:rsidDel="003C6139">
          <w:rPr>
            <w:rFonts w:ascii="iCiel Avenir LT Std 35 Light" w:hAnsi="iCiel Avenir LT Std 35 Light" w:cs="Arial"/>
            <w:i/>
            <w:iCs/>
            <w:sz w:val="22"/>
            <w:szCs w:val="22"/>
            <w:lang w:val="vi-VN"/>
            <w:rPrChange w:id="17112" w:author="An Tran, ACA (BUV)" w:date="2024-09-13T17:29:00Z" w16du:dateUtc="2024-09-13T10:29:00Z">
              <w:rPr>
                <w:rFonts w:cs="Arial"/>
                <w:i/>
                <w:iCs/>
                <w:szCs w:val="22"/>
                <w:lang w:val="vi-VN"/>
              </w:rPr>
            </w:rPrChange>
          </w:rPr>
          <w:delText>Kỹ năng học thuật và nghiên cứu</w:delText>
        </w:r>
      </w:del>
    </w:p>
    <w:p w14:paraId="1359BA9D" w14:textId="7E052403" w:rsidR="003A732E" w:rsidRPr="00D427AB" w:rsidDel="003C6139" w:rsidRDefault="003A732E">
      <w:pPr>
        <w:rPr>
          <w:del w:id="17113" w:author="An Tran, ACA (BUV)" w:date="2024-09-12T11:07:00Z" w16du:dateUtc="2024-09-12T04:07:00Z"/>
          <w:rFonts w:cs="Arial"/>
          <w:i/>
          <w:iCs/>
          <w:szCs w:val="22"/>
          <w:lang w:val="vi-VN"/>
        </w:rPr>
        <w:pPrChange w:id="1711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15" w:author="An Tran, ACA (BUV)" w:date="2024-09-12T11:07:00Z" w16du:dateUtc="2024-09-12T04:07:00Z">
        <w:r w:rsidRPr="00863667" w:rsidDel="003C6139">
          <w:rPr>
            <w:rFonts w:ascii="iCiel Avenir LT Std 35 Light" w:hAnsi="iCiel Avenir LT Std 35 Light" w:cs="Arial"/>
            <w:i/>
            <w:iCs/>
            <w:sz w:val="22"/>
            <w:szCs w:val="22"/>
            <w:lang w:val="vi-VN"/>
            <w:rPrChange w:id="17116" w:author="An Tran, ACA (BUV)" w:date="2024-09-13T17:29:00Z" w16du:dateUtc="2024-09-13T10:29:00Z">
              <w:rPr>
                <w:rFonts w:cs="Arial"/>
                <w:i/>
                <w:iCs/>
                <w:szCs w:val="22"/>
                <w:lang w:val="vi-VN"/>
              </w:rPr>
            </w:rPrChange>
          </w:rPr>
          <w:tab/>
          <w:delText xml:space="preserve">… </w:delText>
        </w:r>
        <w:r w:rsidRPr="00863667" w:rsidDel="003C6139">
          <w:rPr>
            <w:rFonts w:ascii="iCiel Avenir LT Std 35 Light" w:eastAsiaTheme="minorEastAsia" w:hAnsi="iCiel Avenir LT Std 35 Light" w:cstheme="minorBidi"/>
            <w:i/>
            <w:iCs/>
            <w:sz w:val="22"/>
            <w:szCs w:val="22"/>
            <w:lang w:val="vi-VN"/>
            <w:rPrChange w:id="17117" w:author="An Tran, ACA (BUV)" w:date="2024-09-13T17:29:00Z" w16du:dateUtc="2024-09-13T10:29:00Z">
              <w:rPr>
                <w:rFonts w:eastAsiaTheme="minorEastAsia" w:cstheme="minorBidi"/>
                <w:i/>
                <w:iCs/>
                <w:szCs w:val="22"/>
                <w:lang w:val="vi-VN"/>
              </w:rPr>
            </w:rPrChange>
          </w:rPr>
          <w:delText xml:space="preserve"> và rất nhiều lĩnh vực khác.</w:delText>
        </w:r>
      </w:del>
    </w:p>
    <w:p w14:paraId="7458D75F" w14:textId="31844A0C" w:rsidR="003A732E" w:rsidRPr="00D427AB" w:rsidDel="003C6139" w:rsidRDefault="003A732E">
      <w:pPr>
        <w:rPr>
          <w:del w:id="17118" w:author="An Tran, ACA (BUV)" w:date="2024-09-12T11:07:00Z" w16du:dateUtc="2024-09-12T04:07:00Z"/>
          <w:rFonts w:eastAsiaTheme="minorEastAsia" w:cstheme="minorBidi"/>
          <w:i/>
          <w:iCs/>
          <w:szCs w:val="22"/>
          <w:lang w:val="vi-VN"/>
        </w:rPr>
        <w:pPrChange w:id="1711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20" w:author="An Tran, ACA (BUV)" w:date="2024-09-12T11:07:00Z" w16du:dateUtc="2024-09-12T04:07:00Z">
        <w:r w:rsidRPr="00863667" w:rsidDel="003C6139">
          <w:rPr>
            <w:rFonts w:ascii="iCiel Avenir LT Std 35 Light" w:eastAsiaTheme="minorEastAsia" w:hAnsi="iCiel Avenir LT Std 35 Light" w:cstheme="minorBidi"/>
            <w:i/>
            <w:iCs/>
            <w:sz w:val="22"/>
            <w:szCs w:val="22"/>
            <w:lang w:val="vi-VN"/>
            <w:rPrChange w:id="17121" w:author="An Tran, ACA (BUV)" w:date="2024-09-13T17:29:00Z" w16du:dateUtc="2024-09-13T10:29:00Z">
              <w:rPr>
                <w:rFonts w:eastAsiaTheme="minorEastAsia" w:cstheme="minorBidi"/>
                <w:i/>
                <w:iCs/>
                <w:szCs w:val="22"/>
                <w:lang w:val="vi-VN"/>
              </w:rPr>
            </w:rPrChange>
          </w:rPr>
          <w:delTex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delText>
        </w:r>
      </w:del>
    </w:p>
    <w:p w14:paraId="0F4B5C83" w14:textId="2870710C" w:rsidR="003A732E" w:rsidRPr="00D427AB" w:rsidDel="003C6139" w:rsidRDefault="003A732E">
      <w:pPr>
        <w:rPr>
          <w:del w:id="17122" w:author="An Tran, ACA (BUV)" w:date="2024-09-12T11:07:00Z" w16du:dateUtc="2024-09-12T04:07:00Z"/>
          <w:rFonts w:eastAsiaTheme="minorEastAsia" w:cstheme="minorBidi"/>
          <w:bCs/>
          <w:i/>
          <w:iCs/>
          <w:szCs w:val="22"/>
          <w:lang w:val="vi-VN"/>
        </w:rPr>
        <w:pPrChange w:id="1712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24" w:author="An Tran, ACA (BUV)" w:date="2024-09-12T11:07:00Z" w16du:dateUtc="2024-09-12T04:07:00Z">
        <w:r w:rsidRPr="00863667" w:rsidDel="003C6139">
          <w:rPr>
            <w:rFonts w:ascii="iCiel Avenir LT Std 35 Light" w:eastAsiaTheme="minorEastAsia" w:hAnsi="iCiel Avenir LT Std 35 Light" w:cstheme="minorBidi"/>
            <w:b/>
            <w:bCs/>
            <w:i/>
            <w:iCs/>
            <w:sz w:val="22"/>
            <w:szCs w:val="22"/>
            <w:lang w:val="vi-VN"/>
            <w:rPrChange w:id="17125" w:author="An Tran, ACA (BUV)" w:date="2024-09-13T17:29:00Z" w16du:dateUtc="2024-09-13T10:29:00Z">
              <w:rPr>
                <w:rFonts w:eastAsiaTheme="minorEastAsia" w:cstheme="minorBidi"/>
                <w:bCs/>
                <w:i/>
                <w:iCs/>
                <w:szCs w:val="22"/>
                <w:lang w:val="vi-VN"/>
              </w:rPr>
            </w:rPrChange>
          </w:rPr>
          <w:delText>Lớp học kỹ năng</w:delText>
        </w:r>
      </w:del>
    </w:p>
    <w:p w14:paraId="5928D0F3" w14:textId="2EF9FA9D" w:rsidR="003A732E" w:rsidRPr="00D427AB" w:rsidDel="003C6139" w:rsidRDefault="003A732E">
      <w:pPr>
        <w:rPr>
          <w:del w:id="17126" w:author="An Tran, ACA (BUV)" w:date="2024-09-12T11:07:00Z" w16du:dateUtc="2024-09-12T04:07:00Z"/>
          <w:rFonts w:cs="Arial"/>
          <w:i/>
          <w:iCs/>
          <w:szCs w:val="22"/>
          <w:lang w:val="vi-VN"/>
        </w:rPr>
        <w:pPrChange w:id="1712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28" w:author="An Tran, ACA (BUV)" w:date="2024-09-12T11:07:00Z" w16du:dateUtc="2024-09-12T04:07:00Z">
        <w:r w:rsidRPr="00863667" w:rsidDel="003C6139">
          <w:rPr>
            <w:rFonts w:ascii="iCiel Avenir LT Std 35 Light" w:hAnsi="iCiel Avenir LT Std 35 Light" w:cs="Arial"/>
            <w:i/>
            <w:iCs/>
            <w:sz w:val="22"/>
            <w:szCs w:val="22"/>
            <w:lang w:val="vi-VN"/>
            <w:rPrChange w:id="17129" w:author="An Tran, ACA (BUV)" w:date="2024-09-13T17:29:00Z" w16du:dateUtc="2024-09-13T10:29:00Z">
              <w:rPr>
                <w:rFonts w:cs="Arial"/>
                <w:i/>
                <w:iCs/>
                <w:szCs w:val="22"/>
                <w:lang w:val="vi-VN"/>
              </w:rPr>
            </w:rPrChange>
          </w:rPr>
          <w:delText>Lập kế hoạch và tổ chức sự kiện</w:delText>
        </w:r>
      </w:del>
    </w:p>
    <w:p w14:paraId="0DE4DF6F" w14:textId="480429C1" w:rsidR="003A732E" w:rsidRPr="00D427AB" w:rsidDel="003C6139" w:rsidRDefault="003A732E">
      <w:pPr>
        <w:rPr>
          <w:del w:id="17130" w:author="An Tran, ACA (BUV)" w:date="2024-09-12T11:07:00Z" w16du:dateUtc="2024-09-12T04:07:00Z"/>
          <w:rFonts w:cs="Arial"/>
          <w:i/>
          <w:iCs/>
          <w:szCs w:val="22"/>
          <w:lang w:val="vi-VN"/>
        </w:rPr>
        <w:pPrChange w:id="1713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32" w:author="An Tran, ACA (BUV)" w:date="2024-09-12T11:07:00Z" w16du:dateUtc="2024-09-12T04:07:00Z">
        <w:r w:rsidRPr="00863667" w:rsidDel="003C6139">
          <w:rPr>
            <w:rFonts w:ascii="iCiel Avenir LT Std 35 Light" w:hAnsi="iCiel Avenir LT Std 35 Light" w:cs="Arial"/>
            <w:i/>
            <w:iCs/>
            <w:sz w:val="22"/>
            <w:szCs w:val="22"/>
            <w:lang w:val="vi-VN"/>
            <w:rPrChange w:id="17133" w:author="An Tran, ACA (BUV)" w:date="2024-09-13T17:29:00Z" w16du:dateUtc="2024-09-13T10:29:00Z">
              <w:rPr>
                <w:rFonts w:cs="Arial"/>
                <w:i/>
                <w:iCs/>
                <w:szCs w:val="22"/>
                <w:lang w:val="vi-VN"/>
              </w:rPr>
            </w:rPrChange>
          </w:rPr>
          <w:delText xml:space="preserve">Thiết kế </w:delText>
        </w:r>
        <w:r w:rsidRPr="00863667" w:rsidDel="003C6139">
          <w:rPr>
            <w:rFonts w:ascii="iCiel Avenir LT Std 35 Light" w:hAnsi="iCiel Avenir LT Std 35 Light" w:cs="Arial"/>
            <w:i/>
            <w:iCs/>
            <w:sz w:val="22"/>
            <w:szCs w:val="22"/>
            <w:rPrChange w:id="17134" w:author="An Tran, ACA (BUV)" w:date="2024-09-13T17:29:00Z" w16du:dateUtc="2024-09-13T10:29:00Z">
              <w:rPr>
                <w:rFonts w:cs="Arial"/>
                <w:i/>
                <w:iCs/>
                <w:szCs w:val="22"/>
              </w:rPr>
            </w:rPrChange>
          </w:rPr>
          <w:delText>sản phẩm</w:delText>
        </w:r>
        <w:r w:rsidRPr="00863667" w:rsidDel="003C6139">
          <w:rPr>
            <w:rFonts w:ascii="iCiel Avenir LT Std 35 Light" w:hAnsi="iCiel Avenir LT Std 35 Light" w:cs="Arial"/>
            <w:i/>
            <w:iCs/>
            <w:sz w:val="22"/>
            <w:szCs w:val="22"/>
            <w:lang w:val="vi-VN"/>
            <w:rPrChange w:id="17135" w:author="An Tran, ACA (BUV)" w:date="2024-09-13T17:29:00Z" w16du:dateUtc="2024-09-13T10:29:00Z">
              <w:rPr>
                <w:rFonts w:cs="Arial"/>
                <w:i/>
                <w:iCs/>
                <w:szCs w:val="22"/>
                <w:lang w:val="vi-VN"/>
              </w:rPr>
            </w:rPrChange>
          </w:rPr>
          <w:delText xml:space="preserve"> du lịch</w:delText>
        </w:r>
      </w:del>
    </w:p>
    <w:p w14:paraId="205C610B" w14:textId="6102A5DD" w:rsidR="003A732E" w:rsidRPr="00D427AB" w:rsidDel="003C6139" w:rsidRDefault="003A732E">
      <w:pPr>
        <w:rPr>
          <w:del w:id="17136" w:author="An Tran, ACA (BUV)" w:date="2024-09-12T11:07:00Z" w16du:dateUtc="2024-09-12T04:07:00Z"/>
          <w:rFonts w:cs="Arial"/>
          <w:i/>
          <w:iCs/>
          <w:szCs w:val="22"/>
          <w:lang w:val="vi-VN"/>
        </w:rPr>
        <w:pPrChange w:id="1713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38" w:author="An Tran, ACA (BUV)" w:date="2024-09-12T11:07:00Z" w16du:dateUtc="2024-09-12T04:07:00Z">
        <w:r w:rsidRPr="00863667" w:rsidDel="003C6139">
          <w:rPr>
            <w:rFonts w:ascii="iCiel Avenir LT Std 35 Light" w:hAnsi="iCiel Avenir LT Std 35 Light" w:cs="Arial"/>
            <w:i/>
            <w:iCs/>
            <w:sz w:val="22"/>
            <w:szCs w:val="22"/>
            <w:lang w:val="vi-VN"/>
            <w:rPrChange w:id="17139" w:author="An Tran, ACA (BUV)" w:date="2024-09-13T17:29:00Z" w16du:dateUtc="2024-09-13T10:29:00Z">
              <w:rPr>
                <w:rFonts w:cs="Arial"/>
                <w:i/>
                <w:iCs/>
                <w:szCs w:val="22"/>
                <w:lang w:val="vi-VN"/>
              </w:rPr>
            </w:rPrChange>
          </w:rPr>
          <w:delText>Nói trước đám đông</w:delText>
        </w:r>
      </w:del>
    </w:p>
    <w:p w14:paraId="1303B3EC" w14:textId="09116FF0" w:rsidR="003A732E" w:rsidRPr="00D427AB" w:rsidDel="003C6139" w:rsidRDefault="003A732E">
      <w:pPr>
        <w:rPr>
          <w:del w:id="17140" w:author="An Tran, ACA (BUV)" w:date="2024-09-12T11:07:00Z" w16du:dateUtc="2024-09-12T04:07:00Z"/>
          <w:rFonts w:cs="Arial"/>
          <w:i/>
          <w:iCs/>
          <w:szCs w:val="22"/>
          <w:lang w:val="vi-VN"/>
        </w:rPr>
        <w:pPrChange w:id="1714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42" w:author="An Tran, ACA (BUV)" w:date="2024-09-12T11:07:00Z" w16du:dateUtc="2024-09-12T04:07:00Z">
        <w:r w:rsidRPr="00863667" w:rsidDel="003C6139">
          <w:rPr>
            <w:rFonts w:ascii="iCiel Avenir LT Std 35 Light" w:hAnsi="iCiel Avenir LT Std 35 Light" w:cs="Arial"/>
            <w:i/>
            <w:iCs/>
            <w:sz w:val="22"/>
            <w:szCs w:val="22"/>
            <w:lang w:val="vi-VN"/>
            <w:rPrChange w:id="17143" w:author="An Tran, ACA (BUV)" w:date="2024-09-13T17:29:00Z" w16du:dateUtc="2024-09-13T10:29:00Z">
              <w:rPr>
                <w:rFonts w:cs="Arial"/>
                <w:i/>
                <w:iCs/>
                <w:szCs w:val="22"/>
                <w:lang w:val="vi-VN"/>
              </w:rPr>
            </w:rPrChange>
          </w:rPr>
          <w:delText>Giao tiếp và ứng xử đa văn hóa</w:delText>
        </w:r>
      </w:del>
    </w:p>
    <w:p w14:paraId="101A1ECF" w14:textId="022C4606" w:rsidR="003A732E" w:rsidRPr="00D427AB" w:rsidDel="003C6139" w:rsidRDefault="003A732E">
      <w:pPr>
        <w:rPr>
          <w:del w:id="17144" w:author="An Tran, ACA (BUV)" w:date="2024-09-12T11:07:00Z" w16du:dateUtc="2024-09-12T04:07:00Z"/>
          <w:rFonts w:cs="Arial"/>
          <w:i/>
          <w:iCs/>
          <w:szCs w:val="22"/>
          <w:lang w:val="vi-VN"/>
        </w:rPr>
        <w:pPrChange w:id="1714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46" w:author="An Tran, ACA (BUV)" w:date="2024-09-12T11:07:00Z" w16du:dateUtc="2024-09-12T04:07:00Z">
        <w:r w:rsidRPr="00863667" w:rsidDel="003C6139">
          <w:rPr>
            <w:rFonts w:ascii="iCiel Avenir LT Std 35 Light" w:hAnsi="iCiel Avenir LT Std 35 Light" w:cs="Arial"/>
            <w:i/>
            <w:iCs/>
            <w:sz w:val="22"/>
            <w:szCs w:val="22"/>
            <w:lang w:val="vi-VN"/>
            <w:rPrChange w:id="17147" w:author="An Tran, ACA (BUV)" w:date="2024-09-13T17:29:00Z" w16du:dateUtc="2024-09-13T10:29:00Z">
              <w:rPr>
                <w:rFonts w:cs="Arial"/>
                <w:i/>
                <w:iCs/>
                <w:szCs w:val="22"/>
                <w:lang w:val="vi-VN"/>
              </w:rPr>
            </w:rPrChange>
          </w:rPr>
          <w:tab/>
        </w:r>
        <w:r w:rsidRPr="00863667" w:rsidDel="003C6139">
          <w:rPr>
            <w:rFonts w:ascii="iCiel Avenir LT Std 35 Light" w:hAnsi="iCiel Avenir LT Std 35 Light" w:cs="Arial"/>
            <w:i/>
            <w:iCs/>
            <w:sz w:val="22"/>
            <w:szCs w:val="22"/>
            <w:lang w:val="vi-VN"/>
            <w:rPrChange w:id="17148" w:author="An Tran, ACA (BUV)" w:date="2024-09-13T17:29:00Z" w16du:dateUtc="2024-09-13T10:29:00Z">
              <w:rPr>
                <w:rFonts w:cs="Arial"/>
                <w:i/>
                <w:iCs/>
                <w:szCs w:val="22"/>
                <w:lang w:val="vi-VN"/>
              </w:rPr>
            </w:rPrChange>
          </w:rPr>
          <w:tab/>
          <w:delText>…</w:delText>
        </w:r>
      </w:del>
    </w:p>
    <w:p w14:paraId="551C95E8" w14:textId="5294A239" w:rsidR="003A732E" w:rsidRPr="00D427AB" w:rsidDel="003C6139" w:rsidRDefault="003A732E">
      <w:pPr>
        <w:rPr>
          <w:del w:id="17149" w:author="An Tran, ACA (BUV)" w:date="2024-09-12T11:07:00Z" w16du:dateUtc="2024-09-12T04:07:00Z"/>
          <w:rFonts w:eastAsiaTheme="minorEastAsia" w:cstheme="minorBidi"/>
          <w:bCs/>
          <w:i/>
          <w:iCs/>
          <w:szCs w:val="22"/>
          <w:lang w:val="vi-VN"/>
        </w:rPr>
        <w:pPrChange w:id="1715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51" w:author="An Tran, ACA (BUV)" w:date="2024-09-12T11:07:00Z" w16du:dateUtc="2024-09-12T04:07:00Z">
        <w:r w:rsidRPr="00863667" w:rsidDel="003C6139">
          <w:rPr>
            <w:rFonts w:ascii="iCiel Avenir LT Std 35 Light" w:eastAsiaTheme="minorEastAsia" w:hAnsi="iCiel Avenir LT Std 35 Light" w:cstheme="minorBidi"/>
            <w:b/>
            <w:bCs/>
            <w:i/>
            <w:iCs/>
            <w:sz w:val="22"/>
            <w:szCs w:val="22"/>
            <w:lang w:val="vi-VN"/>
            <w:rPrChange w:id="17152" w:author="An Tran, ACA (BUV)" w:date="2024-09-13T17:29:00Z" w16du:dateUtc="2024-09-13T10:29:00Z">
              <w:rPr>
                <w:rFonts w:eastAsiaTheme="minorEastAsia" w:cstheme="minorBidi"/>
                <w:bCs/>
                <w:i/>
                <w:iCs/>
                <w:szCs w:val="22"/>
                <w:lang w:val="vi-VN"/>
              </w:rPr>
            </w:rPrChange>
          </w:rPr>
          <w:delText xml:space="preserve">Lớp chứng chỉ chuyên môn và nghề nghiệp: </w:delText>
        </w:r>
      </w:del>
    </w:p>
    <w:p w14:paraId="44AFD3A7" w14:textId="1028E5BB" w:rsidR="003A732E" w:rsidRPr="00D427AB" w:rsidDel="003C6139" w:rsidRDefault="003A732E">
      <w:pPr>
        <w:rPr>
          <w:del w:id="17153" w:author="An Tran, ACA (BUV)" w:date="2024-09-12T11:07:00Z" w16du:dateUtc="2024-09-12T04:07:00Z"/>
          <w:rFonts w:cs="Arial"/>
          <w:i/>
          <w:iCs/>
          <w:szCs w:val="22"/>
          <w:lang w:val="vi-VN"/>
        </w:rPr>
        <w:pPrChange w:id="1715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55" w:author="An Tran, ACA (BUV)" w:date="2024-09-12T11:07:00Z" w16du:dateUtc="2024-09-12T04:07:00Z">
        <w:r w:rsidRPr="00863667" w:rsidDel="003C6139">
          <w:rPr>
            <w:rFonts w:ascii="iCiel Avenir LT Std 35 Light" w:hAnsi="iCiel Avenir LT Std 35 Light" w:cs="Arial"/>
            <w:i/>
            <w:iCs/>
            <w:sz w:val="22"/>
            <w:szCs w:val="22"/>
            <w:lang w:val="vi-VN"/>
            <w:rPrChange w:id="17156" w:author="An Tran, ACA (BUV)" w:date="2024-09-13T17:29:00Z" w16du:dateUtc="2024-09-13T10:29:00Z">
              <w:rPr>
                <w:rFonts w:cs="Arial"/>
                <w:i/>
                <w:iCs/>
                <w:szCs w:val="22"/>
                <w:lang w:val="vi-VN"/>
              </w:rPr>
            </w:rPrChange>
          </w:rPr>
          <w:delText xml:space="preserve">AWS: Bộ chứng chỉ về điện toán đám mây của Amazon </w:delText>
        </w:r>
      </w:del>
    </w:p>
    <w:p w14:paraId="28577680" w14:textId="4292D869" w:rsidR="003A732E" w:rsidRPr="00D427AB" w:rsidDel="003C6139" w:rsidRDefault="003A732E">
      <w:pPr>
        <w:rPr>
          <w:del w:id="17157" w:author="An Tran, ACA (BUV)" w:date="2024-09-12T11:07:00Z" w16du:dateUtc="2024-09-12T04:07:00Z"/>
          <w:rFonts w:cs="Arial"/>
          <w:i/>
          <w:iCs/>
          <w:szCs w:val="22"/>
          <w:lang w:val="vi-VN"/>
        </w:rPr>
        <w:pPrChange w:id="1715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59" w:author="An Tran, ACA (BUV)" w:date="2024-09-12T11:07:00Z" w16du:dateUtc="2024-09-12T04:07:00Z">
        <w:r w:rsidRPr="00863667" w:rsidDel="003C6139">
          <w:rPr>
            <w:rFonts w:ascii="iCiel Avenir LT Std 35 Light" w:hAnsi="iCiel Avenir LT Std 35 Light" w:cs="Arial"/>
            <w:i/>
            <w:iCs/>
            <w:sz w:val="22"/>
            <w:szCs w:val="22"/>
            <w:lang w:val="vi-VN"/>
            <w:rPrChange w:id="17160" w:author="An Tran, ACA (BUV)" w:date="2024-09-13T17:29:00Z" w16du:dateUtc="2024-09-13T10:29:00Z">
              <w:rPr>
                <w:rFonts w:cs="Arial"/>
                <w:i/>
                <w:iCs/>
                <w:szCs w:val="22"/>
                <w:lang w:val="vi-VN"/>
              </w:rPr>
            </w:rPrChange>
          </w:rPr>
          <w:delText xml:space="preserve">CCNA: Bộ chứng chỉ về công nghệ mạng của Cisco </w:delText>
        </w:r>
      </w:del>
    </w:p>
    <w:p w14:paraId="3E69D541" w14:textId="06D88C5B" w:rsidR="003A732E" w:rsidRPr="00D427AB" w:rsidDel="003C6139" w:rsidRDefault="003A732E">
      <w:pPr>
        <w:rPr>
          <w:del w:id="17161" w:author="An Tran, ACA (BUV)" w:date="2024-09-12T11:07:00Z" w16du:dateUtc="2024-09-12T04:07:00Z"/>
          <w:rFonts w:cs="Arial"/>
          <w:i/>
          <w:iCs/>
          <w:szCs w:val="22"/>
          <w:lang w:val="vi-VN"/>
        </w:rPr>
        <w:pPrChange w:id="1716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63" w:author="An Tran, ACA (BUV)" w:date="2024-09-12T11:07:00Z" w16du:dateUtc="2024-09-12T04:07:00Z">
        <w:r w:rsidRPr="00863667" w:rsidDel="003C6139">
          <w:rPr>
            <w:rFonts w:ascii="iCiel Avenir LT Std 35 Light" w:hAnsi="iCiel Avenir LT Std 35 Light" w:cs="Arial"/>
            <w:i/>
            <w:iCs/>
            <w:sz w:val="22"/>
            <w:szCs w:val="22"/>
            <w:lang w:val="vi-VN"/>
            <w:rPrChange w:id="17164" w:author="An Tran, ACA (BUV)" w:date="2024-09-13T17:29:00Z" w16du:dateUtc="2024-09-13T10:29:00Z">
              <w:rPr>
                <w:rFonts w:cs="Arial"/>
                <w:i/>
                <w:iCs/>
                <w:szCs w:val="22"/>
                <w:lang w:val="vi-VN"/>
              </w:rPr>
            </w:rPrChange>
          </w:rPr>
          <w:delText>WSET: Chứng chỉ quốc tế về rượu vang và rượu mạnh</w:delText>
        </w:r>
      </w:del>
    </w:p>
    <w:p w14:paraId="7D2706C3" w14:textId="0FF26248" w:rsidR="003A732E" w:rsidRPr="00D427AB" w:rsidDel="003C6139" w:rsidRDefault="003A732E">
      <w:pPr>
        <w:rPr>
          <w:del w:id="17165" w:author="An Tran, ACA (BUV)" w:date="2024-09-12T11:07:00Z" w16du:dateUtc="2024-09-12T04:07:00Z"/>
          <w:rFonts w:cs="Arial"/>
          <w:i/>
          <w:iCs/>
          <w:szCs w:val="22"/>
          <w:lang w:val="vi-VN"/>
        </w:rPr>
        <w:pPrChange w:id="1716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67" w:author="An Tran, ACA (BUV)" w:date="2024-09-12T11:07:00Z" w16du:dateUtc="2024-09-12T04:07:00Z">
        <w:r w:rsidRPr="00863667" w:rsidDel="003C6139">
          <w:rPr>
            <w:rFonts w:ascii="iCiel Avenir LT Std 35 Light" w:hAnsi="iCiel Avenir LT Std 35 Light" w:cs="Arial"/>
            <w:i/>
            <w:iCs/>
            <w:sz w:val="22"/>
            <w:szCs w:val="22"/>
            <w:lang w:val="vi-VN"/>
            <w:rPrChange w:id="17168" w:author="An Tran, ACA (BUV)" w:date="2024-09-13T17:29:00Z" w16du:dateUtc="2024-09-13T10:29:00Z">
              <w:rPr>
                <w:rFonts w:cs="Arial"/>
                <w:i/>
                <w:iCs/>
                <w:szCs w:val="22"/>
                <w:lang w:val="vi-VN"/>
              </w:rPr>
            </w:rPrChange>
          </w:rPr>
          <w:tab/>
          <w:delText>…</w:delText>
        </w:r>
      </w:del>
    </w:p>
    <w:p w14:paraId="379AE10E" w14:textId="4AE6B3FF" w:rsidR="0048083F" w:rsidRPr="00D427AB" w:rsidDel="003C6139" w:rsidRDefault="003A732E">
      <w:pPr>
        <w:rPr>
          <w:del w:id="17169" w:author="An Tran, ACA (BUV)" w:date="2024-09-12T11:07:00Z" w16du:dateUtc="2024-09-12T04:07:00Z"/>
          <w:rFonts w:cs="Arial"/>
          <w:i/>
          <w:iCs/>
          <w:szCs w:val="22"/>
          <w:lang w:val="vi-VN"/>
        </w:rPr>
        <w:pPrChange w:id="1717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71" w:author="An Tran, ACA (BUV)" w:date="2024-09-12T11:07:00Z" w16du:dateUtc="2024-09-12T04:07:00Z">
        <w:r w:rsidRPr="00863667" w:rsidDel="003C6139">
          <w:rPr>
            <w:rFonts w:ascii="iCiel Avenir LT Std 35 Light" w:hAnsi="iCiel Avenir LT Std 35 Light" w:cs="Arial"/>
            <w:i/>
            <w:iCs/>
            <w:sz w:val="22"/>
            <w:szCs w:val="22"/>
            <w:lang w:val="vi-VN"/>
            <w:rPrChange w:id="17172" w:author="An Tran, ACA (BUV)" w:date="2024-09-13T17:29:00Z" w16du:dateUtc="2024-09-13T10:29:00Z">
              <w:rPr>
                <w:rFonts w:cs="Arial"/>
                <w:i/>
                <w:iCs/>
                <w:szCs w:val="22"/>
                <w:lang w:val="vi-VN"/>
              </w:rPr>
            </w:rPrChange>
          </w:rPr>
          <w:delTex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delText>
        </w:r>
        <w:r w:rsidR="0048083F" w:rsidRPr="00863667" w:rsidDel="003C6139">
          <w:rPr>
            <w:rFonts w:ascii="iCiel Avenir LT Std 35 Light" w:hAnsi="iCiel Avenir LT Std 35 Light" w:cs="Arial"/>
            <w:i/>
            <w:iCs/>
            <w:sz w:val="22"/>
            <w:szCs w:val="22"/>
            <w:lang w:val="vi-VN"/>
            <w:rPrChange w:id="17173" w:author="An Tran, ACA (BUV)" w:date="2024-09-13T17:29:00Z" w16du:dateUtc="2024-09-13T10:29:00Z">
              <w:rPr>
                <w:rFonts w:cs="Arial"/>
                <w:i/>
                <w:iCs/>
                <w:szCs w:val="22"/>
                <w:lang w:val="vi-VN"/>
              </w:rPr>
            </w:rPrChange>
          </w:rPr>
          <w:delText>.</w:delText>
        </w:r>
      </w:del>
    </w:p>
    <w:p w14:paraId="6C2B682F" w14:textId="6449F757" w:rsidR="00EA7631" w:rsidRPr="00D427AB" w:rsidDel="003C6139" w:rsidRDefault="00EA7631">
      <w:pPr>
        <w:rPr>
          <w:del w:id="17174" w:author="An Tran, ACA (BUV)" w:date="2024-09-12T11:07:00Z" w16du:dateUtc="2024-09-12T04:07:00Z"/>
          <w:i/>
          <w:iCs/>
          <w:szCs w:val="22"/>
          <w:lang w:val="vi-VN"/>
        </w:rPr>
        <w:pPrChange w:id="1717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76" w:author="An Tran, ACA (BUV)" w:date="2024-09-12T11:07:00Z" w16du:dateUtc="2024-09-12T04:07:00Z">
        <w:r w:rsidRPr="00863667" w:rsidDel="003C6139">
          <w:rPr>
            <w:rFonts w:ascii="iCiel Avenir LT Std 35 Light" w:hAnsi="iCiel Avenir LT Std 35 Light"/>
            <w:szCs w:val="22"/>
            <w:lang w:val="vi-VN"/>
            <w:rPrChange w:id="17177" w:author="An Tran, ACA (BUV)" w:date="2024-09-13T17:29:00Z" w16du:dateUtc="2024-09-13T10:29:00Z">
              <w:rPr>
                <w:szCs w:val="22"/>
                <w:lang w:val="vi-VN"/>
              </w:rPr>
            </w:rPrChange>
          </w:rPr>
          <w:delText xml:space="preserve">Where to get support when students have concerns about their wellbeing and personal life? Who can parents/students contact if students need help with stress and anxiety at school? </w:delText>
        </w:r>
        <w:r w:rsidRPr="00863667" w:rsidDel="003C6139">
          <w:rPr>
            <w:rFonts w:ascii="iCiel Avenir LT Std 35 Light" w:hAnsi="iCiel Avenir LT Std 35 Light"/>
            <w:i/>
            <w:iCs/>
            <w:szCs w:val="22"/>
            <w:lang w:val="vi-VN"/>
            <w:rPrChange w:id="17178" w:author="An Tran, ACA (BUV)" w:date="2024-09-13T17:29:00Z" w16du:dateUtc="2024-09-13T10:29:00Z">
              <w:rPr>
                <w:i/>
                <w:iCs/>
                <w:szCs w:val="22"/>
                <w:lang w:val="vi-VN"/>
              </w:rPr>
            </w:rPrChange>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del>
    </w:p>
    <w:p w14:paraId="5848CE55" w14:textId="4F3AB725" w:rsidR="00EA7631" w:rsidRPr="00D427AB" w:rsidDel="003C6139" w:rsidRDefault="00EA7631">
      <w:pPr>
        <w:rPr>
          <w:del w:id="17179" w:author="An Tran, ACA (BUV)" w:date="2024-09-12T11:07:00Z" w16du:dateUtc="2024-09-12T04:07:00Z"/>
          <w:rFonts w:cs="Arial"/>
          <w:bCs/>
          <w:i/>
          <w:iCs/>
          <w:szCs w:val="22"/>
          <w:u w:val="single"/>
          <w:lang w:val="vi-VN"/>
        </w:rPr>
        <w:pPrChange w:id="1718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81"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7182"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7183"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7184"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7185"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7186"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7187" w:author="An Tran, ACA (BUV)" w:date="2024-09-13T17:29:00Z" w16du:dateUtc="2024-09-13T10:29:00Z">
              <w:rPr>
                <w:rFonts w:cs="Arial"/>
                <w:bCs/>
                <w:i/>
                <w:iCs/>
                <w:szCs w:val="22"/>
                <w:u w:val="single"/>
                <w:lang w:val="vi-VN"/>
              </w:rPr>
            </w:rPrChange>
          </w:rPr>
          <w:delText>i:</w:delText>
        </w:r>
      </w:del>
    </w:p>
    <w:p w14:paraId="7C206512" w14:textId="52ABC2DE" w:rsidR="00EA7631" w:rsidRPr="00D427AB" w:rsidDel="003C6139" w:rsidRDefault="00EA7631">
      <w:pPr>
        <w:rPr>
          <w:del w:id="17188" w:author="An Tran, ACA (BUV)" w:date="2024-09-12T11:07:00Z" w16du:dateUtc="2024-09-12T04:07:00Z"/>
          <w:rFonts w:cs="Arial"/>
          <w:szCs w:val="22"/>
          <w:lang w:val="vi-VN"/>
        </w:rPr>
        <w:pPrChange w:id="1718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90" w:author="An Tran, ACA (BUV)" w:date="2024-09-12T11:07:00Z" w16du:dateUtc="2024-09-12T04:07:00Z">
        <w:r w:rsidRPr="00863667" w:rsidDel="003C6139">
          <w:rPr>
            <w:rFonts w:ascii="iCiel Avenir LT Std 35 Light" w:hAnsi="iCiel Avenir LT Std 35 Light" w:cs="Arial"/>
            <w:sz w:val="22"/>
            <w:szCs w:val="22"/>
            <w:lang w:val="vi-VN"/>
            <w:rPrChange w:id="17191" w:author="An Tran, ACA (BUV)" w:date="2024-09-13T17:29:00Z" w16du:dateUtc="2024-09-13T10:29:00Z">
              <w:rPr>
                <w:rFonts w:cs="Arial"/>
                <w:szCs w:val="22"/>
                <w:lang w:val="vi-VN"/>
              </w:rPr>
            </w:rPrChange>
          </w:rPr>
          <w:delTex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delText>
        </w:r>
      </w:del>
    </w:p>
    <w:p w14:paraId="01D26DB6" w14:textId="225FA1EE" w:rsidR="00EA7631" w:rsidRPr="00D427AB" w:rsidDel="003C6139" w:rsidRDefault="00EA7631">
      <w:pPr>
        <w:rPr>
          <w:del w:id="17192" w:author="An Tran, ACA (BUV)" w:date="2024-09-12T11:07:00Z" w16du:dateUtc="2024-09-12T04:07:00Z"/>
          <w:rFonts w:cs="Arial"/>
          <w:szCs w:val="22"/>
          <w:lang w:val="vi-VN"/>
        </w:rPr>
        <w:pPrChange w:id="17193" w:author="An Tran, ACA (BUV)" w:date="2024-09-12T11:07:00Z" w16du:dateUtc="2024-09-12T04:07:00Z">
          <w:pPr>
            <w:pStyle w:val="Question"/>
            <w:numPr>
              <w:numId w:val="7"/>
            </w:numPr>
            <w:tabs>
              <w:tab w:val="left" w:pos="630"/>
              <w:tab w:val="left" w:pos="990"/>
            </w:tabs>
            <w:spacing w:before="100" w:line="400" w:lineRule="exact"/>
            <w:ind w:left="4950" w:hanging="360"/>
          </w:pPr>
        </w:pPrChange>
      </w:pPr>
    </w:p>
    <w:p w14:paraId="00C79080" w14:textId="7004183D" w:rsidR="00EA7631" w:rsidRPr="00D427AB" w:rsidDel="003C6139" w:rsidRDefault="00EA7631">
      <w:pPr>
        <w:rPr>
          <w:del w:id="17194" w:author="An Tran, ACA (BUV)" w:date="2024-09-12T11:07:00Z" w16du:dateUtc="2024-09-12T04:07:00Z"/>
          <w:rFonts w:cs="Arial"/>
          <w:szCs w:val="22"/>
          <w:lang w:val="vi-VN"/>
        </w:rPr>
        <w:pPrChange w:id="1719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196" w:author="An Tran, ACA (BUV)" w:date="2024-09-12T11:07:00Z" w16du:dateUtc="2024-09-12T04:07:00Z">
        <w:r w:rsidRPr="00863667" w:rsidDel="003C6139">
          <w:rPr>
            <w:rFonts w:ascii="iCiel Avenir LT Std 35 Light" w:hAnsi="iCiel Avenir LT Std 35 Light" w:cs="Arial"/>
            <w:sz w:val="22"/>
            <w:szCs w:val="22"/>
            <w:lang w:val="vi-VN"/>
            <w:rPrChange w:id="17197" w:author="An Tran, ACA (BUV)" w:date="2024-09-13T17:29:00Z" w16du:dateUtc="2024-09-13T10:29:00Z">
              <w:rPr>
                <w:rFonts w:cs="Arial"/>
                <w:szCs w:val="22"/>
                <w:lang w:val="vi-VN"/>
              </w:rPr>
            </w:rPrChange>
          </w:rPr>
          <w:delText>If you are worried about students’ mental health such as stress or anxiety, please email us at:</w:delText>
        </w:r>
        <w:r w:rsidRPr="00863667" w:rsidDel="003C6139">
          <w:rPr>
            <w:rStyle w:val="Hyperlink"/>
            <w:rFonts w:ascii="iCiel Avenir LT Std 35 Light" w:hAnsi="iCiel Avenir LT Std 35 Light" w:cs="Arial"/>
            <w:sz w:val="22"/>
            <w:szCs w:val="22"/>
            <w:lang w:val="vi-VN"/>
            <w:rPrChange w:id="17198" w:author="An Tran, ACA (BUV)" w:date="2024-09-13T17:29:00Z" w16du:dateUtc="2024-09-13T10:29:00Z">
              <w:rPr>
                <w:rStyle w:val="Hyperlink"/>
                <w:rFonts w:cs="Arial"/>
                <w:szCs w:val="22"/>
                <w:lang w:val="vi-VN"/>
              </w:rPr>
            </w:rPrChange>
          </w:rPr>
          <w:delText xml:space="preserve"> Student-Wellbeing@buv.edu.vn</w:delText>
        </w:r>
        <w:r w:rsidRPr="00863667" w:rsidDel="003C6139">
          <w:rPr>
            <w:rFonts w:ascii="iCiel Avenir LT Std 35 Light" w:hAnsi="iCiel Avenir LT Std 35 Light" w:cs="Arial"/>
            <w:sz w:val="22"/>
            <w:szCs w:val="22"/>
            <w:lang w:val="vi-VN"/>
            <w:rPrChange w:id="17199" w:author="An Tran, ACA (BUV)" w:date="2024-09-13T17:29:00Z" w16du:dateUtc="2024-09-13T10:29:00Z">
              <w:rPr>
                <w:rFonts w:cs="Arial"/>
                <w:szCs w:val="22"/>
                <w:lang w:val="vi-VN"/>
              </w:rPr>
            </w:rPrChange>
          </w:rPr>
          <w:delText>. Our Well-being Counsellor will help to give the best psychological support to students with confidentiality.</w:delText>
        </w:r>
      </w:del>
    </w:p>
    <w:p w14:paraId="02FF2685" w14:textId="1EF63B34" w:rsidR="00EA7631" w:rsidRPr="00D427AB" w:rsidDel="003C6139" w:rsidRDefault="00EA7631">
      <w:pPr>
        <w:rPr>
          <w:del w:id="17200" w:author="An Tran, ACA (BUV)" w:date="2024-09-12T11:07:00Z" w16du:dateUtc="2024-09-12T04:07:00Z"/>
          <w:rFonts w:cs="Arial"/>
          <w:i/>
          <w:iCs/>
          <w:szCs w:val="22"/>
          <w:lang w:val="vi-VN"/>
        </w:rPr>
        <w:pPrChange w:id="1720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202" w:author="An Tran, ACA (BUV)" w:date="2024-09-12T11:07:00Z" w16du:dateUtc="2024-09-12T04:07:00Z">
        <w:r w:rsidRPr="00863667" w:rsidDel="003C6139">
          <w:rPr>
            <w:rFonts w:ascii="iCiel Avenir LT Std 35 Light" w:hAnsi="iCiel Avenir LT Std 35 Light" w:cs="Arial"/>
            <w:i/>
            <w:iCs/>
            <w:sz w:val="22"/>
            <w:szCs w:val="22"/>
            <w:lang w:val="vi-VN"/>
            <w:rPrChange w:id="17203" w:author="An Tran, ACA (BUV)" w:date="2024-09-13T17:29:00Z" w16du:dateUtc="2024-09-13T10:29:00Z">
              <w:rPr>
                <w:rFonts w:cs="Arial"/>
                <w:i/>
                <w:iCs/>
                <w:szCs w:val="22"/>
                <w:lang w:val="vi-VN"/>
              </w:rPr>
            </w:rPrChange>
          </w:rPr>
          <w:delText>B</w:delText>
        </w:r>
        <w:r w:rsidRPr="00863667" w:rsidDel="003C6139">
          <w:rPr>
            <w:rFonts w:ascii="iCiel Avenir LT Std 35 Light" w:hAnsi="iCiel Avenir LT Std 35 Light" w:cs="Calibri"/>
            <w:i/>
            <w:iCs/>
            <w:sz w:val="22"/>
            <w:szCs w:val="22"/>
            <w:lang w:val="vi-VN"/>
            <w:rPrChange w:id="17204"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205" w:author="An Tran, ACA (BUV)" w:date="2024-09-13T17:29:00Z" w16du:dateUtc="2024-09-13T10:29:00Z">
              <w:rPr>
                <w:rFonts w:cs="Arial"/>
                <w:i/>
                <w:iCs/>
                <w:szCs w:val="22"/>
                <w:lang w:val="vi-VN"/>
              </w:rPr>
            </w:rPrChange>
          </w:rPr>
          <w:delText xml:space="preserve"> ph</w:delText>
        </w:r>
        <w:r w:rsidRPr="00863667" w:rsidDel="003C6139">
          <w:rPr>
            <w:rFonts w:ascii="iCiel Avenir LT Std 35 Light" w:hAnsi="iCiel Avenir LT Std 35 Light" w:cs="Calibri"/>
            <w:i/>
            <w:iCs/>
            <w:sz w:val="22"/>
            <w:szCs w:val="22"/>
            <w:lang w:val="vi-VN"/>
            <w:rPrChange w:id="17206"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7207" w:author="An Tran, ACA (BUV)" w:date="2024-09-13T17:29:00Z" w16du:dateUtc="2024-09-13T10:29:00Z">
              <w:rPr>
                <w:rFonts w:cs="Arial"/>
                <w:i/>
                <w:iCs/>
                <w:szCs w:val="22"/>
                <w:lang w:val="vi-VN"/>
              </w:rPr>
            </w:rPrChange>
          </w:rPr>
          <w:delText>n T</w:delText>
        </w:r>
        <w:r w:rsidRPr="00863667" w:rsidDel="003C6139">
          <w:rPr>
            <w:rFonts w:ascii="iCiel Avenir LT Std 35 Light" w:hAnsi="iCiel Avenir LT Std 35 Light" w:cs="Calibri"/>
            <w:i/>
            <w:iCs/>
            <w:sz w:val="22"/>
            <w:szCs w:val="22"/>
            <w:lang w:val="vi-VN"/>
            <w:rPrChange w:id="17208" w:author="An Tran, ACA (BUV)" w:date="2024-09-13T17:29:00Z" w16du:dateUtc="2024-09-13T10:29:00Z">
              <w:rPr>
                <w:rFonts w:cs="Calibri"/>
                <w:i/>
                <w:iCs/>
                <w:szCs w:val="22"/>
                <w:lang w:val="vi-VN"/>
              </w:rPr>
            </w:rPrChange>
          </w:rPr>
          <w:delText>ư</w:delText>
        </w:r>
        <w:r w:rsidRPr="00863667" w:rsidDel="003C6139">
          <w:rPr>
            <w:rFonts w:ascii="iCiel Avenir LT Std 35 Light" w:hAnsi="iCiel Avenir LT Std 35 Light" w:cs="Arial"/>
            <w:i/>
            <w:iCs/>
            <w:sz w:val="22"/>
            <w:szCs w:val="22"/>
            <w:lang w:val="vi-VN"/>
            <w:rPrChange w:id="17209" w:author="An Tran, ACA (BUV)" w:date="2024-09-13T17:29:00Z" w16du:dateUtc="2024-09-13T10:29:00Z">
              <w:rPr>
                <w:rFonts w:cs="Arial"/>
                <w:i/>
                <w:iCs/>
                <w:szCs w:val="22"/>
                <w:lang w:val="vi-VN"/>
              </w:rPr>
            </w:rPrChange>
          </w:rPr>
          <w:delText xml:space="preserve"> v</w:delText>
        </w:r>
        <w:r w:rsidRPr="00863667" w:rsidDel="003C6139">
          <w:rPr>
            <w:rFonts w:ascii="iCiel Avenir LT Std 35 Light" w:hAnsi="iCiel Avenir LT Std 35 Light" w:cs="Calibri"/>
            <w:i/>
            <w:iCs/>
            <w:sz w:val="22"/>
            <w:szCs w:val="22"/>
            <w:lang w:val="vi-VN"/>
            <w:rPrChange w:id="17210"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7211" w:author="An Tran, ACA (BUV)" w:date="2024-09-13T17:29:00Z" w16du:dateUtc="2024-09-13T10:29:00Z">
              <w:rPr>
                <w:rFonts w:cs="Arial"/>
                <w:i/>
                <w:iCs/>
                <w:szCs w:val="22"/>
                <w:lang w:val="vi-VN"/>
              </w:rPr>
            </w:rPrChange>
          </w:rPr>
          <w:delText>n t</w:delText>
        </w:r>
        <w:r w:rsidRPr="00863667" w:rsidDel="003C6139">
          <w:rPr>
            <w:rFonts w:ascii="iCiel Avenir LT Std 35 Light" w:hAnsi="iCiel Avenir LT Std 35 Light" w:cs="Avenir Next LT Pro"/>
            <w:i/>
            <w:iCs/>
            <w:sz w:val="22"/>
            <w:szCs w:val="22"/>
            <w:lang w:val="vi-VN"/>
            <w:rPrChange w:id="17212" w:author="An Tran, ACA (BUV)" w:date="2024-09-13T17:29:00Z" w16du:dateUtc="2024-09-13T10:29:00Z">
              <w:rPr>
                <w:rFonts w:cs="Avenir Next LT Pro"/>
                <w:i/>
                <w:iCs/>
                <w:szCs w:val="22"/>
                <w:lang w:val="vi-VN"/>
              </w:rPr>
            </w:rPrChange>
          </w:rPr>
          <w:delText>â</w:delText>
        </w:r>
        <w:r w:rsidRPr="00863667" w:rsidDel="003C6139">
          <w:rPr>
            <w:rFonts w:ascii="iCiel Avenir LT Std 35 Light" w:hAnsi="iCiel Avenir LT Std 35 Light" w:cs="Arial"/>
            <w:i/>
            <w:iCs/>
            <w:sz w:val="22"/>
            <w:szCs w:val="22"/>
            <w:lang w:val="vi-VN"/>
            <w:rPrChange w:id="17213" w:author="An Tran, ACA (BUV)" w:date="2024-09-13T17:29:00Z" w16du:dateUtc="2024-09-13T10:29:00Z">
              <w:rPr>
                <w:rFonts w:cs="Arial"/>
                <w:i/>
                <w:iCs/>
                <w:szCs w:val="22"/>
                <w:lang w:val="vi-VN"/>
              </w:rPr>
            </w:rPrChange>
          </w:rPr>
          <w:delText>m l</w:delText>
        </w:r>
        <w:r w:rsidRPr="00863667" w:rsidDel="003C6139">
          <w:rPr>
            <w:rFonts w:ascii="iCiel Avenir LT Std 35 Light" w:hAnsi="iCiel Avenir LT Std 35 Light" w:cs="Avenir Next LT Pro"/>
            <w:i/>
            <w:iCs/>
            <w:sz w:val="22"/>
            <w:szCs w:val="22"/>
            <w:lang w:val="vi-VN"/>
            <w:rPrChange w:id="17214" w:author="An Tran, ACA (BUV)" w:date="2024-09-13T17:29:00Z" w16du:dateUtc="2024-09-13T10:29:00Z">
              <w:rPr>
                <w:rFonts w:cs="Avenir Next LT Pro"/>
                <w:i/>
                <w:iCs/>
                <w:szCs w:val="22"/>
                <w:lang w:val="vi-VN"/>
              </w:rPr>
            </w:rPrChange>
          </w:rPr>
          <w:delText>ý</w:delText>
        </w:r>
        <w:r w:rsidRPr="00863667" w:rsidDel="003C6139">
          <w:rPr>
            <w:rFonts w:ascii="iCiel Avenir LT Std 35 Light" w:hAnsi="iCiel Avenir LT Std 35 Light" w:cs="Arial"/>
            <w:i/>
            <w:iCs/>
            <w:sz w:val="22"/>
            <w:szCs w:val="22"/>
            <w:lang w:val="vi-VN"/>
            <w:rPrChange w:id="17215" w:author="An Tran, ACA (BUV)" w:date="2024-09-13T17:29:00Z" w16du:dateUtc="2024-09-13T10:29:00Z">
              <w:rPr>
                <w:rFonts w:cs="Arial"/>
                <w:i/>
                <w:iCs/>
                <w:szCs w:val="22"/>
                <w:lang w:val="vi-VN"/>
              </w:rPr>
            </w:rPrChange>
          </w:rPr>
          <w:delText xml:space="preserve"> v</w:delText>
        </w:r>
        <w:r w:rsidRPr="00863667" w:rsidDel="003C6139">
          <w:rPr>
            <w:rFonts w:ascii="iCiel Avenir LT Std 35 Light" w:hAnsi="iCiel Avenir LT Std 35 Light" w:cs="Avenir Next LT Pro"/>
            <w:i/>
            <w:iCs/>
            <w:sz w:val="22"/>
            <w:szCs w:val="22"/>
            <w:lang w:val="vi-VN"/>
            <w:rPrChange w:id="17216"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217" w:author="An Tran, ACA (BUV)" w:date="2024-09-13T17:29:00Z" w16du:dateUtc="2024-09-13T10:29:00Z">
              <w:rPr>
                <w:rFonts w:cs="Arial"/>
                <w:i/>
                <w:iCs/>
                <w:szCs w:val="22"/>
                <w:lang w:val="vi-VN"/>
              </w:rPr>
            </w:rPrChange>
          </w:rPr>
          <w:delText xml:space="preserve"> Ch</w:delText>
        </w:r>
        <w:r w:rsidRPr="00863667" w:rsidDel="003C6139">
          <w:rPr>
            <w:rFonts w:ascii="iCiel Avenir LT Std 35 Light" w:hAnsi="iCiel Avenir LT Std 35 Light" w:cs="Calibri"/>
            <w:i/>
            <w:iCs/>
            <w:sz w:val="22"/>
            <w:szCs w:val="22"/>
            <w:lang w:val="vi-VN"/>
            <w:rPrChange w:id="17218"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7219" w:author="An Tran, ACA (BUV)" w:date="2024-09-13T17:29:00Z" w16du:dateUtc="2024-09-13T10:29:00Z">
              <w:rPr>
                <w:rFonts w:cs="Arial"/>
                <w:i/>
                <w:iCs/>
                <w:szCs w:val="22"/>
                <w:lang w:val="vi-VN"/>
              </w:rPr>
            </w:rPrChange>
          </w:rPr>
          <w:delText>m s</w:delText>
        </w:r>
        <w:r w:rsidRPr="00863667" w:rsidDel="003C6139">
          <w:rPr>
            <w:rFonts w:ascii="iCiel Avenir LT Std 35 Light" w:hAnsi="iCiel Avenir LT Std 35 Light" w:cs="Avenir Next LT Pro"/>
            <w:i/>
            <w:iCs/>
            <w:sz w:val="22"/>
            <w:szCs w:val="22"/>
            <w:lang w:val="vi-VN"/>
            <w:rPrChange w:id="17220" w:author="An Tran, ACA (BUV)" w:date="2024-09-13T17:29:00Z" w16du:dateUtc="2024-09-13T10:29:00Z">
              <w:rPr>
                <w:rFonts w:cs="Avenir Next LT Pro"/>
                <w:i/>
                <w:iCs/>
                <w:szCs w:val="22"/>
                <w:lang w:val="vi-VN"/>
              </w:rPr>
            </w:rPrChange>
          </w:rPr>
          <w:delText>ó</w:delText>
        </w:r>
        <w:r w:rsidRPr="00863667" w:rsidDel="003C6139">
          <w:rPr>
            <w:rFonts w:ascii="iCiel Avenir LT Std 35 Light" w:hAnsi="iCiel Avenir LT Std 35 Light" w:cs="Arial"/>
            <w:i/>
            <w:iCs/>
            <w:sz w:val="22"/>
            <w:szCs w:val="22"/>
            <w:lang w:val="vi-VN"/>
            <w:rPrChange w:id="17221" w:author="An Tran, ACA (BUV)" w:date="2024-09-13T17:29:00Z" w16du:dateUtc="2024-09-13T10:29:00Z">
              <w:rPr>
                <w:rFonts w:cs="Arial"/>
                <w:i/>
                <w:iCs/>
                <w:szCs w:val="22"/>
                <w:lang w:val="vi-VN"/>
              </w:rPr>
            </w:rPrChange>
          </w:rPr>
          <w:delText>c S</w:delText>
        </w:r>
        <w:r w:rsidRPr="00863667" w:rsidDel="003C6139">
          <w:rPr>
            <w:rFonts w:ascii="iCiel Avenir LT Std 35 Light" w:hAnsi="iCiel Avenir LT Std 35 Light" w:cs="Calibri"/>
            <w:i/>
            <w:iCs/>
            <w:sz w:val="22"/>
            <w:szCs w:val="22"/>
            <w:lang w:val="vi-VN"/>
            <w:rPrChange w:id="17222"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223" w:author="An Tran, ACA (BUV)" w:date="2024-09-13T17:29:00Z" w16du:dateUtc="2024-09-13T10:29:00Z">
              <w:rPr>
                <w:rFonts w:cs="Arial"/>
                <w:i/>
                <w:iCs/>
                <w:szCs w:val="22"/>
                <w:lang w:val="vi-VN"/>
              </w:rPr>
            </w:rPrChange>
          </w:rPr>
          <w:delText>c kho</w:delText>
        </w:r>
        <w:r w:rsidRPr="00863667" w:rsidDel="003C6139">
          <w:rPr>
            <w:rFonts w:ascii="iCiel Avenir LT Std 35 Light" w:hAnsi="iCiel Avenir LT Std 35 Light" w:cs="Calibri"/>
            <w:i/>
            <w:iCs/>
            <w:sz w:val="22"/>
            <w:szCs w:val="22"/>
            <w:lang w:val="vi-VN"/>
            <w:rPrChange w:id="17224" w:author="An Tran, ACA (BUV)" w:date="2024-09-13T17:29:00Z" w16du:dateUtc="2024-09-13T10:29:00Z">
              <w:rPr>
                <w:rFonts w:cs="Calibri"/>
                <w:i/>
                <w:iCs/>
                <w:szCs w:val="22"/>
                <w:lang w:val="vi-VN"/>
              </w:rPr>
            </w:rPrChange>
          </w:rPr>
          <w:delText>ẻ</w:delText>
        </w:r>
        <w:r w:rsidRPr="00863667" w:rsidDel="003C6139">
          <w:rPr>
            <w:rFonts w:ascii="iCiel Avenir LT Std 35 Light" w:hAnsi="iCiel Avenir LT Std 35 Light" w:cs="Arial"/>
            <w:i/>
            <w:iCs/>
            <w:sz w:val="22"/>
            <w:szCs w:val="22"/>
            <w:lang w:val="vi-VN"/>
            <w:rPrChange w:id="17225" w:author="An Tran, ACA (BUV)" w:date="2024-09-13T17:29:00Z" w16du:dateUtc="2024-09-13T10:29:00Z">
              <w:rPr>
                <w:rFonts w:cs="Arial"/>
                <w:i/>
                <w:iCs/>
                <w:szCs w:val="22"/>
                <w:lang w:val="vi-VN"/>
              </w:rPr>
            </w:rPrChange>
          </w:rPr>
          <w:delText xml:space="preserve"> Tinh th</w:delText>
        </w:r>
        <w:r w:rsidRPr="00863667" w:rsidDel="003C6139">
          <w:rPr>
            <w:rFonts w:ascii="iCiel Avenir LT Std 35 Light" w:hAnsi="iCiel Avenir LT Std 35 Light" w:cs="Calibri"/>
            <w:i/>
            <w:iCs/>
            <w:sz w:val="22"/>
            <w:szCs w:val="22"/>
            <w:lang w:val="vi-VN"/>
            <w:rPrChange w:id="17226"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227" w:author="An Tran, ACA (BUV)" w:date="2024-09-13T17:29:00Z" w16du:dateUtc="2024-09-13T10:29:00Z">
              <w:rPr>
                <w:rFonts w:cs="Arial"/>
                <w:i/>
                <w:iCs/>
                <w:szCs w:val="22"/>
                <w:lang w:val="vi-VN"/>
              </w:rPr>
            </w:rPrChange>
          </w:rPr>
          <w:delText>n là n</w:delText>
        </w:r>
        <w:r w:rsidRPr="00863667" w:rsidDel="003C6139">
          <w:rPr>
            <w:rFonts w:ascii="iCiel Avenir LT Std 35 Light" w:hAnsi="iCiel Avenir LT Std 35 Light" w:cs="Calibri"/>
            <w:i/>
            <w:iCs/>
            <w:sz w:val="22"/>
            <w:szCs w:val="22"/>
            <w:lang w:val="vi-VN"/>
            <w:rPrChange w:id="17228"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 w:val="22"/>
            <w:szCs w:val="22"/>
            <w:lang w:val="vi-VN"/>
            <w:rPrChange w:id="17229" w:author="An Tran, ACA (BUV)" w:date="2024-09-13T17:29:00Z" w16du:dateUtc="2024-09-13T10:29:00Z">
              <w:rPr>
                <w:rFonts w:cs="Arial"/>
                <w:i/>
                <w:iCs/>
                <w:szCs w:val="22"/>
                <w:lang w:val="vi-VN"/>
              </w:rPr>
            </w:rPrChange>
          </w:rPr>
          <w:delText>i ti</w:delText>
        </w:r>
        <w:r w:rsidRPr="00863667" w:rsidDel="003C6139">
          <w:rPr>
            <w:rFonts w:ascii="iCiel Avenir LT Std 35 Light" w:hAnsi="iCiel Avenir LT Std 35 Light" w:cs="Calibri"/>
            <w:i/>
            <w:iCs/>
            <w:sz w:val="22"/>
            <w:szCs w:val="22"/>
            <w:lang w:val="vi-VN"/>
            <w:rPrChange w:id="17230"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231" w:author="An Tran, ACA (BUV)" w:date="2024-09-13T17:29:00Z" w16du:dateUtc="2024-09-13T10:29:00Z">
              <w:rPr>
                <w:rFonts w:cs="Arial"/>
                <w:i/>
                <w:iCs/>
                <w:szCs w:val="22"/>
                <w:lang w:val="vi-VN"/>
              </w:rPr>
            </w:rPrChange>
          </w:rPr>
          <w:delText>p nh</w:delText>
        </w:r>
        <w:r w:rsidRPr="00863667" w:rsidDel="003C6139">
          <w:rPr>
            <w:rFonts w:ascii="iCiel Avenir LT Std 35 Light" w:hAnsi="iCiel Avenir LT Std 35 Light" w:cs="Calibri"/>
            <w:i/>
            <w:iCs/>
            <w:sz w:val="22"/>
            <w:szCs w:val="22"/>
            <w:lang w:val="vi-VN"/>
            <w:rPrChange w:id="17232"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7233" w:author="An Tran, ACA (BUV)" w:date="2024-09-13T17:29:00Z" w16du:dateUtc="2024-09-13T10:29:00Z">
              <w:rPr>
                <w:rFonts w:cs="Arial"/>
                <w:i/>
                <w:iCs/>
                <w:szCs w:val="22"/>
                <w:lang w:val="vi-VN"/>
              </w:rPr>
            </w:rPrChange>
          </w:rPr>
          <w:delText>n nh</w:delText>
        </w:r>
        <w:r w:rsidRPr="00863667" w:rsidDel="003C6139">
          <w:rPr>
            <w:rFonts w:ascii="iCiel Avenir LT Std 35 Light" w:hAnsi="iCiel Avenir LT Std 35 Light" w:cs="Calibri"/>
            <w:i/>
            <w:iCs/>
            <w:sz w:val="22"/>
            <w:szCs w:val="22"/>
            <w:lang w:val="vi-VN"/>
            <w:rPrChange w:id="17234"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 w:val="22"/>
            <w:szCs w:val="22"/>
            <w:lang w:val="vi-VN"/>
            <w:rPrChange w:id="17235" w:author="An Tran, ACA (BUV)" w:date="2024-09-13T17:29:00Z" w16du:dateUtc="2024-09-13T10:29:00Z">
              <w:rPr>
                <w:rFonts w:cs="Arial"/>
                <w:i/>
                <w:iCs/>
                <w:szCs w:val="22"/>
                <w:lang w:val="vi-VN"/>
              </w:rPr>
            </w:rPrChange>
          </w:rPr>
          <w:delText>ng y</w:delText>
        </w:r>
        <w:r w:rsidRPr="00863667" w:rsidDel="003C6139">
          <w:rPr>
            <w:rFonts w:ascii="iCiel Avenir LT Std 35 Light" w:hAnsi="iCiel Avenir LT Std 35 Light" w:cs="Avenir Next LT Pro"/>
            <w:i/>
            <w:iCs/>
            <w:sz w:val="22"/>
            <w:szCs w:val="22"/>
            <w:lang w:val="vi-VN"/>
            <w:rPrChange w:id="17236"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237" w:author="An Tran, ACA (BUV)" w:date="2024-09-13T17:29:00Z" w16du:dateUtc="2024-09-13T10:29:00Z">
              <w:rPr>
                <w:rFonts w:cs="Arial"/>
                <w:i/>
                <w:iCs/>
                <w:szCs w:val="22"/>
                <w:lang w:val="vi-VN"/>
              </w:rPr>
            </w:rPrChange>
          </w:rPr>
          <w:delText>u c</w:delText>
        </w:r>
        <w:r w:rsidRPr="00863667" w:rsidDel="003C6139">
          <w:rPr>
            <w:rFonts w:ascii="iCiel Avenir LT Std 35 Light" w:hAnsi="iCiel Avenir LT Std 35 Light" w:cs="Calibri"/>
            <w:i/>
            <w:iCs/>
            <w:sz w:val="22"/>
            <w:szCs w:val="22"/>
            <w:lang w:val="vi-VN"/>
            <w:rPrChange w:id="17238"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239" w:author="An Tran, ACA (BUV)" w:date="2024-09-13T17:29:00Z" w16du:dateUtc="2024-09-13T10:29:00Z">
              <w:rPr>
                <w:rFonts w:cs="Arial"/>
                <w:i/>
                <w:iCs/>
                <w:szCs w:val="22"/>
                <w:lang w:val="vi-VN"/>
              </w:rPr>
            </w:rPrChange>
          </w:rPr>
          <w:delText>u h</w:delText>
        </w:r>
        <w:r w:rsidRPr="00863667" w:rsidDel="003C6139">
          <w:rPr>
            <w:rFonts w:ascii="iCiel Avenir LT Std 35 Light" w:hAnsi="iCiel Avenir LT Std 35 Light" w:cs="Calibri"/>
            <w:i/>
            <w:iCs/>
            <w:sz w:val="22"/>
            <w:szCs w:val="22"/>
            <w:lang w:val="vi-VN"/>
            <w:rPrChange w:id="17240" w:author="An Tran, ACA (BUV)" w:date="2024-09-13T17:29:00Z" w16du:dateUtc="2024-09-13T10:29:00Z">
              <w:rPr>
                <w:rFonts w:cs="Calibri"/>
                <w:i/>
                <w:iCs/>
                <w:szCs w:val="22"/>
                <w:lang w:val="vi-VN"/>
              </w:rPr>
            </w:rPrChange>
          </w:rPr>
          <w:delText>ỗ</w:delText>
        </w:r>
        <w:r w:rsidRPr="00863667" w:rsidDel="003C6139">
          <w:rPr>
            <w:rFonts w:ascii="iCiel Avenir LT Std 35 Light" w:hAnsi="iCiel Avenir LT Std 35 Light" w:cs="Arial"/>
            <w:i/>
            <w:iCs/>
            <w:sz w:val="22"/>
            <w:szCs w:val="22"/>
            <w:lang w:val="vi-VN"/>
            <w:rPrChange w:id="17241"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7242"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7243" w:author="An Tran, ACA (BUV)" w:date="2024-09-13T17:29:00Z" w16du:dateUtc="2024-09-13T10:29:00Z">
              <w:rPr>
                <w:rFonts w:cs="Arial"/>
                <w:i/>
                <w:iCs/>
                <w:szCs w:val="22"/>
                <w:lang w:val="vi-VN"/>
              </w:rPr>
            </w:rPrChange>
          </w:rPr>
          <w:delText xml:space="preserve"> t</w:delText>
        </w:r>
        <w:r w:rsidRPr="00863667" w:rsidDel="003C6139">
          <w:rPr>
            <w:rFonts w:ascii="iCiel Avenir LT Std 35 Light" w:hAnsi="iCiel Avenir LT Std 35 Light" w:cs="Avenir Next LT Pro"/>
            <w:i/>
            <w:iCs/>
            <w:sz w:val="22"/>
            <w:szCs w:val="22"/>
            <w:lang w:val="vi-VN"/>
            <w:rPrChange w:id="17244" w:author="An Tran, ACA (BUV)" w:date="2024-09-13T17:29:00Z" w16du:dateUtc="2024-09-13T10:29:00Z">
              <w:rPr>
                <w:rFonts w:cs="Avenir Next LT Pro"/>
                <w:i/>
                <w:iCs/>
                <w:szCs w:val="22"/>
                <w:lang w:val="vi-VN"/>
              </w:rPr>
            </w:rPrChange>
          </w:rPr>
          <w:delText>â</w:delText>
        </w:r>
        <w:r w:rsidRPr="00863667" w:rsidDel="003C6139">
          <w:rPr>
            <w:rFonts w:ascii="iCiel Avenir LT Std 35 Light" w:hAnsi="iCiel Avenir LT Std 35 Light" w:cs="Arial"/>
            <w:i/>
            <w:iCs/>
            <w:sz w:val="22"/>
            <w:szCs w:val="22"/>
            <w:lang w:val="vi-VN"/>
            <w:rPrChange w:id="17245" w:author="An Tran, ACA (BUV)" w:date="2024-09-13T17:29:00Z" w16du:dateUtc="2024-09-13T10:29:00Z">
              <w:rPr>
                <w:rFonts w:cs="Arial"/>
                <w:i/>
                <w:iCs/>
                <w:szCs w:val="22"/>
                <w:lang w:val="vi-VN"/>
              </w:rPr>
            </w:rPrChange>
          </w:rPr>
          <w:delText>m l</w:delText>
        </w:r>
        <w:r w:rsidRPr="00863667" w:rsidDel="003C6139">
          <w:rPr>
            <w:rFonts w:ascii="iCiel Avenir LT Std 35 Light" w:hAnsi="iCiel Avenir LT Std 35 Light" w:cs="Avenir Next LT Pro"/>
            <w:i/>
            <w:iCs/>
            <w:sz w:val="22"/>
            <w:szCs w:val="22"/>
            <w:lang w:val="vi-VN"/>
            <w:rPrChange w:id="17246" w:author="An Tran, ACA (BUV)" w:date="2024-09-13T17:29:00Z" w16du:dateUtc="2024-09-13T10:29:00Z">
              <w:rPr>
                <w:rFonts w:cs="Avenir Next LT Pro"/>
                <w:i/>
                <w:iCs/>
                <w:szCs w:val="22"/>
                <w:lang w:val="vi-VN"/>
              </w:rPr>
            </w:rPrChange>
          </w:rPr>
          <w:delText>ý</w:delText>
        </w:r>
        <w:r w:rsidRPr="00863667" w:rsidDel="003C6139">
          <w:rPr>
            <w:rFonts w:ascii="iCiel Avenir LT Std 35 Light" w:hAnsi="iCiel Avenir LT Std 35 Light" w:cs="Arial"/>
            <w:i/>
            <w:iCs/>
            <w:sz w:val="22"/>
            <w:szCs w:val="22"/>
            <w:lang w:val="vi-VN"/>
            <w:rPrChange w:id="17247" w:author="An Tran, ACA (BUV)" w:date="2024-09-13T17:29:00Z" w16du:dateUtc="2024-09-13T10:29:00Z">
              <w:rPr>
                <w:rFonts w:cs="Arial"/>
                <w:i/>
                <w:iCs/>
                <w:szCs w:val="22"/>
                <w:lang w:val="vi-VN"/>
              </w:rPr>
            </w:rPrChange>
          </w:rPr>
          <w:delText xml:space="preserve"> v</w:delText>
        </w:r>
        <w:r w:rsidRPr="00863667" w:rsidDel="003C6139">
          <w:rPr>
            <w:rFonts w:ascii="iCiel Avenir LT Std 35 Light" w:hAnsi="iCiel Avenir LT Std 35 Light" w:cs="Avenir Next LT Pro"/>
            <w:i/>
            <w:iCs/>
            <w:sz w:val="22"/>
            <w:szCs w:val="22"/>
            <w:lang w:val="vi-VN"/>
            <w:rPrChange w:id="17248"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249" w:author="An Tran, ACA (BUV)" w:date="2024-09-13T17:29:00Z" w16du:dateUtc="2024-09-13T10:29:00Z">
              <w:rPr>
                <w:rFonts w:cs="Arial"/>
                <w:i/>
                <w:iCs/>
                <w:szCs w:val="22"/>
                <w:lang w:val="vi-VN"/>
              </w:rPr>
            </w:rPrChange>
          </w:rPr>
          <w:delText xml:space="preserve"> s</w:delText>
        </w:r>
        <w:r w:rsidRPr="00863667" w:rsidDel="003C6139">
          <w:rPr>
            <w:rFonts w:ascii="iCiel Avenir LT Std 35 Light" w:hAnsi="iCiel Avenir LT Std 35 Light" w:cs="Calibri"/>
            <w:i/>
            <w:iCs/>
            <w:sz w:val="22"/>
            <w:szCs w:val="22"/>
            <w:lang w:val="vi-VN"/>
            <w:rPrChange w:id="17250"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251" w:author="An Tran, ACA (BUV)" w:date="2024-09-13T17:29:00Z" w16du:dateUtc="2024-09-13T10:29:00Z">
              <w:rPr>
                <w:rFonts w:cs="Arial"/>
                <w:i/>
                <w:iCs/>
                <w:szCs w:val="22"/>
                <w:lang w:val="vi-VN"/>
              </w:rPr>
            </w:rPrChange>
          </w:rPr>
          <w:delText>c kho</w:delText>
        </w:r>
        <w:r w:rsidRPr="00863667" w:rsidDel="003C6139">
          <w:rPr>
            <w:rFonts w:ascii="iCiel Avenir LT Std 35 Light" w:hAnsi="iCiel Avenir LT Std 35 Light" w:cs="Calibri"/>
            <w:i/>
            <w:iCs/>
            <w:sz w:val="22"/>
            <w:szCs w:val="22"/>
            <w:lang w:val="vi-VN"/>
            <w:rPrChange w:id="17252" w:author="An Tran, ACA (BUV)" w:date="2024-09-13T17:29:00Z" w16du:dateUtc="2024-09-13T10:29:00Z">
              <w:rPr>
                <w:rFonts w:cs="Calibri"/>
                <w:i/>
                <w:iCs/>
                <w:szCs w:val="22"/>
                <w:lang w:val="vi-VN"/>
              </w:rPr>
            </w:rPrChange>
          </w:rPr>
          <w:delText>ẻ</w:delText>
        </w:r>
        <w:r w:rsidRPr="00863667" w:rsidDel="003C6139">
          <w:rPr>
            <w:rFonts w:ascii="iCiel Avenir LT Std 35 Light" w:hAnsi="iCiel Avenir LT Std 35 Light" w:cs="Arial"/>
            <w:i/>
            <w:iCs/>
            <w:sz w:val="22"/>
            <w:szCs w:val="22"/>
            <w:lang w:val="vi-VN"/>
            <w:rPrChange w:id="17253" w:author="An Tran, ACA (BUV)" w:date="2024-09-13T17:29:00Z" w16du:dateUtc="2024-09-13T10:29:00Z">
              <w:rPr>
                <w:rFonts w:cs="Arial"/>
                <w:i/>
                <w:iCs/>
                <w:szCs w:val="22"/>
                <w:lang w:val="vi-VN"/>
              </w:rPr>
            </w:rPrChange>
          </w:rPr>
          <w:delText xml:space="preserve"> tinh th</w:delText>
        </w:r>
        <w:r w:rsidRPr="00863667" w:rsidDel="003C6139">
          <w:rPr>
            <w:rFonts w:ascii="iCiel Avenir LT Std 35 Light" w:hAnsi="iCiel Avenir LT Std 35 Light" w:cs="Calibri"/>
            <w:i/>
            <w:iCs/>
            <w:sz w:val="22"/>
            <w:szCs w:val="22"/>
            <w:lang w:val="vi-VN"/>
            <w:rPrChange w:id="17254"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255"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7256"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7257" w:author="An Tran, ACA (BUV)" w:date="2024-09-13T17:29:00Z" w16du:dateUtc="2024-09-13T10:29:00Z">
              <w:rPr>
                <w:rFonts w:cs="Arial"/>
                <w:i/>
                <w:iCs/>
                <w:szCs w:val="22"/>
                <w:lang w:val="vi-VN"/>
              </w:rPr>
            </w:rPrChange>
          </w:rPr>
          <w:delText>a sinh vi</w:delText>
        </w:r>
        <w:r w:rsidRPr="00863667" w:rsidDel="003C6139">
          <w:rPr>
            <w:rFonts w:ascii="iCiel Avenir LT Std 35 Light" w:hAnsi="iCiel Avenir LT Std 35 Light" w:cs="Avenir Next LT Pro"/>
            <w:i/>
            <w:iCs/>
            <w:sz w:val="22"/>
            <w:szCs w:val="22"/>
            <w:lang w:val="vi-VN"/>
            <w:rPrChange w:id="17258"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259" w:author="An Tran, ACA (BUV)" w:date="2024-09-13T17:29:00Z" w16du:dateUtc="2024-09-13T10:29:00Z">
              <w:rPr>
                <w:rFonts w:cs="Arial"/>
                <w:i/>
                <w:iCs/>
                <w:szCs w:val="22"/>
                <w:lang w:val="vi-VN"/>
              </w:rPr>
            </w:rPrChange>
          </w:rPr>
          <w:delText>n BUV. Chúng tôi cung c</w:delText>
        </w:r>
        <w:r w:rsidRPr="00863667" w:rsidDel="003C6139">
          <w:rPr>
            <w:rFonts w:ascii="iCiel Avenir LT Std 35 Light" w:hAnsi="iCiel Avenir LT Std 35 Light" w:cs="Calibri"/>
            <w:i/>
            <w:iCs/>
            <w:sz w:val="22"/>
            <w:szCs w:val="22"/>
            <w:lang w:val="vi-VN"/>
            <w:rPrChange w:id="17260"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7261" w:author="An Tran, ACA (BUV)" w:date="2024-09-13T17:29:00Z" w16du:dateUtc="2024-09-13T10:29:00Z">
              <w:rPr>
                <w:rFonts w:cs="Arial"/>
                <w:i/>
                <w:iCs/>
                <w:szCs w:val="22"/>
                <w:lang w:val="vi-VN"/>
              </w:rPr>
            </w:rPrChange>
          </w:rPr>
          <w:delText>p c</w:delText>
        </w:r>
        <w:r w:rsidRPr="00863667" w:rsidDel="003C6139">
          <w:rPr>
            <w:rFonts w:ascii="iCiel Avenir LT Std 35 Light" w:hAnsi="iCiel Avenir LT Std 35 Light" w:cs="Avenir Next LT Pro"/>
            <w:i/>
            <w:iCs/>
            <w:sz w:val="22"/>
            <w:szCs w:val="22"/>
            <w:lang w:val="vi-VN"/>
            <w:rPrChange w:id="17262"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7263" w:author="An Tran, ACA (BUV)" w:date="2024-09-13T17:29:00Z" w16du:dateUtc="2024-09-13T10:29:00Z">
              <w:rPr>
                <w:rFonts w:cs="Arial"/>
                <w:i/>
                <w:iCs/>
                <w:szCs w:val="22"/>
                <w:lang w:val="vi-VN"/>
              </w:rPr>
            </w:rPrChange>
          </w:rPr>
          <w:delText>c ho</w:delText>
        </w:r>
        <w:r w:rsidRPr="00863667" w:rsidDel="003C6139">
          <w:rPr>
            <w:rFonts w:ascii="iCiel Avenir LT Std 35 Light" w:hAnsi="iCiel Avenir LT Std 35 Light" w:cs="Calibri"/>
            <w:i/>
            <w:iCs/>
            <w:sz w:val="22"/>
            <w:szCs w:val="22"/>
            <w:lang w:val="vi-VN"/>
            <w:rPrChange w:id="17264"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265"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7266" w:author="An Tran, ACA (BUV)" w:date="2024-09-13T17:29:00Z" w16du:dateUtc="2024-09-13T10:29:00Z">
              <w:rPr>
                <w:rFonts w:cs="Calibri"/>
                <w:i/>
                <w:iCs/>
                <w:szCs w:val="22"/>
                <w:lang w:val="vi-VN"/>
              </w:rPr>
            </w:rPrChange>
          </w:rPr>
          <w:delText>độ</w:delText>
        </w:r>
        <w:r w:rsidRPr="00863667" w:rsidDel="003C6139">
          <w:rPr>
            <w:rFonts w:ascii="iCiel Avenir LT Std 35 Light" w:hAnsi="iCiel Avenir LT Std 35 Light" w:cs="Arial"/>
            <w:i/>
            <w:iCs/>
            <w:sz w:val="22"/>
            <w:szCs w:val="22"/>
            <w:lang w:val="vi-VN"/>
            <w:rPrChange w:id="17267" w:author="An Tran, ACA (BUV)" w:date="2024-09-13T17:29:00Z" w16du:dateUtc="2024-09-13T10:29:00Z">
              <w:rPr>
                <w:rFonts w:cs="Arial"/>
                <w:i/>
                <w:iCs/>
                <w:szCs w:val="22"/>
                <w:lang w:val="vi-VN"/>
              </w:rPr>
            </w:rPrChange>
          </w:rPr>
          <w:delText>ng ch</w:delText>
        </w:r>
        <w:r w:rsidRPr="00863667" w:rsidDel="003C6139">
          <w:rPr>
            <w:rFonts w:ascii="iCiel Avenir LT Std 35 Light" w:hAnsi="iCiel Avenir LT Std 35 Light" w:cs="Calibri"/>
            <w:i/>
            <w:iCs/>
            <w:sz w:val="22"/>
            <w:szCs w:val="22"/>
            <w:lang w:val="vi-VN"/>
            <w:rPrChange w:id="17268"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7269" w:author="An Tran, ACA (BUV)" w:date="2024-09-13T17:29:00Z" w16du:dateUtc="2024-09-13T10:29:00Z">
              <w:rPr>
                <w:rFonts w:cs="Arial"/>
                <w:i/>
                <w:iCs/>
                <w:szCs w:val="22"/>
                <w:lang w:val="vi-VN"/>
              </w:rPr>
            </w:rPrChange>
          </w:rPr>
          <w:delText>m s</w:delText>
        </w:r>
        <w:r w:rsidRPr="00863667" w:rsidDel="003C6139">
          <w:rPr>
            <w:rFonts w:ascii="iCiel Avenir LT Std 35 Light" w:hAnsi="iCiel Avenir LT Std 35 Light" w:cs="Avenir Next LT Pro"/>
            <w:i/>
            <w:iCs/>
            <w:sz w:val="22"/>
            <w:szCs w:val="22"/>
            <w:lang w:val="vi-VN"/>
            <w:rPrChange w:id="17270" w:author="An Tran, ACA (BUV)" w:date="2024-09-13T17:29:00Z" w16du:dateUtc="2024-09-13T10:29:00Z">
              <w:rPr>
                <w:rFonts w:cs="Avenir Next LT Pro"/>
                <w:i/>
                <w:iCs/>
                <w:szCs w:val="22"/>
                <w:lang w:val="vi-VN"/>
              </w:rPr>
            </w:rPrChange>
          </w:rPr>
          <w:delText>ó</w:delText>
        </w:r>
        <w:r w:rsidRPr="00863667" w:rsidDel="003C6139">
          <w:rPr>
            <w:rFonts w:ascii="iCiel Avenir LT Std 35 Light" w:hAnsi="iCiel Avenir LT Std 35 Light" w:cs="Arial"/>
            <w:i/>
            <w:iCs/>
            <w:sz w:val="22"/>
            <w:szCs w:val="22"/>
            <w:lang w:val="vi-VN"/>
            <w:rPrChange w:id="17271" w:author="An Tran, ACA (BUV)" w:date="2024-09-13T17:29:00Z" w16du:dateUtc="2024-09-13T10:29:00Z">
              <w:rPr>
                <w:rFonts w:cs="Arial"/>
                <w:i/>
                <w:iCs/>
                <w:szCs w:val="22"/>
                <w:lang w:val="vi-VN"/>
              </w:rPr>
            </w:rPrChange>
          </w:rPr>
          <w:delText>c s</w:delText>
        </w:r>
        <w:r w:rsidRPr="00863667" w:rsidDel="003C6139">
          <w:rPr>
            <w:rFonts w:ascii="iCiel Avenir LT Std 35 Light" w:hAnsi="iCiel Avenir LT Std 35 Light" w:cs="Calibri"/>
            <w:i/>
            <w:iCs/>
            <w:sz w:val="22"/>
            <w:szCs w:val="22"/>
            <w:lang w:val="vi-VN"/>
            <w:rPrChange w:id="17272"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273" w:author="An Tran, ACA (BUV)" w:date="2024-09-13T17:29:00Z" w16du:dateUtc="2024-09-13T10:29:00Z">
              <w:rPr>
                <w:rFonts w:cs="Arial"/>
                <w:i/>
                <w:iCs/>
                <w:szCs w:val="22"/>
                <w:lang w:val="vi-VN"/>
              </w:rPr>
            </w:rPrChange>
          </w:rPr>
          <w:delText>c kh</w:delText>
        </w:r>
        <w:r w:rsidRPr="00863667" w:rsidDel="003C6139">
          <w:rPr>
            <w:rFonts w:ascii="iCiel Avenir LT Std 35 Light" w:hAnsi="iCiel Avenir LT Std 35 Light" w:cs="Calibri"/>
            <w:i/>
            <w:iCs/>
            <w:sz w:val="22"/>
            <w:szCs w:val="22"/>
            <w:lang w:val="vi-VN"/>
            <w:rPrChange w:id="17274" w:author="An Tran, ACA (BUV)" w:date="2024-09-13T17:29:00Z" w16du:dateUtc="2024-09-13T10:29:00Z">
              <w:rPr>
                <w:rFonts w:cs="Calibri"/>
                <w:i/>
                <w:iCs/>
                <w:szCs w:val="22"/>
                <w:lang w:val="vi-VN"/>
              </w:rPr>
            </w:rPrChange>
          </w:rPr>
          <w:delText>ỏ</w:delText>
        </w:r>
        <w:r w:rsidRPr="00863667" w:rsidDel="003C6139">
          <w:rPr>
            <w:rFonts w:ascii="iCiel Avenir LT Std 35 Light" w:hAnsi="iCiel Avenir LT Std 35 Light" w:cs="Arial"/>
            <w:i/>
            <w:iCs/>
            <w:sz w:val="22"/>
            <w:szCs w:val="22"/>
            <w:lang w:val="vi-VN"/>
            <w:rPrChange w:id="17275" w:author="An Tran, ACA (BUV)" w:date="2024-09-13T17:29:00Z" w16du:dateUtc="2024-09-13T10:29:00Z">
              <w:rPr>
                <w:rFonts w:cs="Arial"/>
                <w:i/>
                <w:iCs/>
                <w:szCs w:val="22"/>
                <w:lang w:val="vi-VN"/>
              </w:rPr>
            </w:rPrChange>
          </w:rPr>
          <w:delText>e tinh th</w:delText>
        </w:r>
        <w:r w:rsidRPr="00863667" w:rsidDel="003C6139">
          <w:rPr>
            <w:rFonts w:ascii="iCiel Avenir LT Std 35 Light" w:hAnsi="iCiel Avenir LT Std 35 Light" w:cs="Calibri"/>
            <w:i/>
            <w:iCs/>
            <w:sz w:val="22"/>
            <w:szCs w:val="22"/>
            <w:lang w:val="vi-VN"/>
            <w:rPrChange w:id="17276"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277" w:author="An Tran, ACA (BUV)" w:date="2024-09-13T17:29:00Z" w16du:dateUtc="2024-09-13T10:29:00Z">
              <w:rPr>
                <w:rFonts w:cs="Arial"/>
                <w:i/>
                <w:iCs/>
                <w:szCs w:val="22"/>
                <w:lang w:val="vi-VN"/>
              </w:rPr>
            </w:rPrChange>
          </w:rPr>
          <w:delText xml:space="preserve">n </w:delText>
        </w:r>
        <w:r w:rsidRPr="00863667" w:rsidDel="003C6139">
          <w:rPr>
            <w:rFonts w:ascii="iCiel Avenir LT Std 35 Light" w:hAnsi="iCiel Avenir LT Std 35 Light" w:cs="Calibri"/>
            <w:i/>
            <w:iCs/>
            <w:sz w:val="22"/>
            <w:szCs w:val="22"/>
            <w:lang w:val="vi-VN"/>
            <w:rPrChange w:id="17278"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7279" w:author="An Tran, ACA (BUV)" w:date="2024-09-13T17:29:00Z" w16du:dateUtc="2024-09-13T10:29:00Z">
              <w:rPr>
                <w:rFonts w:cs="Arial"/>
                <w:i/>
                <w:iCs/>
                <w:szCs w:val="22"/>
                <w:lang w:val="vi-VN"/>
              </w:rPr>
            </w:rPrChange>
          </w:rPr>
          <w:delText>a d</w:delText>
        </w:r>
        <w:r w:rsidRPr="00863667" w:rsidDel="003C6139">
          <w:rPr>
            <w:rFonts w:ascii="iCiel Avenir LT Std 35 Light" w:hAnsi="iCiel Avenir LT Std 35 Light" w:cs="Calibri"/>
            <w:i/>
            <w:iCs/>
            <w:sz w:val="22"/>
            <w:szCs w:val="22"/>
            <w:lang w:val="vi-VN"/>
            <w:rPrChange w:id="17280"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281"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Calibri"/>
            <w:i/>
            <w:iCs/>
            <w:sz w:val="22"/>
            <w:szCs w:val="22"/>
            <w:lang w:val="vi-VN"/>
            <w:rPrChange w:id="17282" w:author="An Tran, ACA (BUV)" w:date="2024-09-13T17:29:00Z" w16du:dateUtc="2024-09-13T10:29:00Z">
              <w:rPr>
                <w:rFonts w:cs="Calibri"/>
                <w:i/>
                <w:iCs/>
                <w:szCs w:val="22"/>
                <w:lang w:val="vi-VN"/>
              </w:rPr>
            </w:rPrChange>
          </w:rPr>
          <w:delText>để</w:delText>
        </w:r>
        <w:r w:rsidRPr="00863667" w:rsidDel="003C6139">
          <w:rPr>
            <w:rFonts w:ascii="iCiel Avenir LT Std 35 Light" w:hAnsi="iCiel Avenir LT Std 35 Light" w:cs="Arial"/>
            <w:i/>
            <w:iCs/>
            <w:sz w:val="22"/>
            <w:szCs w:val="22"/>
            <w:lang w:val="vi-VN"/>
            <w:rPrChange w:id="17283"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284" w:author="An Tran, ACA (BUV)" w:date="2024-09-13T17:29:00Z" w16du:dateUtc="2024-09-13T10:29:00Z">
              <w:rPr>
                <w:rFonts w:cs="Calibri"/>
                <w:i/>
                <w:iCs/>
                <w:szCs w:val="22"/>
                <w:lang w:val="vi-VN"/>
              </w:rPr>
            </w:rPrChange>
          </w:rPr>
          <w:delText>ỗ</w:delText>
        </w:r>
        <w:r w:rsidRPr="00863667" w:rsidDel="003C6139">
          <w:rPr>
            <w:rFonts w:ascii="iCiel Avenir LT Std 35 Light" w:hAnsi="iCiel Avenir LT Std 35 Light" w:cs="Arial"/>
            <w:i/>
            <w:iCs/>
            <w:sz w:val="22"/>
            <w:szCs w:val="22"/>
            <w:lang w:val="vi-VN"/>
            <w:rPrChange w:id="17285"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7286"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7287" w:author="An Tran, ACA (BUV)" w:date="2024-09-13T17:29:00Z" w16du:dateUtc="2024-09-13T10:29:00Z">
              <w:rPr>
                <w:rFonts w:cs="Arial"/>
                <w:i/>
                <w:iCs/>
                <w:szCs w:val="22"/>
                <w:lang w:val="vi-VN"/>
              </w:rPr>
            </w:rPrChange>
          </w:rPr>
          <w:delText xml:space="preserve"> sinh vi</w:delText>
        </w:r>
        <w:r w:rsidRPr="00863667" w:rsidDel="003C6139">
          <w:rPr>
            <w:rFonts w:ascii="iCiel Avenir LT Std 35 Light" w:hAnsi="iCiel Avenir LT Std 35 Light" w:cs="Avenir Next LT Pro"/>
            <w:i/>
            <w:iCs/>
            <w:sz w:val="22"/>
            <w:szCs w:val="22"/>
            <w:lang w:val="vi-VN"/>
            <w:rPrChange w:id="17288"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289" w:author="An Tran, ACA (BUV)" w:date="2024-09-13T17:29:00Z" w16du:dateUtc="2024-09-13T10:29:00Z">
              <w:rPr>
                <w:rFonts w:cs="Arial"/>
                <w:i/>
                <w:iCs/>
                <w:szCs w:val="22"/>
                <w:lang w:val="vi-VN"/>
              </w:rPr>
            </w:rPrChange>
          </w:rPr>
          <w:delText>n th</w:delText>
        </w:r>
        <w:r w:rsidRPr="00863667" w:rsidDel="003C6139">
          <w:rPr>
            <w:rFonts w:ascii="iCiel Avenir LT Std 35 Light" w:hAnsi="iCiel Avenir LT Std 35 Light" w:cs="Avenir Next LT Pro"/>
            <w:i/>
            <w:iCs/>
            <w:sz w:val="22"/>
            <w:szCs w:val="22"/>
            <w:lang w:val="vi-VN"/>
            <w:rPrChange w:id="17290" w:author="An Tran, ACA (BUV)" w:date="2024-09-13T17:29:00Z" w16du:dateUtc="2024-09-13T10:29:00Z">
              <w:rPr>
                <w:rFonts w:cs="Avenir Next LT Pro"/>
                <w:i/>
                <w:iCs/>
                <w:szCs w:val="22"/>
                <w:lang w:val="vi-VN"/>
              </w:rPr>
            </w:rPrChange>
          </w:rPr>
          <w:delText>ô</w:delText>
        </w:r>
        <w:r w:rsidRPr="00863667" w:rsidDel="003C6139">
          <w:rPr>
            <w:rFonts w:ascii="iCiel Avenir LT Std 35 Light" w:hAnsi="iCiel Avenir LT Std 35 Light" w:cs="Arial"/>
            <w:i/>
            <w:iCs/>
            <w:sz w:val="22"/>
            <w:szCs w:val="22"/>
            <w:lang w:val="vi-VN"/>
            <w:rPrChange w:id="17291" w:author="An Tran, ACA (BUV)" w:date="2024-09-13T17:29:00Z" w16du:dateUtc="2024-09-13T10:29:00Z">
              <w:rPr>
                <w:rFonts w:cs="Arial"/>
                <w:i/>
                <w:iCs/>
                <w:szCs w:val="22"/>
                <w:lang w:val="vi-VN"/>
              </w:rPr>
            </w:rPrChange>
          </w:rPr>
          <w:delText>ng qua vi</w:delText>
        </w:r>
        <w:r w:rsidRPr="00863667" w:rsidDel="003C6139">
          <w:rPr>
            <w:rFonts w:ascii="iCiel Avenir LT Std 35 Light" w:hAnsi="iCiel Avenir LT Std 35 Light" w:cs="Calibri"/>
            <w:i/>
            <w:iCs/>
            <w:sz w:val="22"/>
            <w:szCs w:val="22"/>
            <w:lang w:val="vi-VN"/>
            <w:rPrChange w:id="17292"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7293"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7294"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7295" w:author="An Tran, ACA (BUV)" w:date="2024-09-13T17:29:00Z" w16du:dateUtc="2024-09-13T10:29:00Z">
              <w:rPr>
                <w:rFonts w:cs="Arial"/>
                <w:i/>
                <w:iCs/>
                <w:szCs w:val="22"/>
                <w:lang w:val="vi-VN"/>
              </w:rPr>
            </w:rPrChange>
          </w:rPr>
          <w:delText xml:space="preserve"> ch</w:delText>
        </w:r>
        <w:r w:rsidRPr="00863667" w:rsidDel="003C6139">
          <w:rPr>
            <w:rFonts w:ascii="iCiel Avenir LT Std 35 Light" w:hAnsi="iCiel Avenir LT Std 35 Light" w:cs="Calibri"/>
            <w:i/>
            <w:iCs/>
            <w:sz w:val="22"/>
            <w:szCs w:val="22"/>
            <w:lang w:val="vi-VN"/>
            <w:rPrChange w:id="17296"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297"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Next LT Pro"/>
            <w:i/>
            <w:iCs/>
            <w:sz w:val="22"/>
            <w:szCs w:val="22"/>
            <w:lang w:val="vi-VN"/>
            <w:rPrChange w:id="17298"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7299" w:author="An Tran, ACA (BUV)" w:date="2024-09-13T17:29:00Z" w16du:dateUtc="2024-09-13T10:29:00Z">
              <w:rPr>
                <w:rFonts w:cs="Arial"/>
                <w:i/>
                <w:iCs/>
                <w:szCs w:val="22"/>
                <w:lang w:val="vi-VN"/>
              </w:rPr>
            </w:rPrChange>
          </w:rPr>
          <w:delText>c h</w:delText>
        </w:r>
        <w:r w:rsidRPr="00863667" w:rsidDel="003C6139">
          <w:rPr>
            <w:rFonts w:ascii="iCiel Avenir LT Std 35 Light" w:hAnsi="iCiel Avenir LT Std 35 Light" w:cs="Calibri"/>
            <w:i/>
            <w:iCs/>
            <w:sz w:val="22"/>
            <w:szCs w:val="22"/>
            <w:lang w:val="vi-VN"/>
            <w:rPrChange w:id="17300"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301" w:author="An Tran, ACA (BUV)" w:date="2024-09-13T17:29:00Z" w16du:dateUtc="2024-09-13T10:29:00Z">
              <w:rPr>
                <w:rFonts w:cs="Arial"/>
                <w:i/>
                <w:iCs/>
                <w:szCs w:val="22"/>
                <w:lang w:val="vi-VN"/>
              </w:rPr>
            </w:rPrChange>
          </w:rPr>
          <w:delText>i th</w:delText>
        </w:r>
        <w:r w:rsidRPr="00863667" w:rsidDel="003C6139">
          <w:rPr>
            <w:rFonts w:ascii="iCiel Avenir LT Std 35 Light" w:hAnsi="iCiel Avenir LT Std 35 Light" w:cs="Calibri"/>
            <w:i/>
            <w:iCs/>
            <w:sz w:val="22"/>
            <w:szCs w:val="22"/>
            <w:lang w:val="vi-VN"/>
            <w:rPrChange w:id="17302"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7303" w:author="An Tran, ACA (BUV)" w:date="2024-09-13T17:29:00Z" w16du:dateUtc="2024-09-13T10:29:00Z">
              <w:rPr>
                <w:rFonts w:cs="Arial"/>
                <w:i/>
                <w:iCs/>
                <w:szCs w:val="22"/>
                <w:lang w:val="vi-VN"/>
              </w:rPr>
            </w:rPrChange>
          </w:rPr>
          <w:delText>o v</w:delText>
        </w:r>
        <w:r w:rsidRPr="00863667" w:rsidDel="003C6139">
          <w:rPr>
            <w:rFonts w:ascii="iCiel Avenir LT Std 35 Light" w:hAnsi="iCiel Avenir LT Std 35 Light" w:cs="Calibri"/>
            <w:i/>
            <w:iCs/>
            <w:sz w:val="22"/>
            <w:szCs w:val="22"/>
            <w:lang w:val="vi-VN"/>
            <w:rPrChange w:id="17304"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7305" w:author="An Tran, ACA (BUV)" w:date="2024-09-13T17:29:00Z" w16du:dateUtc="2024-09-13T10:29:00Z">
              <w:rPr>
                <w:rFonts w:cs="Arial"/>
                <w:i/>
                <w:iCs/>
                <w:szCs w:val="22"/>
                <w:lang w:val="vi-VN"/>
              </w:rPr>
            </w:rPrChange>
          </w:rPr>
          <w:delText xml:space="preserve"> k</w:delText>
        </w:r>
        <w:r w:rsidRPr="00863667" w:rsidDel="003C6139">
          <w:rPr>
            <w:rFonts w:ascii="iCiel Avenir LT Std 35 Light" w:hAnsi="iCiel Avenir LT Std 35 Light" w:cs="Calibri"/>
            <w:i/>
            <w:iCs/>
            <w:sz w:val="22"/>
            <w:szCs w:val="22"/>
            <w:lang w:val="vi-VN"/>
            <w:rPrChange w:id="17306" w:author="An Tran, ACA (BUV)" w:date="2024-09-13T17:29:00Z" w16du:dateUtc="2024-09-13T10:29:00Z">
              <w:rPr>
                <w:rFonts w:cs="Calibri"/>
                <w:i/>
                <w:iCs/>
                <w:szCs w:val="22"/>
                <w:lang w:val="vi-VN"/>
              </w:rPr>
            </w:rPrChange>
          </w:rPr>
          <w:delText>ỹ</w:delText>
        </w:r>
        <w:r w:rsidRPr="00863667" w:rsidDel="003C6139">
          <w:rPr>
            <w:rFonts w:ascii="iCiel Avenir LT Std 35 Light" w:hAnsi="iCiel Avenir LT Std 35 Light" w:cs="Arial"/>
            <w:i/>
            <w:iCs/>
            <w:sz w:val="22"/>
            <w:szCs w:val="22"/>
            <w:lang w:val="vi-VN"/>
            <w:rPrChange w:id="17307"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Calibri"/>
            <w:i/>
            <w:iCs/>
            <w:sz w:val="22"/>
            <w:szCs w:val="22"/>
            <w:lang w:val="vi-VN"/>
            <w:rPrChange w:id="17308"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7309" w:author="An Tran, ACA (BUV)" w:date="2024-09-13T17:29:00Z" w16du:dateUtc="2024-09-13T10:29:00Z">
              <w:rPr>
                <w:rFonts w:cs="Arial"/>
                <w:i/>
                <w:iCs/>
                <w:szCs w:val="22"/>
                <w:lang w:val="vi-VN"/>
              </w:rPr>
            </w:rPrChange>
          </w:rPr>
          <w:delText>ng s</w:delText>
        </w:r>
        <w:r w:rsidRPr="00863667" w:rsidDel="003C6139">
          <w:rPr>
            <w:rFonts w:ascii="iCiel Avenir LT Std 35 Light" w:hAnsi="iCiel Avenir LT Std 35 Light" w:cs="Calibri"/>
            <w:i/>
            <w:iCs/>
            <w:sz w:val="22"/>
            <w:szCs w:val="22"/>
            <w:lang w:val="vi-VN"/>
            <w:rPrChange w:id="17310"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7311" w:author="An Tran, ACA (BUV)" w:date="2024-09-13T17:29:00Z" w16du:dateUtc="2024-09-13T10:29:00Z">
              <w:rPr>
                <w:rFonts w:cs="Arial"/>
                <w:i/>
                <w:iCs/>
                <w:szCs w:val="22"/>
                <w:lang w:val="vi-VN"/>
              </w:rPr>
            </w:rPrChange>
          </w:rPr>
          <w:delText>ng v</w:delText>
        </w:r>
        <w:r w:rsidRPr="00863667" w:rsidDel="003C6139">
          <w:rPr>
            <w:rFonts w:ascii="iCiel Avenir LT Std 35 Light" w:hAnsi="iCiel Avenir LT Std 35 Light" w:cs="Avenir Next LT Pro"/>
            <w:i/>
            <w:iCs/>
            <w:sz w:val="22"/>
            <w:szCs w:val="22"/>
            <w:lang w:val="vi-VN"/>
            <w:rPrChange w:id="17312"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313" w:author="An Tran, ACA (BUV)" w:date="2024-09-13T17:29:00Z" w16du:dateUtc="2024-09-13T10:29:00Z">
              <w:rPr>
                <w:rFonts w:cs="Arial"/>
                <w:i/>
                <w:iCs/>
                <w:szCs w:val="22"/>
                <w:lang w:val="vi-VN"/>
              </w:rPr>
            </w:rPrChange>
          </w:rPr>
          <w:delText xml:space="preserve"> s</w:delText>
        </w:r>
        <w:r w:rsidRPr="00863667" w:rsidDel="003C6139">
          <w:rPr>
            <w:rFonts w:ascii="iCiel Avenir LT Std 35 Light" w:hAnsi="iCiel Avenir LT Std 35 Light" w:cs="Calibri"/>
            <w:i/>
            <w:iCs/>
            <w:sz w:val="22"/>
            <w:szCs w:val="22"/>
            <w:lang w:val="vi-VN"/>
            <w:rPrChange w:id="17314"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315" w:author="An Tran, ACA (BUV)" w:date="2024-09-13T17:29:00Z" w16du:dateUtc="2024-09-13T10:29:00Z">
              <w:rPr>
                <w:rFonts w:cs="Arial"/>
                <w:i/>
                <w:iCs/>
                <w:szCs w:val="22"/>
                <w:lang w:val="vi-VN"/>
              </w:rPr>
            </w:rPrChange>
          </w:rPr>
          <w:delText>c kh</w:delText>
        </w:r>
        <w:r w:rsidRPr="00863667" w:rsidDel="003C6139">
          <w:rPr>
            <w:rFonts w:ascii="iCiel Avenir LT Std 35 Light" w:hAnsi="iCiel Avenir LT Std 35 Light" w:cs="Calibri"/>
            <w:i/>
            <w:iCs/>
            <w:sz w:val="22"/>
            <w:szCs w:val="22"/>
            <w:lang w:val="vi-VN"/>
            <w:rPrChange w:id="17316" w:author="An Tran, ACA (BUV)" w:date="2024-09-13T17:29:00Z" w16du:dateUtc="2024-09-13T10:29:00Z">
              <w:rPr>
                <w:rFonts w:cs="Calibri"/>
                <w:i/>
                <w:iCs/>
                <w:szCs w:val="22"/>
                <w:lang w:val="vi-VN"/>
              </w:rPr>
            </w:rPrChange>
          </w:rPr>
          <w:delText>ỏ</w:delText>
        </w:r>
        <w:r w:rsidRPr="00863667" w:rsidDel="003C6139">
          <w:rPr>
            <w:rFonts w:ascii="iCiel Avenir LT Std 35 Light" w:hAnsi="iCiel Avenir LT Std 35 Light" w:cs="Arial"/>
            <w:i/>
            <w:iCs/>
            <w:sz w:val="22"/>
            <w:szCs w:val="22"/>
            <w:lang w:val="vi-VN"/>
            <w:rPrChange w:id="17317" w:author="An Tran, ACA (BUV)" w:date="2024-09-13T17:29:00Z" w16du:dateUtc="2024-09-13T10:29:00Z">
              <w:rPr>
                <w:rFonts w:cs="Arial"/>
                <w:i/>
                <w:iCs/>
                <w:szCs w:val="22"/>
                <w:lang w:val="vi-VN"/>
              </w:rPr>
            </w:rPrChange>
          </w:rPr>
          <w:delText>e tinh th</w:delText>
        </w:r>
        <w:r w:rsidRPr="00863667" w:rsidDel="003C6139">
          <w:rPr>
            <w:rFonts w:ascii="iCiel Avenir LT Std 35 Light" w:hAnsi="iCiel Avenir LT Std 35 Light" w:cs="Calibri"/>
            <w:i/>
            <w:iCs/>
            <w:sz w:val="22"/>
            <w:szCs w:val="22"/>
            <w:lang w:val="vi-VN"/>
            <w:rPrChange w:id="17318"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319" w:author="An Tran, ACA (BUV)" w:date="2024-09-13T17:29:00Z" w16du:dateUtc="2024-09-13T10:29:00Z">
              <w:rPr>
                <w:rFonts w:cs="Arial"/>
                <w:i/>
                <w:iCs/>
                <w:szCs w:val="22"/>
                <w:lang w:val="vi-VN"/>
              </w:rPr>
            </w:rPrChange>
          </w:rPr>
          <w:delText>n d</w:delText>
        </w:r>
        <w:r w:rsidRPr="00863667" w:rsidDel="003C6139">
          <w:rPr>
            <w:rFonts w:ascii="iCiel Avenir LT Std 35 Light" w:hAnsi="iCiel Avenir LT Std 35 Light" w:cs="Avenir Next LT Pro"/>
            <w:i/>
            <w:iCs/>
            <w:sz w:val="22"/>
            <w:szCs w:val="22"/>
            <w:lang w:val="vi-VN"/>
            <w:rPrChange w:id="17320"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321" w:author="An Tran, ACA (BUV)" w:date="2024-09-13T17:29:00Z" w16du:dateUtc="2024-09-13T10:29:00Z">
              <w:rPr>
                <w:rFonts w:cs="Arial"/>
                <w:i/>
                <w:iCs/>
                <w:szCs w:val="22"/>
                <w:lang w:val="vi-VN"/>
              </w:rPr>
            </w:rPrChange>
          </w:rPr>
          <w:delText>nh cho toàn b</w:delText>
        </w:r>
        <w:r w:rsidRPr="00863667" w:rsidDel="003C6139">
          <w:rPr>
            <w:rFonts w:ascii="iCiel Avenir LT Std 35 Light" w:hAnsi="iCiel Avenir LT Std 35 Light" w:cs="Calibri"/>
            <w:i/>
            <w:iCs/>
            <w:sz w:val="22"/>
            <w:szCs w:val="22"/>
            <w:lang w:val="vi-VN"/>
            <w:rPrChange w:id="17322"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323" w:author="An Tran, ACA (BUV)" w:date="2024-09-13T17:29:00Z" w16du:dateUtc="2024-09-13T10:29:00Z">
              <w:rPr>
                <w:rFonts w:cs="Arial"/>
                <w:i/>
                <w:iCs/>
                <w:szCs w:val="22"/>
                <w:lang w:val="vi-VN"/>
              </w:rPr>
            </w:rPrChange>
          </w:rPr>
          <w:delText xml:space="preserve"> sinh vi</w:delText>
        </w:r>
        <w:r w:rsidRPr="00863667" w:rsidDel="003C6139">
          <w:rPr>
            <w:rFonts w:ascii="iCiel Avenir LT Std 35 Light" w:hAnsi="iCiel Avenir LT Std 35 Light" w:cs="Avenir Next LT Pro"/>
            <w:i/>
            <w:iCs/>
            <w:sz w:val="22"/>
            <w:szCs w:val="22"/>
            <w:lang w:val="vi-VN"/>
            <w:rPrChange w:id="17324"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325"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Avenir Next LT Pro"/>
            <w:i/>
            <w:iCs/>
            <w:sz w:val="22"/>
            <w:szCs w:val="22"/>
            <w:lang w:val="vi-VN"/>
            <w:rPrChange w:id="17326"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7327" w:author="An Tran, ACA (BUV)" w:date="2024-09-13T17:29:00Z" w16du:dateUtc="2024-09-13T10:29:00Z">
              <w:rPr>
                <w:rFonts w:cs="Arial"/>
                <w:i/>
                <w:iCs/>
                <w:szCs w:val="22"/>
                <w:lang w:val="vi-VN"/>
              </w:rPr>
            </w:rPrChange>
          </w:rPr>
          <w:delText>c bu</w:delText>
        </w:r>
        <w:r w:rsidRPr="00863667" w:rsidDel="003C6139">
          <w:rPr>
            <w:rFonts w:ascii="iCiel Avenir LT Std 35 Light" w:hAnsi="iCiel Avenir LT Std 35 Light" w:cs="Calibri"/>
            <w:i/>
            <w:iCs/>
            <w:sz w:val="22"/>
            <w:szCs w:val="22"/>
            <w:lang w:val="vi-VN"/>
            <w:rPrChange w:id="17328"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7329" w:author="An Tran, ACA (BUV)" w:date="2024-09-13T17:29:00Z" w16du:dateUtc="2024-09-13T10:29:00Z">
              <w:rPr>
                <w:rFonts w:cs="Arial"/>
                <w:i/>
                <w:iCs/>
                <w:szCs w:val="22"/>
                <w:lang w:val="vi-VN"/>
              </w:rPr>
            </w:rPrChange>
          </w:rPr>
          <w:delText>i tr</w:delText>
        </w:r>
        <w:r w:rsidRPr="00863667" w:rsidDel="003C6139">
          <w:rPr>
            <w:rFonts w:ascii="iCiel Avenir LT Std 35 Light" w:hAnsi="iCiel Avenir LT Std 35 Light" w:cs="Avenir Next LT Pro"/>
            <w:i/>
            <w:iCs/>
            <w:sz w:val="22"/>
            <w:szCs w:val="22"/>
            <w:lang w:val="vi-VN"/>
            <w:rPrChange w:id="17330" w:author="An Tran, ACA (BUV)" w:date="2024-09-13T17:29:00Z" w16du:dateUtc="2024-09-13T10:29:00Z">
              <w:rPr>
                <w:rFonts w:cs="Avenir Next LT Pro"/>
                <w:i/>
                <w:iCs/>
                <w:szCs w:val="22"/>
                <w:lang w:val="vi-VN"/>
              </w:rPr>
            </w:rPrChange>
          </w:rPr>
          <w:delText>ò</w:delText>
        </w:r>
        <w:r w:rsidRPr="00863667" w:rsidDel="003C6139">
          <w:rPr>
            <w:rFonts w:ascii="iCiel Avenir LT Std 35 Light" w:hAnsi="iCiel Avenir LT Std 35 Light" w:cs="Arial"/>
            <w:i/>
            <w:iCs/>
            <w:sz w:val="22"/>
            <w:szCs w:val="22"/>
            <w:lang w:val="vi-VN"/>
            <w:rPrChange w:id="17331" w:author="An Tran, ACA (BUV)" w:date="2024-09-13T17:29:00Z" w16du:dateUtc="2024-09-13T10:29:00Z">
              <w:rPr>
                <w:rFonts w:cs="Arial"/>
                <w:i/>
                <w:iCs/>
                <w:szCs w:val="22"/>
                <w:lang w:val="vi-VN"/>
              </w:rPr>
            </w:rPrChange>
          </w:rPr>
          <w:delText xml:space="preserve"> chuy</w:delText>
        </w:r>
        <w:r w:rsidRPr="00863667" w:rsidDel="003C6139">
          <w:rPr>
            <w:rFonts w:ascii="iCiel Avenir LT Std 35 Light" w:hAnsi="iCiel Avenir LT Std 35 Light" w:cs="Calibri"/>
            <w:i/>
            <w:iCs/>
            <w:sz w:val="22"/>
            <w:szCs w:val="22"/>
            <w:lang w:val="vi-VN"/>
            <w:rPrChange w:id="17332"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7333" w:author="An Tran, ACA (BUV)" w:date="2024-09-13T17:29:00Z" w16du:dateUtc="2024-09-13T10:29:00Z">
              <w:rPr>
                <w:rFonts w:cs="Arial"/>
                <w:i/>
                <w:iCs/>
                <w:szCs w:val="22"/>
                <w:lang w:val="vi-VN"/>
              </w:rPr>
            </w:rPrChange>
          </w:rPr>
          <w:delText>n tr</w:delText>
        </w:r>
        <w:r w:rsidRPr="00863667" w:rsidDel="003C6139">
          <w:rPr>
            <w:rFonts w:ascii="iCiel Avenir LT Std 35 Light" w:hAnsi="iCiel Avenir LT Std 35 Light" w:cs="Avenir Next LT Pro"/>
            <w:i/>
            <w:iCs/>
            <w:sz w:val="22"/>
            <w:szCs w:val="22"/>
            <w:lang w:val="vi-VN"/>
            <w:rPrChange w:id="17334"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335" w:author="An Tran, ACA (BUV)" w:date="2024-09-13T17:29:00Z" w16du:dateUtc="2024-09-13T10:29:00Z">
              <w:rPr>
                <w:rFonts w:cs="Arial"/>
                <w:i/>
                <w:iCs/>
                <w:szCs w:val="22"/>
                <w:lang w:val="vi-VN"/>
              </w:rPr>
            </w:rPrChange>
          </w:rPr>
          <w:delText xml:space="preserve"> chi</w:delText>
        </w:r>
        <w:r w:rsidRPr="00863667" w:rsidDel="003C6139">
          <w:rPr>
            <w:rFonts w:ascii="iCiel Avenir LT Std 35 Light" w:hAnsi="iCiel Avenir LT Std 35 Light" w:cs="Calibri"/>
            <w:i/>
            <w:iCs/>
            <w:sz w:val="22"/>
            <w:szCs w:val="22"/>
            <w:lang w:val="vi-VN"/>
            <w:rPrChange w:id="17336"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7337" w:author="An Tran, ACA (BUV)" w:date="2024-09-13T17:29:00Z" w16du:dateUtc="2024-09-13T10:29:00Z">
              <w:rPr>
                <w:rFonts w:cs="Arial"/>
                <w:i/>
                <w:iCs/>
                <w:szCs w:val="22"/>
                <w:lang w:val="vi-VN"/>
              </w:rPr>
            </w:rPrChange>
          </w:rPr>
          <w:delText>u nh</w:delText>
        </w:r>
        <w:r w:rsidRPr="00863667" w:rsidDel="003C6139">
          <w:rPr>
            <w:rFonts w:ascii="iCiel Avenir LT Std 35 Light" w:hAnsi="iCiel Avenir LT Std 35 Light" w:cs="Avenir Next LT Pro"/>
            <w:i/>
            <w:iCs/>
            <w:sz w:val="22"/>
            <w:szCs w:val="22"/>
            <w:lang w:val="vi-VN"/>
            <w:rPrChange w:id="17338" w:author="An Tran, ACA (BUV)" w:date="2024-09-13T17:29:00Z" w16du:dateUtc="2024-09-13T10:29:00Z">
              <w:rPr>
                <w:rFonts w:cs="Avenir Next LT Pro"/>
                <w:i/>
                <w:iCs/>
                <w:szCs w:val="22"/>
                <w:lang w:val="vi-VN"/>
              </w:rPr>
            </w:rPrChange>
          </w:rPr>
          <w:delText>ó</w:delText>
        </w:r>
        <w:r w:rsidRPr="00863667" w:rsidDel="003C6139">
          <w:rPr>
            <w:rFonts w:ascii="iCiel Avenir LT Std 35 Light" w:hAnsi="iCiel Avenir LT Std 35 Light" w:cs="Arial"/>
            <w:i/>
            <w:iCs/>
            <w:sz w:val="22"/>
            <w:szCs w:val="22"/>
            <w:lang w:val="vi-VN"/>
            <w:rPrChange w:id="17339" w:author="An Tran, ACA (BUV)" w:date="2024-09-13T17:29:00Z" w16du:dateUtc="2024-09-13T10:29:00Z">
              <w:rPr>
                <w:rFonts w:cs="Arial"/>
                <w:i/>
                <w:iCs/>
                <w:szCs w:val="22"/>
                <w:lang w:val="vi-VN"/>
              </w:rPr>
            </w:rPrChange>
          </w:rPr>
          <w:delText>m nh</w:delText>
        </w:r>
        <w:r w:rsidRPr="00863667" w:rsidDel="003C6139">
          <w:rPr>
            <w:rFonts w:ascii="iCiel Avenir LT Std 35 Light" w:hAnsi="iCiel Avenir LT Std 35 Light" w:cs="Calibri"/>
            <w:i/>
            <w:iCs/>
            <w:sz w:val="22"/>
            <w:szCs w:val="22"/>
            <w:lang w:val="vi-VN"/>
            <w:rPrChange w:id="17340" w:author="An Tran, ACA (BUV)" w:date="2024-09-13T17:29:00Z" w16du:dateUtc="2024-09-13T10:29:00Z">
              <w:rPr>
                <w:rFonts w:cs="Calibri"/>
                <w:i/>
                <w:iCs/>
                <w:szCs w:val="22"/>
                <w:lang w:val="vi-VN"/>
              </w:rPr>
            </w:rPrChange>
          </w:rPr>
          <w:delText>ỏ</w:delText>
        </w:r>
        <w:r w:rsidRPr="00863667" w:rsidDel="003C6139">
          <w:rPr>
            <w:rFonts w:ascii="iCiel Avenir LT Std 35 Light" w:hAnsi="iCiel Avenir LT Std 35 Light" w:cs="Arial"/>
            <w:i/>
            <w:iCs/>
            <w:sz w:val="22"/>
            <w:szCs w:val="22"/>
            <w:lang w:val="vi-VN"/>
            <w:rPrChange w:id="17341" w:author="An Tran, ACA (BUV)" w:date="2024-09-13T17:29:00Z" w16du:dateUtc="2024-09-13T10:29:00Z">
              <w:rPr>
                <w:rFonts w:cs="Arial"/>
                <w:i/>
                <w:iCs/>
                <w:szCs w:val="22"/>
                <w:lang w:val="vi-VN"/>
              </w:rPr>
            </w:rPrChange>
          </w:rPr>
          <w:delText xml:space="preserve"> ph</w:delText>
        </w:r>
        <w:r w:rsidRPr="00863667" w:rsidDel="003C6139">
          <w:rPr>
            <w:rFonts w:ascii="iCiel Avenir LT Std 35 Light" w:hAnsi="iCiel Avenir LT Std 35 Light" w:cs="Avenir Next LT Pro"/>
            <w:i/>
            <w:iCs/>
            <w:sz w:val="22"/>
            <w:szCs w:val="22"/>
            <w:lang w:val="vi-VN"/>
            <w:rPrChange w:id="17342" w:author="An Tran, ACA (BUV)" w:date="2024-09-13T17:29:00Z" w16du:dateUtc="2024-09-13T10:29:00Z">
              <w:rPr>
                <w:rFonts w:cs="Avenir Next LT Pro"/>
                <w:i/>
                <w:iCs/>
                <w:szCs w:val="22"/>
                <w:lang w:val="vi-VN"/>
              </w:rPr>
            </w:rPrChange>
          </w:rPr>
          <w:delText>ù</w:delText>
        </w:r>
        <w:r w:rsidRPr="00863667" w:rsidDel="003C6139">
          <w:rPr>
            <w:rFonts w:ascii="iCiel Avenir LT Std 35 Light" w:hAnsi="iCiel Avenir LT Std 35 Light" w:cs="Arial"/>
            <w:i/>
            <w:iCs/>
            <w:sz w:val="22"/>
            <w:szCs w:val="22"/>
            <w:lang w:val="vi-VN"/>
            <w:rPrChange w:id="17343"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344"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7345" w:author="An Tran, ACA (BUV)" w:date="2024-09-13T17:29:00Z" w16du:dateUtc="2024-09-13T10:29:00Z">
              <w:rPr>
                <w:rFonts w:cs="Arial"/>
                <w:i/>
                <w:iCs/>
                <w:szCs w:val="22"/>
                <w:lang w:val="vi-VN"/>
              </w:rPr>
            </w:rPrChange>
          </w:rPr>
          <w:delText>p cho nh</w:delText>
        </w:r>
        <w:r w:rsidRPr="00863667" w:rsidDel="003C6139">
          <w:rPr>
            <w:rFonts w:ascii="iCiel Avenir LT Std 35 Light" w:hAnsi="iCiel Avenir LT Std 35 Light" w:cs="Calibri"/>
            <w:i/>
            <w:iCs/>
            <w:sz w:val="22"/>
            <w:szCs w:val="22"/>
            <w:lang w:val="vi-VN"/>
            <w:rPrChange w:id="17346"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 w:val="22"/>
            <w:szCs w:val="22"/>
            <w:lang w:val="vi-VN"/>
            <w:rPrChange w:id="17347" w:author="An Tran, ACA (BUV)" w:date="2024-09-13T17:29:00Z" w16du:dateUtc="2024-09-13T10:29:00Z">
              <w:rPr>
                <w:rFonts w:cs="Arial"/>
                <w:i/>
                <w:iCs/>
                <w:szCs w:val="22"/>
                <w:lang w:val="vi-VN"/>
              </w:rPr>
            </w:rPrChange>
          </w:rPr>
          <w:delText>ng ch</w:delText>
        </w:r>
        <w:r w:rsidRPr="00863667" w:rsidDel="003C6139">
          <w:rPr>
            <w:rFonts w:ascii="iCiel Avenir LT Std 35 Light" w:hAnsi="iCiel Avenir LT Std 35 Light" w:cs="Calibri"/>
            <w:i/>
            <w:iCs/>
            <w:sz w:val="22"/>
            <w:szCs w:val="22"/>
            <w:lang w:val="vi-VN"/>
            <w:rPrChange w:id="17348"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7349"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7350" w:author="An Tran, ACA (BUV)" w:date="2024-09-13T17:29:00Z" w16du:dateUtc="2024-09-13T10:29:00Z">
              <w:rPr>
                <w:rFonts w:cs="Calibri"/>
                <w:i/>
                <w:iCs/>
                <w:szCs w:val="22"/>
                <w:lang w:val="vi-VN"/>
              </w:rPr>
            </w:rPrChange>
          </w:rPr>
          <w:delText>đề</w:delText>
        </w:r>
        <w:r w:rsidRPr="00863667" w:rsidDel="003C6139">
          <w:rPr>
            <w:rFonts w:ascii="iCiel Avenir LT Std 35 Light" w:hAnsi="iCiel Avenir LT Std 35 Light" w:cs="Arial"/>
            <w:i/>
            <w:iCs/>
            <w:sz w:val="22"/>
            <w:szCs w:val="22"/>
            <w:lang w:val="vi-VN"/>
            <w:rPrChange w:id="17351" w:author="An Tran, ACA (BUV)" w:date="2024-09-13T17:29:00Z" w16du:dateUtc="2024-09-13T10:29:00Z">
              <w:rPr>
                <w:rFonts w:cs="Arial"/>
                <w:i/>
                <w:iCs/>
                <w:szCs w:val="22"/>
                <w:lang w:val="vi-VN"/>
              </w:rPr>
            </w:rPrChange>
          </w:rPr>
          <w:delText xml:space="preserve"> chuy</w:delText>
        </w:r>
        <w:r w:rsidRPr="00863667" w:rsidDel="003C6139">
          <w:rPr>
            <w:rFonts w:ascii="iCiel Avenir LT Std 35 Light" w:hAnsi="iCiel Avenir LT Std 35 Light" w:cs="Avenir Next LT Pro"/>
            <w:i/>
            <w:iCs/>
            <w:sz w:val="22"/>
            <w:szCs w:val="22"/>
            <w:lang w:val="vi-VN"/>
            <w:rPrChange w:id="17352"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353" w:author="An Tran, ACA (BUV)" w:date="2024-09-13T17:29:00Z" w16du:dateUtc="2024-09-13T10:29:00Z">
              <w:rPr>
                <w:rFonts w:cs="Arial"/>
                <w:i/>
                <w:iCs/>
                <w:szCs w:val="22"/>
                <w:lang w:val="vi-VN"/>
              </w:rPr>
            </w:rPrChange>
          </w:rPr>
          <w:delText>n s</w:delText>
        </w:r>
        <w:r w:rsidRPr="00863667" w:rsidDel="003C6139">
          <w:rPr>
            <w:rFonts w:ascii="iCiel Avenir LT Std 35 Light" w:hAnsi="iCiel Avenir LT Std 35 Light" w:cs="Avenir Next LT Pro"/>
            <w:i/>
            <w:iCs/>
            <w:sz w:val="22"/>
            <w:szCs w:val="22"/>
            <w:lang w:val="vi-VN"/>
            <w:rPrChange w:id="17354" w:author="An Tran, ACA (BUV)" w:date="2024-09-13T17:29:00Z" w16du:dateUtc="2024-09-13T10:29:00Z">
              <w:rPr>
                <w:rFonts w:cs="Avenir Next LT Pro"/>
                <w:i/>
                <w:iCs/>
                <w:szCs w:val="22"/>
                <w:lang w:val="vi-VN"/>
              </w:rPr>
            </w:rPrChange>
          </w:rPr>
          <w:delText>â</w:delText>
        </w:r>
        <w:r w:rsidRPr="00863667" w:rsidDel="003C6139">
          <w:rPr>
            <w:rFonts w:ascii="iCiel Avenir LT Std 35 Light" w:hAnsi="iCiel Avenir LT Std 35 Light" w:cs="Arial"/>
            <w:i/>
            <w:iCs/>
            <w:sz w:val="22"/>
            <w:szCs w:val="22"/>
            <w:lang w:val="vi-VN"/>
            <w:rPrChange w:id="17355" w:author="An Tran, ACA (BUV)" w:date="2024-09-13T17:29:00Z" w16du:dateUtc="2024-09-13T10:29:00Z">
              <w:rPr>
                <w:rFonts w:cs="Arial"/>
                <w:i/>
                <w:iCs/>
                <w:szCs w:val="22"/>
                <w:lang w:val="vi-VN"/>
              </w:rPr>
            </w:rPrChange>
          </w:rPr>
          <w:delText>u, v</w:delText>
        </w:r>
        <w:r w:rsidRPr="00863667" w:rsidDel="003C6139">
          <w:rPr>
            <w:rFonts w:ascii="iCiel Avenir LT Std 35 Light" w:hAnsi="iCiel Avenir LT Std 35 Light" w:cs="Avenir Next LT Pro"/>
            <w:i/>
            <w:iCs/>
            <w:sz w:val="22"/>
            <w:szCs w:val="22"/>
            <w:lang w:val="vi-VN"/>
            <w:rPrChange w:id="17356"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357"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Avenir Next LT Pro"/>
            <w:i/>
            <w:iCs/>
            <w:sz w:val="22"/>
            <w:szCs w:val="22"/>
            <w:lang w:val="vi-VN"/>
            <w:rPrChange w:id="17358"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7359" w:author="An Tran, ACA (BUV)" w:date="2024-09-13T17:29:00Z" w16du:dateUtc="2024-09-13T10:29:00Z">
              <w:rPr>
                <w:rFonts w:cs="Arial"/>
                <w:i/>
                <w:iCs/>
                <w:szCs w:val="22"/>
                <w:lang w:val="vi-VN"/>
              </w:rPr>
            </w:rPrChange>
          </w:rPr>
          <w:delText>c ho</w:delText>
        </w:r>
        <w:r w:rsidRPr="00863667" w:rsidDel="003C6139">
          <w:rPr>
            <w:rFonts w:ascii="iCiel Avenir LT Std 35 Light" w:hAnsi="iCiel Avenir LT Std 35 Light" w:cs="Calibri"/>
            <w:i/>
            <w:iCs/>
            <w:sz w:val="22"/>
            <w:szCs w:val="22"/>
            <w:lang w:val="vi-VN"/>
            <w:rPrChange w:id="17360"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361"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7362" w:author="An Tran, ACA (BUV)" w:date="2024-09-13T17:29:00Z" w16du:dateUtc="2024-09-13T10:29:00Z">
              <w:rPr>
                <w:rFonts w:cs="Calibri"/>
                <w:i/>
                <w:iCs/>
                <w:szCs w:val="22"/>
                <w:lang w:val="vi-VN"/>
              </w:rPr>
            </w:rPrChange>
          </w:rPr>
          <w:delText>độ</w:delText>
        </w:r>
        <w:r w:rsidRPr="00863667" w:rsidDel="003C6139">
          <w:rPr>
            <w:rFonts w:ascii="iCiel Avenir LT Std 35 Light" w:hAnsi="iCiel Avenir LT Std 35 Light" w:cs="Arial"/>
            <w:i/>
            <w:iCs/>
            <w:sz w:val="22"/>
            <w:szCs w:val="22"/>
            <w:lang w:val="vi-VN"/>
            <w:rPrChange w:id="17363" w:author="An Tran, ACA (BUV)" w:date="2024-09-13T17:29:00Z" w16du:dateUtc="2024-09-13T10:29:00Z">
              <w:rPr>
                <w:rFonts w:cs="Arial"/>
                <w:i/>
                <w:iCs/>
                <w:szCs w:val="22"/>
                <w:lang w:val="vi-VN"/>
              </w:rPr>
            </w:rPrChange>
          </w:rPr>
          <w:delText>ng n</w:delText>
        </w:r>
        <w:r w:rsidRPr="00863667" w:rsidDel="003C6139">
          <w:rPr>
            <w:rFonts w:ascii="iCiel Avenir LT Std 35 Light" w:hAnsi="iCiel Avenir LT Std 35 Light" w:cs="Avenir Next LT Pro"/>
            <w:i/>
            <w:iCs/>
            <w:sz w:val="22"/>
            <w:szCs w:val="22"/>
            <w:lang w:val="vi-VN"/>
            <w:rPrChange w:id="17364" w:author="An Tran, ACA (BUV)" w:date="2024-09-13T17:29:00Z" w16du:dateUtc="2024-09-13T10:29:00Z">
              <w:rPr>
                <w:rFonts w:cs="Avenir Next LT Pro"/>
                <w:i/>
                <w:iCs/>
                <w:szCs w:val="22"/>
                <w:lang w:val="vi-VN"/>
              </w:rPr>
            </w:rPrChange>
          </w:rPr>
          <w:delText>â</w:delText>
        </w:r>
        <w:r w:rsidRPr="00863667" w:rsidDel="003C6139">
          <w:rPr>
            <w:rFonts w:ascii="iCiel Avenir LT Std 35 Light" w:hAnsi="iCiel Avenir LT Std 35 Light" w:cs="Arial"/>
            <w:i/>
            <w:iCs/>
            <w:sz w:val="22"/>
            <w:szCs w:val="22"/>
            <w:lang w:val="vi-VN"/>
            <w:rPrChange w:id="17365" w:author="An Tran, ACA (BUV)" w:date="2024-09-13T17:29:00Z" w16du:dateUtc="2024-09-13T10:29:00Z">
              <w:rPr>
                <w:rFonts w:cs="Arial"/>
                <w:i/>
                <w:iCs/>
                <w:szCs w:val="22"/>
                <w:lang w:val="vi-VN"/>
              </w:rPr>
            </w:rPrChange>
          </w:rPr>
          <w:delText xml:space="preserve">ng cao </w:delText>
        </w:r>
        <w:r w:rsidRPr="00863667" w:rsidDel="003C6139">
          <w:rPr>
            <w:rFonts w:ascii="iCiel Avenir LT Std 35 Light" w:hAnsi="iCiel Avenir LT Std 35 Light" w:cs="Calibri"/>
            <w:i/>
            <w:iCs/>
            <w:sz w:val="22"/>
            <w:szCs w:val="22"/>
            <w:lang w:val="vi-VN"/>
            <w:rPrChange w:id="17366" w:author="An Tran, ACA (BUV)" w:date="2024-09-13T17:29:00Z" w16du:dateUtc="2024-09-13T10:29:00Z">
              <w:rPr>
                <w:rFonts w:cs="Calibri"/>
                <w:i/>
                <w:iCs/>
                <w:szCs w:val="22"/>
                <w:lang w:val="vi-VN"/>
              </w:rPr>
            </w:rPrChange>
          </w:rPr>
          <w:delText>đờ</w:delText>
        </w:r>
        <w:r w:rsidRPr="00863667" w:rsidDel="003C6139">
          <w:rPr>
            <w:rFonts w:ascii="iCiel Avenir LT Std 35 Light" w:hAnsi="iCiel Avenir LT Std 35 Light" w:cs="Arial"/>
            <w:i/>
            <w:iCs/>
            <w:sz w:val="22"/>
            <w:szCs w:val="22"/>
            <w:lang w:val="vi-VN"/>
            <w:rPrChange w:id="17367" w:author="An Tran, ACA (BUV)" w:date="2024-09-13T17:29:00Z" w16du:dateUtc="2024-09-13T10:29:00Z">
              <w:rPr>
                <w:rFonts w:cs="Arial"/>
                <w:i/>
                <w:iCs/>
                <w:szCs w:val="22"/>
                <w:lang w:val="vi-VN"/>
              </w:rPr>
            </w:rPrChange>
          </w:rPr>
          <w:delText>i s</w:delText>
        </w:r>
        <w:r w:rsidRPr="00863667" w:rsidDel="003C6139">
          <w:rPr>
            <w:rFonts w:ascii="iCiel Avenir LT Std 35 Light" w:hAnsi="iCiel Avenir LT Std 35 Light" w:cs="Calibri"/>
            <w:i/>
            <w:iCs/>
            <w:sz w:val="22"/>
            <w:szCs w:val="22"/>
            <w:lang w:val="vi-VN"/>
            <w:rPrChange w:id="17368"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7369" w:author="An Tran, ACA (BUV)" w:date="2024-09-13T17:29:00Z" w16du:dateUtc="2024-09-13T10:29:00Z">
              <w:rPr>
                <w:rFonts w:cs="Arial"/>
                <w:i/>
                <w:iCs/>
                <w:szCs w:val="22"/>
                <w:lang w:val="vi-VN"/>
              </w:rPr>
            </w:rPrChange>
          </w:rPr>
          <w:delText>ng tinh th</w:delText>
        </w:r>
        <w:r w:rsidRPr="00863667" w:rsidDel="003C6139">
          <w:rPr>
            <w:rFonts w:ascii="iCiel Avenir LT Std 35 Light" w:hAnsi="iCiel Avenir LT Std 35 Light" w:cs="Calibri"/>
            <w:i/>
            <w:iCs/>
            <w:sz w:val="22"/>
            <w:szCs w:val="22"/>
            <w:lang w:val="vi-VN"/>
            <w:rPrChange w:id="17370"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371" w:author="An Tran, ACA (BUV)" w:date="2024-09-13T17:29:00Z" w16du:dateUtc="2024-09-13T10:29:00Z">
              <w:rPr>
                <w:rFonts w:cs="Arial"/>
                <w:i/>
                <w:iCs/>
                <w:szCs w:val="22"/>
                <w:lang w:val="vi-VN"/>
              </w:rPr>
            </w:rPrChange>
          </w:rPr>
          <w:delText>n kh</w:delText>
        </w:r>
        <w:r w:rsidRPr="00863667" w:rsidDel="003C6139">
          <w:rPr>
            <w:rFonts w:ascii="iCiel Avenir LT Std 35 Light" w:hAnsi="iCiel Avenir LT Std 35 Light" w:cs="Avenir Next LT Pro"/>
            <w:i/>
            <w:iCs/>
            <w:sz w:val="22"/>
            <w:szCs w:val="22"/>
            <w:lang w:val="vi-VN"/>
            <w:rPrChange w:id="17372"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7373" w:author="An Tran, ACA (BUV)" w:date="2024-09-13T17:29:00Z" w16du:dateUtc="2024-09-13T10:29:00Z">
              <w:rPr>
                <w:rFonts w:cs="Arial"/>
                <w:i/>
                <w:iCs/>
                <w:szCs w:val="22"/>
                <w:lang w:val="vi-VN"/>
              </w:rPr>
            </w:rPrChange>
          </w:rPr>
          <w:delText>c nh</w:delText>
        </w:r>
        <w:r w:rsidRPr="00863667" w:rsidDel="003C6139">
          <w:rPr>
            <w:rFonts w:ascii="iCiel Avenir LT Std 35 Light" w:hAnsi="iCiel Avenir LT Std 35 Light" w:cs="Calibri"/>
            <w:i/>
            <w:iCs/>
            <w:sz w:val="22"/>
            <w:szCs w:val="22"/>
            <w:lang w:val="vi-VN"/>
            <w:rPrChange w:id="17374" w:author="An Tran, ACA (BUV)" w:date="2024-09-13T17:29:00Z" w16du:dateUtc="2024-09-13T10:29:00Z">
              <w:rPr>
                <w:rFonts w:cs="Calibri"/>
                <w:i/>
                <w:iCs/>
                <w:szCs w:val="22"/>
                <w:lang w:val="vi-VN"/>
              </w:rPr>
            </w:rPrChange>
          </w:rPr>
          <w:delText>ư</w:delText>
        </w:r>
        <w:r w:rsidRPr="00863667" w:rsidDel="003C6139">
          <w:rPr>
            <w:rFonts w:ascii="iCiel Avenir LT Std 35 Light" w:hAnsi="iCiel Avenir LT Std 35 Light" w:cs="Arial"/>
            <w:i/>
            <w:iCs/>
            <w:sz w:val="22"/>
            <w:szCs w:val="22"/>
            <w:lang w:val="vi-VN"/>
            <w:rPrChange w:id="17375" w:author="An Tran, ACA (BUV)" w:date="2024-09-13T17:29:00Z" w16du:dateUtc="2024-09-13T10:29:00Z">
              <w:rPr>
                <w:rFonts w:cs="Arial"/>
                <w:i/>
                <w:iCs/>
                <w:szCs w:val="22"/>
                <w:lang w:val="vi-VN"/>
              </w:rPr>
            </w:rPrChange>
          </w:rPr>
          <w:delText xml:space="preserve"> tri</w:delText>
        </w:r>
        <w:r w:rsidRPr="00863667" w:rsidDel="003C6139">
          <w:rPr>
            <w:rFonts w:ascii="iCiel Avenir LT Std 35 Light" w:hAnsi="iCiel Avenir LT Std 35 Light" w:cs="Calibri"/>
            <w:i/>
            <w:iCs/>
            <w:sz w:val="22"/>
            <w:szCs w:val="22"/>
            <w:lang w:val="vi-VN"/>
            <w:rPrChange w:id="17376"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7377" w:author="An Tran, ACA (BUV)" w:date="2024-09-13T17:29:00Z" w16du:dateUtc="2024-09-13T10:29:00Z">
              <w:rPr>
                <w:rFonts w:cs="Arial"/>
                <w:i/>
                <w:iCs/>
                <w:szCs w:val="22"/>
                <w:lang w:val="vi-VN"/>
              </w:rPr>
            </w:rPrChange>
          </w:rPr>
          <w:delText>n l</w:delText>
        </w:r>
        <w:r w:rsidRPr="00863667" w:rsidDel="003C6139">
          <w:rPr>
            <w:rFonts w:ascii="iCiel Avenir LT Std 35 Light" w:hAnsi="iCiel Avenir LT Std 35 Light" w:cs="Avenir Next LT Pro"/>
            <w:i/>
            <w:iCs/>
            <w:sz w:val="22"/>
            <w:szCs w:val="22"/>
            <w:lang w:val="vi-VN"/>
            <w:rPrChange w:id="17378" w:author="An Tran, ACA (BUV)" w:date="2024-09-13T17:29:00Z" w16du:dateUtc="2024-09-13T10:29:00Z">
              <w:rPr>
                <w:rFonts w:cs="Avenir Next LT Pro"/>
                <w:i/>
                <w:iCs/>
                <w:szCs w:val="22"/>
                <w:lang w:val="vi-VN"/>
              </w:rPr>
            </w:rPrChange>
          </w:rPr>
          <w:delText>ã</w:delText>
        </w:r>
        <w:r w:rsidRPr="00863667" w:rsidDel="003C6139">
          <w:rPr>
            <w:rFonts w:ascii="iCiel Avenir LT Std 35 Light" w:hAnsi="iCiel Avenir LT Std 35 Light" w:cs="Arial"/>
            <w:i/>
            <w:iCs/>
            <w:sz w:val="22"/>
            <w:szCs w:val="22"/>
            <w:lang w:val="vi-VN"/>
            <w:rPrChange w:id="17379" w:author="An Tran, ACA (BUV)" w:date="2024-09-13T17:29:00Z" w16du:dateUtc="2024-09-13T10:29:00Z">
              <w:rPr>
                <w:rFonts w:cs="Arial"/>
                <w:i/>
                <w:iCs/>
                <w:szCs w:val="22"/>
                <w:lang w:val="vi-VN"/>
              </w:rPr>
            </w:rPrChange>
          </w:rPr>
          <w:delText>m hay c</w:delText>
        </w:r>
        <w:r w:rsidRPr="00863667" w:rsidDel="003C6139">
          <w:rPr>
            <w:rFonts w:ascii="iCiel Avenir LT Std 35 Light" w:hAnsi="iCiel Avenir LT Std 35 Light" w:cs="Avenir Next LT Pro"/>
            <w:i/>
            <w:iCs/>
            <w:sz w:val="22"/>
            <w:szCs w:val="22"/>
            <w:lang w:val="vi-VN"/>
            <w:rPrChange w:id="17380"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7381" w:author="An Tran, ACA (BUV)" w:date="2024-09-13T17:29:00Z" w16du:dateUtc="2024-09-13T10:29:00Z">
              <w:rPr>
                <w:rFonts w:cs="Arial"/>
                <w:i/>
                <w:iCs/>
                <w:szCs w:val="22"/>
                <w:lang w:val="vi-VN"/>
              </w:rPr>
            </w:rPrChange>
          </w:rPr>
          <w:delText>c chi</w:delText>
        </w:r>
        <w:r w:rsidRPr="00863667" w:rsidDel="003C6139">
          <w:rPr>
            <w:rFonts w:ascii="iCiel Avenir LT Std 35 Light" w:hAnsi="iCiel Avenir LT Std 35 Light" w:cs="Calibri"/>
            <w:i/>
            <w:iCs/>
            <w:sz w:val="22"/>
            <w:szCs w:val="22"/>
            <w:lang w:val="vi-VN"/>
            <w:rPrChange w:id="17382"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383" w:author="An Tran, ACA (BUV)" w:date="2024-09-13T17:29:00Z" w16du:dateUtc="2024-09-13T10:29:00Z">
              <w:rPr>
                <w:rFonts w:cs="Arial"/>
                <w:i/>
                <w:iCs/>
                <w:szCs w:val="22"/>
                <w:lang w:val="vi-VN"/>
              </w:rPr>
            </w:rPrChange>
          </w:rPr>
          <w:delText>n d</w:delText>
        </w:r>
        <w:r w:rsidRPr="00863667" w:rsidDel="003C6139">
          <w:rPr>
            <w:rFonts w:ascii="iCiel Avenir LT Std 35 Light" w:hAnsi="iCiel Avenir LT Std 35 Light" w:cs="Calibri"/>
            <w:i/>
            <w:iCs/>
            <w:sz w:val="22"/>
            <w:szCs w:val="22"/>
            <w:lang w:val="vi-VN"/>
            <w:rPrChange w:id="17384" w:author="An Tran, ACA (BUV)" w:date="2024-09-13T17:29:00Z" w16du:dateUtc="2024-09-13T10:29:00Z">
              <w:rPr>
                <w:rFonts w:cs="Calibri"/>
                <w:i/>
                <w:iCs/>
                <w:szCs w:val="22"/>
                <w:lang w:val="vi-VN"/>
              </w:rPr>
            </w:rPrChange>
          </w:rPr>
          <w:delText>ị</w:delText>
        </w:r>
        <w:r w:rsidRPr="00863667" w:rsidDel="003C6139">
          <w:rPr>
            <w:rFonts w:ascii="iCiel Avenir LT Std 35 Light" w:hAnsi="iCiel Avenir LT Std 35 Light" w:cs="Arial"/>
            <w:i/>
            <w:iCs/>
            <w:sz w:val="22"/>
            <w:szCs w:val="22"/>
            <w:lang w:val="vi-VN"/>
            <w:rPrChange w:id="17385" w:author="An Tran, ACA (BUV)" w:date="2024-09-13T17:29:00Z" w16du:dateUtc="2024-09-13T10:29:00Z">
              <w:rPr>
                <w:rFonts w:cs="Arial"/>
                <w:i/>
                <w:iCs/>
                <w:szCs w:val="22"/>
                <w:lang w:val="vi-VN"/>
              </w:rPr>
            </w:rPrChange>
          </w:rPr>
          <w:delText>ch.</w:delText>
        </w:r>
      </w:del>
    </w:p>
    <w:p w14:paraId="11756048" w14:textId="6CACDD07" w:rsidR="00EA7631" w:rsidRPr="00D427AB" w:rsidDel="003C6139" w:rsidRDefault="00EA7631">
      <w:pPr>
        <w:rPr>
          <w:del w:id="17386" w:author="An Tran, ACA (BUV)" w:date="2024-09-12T11:07:00Z" w16du:dateUtc="2024-09-12T04:07:00Z"/>
          <w:rFonts w:cs="Arial"/>
          <w:i/>
          <w:iCs/>
          <w:szCs w:val="22"/>
          <w:lang w:val="vi-VN"/>
        </w:rPr>
        <w:pPrChange w:id="1738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388" w:author="An Tran, ACA (BUV)" w:date="2024-09-12T11:07:00Z" w16du:dateUtc="2024-09-12T04:07:00Z">
        <w:r w:rsidRPr="00863667" w:rsidDel="003C6139">
          <w:rPr>
            <w:rFonts w:ascii="iCiel Avenir LT Std 35 Light" w:hAnsi="iCiel Avenir LT Std 35 Light" w:cs="Arial"/>
            <w:i/>
            <w:iCs/>
            <w:sz w:val="22"/>
            <w:szCs w:val="22"/>
            <w:lang w:val="vi-VN"/>
            <w:rPrChange w:id="17389" w:author="An Tran, ACA (BUV)" w:date="2024-09-13T17:29:00Z" w16du:dateUtc="2024-09-13T10:29:00Z">
              <w:rPr>
                <w:rFonts w:cs="Arial"/>
                <w:i/>
                <w:iCs/>
                <w:szCs w:val="22"/>
                <w:lang w:val="vi-VN"/>
              </w:rPr>
            </w:rPrChange>
          </w:rPr>
          <w:delText>N</w:delText>
        </w:r>
        <w:r w:rsidRPr="00863667" w:rsidDel="003C6139">
          <w:rPr>
            <w:rFonts w:ascii="iCiel Avenir LT Std 35 Light" w:hAnsi="iCiel Avenir LT Std 35 Light" w:cs="Calibri"/>
            <w:i/>
            <w:iCs/>
            <w:sz w:val="22"/>
            <w:szCs w:val="22"/>
            <w:lang w:val="vi-VN"/>
            <w:rPrChange w:id="17390"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391" w:author="An Tran, ACA (BUV)" w:date="2024-09-13T17:29:00Z" w16du:dateUtc="2024-09-13T10:29:00Z">
              <w:rPr>
                <w:rFonts w:cs="Arial"/>
                <w:i/>
                <w:iCs/>
                <w:szCs w:val="22"/>
                <w:lang w:val="vi-VN"/>
              </w:rPr>
            </w:rPrChange>
          </w:rPr>
          <w:delText>u nh</w:delText>
        </w:r>
        <w:r w:rsidRPr="00863667" w:rsidDel="003C6139">
          <w:rPr>
            <w:rFonts w:ascii="iCiel Avenir LT Std 35 Light" w:hAnsi="iCiel Avenir LT Std 35 Light" w:cs="Calibri"/>
            <w:i/>
            <w:iCs/>
            <w:sz w:val="22"/>
            <w:szCs w:val="22"/>
            <w:lang w:val="vi-VN"/>
            <w:rPrChange w:id="17392"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7393" w:author="An Tran, ACA (BUV)" w:date="2024-09-13T17:29:00Z" w16du:dateUtc="2024-09-13T10:29:00Z">
              <w:rPr>
                <w:rFonts w:cs="Arial"/>
                <w:i/>
                <w:iCs/>
                <w:szCs w:val="22"/>
                <w:lang w:val="vi-VN"/>
              </w:rPr>
            </w:rPrChange>
          </w:rPr>
          <w:delText>n th</w:delText>
        </w:r>
        <w:r w:rsidRPr="00863667" w:rsidDel="003C6139">
          <w:rPr>
            <w:rFonts w:ascii="iCiel Avenir LT Std 35 Light" w:hAnsi="iCiel Avenir LT Std 35 Light" w:cs="Calibri"/>
            <w:i/>
            <w:iCs/>
            <w:sz w:val="22"/>
            <w:szCs w:val="22"/>
            <w:lang w:val="vi-VN"/>
            <w:rPrChange w:id="17394"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7395" w:author="An Tran, ACA (BUV)" w:date="2024-09-13T17:29:00Z" w16du:dateUtc="2024-09-13T10:29:00Z">
              <w:rPr>
                <w:rFonts w:cs="Arial"/>
                <w:i/>
                <w:iCs/>
                <w:szCs w:val="22"/>
                <w:lang w:val="vi-VN"/>
              </w:rPr>
            </w:rPrChange>
          </w:rPr>
          <w:delText>y nh</w:delText>
        </w:r>
        <w:r w:rsidRPr="00863667" w:rsidDel="003C6139">
          <w:rPr>
            <w:rFonts w:ascii="iCiel Avenir LT Std 35 Light" w:hAnsi="iCiel Avenir LT Std 35 Light" w:cs="Calibri"/>
            <w:i/>
            <w:iCs/>
            <w:sz w:val="22"/>
            <w:szCs w:val="22"/>
            <w:lang w:val="vi-VN"/>
            <w:rPrChange w:id="17396"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 w:val="22"/>
            <w:szCs w:val="22"/>
            <w:lang w:val="vi-VN"/>
            <w:rPrChange w:id="17397" w:author="An Tran, ACA (BUV)" w:date="2024-09-13T17:29:00Z" w16du:dateUtc="2024-09-13T10:29:00Z">
              <w:rPr>
                <w:rFonts w:cs="Arial"/>
                <w:i/>
                <w:iCs/>
                <w:szCs w:val="22"/>
                <w:lang w:val="vi-VN"/>
              </w:rPr>
            </w:rPrChange>
          </w:rPr>
          <w:delText>ng bi</w:delText>
        </w:r>
        <w:r w:rsidRPr="00863667" w:rsidDel="003C6139">
          <w:rPr>
            <w:rFonts w:ascii="iCiel Avenir LT Std 35 Light" w:hAnsi="iCiel Avenir LT Std 35 Light" w:cs="Calibri"/>
            <w:i/>
            <w:iCs/>
            <w:sz w:val="22"/>
            <w:szCs w:val="22"/>
            <w:lang w:val="vi-VN"/>
            <w:rPrChange w:id="17398"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7399" w:author="An Tran, ACA (BUV)" w:date="2024-09-13T17:29:00Z" w16du:dateUtc="2024-09-13T10:29:00Z">
              <w:rPr>
                <w:rFonts w:cs="Arial"/>
                <w:i/>
                <w:iCs/>
                <w:szCs w:val="22"/>
                <w:lang w:val="vi-VN"/>
              </w:rPr>
            </w:rPrChange>
          </w:rPr>
          <w:delText>u hi</w:delText>
        </w:r>
        <w:r w:rsidRPr="00863667" w:rsidDel="003C6139">
          <w:rPr>
            <w:rFonts w:ascii="iCiel Avenir LT Std 35 Light" w:hAnsi="iCiel Avenir LT Std 35 Light" w:cs="Calibri"/>
            <w:i/>
            <w:iCs/>
            <w:sz w:val="22"/>
            <w:szCs w:val="22"/>
            <w:lang w:val="vi-VN"/>
            <w:rPrChange w:id="17400"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7401" w:author="An Tran, ACA (BUV)" w:date="2024-09-13T17:29:00Z" w16du:dateUtc="2024-09-13T10:29:00Z">
              <w:rPr>
                <w:rFonts w:cs="Arial"/>
                <w:i/>
                <w:iCs/>
                <w:szCs w:val="22"/>
                <w:lang w:val="vi-VN"/>
              </w:rPr>
            </w:rPrChange>
          </w:rPr>
          <w:delText>n lo l</w:delText>
        </w:r>
        <w:r w:rsidRPr="00863667" w:rsidDel="003C6139">
          <w:rPr>
            <w:rFonts w:ascii="iCiel Avenir LT Std 35 Light" w:hAnsi="iCiel Avenir LT Std 35 Light" w:cs="Calibri"/>
            <w:i/>
            <w:iCs/>
            <w:sz w:val="22"/>
            <w:szCs w:val="22"/>
            <w:lang w:val="vi-VN"/>
            <w:rPrChange w:id="17402" w:author="An Tran, ACA (BUV)" w:date="2024-09-13T17:29:00Z" w16du:dateUtc="2024-09-13T10:29:00Z">
              <w:rPr>
                <w:rFonts w:cs="Calibri"/>
                <w:i/>
                <w:iCs/>
                <w:szCs w:val="22"/>
                <w:lang w:val="vi-VN"/>
              </w:rPr>
            </w:rPrChange>
          </w:rPr>
          <w:delText>ắ</w:delText>
        </w:r>
        <w:r w:rsidRPr="00863667" w:rsidDel="003C6139">
          <w:rPr>
            <w:rFonts w:ascii="iCiel Avenir LT Std 35 Light" w:hAnsi="iCiel Avenir LT Std 35 Light" w:cs="Arial"/>
            <w:i/>
            <w:iCs/>
            <w:sz w:val="22"/>
            <w:szCs w:val="22"/>
            <w:lang w:val="vi-VN"/>
            <w:rPrChange w:id="17403" w:author="An Tran, ACA (BUV)" w:date="2024-09-13T17:29:00Z" w16du:dateUtc="2024-09-13T10:29:00Z">
              <w:rPr>
                <w:rFonts w:cs="Arial"/>
                <w:i/>
                <w:iCs/>
                <w:szCs w:val="22"/>
                <w:lang w:val="vi-VN"/>
              </w:rPr>
            </w:rPrChange>
          </w:rPr>
          <w:delText>ng, b</w:delText>
        </w:r>
        <w:r w:rsidRPr="00863667" w:rsidDel="003C6139">
          <w:rPr>
            <w:rFonts w:ascii="iCiel Avenir LT Std 35 Light" w:hAnsi="iCiel Avenir LT Std 35 Light" w:cs="Calibri"/>
            <w:i/>
            <w:iCs/>
            <w:sz w:val="22"/>
            <w:szCs w:val="22"/>
            <w:lang w:val="vi-VN"/>
            <w:rPrChange w:id="17404"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7405" w:author="An Tran, ACA (BUV)" w:date="2024-09-13T17:29:00Z" w16du:dateUtc="2024-09-13T10:29:00Z">
              <w:rPr>
                <w:rFonts w:cs="Arial"/>
                <w:i/>
                <w:iCs/>
                <w:szCs w:val="22"/>
                <w:lang w:val="vi-VN"/>
              </w:rPr>
            </w:rPrChange>
          </w:rPr>
          <w:delText>t an hay c</w:delText>
        </w:r>
        <w:r w:rsidRPr="00863667" w:rsidDel="003C6139">
          <w:rPr>
            <w:rFonts w:ascii="iCiel Avenir LT Std 35 Light" w:hAnsi="iCiel Avenir LT Std 35 Light" w:cs="Calibri"/>
            <w:i/>
            <w:iCs/>
            <w:sz w:val="22"/>
            <w:szCs w:val="22"/>
            <w:lang w:val="vi-VN"/>
            <w:rPrChange w:id="17406"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7407" w:author="An Tran, ACA (BUV)" w:date="2024-09-13T17:29:00Z" w16du:dateUtc="2024-09-13T10:29:00Z">
              <w:rPr>
                <w:rFonts w:cs="Arial"/>
                <w:i/>
                <w:iCs/>
                <w:szCs w:val="22"/>
                <w:lang w:val="vi-VN"/>
              </w:rPr>
            </w:rPrChange>
          </w:rPr>
          <w:delText>ng th</w:delText>
        </w:r>
        <w:r w:rsidRPr="00863667" w:rsidDel="003C6139">
          <w:rPr>
            <w:rFonts w:ascii="iCiel Avenir LT Std 35 Light" w:hAnsi="iCiel Avenir LT Std 35 Light" w:cs="Calibri"/>
            <w:i/>
            <w:iCs/>
            <w:sz w:val="22"/>
            <w:szCs w:val="22"/>
            <w:lang w:val="vi-VN"/>
            <w:rPrChange w:id="17408" w:author="An Tran, ACA (BUV)" w:date="2024-09-13T17:29:00Z" w16du:dateUtc="2024-09-13T10:29:00Z">
              <w:rPr>
                <w:rFonts w:cs="Calibri"/>
                <w:i/>
                <w:iCs/>
                <w:szCs w:val="22"/>
                <w:lang w:val="vi-VN"/>
              </w:rPr>
            </w:rPrChange>
          </w:rPr>
          <w:delText>ẳ</w:delText>
        </w:r>
        <w:r w:rsidRPr="00863667" w:rsidDel="003C6139">
          <w:rPr>
            <w:rFonts w:ascii="iCiel Avenir LT Std 35 Light" w:hAnsi="iCiel Avenir LT Std 35 Light" w:cs="Arial"/>
            <w:i/>
            <w:iCs/>
            <w:sz w:val="22"/>
            <w:szCs w:val="22"/>
            <w:lang w:val="vi-VN"/>
            <w:rPrChange w:id="17409" w:author="An Tran, ACA (BUV)" w:date="2024-09-13T17:29:00Z" w16du:dateUtc="2024-09-13T10:29:00Z">
              <w:rPr>
                <w:rFonts w:cs="Arial"/>
                <w:i/>
                <w:iCs/>
                <w:szCs w:val="22"/>
                <w:lang w:val="vi-VN"/>
              </w:rPr>
            </w:rPrChange>
          </w:rPr>
          <w:delText>ng c</w:delText>
        </w:r>
        <w:r w:rsidRPr="00863667" w:rsidDel="003C6139">
          <w:rPr>
            <w:rFonts w:ascii="iCiel Avenir LT Std 35 Light" w:hAnsi="iCiel Avenir LT Std 35 Light" w:cs="Calibri"/>
            <w:i/>
            <w:iCs/>
            <w:sz w:val="22"/>
            <w:szCs w:val="22"/>
            <w:lang w:val="vi-VN"/>
            <w:rPrChange w:id="17410"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7411" w:author="An Tran, ACA (BUV)" w:date="2024-09-13T17:29:00Z" w16du:dateUtc="2024-09-13T10:29:00Z">
              <w:rPr>
                <w:rFonts w:cs="Arial"/>
                <w:i/>
                <w:iCs/>
                <w:szCs w:val="22"/>
                <w:lang w:val="vi-VN"/>
              </w:rPr>
            </w:rPrChange>
          </w:rPr>
          <w:delText>a sinh vi</w:delText>
        </w:r>
        <w:r w:rsidRPr="00863667" w:rsidDel="003C6139">
          <w:rPr>
            <w:rFonts w:ascii="iCiel Avenir LT Std 35 Light" w:hAnsi="iCiel Avenir LT Std 35 Light" w:cs="Avenir Next LT Pro"/>
            <w:i/>
            <w:iCs/>
            <w:sz w:val="22"/>
            <w:szCs w:val="22"/>
            <w:lang w:val="vi-VN"/>
            <w:rPrChange w:id="17412"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413" w:author="An Tran, ACA (BUV)" w:date="2024-09-13T17:29:00Z" w16du:dateUtc="2024-09-13T10:29:00Z">
              <w:rPr>
                <w:rFonts w:cs="Arial"/>
                <w:i/>
                <w:iCs/>
                <w:szCs w:val="22"/>
                <w:lang w:val="vi-VN"/>
              </w:rPr>
            </w:rPrChange>
          </w:rPr>
          <w:delText>n, ph</w:delText>
        </w:r>
        <w:r w:rsidRPr="00863667" w:rsidDel="003C6139">
          <w:rPr>
            <w:rFonts w:ascii="iCiel Avenir LT Std 35 Light" w:hAnsi="iCiel Avenir LT Std 35 Light" w:cs="Calibri"/>
            <w:i/>
            <w:iCs/>
            <w:sz w:val="22"/>
            <w:szCs w:val="22"/>
            <w:lang w:val="vi-VN"/>
            <w:rPrChange w:id="17414"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7415" w:author="An Tran, ACA (BUV)" w:date="2024-09-13T17:29:00Z" w16du:dateUtc="2024-09-13T10:29:00Z">
              <w:rPr>
                <w:rFonts w:cs="Arial"/>
                <w:i/>
                <w:iCs/>
                <w:szCs w:val="22"/>
                <w:lang w:val="vi-VN"/>
              </w:rPr>
            </w:rPrChange>
          </w:rPr>
          <w:delText xml:space="preserve"> huynh/sinh vi</w:delText>
        </w:r>
        <w:r w:rsidRPr="00863667" w:rsidDel="003C6139">
          <w:rPr>
            <w:rFonts w:ascii="iCiel Avenir LT Std 35 Light" w:hAnsi="iCiel Avenir LT Std 35 Light" w:cs="Avenir Next LT Pro"/>
            <w:i/>
            <w:iCs/>
            <w:sz w:val="22"/>
            <w:szCs w:val="22"/>
            <w:lang w:val="vi-VN"/>
            <w:rPrChange w:id="17416"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417"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Avenir Next LT Pro"/>
            <w:i/>
            <w:iCs/>
            <w:sz w:val="22"/>
            <w:szCs w:val="22"/>
            <w:lang w:val="vi-VN"/>
            <w:rPrChange w:id="17418" w:author="An Tran, ACA (BUV)" w:date="2024-09-13T17:29:00Z" w16du:dateUtc="2024-09-13T10:29:00Z">
              <w:rPr>
                <w:rFonts w:cs="Avenir Next LT Pro"/>
                <w:i/>
                <w:iCs/>
                <w:szCs w:val="22"/>
                <w:lang w:val="vi-VN"/>
              </w:rPr>
            </w:rPrChange>
          </w:rPr>
          <w:delText>ó</w:delText>
        </w:r>
        <w:r w:rsidRPr="00863667" w:rsidDel="003C6139">
          <w:rPr>
            <w:rFonts w:ascii="iCiel Avenir LT Std 35 Light" w:hAnsi="iCiel Avenir LT Std 35 Light" w:cs="Arial"/>
            <w:i/>
            <w:iCs/>
            <w:sz w:val="22"/>
            <w:szCs w:val="22"/>
            <w:lang w:val="vi-VN"/>
            <w:rPrChange w:id="17419" w:author="An Tran, ACA (BUV)" w:date="2024-09-13T17:29:00Z" w16du:dateUtc="2024-09-13T10:29:00Z">
              <w:rPr>
                <w:rFonts w:cs="Arial"/>
                <w:i/>
                <w:iCs/>
                <w:szCs w:val="22"/>
                <w:lang w:val="vi-VN"/>
              </w:rPr>
            </w:rPrChange>
          </w:rPr>
          <w:delText xml:space="preserve"> th</w:delText>
        </w:r>
        <w:r w:rsidRPr="00863667" w:rsidDel="003C6139">
          <w:rPr>
            <w:rFonts w:ascii="iCiel Avenir LT Std 35 Light" w:hAnsi="iCiel Avenir LT Std 35 Light" w:cs="Calibri"/>
            <w:i/>
            <w:iCs/>
            <w:sz w:val="22"/>
            <w:szCs w:val="22"/>
            <w:lang w:val="vi-VN"/>
            <w:rPrChange w:id="17420"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7421" w:author="An Tran, ACA (BUV)" w:date="2024-09-13T17:29:00Z" w16du:dateUtc="2024-09-13T10:29:00Z">
              <w:rPr>
                <w:rFonts w:cs="Arial"/>
                <w:i/>
                <w:iCs/>
                <w:szCs w:val="22"/>
                <w:lang w:val="vi-VN"/>
              </w:rPr>
            </w:rPrChange>
          </w:rPr>
          <w:delText xml:space="preserve"> li</w:delText>
        </w:r>
        <w:r w:rsidRPr="00863667" w:rsidDel="003C6139">
          <w:rPr>
            <w:rFonts w:ascii="iCiel Avenir LT Std 35 Light" w:hAnsi="iCiel Avenir LT Std 35 Light" w:cs="Avenir Next LT Pro"/>
            <w:i/>
            <w:iCs/>
            <w:sz w:val="22"/>
            <w:szCs w:val="22"/>
            <w:lang w:val="vi-VN"/>
            <w:rPrChange w:id="17422"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423" w:author="An Tran, ACA (BUV)" w:date="2024-09-13T17:29:00Z" w16du:dateUtc="2024-09-13T10:29:00Z">
              <w:rPr>
                <w:rFonts w:cs="Arial"/>
                <w:i/>
                <w:iCs/>
                <w:szCs w:val="22"/>
                <w:lang w:val="vi-VN"/>
              </w:rPr>
            </w:rPrChange>
          </w:rPr>
          <w:delText>n l</w:delText>
        </w:r>
        <w:r w:rsidRPr="00863667" w:rsidDel="003C6139">
          <w:rPr>
            <w:rFonts w:ascii="iCiel Avenir LT Std 35 Light" w:hAnsi="iCiel Avenir LT Std 35 Light" w:cs="Calibri"/>
            <w:i/>
            <w:iCs/>
            <w:sz w:val="22"/>
            <w:szCs w:val="22"/>
            <w:lang w:val="vi-VN"/>
            <w:rPrChange w:id="17424"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425" w:author="An Tran, ACA (BUV)" w:date="2024-09-13T17:29:00Z" w16du:dateUtc="2024-09-13T10:29:00Z">
              <w:rPr>
                <w:rFonts w:cs="Arial"/>
                <w:i/>
                <w:iCs/>
                <w:szCs w:val="22"/>
                <w:lang w:val="vi-VN"/>
              </w:rPr>
            </w:rPrChange>
          </w:rPr>
          <w:delText>c v</w:delText>
        </w:r>
        <w:r w:rsidRPr="00863667" w:rsidDel="003C6139">
          <w:rPr>
            <w:rFonts w:ascii="iCiel Avenir LT Std 35 Light" w:hAnsi="iCiel Avenir LT Std 35 Light" w:cs="Calibri"/>
            <w:i/>
            <w:iCs/>
            <w:sz w:val="22"/>
            <w:szCs w:val="22"/>
            <w:lang w:val="vi-VN"/>
            <w:rPrChange w:id="17426"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7427" w:author="An Tran, ACA (BUV)" w:date="2024-09-13T17:29:00Z" w16du:dateUtc="2024-09-13T10:29:00Z">
              <w:rPr>
                <w:rFonts w:cs="Arial"/>
                <w:i/>
                <w:iCs/>
                <w:szCs w:val="22"/>
                <w:lang w:val="vi-VN"/>
              </w:rPr>
            </w:rPrChange>
          </w:rPr>
          <w:delText>i Chuy</w:delText>
        </w:r>
        <w:r w:rsidRPr="00863667" w:rsidDel="003C6139">
          <w:rPr>
            <w:rFonts w:ascii="iCiel Avenir LT Std 35 Light" w:hAnsi="iCiel Avenir LT Std 35 Light" w:cs="Avenir Next LT Pro"/>
            <w:i/>
            <w:iCs/>
            <w:sz w:val="22"/>
            <w:szCs w:val="22"/>
            <w:lang w:val="vi-VN"/>
            <w:rPrChange w:id="17428"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429" w:author="An Tran, ACA (BUV)" w:date="2024-09-13T17:29:00Z" w16du:dateUtc="2024-09-13T10:29:00Z">
              <w:rPr>
                <w:rFonts w:cs="Arial"/>
                <w:i/>
                <w:iCs/>
                <w:szCs w:val="22"/>
                <w:lang w:val="vi-VN"/>
              </w:rPr>
            </w:rPrChange>
          </w:rPr>
          <w:delText>n gia T</w:delText>
        </w:r>
        <w:r w:rsidRPr="00863667" w:rsidDel="003C6139">
          <w:rPr>
            <w:rFonts w:ascii="iCiel Avenir LT Std 35 Light" w:hAnsi="iCiel Avenir LT Std 35 Light" w:cs="Avenir Next LT Pro"/>
            <w:i/>
            <w:iCs/>
            <w:sz w:val="22"/>
            <w:szCs w:val="22"/>
            <w:lang w:val="vi-VN"/>
            <w:rPrChange w:id="17430" w:author="An Tran, ACA (BUV)" w:date="2024-09-13T17:29:00Z" w16du:dateUtc="2024-09-13T10:29:00Z">
              <w:rPr>
                <w:rFonts w:cs="Avenir Next LT Pro"/>
                <w:i/>
                <w:iCs/>
                <w:szCs w:val="22"/>
                <w:lang w:val="vi-VN"/>
              </w:rPr>
            </w:rPrChange>
          </w:rPr>
          <w:delText>â</w:delText>
        </w:r>
        <w:r w:rsidRPr="00863667" w:rsidDel="003C6139">
          <w:rPr>
            <w:rFonts w:ascii="iCiel Avenir LT Std 35 Light" w:hAnsi="iCiel Avenir LT Std 35 Light" w:cs="Arial"/>
            <w:i/>
            <w:iCs/>
            <w:sz w:val="22"/>
            <w:szCs w:val="22"/>
            <w:lang w:val="vi-VN"/>
            <w:rPrChange w:id="17431" w:author="An Tran, ACA (BUV)" w:date="2024-09-13T17:29:00Z" w16du:dateUtc="2024-09-13T10:29:00Z">
              <w:rPr>
                <w:rFonts w:cs="Arial"/>
                <w:i/>
                <w:iCs/>
                <w:szCs w:val="22"/>
                <w:lang w:val="vi-VN"/>
              </w:rPr>
            </w:rPrChange>
          </w:rPr>
          <w:delText>m l</w:delText>
        </w:r>
        <w:r w:rsidRPr="00863667" w:rsidDel="003C6139">
          <w:rPr>
            <w:rFonts w:ascii="iCiel Avenir LT Std 35 Light" w:hAnsi="iCiel Avenir LT Std 35 Light" w:cs="Avenir Next LT Pro"/>
            <w:i/>
            <w:iCs/>
            <w:sz w:val="22"/>
            <w:szCs w:val="22"/>
            <w:lang w:val="vi-VN"/>
            <w:rPrChange w:id="17432" w:author="An Tran, ACA (BUV)" w:date="2024-09-13T17:29:00Z" w16du:dateUtc="2024-09-13T10:29:00Z">
              <w:rPr>
                <w:rFonts w:cs="Avenir Next LT Pro"/>
                <w:i/>
                <w:iCs/>
                <w:szCs w:val="22"/>
                <w:lang w:val="vi-VN"/>
              </w:rPr>
            </w:rPrChange>
          </w:rPr>
          <w:delText>ý</w:delText>
        </w:r>
        <w:r w:rsidRPr="00863667" w:rsidDel="003C6139">
          <w:rPr>
            <w:rFonts w:ascii="iCiel Avenir LT Std 35 Light" w:hAnsi="iCiel Avenir LT Std 35 Light" w:cs="Arial"/>
            <w:i/>
            <w:iCs/>
            <w:sz w:val="22"/>
            <w:szCs w:val="22"/>
            <w:lang w:val="vi-VN"/>
            <w:rPrChange w:id="17433" w:author="An Tran, ACA (BUV)" w:date="2024-09-13T17:29:00Z" w16du:dateUtc="2024-09-13T10:29:00Z">
              <w:rPr>
                <w:rFonts w:cs="Arial"/>
                <w:i/>
                <w:iCs/>
                <w:szCs w:val="22"/>
                <w:lang w:val="vi-VN"/>
              </w:rPr>
            </w:rPrChange>
          </w:rPr>
          <w:delText xml:space="preserve"> v</w:delText>
        </w:r>
        <w:r w:rsidRPr="00863667" w:rsidDel="003C6139">
          <w:rPr>
            <w:rFonts w:ascii="iCiel Avenir LT Std 35 Light" w:hAnsi="iCiel Avenir LT Std 35 Light" w:cs="Avenir Next LT Pro"/>
            <w:i/>
            <w:iCs/>
            <w:sz w:val="22"/>
            <w:szCs w:val="22"/>
            <w:lang w:val="vi-VN"/>
            <w:rPrChange w:id="17434"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435" w:author="An Tran, ACA (BUV)" w:date="2024-09-13T17:29:00Z" w16du:dateUtc="2024-09-13T10:29:00Z">
              <w:rPr>
                <w:rFonts w:cs="Arial"/>
                <w:i/>
                <w:iCs/>
                <w:szCs w:val="22"/>
                <w:lang w:val="vi-VN"/>
              </w:rPr>
            </w:rPrChange>
          </w:rPr>
          <w:delText xml:space="preserve"> S</w:delText>
        </w:r>
        <w:r w:rsidRPr="00863667" w:rsidDel="003C6139">
          <w:rPr>
            <w:rFonts w:ascii="iCiel Avenir LT Std 35 Light" w:hAnsi="iCiel Avenir LT Std 35 Light" w:cs="Calibri"/>
            <w:i/>
            <w:iCs/>
            <w:sz w:val="22"/>
            <w:szCs w:val="22"/>
            <w:lang w:val="vi-VN"/>
            <w:rPrChange w:id="17436"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437" w:author="An Tran, ACA (BUV)" w:date="2024-09-13T17:29:00Z" w16du:dateUtc="2024-09-13T10:29:00Z">
              <w:rPr>
                <w:rFonts w:cs="Arial"/>
                <w:i/>
                <w:iCs/>
                <w:szCs w:val="22"/>
                <w:lang w:val="vi-VN"/>
              </w:rPr>
            </w:rPrChange>
          </w:rPr>
          <w:delText>c kh</w:delText>
        </w:r>
        <w:r w:rsidRPr="00863667" w:rsidDel="003C6139">
          <w:rPr>
            <w:rFonts w:ascii="iCiel Avenir LT Std 35 Light" w:hAnsi="iCiel Avenir LT Std 35 Light" w:cs="Calibri"/>
            <w:i/>
            <w:iCs/>
            <w:sz w:val="22"/>
            <w:szCs w:val="22"/>
            <w:lang w:val="vi-VN"/>
            <w:rPrChange w:id="17438" w:author="An Tran, ACA (BUV)" w:date="2024-09-13T17:29:00Z" w16du:dateUtc="2024-09-13T10:29:00Z">
              <w:rPr>
                <w:rFonts w:cs="Calibri"/>
                <w:i/>
                <w:iCs/>
                <w:szCs w:val="22"/>
                <w:lang w:val="vi-VN"/>
              </w:rPr>
            </w:rPrChange>
          </w:rPr>
          <w:delText>ỏ</w:delText>
        </w:r>
        <w:r w:rsidRPr="00863667" w:rsidDel="003C6139">
          <w:rPr>
            <w:rFonts w:ascii="iCiel Avenir LT Std 35 Light" w:hAnsi="iCiel Avenir LT Std 35 Light" w:cs="Arial"/>
            <w:i/>
            <w:iCs/>
            <w:sz w:val="22"/>
            <w:szCs w:val="22"/>
            <w:lang w:val="vi-VN"/>
            <w:rPrChange w:id="17439" w:author="An Tran, ACA (BUV)" w:date="2024-09-13T17:29:00Z" w16du:dateUtc="2024-09-13T10:29:00Z">
              <w:rPr>
                <w:rFonts w:cs="Arial"/>
                <w:i/>
                <w:iCs/>
                <w:szCs w:val="22"/>
                <w:lang w:val="vi-VN"/>
              </w:rPr>
            </w:rPrChange>
          </w:rPr>
          <w:delText>e tinh th</w:delText>
        </w:r>
        <w:r w:rsidRPr="00863667" w:rsidDel="003C6139">
          <w:rPr>
            <w:rFonts w:ascii="iCiel Avenir LT Std 35 Light" w:hAnsi="iCiel Avenir LT Std 35 Light" w:cs="Calibri"/>
            <w:i/>
            <w:iCs/>
            <w:sz w:val="22"/>
            <w:szCs w:val="22"/>
            <w:lang w:val="vi-VN"/>
            <w:rPrChange w:id="17440"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441"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7442"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7443" w:author="An Tran, ACA (BUV)" w:date="2024-09-13T17:29:00Z" w16du:dateUtc="2024-09-13T10:29:00Z">
              <w:rPr>
                <w:rFonts w:cs="Arial"/>
                <w:i/>
                <w:iCs/>
                <w:szCs w:val="22"/>
                <w:lang w:val="vi-VN"/>
              </w:rPr>
            </w:rPrChange>
          </w:rPr>
          <w:delText xml:space="preserve">a BUV theo </w:delText>
        </w:r>
        <w:r w:rsidRPr="00863667" w:rsidDel="003C6139">
          <w:rPr>
            <w:rFonts w:ascii="iCiel Avenir LT Std 35 Light" w:hAnsi="iCiel Avenir LT Std 35 Light" w:cs="Calibri"/>
            <w:i/>
            <w:iCs/>
            <w:sz w:val="22"/>
            <w:szCs w:val="22"/>
            <w:lang w:val="vi-VN"/>
            <w:rPrChange w:id="17444" w:author="An Tran, ACA (BUV)" w:date="2024-09-13T17:29:00Z" w16du:dateUtc="2024-09-13T10:29:00Z">
              <w:rPr>
                <w:rFonts w:cs="Calibri"/>
                <w:i/>
                <w:iCs/>
                <w:szCs w:val="22"/>
                <w:lang w:val="vi-VN"/>
              </w:rPr>
            </w:rPrChange>
          </w:rPr>
          <w:delText>đị</w:delText>
        </w:r>
        <w:r w:rsidRPr="00863667" w:rsidDel="003C6139">
          <w:rPr>
            <w:rFonts w:ascii="iCiel Avenir LT Std 35 Light" w:hAnsi="iCiel Avenir LT Std 35 Light" w:cs="Arial"/>
            <w:i/>
            <w:iCs/>
            <w:sz w:val="22"/>
            <w:szCs w:val="22"/>
            <w:lang w:val="vi-VN"/>
            <w:rPrChange w:id="17445" w:author="An Tran, ACA (BUV)" w:date="2024-09-13T17:29:00Z" w16du:dateUtc="2024-09-13T10:29:00Z">
              <w:rPr>
                <w:rFonts w:cs="Arial"/>
                <w:i/>
                <w:iCs/>
                <w:szCs w:val="22"/>
                <w:lang w:val="vi-VN"/>
              </w:rPr>
            </w:rPrChange>
          </w:rPr>
          <w:delText>a ch</w:delText>
        </w:r>
        <w:r w:rsidRPr="00863667" w:rsidDel="003C6139">
          <w:rPr>
            <w:rFonts w:ascii="iCiel Avenir LT Std 35 Light" w:hAnsi="iCiel Avenir LT Std 35 Light" w:cs="Calibri"/>
            <w:i/>
            <w:iCs/>
            <w:sz w:val="22"/>
            <w:szCs w:val="22"/>
            <w:lang w:val="vi-VN"/>
            <w:rPrChange w:id="17446" w:author="An Tran, ACA (BUV)" w:date="2024-09-13T17:29:00Z" w16du:dateUtc="2024-09-13T10:29:00Z">
              <w:rPr>
                <w:rFonts w:cs="Calibri"/>
                <w:i/>
                <w:iCs/>
                <w:szCs w:val="22"/>
                <w:lang w:val="vi-VN"/>
              </w:rPr>
            </w:rPrChange>
          </w:rPr>
          <w:delText>ỉ</w:delText>
        </w:r>
        <w:r w:rsidRPr="00863667" w:rsidDel="003C6139">
          <w:rPr>
            <w:rFonts w:ascii="iCiel Avenir LT Std 35 Light" w:hAnsi="iCiel Avenir LT Std 35 Light" w:cs="Arial"/>
            <w:i/>
            <w:iCs/>
            <w:sz w:val="22"/>
            <w:szCs w:val="22"/>
            <w:lang w:val="vi-VN"/>
            <w:rPrChange w:id="17447" w:author="An Tran, ACA (BUV)" w:date="2024-09-13T17:29:00Z" w16du:dateUtc="2024-09-13T10:29:00Z">
              <w:rPr>
                <w:rFonts w:cs="Arial"/>
                <w:i/>
                <w:iCs/>
                <w:szCs w:val="22"/>
                <w:lang w:val="vi-VN"/>
              </w:rPr>
            </w:rPrChange>
          </w:rPr>
          <w:delText xml:space="preserve">: </w:delText>
        </w:r>
        <w:r w:rsidRPr="00863667" w:rsidDel="003C6139">
          <w:rPr>
            <w:rStyle w:val="Hyperlink"/>
            <w:rFonts w:ascii="iCiel Avenir LT Std 35 Light" w:hAnsi="iCiel Avenir LT Std 35 Light" w:cs="Arial"/>
            <w:i/>
            <w:iCs/>
            <w:sz w:val="22"/>
            <w:szCs w:val="22"/>
            <w:lang w:val="vi-VN"/>
            <w:rPrChange w:id="17448" w:author="An Tran, ACA (BUV)" w:date="2024-09-13T17:29:00Z" w16du:dateUtc="2024-09-13T10:29:00Z">
              <w:rPr>
                <w:rStyle w:val="Hyperlink"/>
                <w:rFonts w:cs="Arial"/>
                <w:i/>
                <w:iCs/>
                <w:szCs w:val="22"/>
                <w:lang w:val="vi-VN"/>
              </w:rPr>
            </w:rPrChange>
          </w:rPr>
          <w:delText>Student-Wellbeing@buv.edu.vn</w:delText>
        </w:r>
        <w:r w:rsidRPr="00863667" w:rsidDel="003C6139">
          <w:rPr>
            <w:rFonts w:ascii="iCiel Avenir LT Std 35 Light" w:hAnsi="iCiel Avenir LT Std 35 Light" w:cs="Arial"/>
            <w:i/>
            <w:iCs/>
            <w:sz w:val="22"/>
            <w:szCs w:val="22"/>
            <w:lang w:val="vi-VN"/>
            <w:rPrChange w:id="17449" w:author="An Tran, ACA (BUV)" w:date="2024-09-13T17:29:00Z" w16du:dateUtc="2024-09-13T10:29:00Z">
              <w:rPr>
                <w:rFonts w:cs="Arial"/>
                <w:i/>
                <w:iCs/>
                <w:szCs w:val="22"/>
                <w:lang w:val="vi-VN"/>
              </w:rPr>
            </w:rPrChange>
          </w:rPr>
          <w:delText>. Chuyên gia Tâm lý và S</w:delText>
        </w:r>
        <w:r w:rsidRPr="00863667" w:rsidDel="003C6139">
          <w:rPr>
            <w:rFonts w:ascii="iCiel Avenir LT Std 35 Light" w:hAnsi="iCiel Avenir LT Std 35 Light" w:cs="Calibri"/>
            <w:i/>
            <w:iCs/>
            <w:sz w:val="22"/>
            <w:szCs w:val="22"/>
            <w:lang w:val="vi-VN"/>
            <w:rPrChange w:id="17450"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451" w:author="An Tran, ACA (BUV)" w:date="2024-09-13T17:29:00Z" w16du:dateUtc="2024-09-13T10:29:00Z">
              <w:rPr>
                <w:rFonts w:cs="Arial"/>
                <w:i/>
                <w:iCs/>
                <w:szCs w:val="22"/>
                <w:lang w:val="vi-VN"/>
              </w:rPr>
            </w:rPrChange>
          </w:rPr>
          <w:delText>c kh</w:delText>
        </w:r>
        <w:r w:rsidRPr="00863667" w:rsidDel="003C6139">
          <w:rPr>
            <w:rFonts w:ascii="iCiel Avenir LT Std 35 Light" w:hAnsi="iCiel Avenir LT Std 35 Light" w:cs="Calibri"/>
            <w:i/>
            <w:iCs/>
            <w:sz w:val="22"/>
            <w:szCs w:val="22"/>
            <w:lang w:val="vi-VN"/>
            <w:rPrChange w:id="17452" w:author="An Tran, ACA (BUV)" w:date="2024-09-13T17:29:00Z" w16du:dateUtc="2024-09-13T10:29:00Z">
              <w:rPr>
                <w:rFonts w:cs="Calibri"/>
                <w:i/>
                <w:iCs/>
                <w:szCs w:val="22"/>
                <w:lang w:val="vi-VN"/>
              </w:rPr>
            </w:rPrChange>
          </w:rPr>
          <w:delText>ỏ</w:delText>
        </w:r>
        <w:r w:rsidRPr="00863667" w:rsidDel="003C6139">
          <w:rPr>
            <w:rFonts w:ascii="iCiel Avenir LT Std 35 Light" w:hAnsi="iCiel Avenir LT Std 35 Light" w:cs="Arial"/>
            <w:i/>
            <w:iCs/>
            <w:sz w:val="22"/>
            <w:szCs w:val="22"/>
            <w:lang w:val="vi-VN"/>
            <w:rPrChange w:id="17453" w:author="An Tran, ACA (BUV)" w:date="2024-09-13T17:29:00Z" w16du:dateUtc="2024-09-13T10:29:00Z">
              <w:rPr>
                <w:rFonts w:cs="Arial"/>
                <w:i/>
                <w:iCs/>
                <w:szCs w:val="22"/>
                <w:lang w:val="vi-VN"/>
              </w:rPr>
            </w:rPrChange>
          </w:rPr>
          <w:delText>e tinh th</w:delText>
        </w:r>
        <w:r w:rsidRPr="00863667" w:rsidDel="003C6139">
          <w:rPr>
            <w:rFonts w:ascii="iCiel Avenir LT Std 35 Light" w:hAnsi="iCiel Avenir LT Std 35 Light" w:cs="Calibri"/>
            <w:i/>
            <w:iCs/>
            <w:sz w:val="22"/>
            <w:szCs w:val="22"/>
            <w:lang w:val="vi-VN"/>
            <w:rPrChange w:id="17454"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455" w:author="An Tran, ACA (BUV)" w:date="2024-09-13T17:29:00Z" w16du:dateUtc="2024-09-13T10:29:00Z">
              <w:rPr>
                <w:rFonts w:cs="Arial"/>
                <w:i/>
                <w:iCs/>
                <w:szCs w:val="22"/>
                <w:lang w:val="vi-VN"/>
              </w:rPr>
            </w:rPrChange>
          </w:rPr>
          <w:delText>n s</w:delText>
        </w:r>
        <w:r w:rsidRPr="00863667" w:rsidDel="003C6139">
          <w:rPr>
            <w:rFonts w:ascii="iCiel Avenir LT Std 35 Light" w:hAnsi="iCiel Avenir LT Std 35 Light" w:cs="Calibri"/>
            <w:i/>
            <w:iCs/>
            <w:sz w:val="22"/>
            <w:szCs w:val="22"/>
            <w:lang w:val="vi-VN"/>
            <w:rPrChange w:id="17456" w:author="An Tran, ACA (BUV)" w:date="2024-09-13T17:29:00Z" w16du:dateUtc="2024-09-13T10:29:00Z">
              <w:rPr>
                <w:rFonts w:cs="Calibri"/>
                <w:i/>
                <w:iCs/>
                <w:szCs w:val="22"/>
                <w:lang w:val="vi-VN"/>
              </w:rPr>
            </w:rPrChange>
          </w:rPr>
          <w:delText>ẽ</w:delText>
        </w:r>
        <w:r w:rsidRPr="00863667" w:rsidDel="003C6139">
          <w:rPr>
            <w:rFonts w:ascii="iCiel Avenir LT Std 35 Light" w:hAnsi="iCiel Avenir LT Std 35 Light" w:cs="Arial"/>
            <w:i/>
            <w:iCs/>
            <w:sz w:val="22"/>
            <w:szCs w:val="22"/>
            <w:lang w:val="vi-VN"/>
            <w:rPrChange w:id="17457"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Avenir Next LT Pro"/>
            <w:i/>
            <w:iCs/>
            <w:sz w:val="22"/>
            <w:szCs w:val="22"/>
            <w:lang w:val="vi-VN"/>
            <w:rPrChange w:id="17458" w:author="An Tran, ACA (BUV)" w:date="2024-09-13T17:29:00Z" w16du:dateUtc="2024-09-13T10:29:00Z">
              <w:rPr>
                <w:rFonts w:cs="Avenir Next LT Pro"/>
                <w:i/>
                <w:iCs/>
                <w:szCs w:val="22"/>
                <w:lang w:val="vi-VN"/>
              </w:rPr>
            </w:rPrChange>
          </w:rPr>
          <w:delText>ó</w:delText>
        </w:r>
        <w:r w:rsidRPr="00863667" w:rsidDel="003C6139">
          <w:rPr>
            <w:rFonts w:ascii="iCiel Avenir LT Std 35 Light" w:hAnsi="iCiel Avenir LT Std 35 Light" w:cs="Arial"/>
            <w:i/>
            <w:iCs/>
            <w:sz w:val="22"/>
            <w:szCs w:val="22"/>
            <w:lang w:val="vi-VN"/>
            <w:rPrChange w:id="17459" w:author="An Tran, ACA (BUV)" w:date="2024-09-13T17:29:00Z" w16du:dateUtc="2024-09-13T10:29:00Z">
              <w:rPr>
                <w:rFonts w:cs="Arial"/>
                <w:i/>
                <w:iCs/>
                <w:szCs w:val="22"/>
                <w:lang w:val="vi-VN"/>
              </w:rPr>
            </w:rPrChange>
          </w:rPr>
          <w:delText xml:space="preserve"> nh</w:delText>
        </w:r>
        <w:r w:rsidRPr="00863667" w:rsidDel="003C6139">
          <w:rPr>
            <w:rFonts w:ascii="iCiel Avenir LT Std 35 Light" w:hAnsi="iCiel Avenir LT Std 35 Light" w:cs="Calibri"/>
            <w:i/>
            <w:iCs/>
            <w:sz w:val="22"/>
            <w:szCs w:val="22"/>
            <w:lang w:val="vi-VN"/>
            <w:rPrChange w:id="17460" w:author="An Tran, ACA (BUV)" w:date="2024-09-13T17:29:00Z" w16du:dateUtc="2024-09-13T10:29:00Z">
              <w:rPr>
                <w:rFonts w:cs="Calibri"/>
                <w:i/>
                <w:iCs/>
                <w:szCs w:val="22"/>
                <w:lang w:val="vi-VN"/>
              </w:rPr>
            </w:rPrChange>
          </w:rPr>
          <w:delText>ữ</w:delText>
        </w:r>
        <w:r w:rsidRPr="00863667" w:rsidDel="003C6139">
          <w:rPr>
            <w:rFonts w:ascii="iCiel Avenir LT Std 35 Light" w:hAnsi="iCiel Avenir LT Std 35 Light" w:cs="Arial"/>
            <w:i/>
            <w:iCs/>
            <w:sz w:val="22"/>
            <w:szCs w:val="22"/>
            <w:lang w:val="vi-VN"/>
            <w:rPrChange w:id="17461" w:author="An Tran, ACA (BUV)" w:date="2024-09-13T17:29:00Z" w16du:dateUtc="2024-09-13T10:29:00Z">
              <w:rPr>
                <w:rFonts w:cs="Arial"/>
                <w:i/>
                <w:iCs/>
                <w:szCs w:val="22"/>
                <w:lang w:val="vi-VN"/>
              </w:rPr>
            </w:rPrChange>
          </w:rPr>
          <w:delText>ng chia s</w:delText>
        </w:r>
        <w:r w:rsidRPr="00863667" w:rsidDel="003C6139">
          <w:rPr>
            <w:rFonts w:ascii="iCiel Avenir LT Std 35 Light" w:hAnsi="iCiel Avenir LT Std 35 Light" w:cs="Calibri"/>
            <w:i/>
            <w:iCs/>
            <w:sz w:val="22"/>
            <w:szCs w:val="22"/>
            <w:lang w:val="vi-VN"/>
            <w:rPrChange w:id="17462" w:author="An Tran, ACA (BUV)" w:date="2024-09-13T17:29:00Z" w16du:dateUtc="2024-09-13T10:29:00Z">
              <w:rPr>
                <w:rFonts w:cs="Calibri"/>
                <w:i/>
                <w:iCs/>
                <w:szCs w:val="22"/>
                <w:lang w:val="vi-VN"/>
              </w:rPr>
            </w:rPrChange>
          </w:rPr>
          <w:delText>ẻ</w:delText>
        </w:r>
        <w:r w:rsidRPr="00863667" w:rsidDel="003C6139">
          <w:rPr>
            <w:rFonts w:ascii="iCiel Avenir LT Std 35 Light" w:hAnsi="iCiel Avenir LT Std 35 Light" w:cs="Arial"/>
            <w:i/>
            <w:iCs/>
            <w:sz w:val="22"/>
            <w:szCs w:val="22"/>
            <w:lang w:val="vi-VN"/>
            <w:rPrChange w:id="17463"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7464" w:author="An Tran, ACA (BUV)" w:date="2024-09-13T17:29:00Z" w16du:dateUtc="2024-09-13T10:29:00Z">
              <w:rPr>
                <w:rFonts w:cs="Calibri"/>
                <w:i/>
                <w:iCs/>
                <w:szCs w:val="22"/>
                <w:lang w:val="vi-VN"/>
              </w:rPr>
            </w:rPrChange>
          </w:rPr>
          <w:delText>để</w:delText>
        </w:r>
        <w:r w:rsidRPr="00863667" w:rsidDel="003C6139">
          <w:rPr>
            <w:rFonts w:ascii="iCiel Avenir LT Std 35 Light" w:hAnsi="iCiel Avenir LT Std 35 Light" w:cs="Arial"/>
            <w:i/>
            <w:iCs/>
            <w:sz w:val="22"/>
            <w:szCs w:val="22"/>
            <w:lang w:val="vi-VN"/>
            <w:rPrChange w:id="17465"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Avenir Next LT Pro"/>
            <w:i/>
            <w:iCs/>
            <w:sz w:val="22"/>
            <w:szCs w:val="22"/>
            <w:lang w:val="vi-VN"/>
            <w:rPrChange w:id="17466" w:author="An Tran, ACA (BUV)" w:date="2024-09-13T17:29:00Z" w16du:dateUtc="2024-09-13T10:29:00Z">
              <w:rPr>
                <w:rFonts w:cs="Avenir Next LT Pro"/>
                <w:i/>
                <w:iCs/>
                <w:szCs w:val="22"/>
                <w:lang w:val="vi-VN"/>
              </w:rPr>
            </w:rPrChange>
          </w:rPr>
          <w:delText>ù</w:delText>
        </w:r>
        <w:r w:rsidRPr="00863667" w:rsidDel="003C6139">
          <w:rPr>
            <w:rFonts w:ascii="iCiel Avenir LT Std 35 Light" w:hAnsi="iCiel Avenir LT Std 35 Light" w:cs="Arial"/>
            <w:i/>
            <w:iCs/>
            <w:sz w:val="22"/>
            <w:szCs w:val="22"/>
            <w:lang w:val="vi-VN"/>
            <w:rPrChange w:id="17467" w:author="An Tran, ACA (BUV)" w:date="2024-09-13T17:29:00Z" w16du:dateUtc="2024-09-13T10:29:00Z">
              <w:rPr>
                <w:rFonts w:cs="Arial"/>
                <w:i/>
                <w:iCs/>
                <w:szCs w:val="22"/>
                <w:lang w:val="vi-VN"/>
              </w:rPr>
            </w:rPrChange>
          </w:rPr>
          <w:delText xml:space="preserve">ng gia </w:delText>
        </w:r>
        <w:r w:rsidRPr="00863667" w:rsidDel="003C6139">
          <w:rPr>
            <w:rFonts w:ascii="iCiel Avenir LT Std 35 Light" w:hAnsi="iCiel Avenir LT Std 35 Light" w:cs="Calibri"/>
            <w:i/>
            <w:iCs/>
            <w:sz w:val="22"/>
            <w:szCs w:val="22"/>
            <w:lang w:val="vi-VN"/>
            <w:rPrChange w:id="17468"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venir LT Std 35 Light"/>
            <w:i/>
            <w:iCs/>
            <w:sz w:val="22"/>
            <w:szCs w:val="22"/>
            <w:lang w:val="vi-VN"/>
            <w:rPrChange w:id="17469"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7470" w:author="An Tran, ACA (BUV)" w:date="2024-09-13T17:29:00Z" w16du:dateUtc="2024-09-13T10:29:00Z">
              <w:rPr>
                <w:rFonts w:cs="Arial"/>
                <w:i/>
                <w:iCs/>
                <w:szCs w:val="22"/>
                <w:lang w:val="vi-VN"/>
              </w:rPr>
            </w:rPrChange>
          </w:rPr>
          <w:delText>nh h</w:delText>
        </w:r>
        <w:r w:rsidRPr="00863667" w:rsidDel="003C6139">
          <w:rPr>
            <w:rFonts w:ascii="iCiel Avenir LT Std 35 Light" w:hAnsi="iCiel Avenir LT Std 35 Light" w:cs="Calibri"/>
            <w:i/>
            <w:iCs/>
            <w:sz w:val="22"/>
            <w:szCs w:val="22"/>
            <w:lang w:val="vi-VN"/>
            <w:rPrChange w:id="17471" w:author="An Tran, ACA (BUV)" w:date="2024-09-13T17:29:00Z" w16du:dateUtc="2024-09-13T10:29:00Z">
              <w:rPr>
                <w:rFonts w:cs="Calibri"/>
                <w:i/>
                <w:iCs/>
                <w:szCs w:val="22"/>
                <w:lang w:val="vi-VN"/>
              </w:rPr>
            </w:rPrChange>
          </w:rPr>
          <w:delText>ỗ</w:delText>
        </w:r>
        <w:r w:rsidRPr="00863667" w:rsidDel="003C6139">
          <w:rPr>
            <w:rFonts w:ascii="iCiel Avenir LT Std 35 Light" w:hAnsi="iCiel Avenir LT Std 35 Light" w:cs="Arial"/>
            <w:i/>
            <w:iCs/>
            <w:sz w:val="22"/>
            <w:szCs w:val="22"/>
            <w:lang w:val="vi-VN"/>
            <w:rPrChange w:id="17472"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7473"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7474" w:author="An Tran, ACA (BUV)" w:date="2024-09-13T17:29:00Z" w16du:dateUtc="2024-09-13T10:29:00Z">
              <w:rPr>
                <w:rFonts w:cs="Arial"/>
                <w:i/>
                <w:iCs/>
                <w:szCs w:val="22"/>
                <w:lang w:val="vi-VN"/>
              </w:rPr>
            </w:rPrChange>
          </w:rPr>
          <w:delText xml:space="preserve"> t</w:delText>
        </w:r>
        <w:r w:rsidRPr="00863667" w:rsidDel="003C6139">
          <w:rPr>
            <w:rFonts w:ascii="iCiel Avenir LT Std 35 Light" w:hAnsi="iCiel Avenir LT Std 35 Light" w:cs="Avenir Next LT Pro"/>
            <w:i/>
            <w:iCs/>
            <w:sz w:val="22"/>
            <w:szCs w:val="22"/>
            <w:lang w:val="vi-VN"/>
            <w:rPrChange w:id="17475" w:author="An Tran, ACA (BUV)" w:date="2024-09-13T17:29:00Z" w16du:dateUtc="2024-09-13T10:29:00Z">
              <w:rPr>
                <w:rFonts w:cs="Avenir Next LT Pro"/>
                <w:i/>
                <w:iCs/>
                <w:szCs w:val="22"/>
                <w:lang w:val="vi-VN"/>
              </w:rPr>
            </w:rPrChange>
          </w:rPr>
          <w:delText>â</w:delText>
        </w:r>
        <w:r w:rsidRPr="00863667" w:rsidDel="003C6139">
          <w:rPr>
            <w:rFonts w:ascii="iCiel Avenir LT Std 35 Light" w:hAnsi="iCiel Avenir LT Std 35 Light" w:cs="Arial"/>
            <w:i/>
            <w:iCs/>
            <w:sz w:val="22"/>
            <w:szCs w:val="22"/>
            <w:lang w:val="vi-VN"/>
            <w:rPrChange w:id="17476" w:author="An Tran, ACA (BUV)" w:date="2024-09-13T17:29:00Z" w16du:dateUtc="2024-09-13T10:29:00Z">
              <w:rPr>
                <w:rFonts w:cs="Arial"/>
                <w:i/>
                <w:iCs/>
                <w:szCs w:val="22"/>
                <w:lang w:val="vi-VN"/>
              </w:rPr>
            </w:rPrChange>
          </w:rPr>
          <w:delText>m l</w:delText>
        </w:r>
        <w:r w:rsidRPr="00863667" w:rsidDel="003C6139">
          <w:rPr>
            <w:rFonts w:ascii="iCiel Avenir LT Std 35 Light" w:hAnsi="iCiel Avenir LT Std 35 Light" w:cs="Avenir Next LT Pro"/>
            <w:i/>
            <w:iCs/>
            <w:sz w:val="22"/>
            <w:szCs w:val="22"/>
            <w:lang w:val="vi-VN"/>
            <w:rPrChange w:id="17477" w:author="An Tran, ACA (BUV)" w:date="2024-09-13T17:29:00Z" w16du:dateUtc="2024-09-13T10:29:00Z">
              <w:rPr>
                <w:rFonts w:cs="Avenir Next LT Pro"/>
                <w:i/>
                <w:iCs/>
                <w:szCs w:val="22"/>
                <w:lang w:val="vi-VN"/>
              </w:rPr>
            </w:rPrChange>
          </w:rPr>
          <w:delText>ý</w:delText>
        </w:r>
        <w:r w:rsidRPr="00863667" w:rsidDel="003C6139">
          <w:rPr>
            <w:rFonts w:ascii="iCiel Avenir LT Std 35 Light" w:hAnsi="iCiel Avenir LT Std 35 Light" w:cs="Arial"/>
            <w:i/>
            <w:iCs/>
            <w:sz w:val="22"/>
            <w:szCs w:val="22"/>
            <w:lang w:val="vi-VN"/>
            <w:rPrChange w:id="17478" w:author="An Tran, ACA (BUV)" w:date="2024-09-13T17:29:00Z" w16du:dateUtc="2024-09-13T10:29:00Z">
              <w:rPr>
                <w:rFonts w:cs="Arial"/>
                <w:i/>
                <w:iCs/>
                <w:szCs w:val="22"/>
                <w:lang w:val="vi-VN"/>
              </w:rPr>
            </w:rPrChange>
          </w:rPr>
          <w:delText xml:space="preserve"> t</w:delText>
        </w:r>
        <w:r w:rsidRPr="00863667" w:rsidDel="003C6139">
          <w:rPr>
            <w:rFonts w:ascii="iCiel Avenir LT Std 35 Light" w:hAnsi="iCiel Avenir LT Std 35 Light" w:cs="Calibri"/>
            <w:i/>
            <w:iCs/>
            <w:sz w:val="22"/>
            <w:szCs w:val="22"/>
            <w:lang w:val="vi-VN"/>
            <w:rPrChange w:id="17479"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7480" w:author="An Tran, ACA (BUV)" w:date="2024-09-13T17:29:00Z" w16du:dateUtc="2024-09-13T10:29:00Z">
              <w:rPr>
                <w:rFonts w:cs="Arial"/>
                <w:i/>
                <w:iCs/>
                <w:szCs w:val="22"/>
                <w:lang w:val="vi-VN"/>
              </w:rPr>
            </w:rPrChange>
          </w:rPr>
          <w:delText>t nh</w:delText>
        </w:r>
        <w:r w:rsidRPr="00863667" w:rsidDel="003C6139">
          <w:rPr>
            <w:rFonts w:ascii="iCiel Avenir LT Std 35 Light" w:hAnsi="iCiel Avenir LT Std 35 Light" w:cs="Calibri"/>
            <w:i/>
            <w:iCs/>
            <w:sz w:val="22"/>
            <w:szCs w:val="22"/>
            <w:lang w:val="vi-VN"/>
            <w:rPrChange w:id="17481"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7482" w:author="An Tran, ACA (BUV)" w:date="2024-09-13T17:29:00Z" w16du:dateUtc="2024-09-13T10:29:00Z">
              <w:rPr>
                <w:rFonts w:cs="Arial"/>
                <w:i/>
                <w:iCs/>
                <w:szCs w:val="22"/>
                <w:lang w:val="vi-VN"/>
              </w:rPr>
            </w:rPrChange>
          </w:rPr>
          <w:delText>t cho c</w:delText>
        </w:r>
        <w:r w:rsidRPr="00863667" w:rsidDel="003C6139">
          <w:rPr>
            <w:rFonts w:ascii="iCiel Avenir LT Std 35 Light" w:hAnsi="iCiel Avenir LT Std 35 Light" w:cs="Avenir Next LT Pro"/>
            <w:i/>
            <w:iCs/>
            <w:sz w:val="22"/>
            <w:szCs w:val="22"/>
            <w:lang w:val="vi-VN"/>
            <w:rPrChange w:id="17483"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7484" w:author="An Tran, ACA (BUV)" w:date="2024-09-13T17:29:00Z" w16du:dateUtc="2024-09-13T10:29:00Z">
              <w:rPr>
                <w:rFonts w:cs="Arial"/>
                <w:i/>
                <w:iCs/>
                <w:szCs w:val="22"/>
                <w:lang w:val="vi-VN"/>
              </w:rPr>
            </w:rPrChange>
          </w:rPr>
          <w:delText>c b</w:delText>
        </w:r>
        <w:r w:rsidRPr="00863667" w:rsidDel="003C6139">
          <w:rPr>
            <w:rFonts w:ascii="iCiel Avenir LT Std 35 Light" w:hAnsi="iCiel Avenir LT Std 35 Light" w:cs="Calibri"/>
            <w:i/>
            <w:iCs/>
            <w:sz w:val="22"/>
            <w:szCs w:val="22"/>
            <w:lang w:val="vi-VN"/>
            <w:rPrChange w:id="17485"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486" w:author="An Tran, ACA (BUV)" w:date="2024-09-13T17:29:00Z" w16du:dateUtc="2024-09-13T10:29:00Z">
              <w:rPr>
                <w:rFonts w:cs="Arial"/>
                <w:i/>
                <w:iCs/>
                <w:szCs w:val="22"/>
                <w:lang w:val="vi-VN"/>
              </w:rPr>
            </w:rPrChange>
          </w:rPr>
          <w:delText>n sinh vi</w:delText>
        </w:r>
        <w:r w:rsidRPr="00863667" w:rsidDel="003C6139">
          <w:rPr>
            <w:rFonts w:ascii="iCiel Avenir LT Std 35 Light" w:hAnsi="iCiel Avenir LT Std 35 Light" w:cs="Avenir Next LT Pro"/>
            <w:i/>
            <w:iCs/>
            <w:sz w:val="22"/>
            <w:szCs w:val="22"/>
            <w:lang w:val="vi-VN"/>
            <w:rPrChange w:id="17487" w:author="An Tran, ACA (BUV)" w:date="2024-09-13T17:29:00Z" w16du:dateUtc="2024-09-13T10:29:00Z">
              <w:rPr>
                <w:rFonts w:cs="Avenir Next LT Pro"/>
                <w:i/>
                <w:iCs/>
                <w:szCs w:val="22"/>
                <w:lang w:val="vi-VN"/>
              </w:rPr>
            </w:rPrChange>
          </w:rPr>
          <w:delText>ê</w:delText>
        </w:r>
        <w:r w:rsidRPr="00863667" w:rsidDel="003C6139">
          <w:rPr>
            <w:rFonts w:ascii="iCiel Avenir LT Std 35 Light" w:hAnsi="iCiel Avenir LT Std 35 Light" w:cs="Arial"/>
            <w:i/>
            <w:iCs/>
            <w:sz w:val="22"/>
            <w:szCs w:val="22"/>
            <w:lang w:val="vi-VN"/>
            <w:rPrChange w:id="17488" w:author="An Tran, ACA (BUV)" w:date="2024-09-13T17:29:00Z" w16du:dateUtc="2024-09-13T10:29:00Z">
              <w:rPr>
                <w:rFonts w:cs="Arial"/>
                <w:i/>
                <w:iCs/>
                <w:szCs w:val="22"/>
                <w:lang w:val="vi-VN"/>
              </w:rPr>
            </w:rPrChange>
          </w:rPr>
          <w:delText>n v</w:delText>
        </w:r>
        <w:r w:rsidRPr="00863667" w:rsidDel="003C6139">
          <w:rPr>
            <w:rFonts w:ascii="iCiel Avenir LT Std 35 Light" w:hAnsi="iCiel Avenir LT Std 35 Light" w:cs="Avenir Next LT Pro"/>
            <w:i/>
            <w:iCs/>
            <w:sz w:val="22"/>
            <w:szCs w:val="22"/>
            <w:lang w:val="vi-VN"/>
            <w:rPrChange w:id="17489"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490"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Avenir Next LT Pro"/>
            <w:i/>
            <w:iCs/>
            <w:sz w:val="22"/>
            <w:szCs w:val="22"/>
            <w:lang w:val="vi-VN"/>
            <w:rPrChange w:id="17491" w:author="An Tran, ACA (BUV)" w:date="2024-09-13T17:29:00Z" w16du:dateUtc="2024-09-13T10:29:00Z">
              <w:rPr>
                <w:rFonts w:cs="Avenir Next LT Pro"/>
                <w:i/>
                <w:iCs/>
                <w:szCs w:val="22"/>
                <w:lang w:val="vi-VN"/>
              </w:rPr>
            </w:rPrChange>
          </w:rPr>
          <w:delText>á</w:delText>
        </w:r>
        <w:r w:rsidRPr="00863667" w:rsidDel="003C6139">
          <w:rPr>
            <w:rFonts w:ascii="iCiel Avenir LT Std 35 Light" w:hAnsi="iCiel Avenir LT Std 35 Light" w:cs="Arial"/>
            <w:i/>
            <w:iCs/>
            <w:sz w:val="22"/>
            <w:szCs w:val="22"/>
            <w:lang w:val="vi-VN"/>
            <w:rPrChange w:id="17492" w:author="An Tran, ACA (BUV)" w:date="2024-09-13T17:29:00Z" w16du:dateUtc="2024-09-13T10:29:00Z">
              <w:rPr>
                <w:rFonts w:cs="Arial"/>
                <w:i/>
                <w:iCs/>
                <w:szCs w:val="22"/>
                <w:lang w:val="vi-VN"/>
              </w:rPr>
            </w:rPrChange>
          </w:rPr>
          <w:delText>c th</w:delText>
        </w:r>
        <w:r w:rsidRPr="00863667" w:rsidDel="003C6139">
          <w:rPr>
            <w:rFonts w:ascii="iCiel Avenir LT Std 35 Light" w:hAnsi="iCiel Avenir LT Std 35 Light" w:cs="Avenir Next LT Pro"/>
            <w:i/>
            <w:iCs/>
            <w:sz w:val="22"/>
            <w:szCs w:val="22"/>
            <w:lang w:val="vi-VN"/>
            <w:rPrChange w:id="17493" w:author="An Tran, ACA (BUV)" w:date="2024-09-13T17:29:00Z" w16du:dateUtc="2024-09-13T10:29:00Z">
              <w:rPr>
                <w:rFonts w:cs="Avenir Next LT Pro"/>
                <w:i/>
                <w:iCs/>
                <w:szCs w:val="22"/>
                <w:lang w:val="vi-VN"/>
              </w:rPr>
            </w:rPrChange>
          </w:rPr>
          <w:delText>ô</w:delText>
        </w:r>
        <w:r w:rsidRPr="00863667" w:rsidDel="003C6139">
          <w:rPr>
            <w:rFonts w:ascii="iCiel Avenir LT Std 35 Light" w:hAnsi="iCiel Avenir LT Std 35 Light" w:cs="Arial"/>
            <w:i/>
            <w:iCs/>
            <w:sz w:val="22"/>
            <w:szCs w:val="22"/>
            <w:lang w:val="vi-VN"/>
            <w:rPrChange w:id="17494" w:author="An Tran, ACA (BUV)" w:date="2024-09-13T17:29:00Z" w16du:dateUtc="2024-09-13T10:29:00Z">
              <w:rPr>
                <w:rFonts w:cs="Arial"/>
                <w:i/>
                <w:iCs/>
                <w:szCs w:val="22"/>
                <w:lang w:val="vi-VN"/>
              </w:rPr>
            </w:rPrChange>
          </w:rPr>
          <w:delText>ng tin s</w:delText>
        </w:r>
        <w:r w:rsidRPr="00863667" w:rsidDel="003C6139">
          <w:rPr>
            <w:rFonts w:ascii="iCiel Avenir LT Std 35 Light" w:hAnsi="iCiel Avenir LT Std 35 Light" w:cs="Calibri"/>
            <w:i/>
            <w:iCs/>
            <w:sz w:val="22"/>
            <w:szCs w:val="22"/>
            <w:lang w:val="vi-VN"/>
            <w:rPrChange w:id="17495" w:author="An Tran, ACA (BUV)" w:date="2024-09-13T17:29:00Z" w16du:dateUtc="2024-09-13T10:29:00Z">
              <w:rPr>
                <w:rFonts w:cs="Calibri"/>
                <w:i/>
                <w:iCs/>
                <w:szCs w:val="22"/>
                <w:lang w:val="vi-VN"/>
              </w:rPr>
            </w:rPrChange>
          </w:rPr>
          <w:delText>ẽ</w:delText>
        </w:r>
        <w:r w:rsidRPr="00863667" w:rsidDel="003C6139">
          <w:rPr>
            <w:rFonts w:ascii="iCiel Avenir LT Std 35 Light" w:hAnsi="iCiel Avenir LT Std 35 Light" w:cs="Arial"/>
            <w:i/>
            <w:iCs/>
            <w:sz w:val="22"/>
            <w:szCs w:val="22"/>
            <w:lang w:val="vi-VN"/>
            <w:rPrChange w:id="17496" w:author="An Tran, ACA (BUV)" w:date="2024-09-13T17:29:00Z" w16du:dateUtc="2024-09-13T10:29:00Z">
              <w:rPr>
                <w:rFonts w:cs="Arial"/>
                <w:i/>
                <w:iCs/>
                <w:szCs w:val="22"/>
                <w:lang w:val="vi-VN"/>
              </w:rPr>
            </w:rPrChange>
          </w:rPr>
          <w:delText xml:space="preserve"> ho</w:delText>
        </w:r>
        <w:r w:rsidRPr="00863667" w:rsidDel="003C6139">
          <w:rPr>
            <w:rFonts w:ascii="iCiel Avenir LT Std 35 Light" w:hAnsi="iCiel Avenir LT Std 35 Light" w:cs="Avenir Next LT Pro"/>
            <w:i/>
            <w:iCs/>
            <w:sz w:val="22"/>
            <w:szCs w:val="22"/>
            <w:lang w:val="vi-VN"/>
            <w:rPrChange w:id="17497"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498" w:author="An Tran, ACA (BUV)" w:date="2024-09-13T17:29:00Z" w16du:dateUtc="2024-09-13T10:29:00Z">
              <w:rPr>
                <w:rFonts w:cs="Arial"/>
                <w:i/>
                <w:iCs/>
                <w:szCs w:val="22"/>
                <w:lang w:val="vi-VN"/>
              </w:rPr>
            </w:rPrChange>
          </w:rPr>
          <w:delText>n to</w:delText>
        </w:r>
        <w:r w:rsidRPr="00863667" w:rsidDel="003C6139">
          <w:rPr>
            <w:rFonts w:ascii="iCiel Avenir LT Std 35 Light" w:hAnsi="iCiel Avenir LT Std 35 Light" w:cs="Avenir Next LT Pro"/>
            <w:i/>
            <w:iCs/>
            <w:sz w:val="22"/>
            <w:szCs w:val="22"/>
            <w:lang w:val="vi-VN"/>
            <w:rPrChange w:id="17499" w:author="An Tran, ACA (BUV)" w:date="2024-09-13T17:29:00Z" w16du:dateUtc="2024-09-13T10:29:00Z">
              <w:rPr>
                <w:rFonts w:cs="Avenir Next LT Pro"/>
                <w:i/>
                <w:iCs/>
                <w:szCs w:val="22"/>
                <w:lang w:val="vi-VN"/>
              </w:rPr>
            </w:rPrChange>
          </w:rPr>
          <w:delText>à</w:delText>
        </w:r>
        <w:r w:rsidRPr="00863667" w:rsidDel="003C6139">
          <w:rPr>
            <w:rFonts w:ascii="iCiel Avenir LT Std 35 Light" w:hAnsi="iCiel Avenir LT Std 35 Light" w:cs="Arial"/>
            <w:i/>
            <w:iCs/>
            <w:sz w:val="22"/>
            <w:szCs w:val="22"/>
            <w:lang w:val="vi-VN"/>
            <w:rPrChange w:id="17500" w:author="An Tran, ACA (BUV)" w:date="2024-09-13T17:29:00Z" w16du:dateUtc="2024-09-13T10:29:00Z">
              <w:rPr>
                <w:rFonts w:cs="Arial"/>
                <w:i/>
                <w:iCs/>
                <w:szCs w:val="22"/>
                <w:lang w:val="vi-VN"/>
              </w:rPr>
            </w:rPrChange>
          </w:rPr>
          <w:delText xml:space="preserve">n </w:delText>
        </w:r>
        <w:r w:rsidRPr="00863667" w:rsidDel="003C6139">
          <w:rPr>
            <w:rFonts w:ascii="iCiel Avenir LT Std 35 Light" w:hAnsi="iCiel Avenir LT Std 35 Light" w:cs="Calibri"/>
            <w:i/>
            <w:iCs/>
            <w:sz w:val="22"/>
            <w:szCs w:val="22"/>
            <w:lang w:val="vi-VN"/>
            <w:rPrChange w:id="17501"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7502" w:author="An Tran, ACA (BUV)" w:date="2024-09-13T17:29:00Z" w16du:dateUtc="2024-09-13T10:29:00Z">
              <w:rPr>
                <w:rFonts w:cs="Arial"/>
                <w:i/>
                <w:iCs/>
                <w:szCs w:val="22"/>
                <w:lang w:val="vi-VN"/>
              </w:rPr>
            </w:rPrChange>
          </w:rPr>
          <w:delText>c b</w:delText>
        </w:r>
        <w:r w:rsidRPr="00863667" w:rsidDel="003C6139">
          <w:rPr>
            <w:rFonts w:ascii="iCiel Avenir LT Std 35 Light" w:hAnsi="iCiel Avenir LT Std 35 Light" w:cs="Calibri"/>
            <w:i/>
            <w:iCs/>
            <w:sz w:val="22"/>
            <w:szCs w:val="22"/>
            <w:lang w:val="vi-VN"/>
            <w:rPrChange w:id="17503"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7504" w:author="An Tran, ACA (BUV)" w:date="2024-09-13T17:29:00Z" w16du:dateUtc="2024-09-13T10:29:00Z">
              <w:rPr>
                <w:rFonts w:cs="Arial"/>
                <w:i/>
                <w:iCs/>
                <w:szCs w:val="22"/>
                <w:lang w:val="vi-VN"/>
              </w:rPr>
            </w:rPrChange>
          </w:rPr>
          <w:delText>o m</w:delText>
        </w:r>
        <w:r w:rsidRPr="00863667" w:rsidDel="003C6139">
          <w:rPr>
            <w:rFonts w:ascii="iCiel Avenir LT Std 35 Light" w:hAnsi="iCiel Avenir LT Std 35 Light" w:cs="Calibri"/>
            <w:i/>
            <w:iCs/>
            <w:sz w:val="22"/>
            <w:szCs w:val="22"/>
            <w:lang w:val="vi-VN"/>
            <w:rPrChange w:id="17505"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7506" w:author="An Tran, ACA (BUV)" w:date="2024-09-13T17:29:00Z" w16du:dateUtc="2024-09-13T10:29:00Z">
              <w:rPr>
                <w:rFonts w:cs="Arial"/>
                <w:i/>
                <w:iCs/>
                <w:szCs w:val="22"/>
                <w:lang w:val="vi-VN"/>
              </w:rPr>
            </w:rPrChange>
          </w:rPr>
          <w:delText xml:space="preserve">t. </w:delText>
        </w:r>
      </w:del>
    </w:p>
    <w:p w14:paraId="5EFB51B3" w14:textId="2F7D2166" w:rsidR="00EA7631" w:rsidRPr="00D427AB" w:rsidDel="003C6139" w:rsidRDefault="00EA7631">
      <w:pPr>
        <w:rPr>
          <w:del w:id="17507" w:author="An Tran, ACA (BUV)" w:date="2024-09-12T11:07:00Z" w16du:dateUtc="2024-09-12T04:07:00Z"/>
          <w:szCs w:val="22"/>
          <w:lang w:val="vi-VN"/>
        </w:rPr>
        <w:pPrChange w:id="1750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09" w:author="An Tran, ACA (BUV)" w:date="2024-09-12T11:07:00Z" w16du:dateUtc="2024-09-12T04:07:00Z">
        <w:r w:rsidRPr="00863667" w:rsidDel="003C6139">
          <w:rPr>
            <w:rFonts w:ascii="iCiel Avenir LT Std 35 Light" w:hAnsi="iCiel Avenir LT Std 35 Light"/>
            <w:szCs w:val="22"/>
            <w:lang w:val="vi-VN"/>
            <w:rPrChange w:id="17510" w:author="An Tran, ACA (BUV)" w:date="2024-09-13T17:29:00Z" w16du:dateUtc="2024-09-13T10:29:00Z">
              <w:rPr>
                <w:szCs w:val="22"/>
                <w:lang w:val="vi-VN"/>
              </w:rPr>
            </w:rPrChange>
          </w:rPr>
          <w:delText>What is the Personal and Social Growth (PSG) Programme and what are the criteria to complete the programme?  /</w:delText>
        </w:r>
        <w:r w:rsidR="002A7E4A" w:rsidRPr="00863667" w:rsidDel="003C6139">
          <w:rPr>
            <w:rFonts w:ascii="iCiel Avenir LT Std 35 Light" w:hAnsi="iCiel Avenir LT Std 35 Light"/>
            <w:szCs w:val="22"/>
            <w:lang w:val="vi-VN"/>
            <w:rPrChange w:id="17511" w:author="An Tran, ACA (BUV)" w:date="2024-09-13T17:29:00Z" w16du:dateUtc="2024-09-13T10:29:00Z">
              <w:rPr>
                <w:szCs w:val="22"/>
                <w:lang w:val="vi-VN"/>
              </w:rPr>
            </w:rPrChange>
          </w:rPr>
          <w:delText xml:space="preserve"> </w:delText>
        </w:r>
        <w:r w:rsidRPr="00863667" w:rsidDel="003C6139">
          <w:rPr>
            <w:rFonts w:ascii="iCiel Avenir LT Std 35 Light" w:hAnsi="iCiel Avenir LT Std 35 Light"/>
            <w:i/>
            <w:iCs/>
            <w:szCs w:val="22"/>
            <w:lang w:val="vi-VN"/>
            <w:rPrChange w:id="17512" w:author="An Tran, ACA (BUV)" w:date="2024-09-13T17:29:00Z" w16du:dateUtc="2024-09-13T10:29:00Z">
              <w:rPr>
                <w:i/>
                <w:iCs/>
                <w:szCs w:val="22"/>
                <w:lang w:val="vi-VN"/>
              </w:rPr>
            </w:rPrChange>
          </w:rPr>
          <w:delText>Chương trình Nâng cao Năng lực Cá nhân và Kỹ năng Xã hội (PSG) là gì và các điều kiện hoàn thành chương trình là gì?</w:delText>
        </w:r>
      </w:del>
    </w:p>
    <w:p w14:paraId="079CDA5F" w14:textId="107D7333" w:rsidR="004421B3" w:rsidRPr="00D427AB" w:rsidDel="003C6139" w:rsidRDefault="004421B3">
      <w:pPr>
        <w:rPr>
          <w:del w:id="17513" w:author="An Tran, ACA (BUV)" w:date="2024-09-12T11:07:00Z" w16du:dateUtc="2024-09-12T04:07:00Z"/>
          <w:rFonts w:cs="Arial"/>
          <w:bCs/>
          <w:i/>
          <w:iCs/>
          <w:szCs w:val="22"/>
          <w:u w:val="single"/>
          <w:lang w:val="vi-VN"/>
        </w:rPr>
        <w:pPrChange w:id="1751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15" w:author="An Tran, ACA (BUV)" w:date="2024-09-12T11:07:00Z" w16du:dateUtc="2024-09-12T04:07:00Z">
        <w:r w:rsidRPr="00863667" w:rsidDel="003C6139">
          <w:rPr>
            <w:rFonts w:ascii="iCiel Avenir LT Std 35 Light" w:hAnsi="iCiel Avenir LT Std 35 Light" w:cs="Arial"/>
            <w:b/>
            <w:bCs/>
            <w:sz w:val="22"/>
            <w:szCs w:val="22"/>
            <w:u w:val="single"/>
            <w:lang w:val="vi-VN"/>
            <w:rPrChange w:id="17516" w:author="An Tran, ACA (BUV)" w:date="2024-09-13T17:29:00Z" w16du:dateUtc="2024-09-13T10:29:00Z">
              <w:rPr>
                <w:rFonts w:cs="Arial"/>
                <w:bCs/>
                <w:szCs w:val="22"/>
                <w:u w:val="single"/>
                <w:lang w:val="vi-VN"/>
              </w:rPr>
            </w:rPrChange>
          </w:rPr>
          <w:delText xml:space="preserve">Answer / </w:delText>
        </w:r>
        <w:r w:rsidRPr="00863667" w:rsidDel="003C6139">
          <w:rPr>
            <w:rFonts w:ascii="iCiel Avenir LT Std 35 Light" w:hAnsi="iCiel Avenir LT Std 35 Light" w:cs="Arial"/>
            <w:b/>
            <w:bCs/>
            <w:i/>
            <w:iCs/>
            <w:sz w:val="22"/>
            <w:szCs w:val="22"/>
            <w:u w:val="single"/>
            <w:lang w:val="vi-VN"/>
            <w:rPrChange w:id="17517" w:author="An Tran, ACA (BUV)" w:date="2024-09-13T17:29:00Z" w16du:dateUtc="2024-09-13T10:29:00Z">
              <w:rPr>
                <w:rFonts w:cs="Arial"/>
                <w:bCs/>
                <w:i/>
                <w:iCs/>
                <w:szCs w:val="22"/>
                <w:u w:val="single"/>
                <w:lang w:val="vi-VN"/>
              </w:rPr>
            </w:rPrChange>
          </w:rPr>
          <w:delText>Câu tr</w:delText>
        </w:r>
        <w:r w:rsidRPr="00863667" w:rsidDel="003C6139">
          <w:rPr>
            <w:rFonts w:ascii="iCiel Avenir LT Std 35 Light" w:hAnsi="iCiel Avenir LT Std 35 Light" w:cs="Calibri"/>
            <w:b/>
            <w:bCs/>
            <w:i/>
            <w:iCs/>
            <w:sz w:val="22"/>
            <w:szCs w:val="22"/>
            <w:u w:val="single"/>
            <w:lang w:val="vi-VN"/>
            <w:rPrChange w:id="17518" w:author="An Tran, ACA (BUV)" w:date="2024-09-13T17:29:00Z" w16du:dateUtc="2024-09-13T10:29:00Z">
              <w:rPr>
                <w:rFonts w:cs="Calibri"/>
                <w:bCs/>
                <w:i/>
                <w:iCs/>
                <w:szCs w:val="22"/>
                <w:u w:val="single"/>
                <w:lang w:val="vi-VN"/>
              </w:rPr>
            </w:rPrChange>
          </w:rPr>
          <w:delText>ả</w:delText>
        </w:r>
        <w:r w:rsidRPr="00863667" w:rsidDel="003C6139">
          <w:rPr>
            <w:rFonts w:ascii="iCiel Avenir LT Std 35 Light" w:hAnsi="iCiel Avenir LT Std 35 Light" w:cs="Arial"/>
            <w:b/>
            <w:bCs/>
            <w:i/>
            <w:iCs/>
            <w:sz w:val="22"/>
            <w:szCs w:val="22"/>
            <w:u w:val="single"/>
            <w:lang w:val="vi-VN"/>
            <w:rPrChange w:id="17519" w:author="An Tran, ACA (BUV)" w:date="2024-09-13T17:29:00Z" w16du:dateUtc="2024-09-13T10:29:00Z">
              <w:rPr>
                <w:rFonts w:cs="Arial"/>
                <w:bCs/>
                <w:i/>
                <w:iCs/>
                <w:szCs w:val="22"/>
                <w:u w:val="single"/>
                <w:lang w:val="vi-VN"/>
              </w:rPr>
            </w:rPrChange>
          </w:rPr>
          <w:delText xml:space="preserve"> l</w:delText>
        </w:r>
        <w:r w:rsidRPr="00863667" w:rsidDel="003C6139">
          <w:rPr>
            <w:rFonts w:ascii="iCiel Avenir LT Std 35 Light" w:hAnsi="iCiel Avenir LT Std 35 Light" w:cs="Calibri"/>
            <w:b/>
            <w:bCs/>
            <w:i/>
            <w:iCs/>
            <w:sz w:val="22"/>
            <w:szCs w:val="22"/>
            <w:u w:val="single"/>
            <w:lang w:val="vi-VN"/>
            <w:rPrChange w:id="17520" w:author="An Tran, ACA (BUV)" w:date="2024-09-13T17:29:00Z" w16du:dateUtc="2024-09-13T10:29:00Z">
              <w:rPr>
                <w:rFonts w:cs="Calibri"/>
                <w:bCs/>
                <w:i/>
                <w:iCs/>
                <w:szCs w:val="22"/>
                <w:u w:val="single"/>
                <w:lang w:val="vi-VN"/>
              </w:rPr>
            </w:rPrChange>
          </w:rPr>
          <w:delText>ờ</w:delText>
        </w:r>
        <w:r w:rsidRPr="00863667" w:rsidDel="003C6139">
          <w:rPr>
            <w:rFonts w:ascii="iCiel Avenir LT Std 35 Light" w:hAnsi="iCiel Avenir LT Std 35 Light" w:cs="Arial"/>
            <w:b/>
            <w:bCs/>
            <w:i/>
            <w:iCs/>
            <w:sz w:val="22"/>
            <w:szCs w:val="22"/>
            <w:u w:val="single"/>
            <w:lang w:val="vi-VN"/>
            <w:rPrChange w:id="17521" w:author="An Tran, ACA (BUV)" w:date="2024-09-13T17:29:00Z" w16du:dateUtc="2024-09-13T10:29:00Z">
              <w:rPr>
                <w:rFonts w:cs="Arial"/>
                <w:bCs/>
                <w:i/>
                <w:iCs/>
                <w:szCs w:val="22"/>
                <w:u w:val="single"/>
                <w:lang w:val="vi-VN"/>
              </w:rPr>
            </w:rPrChange>
          </w:rPr>
          <w:delText>i:</w:delText>
        </w:r>
      </w:del>
    </w:p>
    <w:p w14:paraId="278C62DE" w14:textId="240F6780" w:rsidR="003A732E" w:rsidRPr="00D427AB" w:rsidDel="003C6139" w:rsidRDefault="003A732E">
      <w:pPr>
        <w:rPr>
          <w:del w:id="17522" w:author="An Tran, ACA (BUV)" w:date="2024-09-12T11:07:00Z" w16du:dateUtc="2024-09-12T04:07:00Z"/>
          <w:rFonts w:cs="Arial"/>
          <w:szCs w:val="22"/>
          <w:lang w:val="vi-VN"/>
        </w:rPr>
        <w:pPrChange w:id="1752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24" w:author="An Tran, ACA (BUV)" w:date="2024-09-12T11:07:00Z" w16du:dateUtc="2024-09-12T04:07:00Z">
        <w:r w:rsidRPr="00863667" w:rsidDel="003C6139">
          <w:rPr>
            <w:rFonts w:ascii="iCiel Avenir LT Std 35 Light" w:hAnsi="iCiel Avenir LT Std 35 Light" w:cs="Arial"/>
            <w:sz w:val="22"/>
            <w:szCs w:val="22"/>
            <w:lang w:val="vi-VN"/>
            <w:rPrChange w:id="17525" w:author="An Tran, ACA (BUV)" w:date="2024-09-13T17:29:00Z" w16du:dateUtc="2024-09-13T10:29:00Z">
              <w:rPr>
                <w:rFonts w:cs="Arial"/>
                <w:szCs w:val="22"/>
                <w:lang w:val="vi-VN"/>
              </w:rPr>
            </w:rPrChange>
          </w:rPr>
          <w:delText>The Personal &amp; Social Growth (PSG) Programme for undergraduate students is one of three key drivers of British University Vietnam (BUV), along with the accredited British and international higher education degrees and training programmes in Vietnam, as well as a 5-star university campus with state-of-the-art learning spaces and excellent support services.</w:delText>
        </w:r>
      </w:del>
    </w:p>
    <w:p w14:paraId="4FB993EC" w14:textId="3E044E4E" w:rsidR="003A732E" w:rsidRPr="00D427AB" w:rsidDel="003C6139" w:rsidRDefault="003A732E">
      <w:pPr>
        <w:rPr>
          <w:del w:id="17526" w:author="An Tran, ACA (BUV)" w:date="2024-09-12T11:07:00Z" w16du:dateUtc="2024-09-12T04:07:00Z"/>
          <w:rFonts w:cs="Arial"/>
          <w:szCs w:val="22"/>
          <w:lang w:val="vi-VN"/>
        </w:rPr>
        <w:pPrChange w:id="1752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28" w:author="An Tran, ACA (BUV)" w:date="2024-09-12T11:07:00Z" w16du:dateUtc="2024-09-12T04:07:00Z">
        <w:r w:rsidRPr="00863667" w:rsidDel="003C6139">
          <w:rPr>
            <w:rFonts w:ascii="iCiel Avenir LT Std 35 Light" w:hAnsi="iCiel Avenir LT Std 35 Light" w:cs="Arial"/>
            <w:sz w:val="22"/>
            <w:szCs w:val="22"/>
            <w:lang w:val="vi-VN"/>
            <w:rPrChange w:id="17529" w:author="An Tran, ACA (BUV)" w:date="2024-09-13T17:29:00Z" w16du:dateUtc="2024-09-13T10:29:00Z">
              <w:rPr>
                <w:rFonts w:cs="Arial"/>
                <w:szCs w:val="22"/>
                <w:lang w:val="vi-VN"/>
              </w:rPr>
            </w:rPrChange>
          </w:rPr>
          <w:delTex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delText>
        </w:r>
      </w:del>
    </w:p>
    <w:p w14:paraId="1D6CA432" w14:textId="28543151" w:rsidR="003A732E" w:rsidRPr="00D427AB" w:rsidDel="003C6139" w:rsidRDefault="003A732E">
      <w:pPr>
        <w:rPr>
          <w:del w:id="17530" w:author="An Tran, ACA (BUV)" w:date="2024-09-12T11:07:00Z" w16du:dateUtc="2024-09-12T04:07:00Z"/>
          <w:rFonts w:cs="Arial"/>
          <w:szCs w:val="22"/>
          <w:lang w:val="vi-VN"/>
        </w:rPr>
        <w:pPrChange w:id="1753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32" w:author="An Tran, ACA (BUV)" w:date="2024-09-12T11:07:00Z" w16du:dateUtc="2024-09-12T04:07:00Z">
        <w:r w:rsidRPr="00863667" w:rsidDel="003C6139">
          <w:rPr>
            <w:rFonts w:ascii="iCiel Avenir LT Std 35 Light" w:hAnsi="iCiel Avenir LT Std 35 Light" w:cs="Arial"/>
            <w:sz w:val="22"/>
            <w:szCs w:val="22"/>
            <w:lang w:val="vi-VN"/>
            <w:rPrChange w:id="17533" w:author="An Tran, ACA (BUV)" w:date="2024-09-13T17:29:00Z" w16du:dateUtc="2024-09-13T10:29:00Z">
              <w:rPr>
                <w:rFonts w:cs="Arial"/>
                <w:szCs w:val="22"/>
                <w:lang w:val="vi-VN"/>
              </w:rPr>
            </w:rPrChange>
          </w:rPr>
          <w:delText xml:space="preserve">The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delText>
        </w:r>
      </w:del>
    </w:p>
    <w:p w14:paraId="6BE3D55F" w14:textId="049CA275" w:rsidR="003A732E" w:rsidRPr="00D427AB" w:rsidDel="003C6139" w:rsidRDefault="003A732E">
      <w:pPr>
        <w:rPr>
          <w:del w:id="17534" w:author="An Tran, ACA (BUV)" w:date="2024-09-12T11:07:00Z" w16du:dateUtc="2024-09-12T04:07:00Z"/>
          <w:rFonts w:cs="Arial"/>
          <w:szCs w:val="22"/>
          <w:lang w:val="vi-VN"/>
        </w:rPr>
        <w:pPrChange w:id="1753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36" w:author="An Tran, ACA (BUV)" w:date="2024-09-12T11:07:00Z" w16du:dateUtc="2024-09-12T04:07:00Z">
        <w:r w:rsidRPr="00863667" w:rsidDel="003C6139">
          <w:rPr>
            <w:rFonts w:ascii="iCiel Avenir LT Std 35 Light" w:hAnsi="iCiel Avenir LT Std 35 Light" w:cs="Arial"/>
            <w:sz w:val="22"/>
            <w:szCs w:val="22"/>
            <w:lang w:val="vi-VN"/>
            <w:rPrChange w:id="17537" w:author="An Tran, ACA (BUV)" w:date="2024-09-13T17:29:00Z" w16du:dateUtc="2024-09-13T10:29:00Z">
              <w:rPr>
                <w:rFonts w:cs="Arial"/>
                <w:szCs w:val="22"/>
                <w:lang w:val="vi-VN"/>
              </w:rPr>
            </w:rPrChange>
          </w:rPr>
          <w:delText xml:space="preserve">PSG offerings are categorised into four main quadrants and 16 categories, supported by big interdisciplinary projects. The main four quadrants are: </w:delText>
        </w:r>
      </w:del>
    </w:p>
    <w:p w14:paraId="1E7D9B18" w14:textId="0FEFED9B" w:rsidR="003A732E" w:rsidRPr="00D427AB" w:rsidDel="003C6139" w:rsidRDefault="003A732E">
      <w:pPr>
        <w:rPr>
          <w:del w:id="17538" w:author="An Tran, ACA (BUV)" w:date="2024-09-12T11:07:00Z" w16du:dateUtc="2024-09-12T04:07:00Z"/>
          <w:rFonts w:cs="Arial"/>
          <w:szCs w:val="22"/>
          <w:lang w:val="vi-VN"/>
        </w:rPr>
        <w:pPrChange w:id="1753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40" w:author="An Tran, ACA (BUV)" w:date="2024-09-12T11:07:00Z" w16du:dateUtc="2024-09-12T04:07:00Z">
        <w:r w:rsidRPr="00863667" w:rsidDel="003C6139">
          <w:rPr>
            <w:rFonts w:ascii="iCiel Avenir LT Std 35 Light" w:hAnsi="iCiel Avenir LT Std 35 Light" w:cs="Arial"/>
            <w:sz w:val="22"/>
            <w:szCs w:val="22"/>
            <w:lang w:val="vi-VN"/>
            <w:rPrChange w:id="17541" w:author="An Tran, ACA (BUV)" w:date="2024-09-13T17:29:00Z" w16du:dateUtc="2024-09-13T10:29:00Z">
              <w:rPr>
                <w:rFonts w:cs="Arial"/>
                <w:szCs w:val="22"/>
                <w:lang w:val="vi-VN"/>
              </w:rPr>
            </w:rPrChange>
          </w:rPr>
          <w:delText>Work &amp; Career Readiness</w:delText>
        </w:r>
      </w:del>
    </w:p>
    <w:p w14:paraId="53B3ABAE" w14:textId="42FFB2DE" w:rsidR="003A732E" w:rsidRPr="00D427AB" w:rsidDel="003C6139" w:rsidRDefault="003A732E">
      <w:pPr>
        <w:rPr>
          <w:del w:id="17542" w:author="An Tran, ACA (BUV)" w:date="2024-09-12T11:07:00Z" w16du:dateUtc="2024-09-12T04:07:00Z"/>
          <w:rFonts w:cs="Arial"/>
          <w:szCs w:val="22"/>
          <w:lang w:val="vi-VN"/>
        </w:rPr>
        <w:pPrChange w:id="1754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44" w:author="An Tran, ACA (BUV)" w:date="2024-09-12T11:07:00Z" w16du:dateUtc="2024-09-12T04:07:00Z">
        <w:r w:rsidRPr="00863667" w:rsidDel="003C6139">
          <w:rPr>
            <w:rFonts w:ascii="iCiel Avenir LT Std 35 Light" w:hAnsi="iCiel Avenir LT Std 35 Light" w:cs="Arial"/>
            <w:sz w:val="22"/>
            <w:szCs w:val="22"/>
            <w:lang w:val="vi-VN"/>
            <w:rPrChange w:id="17545" w:author="An Tran, ACA (BUV)" w:date="2024-09-13T17:29:00Z" w16du:dateUtc="2024-09-13T10:29:00Z">
              <w:rPr>
                <w:rFonts w:cs="Arial"/>
                <w:szCs w:val="22"/>
                <w:lang w:val="vi-VN"/>
              </w:rPr>
            </w:rPrChange>
          </w:rPr>
          <w:delText>University &amp; Community Engagement</w:delText>
        </w:r>
      </w:del>
    </w:p>
    <w:p w14:paraId="2ECE0263" w14:textId="010B9CE7" w:rsidR="003A732E" w:rsidRPr="00D427AB" w:rsidDel="003C6139" w:rsidRDefault="003A732E">
      <w:pPr>
        <w:rPr>
          <w:del w:id="17546" w:author="An Tran, ACA (BUV)" w:date="2024-09-12T11:07:00Z" w16du:dateUtc="2024-09-12T04:07:00Z"/>
          <w:rFonts w:cs="Arial"/>
          <w:szCs w:val="22"/>
          <w:lang w:val="vi-VN"/>
        </w:rPr>
        <w:pPrChange w:id="1754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48" w:author="An Tran, ACA (BUV)" w:date="2024-09-12T11:07:00Z" w16du:dateUtc="2024-09-12T04:07:00Z">
        <w:r w:rsidRPr="00863667" w:rsidDel="003C6139">
          <w:rPr>
            <w:rFonts w:ascii="iCiel Avenir LT Std 35 Light" w:hAnsi="iCiel Avenir LT Std 35 Light" w:cs="Arial"/>
            <w:sz w:val="22"/>
            <w:szCs w:val="22"/>
            <w:lang w:val="vi-VN"/>
            <w:rPrChange w:id="17549" w:author="An Tran, ACA (BUV)" w:date="2024-09-13T17:29:00Z" w16du:dateUtc="2024-09-13T10:29:00Z">
              <w:rPr>
                <w:rFonts w:cs="Arial"/>
                <w:szCs w:val="22"/>
                <w:lang w:val="vi-VN"/>
              </w:rPr>
            </w:rPrChange>
          </w:rPr>
          <w:delText xml:space="preserve">Social, Cultural, Emotional Development </w:delText>
        </w:r>
      </w:del>
    </w:p>
    <w:p w14:paraId="303E5114" w14:textId="47FB101E" w:rsidR="003A732E" w:rsidRPr="00D427AB" w:rsidDel="003C6139" w:rsidRDefault="003A732E">
      <w:pPr>
        <w:rPr>
          <w:del w:id="17550" w:author="An Tran, ACA (BUV)" w:date="2024-09-12T11:07:00Z" w16du:dateUtc="2024-09-12T04:07:00Z"/>
          <w:rFonts w:cs="Arial"/>
          <w:szCs w:val="22"/>
          <w:lang w:val="vi-VN"/>
        </w:rPr>
        <w:pPrChange w:id="1755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52" w:author="An Tran, ACA (BUV)" w:date="2024-09-12T11:07:00Z" w16du:dateUtc="2024-09-12T04:07:00Z">
        <w:r w:rsidRPr="00863667" w:rsidDel="003C6139">
          <w:rPr>
            <w:rFonts w:ascii="iCiel Avenir LT Std 35 Light" w:hAnsi="iCiel Avenir LT Std 35 Light" w:cs="Arial"/>
            <w:sz w:val="22"/>
            <w:szCs w:val="22"/>
            <w:lang w:val="vi-VN"/>
            <w:rPrChange w:id="17553" w:author="An Tran, ACA (BUV)" w:date="2024-09-13T17:29:00Z" w16du:dateUtc="2024-09-13T10:29:00Z">
              <w:rPr>
                <w:rFonts w:cs="Arial"/>
                <w:szCs w:val="22"/>
                <w:lang w:val="vi-VN"/>
              </w:rPr>
            </w:rPrChange>
          </w:rPr>
          <w:delText>Academic Excellence</w:delText>
        </w:r>
      </w:del>
    </w:p>
    <w:p w14:paraId="61B9402F" w14:textId="51AC7562" w:rsidR="003A732E" w:rsidRPr="00D427AB" w:rsidDel="003C6139" w:rsidRDefault="003A732E">
      <w:pPr>
        <w:rPr>
          <w:del w:id="17554" w:author="An Tran, ACA (BUV)" w:date="2024-09-12T11:07:00Z" w16du:dateUtc="2024-09-12T04:07:00Z"/>
          <w:rFonts w:cs="Arial"/>
          <w:szCs w:val="22"/>
          <w:lang w:val="vi-VN"/>
        </w:rPr>
        <w:pPrChange w:id="17555"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7556" w:name="_Hlk147223744"/>
      <w:del w:id="17557" w:author="An Tran, ACA (BUV)" w:date="2024-09-12T11:07:00Z" w16du:dateUtc="2024-09-12T04:07:00Z">
        <w:r w:rsidRPr="00863667" w:rsidDel="003C6139">
          <w:rPr>
            <w:rFonts w:ascii="iCiel Avenir LT Std 35 Light" w:hAnsi="iCiel Avenir LT Std 35 Light" w:cs="Arial"/>
            <w:sz w:val="22"/>
            <w:szCs w:val="22"/>
            <w:lang w:val="vi-VN"/>
            <w:rPrChange w:id="17558" w:author="An Tran, ACA (BUV)" w:date="2024-09-13T17:29:00Z" w16du:dateUtc="2024-09-13T10:29:00Z">
              <w:rPr>
                <w:rFonts w:cs="Arial"/>
                <w:szCs w:val="22"/>
                <w:lang w:val="vi-VN"/>
              </w:rPr>
            </w:rPrChange>
          </w:rPr>
          <w:delText>In order to complete the PSG Programme and graduate, students will need to meet the following compulsory requirements:</w:delText>
        </w:r>
      </w:del>
    </w:p>
    <w:p w14:paraId="1AE035B3" w14:textId="4B28C119" w:rsidR="003A732E" w:rsidRPr="00D427AB" w:rsidDel="003C6139" w:rsidRDefault="003A732E">
      <w:pPr>
        <w:rPr>
          <w:del w:id="17559" w:author="An Tran, ACA (BUV)" w:date="2024-09-12T11:07:00Z" w16du:dateUtc="2024-09-12T04:07:00Z"/>
          <w:rFonts w:cs="Arial"/>
          <w:szCs w:val="22"/>
          <w:lang w:val="vi-VN"/>
        </w:rPr>
        <w:pPrChange w:id="1756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61" w:author="An Tran, ACA (BUV)" w:date="2024-09-12T11:07:00Z" w16du:dateUtc="2024-09-12T04:07:00Z">
        <w:r w:rsidRPr="00863667" w:rsidDel="003C6139">
          <w:rPr>
            <w:rFonts w:ascii="iCiel Avenir LT Std 35 Light" w:hAnsi="iCiel Avenir LT Std 35 Light" w:cs="Arial"/>
            <w:sz w:val="22"/>
            <w:szCs w:val="22"/>
            <w:lang w:val="vi-VN"/>
            <w:rPrChange w:id="17562" w:author="An Tran, ACA (BUV)" w:date="2024-09-13T17:29:00Z" w16du:dateUtc="2024-09-13T10:29:00Z">
              <w:rPr>
                <w:rFonts w:cs="Arial"/>
                <w:szCs w:val="22"/>
                <w:lang w:val="vi-VN"/>
              </w:rPr>
            </w:rPrChange>
          </w:rPr>
          <w:delText xml:space="preserve">Achieve at least 500 PSG points upon graduation  </w:delText>
        </w:r>
      </w:del>
    </w:p>
    <w:p w14:paraId="2678D9B6" w14:textId="345A8F5E" w:rsidR="003A732E" w:rsidRPr="00D427AB" w:rsidDel="003C6139" w:rsidRDefault="003A732E">
      <w:pPr>
        <w:rPr>
          <w:del w:id="17563" w:author="An Tran, ACA (BUV)" w:date="2024-09-12T11:07:00Z" w16du:dateUtc="2024-09-12T04:07:00Z"/>
          <w:rFonts w:cs="Arial"/>
          <w:szCs w:val="22"/>
          <w:lang w:val="vi-VN"/>
        </w:rPr>
        <w:pPrChange w:id="1756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65" w:author="An Tran, ACA (BUV)" w:date="2024-09-12T11:07:00Z" w16du:dateUtc="2024-09-12T04:07:00Z">
        <w:r w:rsidRPr="00863667" w:rsidDel="003C6139">
          <w:rPr>
            <w:rFonts w:ascii="iCiel Avenir LT Std 35 Light" w:hAnsi="iCiel Avenir LT Std 35 Light" w:cs="Arial"/>
            <w:sz w:val="22"/>
            <w:szCs w:val="22"/>
            <w:lang w:val="vi-VN"/>
            <w:rPrChange w:id="17566" w:author="An Tran, ACA (BUV)" w:date="2024-09-13T17:29:00Z" w16du:dateUtc="2024-09-13T10:29:00Z">
              <w:rPr>
                <w:rFonts w:cs="Arial"/>
                <w:szCs w:val="22"/>
                <w:lang w:val="vi-VN"/>
              </w:rPr>
            </w:rPrChange>
          </w:rPr>
          <w:delText>Gain points in every main quadrant of the PSG programme: Work and Career Readiness; University and</w:delText>
        </w:r>
        <w:r w:rsidR="00F84755" w:rsidRPr="00863667" w:rsidDel="003C6139">
          <w:rPr>
            <w:rFonts w:ascii="iCiel Avenir LT Std 35 Light" w:hAnsi="iCiel Avenir LT Std 35 Light" w:cs="Arial"/>
            <w:sz w:val="22"/>
            <w:szCs w:val="22"/>
            <w:rPrChange w:id="17567" w:author="An Tran, ACA (BUV)" w:date="2024-09-13T17:29:00Z" w16du:dateUtc="2024-09-13T10:29:00Z">
              <w:rPr>
                <w:rFonts w:cs="Arial"/>
                <w:szCs w:val="22"/>
              </w:rPr>
            </w:rPrChange>
          </w:rPr>
          <w:delText xml:space="preserve"> </w:delText>
        </w:r>
        <w:r w:rsidRPr="00863667" w:rsidDel="003C6139">
          <w:rPr>
            <w:rFonts w:ascii="iCiel Avenir LT Std 35 Light" w:hAnsi="iCiel Avenir LT Std 35 Light" w:cs="Arial"/>
            <w:sz w:val="22"/>
            <w:szCs w:val="22"/>
            <w:lang w:val="vi-VN"/>
            <w:rPrChange w:id="17568" w:author="An Tran, ACA (BUV)" w:date="2024-09-13T17:29:00Z" w16du:dateUtc="2024-09-13T10:29:00Z">
              <w:rPr>
                <w:rFonts w:cs="Arial"/>
                <w:szCs w:val="22"/>
                <w:lang w:val="vi-VN"/>
              </w:rPr>
            </w:rPrChange>
          </w:rPr>
          <w:delText>Community Engagement; Social, Cultural and Emotional Development; Academic Excellence.</w:delText>
        </w:r>
      </w:del>
    </w:p>
    <w:p w14:paraId="0544F21D" w14:textId="1B7BF193" w:rsidR="003A732E" w:rsidRPr="00D427AB" w:rsidDel="003C6139" w:rsidRDefault="003A732E">
      <w:pPr>
        <w:rPr>
          <w:del w:id="17569" w:author="An Tran, ACA (BUV)" w:date="2024-09-12T11:07:00Z" w16du:dateUtc="2024-09-12T04:07:00Z"/>
          <w:rFonts w:cs="Arial"/>
          <w:szCs w:val="22"/>
          <w:lang w:val="vi-VN"/>
        </w:rPr>
        <w:pPrChange w:id="17570"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71" w:author="An Tran, ACA (BUV)" w:date="2024-09-12T11:07:00Z" w16du:dateUtc="2024-09-12T04:07:00Z">
        <w:r w:rsidRPr="00863667" w:rsidDel="003C6139">
          <w:rPr>
            <w:rFonts w:ascii="iCiel Avenir LT Std 35 Light" w:hAnsi="iCiel Avenir LT Std 35 Light" w:cs="Arial"/>
            <w:sz w:val="22"/>
            <w:szCs w:val="22"/>
            <w:lang w:val="vi-VN"/>
            <w:rPrChange w:id="17572" w:author="An Tran, ACA (BUV)" w:date="2024-09-13T17:29:00Z" w16du:dateUtc="2024-09-13T10:29:00Z">
              <w:rPr>
                <w:rFonts w:cs="Arial"/>
                <w:szCs w:val="22"/>
                <w:lang w:val="vi-VN"/>
              </w:rPr>
            </w:rPrChange>
          </w:rPr>
          <w:delTex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delText>
        </w:r>
      </w:del>
    </w:p>
    <w:p w14:paraId="4108F197" w14:textId="066E08D5" w:rsidR="003A732E" w:rsidRPr="00D427AB" w:rsidDel="003C6139" w:rsidRDefault="003A732E">
      <w:pPr>
        <w:rPr>
          <w:del w:id="17573" w:author="An Tran, ACA (BUV)" w:date="2024-09-12T11:07:00Z" w16du:dateUtc="2024-09-12T04:07:00Z"/>
          <w:rFonts w:cs="Arial"/>
          <w:szCs w:val="22"/>
          <w:lang w:val="vi-VN"/>
        </w:rPr>
        <w:pPrChange w:id="1757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75" w:author="An Tran, ACA (BUV)" w:date="2024-09-12T11:07:00Z" w16du:dateUtc="2024-09-12T04:07:00Z">
        <w:r w:rsidRPr="00863667" w:rsidDel="003C6139">
          <w:rPr>
            <w:rFonts w:ascii="iCiel Avenir LT Std 35 Light" w:hAnsi="iCiel Avenir LT Std 35 Light" w:cs="Arial"/>
            <w:sz w:val="22"/>
            <w:szCs w:val="22"/>
            <w:lang w:val="vi-VN"/>
            <w:rPrChange w:id="17576" w:author="An Tran, ACA (BUV)" w:date="2024-09-13T17:29:00Z" w16du:dateUtc="2024-09-13T10:29:00Z">
              <w:rPr>
                <w:rFonts w:cs="Arial"/>
                <w:szCs w:val="22"/>
                <w:lang w:val="vi-VN"/>
              </w:rPr>
            </w:rPrChange>
          </w:rPr>
          <w:delText>You can find more information about these requirements in the PSG Programme Handbook on Canvas.</w:delText>
        </w:r>
      </w:del>
    </w:p>
    <w:p w14:paraId="0F290A65" w14:textId="123B71A2" w:rsidR="003A732E" w:rsidRPr="00D427AB" w:rsidDel="003C6139" w:rsidRDefault="003A732E">
      <w:pPr>
        <w:rPr>
          <w:del w:id="17577" w:author="An Tran, ACA (BUV)" w:date="2024-09-12T11:07:00Z" w16du:dateUtc="2024-09-12T04:07:00Z"/>
          <w:rFonts w:cs="Arial"/>
          <w:szCs w:val="22"/>
          <w:lang w:val="vi-VN"/>
        </w:rPr>
        <w:pPrChange w:id="1757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79" w:author="An Tran, ACA (BUV)" w:date="2024-09-12T11:07:00Z" w16du:dateUtc="2024-09-12T04:07:00Z">
        <w:r w:rsidRPr="00863667" w:rsidDel="003C6139">
          <w:rPr>
            <w:rFonts w:ascii="iCiel Avenir LT Std 35 Light" w:hAnsi="iCiel Avenir LT Std 35 Light" w:cs="Arial"/>
            <w:sz w:val="22"/>
            <w:szCs w:val="22"/>
            <w:lang w:val="vi-VN"/>
            <w:rPrChange w:id="17580" w:author="An Tran, ACA (BUV)" w:date="2024-09-13T17:29:00Z" w16du:dateUtc="2024-09-13T10:29:00Z">
              <w:rPr>
                <w:rFonts w:cs="Arial"/>
                <w:szCs w:val="22"/>
                <w:lang w:val="vi-VN"/>
              </w:rPr>
            </w:rPrChange>
          </w:rPr>
          <w:delText>Students who meet and exceed the completion requirements of the PSG Programme will be awarded corresponding rankings</w:delText>
        </w:r>
        <w:r w:rsidRPr="00863667" w:rsidDel="003C6139">
          <w:rPr>
            <w:rFonts w:ascii="iCiel Avenir LT Std 35 Light" w:hAnsi="iCiel Avenir LT Std 35 Light" w:cs="Arial"/>
            <w:sz w:val="22"/>
            <w:szCs w:val="22"/>
            <w:rPrChange w:id="17581" w:author="An Tran, ACA (BUV)" w:date="2024-09-13T17:29:00Z" w16du:dateUtc="2024-09-13T10:29:00Z">
              <w:rPr>
                <w:rFonts w:cs="Arial"/>
                <w:szCs w:val="22"/>
              </w:rPr>
            </w:rPrChange>
          </w:rPr>
          <w:delText>:</w:delText>
        </w:r>
      </w:del>
    </w:p>
    <w:p w14:paraId="348084AE" w14:textId="7A6EA8A3" w:rsidR="003A732E" w:rsidRPr="00D427AB" w:rsidDel="003C6139" w:rsidRDefault="003A732E">
      <w:pPr>
        <w:rPr>
          <w:del w:id="17582" w:author="An Tran, ACA (BUV)" w:date="2024-09-12T11:07:00Z" w16du:dateUtc="2024-09-12T04:07:00Z"/>
          <w:rFonts w:cs="Arial"/>
          <w:szCs w:val="22"/>
          <w:lang w:val="vi-VN"/>
        </w:rPr>
        <w:pPrChange w:id="1758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84" w:author="An Tran, ACA (BUV)" w:date="2024-09-12T11:07:00Z" w16du:dateUtc="2024-09-12T04:07:00Z">
        <w:r w:rsidRPr="00863667" w:rsidDel="003C6139">
          <w:rPr>
            <w:rFonts w:ascii="iCiel Avenir LT Std 35 Light" w:hAnsi="iCiel Avenir LT Std 35 Light" w:cs="Arial"/>
            <w:sz w:val="22"/>
            <w:szCs w:val="22"/>
            <w:lang w:val="vi-VN"/>
            <w:rPrChange w:id="17585" w:author="An Tran, ACA (BUV)" w:date="2024-09-13T17:29:00Z" w16du:dateUtc="2024-09-13T10:29:00Z">
              <w:rPr>
                <w:rFonts w:cs="Arial"/>
                <w:szCs w:val="22"/>
                <w:lang w:val="vi-VN"/>
              </w:rPr>
            </w:rPrChange>
          </w:rPr>
          <w:delText>Bronze level: 500 points</w:delText>
        </w:r>
      </w:del>
    </w:p>
    <w:p w14:paraId="416EE5B2" w14:textId="2EC5131A" w:rsidR="003A732E" w:rsidRPr="00D427AB" w:rsidDel="003C6139" w:rsidRDefault="003A732E">
      <w:pPr>
        <w:rPr>
          <w:del w:id="17586" w:author="An Tran, ACA (BUV)" w:date="2024-09-12T11:07:00Z" w16du:dateUtc="2024-09-12T04:07:00Z"/>
          <w:rFonts w:cs="Arial"/>
          <w:szCs w:val="22"/>
          <w:lang w:val="vi-VN"/>
        </w:rPr>
        <w:pPrChange w:id="1758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88" w:author="An Tran, ACA (BUV)" w:date="2024-09-12T11:07:00Z" w16du:dateUtc="2024-09-12T04:07:00Z">
        <w:r w:rsidRPr="00863667" w:rsidDel="003C6139">
          <w:rPr>
            <w:rFonts w:ascii="iCiel Avenir LT Std 35 Light" w:hAnsi="iCiel Avenir LT Std 35 Light" w:cs="Arial"/>
            <w:sz w:val="22"/>
            <w:szCs w:val="22"/>
            <w:lang w:val="vi-VN"/>
            <w:rPrChange w:id="17589" w:author="An Tran, ACA (BUV)" w:date="2024-09-13T17:29:00Z" w16du:dateUtc="2024-09-13T10:29:00Z">
              <w:rPr>
                <w:rFonts w:cs="Arial"/>
                <w:szCs w:val="22"/>
                <w:lang w:val="vi-VN"/>
              </w:rPr>
            </w:rPrChange>
          </w:rPr>
          <w:delText>Silver level: 700 points</w:delText>
        </w:r>
      </w:del>
    </w:p>
    <w:p w14:paraId="566EB960" w14:textId="501C54C6" w:rsidR="003A732E" w:rsidRPr="00D427AB" w:rsidDel="003C6139" w:rsidRDefault="003A732E">
      <w:pPr>
        <w:rPr>
          <w:del w:id="17590" w:author="An Tran, ACA (BUV)" w:date="2024-09-12T11:07:00Z" w16du:dateUtc="2024-09-12T04:07:00Z"/>
          <w:rFonts w:cs="Arial"/>
          <w:szCs w:val="22"/>
          <w:lang w:val="vi-VN"/>
        </w:rPr>
        <w:pPrChange w:id="1759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92" w:author="An Tran, ACA (BUV)" w:date="2024-09-12T11:07:00Z" w16du:dateUtc="2024-09-12T04:07:00Z">
        <w:r w:rsidRPr="00863667" w:rsidDel="003C6139">
          <w:rPr>
            <w:rFonts w:ascii="iCiel Avenir LT Std 35 Light" w:hAnsi="iCiel Avenir LT Std 35 Light" w:cs="Arial"/>
            <w:sz w:val="22"/>
            <w:szCs w:val="22"/>
            <w:lang w:val="vi-VN"/>
            <w:rPrChange w:id="17593" w:author="An Tran, ACA (BUV)" w:date="2024-09-13T17:29:00Z" w16du:dateUtc="2024-09-13T10:29:00Z">
              <w:rPr>
                <w:rFonts w:cs="Arial"/>
                <w:szCs w:val="22"/>
                <w:lang w:val="vi-VN"/>
              </w:rPr>
            </w:rPrChange>
          </w:rPr>
          <w:delText>Gold level: 900 points</w:delText>
        </w:r>
      </w:del>
    </w:p>
    <w:p w14:paraId="70CA7E4D" w14:textId="45CA9A2B" w:rsidR="003A732E" w:rsidRPr="00D427AB" w:rsidDel="003C6139" w:rsidRDefault="003A732E">
      <w:pPr>
        <w:rPr>
          <w:del w:id="17594" w:author="An Tran, ACA (BUV)" w:date="2024-09-12T11:07:00Z" w16du:dateUtc="2024-09-12T04:07:00Z"/>
          <w:rFonts w:cs="Arial"/>
          <w:szCs w:val="22"/>
          <w:lang w:val="vi-VN"/>
        </w:rPr>
        <w:pPrChange w:id="1759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596" w:author="An Tran, ACA (BUV)" w:date="2024-09-12T11:07:00Z" w16du:dateUtc="2024-09-12T04:07:00Z">
        <w:r w:rsidRPr="00863667" w:rsidDel="003C6139">
          <w:rPr>
            <w:rFonts w:ascii="iCiel Avenir LT Std 35 Light" w:hAnsi="iCiel Avenir LT Std 35 Light" w:cs="Arial"/>
            <w:sz w:val="22"/>
            <w:szCs w:val="22"/>
            <w:lang w:val="vi-VN"/>
            <w:rPrChange w:id="17597" w:author="An Tran, ACA (BUV)" w:date="2024-09-13T17:29:00Z" w16du:dateUtc="2024-09-13T10:29:00Z">
              <w:rPr>
                <w:rFonts w:cs="Arial"/>
                <w:szCs w:val="22"/>
                <w:lang w:val="vi-VN"/>
              </w:rPr>
            </w:rPrChange>
          </w:rPr>
          <w:delText>Platinum level: 1200 points</w:delText>
        </w:r>
      </w:del>
    </w:p>
    <w:bookmarkEnd w:id="17556"/>
    <w:p w14:paraId="235C356D" w14:textId="25033F88" w:rsidR="003A732E" w:rsidRPr="00D427AB" w:rsidDel="003C6139" w:rsidRDefault="003A732E">
      <w:pPr>
        <w:rPr>
          <w:del w:id="17598" w:author="An Tran, ACA (BUV)" w:date="2024-09-12T11:07:00Z" w16du:dateUtc="2024-09-12T04:07:00Z"/>
          <w:rFonts w:cs="Arial"/>
          <w:i/>
          <w:iCs/>
          <w:szCs w:val="22"/>
          <w:lang w:val="vi-VN"/>
        </w:rPr>
        <w:pPrChange w:id="1759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600" w:author="An Tran, ACA (BUV)" w:date="2024-09-12T11:07:00Z" w16du:dateUtc="2024-09-12T04:07:00Z">
        <w:r w:rsidRPr="00863667" w:rsidDel="003C6139">
          <w:rPr>
            <w:rFonts w:ascii="iCiel Avenir LT Std 35 Light" w:hAnsi="iCiel Avenir LT Std 35 Light" w:cs="Arial"/>
            <w:i/>
            <w:iCs/>
            <w:sz w:val="22"/>
            <w:szCs w:val="22"/>
            <w:lang w:val="vi-VN"/>
            <w:rPrChange w:id="17601" w:author="An Tran, ACA (BUV)" w:date="2024-09-13T17:29:00Z" w16du:dateUtc="2024-09-13T10:29:00Z">
              <w:rPr>
                <w:rFonts w:cs="Arial"/>
                <w:i/>
                <w:iCs/>
                <w:szCs w:val="22"/>
                <w:lang w:val="vi-VN"/>
              </w:rPr>
            </w:rPrChange>
          </w:rPr>
          <w:delText>Ch</w:delText>
        </w:r>
        <w:r w:rsidRPr="00863667" w:rsidDel="003C6139">
          <w:rPr>
            <w:rFonts w:ascii="iCiel Avenir LT Std 35 Light" w:hAnsi="iCiel Avenir LT Std 35 Light" w:cs="Calibri"/>
            <w:i/>
            <w:iCs/>
            <w:sz w:val="22"/>
            <w:szCs w:val="22"/>
            <w:lang w:val="vi-VN"/>
            <w:rPrChange w:id="17602"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7603"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7604"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7605" w:author="An Tran, ACA (BUV)" w:date="2024-09-13T17:29:00Z" w16du:dateUtc="2024-09-13T10:29:00Z">
              <w:rPr>
                <w:rFonts w:cs="Arial"/>
                <w:i/>
                <w:iCs/>
                <w:szCs w:val="22"/>
                <w:lang w:val="vi-VN"/>
              </w:rPr>
            </w:rPrChange>
          </w:rPr>
          <w:delText>nh Ph</w:delText>
        </w:r>
        <w:r w:rsidRPr="00863667" w:rsidDel="003C6139">
          <w:rPr>
            <w:rFonts w:ascii="iCiel Avenir LT Std 35 Light" w:hAnsi="iCiel Avenir LT Std 35 Light" w:cs="Avenir LT Std 35 Light"/>
            <w:i/>
            <w:iCs/>
            <w:sz w:val="22"/>
            <w:szCs w:val="22"/>
            <w:lang w:val="vi-VN"/>
            <w:rPrChange w:id="17606"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607" w:author="An Tran, ACA (BUV)" w:date="2024-09-13T17:29:00Z" w16du:dateUtc="2024-09-13T10:29:00Z">
              <w:rPr>
                <w:rFonts w:cs="Arial"/>
                <w:i/>
                <w:iCs/>
                <w:szCs w:val="22"/>
                <w:lang w:val="vi-VN"/>
              </w:rPr>
            </w:rPrChange>
          </w:rPr>
          <w:delText>t tri</w:delText>
        </w:r>
        <w:r w:rsidRPr="00863667" w:rsidDel="003C6139">
          <w:rPr>
            <w:rFonts w:ascii="iCiel Avenir LT Std 35 Light" w:hAnsi="iCiel Avenir LT Std 35 Light" w:cs="Calibri"/>
            <w:i/>
            <w:iCs/>
            <w:sz w:val="22"/>
            <w:szCs w:val="22"/>
            <w:lang w:val="vi-VN"/>
            <w:rPrChange w:id="17608"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7609" w:author="An Tran, ACA (BUV)" w:date="2024-09-13T17:29:00Z" w16du:dateUtc="2024-09-13T10:29:00Z">
              <w:rPr>
                <w:rFonts w:cs="Arial"/>
                <w:i/>
                <w:iCs/>
                <w:szCs w:val="22"/>
                <w:lang w:val="vi-VN"/>
              </w:rPr>
            </w:rPrChange>
          </w:rPr>
          <w:delText>n n</w:delText>
        </w:r>
        <w:r w:rsidRPr="00863667" w:rsidDel="003C6139">
          <w:rPr>
            <w:rFonts w:ascii="iCiel Avenir LT Std 35 Light" w:hAnsi="iCiel Avenir LT Std 35 Light" w:cs="Calibri"/>
            <w:i/>
            <w:iCs/>
            <w:sz w:val="22"/>
            <w:szCs w:val="22"/>
            <w:lang w:val="vi-VN"/>
            <w:rPrChange w:id="17610"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7611"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Calibri"/>
            <w:i/>
            <w:iCs/>
            <w:sz w:val="22"/>
            <w:szCs w:val="22"/>
            <w:lang w:val="vi-VN"/>
            <w:rPrChange w:id="17612"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7613"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LT Std 35 Light"/>
            <w:i/>
            <w:iCs/>
            <w:sz w:val="22"/>
            <w:szCs w:val="22"/>
            <w:lang w:val="vi-VN"/>
            <w:rPrChange w:id="17614"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615" w:author="An Tran, ACA (BUV)" w:date="2024-09-13T17:29:00Z" w16du:dateUtc="2024-09-13T10:29:00Z">
              <w:rPr>
                <w:rFonts w:cs="Arial"/>
                <w:i/>
                <w:iCs/>
                <w:szCs w:val="22"/>
                <w:lang w:val="vi-VN"/>
              </w:rPr>
            </w:rPrChange>
          </w:rPr>
          <w:delText xml:space="preserve"> nh</w:delText>
        </w:r>
        <w:r w:rsidRPr="00863667" w:rsidDel="003C6139">
          <w:rPr>
            <w:rFonts w:ascii="iCiel Avenir LT Std 35 Light" w:hAnsi="iCiel Avenir LT Std 35 Light" w:cs="Avenir LT Std 35 Light"/>
            <w:i/>
            <w:iCs/>
            <w:sz w:val="22"/>
            <w:szCs w:val="22"/>
            <w:lang w:val="vi-VN"/>
            <w:rPrChange w:id="17616"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 w:val="22"/>
            <w:szCs w:val="22"/>
            <w:lang w:val="vi-VN"/>
            <w:rPrChange w:id="17617" w:author="An Tran, ACA (BUV)" w:date="2024-09-13T17:29:00Z" w16du:dateUtc="2024-09-13T10:29:00Z">
              <w:rPr>
                <w:rFonts w:cs="Arial"/>
                <w:i/>
                <w:iCs/>
                <w:szCs w:val="22"/>
                <w:lang w:val="vi-VN"/>
              </w:rPr>
            </w:rPrChange>
          </w:rPr>
          <w:delText>n v</w:delText>
        </w:r>
        <w:r w:rsidRPr="00863667" w:rsidDel="003C6139">
          <w:rPr>
            <w:rFonts w:ascii="iCiel Avenir LT Std 35 Light" w:hAnsi="iCiel Avenir LT Std 35 Light" w:cs="Avenir LT Std 35 Light"/>
            <w:i/>
            <w:iCs/>
            <w:sz w:val="22"/>
            <w:szCs w:val="22"/>
            <w:lang w:val="vi-VN"/>
            <w:rPrChange w:id="17618"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619" w:author="An Tran, ACA (BUV)" w:date="2024-09-13T17:29:00Z" w16du:dateUtc="2024-09-13T10:29:00Z">
              <w:rPr>
                <w:rFonts w:cs="Arial"/>
                <w:i/>
                <w:iCs/>
                <w:szCs w:val="22"/>
                <w:lang w:val="vi-VN"/>
              </w:rPr>
            </w:rPrChange>
          </w:rPr>
          <w:delText xml:space="preserve"> K</w:delText>
        </w:r>
        <w:r w:rsidRPr="00863667" w:rsidDel="003C6139">
          <w:rPr>
            <w:rFonts w:ascii="iCiel Avenir LT Std 35 Light" w:hAnsi="iCiel Avenir LT Std 35 Light" w:cs="Calibri"/>
            <w:i/>
            <w:iCs/>
            <w:sz w:val="22"/>
            <w:szCs w:val="22"/>
            <w:lang w:val="vi-VN"/>
            <w:rPrChange w:id="17620" w:author="An Tran, ACA (BUV)" w:date="2024-09-13T17:29:00Z" w16du:dateUtc="2024-09-13T10:29:00Z">
              <w:rPr>
                <w:rFonts w:cs="Calibri"/>
                <w:i/>
                <w:iCs/>
                <w:szCs w:val="22"/>
                <w:lang w:val="vi-VN"/>
              </w:rPr>
            </w:rPrChange>
          </w:rPr>
          <w:delText>ỹ</w:delText>
        </w:r>
        <w:r w:rsidRPr="00863667" w:rsidDel="003C6139">
          <w:rPr>
            <w:rFonts w:ascii="iCiel Avenir LT Std 35 Light" w:hAnsi="iCiel Avenir LT Std 35 Light" w:cs="Arial"/>
            <w:i/>
            <w:iCs/>
            <w:sz w:val="22"/>
            <w:szCs w:val="22"/>
            <w:lang w:val="vi-VN"/>
            <w:rPrChange w:id="17621"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Calibri"/>
            <w:i/>
            <w:iCs/>
            <w:sz w:val="22"/>
            <w:szCs w:val="22"/>
            <w:lang w:val="vi-VN"/>
            <w:rPrChange w:id="17622"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7623" w:author="An Tran, ACA (BUV)" w:date="2024-09-13T17:29:00Z" w16du:dateUtc="2024-09-13T10:29:00Z">
              <w:rPr>
                <w:rFonts w:cs="Arial"/>
                <w:i/>
                <w:iCs/>
                <w:szCs w:val="22"/>
                <w:lang w:val="vi-VN"/>
              </w:rPr>
            </w:rPrChange>
          </w:rPr>
          <w:delText>ng X</w:delText>
        </w:r>
        <w:r w:rsidRPr="00863667" w:rsidDel="003C6139">
          <w:rPr>
            <w:rFonts w:ascii="iCiel Avenir LT Std 35 Light" w:hAnsi="iCiel Avenir LT Std 35 Light" w:cs="Avenir LT Std 35 Light"/>
            <w:i/>
            <w:iCs/>
            <w:sz w:val="22"/>
            <w:szCs w:val="22"/>
            <w:lang w:val="vi-VN"/>
            <w:rPrChange w:id="17624"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7625"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626"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627" w:author="An Tran, ACA (BUV)" w:date="2024-09-13T17:29:00Z" w16du:dateUtc="2024-09-13T10:29:00Z">
              <w:rPr>
                <w:rFonts w:cs="Arial"/>
                <w:i/>
                <w:iCs/>
                <w:szCs w:val="22"/>
                <w:lang w:val="vi-VN"/>
              </w:rPr>
            </w:rPrChange>
          </w:rPr>
          <w:delText>i (PSG) cho sinh vi</w:delText>
        </w:r>
        <w:r w:rsidRPr="00863667" w:rsidDel="003C6139">
          <w:rPr>
            <w:rFonts w:ascii="iCiel Avenir LT Std 35 Light" w:hAnsi="iCiel Avenir LT Std 35 Light" w:cs="Avenir LT Std 35 Light"/>
            <w:i/>
            <w:iCs/>
            <w:sz w:val="22"/>
            <w:szCs w:val="22"/>
            <w:lang w:val="vi-VN"/>
            <w:rPrChange w:id="17628"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629" w:author="An Tran, ACA (BUV)" w:date="2024-09-13T17:29:00Z" w16du:dateUtc="2024-09-13T10:29:00Z">
              <w:rPr>
                <w:rFonts w:cs="Arial"/>
                <w:i/>
                <w:iCs/>
                <w:szCs w:val="22"/>
                <w:lang w:val="vi-VN"/>
              </w:rPr>
            </w:rPrChange>
          </w:rPr>
          <w:delText>n b</w:delText>
        </w:r>
        <w:r w:rsidRPr="00863667" w:rsidDel="003C6139">
          <w:rPr>
            <w:rFonts w:ascii="iCiel Avenir LT Std 35 Light" w:hAnsi="iCiel Avenir LT Std 35 Light" w:cs="Calibri"/>
            <w:i/>
            <w:iCs/>
            <w:sz w:val="22"/>
            <w:szCs w:val="22"/>
            <w:lang w:val="vi-VN"/>
            <w:rPrChange w:id="17630"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7631" w:author="An Tran, ACA (BUV)" w:date="2024-09-13T17:29:00Z" w16du:dateUtc="2024-09-13T10:29:00Z">
              <w:rPr>
                <w:rFonts w:cs="Arial"/>
                <w:i/>
                <w:iCs/>
                <w:szCs w:val="22"/>
                <w:lang w:val="vi-VN"/>
              </w:rPr>
            </w:rPrChange>
          </w:rPr>
          <w:delText xml:space="preserve">c </w:delText>
        </w:r>
        <w:r w:rsidRPr="00863667" w:rsidDel="003C6139">
          <w:rPr>
            <w:rFonts w:ascii="iCiel Avenir LT Std 35 Light" w:hAnsi="iCiel Avenir LT Std 35 Light" w:cs="Calibri"/>
            <w:i/>
            <w:iCs/>
            <w:sz w:val="22"/>
            <w:szCs w:val="22"/>
            <w:lang w:val="vi-VN"/>
            <w:rPrChange w:id="17632"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7633" w:author="An Tran, ACA (BUV)" w:date="2024-09-13T17:29:00Z" w16du:dateUtc="2024-09-13T10:29:00Z">
              <w:rPr>
                <w:rFonts w:cs="Arial"/>
                <w:i/>
                <w:iCs/>
                <w:szCs w:val="22"/>
                <w:lang w:val="vi-VN"/>
              </w:rPr>
            </w:rPrChange>
          </w:rPr>
          <w:delText>i h</w:delText>
        </w:r>
        <w:r w:rsidRPr="00863667" w:rsidDel="003C6139">
          <w:rPr>
            <w:rFonts w:ascii="iCiel Avenir LT Std 35 Light" w:hAnsi="iCiel Avenir LT Std 35 Light" w:cs="Calibri"/>
            <w:i/>
            <w:iCs/>
            <w:sz w:val="22"/>
            <w:szCs w:val="22"/>
            <w:lang w:val="vi-VN"/>
            <w:rPrChange w:id="17634"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7635" w:author="An Tran, ACA (BUV)" w:date="2024-09-13T17:29:00Z" w16du:dateUtc="2024-09-13T10:29:00Z">
              <w:rPr>
                <w:rFonts w:cs="Arial"/>
                <w:i/>
                <w:iCs/>
                <w:szCs w:val="22"/>
                <w:lang w:val="vi-VN"/>
              </w:rPr>
            </w:rPrChange>
          </w:rPr>
          <w:delText>c l</w:delText>
        </w:r>
        <w:r w:rsidRPr="00863667" w:rsidDel="003C6139">
          <w:rPr>
            <w:rFonts w:ascii="iCiel Avenir LT Std 35 Light" w:hAnsi="iCiel Avenir LT Std 35 Light" w:cs="Avenir LT Std 35 Light"/>
            <w:i/>
            <w:iCs/>
            <w:sz w:val="22"/>
            <w:szCs w:val="22"/>
            <w:lang w:val="vi-VN"/>
            <w:rPrChange w:id="17636"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637" w:author="An Tran, ACA (BUV)" w:date="2024-09-13T17:29:00Z" w16du:dateUtc="2024-09-13T10:29:00Z">
              <w:rPr>
                <w:rFonts w:cs="Arial"/>
                <w:i/>
                <w:iCs/>
                <w:szCs w:val="22"/>
                <w:lang w:val="vi-VN"/>
              </w:rPr>
            </w:rPrChange>
          </w:rPr>
          <w:delText xml:space="preserve"> m</w:delText>
        </w:r>
        <w:r w:rsidRPr="00863667" w:rsidDel="003C6139">
          <w:rPr>
            <w:rFonts w:ascii="iCiel Avenir LT Std 35 Light" w:hAnsi="iCiel Avenir LT Std 35 Light" w:cs="Calibri"/>
            <w:i/>
            <w:iCs/>
            <w:sz w:val="22"/>
            <w:szCs w:val="22"/>
            <w:lang w:val="vi-VN"/>
            <w:rPrChange w:id="17638"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639" w:author="An Tran, ACA (BUV)" w:date="2024-09-13T17:29:00Z" w16du:dateUtc="2024-09-13T10:29:00Z">
              <w:rPr>
                <w:rFonts w:cs="Arial"/>
                <w:i/>
                <w:iCs/>
                <w:szCs w:val="22"/>
                <w:lang w:val="vi-VN"/>
              </w:rPr>
            </w:rPrChange>
          </w:rPr>
          <w:delText>t trong ba m</w:delText>
        </w:r>
        <w:r w:rsidRPr="00863667" w:rsidDel="003C6139">
          <w:rPr>
            <w:rFonts w:ascii="iCiel Avenir LT Std 35 Light" w:hAnsi="iCiel Avenir LT Std 35 Light" w:cs="Calibri"/>
            <w:i/>
            <w:iCs/>
            <w:sz w:val="22"/>
            <w:szCs w:val="22"/>
            <w:lang w:val="vi-VN"/>
            <w:rPrChange w:id="17640" w:author="An Tran, ACA (BUV)" w:date="2024-09-13T17:29:00Z" w16du:dateUtc="2024-09-13T10:29:00Z">
              <w:rPr>
                <w:rFonts w:cs="Calibri"/>
                <w:i/>
                <w:iCs/>
                <w:szCs w:val="22"/>
                <w:lang w:val="vi-VN"/>
              </w:rPr>
            </w:rPrChange>
          </w:rPr>
          <w:delText>ũ</w:delText>
        </w:r>
        <w:r w:rsidRPr="00863667" w:rsidDel="003C6139">
          <w:rPr>
            <w:rFonts w:ascii="iCiel Avenir LT Std 35 Light" w:hAnsi="iCiel Avenir LT Std 35 Light" w:cs="Arial"/>
            <w:i/>
            <w:iCs/>
            <w:sz w:val="22"/>
            <w:szCs w:val="22"/>
            <w:lang w:val="vi-VN"/>
            <w:rPrChange w:id="17641" w:author="An Tran, ACA (BUV)" w:date="2024-09-13T17:29:00Z" w16du:dateUtc="2024-09-13T10:29:00Z">
              <w:rPr>
                <w:rFonts w:cs="Arial"/>
                <w:i/>
                <w:iCs/>
                <w:szCs w:val="22"/>
                <w:lang w:val="vi-VN"/>
              </w:rPr>
            </w:rPrChange>
          </w:rPr>
          <w:delText>i nh</w:delText>
        </w:r>
        <w:r w:rsidRPr="00863667" w:rsidDel="003C6139">
          <w:rPr>
            <w:rFonts w:ascii="iCiel Avenir LT Std 35 Light" w:hAnsi="iCiel Avenir LT Std 35 Light" w:cs="Calibri"/>
            <w:i/>
            <w:iCs/>
            <w:sz w:val="22"/>
            <w:szCs w:val="22"/>
            <w:lang w:val="vi-VN"/>
            <w:rPrChange w:id="17642"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7643" w:author="An Tran, ACA (BUV)" w:date="2024-09-13T17:29:00Z" w16du:dateUtc="2024-09-13T10:29:00Z">
              <w:rPr>
                <w:rFonts w:cs="Arial"/>
                <w:i/>
                <w:iCs/>
                <w:szCs w:val="22"/>
                <w:lang w:val="vi-VN"/>
              </w:rPr>
            </w:rPrChange>
          </w:rPr>
          <w:delText>n ph</w:delText>
        </w:r>
        <w:r w:rsidRPr="00863667" w:rsidDel="003C6139">
          <w:rPr>
            <w:rFonts w:ascii="iCiel Avenir LT Std 35 Light" w:hAnsi="iCiel Avenir LT Std 35 Light" w:cs="Avenir LT Std 35 Light"/>
            <w:i/>
            <w:iCs/>
            <w:sz w:val="22"/>
            <w:szCs w:val="22"/>
            <w:lang w:val="vi-VN"/>
            <w:rPrChange w:id="17644"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645" w:author="An Tran, ACA (BUV)" w:date="2024-09-13T17:29:00Z" w16du:dateUtc="2024-09-13T10:29:00Z">
              <w:rPr>
                <w:rFonts w:cs="Arial"/>
                <w:i/>
                <w:iCs/>
                <w:szCs w:val="22"/>
                <w:lang w:val="vi-VN"/>
              </w:rPr>
            </w:rPrChange>
          </w:rPr>
          <w:delText>t tri</w:delText>
        </w:r>
        <w:r w:rsidRPr="00863667" w:rsidDel="003C6139">
          <w:rPr>
            <w:rFonts w:ascii="iCiel Avenir LT Std 35 Light" w:hAnsi="iCiel Avenir LT Std 35 Light" w:cs="Calibri"/>
            <w:i/>
            <w:iCs/>
            <w:sz w:val="22"/>
            <w:szCs w:val="22"/>
            <w:lang w:val="vi-VN"/>
            <w:rPrChange w:id="17646"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7647" w:author="An Tran, ACA (BUV)" w:date="2024-09-13T17:29:00Z" w16du:dateUtc="2024-09-13T10:29:00Z">
              <w:rPr>
                <w:rFonts w:cs="Arial"/>
                <w:i/>
                <w:iCs/>
                <w:szCs w:val="22"/>
                <w:lang w:val="vi-VN"/>
              </w:rPr>
            </w:rPrChange>
          </w:rPr>
          <w:delText>n t</w:delText>
        </w:r>
        <w:r w:rsidRPr="00863667" w:rsidDel="003C6139">
          <w:rPr>
            <w:rFonts w:ascii="iCiel Avenir LT Std 35 Light" w:hAnsi="iCiel Avenir LT Std 35 Light" w:cs="Calibri"/>
            <w:i/>
            <w:iCs/>
            <w:sz w:val="22"/>
            <w:szCs w:val="22"/>
            <w:lang w:val="vi-VN"/>
            <w:rPrChange w:id="17648"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649" w:author="An Tran, ACA (BUV)" w:date="2024-09-13T17:29:00Z" w16du:dateUtc="2024-09-13T10:29:00Z">
              <w:rPr>
                <w:rFonts w:cs="Arial"/>
                <w:i/>
                <w:iCs/>
                <w:szCs w:val="22"/>
                <w:lang w:val="vi-VN"/>
              </w:rPr>
            </w:rPrChange>
          </w:rPr>
          <w:delText>i Tr</w:delText>
        </w:r>
        <w:r w:rsidRPr="00863667" w:rsidDel="003C6139">
          <w:rPr>
            <w:rFonts w:ascii="iCiel Avenir LT Std 35 Light" w:hAnsi="iCiel Avenir LT Std 35 Light" w:cs="Calibri"/>
            <w:i/>
            <w:iCs/>
            <w:sz w:val="22"/>
            <w:szCs w:val="22"/>
            <w:lang w:val="vi-VN"/>
            <w:rPrChange w:id="17650" w:author="An Tran, ACA (BUV)" w:date="2024-09-13T17:29:00Z" w16du:dateUtc="2024-09-13T10:29:00Z">
              <w:rPr>
                <w:rFonts w:cs="Calibri"/>
                <w:i/>
                <w:iCs/>
                <w:szCs w:val="22"/>
                <w:lang w:val="vi-VN"/>
              </w:rPr>
            </w:rPrChange>
          </w:rPr>
          <w:delText>ườ</w:delText>
        </w:r>
        <w:r w:rsidRPr="00863667" w:rsidDel="003C6139">
          <w:rPr>
            <w:rFonts w:ascii="iCiel Avenir LT Std 35 Light" w:hAnsi="iCiel Avenir LT Std 35 Light" w:cs="Arial"/>
            <w:i/>
            <w:iCs/>
            <w:sz w:val="22"/>
            <w:szCs w:val="22"/>
            <w:lang w:val="vi-VN"/>
            <w:rPrChange w:id="17651"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Calibri"/>
            <w:i/>
            <w:iCs/>
            <w:sz w:val="22"/>
            <w:szCs w:val="22"/>
            <w:lang w:val="vi-VN"/>
            <w:rPrChange w:id="17652"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7653" w:author="An Tran, ACA (BUV)" w:date="2024-09-13T17:29:00Z" w16du:dateUtc="2024-09-13T10:29:00Z">
              <w:rPr>
                <w:rFonts w:cs="Arial"/>
                <w:i/>
                <w:iCs/>
                <w:szCs w:val="22"/>
                <w:lang w:val="vi-VN"/>
              </w:rPr>
            </w:rPrChange>
          </w:rPr>
          <w:delText>i h</w:delText>
        </w:r>
        <w:r w:rsidRPr="00863667" w:rsidDel="003C6139">
          <w:rPr>
            <w:rFonts w:ascii="iCiel Avenir LT Std 35 Light" w:hAnsi="iCiel Avenir LT Std 35 Light" w:cs="Calibri"/>
            <w:i/>
            <w:iCs/>
            <w:sz w:val="22"/>
            <w:szCs w:val="22"/>
            <w:lang w:val="vi-VN"/>
            <w:rPrChange w:id="17654"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7655" w:author="An Tran, ACA (BUV)" w:date="2024-09-13T17:29:00Z" w16du:dateUtc="2024-09-13T10:29:00Z">
              <w:rPr>
                <w:rFonts w:cs="Arial"/>
                <w:i/>
                <w:iCs/>
                <w:szCs w:val="22"/>
                <w:lang w:val="vi-VN"/>
              </w:rPr>
            </w:rPrChange>
          </w:rPr>
          <w:delText>c Anh Qu</w:delText>
        </w:r>
        <w:r w:rsidRPr="00863667" w:rsidDel="003C6139">
          <w:rPr>
            <w:rFonts w:ascii="iCiel Avenir LT Std 35 Light" w:hAnsi="iCiel Avenir LT Std 35 Light" w:cs="Calibri"/>
            <w:i/>
            <w:iCs/>
            <w:sz w:val="22"/>
            <w:szCs w:val="22"/>
            <w:lang w:val="vi-VN"/>
            <w:rPrChange w:id="17656"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7657" w:author="An Tran, ACA (BUV)" w:date="2024-09-13T17:29:00Z" w16du:dateUtc="2024-09-13T10:29:00Z">
              <w:rPr>
                <w:rFonts w:cs="Arial"/>
                <w:i/>
                <w:iCs/>
                <w:szCs w:val="22"/>
                <w:lang w:val="vi-VN"/>
              </w:rPr>
            </w:rPrChange>
          </w:rPr>
          <w:delText>c Vi</w:delText>
        </w:r>
        <w:r w:rsidRPr="00863667" w:rsidDel="003C6139">
          <w:rPr>
            <w:rFonts w:ascii="iCiel Avenir LT Std 35 Light" w:hAnsi="iCiel Avenir LT Std 35 Light" w:cs="Calibri"/>
            <w:i/>
            <w:iCs/>
            <w:sz w:val="22"/>
            <w:szCs w:val="22"/>
            <w:lang w:val="vi-VN"/>
            <w:rPrChange w:id="17658"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7659" w:author="An Tran, ACA (BUV)" w:date="2024-09-13T17:29:00Z" w16du:dateUtc="2024-09-13T10:29:00Z">
              <w:rPr>
                <w:rFonts w:cs="Arial"/>
                <w:i/>
                <w:iCs/>
                <w:szCs w:val="22"/>
                <w:lang w:val="vi-VN"/>
              </w:rPr>
            </w:rPrChange>
          </w:rPr>
          <w:delText>t Nam (BUV), song song v</w:delText>
        </w:r>
        <w:r w:rsidRPr="00863667" w:rsidDel="003C6139">
          <w:rPr>
            <w:rFonts w:ascii="iCiel Avenir LT Std 35 Light" w:hAnsi="iCiel Avenir LT Std 35 Light" w:cs="Calibri"/>
            <w:i/>
            <w:iCs/>
            <w:sz w:val="22"/>
            <w:szCs w:val="22"/>
            <w:lang w:val="vi-VN"/>
            <w:rPrChange w:id="17660"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7661" w:author="An Tran, ACA (BUV)" w:date="2024-09-13T17:29:00Z" w16du:dateUtc="2024-09-13T10:29:00Z">
              <w:rPr>
                <w:rFonts w:cs="Arial"/>
                <w:i/>
                <w:iCs/>
                <w:szCs w:val="22"/>
                <w:lang w:val="vi-VN"/>
              </w:rPr>
            </w:rPrChange>
          </w:rPr>
          <w:delText>i vi</w:delText>
        </w:r>
        <w:r w:rsidRPr="00863667" w:rsidDel="003C6139">
          <w:rPr>
            <w:rFonts w:ascii="iCiel Avenir LT Std 35 Light" w:hAnsi="iCiel Avenir LT Std 35 Light" w:cs="Calibri"/>
            <w:i/>
            <w:iCs/>
            <w:sz w:val="22"/>
            <w:szCs w:val="22"/>
            <w:lang w:val="vi-VN"/>
            <w:rPrChange w:id="17662"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7663" w:author="An Tran, ACA (BUV)" w:date="2024-09-13T17:29:00Z" w16du:dateUtc="2024-09-13T10:29:00Z">
              <w:rPr>
                <w:rFonts w:cs="Arial"/>
                <w:i/>
                <w:iCs/>
                <w:szCs w:val="22"/>
                <w:lang w:val="vi-VN"/>
              </w:rPr>
            </w:rPrChange>
          </w:rPr>
          <w:delText>c cung c</w:delText>
        </w:r>
        <w:r w:rsidRPr="00863667" w:rsidDel="003C6139">
          <w:rPr>
            <w:rFonts w:ascii="iCiel Avenir LT Std 35 Light" w:hAnsi="iCiel Avenir LT Std 35 Light" w:cs="Calibri"/>
            <w:i/>
            <w:iCs/>
            <w:sz w:val="22"/>
            <w:szCs w:val="22"/>
            <w:lang w:val="vi-VN"/>
            <w:rPrChange w:id="17664"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7665" w:author="An Tran, ACA (BUV)" w:date="2024-09-13T17:29:00Z" w16du:dateUtc="2024-09-13T10:29:00Z">
              <w:rPr>
                <w:rFonts w:cs="Arial"/>
                <w:i/>
                <w:iCs/>
                <w:szCs w:val="22"/>
                <w:lang w:val="vi-VN"/>
              </w:rPr>
            </w:rPrChange>
          </w:rPr>
          <w:delText>p ch</w:delText>
        </w:r>
        <w:r w:rsidRPr="00863667" w:rsidDel="003C6139">
          <w:rPr>
            <w:rFonts w:ascii="iCiel Avenir LT Std 35 Light" w:hAnsi="iCiel Avenir LT Std 35 Light" w:cs="Calibri"/>
            <w:i/>
            <w:iCs/>
            <w:sz w:val="22"/>
            <w:szCs w:val="22"/>
            <w:lang w:val="vi-VN"/>
            <w:rPrChange w:id="17666"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7667"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7668"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7669" w:author="An Tran, ACA (BUV)" w:date="2024-09-13T17:29:00Z" w16du:dateUtc="2024-09-13T10:29:00Z">
              <w:rPr>
                <w:rFonts w:cs="Arial"/>
                <w:i/>
                <w:iCs/>
                <w:szCs w:val="22"/>
                <w:lang w:val="vi-VN"/>
              </w:rPr>
            </w:rPrChange>
          </w:rPr>
          <w:delText>nh gi</w:delText>
        </w:r>
        <w:r w:rsidRPr="00863667" w:rsidDel="003C6139">
          <w:rPr>
            <w:rFonts w:ascii="iCiel Avenir LT Std 35 Light" w:hAnsi="iCiel Avenir LT Std 35 Light" w:cs="Avenir LT Std 35 Light"/>
            <w:i/>
            <w:iCs/>
            <w:sz w:val="22"/>
            <w:szCs w:val="22"/>
            <w:lang w:val="vi-VN"/>
            <w:rPrChange w:id="17670"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671" w:author="An Tran, ACA (BUV)" w:date="2024-09-13T17:29:00Z" w16du:dateUtc="2024-09-13T10:29:00Z">
              <w:rPr>
                <w:rFonts w:cs="Arial"/>
                <w:i/>
                <w:iCs/>
                <w:szCs w:val="22"/>
                <w:lang w:val="vi-VN"/>
              </w:rPr>
            </w:rPrChange>
          </w:rPr>
          <w:delText>o d</w:delText>
        </w:r>
        <w:r w:rsidRPr="00863667" w:rsidDel="003C6139">
          <w:rPr>
            <w:rFonts w:ascii="iCiel Avenir LT Std 35 Light" w:hAnsi="iCiel Avenir LT Std 35 Light" w:cs="Calibri"/>
            <w:i/>
            <w:iCs/>
            <w:sz w:val="22"/>
            <w:szCs w:val="22"/>
            <w:lang w:val="vi-VN"/>
            <w:rPrChange w:id="17672"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7673" w:author="An Tran, ACA (BUV)" w:date="2024-09-13T17:29:00Z" w16du:dateUtc="2024-09-13T10:29:00Z">
              <w:rPr>
                <w:rFonts w:cs="Arial"/>
                <w:i/>
                <w:iCs/>
                <w:szCs w:val="22"/>
                <w:lang w:val="vi-VN"/>
              </w:rPr>
            </w:rPrChange>
          </w:rPr>
          <w:delText xml:space="preserve">c &amp; </w:delText>
        </w:r>
        <w:r w:rsidRPr="00863667" w:rsidDel="003C6139">
          <w:rPr>
            <w:rFonts w:ascii="iCiel Avenir LT Std 35 Light" w:hAnsi="iCiel Avenir LT Std 35 Light" w:cs="Calibri"/>
            <w:i/>
            <w:iCs/>
            <w:sz w:val="22"/>
            <w:szCs w:val="22"/>
            <w:lang w:val="vi-VN"/>
            <w:rPrChange w:id="17674"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venir LT Std 35 Light"/>
            <w:i/>
            <w:iCs/>
            <w:sz w:val="22"/>
            <w:szCs w:val="22"/>
            <w:lang w:val="vi-VN"/>
            <w:rPrChange w:id="17675"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676" w:author="An Tran, ACA (BUV)" w:date="2024-09-13T17:29:00Z" w16du:dateUtc="2024-09-13T10:29:00Z">
              <w:rPr>
                <w:rFonts w:cs="Arial"/>
                <w:i/>
                <w:iCs/>
                <w:szCs w:val="22"/>
                <w:lang w:val="vi-VN"/>
              </w:rPr>
            </w:rPrChange>
          </w:rPr>
          <w:delText>o t</w:delText>
        </w:r>
        <w:r w:rsidRPr="00863667" w:rsidDel="003C6139">
          <w:rPr>
            <w:rFonts w:ascii="iCiel Avenir LT Std 35 Light" w:hAnsi="iCiel Avenir LT Std 35 Light" w:cs="Calibri"/>
            <w:i/>
            <w:iCs/>
            <w:sz w:val="22"/>
            <w:szCs w:val="22"/>
            <w:lang w:val="vi-VN"/>
            <w:rPrChange w:id="17677"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678" w:author="An Tran, ACA (BUV)" w:date="2024-09-13T17:29:00Z" w16du:dateUtc="2024-09-13T10:29:00Z">
              <w:rPr>
                <w:rFonts w:cs="Arial"/>
                <w:i/>
                <w:iCs/>
                <w:szCs w:val="22"/>
                <w:lang w:val="vi-VN"/>
              </w:rPr>
            </w:rPrChange>
          </w:rPr>
          <w:delText>o chu</w:delText>
        </w:r>
        <w:r w:rsidRPr="00863667" w:rsidDel="003C6139">
          <w:rPr>
            <w:rFonts w:ascii="iCiel Avenir LT Std 35 Light" w:hAnsi="iCiel Avenir LT Std 35 Light" w:cs="Calibri"/>
            <w:i/>
            <w:iCs/>
            <w:sz w:val="22"/>
            <w:szCs w:val="22"/>
            <w:lang w:val="vi-VN"/>
            <w:rPrChange w:id="17679" w:author="An Tran, ACA (BUV)" w:date="2024-09-13T17:29:00Z" w16du:dateUtc="2024-09-13T10:29:00Z">
              <w:rPr>
                <w:rFonts w:cs="Calibri"/>
                <w:i/>
                <w:iCs/>
                <w:szCs w:val="22"/>
                <w:lang w:val="vi-VN"/>
              </w:rPr>
            </w:rPrChange>
          </w:rPr>
          <w:delText>ẩ</w:delText>
        </w:r>
        <w:r w:rsidRPr="00863667" w:rsidDel="003C6139">
          <w:rPr>
            <w:rFonts w:ascii="iCiel Avenir LT Std 35 Light" w:hAnsi="iCiel Avenir LT Std 35 Light" w:cs="Arial"/>
            <w:i/>
            <w:iCs/>
            <w:sz w:val="22"/>
            <w:szCs w:val="22"/>
            <w:lang w:val="vi-VN"/>
            <w:rPrChange w:id="17680" w:author="An Tran, ACA (BUV)" w:date="2024-09-13T17:29:00Z" w16du:dateUtc="2024-09-13T10:29:00Z">
              <w:rPr>
                <w:rFonts w:cs="Arial"/>
                <w:i/>
                <w:iCs/>
                <w:szCs w:val="22"/>
                <w:lang w:val="vi-VN"/>
              </w:rPr>
            </w:rPrChange>
          </w:rPr>
          <w:delText>n Anh Qu</w:delText>
        </w:r>
        <w:r w:rsidRPr="00863667" w:rsidDel="003C6139">
          <w:rPr>
            <w:rFonts w:ascii="iCiel Avenir LT Std 35 Light" w:hAnsi="iCiel Avenir LT Std 35 Light" w:cs="Calibri"/>
            <w:i/>
            <w:iCs/>
            <w:sz w:val="22"/>
            <w:szCs w:val="22"/>
            <w:lang w:val="vi-VN"/>
            <w:rPrChange w:id="17681"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7682" w:author="An Tran, ACA (BUV)" w:date="2024-09-13T17:29:00Z" w16du:dateUtc="2024-09-13T10:29:00Z">
              <w:rPr>
                <w:rFonts w:cs="Arial"/>
                <w:i/>
                <w:iCs/>
                <w:szCs w:val="22"/>
                <w:lang w:val="vi-VN"/>
              </w:rPr>
            </w:rPrChange>
          </w:rPr>
          <w:delText xml:space="preserve">c </w:delText>
        </w:r>
        <w:r w:rsidRPr="00863667" w:rsidDel="003C6139">
          <w:rPr>
            <w:rFonts w:ascii="iCiel Avenir LT Std 35 Light" w:hAnsi="iCiel Avenir LT Std 35 Light" w:cs="Calibri"/>
            <w:i/>
            <w:iCs/>
            <w:sz w:val="22"/>
            <w:szCs w:val="22"/>
            <w:lang w:val="vi-VN"/>
            <w:rPrChange w:id="17683"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7684"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LT Std 35 Light"/>
            <w:i/>
            <w:iCs/>
            <w:sz w:val="22"/>
            <w:szCs w:val="22"/>
            <w:lang w:val="vi-VN"/>
            <w:rPrChange w:id="17685" w:author="An Tran, ACA (BUV)" w:date="2024-09-13T17:29:00Z" w16du:dateUtc="2024-09-13T10:29:00Z">
              <w:rPr>
                <w:rFonts w:cs="Avenir LT Std 35 Light"/>
                <w:i/>
                <w:iCs/>
                <w:szCs w:val="22"/>
                <w:lang w:val="vi-VN"/>
              </w:rPr>
            </w:rPrChange>
          </w:rPr>
          <w:delText>ô</w:delText>
        </w:r>
        <w:r w:rsidRPr="00863667" w:rsidDel="003C6139">
          <w:rPr>
            <w:rFonts w:ascii="iCiel Avenir LT Std 35 Light" w:hAnsi="iCiel Avenir LT Std 35 Light" w:cs="Arial"/>
            <w:i/>
            <w:iCs/>
            <w:sz w:val="22"/>
            <w:szCs w:val="22"/>
            <w:lang w:val="vi-VN"/>
            <w:rPrChange w:id="17686" w:author="An Tran, ACA (BUV)" w:date="2024-09-13T17:29:00Z" w16du:dateUtc="2024-09-13T10:29:00Z">
              <w:rPr>
                <w:rFonts w:cs="Arial"/>
                <w:i/>
                <w:iCs/>
                <w:szCs w:val="22"/>
                <w:lang w:val="vi-VN"/>
              </w:rPr>
            </w:rPrChange>
          </w:rPr>
          <w:delText>ng nh</w:delText>
        </w:r>
        <w:r w:rsidRPr="00863667" w:rsidDel="003C6139">
          <w:rPr>
            <w:rFonts w:ascii="iCiel Avenir LT Std 35 Light" w:hAnsi="iCiel Avenir LT Std 35 Light" w:cs="Calibri"/>
            <w:i/>
            <w:iCs/>
            <w:sz w:val="22"/>
            <w:szCs w:val="22"/>
            <w:lang w:val="vi-VN"/>
            <w:rPrChange w:id="17687"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7688" w:author="An Tran, ACA (BUV)" w:date="2024-09-13T17:29:00Z" w16du:dateUtc="2024-09-13T10:29:00Z">
              <w:rPr>
                <w:rFonts w:cs="Arial"/>
                <w:i/>
                <w:iCs/>
                <w:szCs w:val="22"/>
                <w:lang w:val="vi-VN"/>
              </w:rPr>
            </w:rPrChange>
          </w:rPr>
          <w:delText>n to</w:delText>
        </w:r>
        <w:r w:rsidRPr="00863667" w:rsidDel="003C6139">
          <w:rPr>
            <w:rFonts w:ascii="iCiel Avenir LT Std 35 Light" w:hAnsi="iCiel Avenir LT Std 35 Light" w:cs="Avenir LT Std 35 Light"/>
            <w:i/>
            <w:iCs/>
            <w:sz w:val="22"/>
            <w:szCs w:val="22"/>
            <w:lang w:val="vi-VN"/>
            <w:rPrChange w:id="17689"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690"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7691"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692" w:author="An Tran, ACA (BUV)" w:date="2024-09-13T17:29:00Z" w16du:dateUtc="2024-09-13T10:29:00Z">
              <w:rPr>
                <w:rFonts w:cs="Arial"/>
                <w:i/>
                <w:iCs/>
                <w:szCs w:val="22"/>
                <w:lang w:val="vi-VN"/>
              </w:rPr>
            </w:rPrChange>
          </w:rPr>
          <w:delText>u v</w:delText>
        </w:r>
        <w:r w:rsidRPr="00863667" w:rsidDel="003C6139">
          <w:rPr>
            <w:rFonts w:ascii="iCiel Avenir LT Std 35 Light" w:hAnsi="iCiel Avenir LT Std 35 Light" w:cs="Avenir LT Std 35 Light"/>
            <w:i/>
            <w:iCs/>
            <w:sz w:val="22"/>
            <w:szCs w:val="22"/>
            <w:lang w:val="vi-VN"/>
            <w:rPrChange w:id="17693"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694" w:author="An Tran, ACA (BUV)" w:date="2024-09-13T17:29:00Z" w16du:dateUtc="2024-09-13T10:29:00Z">
              <w:rPr>
                <w:rFonts w:cs="Arial"/>
                <w:i/>
                <w:iCs/>
                <w:szCs w:val="22"/>
                <w:lang w:val="vi-VN"/>
              </w:rPr>
            </w:rPrChange>
          </w:rPr>
          <w:delText xml:space="preserve"> ho</w:delText>
        </w:r>
        <w:r w:rsidRPr="00863667" w:rsidDel="003C6139">
          <w:rPr>
            <w:rFonts w:ascii="iCiel Avenir LT Std 35 Light" w:hAnsi="iCiel Avenir LT Std 35 Light" w:cs="Calibri"/>
            <w:i/>
            <w:iCs/>
            <w:sz w:val="22"/>
            <w:szCs w:val="22"/>
            <w:lang w:val="vi-VN"/>
            <w:rPrChange w:id="17695"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696"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7697" w:author="An Tran, ACA (BUV)" w:date="2024-09-13T17:29:00Z" w16du:dateUtc="2024-09-13T10:29:00Z">
              <w:rPr>
                <w:rFonts w:cs="Calibri"/>
                <w:i/>
                <w:iCs/>
                <w:szCs w:val="22"/>
                <w:lang w:val="vi-VN"/>
              </w:rPr>
            </w:rPrChange>
          </w:rPr>
          <w:delText>độ</w:delText>
        </w:r>
        <w:r w:rsidRPr="00863667" w:rsidDel="003C6139">
          <w:rPr>
            <w:rFonts w:ascii="iCiel Avenir LT Std 35 Light" w:hAnsi="iCiel Avenir LT Std 35 Light" w:cs="Arial"/>
            <w:i/>
            <w:iCs/>
            <w:sz w:val="22"/>
            <w:szCs w:val="22"/>
            <w:lang w:val="vi-VN"/>
            <w:rPrChange w:id="17698" w:author="An Tran, ACA (BUV)" w:date="2024-09-13T17:29:00Z" w16du:dateUtc="2024-09-13T10:29:00Z">
              <w:rPr>
                <w:rFonts w:cs="Arial"/>
                <w:i/>
                <w:iCs/>
                <w:szCs w:val="22"/>
                <w:lang w:val="vi-VN"/>
              </w:rPr>
            </w:rPrChange>
          </w:rPr>
          <w:delText>ng x</w:delText>
        </w:r>
        <w:r w:rsidRPr="00863667" w:rsidDel="003C6139">
          <w:rPr>
            <w:rFonts w:ascii="iCiel Avenir LT Std 35 Light" w:hAnsi="iCiel Avenir LT Std 35 Light" w:cs="Avenir LT Std 35 Light"/>
            <w:i/>
            <w:iCs/>
            <w:sz w:val="22"/>
            <w:szCs w:val="22"/>
            <w:lang w:val="vi-VN"/>
            <w:rPrChange w:id="17699"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 w:val="22"/>
            <w:szCs w:val="22"/>
            <w:lang w:val="vi-VN"/>
            <w:rPrChange w:id="17700" w:author="An Tran, ACA (BUV)" w:date="2024-09-13T17:29:00Z" w16du:dateUtc="2024-09-13T10:29:00Z">
              <w:rPr>
                <w:rFonts w:cs="Arial"/>
                <w:i/>
                <w:iCs/>
                <w:szCs w:val="22"/>
                <w:lang w:val="vi-VN"/>
              </w:rPr>
            </w:rPrChange>
          </w:rPr>
          <w:delText>y d</w:delText>
        </w:r>
        <w:r w:rsidRPr="00863667" w:rsidDel="003C6139">
          <w:rPr>
            <w:rFonts w:ascii="iCiel Avenir LT Std 35 Light" w:hAnsi="iCiel Avenir LT Std 35 Light" w:cs="Calibri"/>
            <w:i/>
            <w:iCs/>
            <w:sz w:val="22"/>
            <w:szCs w:val="22"/>
            <w:lang w:val="vi-VN"/>
            <w:rPrChange w:id="17701"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7702" w:author="An Tran, ACA (BUV)" w:date="2024-09-13T17:29:00Z" w16du:dateUtc="2024-09-13T10:29:00Z">
              <w:rPr>
                <w:rFonts w:cs="Arial"/>
                <w:i/>
                <w:iCs/>
                <w:szCs w:val="22"/>
                <w:lang w:val="vi-VN"/>
              </w:rPr>
            </w:rPrChange>
          </w:rPr>
          <w:delText>ng khu</w:delText>
        </w:r>
        <w:r w:rsidRPr="00863667" w:rsidDel="003C6139">
          <w:rPr>
            <w:rFonts w:ascii="iCiel Avenir LT Std 35 Light" w:hAnsi="iCiel Avenir LT Std 35 Light" w:cs="Avenir LT Std 35 Light"/>
            <w:i/>
            <w:iCs/>
            <w:sz w:val="22"/>
            <w:szCs w:val="22"/>
            <w:lang w:val="vi-VN"/>
            <w:rPrChange w:id="17703" w:author="An Tran, ACA (BUV)" w:date="2024-09-13T17:29:00Z" w16du:dateUtc="2024-09-13T10:29:00Z">
              <w:rPr>
                <w:rFonts w:cs="Avenir LT Std 35 Light"/>
                <w:i/>
                <w:iCs/>
                <w:szCs w:val="22"/>
                <w:lang w:val="vi-VN"/>
              </w:rPr>
            </w:rPrChange>
          </w:rPr>
          <w:delText>ô</w:delText>
        </w:r>
        <w:r w:rsidRPr="00863667" w:rsidDel="003C6139">
          <w:rPr>
            <w:rFonts w:ascii="iCiel Avenir LT Std 35 Light" w:hAnsi="iCiel Avenir LT Std 35 Light" w:cs="Arial"/>
            <w:i/>
            <w:iCs/>
            <w:sz w:val="22"/>
            <w:szCs w:val="22"/>
            <w:lang w:val="vi-VN"/>
            <w:rPrChange w:id="17704" w:author="An Tran, ACA (BUV)" w:date="2024-09-13T17:29:00Z" w16du:dateUtc="2024-09-13T10:29:00Z">
              <w:rPr>
                <w:rFonts w:cs="Arial"/>
                <w:i/>
                <w:iCs/>
                <w:szCs w:val="22"/>
                <w:lang w:val="vi-VN"/>
              </w:rPr>
            </w:rPrChange>
          </w:rPr>
          <w:delText>n vi</w:delText>
        </w:r>
        <w:r w:rsidRPr="00863667" w:rsidDel="003C6139">
          <w:rPr>
            <w:rFonts w:ascii="iCiel Avenir LT Std 35 Light" w:hAnsi="iCiel Avenir LT Std 35 Light" w:cs="Avenir LT Std 35 Light"/>
            <w:i/>
            <w:iCs/>
            <w:sz w:val="22"/>
            <w:szCs w:val="22"/>
            <w:lang w:val="vi-VN"/>
            <w:rPrChange w:id="17705"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706" w:author="An Tran, ACA (BUV)" w:date="2024-09-13T17:29:00Z" w16du:dateUtc="2024-09-13T10:29:00Z">
              <w:rPr>
                <w:rFonts w:cs="Arial"/>
                <w:i/>
                <w:iCs/>
                <w:szCs w:val="22"/>
                <w:lang w:val="vi-VN"/>
              </w:rPr>
            </w:rPrChange>
          </w:rPr>
          <w:delText>n, kh</w:delText>
        </w:r>
        <w:r w:rsidRPr="00863667" w:rsidDel="003C6139">
          <w:rPr>
            <w:rFonts w:ascii="iCiel Avenir LT Std 35 Light" w:hAnsi="iCiel Avenir LT Std 35 Light" w:cs="Avenir LT Std 35 Light"/>
            <w:i/>
            <w:iCs/>
            <w:sz w:val="22"/>
            <w:szCs w:val="22"/>
            <w:lang w:val="vi-VN"/>
            <w:rPrChange w:id="17707" w:author="An Tran, ACA (BUV)" w:date="2024-09-13T17:29:00Z" w16du:dateUtc="2024-09-13T10:29:00Z">
              <w:rPr>
                <w:rFonts w:cs="Avenir LT Std 35 Light"/>
                <w:i/>
                <w:iCs/>
                <w:szCs w:val="22"/>
                <w:lang w:val="vi-VN"/>
              </w:rPr>
            </w:rPrChange>
          </w:rPr>
          <w:delText>ô</w:delText>
        </w:r>
        <w:r w:rsidRPr="00863667" w:rsidDel="003C6139">
          <w:rPr>
            <w:rFonts w:ascii="iCiel Avenir LT Std 35 Light" w:hAnsi="iCiel Avenir LT Std 35 Light" w:cs="Arial"/>
            <w:i/>
            <w:iCs/>
            <w:sz w:val="22"/>
            <w:szCs w:val="22"/>
            <w:lang w:val="vi-VN"/>
            <w:rPrChange w:id="17708" w:author="An Tran, ACA (BUV)" w:date="2024-09-13T17:29:00Z" w16du:dateUtc="2024-09-13T10:29:00Z">
              <w:rPr>
                <w:rFonts w:cs="Arial"/>
                <w:i/>
                <w:iCs/>
                <w:szCs w:val="22"/>
                <w:lang w:val="vi-VN"/>
              </w:rPr>
            </w:rPrChange>
          </w:rPr>
          <w:delText>ng gian h</w:delText>
        </w:r>
        <w:r w:rsidRPr="00863667" w:rsidDel="003C6139">
          <w:rPr>
            <w:rFonts w:ascii="iCiel Avenir LT Std 35 Light" w:hAnsi="iCiel Avenir LT Std 35 Light" w:cs="Calibri"/>
            <w:i/>
            <w:iCs/>
            <w:sz w:val="22"/>
            <w:szCs w:val="22"/>
            <w:lang w:val="vi-VN"/>
            <w:rPrChange w:id="17709"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7710"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7711"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7712" w:author="An Tran, ACA (BUV)" w:date="2024-09-13T17:29:00Z" w16du:dateUtc="2024-09-13T10:29:00Z">
              <w:rPr>
                <w:rFonts w:cs="Arial"/>
                <w:i/>
                <w:iCs/>
                <w:szCs w:val="22"/>
                <w:lang w:val="vi-VN"/>
              </w:rPr>
            </w:rPrChange>
          </w:rPr>
          <w:delText>p, d</w:delText>
        </w:r>
        <w:r w:rsidRPr="00863667" w:rsidDel="003C6139">
          <w:rPr>
            <w:rFonts w:ascii="iCiel Avenir LT Std 35 Light" w:hAnsi="iCiel Avenir LT Std 35 Light" w:cs="Calibri"/>
            <w:i/>
            <w:iCs/>
            <w:sz w:val="22"/>
            <w:szCs w:val="22"/>
            <w:lang w:val="vi-VN"/>
            <w:rPrChange w:id="17713" w:author="An Tran, ACA (BUV)" w:date="2024-09-13T17:29:00Z" w16du:dateUtc="2024-09-13T10:29:00Z">
              <w:rPr>
                <w:rFonts w:cs="Calibri"/>
                <w:i/>
                <w:iCs/>
                <w:szCs w:val="22"/>
                <w:lang w:val="vi-VN"/>
              </w:rPr>
            </w:rPrChange>
          </w:rPr>
          <w:delText>ị</w:delText>
        </w:r>
        <w:r w:rsidRPr="00863667" w:rsidDel="003C6139">
          <w:rPr>
            <w:rFonts w:ascii="iCiel Avenir LT Std 35 Light" w:hAnsi="iCiel Avenir LT Std 35 Light" w:cs="Arial"/>
            <w:i/>
            <w:iCs/>
            <w:sz w:val="22"/>
            <w:szCs w:val="22"/>
            <w:lang w:val="vi-VN"/>
            <w:rPrChange w:id="17714" w:author="An Tran, ACA (BUV)" w:date="2024-09-13T17:29:00Z" w16du:dateUtc="2024-09-13T10:29:00Z">
              <w:rPr>
                <w:rFonts w:cs="Arial"/>
                <w:i/>
                <w:iCs/>
                <w:szCs w:val="22"/>
                <w:lang w:val="vi-VN"/>
              </w:rPr>
            </w:rPrChange>
          </w:rPr>
          <w:delText>ch v</w:delText>
        </w:r>
        <w:r w:rsidRPr="00863667" w:rsidDel="003C6139">
          <w:rPr>
            <w:rFonts w:ascii="iCiel Avenir LT Std 35 Light" w:hAnsi="iCiel Avenir LT Std 35 Light" w:cs="Calibri"/>
            <w:i/>
            <w:iCs/>
            <w:sz w:val="22"/>
            <w:szCs w:val="22"/>
            <w:lang w:val="vi-VN"/>
            <w:rPrChange w:id="17715"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7716"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717" w:author="An Tran, ACA (BUV)" w:date="2024-09-13T17:29:00Z" w16du:dateUtc="2024-09-13T10:29:00Z">
              <w:rPr>
                <w:rFonts w:cs="Calibri"/>
                <w:i/>
                <w:iCs/>
                <w:szCs w:val="22"/>
                <w:lang w:val="vi-VN"/>
              </w:rPr>
            </w:rPrChange>
          </w:rPr>
          <w:delText>ỗ</w:delText>
        </w:r>
        <w:r w:rsidRPr="00863667" w:rsidDel="003C6139">
          <w:rPr>
            <w:rFonts w:ascii="iCiel Avenir LT Std 35 Light" w:hAnsi="iCiel Avenir LT Std 35 Light" w:cs="Arial"/>
            <w:i/>
            <w:iCs/>
            <w:sz w:val="22"/>
            <w:szCs w:val="22"/>
            <w:lang w:val="vi-VN"/>
            <w:rPrChange w:id="17718"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7719"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7720"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7721"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7722" w:author="An Tran, ACA (BUV)" w:date="2024-09-13T17:29:00Z" w16du:dateUtc="2024-09-13T10:29:00Z">
              <w:rPr>
                <w:rFonts w:cs="Arial"/>
                <w:i/>
                <w:iCs/>
                <w:szCs w:val="22"/>
                <w:lang w:val="vi-VN"/>
              </w:rPr>
            </w:rPrChange>
          </w:rPr>
          <w:delText>t ti</w:delText>
        </w:r>
        <w:r w:rsidRPr="00863667" w:rsidDel="003C6139">
          <w:rPr>
            <w:rFonts w:ascii="iCiel Avenir LT Std 35 Light" w:hAnsi="iCiel Avenir LT Std 35 Light" w:cs="Avenir LT Std 35 Light"/>
            <w:i/>
            <w:iCs/>
            <w:sz w:val="22"/>
            <w:szCs w:val="22"/>
            <w:lang w:val="vi-VN"/>
            <w:rPrChange w:id="17723"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724" w:author="An Tran, ACA (BUV)" w:date="2024-09-13T17:29:00Z" w16du:dateUtc="2024-09-13T10:29:00Z">
              <w:rPr>
                <w:rFonts w:cs="Arial"/>
                <w:i/>
                <w:iCs/>
                <w:szCs w:val="22"/>
                <w:lang w:val="vi-VN"/>
              </w:rPr>
            </w:rPrChange>
          </w:rPr>
          <w:delText>u chu</w:delText>
        </w:r>
        <w:r w:rsidRPr="00863667" w:rsidDel="003C6139">
          <w:rPr>
            <w:rFonts w:ascii="iCiel Avenir LT Std 35 Light" w:hAnsi="iCiel Avenir LT Std 35 Light" w:cs="Calibri"/>
            <w:i/>
            <w:iCs/>
            <w:sz w:val="22"/>
            <w:szCs w:val="22"/>
            <w:lang w:val="vi-VN"/>
            <w:rPrChange w:id="17725" w:author="An Tran, ACA (BUV)" w:date="2024-09-13T17:29:00Z" w16du:dateUtc="2024-09-13T10:29:00Z">
              <w:rPr>
                <w:rFonts w:cs="Calibri"/>
                <w:i/>
                <w:iCs/>
                <w:szCs w:val="22"/>
                <w:lang w:val="vi-VN"/>
              </w:rPr>
            </w:rPrChange>
          </w:rPr>
          <w:delText>ẩ</w:delText>
        </w:r>
        <w:r w:rsidRPr="00863667" w:rsidDel="003C6139">
          <w:rPr>
            <w:rFonts w:ascii="iCiel Avenir LT Std 35 Light" w:hAnsi="iCiel Avenir LT Std 35 Light" w:cs="Arial"/>
            <w:i/>
            <w:iCs/>
            <w:sz w:val="22"/>
            <w:szCs w:val="22"/>
            <w:lang w:val="vi-VN"/>
            <w:rPrChange w:id="17726" w:author="An Tran, ACA (BUV)" w:date="2024-09-13T17:29:00Z" w16du:dateUtc="2024-09-13T10:29:00Z">
              <w:rPr>
                <w:rFonts w:cs="Arial"/>
                <w:i/>
                <w:iCs/>
                <w:szCs w:val="22"/>
                <w:lang w:val="vi-VN"/>
              </w:rPr>
            </w:rPrChange>
          </w:rPr>
          <w:delText>n 5 sao.</w:delText>
        </w:r>
      </w:del>
    </w:p>
    <w:p w14:paraId="237A6E57" w14:textId="669B47C9" w:rsidR="003A732E" w:rsidRPr="00D427AB" w:rsidDel="003C6139" w:rsidRDefault="003A732E">
      <w:pPr>
        <w:rPr>
          <w:del w:id="17727" w:author="An Tran, ACA (BUV)" w:date="2024-09-12T11:07:00Z" w16du:dateUtc="2024-09-12T04:07:00Z"/>
          <w:rFonts w:cs="Arial"/>
          <w:i/>
          <w:iCs/>
          <w:szCs w:val="22"/>
          <w:lang w:val="vi-VN"/>
        </w:rPr>
        <w:pPrChange w:id="1772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729" w:author="An Tran, ACA (BUV)" w:date="2024-09-12T11:07:00Z" w16du:dateUtc="2024-09-12T04:07:00Z">
        <w:r w:rsidRPr="00863667" w:rsidDel="003C6139">
          <w:rPr>
            <w:rFonts w:ascii="iCiel Avenir LT Std 35 Light" w:hAnsi="iCiel Avenir LT Std 35 Light" w:cs="Arial"/>
            <w:i/>
            <w:iCs/>
            <w:sz w:val="22"/>
            <w:szCs w:val="22"/>
            <w:lang w:val="vi-VN"/>
            <w:rPrChange w:id="17730" w:author="An Tran, ACA (BUV)" w:date="2024-09-13T17:29:00Z" w16du:dateUtc="2024-09-13T10:29:00Z">
              <w:rPr>
                <w:rFonts w:cs="Arial"/>
                <w:i/>
                <w:iCs/>
                <w:szCs w:val="22"/>
                <w:lang w:val="vi-VN"/>
              </w:rPr>
            </w:rPrChange>
          </w:rPr>
          <w:delText>N</w:delText>
        </w:r>
        <w:r w:rsidRPr="00863667" w:rsidDel="003C6139">
          <w:rPr>
            <w:rFonts w:ascii="iCiel Avenir LT Std 35 Light" w:hAnsi="iCiel Avenir LT Std 35 Light" w:cs="Calibri"/>
            <w:i/>
            <w:iCs/>
            <w:sz w:val="22"/>
            <w:szCs w:val="22"/>
            <w:lang w:val="vi-VN"/>
            <w:rPrChange w:id="17731"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732" w:author="An Tran, ACA (BUV)" w:date="2024-09-13T17:29:00Z" w16du:dateUtc="2024-09-13T10:29:00Z">
              <w:rPr>
                <w:rFonts w:cs="Arial"/>
                <w:i/>
                <w:iCs/>
                <w:szCs w:val="22"/>
                <w:lang w:val="vi-VN"/>
              </w:rPr>
            </w:rPrChange>
          </w:rPr>
          <w:delText xml:space="preserve">u </w:delText>
        </w:r>
        <w:r w:rsidRPr="00863667" w:rsidDel="003C6139">
          <w:rPr>
            <w:rFonts w:ascii="iCiel Avenir LT Std 35 Light" w:hAnsi="iCiel Avenir LT Std 35 Light" w:cs="Calibri"/>
            <w:i/>
            <w:iCs/>
            <w:sz w:val="22"/>
            <w:szCs w:val="22"/>
            <w:lang w:val="vi-VN"/>
            <w:rPrChange w:id="17733"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7734" w:author="An Tran, ACA (BUV)" w:date="2024-09-13T17:29:00Z" w16du:dateUtc="2024-09-13T10:29:00Z">
              <w:rPr>
                <w:rFonts w:cs="Arial"/>
                <w:i/>
                <w:iCs/>
                <w:szCs w:val="22"/>
                <w:lang w:val="vi-VN"/>
              </w:rPr>
            </w:rPrChange>
          </w:rPr>
          <w:delText>t c</w:delText>
        </w:r>
        <w:r w:rsidRPr="00863667" w:rsidDel="003C6139">
          <w:rPr>
            <w:rFonts w:ascii="iCiel Avenir LT Std 35 Light" w:hAnsi="iCiel Avenir LT Std 35 Light" w:cs="Avenir LT Std 35 Light"/>
            <w:i/>
            <w:iCs/>
            <w:sz w:val="22"/>
            <w:szCs w:val="22"/>
            <w:lang w:val="vi-VN"/>
            <w:rPrChange w:id="17735"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736" w:author="An Tran, ACA (BUV)" w:date="2024-09-13T17:29:00Z" w16du:dateUtc="2024-09-13T10:29:00Z">
              <w:rPr>
                <w:rFonts w:cs="Arial"/>
                <w:i/>
                <w:iCs/>
                <w:szCs w:val="22"/>
                <w:lang w:val="vi-VN"/>
              </w:rPr>
            </w:rPrChange>
          </w:rPr>
          <w:delText>c ti</w:delText>
        </w:r>
        <w:r w:rsidRPr="00863667" w:rsidDel="003C6139">
          <w:rPr>
            <w:rFonts w:ascii="iCiel Avenir LT Std 35 Light" w:hAnsi="iCiel Avenir LT Std 35 Light" w:cs="Avenir LT Std 35 Light"/>
            <w:i/>
            <w:iCs/>
            <w:sz w:val="22"/>
            <w:szCs w:val="22"/>
            <w:lang w:val="vi-VN"/>
            <w:rPrChange w:id="17737"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738" w:author="An Tran, ACA (BUV)" w:date="2024-09-13T17:29:00Z" w16du:dateUtc="2024-09-13T10:29:00Z">
              <w:rPr>
                <w:rFonts w:cs="Arial"/>
                <w:i/>
                <w:iCs/>
                <w:szCs w:val="22"/>
                <w:lang w:val="vi-VN"/>
              </w:rPr>
            </w:rPrChange>
          </w:rPr>
          <w:delText>u ch</w:delText>
        </w:r>
        <w:r w:rsidRPr="00863667" w:rsidDel="003C6139">
          <w:rPr>
            <w:rFonts w:ascii="iCiel Avenir LT Std 35 Light" w:hAnsi="iCiel Avenir LT Std 35 Light" w:cs="Avenir LT Std 35 Light"/>
            <w:i/>
            <w:iCs/>
            <w:sz w:val="22"/>
            <w:szCs w:val="22"/>
            <w:lang w:val="vi-VN"/>
            <w:rPrChange w:id="17739" w:author="An Tran, ACA (BUV)" w:date="2024-09-13T17:29:00Z" w16du:dateUtc="2024-09-13T10:29:00Z">
              <w:rPr>
                <w:rFonts w:cs="Avenir LT Std 35 Light"/>
                <w:i/>
                <w:iCs/>
                <w:szCs w:val="22"/>
                <w:lang w:val="vi-VN"/>
              </w:rPr>
            </w:rPrChange>
          </w:rPr>
          <w:delText>í</w:delText>
        </w:r>
        <w:r w:rsidRPr="00863667" w:rsidDel="003C6139">
          <w:rPr>
            <w:rFonts w:ascii="iCiel Avenir LT Std 35 Light" w:hAnsi="iCiel Avenir LT Std 35 Light" w:cs="Arial"/>
            <w:i/>
            <w:iCs/>
            <w:sz w:val="22"/>
            <w:szCs w:val="22"/>
            <w:lang w:val="vi-VN"/>
            <w:rPrChange w:id="17740" w:author="An Tran, ACA (BUV)" w:date="2024-09-13T17:29:00Z" w16du:dateUtc="2024-09-13T10:29:00Z">
              <w:rPr>
                <w:rFonts w:cs="Arial"/>
                <w:i/>
                <w:iCs/>
                <w:szCs w:val="22"/>
                <w:lang w:val="vi-VN"/>
              </w:rPr>
            </w:rPrChange>
          </w:rPr>
          <w:delText xml:space="preserve"> ho</w:delText>
        </w:r>
        <w:r w:rsidRPr="00863667" w:rsidDel="003C6139">
          <w:rPr>
            <w:rFonts w:ascii="iCiel Avenir LT Std 35 Light" w:hAnsi="iCiel Avenir LT Std 35 Light" w:cs="Avenir LT Std 35 Light"/>
            <w:i/>
            <w:iCs/>
            <w:sz w:val="22"/>
            <w:szCs w:val="22"/>
            <w:lang w:val="vi-VN"/>
            <w:rPrChange w:id="17741"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742" w:author="An Tran, ACA (BUV)" w:date="2024-09-13T17:29:00Z" w16du:dateUtc="2024-09-13T10:29:00Z">
              <w:rPr>
                <w:rFonts w:cs="Arial"/>
                <w:i/>
                <w:iCs/>
                <w:szCs w:val="22"/>
                <w:lang w:val="vi-VN"/>
              </w:rPr>
            </w:rPrChange>
          </w:rPr>
          <w:delText>n th</w:delText>
        </w:r>
        <w:r w:rsidRPr="00863667" w:rsidDel="003C6139">
          <w:rPr>
            <w:rFonts w:ascii="iCiel Avenir LT Std 35 Light" w:hAnsi="iCiel Avenir LT Std 35 Light" w:cs="Avenir LT Std 35 Light"/>
            <w:i/>
            <w:iCs/>
            <w:sz w:val="22"/>
            <w:szCs w:val="22"/>
            <w:lang w:val="vi-VN"/>
            <w:rPrChange w:id="17743"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744" w:author="An Tran, ACA (BUV)" w:date="2024-09-13T17:29:00Z" w16du:dateUtc="2024-09-13T10:29:00Z">
              <w:rPr>
                <w:rFonts w:cs="Arial"/>
                <w:i/>
                <w:iCs/>
                <w:szCs w:val="22"/>
                <w:lang w:val="vi-VN"/>
              </w:rPr>
            </w:rPrChange>
          </w:rPr>
          <w:delText>nh ch</w:delText>
        </w:r>
        <w:r w:rsidRPr="00863667" w:rsidDel="003C6139">
          <w:rPr>
            <w:rFonts w:ascii="iCiel Avenir LT Std 35 Light" w:hAnsi="iCiel Avenir LT Std 35 Light" w:cs="Calibri"/>
            <w:i/>
            <w:iCs/>
            <w:sz w:val="22"/>
            <w:szCs w:val="22"/>
            <w:lang w:val="vi-VN"/>
            <w:rPrChange w:id="17745"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7746"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7747"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7748" w:author="An Tran, ACA (BUV)" w:date="2024-09-13T17:29:00Z" w16du:dateUtc="2024-09-13T10:29:00Z">
              <w:rPr>
                <w:rFonts w:cs="Arial"/>
                <w:i/>
                <w:iCs/>
                <w:szCs w:val="22"/>
                <w:lang w:val="vi-VN"/>
              </w:rPr>
            </w:rPrChange>
          </w:rPr>
          <w:delText>nh PSG, sinh vi</w:delText>
        </w:r>
        <w:r w:rsidRPr="00863667" w:rsidDel="003C6139">
          <w:rPr>
            <w:rFonts w:ascii="iCiel Avenir LT Std 35 Light" w:hAnsi="iCiel Avenir LT Std 35 Light" w:cs="Avenir LT Std 35 Light"/>
            <w:i/>
            <w:iCs/>
            <w:sz w:val="22"/>
            <w:szCs w:val="22"/>
            <w:lang w:val="vi-VN"/>
            <w:rPrChange w:id="17749"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750" w:author="An Tran, ACA (BUV)" w:date="2024-09-13T17:29:00Z" w16du:dateUtc="2024-09-13T10:29:00Z">
              <w:rPr>
                <w:rFonts w:cs="Arial"/>
                <w:i/>
                <w:iCs/>
                <w:szCs w:val="22"/>
                <w:lang w:val="vi-VN"/>
              </w:rPr>
            </w:rPrChange>
          </w:rPr>
          <w:delText>n s</w:delText>
        </w:r>
        <w:r w:rsidRPr="00863667" w:rsidDel="003C6139">
          <w:rPr>
            <w:rFonts w:ascii="iCiel Avenir LT Std 35 Light" w:hAnsi="iCiel Avenir LT Std 35 Light" w:cs="Calibri"/>
            <w:i/>
            <w:iCs/>
            <w:sz w:val="22"/>
            <w:szCs w:val="22"/>
            <w:lang w:val="vi-VN"/>
            <w:rPrChange w:id="17751" w:author="An Tran, ACA (BUV)" w:date="2024-09-13T17:29:00Z" w16du:dateUtc="2024-09-13T10:29:00Z">
              <w:rPr>
                <w:rFonts w:cs="Calibri"/>
                <w:i/>
                <w:iCs/>
                <w:szCs w:val="22"/>
                <w:lang w:val="vi-VN"/>
              </w:rPr>
            </w:rPrChange>
          </w:rPr>
          <w:delText>ẽ</w:delText>
        </w:r>
        <w:r w:rsidRPr="00863667" w:rsidDel="003C6139">
          <w:rPr>
            <w:rFonts w:ascii="iCiel Avenir LT Std 35 Light" w:hAnsi="iCiel Avenir LT Std 35 Light" w:cs="Arial"/>
            <w:i/>
            <w:iCs/>
            <w:sz w:val="22"/>
            <w:szCs w:val="22"/>
            <w:lang w:val="vi-VN"/>
            <w:rPrChange w:id="17752"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Avenir LT Std 35 Light"/>
            <w:i/>
            <w:iCs/>
            <w:sz w:val="22"/>
            <w:szCs w:val="22"/>
            <w:lang w:val="vi-VN"/>
            <w:rPrChange w:id="17753" w:author="An Tran, ACA (BUV)" w:date="2024-09-13T17:29:00Z" w16du:dateUtc="2024-09-13T10:29:00Z">
              <w:rPr>
                <w:rFonts w:cs="Avenir LT Std 35 Light"/>
                <w:i/>
                <w:iCs/>
                <w:szCs w:val="22"/>
                <w:lang w:val="vi-VN"/>
              </w:rPr>
            </w:rPrChange>
          </w:rPr>
          <w:delText>ó</w:delText>
        </w:r>
        <w:r w:rsidRPr="00863667" w:rsidDel="003C6139">
          <w:rPr>
            <w:rFonts w:ascii="iCiel Avenir LT Std 35 Light" w:hAnsi="iCiel Avenir LT Std 35 Light" w:cs="Arial"/>
            <w:i/>
            <w:iCs/>
            <w:sz w:val="22"/>
            <w:szCs w:val="22"/>
            <w:lang w:val="vi-VN"/>
            <w:rPrChange w:id="17754" w:author="An Tran, ACA (BUV)" w:date="2024-09-13T17:29:00Z" w16du:dateUtc="2024-09-13T10:29:00Z">
              <w:rPr>
                <w:rFonts w:cs="Arial"/>
                <w:i/>
                <w:iCs/>
                <w:szCs w:val="22"/>
                <w:lang w:val="vi-VN"/>
              </w:rPr>
            </w:rPrChange>
          </w:rPr>
          <w:delText xml:space="preserve"> trong tay m</w:delText>
        </w:r>
        <w:r w:rsidRPr="00863667" w:rsidDel="003C6139">
          <w:rPr>
            <w:rFonts w:ascii="iCiel Avenir LT Std 35 Light" w:hAnsi="iCiel Avenir LT Std 35 Light" w:cs="Calibri"/>
            <w:i/>
            <w:iCs/>
            <w:sz w:val="22"/>
            <w:szCs w:val="22"/>
            <w:lang w:val="vi-VN"/>
            <w:rPrChange w:id="17755"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756" w:author="An Tran, ACA (BUV)" w:date="2024-09-13T17:29:00Z" w16du:dateUtc="2024-09-13T10:29:00Z">
              <w:rPr>
                <w:rFonts w:cs="Arial"/>
                <w:i/>
                <w:iCs/>
                <w:szCs w:val="22"/>
                <w:lang w:val="vi-VN"/>
              </w:rPr>
            </w:rPrChange>
          </w:rPr>
          <w:delText>t b</w:delText>
        </w:r>
        <w:r w:rsidRPr="00863667" w:rsidDel="003C6139">
          <w:rPr>
            <w:rFonts w:ascii="iCiel Avenir LT Std 35 Light" w:hAnsi="iCiel Avenir LT Std 35 Light" w:cs="Calibri"/>
            <w:i/>
            <w:iCs/>
            <w:sz w:val="22"/>
            <w:szCs w:val="22"/>
            <w:lang w:val="vi-VN"/>
            <w:rPrChange w:id="17757"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758"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759" w:author="An Tran, ACA (BUV)" w:date="2024-09-13T17:29:00Z" w16du:dateUtc="2024-09-13T10:29:00Z">
              <w:rPr>
                <w:rFonts w:cs="Calibri"/>
                <w:i/>
                <w:iCs/>
                <w:szCs w:val="22"/>
                <w:lang w:val="vi-VN"/>
              </w:rPr>
            </w:rPrChange>
          </w:rPr>
          <w:delText>ồ</w:delText>
        </w:r>
        <w:r w:rsidRPr="00863667" w:rsidDel="003C6139">
          <w:rPr>
            <w:rFonts w:ascii="iCiel Avenir LT Std 35 Light" w:hAnsi="iCiel Avenir LT Std 35 Light" w:cs="Arial"/>
            <w:i/>
            <w:iCs/>
            <w:sz w:val="22"/>
            <w:szCs w:val="22"/>
            <w:lang w:val="vi-VN"/>
            <w:rPrChange w:id="17760" w:author="An Tran, ACA (BUV)" w:date="2024-09-13T17:29:00Z" w16du:dateUtc="2024-09-13T10:29:00Z">
              <w:rPr>
                <w:rFonts w:cs="Arial"/>
                <w:i/>
                <w:iCs/>
                <w:szCs w:val="22"/>
                <w:lang w:val="vi-VN"/>
              </w:rPr>
            </w:rPrChange>
          </w:rPr>
          <w:delText xml:space="preserve"> s</w:delText>
        </w:r>
        <w:r w:rsidRPr="00863667" w:rsidDel="003C6139">
          <w:rPr>
            <w:rFonts w:ascii="iCiel Avenir LT Std 35 Light" w:hAnsi="iCiel Avenir LT Std 35 Light" w:cs="Calibri"/>
            <w:i/>
            <w:iCs/>
            <w:sz w:val="22"/>
            <w:szCs w:val="22"/>
            <w:lang w:val="vi-VN"/>
            <w:rPrChange w:id="17761"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 w:val="22"/>
            <w:szCs w:val="22"/>
            <w:lang w:val="vi-VN"/>
            <w:rPrChange w:id="17762"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Avenir LT Std 35 Light"/>
            <w:i/>
            <w:iCs/>
            <w:sz w:val="22"/>
            <w:szCs w:val="22"/>
            <w:lang w:val="vi-VN"/>
            <w:rPrChange w:id="17763"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 w:val="22"/>
            <w:szCs w:val="22"/>
            <w:lang w:val="vi-VN"/>
            <w:rPrChange w:id="17764" w:author="An Tran, ACA (BUV)" w:date="2024-09-13T17:29:00Z" w16du:dateUtc="2024-09-13T10:29:00Z">
              <w:rPr>
                <w:rFonts w:cs="Arial"/>
                <w:i/>
                <w:iCs/>
                <w:szCs w:val="22"/>
                <w:lang w:val="vi-VN"/>
              </w:rPr>
            </w:rPrChange>
          </w:rPr>
          <w:delText>ng cao n</w:delText>
        </w:r>
        <w:r w:rsidRPr="00863667" w:rsidDel="003C6139">
          <w:rPr>
            <w:rFonts w:ascii="iCiel Avenir LT Std 35 Light" w:hAnsi="iCiel Avenir LT Std 35 Light" w:cs="Calibri"/>
            <w:i/>
            <w:iCs/>
            <w:sz w:val="22"/>
            <w:szCs w:val="22"/>
            <w:lang w:val="vi-VN"/>
            <w:rPrChange w:id="17765"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7766"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Calibri"/>
            <w:i/>
            <w:iCs/>
            <w:sz w:val="22"/>
            <w:szCs w:val="22"/>
            <w:lang w:val="vi-VN"/>
            <w:rPrChange w:id="17767"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7768"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LT Std 35 Light"/>
            <w:i/>
            <w:iCs/>
            <w:sz w:val="22"/>
            <w:szCs w:val="22"/>
            <w:lang w:val="vi-VN"/>
            <w:rPrChange w:id="17769"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770" w:author="An Tran, ACA (BUV)" w:date="2024-09-13T17:29:00Z" w16du:dateUtc="2024-09-13T10:29:00Z">
              <w:rPr>
                <w:rFonts w:cs="Arial"/>
                <w:i/>
                <w:iCs/>
                <w:szCs w:val="22"/>
                <w:lang w:val="vi-VN"/>
              </w:rPr>
            </w:rPrChange>
          </w:rPr>
          <w:delText xml:space="preserve"> nh</w:delText>
        </w:r>
        <w:r w:rsidRPr="00863667" w:rsidDel="003C6139">
          <w:rPr>
            <w:rFonts w:ascii="iCiel Avenir LT Std 35 Light" w:hAnsi="iCiel Avenir LT Std 35 Light" w:cs="Avenir LT Std 35 Light"/>
            <w:i/>
            <w:iCs/>
            <w:sz w:val="22"/>
            <w:szCs w:val="22"/>
            <w:lang w:val="vi-VN"/>
            <w:rPrChange w:id="17771"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 w:val="22"/>
            <w:szCs w:val="22"/>
            <w:lang w:val="vi-VN"/>
            <w:rPrChange w:id="17772" w:author="An Tran, ACA (BUV)" w:date="2024-09-13T17:29:00Z" w16du:dateUtc="2024-09-13T10:29:00Z">
              <w:rPr>
                <w:rFonts w:cs="Arial"/>
                <w:i/>
                <w:iCs/>
                <w:szCs w:val="22"/>
                <w:lang w:val="vi-VN"/>
              </w:rPr>
            </w:rPrChange>
          </w:rPr>
          <w:delText>n v</w:delText>
        </w:r>
        <w:r w:rsidRPr="00863667" w:rsidDel="003C6139">
          <w:rPr>
            <w:rFonts w:ascii="iCiel Avenir LT Std 35 Light" w:hAnsi="iCiel Avenir LT Std 35 Light" w:cs="Avenir LT Std 35 Light"/>
            <w:i/>
            <w:iCs/>
            <w:sz w:val="22"/>
            <w:szCs w:val="22"/>
            <w:lang w:val="vi-VN"/>
            <w:rPrChange w:id="17773"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774" w:author="An Tran, ACA (BUV)" w:date="2024-09-13T17:29:00Z" w16du:dateUtc="2024-09-13T10:29:00Z">
              <w:rPr>
                <w:rFonts w:cs="Arial"/>
                <w:i/>
                <w:iCs/>
                <w:szCs w:val="22"/>
                <w:lang w:val="vi-VN"/>
              </w:rPr>
            </w:rPrChange>
          </w:rPr>
          <w:delText xml:space="preserve"> X</w:delText>
        </w:r>
        <w:r w:rsidRPr="00863667" w:rsidDel="003C6139">
          <w:rPr>
            <w:rFonts w:ascii="iCiel Avenir LT Std 35 Light" w:hAnsi="iCiel Avenir LT Std 35 Light" w:cs="Avenir LT Std 35 Light"/>
            <w:i/>
            <w:iCs/>
            <w:sz w:val="22"/>
            <w:szCs w:val="22"/>
            <w:lang w:val="vi-VN"/>
            <w:rPrChange w:id="17775"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7776"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777"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778" w:author="An Tran, ACA (BUV)" w:date="2024-09-13T17:29:00Z" w16du:dateUtc="2024-09-13T10:29:00Z">
              <w:rPr>
                <w:rFonts w:cs="Arial"/>
                <w:i/>
                <w:iCs/>
                <w:szCs w:val="22"/>
                <w:lang w:val="vi-VN"/>
              </w:rPr>
            </w:rPrChange>
          </w:rPr>
          <w:delText>i v</w:delText>
        </w:r>
        <w:r w:rsidRPr="00863667" w:rsidDel="003C6139">
          <w:rPr>
            <w:rFonts w:ascii="iCiel Avenir LT Std 35 Light" w:hAnsi="iCiel Avenir LT Std 35 Light" w:cs="Calibri"/>
            <w:i/>
            <w:iCs/>
            <w:sz w:val="22"/>
            <w:szCs w:val="22"/>
            <w:lang w:val="vi-VN"/>
            <w:rPrChange w:id="17779"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7780" w:author="An Tran, ACA (BUV)" w:date="2024-09-13T17:29:00Z" w16du:dateUtc="2024-09-13T10:29:00Z">
              <w:rPr>
                <w:rFonts w:cs="Arial"/>
                <w:i/>
                <w:iCs/>
                <w:szCs w:val="22"/>
                <w:lang w:val="vi-VN"/>
              </w:rPr>
            </w:rPrChange>
          </w:rPr>
          <w:delText>i k</w:delText>
        </w:r>
        <w:r w:rsidRPr="00863667" w:rsidDel="003C6139">
          <w:rPr>
            <w:rFonts w:ascii="iCiel Avenir LT Std 35 Light" w:hAnsi="iCiel Avenir LT Std 35 Light" w:cs="Calibri"/>
            <w:i/>
            <w:iCs/>
            <w:sz w:val="22"/>
            <w:szCs w:val="22"/>
            <w:lang w:val="vi-VN"/>
            <w:rPrChange w:id="17781"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782" w:author="An Tran, ACA (BUV)" w:date="2024-09-13T17:29:00Z" w16du:dateUtc="2024-09-13T10:29:00Z">
              <w:rPr>
                <w:rFonts w:cs="Arial"/>
                <w:i/>
                <w:iCs/>
                <w:szCs w:val="22"/>
                <w:lang w:val="vi-VN"/>
              </w:rPr>
            </w:rPrChange>
          </w:rPr>
          <w:delText>t qu</w:delText>
        </w:r>
        <w:r w:rsidRPr="00863667" w:rsidDel="003C6139">
          <w:rPr>
            <w:rFonts w:ascii="iCiel Avenir LT Std 35 Light" w:hAnsi="iCiel Avenir LT Std 35 Light" w:cs="Calibri"/>
            <w:i/>
            <w:iCs/>
            <w:sz w:val="22"/>
            <w:szCs w:val="22"/>
            <w:lang w:val="vi-VN"/>
            <w:rPrChange w:id="17783"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7784" w:author="An Tran, ACA (BUV)" w:date="2024-09-13T17:29:00Z" w16du:dateUtc="2024-09-13T10:29:00Z">
              <w:rPr>
                <w:rFonts w:cs="Arial"/>
                <w:i/>
                <w:iCs/>
                <w:szCs w:val="22"/>
                <w:lang w:val="vi-VN"/>
              </w:rPr>
            </w:rPrChange>
          </w:rPr>
          <w:delText xml:space="preserve"> x</w:delText>
        </w:r>
        <w:r w:rsidRPr="00863667" w:rsidDel="003C6139">
          <w:rPr>
            <w:rFonts w:ascii="iCiel Avenir LT Std 35 Light" w:hAnsi="iCiel Avenir LT Std 35 Light" w:cs="Calibri"/>
            <w:i/>
            <w:iCs/>
            <w:sz w:val="22"/>
            <w:szCs w:val="22"/>
            <w:lang w:val="vi-VN"/>
            <w:rPrChange w:id="17785"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786" w:author="An Tran, ACA (BUV)" w:date="2024-09-13T17:29:00Z" w16du:dateUtc="2024-09-13T10:29:00Z">
              <w:rPr>
                <w:rFonts w:cs="Arial"/>
                <w:i/>
                <w:iCs/>
                <w:szCs w:val="22"/>
                <w:lang w:val="vi-VN"/>
              </w:rPr>
            </w:rPrChange>
          </w:rPr>
          <w:delText>p lo</w:delText>
        </w:r>
        <w:r w:rsidRPr="00863667" w:rsidDel="003C6139">
          <w:rPr>
            <w:rFonts w:ascii="iCiel Avenir LT Std 35 Light" w:hAnsi="iCiel Avenir LT Std 35 Light" w:cs="Calibri"/>
            <w:i/>
            <w:iCs/>
            <w:sz w:val="22"/>
            <w:szCs w:val="22"/>
            <w:lang w:val="vi-VN"/>
            <w:rPrChange w:id="17787"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788" w:author="An Tran, ACA (BUV)" w:date="2024-09-13T17:29:00Z" w16du:dateUtc="2024-09-13T10:29:00Z">
              <w:rPr>
                <w:rFonts w:cs="Arial"/>
                <w:i/>
                <w:iCs/>
                <w:szCs w:val="22"/>
                <w:lang w:val="vi-VN"/>
              </w:rPr>
            </w:rPrChange>
          </w:rPr>
          <w:delText>i khen th</w:delText>
        </w:r>
        <w:r w:rsidRPr="00863667" w:rsidDel="003C6139">
          <w:rPr>
            <w:rFonts w:ascii="iCiel Avenir LT Std 35 Light" w:hAnsi="iCiel Avenir LT Std 35 Light" w:cs="Calibri"/>
            <w:i/>
            <w:iCs/>
            <w:sz w:val="22"/>
            <w:szCs w:val="22"/>
            <w:lang w:val="vi-VN"/>
            <w:rPrChange w:id="17789" w:author="An Tran, ACA (BUV)" w:date="2024-09-13T17:29:00Z" w16du:dateUtc="2024-09-13T10:29:00Z">
              <w:rPr>
                <w:rFonts w:cs="Calibri"/>
                <w:i/>
                <w:iCs/>
                <w:szCs w:val="22"/>
                <w:lang w:val="vi-VN"/>
              </w:rPr>
            </w:rPrChange>
          </w:rPr>
          <w:delText>ưở</w:delText>
        </w:r>
        <w:r w:rsidRPr="00863667" w:rsidDel="003C6139">
          <w:rPr>
            <w:rFonts w:ascii="iCiel Avenir LT Std 35 Light" w:hAnsi="iCiel Avenir LT Std 35 Light" w:cs="Arial"/>
            <w:i/>
            <w:iCs/>
            <w:sz w:val="22"/>
            <w:szCs w:val="22"/>
            <w:lang w:val="vi-VN"/>
            <w:rPrChange w:id="17790" w:author="An Tran, ACA (BUV)" w:date="2024-09-13T17:29:00Z" w16du:dateUtc="2024-09-13T10:29:00Z">
              <w:rPr>
                <w:rFonts w:cs="Arial"/>
                <w:i/>
                <w:iCs/>
                <w:szCs w:val="22"/>
                <w:lang w:val="vi-VN"/>
              </w:rPr>
            </w:rPrChange>
          </w:rPr>
          <w:delText>ng, danh m</w:delText>
        </w:r>
        <w:r w:rsidRPr="00863667" w:rsidDel="003C6139">
          <w:rPr>
            <w:rFonts w:ascii="iCiel Avenir LT Std 35 Light" w:hAnsi="iCiel Avenir LT Std 35 Light" w:cs="Calibri"/>
            <w:i/>
            <w:iCs/>
            <w:sz w:val="22"/>
            <w:szCs w:val="22"/>
            <w:lang w:val="vi-VN"/>
            <w:rPrChange w:id="17791"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7792" w:author="An Tran, ACA (BUV)" w:date="2024-09-13T17:29:00Z" w16du:dateUtc="2024-09-13T10:29:00Z">
              <w:rPr>
                <w:rFonts w:cs="Arial"/>
                <w:i/>
                <w:iCs/>
                <w:szCs w:val="22"/>
                <w:lang w:val="vi-VN"/>
              </w:rPr>
            </w:rPrChange>
          </w:rPr>
          <w:delText>c ho</w:delText>
        </w:r>
        <w:r w:rsidRPr="00863667" w:rsidDel="003C6139">
          <w:rPr>
            <w:rFonts w:ascii="iCiel Avenir LT Std 35 Light" w:hAnsi="iCiel Avenir LT Std 35 Light" w:cs="Calibri"/>
            <w:i/>
            <w:iCs/>
            <w:sz w:val="22"/>
            <w:szCs w:val="22"/>
            <w:lang w:val="vi-VN"/>
            <w:rPrChange w:id="17793"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794"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7795" w:author="An Tran, ACA (BUV)" w:date="2024-09-13T17:29:00Z" w16du:dateUtc="2024-09-13T10:29:00Z">
              <w:rPr>
                <w:rFonts w:cs="Calibri"/>
                <w:i/>
                <w:iCs/>
                <w:szCs w:val="22"/>
                <w:lang w:val="vi-VN"/>
              </w:rPr>
            </w:rPrChange>
          </w:rPr>
          <w:delText>độ</w:delText>
        </w:r>
        <w:r w:rsidRPr="00863667" w:rsidDel="003C6139">
          <w:rPr>
            <w:rFonts w:ascii="iCiel Avenir LT Std 35 Light" w:hAnsi="iCiel Avenir LT Std 35 Light" w:cs="Arial"/>
            <w:i/>
            <w:iCs/>
            <w:sz w:val="22"/>
            <w:szCs w:val="22"/>
            <w:lang w:val="vi-VN"/>
            <w:rPrChange w:id="17796"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Calibri"/>
            <w:i/>
            <w:iCs/>
            <w:sz w:val="22"/>
            <w:szCs w:val="22"/>
            <w:lang w:val="vi-VN"/>
            <w:rPrChange w:id="17797"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venir LT Std 35 Light"/>
            <w:i/>
            <w:iCs/>
            <w:sz w:val="22"/>
            <w:szCs w:val="22"/>
            <w:lang w:val="vi-VN"/>
            <w:rPrChange w:id="17798"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7799" w:author="An Tran, ACA (BUV)" w:date="2024-09-13T17:29:00Z" w16du:dateUtc="2024-09-13T10:29:00Z">
              <w:rPr>
                <w:rFonts w:cs="Arial"/>
                <w:i/>
                <w:iCs/>
                <w:szCs w:val="22"/>
                <w:lang w:val="vi-VN"/>
              </w:rPr>
            </w:rPrChange>
          </w:rPr>
          <w:delText xml:space="preserve"> tham gia k</w:delText>
        </w:r>
        <w:r w:rsidRPr="00863667" w:rsidDel="003C6139">
          <w:rPr>
            <w:rFonts w:ascii="iCiel Avenir LT Std 35 Light" w:hAnsi="iCiel Avenir LT Std 35 Light" w:cs="Avenir LT Std 35 Light"/>
            <w:i/>
            <w:iCs/>
            <w:sz w:val="22"/>
            <w:szCs w:val="22"/>
            <w:lang w:val="vi-VN"/>
            <w:rPrChange w:id="17800" w:author="An Tran, ACA (BUV)" w:date="2024-09-13T17:29:00Z" w16du:dateUtc="2024-09-13T10:29:00Z">
              <w:rPr>
                <w:rFonts w:cs="Avenir LT Std 35 Light"/>
                <w:i/>
                <w:iCs/>
                <w:szCs w:val="22"/>
                <w:lang w:val="vi-VN"/>
              </w:rPr>
            </w:rPrChange>
          </w:rPr>
          <w:delText>è</w:delText>
        </w:r>
        <w:r w:rsidRPr="00863667" w:rsidDel="003C6139">
          <w:rPr>
            <w:rFonts w:ascii="iCiel Avenir LT Std 35 Light" w:hAnsi="iCiel Avenir LT Std 35 Light" w:cs="Arial"/>
            <w:i/>
            <w:iCs/>
            <w:sz w:val="22"/>
            <w:szCs w:val="22"/>
            <w:lang w:val="vi-VN"/>
            <w:rPrChange w:id="17801" w:author="An Tran, ACA (BUV)" w:date="2024-09-13T17:29:00Z" w16du:dateUtc="2024-09-13T10:29:00Z">
              <w:rPr>
                <w:rFonts w:cs="Arial"/>
                <w:i/>
                <w:iCs/>
                <w:szCs w:val="22"/>
                <w:lang w:val="vi-VN"/>
              </w:rPr>
            </w:rPrChange>
          </w:rPr>
          <w:delText xml:space="preserve">m theo </w:delText>
        </w:r>
        <w:r w:rsidRPr="00863667" w:rsidDel="003C6139">
          <w:rPr>
            <w:rFonts w:ascii="iCiel Avenir LT Std 35 Light" w:hAnsi="iCiel Avenir LT Std 35 Light" w:cs="Calibri"/>
            <w:i/>
            <w:iCs/>
            <w:sz w:val="22"/>
            <w:szCs w:val="22"/>
            <w:lang w:val="vi-VN"/>
            <w:rPrChange w:id="17802"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7803"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7804"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7805" w:author="An Tran, ACA (BUV)" w:date="2024-09-13T17:29:00Z" w16du:dateUtc="2024-09-13T10:29:00Z">
              <w:rPr>
                <w:rFonts w:cs="Arial"/>
                <w:i/>
                <w:iCs/>
                <w:szCs w:val="22"/>
                <w:lang w:val="vi-VN"/>
              </w:rPr>
            </w:rPrChange>
          </w:rPr>
          <w:delText>m t</w:delText>
        </w:r>
        <w:r w:rsidRPr="00863667" w:rsidDel="003C6139">
          <w:rPr>
            <w:rFonts w:ascii="iCiel Avenir LT Std 35 Light" w:hAnsi="iCiel Avenir LT Std 35 Light" w:cs="Avenir LT Std 35 Light"/>
            <w:i/>
            <w:iCs/>
            <w:sz w:val="22"/>
            <w:szCs w:val="22"/>
            <w:lang w:val="vi-VN"/>
            <w:rPrChange w:id="17806" w:author="An Tran, ACA (BUV)" w:date="2024-09-13T17:29:00Z" w16du:dateUtc="2024-09-13T10:29:00Z">
              <w:rPr>
                <w:rFonts w:cs="Avenir LT Std 35 Light"/>
                <w:i/>
                <w:iCs/>
                <w:szCs w:val="22"/>
                <w:lang w:val="vi-VN"/>
              </w:rPr>
            </w:rPrChange>
          </w:rPr>
          <w:delText>í</w:delText>
        </w:r>
        <w:r w:rsidRPr="00863667" w:rsidDel="003C6139">
          <w:rPr>
            <w:rFonts w:ascii="iCiel Avenir LT Std 35 Light" w:hAnsi="iCiel Avenir LT Std 35 Light" w:cs="Arial"/>
            <w:i/>
            <w:iCs/>
            <w:sz w:val="22"/>
            <w:szCs w:val="22"/>
            <w:lang w:val="vi-VN"/>
            <w:rPrChange w:id="17807" w:author="An Tran, ACA (BUV)" w:date="2024-09-13T17:29:00Z" w16du:dateUtc="2024-09-13T10:29:00Z">
              <w:rPr>
                <w:rFonts w:cs="Arial"/>
                <w:i/>
                <w:iCs/>
                <w:szCs w:val="22"/>
                <w:lang w:val="vi-VN"/>
              </w:rPr>
            </w:rPrChange>
          </w:rPr>
          <w:delText>ch l</w:delText>
        </w:r>
        <w:r w:rsidRPr="00863667" w:rsidDel="003C6139">
          <w:rPr>
            <w:rFonts w:ascii="iCiel Avenir LT Std 35 Light" w:hAnsi="iCiel Avenir LT Std 35 Light" w:cs="Calibri"/>
            <w:i/>
            <w:iCs/>
            <w:sz w:val="22"/>
            <w:szCs w:val="22"/>
            <w:lang w:val="vi-VN"/>
            <w:rPrChange w:id="17808" w:author="An Tran, ACA (BUV)" w:date="2024-09-13T17:29:00Z" w16du:dateUtc="2024-09-13T10:29:00Z">
              <w:rPr>
                <w:rFonts w:cs="Calibri"/>
                <w:i/>
                <w:iCs/>
                <w:szCs w:val="22"/>
                <w:lang w:val="vi-VN"/>
              </w:rPr>
            </w:rPrChange>
          </w:rPr>
          <w:delText>ũ</w:delText>
        </w:r>
        <w:r w:rsidRPr="00863667" w:rsidDel="003C6139">
          <w:rPr>
            <w:rFonts w:ascii="iCiel Avenir LT Std 35 Light" w:hAnsi="iCiel Avenir LT Std 35 Light" w:cs="Arial"/>
            <w:i/>
            <w:iCs/>
            <w:sz w:val="22"/>
            <w:szCs w:val="22"/>
            <w:lang w:val="vi-VN"/>
            <w:rPrChange w:id="17809" w:author="An Tran, ACA (BUV)" w:date="2024-09-13T17:29:00Z" w16du:dateUtc="2024-09-13T10:29:00Z">
              <w:rPr>
                <w:rFonts w:cs="Arial"/>
                <w:i/>
                <w:iCs/>
                <w:szCs w:val="22"/>
                <w:lang w:val="vi-VN"/>
              </w:rPr>
            </w:rPrChange>
          </w:rPr>
          <w:delText>y trong su</w:delText>
        </w:r>
        <w:r w:rsidRPr="00863667" w:rsidDel="003C6139">
          <w:rPr>
            <w:rFonts w:ascii="iCiel Avenir LT Std 35 Light" w:hAnsi="iCiel Avenir LT Std 35 Light" w:cs="Calibri"/>
            <w:i/>
            <w:iCs/>
            <w:sz w:val="22"/>
            <w:szCs w:val="22"/>
            <w:lang w:val="vi-VN"/>
            <w:rPrChange w:id="17810"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7811" w:author="An Tran, ACA (BUV)" w:date="2024-09-13T17:29:00Z" w16du:dateUtc="2024-09-13T10:29:00Z">
              <w:rPr>
                <w:rFonts w:cs="Arial"/>
                <w:i/>
                <w:iCs/>
                <w:szCs w:val="22"/>
                <w:lang w:val="vi-VN"/>
              </w:rPr>
            </w:rPrChange>
          </w:rPr>
          <w:delText>t h</w:delText>
        </w:r>
        <w:r w:rsidRPr="00863667" w:rsidDel="003C6139">
          <w:rPr>
            <w:rFonts w:ascii="iCiel Avenir LT Std 35 Light" w:hAnsi="iCiel Avenir LT Std 35 Light" w:cs="Avenir LT Std 35 Light"/>
            <w:i/>
            <w:iCs/>
            <w:sz w:val="22"/>
            <w:szCs w:val="22"/>
            <w:lang w:val="vi-VN"/>
            <w:rPrChange w:id="17812"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813" w:author="An Tran, ACA (BUV)" w:date="2024-09-13T17:29:00Z" w16du:dateUtc="2024-09-13T10:29:00Z">
              <w:rPr>
                <w:rFonts w:cs="Arial"/>
                <w:i/>
                <w:iCs/>
                <w:szCs w:val="22"/>
                <w:lang w:val="vi-VN"/>
              </w:rPr>
            </w:rPrChange>
          </w:rPr>
          <w:delText>nh tr</w:delText>
        </w:r>
        <w:r w:rsidRPr="00863667" w:rsidDel="003C6139">
          <w:rPr>
            <w:rFonts w:ascii="iCiel Avenir LT Std 35 Light" w:hAnsi="iCiel Avenir LT Std 35 Light" w:cs="Avenir LT Std 35 Light"/>
            <w:i/>
            <w:iCs/>
            <w:sz w:val="22"/>
            <w:szCs w:val="22"/>
            <w:lang w:val="vi-VN"/>
            <w:rPrChange w:id="17814"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7815" w:author="An Tran, ACA (BUV)" w:date="2024-09-13T17:29:00Z" w16du:dateUtc="2024-09-13T10:29:00Z">
              <w:rPr>
                <w:rFonts w:cs="Arial"/>
                <w:i/>
                <w:iCs/>
                <w:szCs w:val="22"/>
                <w:lang w:val="vi-VN"/>
              </w:rPr>
            </w:rPrChange>
          </w:rPr>
          <w:delText>nh h</w:delText>
        </w:r>
        <w:r w:rsidRPr="00863667" w:rsidDel="003C6139">
          <w:rPr>
            <w:rFonts w:ascii="iCiel Avenir LT Std 35 Light" w:hAnsi="iCiel Avenir LT Std 35 Light" w:cs="Calibri"/>
            <w:i/>
            <w:iCs/>
            <w:sz w:val="22"/>
            <w:szCs w:val="22"/>
            <w:lang w:val="vi-VN"/>
            <w:rPrChange w:id="17816"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7817"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7818"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7819" w:author="An Tran, ACA (BUV)" w:date="2024-09-13T17:29:00Z" w16du:dateUtc="2024-09-13T10:29:00Z">
              <w:rPr>
                <w:rFonts w:cs="Arial"/>
                <w:i/>
                <w:iCs/>
                <w:szCs w:val="22"/>
                <w:lang w:val="vi-VN"/>
              </w:rPr>
            </w:rPrChange>
          </w:rPr>
          <w:delText>p v</w:delText>
        </w:r>
        <w:r w:rsidRPr="00863667" w:rsidDel="003C6139">
          <w:rPr>
            <w:rFonts w:ascii="iCiel Avenir LT Std 35 Light" w:hAnsi="iCiel Avenir LT Std 35 Light" w:cs="Avenir LT Std 35 Light"/>
            <w:i/>
            <w:iCs/>
            <w:sz w:val="22"/>
            <w:szCs w:val="22"/>
            <w:lang w:val="vi-VN"/>
            <w:rPrChange w:id="17820"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821"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7822"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7823" w:author="An Tran, ACA (BUV)" w:date="2024-09-13T17:29:00Z" w16du:dateUtc="2024-09-13T10:29:00Z">
              <w:rPr>
                <w:rFonts w:cs="Arial"/>
                <w:i/>
                <w:iCs/>
                <w:szCs w:val="22"/>
                <w:lang w:val="vi-VN"/>
              </w:rPr>
            </w:rPrChange>
          </w:rPr>
          <w:delText>i nghi</w:delText>
        </w:r>
        <w:r w:rsidRPr="00863667" w:rsidDel="003C6139">
          <w:rPr>
            <w:rFonts w:ascii="iCiel Avenir LT Std 35 Light" w:hAnsi="iCiel Avenir LT Std 35 Light" w:cs="Calibri"/>
            <w:i/>
            <w:iCs/>
            <w:sz w:val="22"/>
            <w:szCs w:val="22"/>
            <w:lang w:val="vi-VN"/>
            <w:rPrChange w:id="17824"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7825" w:author="An Tran, ACA (BUV)" w:date="2024-09-13T17:29:00Z" w16du:dateUtc="2024-09-13T10:29:00Z">
              <w:rPr>
                <w:rFonts w:cs="Arial"/>
                <w:i/>
                <w:iCs/>
                <w:szCs w:val="22"/>
                <w:lang w:val="vi-VN"/>
              </w:rPr>
            </w:rPrChange>
          </w:rPr>
          <w:delText>m t</w:delText>
        </w:r>
        <w:r w:rsidRPr="00863667" w:rsidDel="003C6139">
          <w:rPr>
            <w:rFonts w:ascii="iCiel Avenir LT Std 35 Light" w:hAnsi="iCiel Avenir LT Std 35 Light" w:cs="Calibri"/>
            <w:i/>
            <w:iCs/>
            <w:sz w:val="22"/>
            <w:szCs w:val="22"/>
            <w:lang w:val="vi-VN"/>
            <w:rPrChange w:id="17826"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827" w:author="An Tran, ACA (BUV)" w:date="2024-09-13T17:29:00Z" w16du:dateUtc="2024-09-13T10:29:00Z">
              <w:rPr>
                <w:rFonts w:cs="Arial"/>
                <w:i/>
                <w:iCs/>
                <w:szCs w:val="22"/>
                <w:lang w:val="vi-VN"/>
              </w:rPr>
            </w:rPrChange>
          </w:rPr>
          <w:delText>i Tr</w:delText>
        </w:r>
        <w:r w:rsidRPr="00863667" w:rsidDel="003C6139">
          <w:rPr>
            <w:rFonts w:ascii="iCiel Avenir LT Std 35 Light" w:hAnsi="iCiel Avenir LT Std 35 Light" w:cs="Calibri"/>
            <w:i/>
            <w:iCs/>
            <w:sz w:val="22"/>
            <w:szCs w:val="22"/>
            <w:lang w:val="vi-VN"/>
            <w:rPrChange w:id="17828" w:author="An Tran, ACA (BUV)" w:date="2024-09-13T17:29:00Z" w16du:dateUtc="2024-09-13T10:29:00Z">
              <w:rPr>
                <w:rFonts w:cs="Calibri"/>
                <w:i/>
                <w:iCs/>
                <w:szCs w:val="22"/>
                <w:lang w:val="vi-VN"/>
              </w:rPr>
            </w:rPrChange>
          </w:rPr>
          <w:delText>ườ</w:delText>
        </w:r>
        <w:r w:rsidRPr="00863667" w:rsidDel="003C6139">
          <w:rPr>
            <w:rFonts w:ascii="iCiel Avenir LT Std 35 Light" w:hAnsi="iCiel Avenir LT Std 35 Light" w:cs="Arial"/>
            <w:i/>
            <w:iCs/>
            <w:sz w:val="22"/>
            <w:szCs w:val="22"/>
            <w:lang w:val="vi-VN"/>
            <w:rPrChange w:id="17829"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Calibri"/>
            <w:i/>
            <w:iCs/>
            <w:sz w:val="22"/>
            <w:szCs w:val="22"/>
            <w:lang w:val="vi-VN"/>
            <w:rPrChange w:id="17830"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7831" w:author="An Tran, ACA (BUV)" w:date="2024-09-13T17:29:00Z" w16du:dateUtc="2024-09-13T10:29:00Z">
              <w:rPr>
                <w:rFonts w:cs="Arial"/>
                <w:i/>
                <w:iCs/>
                <w:szCs w:val="22"/>
                <w:lang w:val="vi-VN"/>
              </w:rPr>
            </w:rPrChange>
          </w:rPr>
          <w:delText>i h</w:delText>
        </w:r>
        <w:r w:rsidRPr="00863667" w:rsidDel="003C6139">
          <w:rPr>
            <w:rFonts w:ascii="iCiel Avenir LT Std 35 Light" w:hAnsi="iCiel Avenir LT Std 35 Light" w:cs="Calibri"/>
            <w:i/>
            <w:iCs/>
            <w:sz w:val="22"/>
            <w:szCs w:val="22"/>
            <w:lang w:val="vi-VN"/>
            <w:rPrChange w:id="17832"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7833" w:author="An Tran, ACA (BUV)" w:date="2024-09-13T17:29:00Z" w16du:dateUtc="2024-09-13T10:29:00Z">
              <w:rPr>
                <w:rFonts w:cs="Arial"/>
                <w:i/>
                <w:iCs/>
                <w:szCs w:val="22"/>
                <w:lang w:val="vi-VN"/>
              </w:rPr>
            </w:rPrChange>
          </w:rPr>
          <w:delText>c Anh Qu</w:delText>
        </w:r>
        <w:r w:rsidRPr="00863667" w:rsidDel="003C6139">
          <w:rPr>
            <w:rFonts w:ascii="iCiel Avenir LT Std 35 Light" w:hAnsi="iCiel Avenir LT Std 35 Light" w:cs="Calibri"/>
            <w:i/>
            <w:iCs/>
            <w:sz w:val="22"/>
            <w:szCs w:val="22"/>
            <w:lang w:val="vi-VN"/>
            <w:rPrChange w:id="17834"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7835" w:author="An Tran, ACA (BUV)" w:date="2024-09-13T17:29:00Z" w16du:dateUtc="2024-09-13T10:29:00Z">
              <w:rPr>
                <w:rFonts w:cs="Arial"/>
                <w:i/>
                <w:iCs/>
                <w:szCs w:val="22"/>
                <w:lang w:val="vi-VN"/>
              </w:rPr>
            </w:rPrChange>
          </w:rPr>
          <w:delText>c Vi</w:delText>
        </w:r>
        <w:r w:rsidRPr="00863667" w:rsidDel="003C6139">
          <w:rPr>
            <w:rFonts w:ascii="iCiel Avenir LT Std 35 Light" w:hAnsi="iCiel Avenir LT Std 35 Light" w:cs="Calibri"/>
            <w:i/>
            <w:iCs/>
            <w:sz w:val="22"/>
            <w:szCs w:val="22"/>
            <w:lang w:val="vi-VN"/>
            <w:rPrChange w:id="17836"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7837" w:author="An Tran, ACA (BUV)" w:date="2024-09-13T17:29:00Z" w16du:dateUtc="2024-09-13T10:29:00Z">
              <w:rPr>
                <w:rFonts w:cs="Arial"/>
                <w:i/>
                <w:iCs/>
                <w:szCs w:val="22"/>
                <w:lang w:val="vi-VN"/>
              </w:rPr>
            </w:rPrChange>
          </w:rPr>
          <w:delText>t Nam (BUV). B</w:delText>
        </w:r>
        <w:r w:rsidRPr="00863667" w:rsidDel="003C6139">
          <w:rPr>
            <w:rFonts w:ascii="iCiel Avenir LT Std 35 Light" w:hAnsi="iCiel Avenir LT Std 35 Light" w:cs="Calibri"/>
            <w:i/>
            <w:iCs/>
            <w:sz w:val="22"/>
            <w:szCs w:val="22"/>
            <w:lang w:val="vi-VN"/>
            <w:rPrChange w:id="17838"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839"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840" w:author="An Tran, ACA (BUV)" w:date="2024-09-13T17:29:00Z" w16du:dateUtc="2024-09-13T10:29:00Z">
              <w:rPr>
                <w:rFonts w:cs="Calibri"/>
                <w:i/>
                <w:iCs/>
                <w:szCs w:val="22"/>
                <w:lang w:val="vi-VN"/>
              </w:rPr>
            </w:rPrChange>
          </w:rPr>
          <w:delText>ồ</w:delText>
        </w:r>
        <w:r w:rsidRPr="00863667" w:rsidDel="003C6139">
          <w:rPr>
            <w:rFonts w:ascii="iCiel Avenir LT Std 35 Light" w:hAnsi="iCiel Avenir LT Std 35 Light" w:cs="Arial"/>
            <w:i/>
            <w:iCs/>
            <w:sz w:val="22"/>
            <w:szCs w:val="22"/>
            <w:lang w:val="vi-VN"/>
            <w:rPrChange w:id="17841" w:author="An Tran, ACA (BUV)" w:date="2024-09-13T17:29:00Z" w16du:dateUtc="2024-09-13T10:29:00Z">
              <w:rPr>
                <w:rFonts w:cs="Arial"/>
                <w:i/>
                <w:iCs/>
                <w:szCs w:val="22"/>
                <w:lang w:val="vi-VN"/>
              </w:rPr>
            </w:rPrChange>
          </w:rPr>
          <w:delText xml:space="preserve"> s</w:delText>
        </w:r>
        <w:r w:rsidRPr="00863667" w:rsidDel="003C6139">
          <w:rPr>
            <w:rFonts w:ascii="iCiel Avenir LT Std 35 Light" w:hAnsi="iCiel Avenir LT Std 35 Light" w:cs="Calibri"/>
            <w:i/>
            <w:iCs/>
            <w:sz w:val="22"/>
            <w:szCs w:val="22"/>
            <w:lang w:val="vi-VN"/>
            <w:rPrChange w:id="17842"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 w:val="22"/>
            <w:szCs w:val="22"/>
            <w:lang w:val="vi-VN"/>
            <w:rPrChange w:id="17843"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Avenir LT Std 35 Light"/>
            <w:i/>
            <w:iCs/>
            <w:sz w:val="22"/>
            <w:szCs w:val="22"/>
            <w:lang w:val="vi-VN"/>
            <w:rPrChange w:id="17844"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845" w:author="An Tran, ACA (BUV)" w:date="2024-09-13T17:29:00Z" w16du:dateUtc="2024-09-13T10:29:00Z">
              <w:rPr>
                <w:rFonts w:cs="Arial"/>
                <w:i/>
                <w:iCs/>
                <w:szCs w:val="22"/>
                <w:lang w:val="vi-VN"/>
              </w:rPr>
            </w:rPrChange>
          </w:rPr>
          <w:delText>y t</w:delText>
        </w:r>
        <w:r w:rsidRPr="00863667" w:rsidDel="003C6139">
          <w:rPr>
            <w:rFonts w:ascii="iCiel Avenir LT Std 35 Light" w:hAnsi="iCiel Avenir LT Std 35 Light" w:cs="Calibri"/>
            <w:i/>
            <w:iCs/>
            <w:sz w:val="22"/>
            <w:szCs w:val="22"/>
            <w:lang w:val="vi-VN"/>
            <w:rPrChange w:id="17846"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847" w:author="An Tran, ACA (BUV)" w:date="2024-09-13T17:29:00Z" w16du:dateUtc="2024-09-13T10:29:00Z">
              <w:rPr>
                <w:rFonts w:cs="Arial"/>
                <w:i/>
                <w:iCs/>
                <w:szCs w:val="22"/>
                <w:lang w:val="vi-VN"/>
              </w:rPr>
            </w:rPrChange>
          </w:rPr>
          <w:delText>o n</w:delText>
        </w:r>
        <w:r w:rsidRPr="00863667" w:rsidDel="003C6139">
          <w:rPr>
            <w:rFonts w:ascii="iCiel Avenir LT Std 35 Light" w:hAnsi="iCiel Avenir LT Std 35 Light" w:cs="Avenir LT Std 35 Light"/>
            <w:i/>
            <w:iCs/>
            <w:sz w:val="22"/>
            <w:szCs w:val="22"/>
            <w:lang w:val="vi-VN"/>
            <w:rPrChange w:id="17848"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849" w:author="An Tran, ACA (BUV)" w:date="2024-09-13T17:29:00Z" w16du:dateUtc="2024-09-13T10:29:00Z">
              <w:rPr>
                <w:rFonts w:cs="Arial"/>
                <w:i/>
                <w:iCs/>
                <w:szCs w:val="22"/>
                <w:lang w:val="vi-VN"/>
              </w:rPr>
            </w:rPrChange>
          </w:rPr>
          <w:delText>n l</w:delText>
        </w:r>
        <w:r w:rsidRPr="00863667" w:rsidDel="003C6139">
          <w:rPr>
            <w:rFonts w:ascii="iCiel Avenir LT Std 35 Light" w:hAnsi="iCiel Avenir LT Std 35 Light" w:cs="Calibri"/>
            <w:i/>
            <w:iCs/>
            <w:sz w:val="22"/>
            <w:szCs w:val="22"/>
            <w:lang w:val="vi-VN"/>
            <w:rPrChange w:id="17850"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7851" w:author="An Tran, ACA (BUV)" w:date="2024-09-13T17:29:00Z" w16du:dateUtc="2024-09-13T10:29:00Z">
              <w:rPr>
                <w:rFonts w:cs="Arial"/>
                <w:i/>
                <w:iCs/>
                <w:szCs w:val="22"/>
                <w:lang w:val="vi-VN"/>
              </w:rPr>
            </w:rPrChange>
          </w:rPr>
          <w:delText>i th</w:delText>
        </w:r>
        <w:r w:rsidRPr="00863667" w:rsidDel="003C6139">
          <w:rPr>
            <w:rFonts w:ascii="iCiel Avenir LT Std 35 Light" w:hAnsi="iCiel Avenir LT Std 35 Light" w:cs="Calibri"/>
            <w:i/>
            <w:iCs/>
            <w:sz w:val="22"/>
            <w:szCs w:val="22"/>
            <w:lang w:val="vi-VN"/>
            <w:rPrChange w:id="17852"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853"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Calibri"/>
            <w:i/>
            <w:iCs/>
            <w:sz w:val="22"/>
            <w:szCs w:val="22"/>
            <w:lang w:val="vi-VN"/>
            <w:rPrChange w:id="17854"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855" w:author="An Tran, ACA (BUV)" w:date="2024-09-13T17:29:00Z" w16du:dateUtc="2024-09-13T10:29:00Z">
              <w:rPr>
                <w:rFonts w:cs="Arial"/>
                <w:i/>
                <w:iCs/>
                <w:szCs w:val="22"/>
                <w:lang w:val="vi-VN"/>
              </w:rPr>
            </w:rPrChange>
          </w:rPr>
          <w:delText>nh tranh v</w:delText>
        </w:r>
        <w:r w:rsidRPr="00863667" w:rsidDel="003C6139">
          <w:rPr>
            <w:rFonts w:ascii="iCiel Avenir LT Std 35 Light" w:hAnsi="iCiel Avenir LT Std 35 Light" w:cs="Calibri"/>
            <w:i/>
            <w:iCs/>
            <w:sz w:val="22"/>
            <w:szCs w:val="22"/>
            <w:lang w:val="vi-VN"/>
            <w:rPrChange w:id="17856" w:author="An Tran, ACA (BUV)" w:date="2024-09-13T17:29:00Z" w16du:dateUtc="2024-09-13T10:29:00Z">
              <w:rPr>
                <w:rFonts w:cs="Calibri"/>
                <w:i/>
                <w:iCs/>
                <w:szCs w:val="22"/>
                <w:lang w:val="vi-VN"/>
              </w:rPr>
            </w:rPrChange>
          </w:rPr>
          <w:delText>ượ</w:delText>
        </w:r>
        <w:r w:rsidRPr="00863667" w:rsidDel="003C6139">
          <w:rPr>
            <w:rFonts w:ascii="iCiel Avenir LT Std 35 Light" w:hAnsi="iCiel Avenir LT Std 35 Light" w:cs="Arial"/>
            <w:i/>
            <w:iCs/>
            <w:sz w:val="22"/>
            <w:szCs w:val="22"/>
            <w:lang w:val="vi-VN"/>
            <w:rPrChange w:id="17857" w:author="An Tran, ACA (BUV)" w:date="2024-09-13T17:29:00Z" w16du:dateUtc="2024-09-13T10:29:00Z">
              <w:rPr>
                <w:rFonts w:cs="Arial"/>
                <w:i/>
                <w:iCs/>
                <w:szCs w:val="22"/>
                <w:lang w:val="vi-VN"/>
              </w:rPr>
            </w:rPrChange>
          </w:rPr>
          <w:delText>t tr</w:delText>
        </w:r>
        <w:r w:rsidRPr="00863667" w:rsidDel="003C6139">
          <w:rPr>
            <w:rFonts w:ascii="iCiel Avenir LT Std 35 Light" w:hAnsi="iCiel Avenir LT Std 35 Light" w:cs="Calibri"/>
            <w:i/>
            <w:iCs/>
            <w:sz w:val="22"/>
            <w:szCs w:val="22"/>
            <w:lang w:val="vi-VN"/>
            <w:rPrChange w:id="17858"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859" w:author="An Tran, ACA (BUV)" w:date="2024-09-13T17:29:00Z" w16du:dateUtc="2024-09-13T10:29:00Z">
              <w:rPr>
                <w:rFonts w:cs="Arial"/>
                <w:i/>
                <w:iCs/>
                <w:szCs w:val="22"/>
                <w:lang w:val="vi-VN"/>
              </w:rPr>
            </w:rPrChange>
          </w:rPr>
          <w:delText xml:space="preserve">i </w:delText>
        </w:r>
        <w:r w:rsidRPr="00863667" w:rsidDel="003C6139">
          <w:rPr>
            <w:rFonts w:ascii="iCiel Avenir LT Std 35 Light" w:hAnsi="iCiel Avenir LT Std 35 Light" w:cs="Calibri"/>
            <w:i/>
            <w:iCs/>
            <w:sz w:val="22"/>
            <w:szCs w:val="22"/>
            <w:lang w:val="vi-VN"/>
            <w:rPrChange w:id="17860" w:author="An Tran, ACA (BUV)" w:date="2024-09-13T17:29:00Z" w16du:dateUtc="2024-09-13T10:29:00Z">
              <w:rPr>
                <w:rFonts w:cs="Calibri"/>
                <w:i/>
                <w:iCs/>
                <w:szCs w:val="22"/>
                <w:lang w:val="vi-VN"/>
              </w:rPr>
            </w:rPrChange>
          </w:rPr>
          <w:delText>để</w:delText>
        </w:r>
        <w:r w:rsidRPr="00863667" w:rsidDel="003C6139">
          <w:rPr>
            <w:rFonts w:ascii="iCiel Avenir LT Std 35 Light" w:hAnsi="iCiel Avenir LT Std 35 Light" w:cs="Arial"/>
            <w:i/>
            <w:iCs/>
            <w:sz w:val="22"/>
            <w:szCs w:val="22"/>
            <w:lang w:val="vi-VN"/>
            <w:rPrChange w:id="17861" w:author="An Tran, ACA (BUV)" w:date="2024-09-13T17:29:00Z" w16du:dateUtc="2024-09-13T10:29:00Z">
              <w:rPr>
                <w:rFonts w:cs="Arial"/>
                <w:i/>
                <w:iCs/>
                <w:szCs w:val="22"/>
                <w:lang w:val="vi-VN"/>
              </w:rPr>
            </w:rPrChange>
          </w:rPr>
          <w:delText xml:space="preserve"> sinh vi</w:delText>
        </w:r>
        <w:r w:rsidRPr="00863667" w:rsidDel="003C6139">
          <w:rPr>
            <w:rFonts w:ascii="iCiel Avenir LT Std 35 Light" w:hAnsi="iCiel Avenir LT Std 35 Light" w:cs="Avenir LT Std 35 Light"/>
            <w:i/>
            <w:iCs/>
            <w:sz w:val="22"/>
            <w:szCs w:val="22"/>
            <w:lang w:val="vi-VN"/>
            <w:rPrChange w:id="17862"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863" w:author="An Tran, ACA (BUV)" w:date="2024-09-13T17:29:00Z" w16du:dateUtc="2024-09-13T10:29:00Z">
              <w:rPr>
                <w:rFonts w:cs="Arial"/>
                <w:i/>
                <w:iCs/>
                <w:szCs w:val="22"/>
                <w:lang w:val="vi-VN"/>
              </w:rPr>
            </w:rPrChange>
          </w:rPr>
          <w:delText>n BUV t</w:delText>
        </w:r>
        <w:r w:rsidRPr="00863667" w:rsidDel="003C6139">
          <w:rPr>
            <w:rFonts w:ascii="iCiel Avenir LT Std 35 Light" w:hAnsi="iCiel Avenir LT Std 35 Light" w:cs="Calibri"/>
            <w:i/>
            <w:iCs/>
            <w:sz w:val="22"/>
            <w:szCs w:val="22"/>
            <w:lang w:val="vi-VN"/>
            <w:rPrChange w:id="1786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7865" w:author="An Tran, ACA (BUV)" w:date="2024-09-13T17:29:00Z" w16du:dateUtc="2024-09-13T10:29:00Z">
              <w:rPr>
                <w:rFonts w:cs="Arial"/>
                <w:i/>
                <w:iCs/>
                <w:szCs w:val="22"/>
                <w:lang w:val="vi-VN"/>
              </w:rPr>
            </w:rPrChange>
          </w:rPr>
          <w:delText xml:space="preserve"> tin chinh ph</w:delText>
        </w:r>
        <w:r w:rsidRPr="00863667" w:rsidDel="003C6139">
          <w:rPr>
            <w:rFonts w:ascii="iCiel Avenir LT Std 35 Light" w:hAnsi="iCiel Avenir LT Std 35 Light" w:cs="Calibri"/>
            <w:i/>
            <w:iCs/>
            <w:sz w:val="22"/>
            <w:szCs w:val="22"/>
            <w:lang w:val="vi-VN"/>
            <w:rPrChange w:id="17866"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7867"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LT Std 35 Light"/>
            <w:i/>
            <w:iCs/>
            <w:sz w:val="22"/>
            <w:szCs w:val="22"/>
            <w:lang w:val="vi-VN"/>
            <w:rPrChange w:id="17868"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869"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Calibri"/>
            <w:i/>
            <w:iCs/>
            <w:sz w:val="22"/>
            <w:szCs w:val="22"/>
            <w:lang w:val="vi-VN"/>
            <w:rPrChange w:id="17870"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 w:val="22"/>
            <w:szCs w:val="22"/>
            <w:lang w:val="vi-VN"/>
            <w:rPrChange w:id="17871"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872"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873" w:author="An Tran, ACA (BUV)" w:date="2024-09-13T17:29:00Z" w16du:dateUtc="2024-09-13T10:29:00Z">
              <w:rPr>
                <w:rFonts w:cs="Arial"/>
                <w:i/>
                <w:iCs/>
                <w:szCs w:val="22"/>
                <w:lang w:val="vi-VN"/>
              </w:rPr>
            </w:rPrChange>
          </w:rPr>
          <w:delText xml:space="preserve">i </w:delText>
        </w:r>
        <w:r w:rsidRPr="00863667" w:rsidDel="003C6139">
          <w:rPr>
            <w:rFonts w:ascii="iCiel Avenir LT Std 35 Light" w:hAnsi="iCiel Avenir LT Std 35 Light" w:cs="Calibri"/>
            <w:i/>
            <w:iCs/>
            <w:sz w:val="22"/>
            <w:szCs w:val="22"/>
            <w:lang w:val="vi-VN"/>
            <w:rPrChange w:id="17874"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7875" w:author="An Tran, ACA (BUV)" w:date="2024-09-13T17:29:00Z" w16du:dateUtc="2024-09-13T10:29:00Z">
              <w:rPr>
                <w:rFonts w:cs="Arial"/>
                <w:i/>
                <w:iCs/>
                <w:szCs w:val="22"/>
                <w:lang w:val="vi-VN"/>
              </w:rPr>
            </w:rPrChange>
          </w:rPr>
          <w:delText>a d</w:delText>
        </w:r>
        <w:r w:rsidRPr="00863667" w:rsidDel="003C6139">
          <w:rPr>
            <w:rFonts w:ascii="iCiel Avenir LT Std 35 Light" w:hAnsi="iCiel Avenir LT Std 35 Light" w:cs="Calibri"/>
            <w:i/>
            <w:iCs/>
            <w:sz w:val="22"/>
            <w:szCs w:val="22"/>
            <w:lang w:val="vi-VN"/>
            <w:rPrChange w:id="17876"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877" w:author="An Tran, ACA (BUV)" w:date="2024-09-13T17:29:00Z" w16du:dateUtc="2024-09-13T10:29:00Z">
              <w:rPr>
                <w:rFonts w:cs="Arial"/>
                <w:i/>
                <w:iCs/>
                <w:szCs w:val="22"/>
                <w:lang w:val="vi-VN"/>
              </w:rPr>
            </w:rPrChange>
          </w:rPr>
          <w:delText>ng sau khi ra tr</w:delText>
        </w:r>
        <w:r w:rsidRPr="00863667" w:rsidDel="003C6139">
          <w:rPr>
            <w:rFonts w:ascii="iCiel Avenir LT Std 35 Light" w:hAnsi="iCiel Avenir LT Std 35 Light" w:cs="Calibri"/>
            <w:i/>
            <w:iCs/>
            <w:sz w:val="22"/>
            <w:szCs w:val="22"/>
            <w:lang w:val="vi-VN"/>
            <w:rPrChange w:id="17878" w:author="An Tran, ACA (BUV)" w:date="2024-09-13T17:29:00Z" w16du:dateUtc="2024-09-13T10:29:00Z">
              <w:rPr>
                <w:rFonts w:cs="Calibri"/>
                <w:i/>
                <w:iCs/>
                <w:szCs w:val="22"/>
                <w:lang w:val="vi-VN"/>
              </w:rPr>
            </w:rPrChange>
          </w:rPr>
          <w:delText>ườ</w:delText>
        </w:r>
        <w:r w:rsidRPr="00863667" w:rsidDel="003C6139">
          <w:rPr>
            <w:rFonts w:ascii="iCiel Avenir LT Std 35 Light" w:hAnsi="iCiel Avenir LT Std 35 Light" w:cs="Arial"/>
            <w:i/>
            <w:iCs/>
            <w:sz w:val="22"/>
            <w:szCs w:val="22"/>
            <w:lang w:val="vi-VN"/>
            <w:rPrChange w:id="17879" w:author="An Tran, ACA (BUV)" w:date="2024-09-13T17:29:00Z" w16du:dateUtc="2024-09-13T10:29:00Z">
              <w:rPr>
                <w:rFonts w:cs="Arial"/>
                <w:i/>
                <w:iCs/>
                <w:szCs w:val="22"/>
                <w:lang w:val="vi-VN"/>
              </w:rPr>
            </w:rPrChange>
          </w:rPr>
          <w:delText>ng.</w:delText>
        </w:r>
      </w:del>
    </w:p>
    <w:p w14:paraId="2AE7CDFB" w14:textId="277EA3F3" w:rsidR="003A732E" w:rsidRPr="00D427AB" w:rsidDel="003C6139" w:rsidRDefault="003A732E">
      <w:pPr>
        <w:rPr>
          <w:del w:id="17880" w:author="An Tran, ACA (BUV)" w:date="2024-09-12T11:07:00Z" w16du:dateUtc="2024-09-12T04:07:00Z"/>
          <w:rFonts w:cs="Arial"/>
          <w:i/>
          <w:iCs/>
          <w:szCs w:val="22"/>
          <w:lang w:val="vi-VN"/>
        </w:rPr>
        <w:pPrChange w:id="1788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7882" w:author="An Tran, ACA (BUV)" w:date="2024-09-12T11:07:00Z" w16du:dateUtc="2024-09-12T04:07:00Z">
        <w:r w:rsidRPr="00863667" w:rsidDel="003C6139">
          <w:rPr>
            <w:rFonts w:ascii="iCiel Avenir LT Std 35 Light" w:hAnsi="iCiel Avenir LT Std 35 Light" w:cs="Arial"/>
            <w:i/>
            <w:iCs/>
            <w:sz w:val="22"/>
            <w:szCs w:val="22"/>
            <w:lang w:val="vi-VN"/>
            <w:rPrChange w:id="17883" w:author="An Tran, ACA (BUV)" w:date="2024-09-13T17:29:00Z" w16du:dateUtc="2024-09-13T10:29:00Z">
              <w:rPr>
                <w:rFonts w:cs="Arial"/>
                <w:i/>
                <w:iCs/>
                <w:szCs w:val="22"/>
                <w:lang w:val="vi-VN"/>
              </w:rPr>
            </w:rPrChange>
          </w:rPr>
          <w:delText>Ch</w:delText>
        </w:r>
        <w:r w:rsidRPr="00863667" w:rsidDel="003C6139">
          <w:rPr>
            <w:rFonts w:ascii="iCiel Avenir LT Std 35 Light" w:hAnsi="iCiel Avenir LT Std 35 Light" w:cs="Calibri"/>
            <w:i/>
            <w:iCs/>
            <w:sz w:val="22"/>
            <w:szCs w:val="22"/>
            <w:lang w:val="vi-VN"/>
            <w:rPrChange w:id="17884"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7885"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7886"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7887" w:author="An Tran, ACA (BUV)" w:date="2024-09-13T17:29:00Z" w16du:dateUtc="2024-09-13T10:29:00Z">
              <w:rPr>
                <w:rFonts w:cs="Arial"/>
                <w:i/>
                <w:iCs/>
                <w:szCs w:val="22"/>
                <w:lang w:val="vi-VN"/>
              </w:rPr>
            </w:rPrChange>
          </w:rPr>
          <w:delText>nh PSG m</w:delText>
        </w:r>
        <w:r w:rsidRPr="00863667" w:rsidDel="003C6139">
          <w:rPr>
            <w:rFonts w:ascii="iCiel Avenir LT Std 35 Light" w:hAnsi="iCiel Avenir LT Std 35 Light" w:cs="Calibri"/>
            <w:i/>
            <w:iCs/>
            <w:sz w:val="22"/>
            <w:szCs w:val="22"/>
            <w:lang w:val="vi-VN"/>
            <w:rPrChange w:id="17888" w:author="An Tran, ACA (BUV)" w:date="2024-09-13T17:29:00Z" w16du:dateUtc="2024-09-13T10:29:00Z">
              <w:rPr>
                <w:rFonts w:cs="Calibri"/>
                <w:i/>
                <w:iCs/>
                <w:szCs w:val="22"/>
                <w:lang w:val="vi-VN"/>
              </w:rPr>
            </w:rPrChange>
          </w:rPr>
          <w:delText>ở</w:delText>
        </w:r>
        <w:r w:rsidRPr="00863667" w:rsidDel="003C6139">
          <w:rPr>
            <w:rFonts w:ascii="iCiel Avenir LT Std 35 Light" w:hAnsi="iCiel Avenir LT Std 35 Light" w:cs="Arial"/>
            <w:i/>
            <w:iCs/>
            <w:sz w:val="22"/>
            <w:szCs w:val="22"/>
            <w:lang w:val="vi-VN"/>
            <w:rPrChange w:id="17889" w:author="An Tran, ACA (BUV)" w:date="2024-09-13T17:29:00Z" w16du:dateUtc="2024-09-13T10:29:00Z">
              <w:rPr>
                <w:rFonts w:cs="Arial"/>
                <w:i/>
                <w:iCs/>
                <w:szCs w:val="22"/>
                <w:lang w:val="vi-VN"/>
              </w:rPr>
            </w:rPrChange>
          </w:rPr>
          <w:delText xml:space="preserve"> ra cho sinh vi</w:delText>
        </w:r>
        <w:r w:rsidRPr="00863667" w:rsidDel="003C6139">
          <w:rPr>
            <w:rFonts w:ascii="iCiel Avenir LT Std 35 Light" w:hAnsi="iCiel Avenir LT Std 35 Light" w:cs="Avenir LT Std 35 Light"/>
            <w:i/>
            <w:iCs/>
            <w:sz w:val="22"/>
            <w:szCs w:val="22"/>
            <w:lang w:val="vi-VN"/>
            <w:rPrChange w:id="17890"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891"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7892" w:author="An Tran, ACA (BUV)" w:date="2024-09-13T17:29:00Z" w16du:dateUtc="2024-09-13T10:29:00Z">
              <w:rPr>
                <w:rFonts w:cs="Calibri"/>
                <w:i/>
                <w:iCs/>
                <w:szCs w:val="22"/>
                <w:lang w:val="vi-VN"/>
              </w:rPr>
            </w:rPrChange>
          </w:rPr>
          <w:delText>ơ</w:delText>
        </w:r>
        <w:r w:rsidRPr="00863667" w:rsidDel="003C6139">
          <w:rPr>
            <w:rFonts w:ascii="iCiel Avenir LT Std 35 Light" w:hAnsi="iCiel Avenir LT Std 35 Light" w:cs="Arial"/>
            <w:i/>
            <w:iCs/>
            <w:sz w:val="22"/>
            <w:szCs w:val="22"/>
            <w:lang w:val="vi-VN"/>
            <w:rPrChange w:id="17893"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7894"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7895" w:author="An Tran, ACA (BUV)" w:date="2024-09-13T17:29:00Z" w16du:dateUtc="2024-09-13T10:29:00Z">
              <w:rPr>
                <w:rFonts w:cs="Arial"/>
                <w:i/>
                <w:iCs/>
                <w:szCs w:val="22"/>
                <w:lang w:val="vi-VN"/>
              </w:rPr>
            </w:rPrChange>
          </w:rPr>
          <w:delText>i tham gia kh</w:delText>
        </w:r>
        <w:r w:rsidRPr="00863667" w:rsidDel="003C6139">
          <w:rPr>
            <w:rFonts w:ascii="iCiel Avenir LT Std 35 Light" w:hAnsi="iCiel Avenir LT Std 35 Light" w:cs="Avenir LT Std 35 Light"/>
            <w:i/>
            <w:iCs/>
            <w:sz w:val="22"/>
            <w:szCs w:val="22"/>
            <w:lang w:val="vi-VN"/>
            <w:rPrChange w:id="17896" w:author="An Tran, ACA (BUV)" w:date="2024-09-13T17:29:00Z" w16du:dateUtc="2024-09-13T10:29:00Z">
              <w:rPr>
                <w:rFonts w:cs="Avenir LT Std 35 Light"/>
                <w:i/>
                <w:iCs/>
                <w:szCs w:val="22"/>
                <w:lang w:val="vi-VN"/>
              </w:rPr>
            </w:rPrChange>
          </w:rPr>
          <w:delText>ô</w:delText>
        </w:r>
        <w:r w:rsidRPr="00863667" w:rsidDel="003C6139">
          <w:rPr>
            <w:rFonts w:ascii="iCiel Avenir LT Std 35 Light" w:hAnsi="iCiel Avenir LT Std 35 Light" w:cs="Arial"/>
            <w:i/>
            <w:iCs/>
            <w:sz w:val="22"/>
            <w:szCs w:val="22"/>
            <w:lang w:val="vi-VN"/>
            <w:rPrChange w:id="17897" w:author="An Tran, ACA (BUV)" w:date="2024-09-13T17:29:00Z" w16du:dateUtc="2024-09-13T10:29:00Z">
              <w:rPr>
                <w:rFonts w:cs="Arial"/>
                <w:i/>
                <w:iCs/>
                <w:szCs w:val="22"/>
                <w:lang w:val="vi-VN"/>
              </w:rPr>
            </w:rPrChange>
          </w:rPr>
          <w:delText>ng gi</w:delText>
        </w:r>
        <w:r w:rsidRPr="00863667" w:rsidDel="003C6139">
          <w:rPr>
            <w:rFonts w:ascii="iCiel Avenir LT Std 35 Light" w:hAnsi="iCiel Avenir LT Std 35 Light" w:cs="Calibri"/>
            <w:i/>
            <w:iCs/>
            <w:sz w:val="22"/>
            <w:szCs w:val="22"/>
            <w:lang w:val="vi-VN"/>
            <w:rPrChange w:id="17898"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7899" w:author="An Tran, ACA (BUV)" w:date="2024-09-13T17:29:00Z" w16du:dateUtc="2024-09-13T10:29:00Z">
              <w:rPr>
                <w:rFonts w:cs="Arial"/>
                <w:i/>
                <w:iCs/>
                <w:szCs w:val="22"/>
                <w:lang w:val="vi-VN"/>
              </w:rPr>
            </w:rPrChange>
          </w:rPr>
          <w:delText>i h</w:delText>
        </w:r>
        <w:r w:rsidRPr="00863667" w:rsidDel="003C6139">
          <w:rPr>
            <w:rFonts w:ascii="iCiel Avenir LT Std 35 Light" w:hAnsi="iCiel Avenir LT Std 35 Light" w:cs="Calibri"/>
            <w:i/>
            <w:iCs/>
            <w:sz w:val="22"/>
            <w:szCs w:val="22"/>
            <w:lang w:val="vi-VN"/>
            <w:rPrChange w:id="17900"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901"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Avenir LT Std 35 Light"/>
            <w:i/>
            <w:iCs/>
            <w:sz w:val="22"/>
            <w:szCs w:val="22"/>
            <w:lang w:val="vi-VN"/>
            <w:rPrChange w:id="17902"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903" w:author="An Tran, ACA (BUV)" w:date="2024-09-13T17:29:00Z" w16du:dateUtc="2024-09-13T10:29:00Z">
              <w:rPr>
                <w:rFonts w:cs="Arial"/>
                <w:i/>
                <w:iCs/>
                <w:szCs w:val="22"/>
                <w:lang w:val="vi-VN"/>
              </w:rPr>
            </w:rPrChange>
          </w:rPr>
          <w:delText>c ho</w:delText>
        </w:r>
        <w:r w:rsidRPr="00863667" w:rsidDel="003C6139">
          <w:rPr>
            <w:rFonts w:ascii="iCiel Avenir LT Std 35 Light" w:hAnsi="iCiel Avenir LT Std 35 Light" w:cs="Calibri"/>
            <w:i/>
            <w:iCs/>
            <w:sz w:val="22"/>
            <w:szCs w:val="22"/>
            <w:lang w:val="vi-VN"/>
            <w:rPrChange w:id="17904"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905"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7906" w:author="An Tran, ACA (BUV)" w:date="2024-09-13T17:29:00Z" w16du:dateUtc="2024-09-13T10:29:00Z">
              <w:rPr>
                <w:rFonts w:cs="Calibri"/>
                <w:i/>
                <w:iCs/>
                <w:szCs w:val="22"/>
                <w:lang w:val="vi-VN"/>
              </w:rPr>
            </w:rPrChange>
          </w:rPr>
          <w:delText>độ</w:delText>
        </w:r>
        <w:r w:rsidRPr="00863667" w:rsidDel="003C6139">
          <w:rPr>
            <w:rFonts w:ascii="iCiel Avenir LT Std 35 Light" w:hAnsi="iCiel Avenir LT Std 35 Light" w:cs="Arial"/>
            <w:i/>
            <w:iCs/>
            <w:sz w:val="22"/>
            <w:szCs w:val="22"/>
            <w:lang w:val="vi-VN"/>
            <w:rPrChange w:id="17907"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Calibri"/>
            <w:i/>
            <w:iCs/>
            <w:sz w:val="22"/>
            <w:szCs w:val="22"/>
            <w:lang w:val="vi-VN"/>
            <w:rPrChange w:id="17908"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7909" w:author="An Tran, ACA (BUV)" w:date="2024-09-13T17:29:00Z" w16du:dateUtc="2024-09-13T10:29:00Z">
              <w:rPr>
                <w:rFonts w:cs="Arial"/>
                <w:i/>
                <w:iCs/>
                <w:szCs w:val="22"/>
                <w:lang w:val="vi-VN"/>
              </w:rPr>
            </w:rPrChange>
          </w:rPr>
          <w:delText>i nghi</w:delText>
        </w:r>
        <w:r w:rsidRPr="00863667" w:rsidDel="003C6139">
          <w:rPr>
            <w:rFonts w:ascii="iCiel Avenir LT Std 35 Light" w:hAnsi="iCiel Avenir LT Std 35 Light" w:cs="Calibri"/>
            <w:i/>
            <w:iCs/>
            <w:sz w:val="22"/>
            <w:szCs w:val="22"/>
            <w:lang w:val="vi-VN"/>
            <w:rPrChange w:id="17910"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7911" w:author="An Tran, ACA (BUV)" w:date="2024-09-13T17:29:00Z" w16du:dateUtc="2024-09-13T10:29:00Z">
              <w:rPr>
                <w:rFonts w:cs="Arial"/>
                <w:i/>
                <w:iCs/>
                <w:szCs w:val="22"/>
                <w:lang w:val="vi-VN"/>
              </w:rPr>
            </w:rPrChange>
          </w:rPr>
          <w:delText>m b</w:delText>
        </w:r>
        <w:r w:rsidRPr="00863667" w:rsidDel="003C6139">
          <w:rPr>
            <w:rFonts w:ascii="iCiel Avenir LT Std 35 Light" w:hAnsi="iCiel Avenir LT Std 35 Light" w:cs="Calibri"/>
            <w:i/>
            <w:iCs/>
            <w:sz w:val="22"/>
            <w:szCs w:val="22"/>
            <w:lang w:val="vi-VN"/>
            <w:rPrChange w:id="17912"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7913"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Avenir LT Std 35 Light"/>
            <w:i/>
            <w:iCs/>
            <w:sz w:val="22"/>
            <w:szCs w:val="22"/>
            <w:lang w:val="vi-VN"/>
            <w:rPrChange w:id="17914" w:author="An Tran, ACA (BUV)" w:date="2024-09-13T17:29:00Z" w16du:dateUtc="2024-09-13T10:29:00Z">
              <w:rPr>
                <w:rFonts w:cs="Avenir LT Std 35 Light"/>
                <w:i/>
                <w:iCs/>
                <w:szCs w:val="22"/>
                <w:lang w:val="vi-VN"/>
              </w:rPr>
            </w:rPrChange>
          </w:rPr>
          <w:delText>í</w:delText>
        </w:r>
        <w:r w:rsidRPr="00863667" w:rsidDel="003C6139">
          <w:rPr>
            <w:rFonts w:ascii="iCiel Avenir LT Std 35 Light" w:hAnsi="iCiel Avenir LT Std 35 Light" w:cs="Arial"/>
            <w:i/>
            <w:iCs/>
            <w:sz w:val="22"/>
            <w:szCs w:val="22"/>
            <w:lang w:val="vi-VN"/>
            <w:rPrChange w:id="17915" w:author="An Tran, ACA (BUV)" w:date="2024-09-13T17:29:00Z" w16du:dateUtc="2024-09-13T10:29:00Z">
              <w:rPr>
                <w:rFonts w:cs="Arial"/>
                <w:i/>
                <w:iCs/>
                <w:szCs w:val="22"/>
                <w:lang w:val="vi-VN"/>
              </w:rPr>
            </w:rPrChange>
          </w:rPr>
          <w:delText>ch, l</w:delText>
        </w:r>
        <w:r w:rsidRPr="00863667" w:rsidDel="003C6139">
          <w:rPr>
            <w:rFonts w:ascii="iCiel Avenir LT Std 35 Light" w:hAnsi="iCiel Avenir LT Std 35 Light" w:cs="Avenir LT Std 35 Light"/>
            <w:i/>
            <w:iCs/>
            <w:sz w:val="22"/>
            <w:szCs w:val="22"/>
            <w:lang w:val="vi-VN"/>
            <w:rPrChange w:id="17916" w:author="An Tran, ACA (BUV)" w:date="2024-09-13T17:29:00Z" w16du:dateUtc="2024-09-13T10:29:00Z">
              <w:rPr>
                <w:rFonts w:cs="Avenir LT Std 35 Light"/>
                <w:i/>
                <w:iCs/>
                <w:szCs w:val="22"/>
                <w:lang w:val="vi-VN"/>
              </w:rPr>
            </w:rPrChange>
          </w:rPr>
          <w:delText>ý</w:delText>
        </w:r>
        <w:r w:rsidRPr="00863667" w:rsidDel="003C6139">
          <w:rPr>
            <w:rFonts w:ascii="iCiel Avenir LT Std 35 Light" w:hAnsi="iCiel Avenir LT Std 35 Light" w:cs="Arial"/>
            <w:i/>
            <w:iCs/>
            <w:sz w:val="22"/>
            <w:szCs w:val="22"/>
            <w:lang w:val="vi-VN"/>
            <w:rPrChange w:id="17917" w:author="An Tran, ACA (BUV)" w:date="2024-09-13T17:29:00Z" w16du:dateUtc="2024-09-13T10:29:00Z">
              <w:rPr>
                <w:rFonts w:cs="Arial"/>
                <w:i/>
                <w:iCs/>
                <w:szCs w:val="22"/>
                <w:lang w:val="vi-VN"/>
              </w:rPr>
            </w:rPrChange>
          </w:rPr>
          <w:delText xml:space="preserve"> th</w:delText>
        </w:r>
        <w:r w:rsidRPr="00863667" w:rsidDel="003C6139">
          <w:rPr>
            <w:rFonts w:ascii="iCiel Avenir LT Std 35 Light" w:hAnsi="iCiel Avenir LT Std 35 Light" w:cs="Avenir LT Std 35 Light"/>
            <w:i/>
            <w:iCs/>
            <w:sz w:val="22"/>
            <w:szCs w:val="22"/>
            <w:lang w:val="vi-VN"/>
            <w:rPrChange w:id="17918" w:author="An Tran, ACA (BUV)" w:date="2024-09-13T17:29:00Z" w16du:dateUtc="2024-09-13T10:29:00Z">
              <w:rPr>
                <w:rFonts w:cs="Avenir LT Std 35 Light"/>
                <w:i/>
                <w:iCs/>
                <w:szCs w:val="22"/>
                <w:lang w:val="vi-VN"/>
              </w:rPr>
            </w:rPrChange>
          </w:rPr>
          <w:delText>ú</w:delText>
        </w:r>
        <w:r w:rsidRPr="00863667" w:rsidDel="003C6139">
          <w:rPr>
            <w:rFonts w:ascii="iCiel Avenir LT Std 35 Light" w:hAnsi="iCiel Avenir LT Std 35 Light" w:cs="Arial"/>
            <w:i/>
            <w:iCs/>
            <w:sz w:val="22"/>
            <w:szCs w:val="22"/>
            <w:lang w:val="vi-VN"/>
            <w:rPrChange w:id="17919"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7920"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7921" w:author="An Tran, ACA (BUV)" w:date="2024-09-13T17:29:00Z" w16du:dateUtc="2024-09-13T10:29:00Z">
              <w:rPr>
                <w:rFonts w:cs="Arial"/>
                <w:i/>
                <w:iCs/>
                <w:szCs w:val="22"/>
                <w:lang w:val="vi-VN"/>
              </w:rPr>
            </w:rPrChange>
          </w:rPr>
          <w:delText>a d</w:delText>
        </w:r>
        <w:r w:rsidRPr="00863667" w:rsidDel="003C6139">
          <w:rPr>
            <w:rFonts w:ascii="iCiel Avenir LT Std 35 Light" w:hAnsi="iCiel Avenir LT Std 35 Light" w:cs="Calibri"/>
            <w:i/>
            <w:iCs/>
            <w:sz w:val="22"/>
            <w:szCs w:val="22"/>
            <w:lang w:val="vi-VN"/>
            <w:rPrChange w:id="17922"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923" w:author="An Tran, ACA (BUV)" w:date="2024-09-13T17:29:00Z" w16du:dateUtc="2024-09-13T10:29:00Z">
              <w:rPr>
                <w:rFonts w:cs="Arial"/>
                <w:i/>
                <w:iCs/>
                <w:szCs w:val="22"/>
                <w:lang w:val="vi-VN"/>
              </w:rPr>
            </w:rPrChange>
          </w:rPr>
          <w:delText>ng ch</w:delText>
        </w:r>
        <w:r w:rsidRPr="00863667" w:rsidDel="003C6139">
          <w:rPr>
            <w:rFonts w:ascii="iCiel Avenir LT Std 35 Light" w:hAnsi="iCiel Avenir LT Std 35 Light" w:cs="Calibri"/>
            <w:i/>
            <w:iCs/>
            <w:sz w:val="22"/>
            <w:szCs w:val="22"/>
            <w:lang w:val="vi-VN"/>
            <w:rPrChange w:id="17924"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7925"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7926" w:author="An Tran, ACA (BUV)" w:date="2024-09-13T17:29:00Z" w16du:dateUtc="2024-09-13T10:29:00Z">
              <w:rPr>
                <w:rFonts w:cs="Calibri"/>
                <w:i/>
                <w:iCs/>
                <w:szCs w:val="22"/>
                <w:lang w:val="vi-VN"/>
              </w:rPr>
            </w:rPrChange>
          </w:rPr>
          <w:delText>đề</w:delText>
        </w:r>
        <w:r w:rsidRPr="00863667" w:rsidDel="003C6139">
          <w:rPr>
            <w:rFonts w:ascii="iCiel Avenir LT Std 35 Light" w:hAnsi="iCiel Avenir LT Std 35 Light" w:cs="Arial"/>
            <w:i/>
            <w:iCs/>
            <w:sz w:val="22"/>
            <w:szCs w:val="22"/>
            <w:lang w:val="vi-VN"/>
            <w:rPrChange w:id="17927" w:author="An Tran, ACA (BUV)" w:date="2024-09-13T17:29:00Z" w16du:dateUtc="2024-09-13T10:29:00Z">
              <w:rPr>
                <w:rFonts w:cs="Arial"/>
                <w:i/>
                <w:iCs/>
                <w:szCs w:val="22"/>
                <w:lang w:val="vi-VN"/>
              </w:rPr>
            </w:rPrChange>
          </w:rPr>
          <w:delText xml:space="preserve"> v</w:delText>
        </w:r>
        <w:r w:rsidRPr="00863667" w:rsidDel="003C6139">
          <w:rPr>
            <w:rFonts w:ascii="iCiel Avenir LT Std 35 Light" w:hAnsi="iCiel Avenir LT Std 35 Light" w:cs="Avenir LT Std 35 Light"/>
            <w:i/>
            <w:iCs/>
            <w:sz w:val="22"/>
            <w:szCs w:val="22"/>
            <w:lang w:val="vi-VN"/>
            <w:rPrChange w:id="17928"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929" w:author="An Tran, ACA (BUV)" w:date="2024-09-13T17:29:00Z" w16du:dateUtc="2024-09-13T10:29:00Z">
              <w:rPr>
                <w:rFonts w:cs="Arial"/>
                <w:i/>
                <w:iCs/>
                <w:szCs w:val="22"/>
                <w:lang w:val="vi-VN"/>
              </w:rPr>
            </w:rPrChange>
          </w:rPr>
          <w:delText xml:space="preserve"> hình th</w:delText>
        </w:r>
        <w:r w:rsidRPr="00863667" w:rsidDel="003C6139">
          <w:rPr>
            <w:rFonts w:ascii="iCiel Avenir LT Std 35 Light" w:hAnsi="iCiel Avenir LT Std 35 Light" w:cs="Calibri"/>
            <w:i/>
            <w:iCs/>
            <w:sz w:val="22"/>
            <w:szCs w:val="22"/>
            <w:lang w:val="vi-VN"/>
            <w:rPrChange w:id="17930"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931"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Avenir LT Std 35 Light"/>
            <w:i/>
            <w:iCs/>
            <w:sz w:val="22"/>
            <w:szCs w:val="22"/>
            <w:lang w:val="vi-VN"/>
            <w:rPrChange w:id="17932"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933" w:author="An Tran, ACA (BUV)" w:date="2024-09-13T17:29:00Z" w16du:dateUtc="2024-09-13T10:29:00Z">
              <w:rPr>
                <w:rFonts w:cs="Arial"/>
                <w:i/>
                <w:iCs/>
                <w:szCs w:val="22"/>
                <w:lang w:val="vi-VN"/>
              </w:rPr>
            </w:rPrChange>
          </w:rPr>
          <w:delText>c ho</w:delText>
        </w:r>
        <w:r w:rsidRPr="00863667" w:rsidDel="003C6139">
          <w:rPr>
            <w:rFonts w:ascii="iCiel Avenir LT Std 35 Light" w:hAnsi="iCiel Avenir LT Std 35 Light" w:cs="Calibri"/>
            <w:i/>
            <w:iCs/>
            <w:sz w:val="22"/>
            <w:szCs w:val="22"/>
            <w:lang w:val="vi-VN"/>
            <w:rPrChange w:id="17934"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7935"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7936" w:author="An Tran, ACA (BUV)" w:date="2024-09-13T17:29:00Z" w16du:dateUtc="2024-09-13T10:29:00Z">
              <w:rPr>
                <w:rFonts w:cs="Calibri"/>
                <w:i/>
                <w:iCs/>
                <w:szCs w:val="22"/>
                <w:lang w:val="vi-VN"/>
              </w:rPr>
            </w:rPrChange>
          </w:rPr>
          <w:delText>độ</w:delText>
        </w:r>
        <w:r w:rsidRPr="00863667" w:rsidDel="003C6139">
          <w:rPr>
            <w:rFonts w:ascii="iCiel Avenir LT Std 35 Light" w:hAnsi="iCiel Avenir LT Std 35 Light" w:cs="Arial"/>
            <w:i/>
            <w:iCs/>
            <w:sz w:val="22"/>
            <w:szCs w:val="22"/>
            <w:lang w:val="vi-VN"/>
            <w:rPrChange w:id="17937"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Calibri"/>
            <w:i/>
            <w:iCs/>
            <w:sz w:val="22"/>
            <w:szCs w:val="22"/>
            <w:lang w:val="vi-VN"/>
            <w:rPrChange w:id="17938"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7939" w:author="An Tran, ACA (BUV)" w:date="2024-09-13T17:29:00Z" w16du:dateUtc="2024-09-13T10:29:00Z">
              <w:rPr>
                <w:rFonts w:cs="Arial"/>
                <w:i/>
                <w:iCs/>
                <w:szCs w:val="22"/>
                <w:lang w:val="vi-VN"/>
              </w:rPr>
            </w:rPrChange>
          </w:rPr>
          <w:delText>c thi</w:delText>
        </w:r>
        <w:r w:rsidRPr="00863667" w:rsidDel="003C6139">
          <w:rPr>
            <w:rFonts w:ascii="iCiel Avenir LT Std 35 Light" w:hAnsi="iCiel Avenir LT Std 35 Light" w:cs="Calibri"/>
            <w:i/>
            <w:iCs/>
            <w:sz w:val="22"/>
            <w:szCs w:val="22"/>
            <w:lang w:val="vi-VN"/>
            <w:rPrChange w:id="17940"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941" w:author="An Tran, ACA (BUV)" w:date="2024-09-13T17:29:00Z" w16du:dateUtc="2024-09-13T10:29:00Z">
              <w:rPr>
                <w:rFonts w:cs="Arial"/>
                <w:i/>
                <w:iCs/>
                <w:szCs w:val="22"/>
                <w:lang w:val="vi-VN"/>
              </w:rPr>
            </w:rPrChange>
          </w:rPr>
          <w:delText>t k</w:delText>
        </w:r>
        <w:r w:rsidRPr="00863667" w:rsidDel="003C6139">
          <w:rPr>
            <w:rFonts w:ascii="iCiel Avenir LT Std 35 Light" w:hAnsi="iCiel Avenir LT Std 35 Light" w:cs="Calibri"/>
            <w:i/>
            <w:iCs/>
            <w:sz w:val="22"/>
            <w:szCs w:val="22"/>
            <w:lang w:val="vi-VN"/>
            <w:rPrChange w:id="17942"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943"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7944" w:author="An Tran, ACA (BUV)" w:date="2024-09-13T17:29:00Z" w16du:dateUtc="2024-09-13T10:29:00Z">
              <w:rPr>
                <w:rFonts w:cs="Calibri"/>
                <w:i/>
                <w:iCs/>
                <w:szCs w:val="22"/>
                <w:lang w:val="vi-VN"/>
              </w:rPr>
            </w:rPrChange>
          </w:rPr>
          <w:delText>để</w:delText>
        </w:r>
        <w:r w:rsidRPr="00863667" w:rsidDel="003C6139">
          <w:rPr>
            <w:rFonts w:ascii="iCiel Avenir LT Std 35 Light" w:hAnsi="iCiel Avenir LT Std 35 Light" w:cs="Arial"/>
            <w:i/>
            <w:iCs/>
            <w:sz w:val="22"/>
            <w:szCs w:val="22"/>
            <w:lang w:val="vi-VN"/>
            <w:rPrChange w:id="17945"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7946"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venir LT Std 35 Light"/>
            <w:i/>
            <w:iCs/>
            <w:sz w:val="22"/>
            <w:szCs w:val="22"/>
            <w:lang w:val="vi-VN"/>
            <w:rPrChange w:id="17947"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948" w:author="An Tran, ACA (BUV)" w:date="2024-09-13T17:29:00Z" w16du:dateUtc="2024-09-13T10:29:00Z">
              <w:rPr>
                <w:rFonts w:cs="Arial"/>
                <w:i/>
                <w:iCs/>
                <w:szCs w:val="22"/>
                <w:lang w:val="vi-VN"/>
              </w:rPr>
            </w:rPrChange>
          </w:rPr>
          <w:delText xml:space="preserve">p </w:delText>
        </w:r>
        <w:r w:rsidRPr="00863667" w:rsidDel="003C6139">
          <w:rPr>
            <w:rFonts w:ascii="iCiel Avenir LT Std 35 Light" w:hAnsi="iCiel Avenir LT Std 35 Light" w:cs="Calibri"/>
            <w:i/>
            <w:iCs/>
            <w:sz w:val="22"/>
            <w:szCs w:val="22"/>
            <w:lang w:val="vi-VN"/>
            <w:rPrChange w:id="17949"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7950" w:author="An Tran, ACA (BUV)" w:date="2024-09-13T17:29:00Z" w16du:dateUtc="2024-09-13T10:29:00Z">
              <w:rPr>
                <w:rFonts w:cs="Arial"/>
                <w:i/>
                <w:iCs/>
                <w:szCs w:val="22"/>
                <w:lang w:val="vi-VN"/>
              </w:rPr>
            </w:rPrChange>
          </w:rPr>
          <w:delText>ng nhu c</w:delText>
        </w:r>
        <w:r w:rsidRPr="00863667" w:rsidDel="003C6139">
          <w:rPr>
            <w:rFonts w:ascii="iCiel Avenir LT Std 35 Light" w:hAnsi="iCiel Avenir LT Std 35 Light" w:cs="Calibri"/>
            <w:i/>
            <w:iCs/>
            <w:sz w:val="22"/>
            <w:szCs w:val="22"/>
            <w:lang w:val="vi-VN"/>
            <w:rPrChange w:id="17951"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7952" w:author="An Tran, ACA (BUV)" w:date="2024-09-13T17:29:00Z" w16du:dateUtc="2024-09-13T10:29:00Z">
              <w:rPr>
                <w:rFonts w:cs="Arial"/>
                <w:i/>
                <w:iCs/>
                <w:szCs w:val="22"/>
                <w:lang w:val="vi-VN"/>
              </w:rPr>
            </w:rPrChange>
          </w:rPr>
          <w:delText>u, s</w:delText>
        </w:r>
        <w:r w:rsidRPr="00863667" w:rsidDel="003C6139">
          <w:rPr>
            <w:rFonts w:ascii="iCiel Avenir LT Std 35 Light" w:hAnsi="iCiel Avenir LT Std 35 Light" w:cs="Calibri"/>
            <w:i/>
            <w:iCs/>
            <w:sz w:val="22"/>
            <w:szCs w:val="22"/>
            <w:lang w:val="vi-VN"/>
            <w:rPrChange w:id="17953" w:author="An Tran, ACA (BUV)" w:date="2024-09-13T17:29:00Z" w16du:dateUtc="2024-09-13T10:29:00Z">
              <w:rPr>
                <w:rFonts w:cs="Calibri"/>
                <w:i/>
                <w:iCs/>
                <w:szCs w:val="22"/>
                <w:lang w:val="vi-VN"/>
              </w:rPr>
            </w:rPrChange>
          </w:rPr>
          <w:delText>ở</w:delText>
        </w:r>
        <w:r w:rsidRPr="00863667" w:rsidDel="003C6139">
          <w:rPr>
            <w:rFonts w:ascii="iCiel Avenir LT Std 35 Light" w:hAnsi="iCiel Avenir LT Std 35 Light" w:cs="Arial"/>
            <w:i/>
            <w:iCs/>
            <w:sz w:val="22"/>
            <w:szCs w:val="22"/>
            <w:lang w:val="vi-VN"/>
            <w:rPrChange w:id="17954" w:author="An Tran, ACA (BUV)" w:date="2024-09-13T17:29:00Z" w16du:dateUtc="2024-09-13T10:29:00Z">
              <w:rPr>
                <w:rFonts w:cs="Arial"/>
                <w:i/>
                <w:iCs/>
                <w:szCs w:val="22"/>
                <w:lang w:val="vi-VN"/>
              </w:rPr>
            </w:rPrChange>
          </w:rPr>
          <w:delText xml:space="preserve"> th</w:delText>
        </w:r>
        <w:r w:rsidRPr="00863667" w:rsidDel="003C6139">
          <w:rPr>
            <w:rFonts w:ascii="iCiel Avenir LT Std 35 Light" w:hAnsi="iCiel Avenir LT Std 35 Light" w:cs="Avenir LT Std 35 Light"/>
            <w:i/>
            <w:iCs/>
            <w:sz w:val="22"/>
            <w:szCs w:val="22"/>
            <w:lang w:val="vi-VN"/>
            <w:rPrChange w:id="17955" w:author="An Tran, ACA (BUV)" w:date="2024-09-13T17:29:00Z" w16du:dateUtc="2024-09-13T10:29:00Z">
              <w:rPr>
                <w:rFonts w:cs="Avenir LT Std 35 Light"/>
                <w:i/>
                <w:iCs/>
                <w:szCs w:val="22"/>
                <w:lang w:val="vi-VN"/>
              </w:rPr>
            </w:rPrChange>
          </w:rPr>
          <w:delText>í</w:delText>
        </w:r>
        <w:r w:rsidRPr="00863667" w:rsidDel="003C6139">
          <w:rPr>
            <w:rFonts w:ascii="iCiel Avenir LT Std 35 Light" w:hAnsi="iCiel Avenir LT Std 35 Light" w:cs="Arial"/>
            <w:i/>
            <w:iCs/>
            <w:sz w:val="22"/>
            <w:szCs w:val="22"/>
            <w:lang w:val="vi-VN"/>
            <w:rPrChange w:id="17956" w:author="An Tran, ACA (BUV)" w:date="2024-09-13T17:29:00Z" w16du:dateUtc="2024-09-13T10:29:00Z">
              <w:rPr>
                <w:rFonts w:cs="Arial"/>
                <w:i/>
                <w:iCs/>
                <w:szCs w:val="22"/>
                <w:lang w:val="vi-VN"/>
              </w:rPr>
            </w:rPrChange>
          </w:rPr>
          <w:delText>ch v</w:delText>
        </w:r>
        <w:r w:rsidRPr="00863667" w:rsidDel="003C6139">
          <w:rPr>
            <w:rFonts w:ascii="iCiel Avenir LT Std 35 Light" w:hAnsi="iCiel Avenir LT Std 35 Light" w:cs="Avenir LT Std 35 Light"/>
            <w:i/>
            <w:iCs/>
            <w:sz w:val="22"/>
            <w:szCs w:val="22"/>
            <w:lang w:val="vi-VN"/>
            <w:rPrChange w:id="17957"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7958"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7959" w:author="An Tran, ACA (BUV)" w:date="2024-09-13T17:29:00Z" w16du:dateUtc="2024-09-13T10:29:00Z">
              <w:rPr>
                <w:rFonts w:cs="Calibri"/>
                <w:i/>
                <w:iCs/>
                <w:szCs w:val="22"/>
                <w:lang w:val="vi-VN"/>
              </w:rPr>
            </w:rPrChange>
          </w:rPr>
          <w:delText>đị</w:delText>
        </w:r>
        <w:r w:rsidRPr="00863667" w:rsidDel="003C6139">
          <w:rPr>
            <w:rFonts w:ascii="iCiel Avenir LT Std 35 Light" w:hAnsi="iCiel Avenir LT Std 35 Light" w:cs="Arial"/>
            <w:i/>
            <w:iCs/>
            <w:sz w:val="22"/>
            <w:szCs w:val="22"/>
            <w:lang w:val="vi-VN"/>
            <w:rPrChange w:id="17960" w:author="An Tran, ACA (BUV)" w:date="2024-09-13T17:29:00Z" w16du:dateUtc="2024-09-13T10:29:00Z">
              <w:rPr>
                <w:rFonts w:cs="Arial"/>
                <w:i/>
                <w:iCs/>
                <w:szCs w:val="22"/>
                <w:lang w:val="vi-VN"/>
              </w:rPr>
            </w:rPrChange>
          </w:rPr>
          <w:delText>nh h</w:delText>
        </w:r>
        <w:r w:rsidRPr="00863667" w:rsidDel="003C6139">
          <w:rPr>
            <w:rFonts w:ascii="iCiel Avenir LT Std 35 Light" w:hAnsi="iCiel Avenir LT Std 35 Light" w:cs="Calibri"/>
            <w:i/>
            <w:iCs/>
            <w:sz w:val="22"/>
            <w:szCs w:val="22"/>
            <w:lang w:val="vi-VN"/>
            <w:rPrChange w:id="17961" w:author="An Tran, ACA (BUV)" w:date="2024-09-13T17:29:00Z" w16du:dateUtc="2024-09-13T10:29:00Z">
              <w:rPr>
                <w:rFonts w:cs="Calibri"/>
                <w:i/>
                <w:iCs/>
                <w:szCs w:val="22"/>
                <w:lang w:val="vi-VN"/>
              </w:rPr>
            </w:rPrChange>
          </w:rPr>
          <w:delText>ướ</w:delText>
        </w:r>
        <w:r w:rsidRPr="00863667" w:rsidDel="003C6139">
          <w:rPr>
            <w:rFonts w:ascii="iCiel Avenir LT Std 35 Light" w:hAnsi="iCiel Avenir LT Std 35 Light" w:cs="Arial"/>
            <w:i/>
            <w:iCs/>
            <w:sz w:val="22"/>
            <w:szCs w:val="22"/>
            <w:lang w:val="vi-VN"/>
            <w:rPrChange w:id="17962" w:author="An Tran, ACA (BUV)" w:date="2024-09-13T17:29:00Z" w16du:dateUtc="2024-09-13T10:29:00Z">
              <w:rPr>
                <w:rFonts w:cs="Arial"/>
                <w:i/>
                <w:iCs/>
                <w:szCs w:val="22"/>
                <w:lang w:val="vi-VN"/>
              </w:rPr>
            </w:rPrChange>
          </w:rPr>
          <w:delText>ng ph</w:delText>
        </w:r>
        <w:r w:rsidRPr="00863667" w:rsidDel="003C6139">
          <w:rPr>
            <w:rFonts w:ascii="iCiel Avenir LT Std 35 Light" w:hAnsi="iCiel Avenir LT Std 35 Light" w:cs="Avenir LT Std 35 Light"/>
            <w:i/>
            <w:iCs/>
            <w:sz w:val="22"/>
            <w:szCs w:val="22"/>
            <w:lang w:val="vi-VN"/>
            <w:rPrChange w:id="17963"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964" w:author="An Tran, ACA (BUV)" w:date="2024-09-13T17:29:00Z" w16du:dateUtc="2024-09-13T10:29:00Z">
              <w:rPr>
                <w:rFonts w:cs="Arial"/>
                <w:i/>
                <w:iCs/>
                <w:szCs w:val="22"/>
                <w:lang w:val="vi-VN"/>
              </w:rPr>
            </w:rPrChange>
          </w:rPr>
          <w:delText>t tri</w:delText>
        </w:r>
        <w:r w:rsidRPr="00863667" w:rsidDel="003C6139">
          <w:rPr>
            <w:rFonts w:ascii="iCiel Avenir LT Std 35 Light" w:hAnsi="iCiel Avenir LT Std 35 Light" w:cs="Calibri"/>
            <w:i/>
            <w:iCs/>
            <w:sz w:val="22"/>
            <w:szCs w:val="22"/>
            <w:lang w:val="vi-VN"/>
            <w:rPrChange w:id="17965"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7966" w:author="An Tran, ACA (BUV)" w:date="2024-09-13T17:29:00Z" w16du:dateUtc="2024-09-13T10:29:00Z">
              <w:rPr>
                <w:rFonts w:cs="Arial"/>
                <w:i/>
                <w:iCs/>
                <w:szCs w:val="22"/>
                <w:lang w:val="vi-VN"/>
              </w:rPr>
            </w:rPrChange>
          </w:rPr>
          <w:delText>n kh</w:delText>
        </w:r>
        <w:r w:rsidRPr="00863667" w:rsidDel="003C6139">
          <w:rPr>
            <w:rFonts w:ascii="iCiel Avenir LT Std 35 Light" w:hAnsi="iCiel Avenir LT Std 35 Light" w:cs="Avenir LT Std 35 Light"/>
            <w:i/>
            <w:iCs/>
            <w:sz w:val="22"/>
            <w:szCs w:val="22"/>
            <w:lang w:val="vi-VN"/>
            <w:rPrChange w:id="17967"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968" w:author="An Tran, ACA (BUV)" w:date="2024-09-13T17:29:00Z" w16du:dateUtc="2024-09-13T10:29:00Z">
              <w:rPr>
                <w:rFonts w:cs="Arial"/>
                <w:i/>
                <w:iCs/>
                <w:szCs w:val="22"/>
                <w:lang w:val="vi-VN"/>
              </w:rPr>
            </w:rPrChange>
          </w:rPr>
          <w:delText>c nhau c</w:delText>
        </w:r>
        <w:r w:rsidRPr="00863667" w:rsidDel="003C6139">
          <w:rPr>
            <w:rFonts w:ascii="iCiel Avenir LT Std 35 Light" w:hAnsi="iCiel Avenir LT Std 35 Light" w:cs="Calibri"/>
            <w:i/>
            <w:iCs/>
            <w:sz w:val="22"/>
            <w:szCs w:val="22"/>
            <w:lang w:val="vi-VN"/>
            <w:rPrChange w:id="17969"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7970" w:author="An Tran, ACA (BUV)" w:date="2024-09-13T17:29:00Z" w16du:dateUtc="2024-09-13T10:29:00Z">
              <w:rPr>
                <w:rFonts w:cs="Arial"/>
                <w:i/>
                <w:iCs/>
                <w:szCs w:val="22"/>
                <w:lang w:val="vi-VN"/>
              </w:rPr>
            </w:rPrChange>
          </w:rPr>
          <w:delText>a m</w:delText>
        </w:r>
        <w:r w:rsidRPr="00863667" w:rsidDel="003C6139">
          <w:rPr>
            <w:rFonts w:ascii="iCiel Avenir LT Std 35 Light" w:hAnsi="iCiel Avenir LT Std 35 Light" w:cs="Calibri"/>
            <w:i/>
            <w:iCs/>
            <w:sz w:val="22"/>
            <w:szCs w:val="22"/>
            <w:lang w:val="vi-VN"/>
            <w:rPrChange w:id="17971" w:author="An Tran, ACA (BUV)" w:date="2024-09-13T17:29:00Z" w16du:dateUtc="2024-09-13T10:29:00Z">
              <w:rPr>
                <w:rFonts w:cs="Calibri"/>
                <w:i/>
                <w:iCs/>
                <w:szCs w:val="22"/>
                <w:lang w:val="vi-VN"/>
              </w:rPr>
            </w:rPrChange>
          </w:rPr>
          <w:delText>ỗ</w:delText>
        </w:r>
        <w:r w:rsidRPr="00863667" w:rsidDel="003C6139">
          <w:rPr>
            <w:rFonts w:ascii="iCiel Avenir LT Std 35 Light" w:hAnsi="iCiel Avenir LT Std 35 Light" w:cs="Arial"/>
            <w:i/>
            <w:iCs/>
            <w:sz w:val="22"/>
            <w:szCs w:val="22"/>
            <w:lang w:val="vi-VN"/>
            <w:rPrChange w:id="17972" w:author="An Tran, ACA (BUV)" w:date="2024-09-13T17:29:00Z" w16du:dateUtc="2024-09-13T10:29:00Z">
              <w:rPr>
                <w:rFonts w:cs="Arial"/>
                <w:i/>
                <w:iCs/>
                <w:szCs w:val="22"/>
                <w:lang w:val="vi-VN"/>
              </w:rPr>
            </w:rPrChange>
          </w:rPr>
          <w:delText>i c</w:delText>
        </w:r>
        <w:r w:rsidRPr="00863667" w:rsidDel="003C6139">
          <w:rPr>
            <w:rFonts w:ascii="iCiel Avenir LT Std 35 Light" w:hAnsi="iCiel Avenir LT Std 35 Light" w:cs="Avenir LT Std 35 Light"/>
            <w:i/>
            <w:iCs/>
            <w:sz w:val="22"/>
            <w:szCs w:val="22"/>
            <w:lang w:val="vi-VN"/>
            <w:rPrChange w:id="17973"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974" w:author="An Tran, ACA (BUV)" w:date="2024-09-13T17:29:00Z" w16du:dateUtc="2024-09-13T10:29:00Z">
              <w:rPr>
                <w:rFonts w:cs="Arial"/>
                <w:i/>
                <w:iCs/>
                <w:szCs w:val="22"/>
                <w:lang w:val="vi-VN"/>
              </w:rPr>
            </w:rPrChange>
          </w:rPr>
          <w:delText xml:space="preserve"> nh</w:delText>
        </w:r>
        <w:r w:rsidRPr="00863667" w:rsidDel="003C6139">
          <w:rPr>
            <w:rFonts w:ascii="iCiel Avenir LT Std 35 Light" w:hAnsi="iCiel Avenir LT Std 35 Light" w:cs="Avenir LT Std 35 Light"/>
            <w:i/>
            <w:iCs/>
            <w:sz w:val="22"/>
            <w:szCs w:val="22"/>
            <w:lang w:val="vi-VN"/>
            <w:rPrChange w:id="17975"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 w:val="22"/>
            <w:szCs w:val="22"/>
            <w:lang w:val="vi-VN"/>
            <w:rPrChange w:id="17976" w:author="An Tran, ACA (BUV)" w:date="2024-09-13T17:29:00Z" w16du:dateUtc="2024-09-13T10:29:00Z">
              <w:rPr>
                <w:rFonts w:cs="Arial"/>
                <w:i/>
                <w:iCs/>
                <w:szCs w:val="22"/>
                <w:lang w:val="vi-VN"/>
              </w:rPr>
            </w:rPrChange>
          </w:rPr>
          <w:delText xml:space="preserve">n, </w:delText>
        </w:r>
        <w:r w:rsidRPr="00863667" w:rsidDel="003C6139">
          <w:rPr>
            <w:rFonts w:ascii="iCiel Avenir LT Std 35 Light" w:hAnsi="iCiel Avenir LT Std 35 Light" w:cs="Calibri"/>
            <w:i/>
            <w:iCs/>
            <w:sz w:val="22"/>
            <w:szCs w:val="22"/>
            <w:lang w:val="vi-VN"/>
            <w:rPrChange w:id="17977" w:author="An Tran, ACA (BUV)" w:date="2024-09-13T17:29:00Z" w16du:dateUtc="2024-09-13T10:29:00Z">
              <w:rPr>
                <w:rFonts w:cs="Calibri"/>
                <w:i/>
                <w:iCs/>
                <w:szCs w:val="22"/>
                <w:lang w:val="vi-VN"/>
              </w:rPr>
            </w:rPrChange>
          </w:rPr>
          <w:delText>đồ</w:delText>
        </w:r>
        <w:r w:rsidRPr="00863667" w:rsidDel="003C6139">
          <w:rPr>
            <w:rFonts w:ascii="iCiel Avenir LT Std 35 Light" w:hAnsi="iCiel Avenir LT Std 35 Light" w:cs="Arial"/>
            <w:i/>
            <w:iCs/>
            <w:sz w:val="22"/>
            <w:szCs w:val="22"/>
            <w:lang w:val="vi-VN"/>
            <w:rPrChange w:id="17978" w:author="An Tran, ACA (BUV)" w:date="2024-09-13T17:29:00Z" w16du:dateUtc="2024-09-13T10:29:00Z">
              <w:rPr>
                <w:rFonts w:cs="Arial"/>
                <w:i/>
                <w:iCs/>
                <w:szCs w:val="22"/>
                <w:lang w:val="vi-VN"/>
              </w:rPr>
            </w:rPrChange>
          </w:rPr>
          <w:delText>ng th</w:delText>
        </w:r>
        <w:r w:rsidRPr="00863667" w:rsidDel="003C6139">
          <w:rPr>
            <w:rFonts w:ascii="iCiel Avenir LT Std 35 Light" w:hAnsi="iCiel Avenir LT Std 35 Light" w:cs="Calibri"/>
            <w:i/>
            <w:iCs/>
            <w:sz w:val="22"/>
            <w:szCs w:val="22"/>
            <w:lang w:val="vi-VN"/>
            <w:rPrChange w:id="17979" w:author="An Tran, ACA (BUV)" w:date="2024-09-13T17:29:00Z" w16du:dateUtc="2024-09-13T10:29:00Z">
              <w:rPr>
                <w:rFonts w:cs="Calibri"/>
                <w:i/>
                <w:iCs/>
                <w:szCs w:val="22"/>
                <w:lang w:val="vi-VN"/>
              </w:rPr>
            </w:rPrChange>
          </w:rPr>
          <w:delText>ờ</w:delText>
        </w:r>
        <w:r w:rsidRPr="00863667" w:rsidDel="003C6139">
          <w:rPr>
            <w:rFonts w:ascii="iCiel Avenir LT Std 35 Light" w:hAnsi="iCiel Avenir LT Std 35 Light" w:cs="Arial"/>
            <w:i/>
            <w:iCs/>
            <w:sz w:val="22"/>
            <w:szCs w:val="22"/>
            <w:lang w:val="vi-VN"/>
            <w:rPrChange w:id="17980" w:author="An Tran, ACA (BUV)" w:date="2024-09-13T17:29:00Z" w16du:dateUtc="2024-09-13T10:29:00Z">
              <w:rPr>
                <w:rFonts w:cs="Arial"/>
                <w:i/>
                <w:iCs/>
                <w:szCs w:val="22"/>
                <w:lang w:val="vi-VN"/>
              </w:rPr>
            </w:rPrChange>
          </w:rPr>
          <w:delText>i li</w:delText>
        </w:r>
        <w:r w:rsidRPr="00863667" w:rsidDel="003C6139">
          <w:rPr>
            <w:rFonts w:ascii="iCiel Avenir LT Std 35 Light" w:hAnsi="iCiel Avenir LT Std 35 Light" w:cs="Avenir LT Std 35 Light"/>
            <w:i/>
            <w:iCs/>
            <w:sz w:val="22"/>
            <w:szCs w:val="22"/>
            <w:lang w:val="vi-VN"/>
            <w:rPrChange w:id="17981"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982" w:author="An Tran, ACA (BUV)" w:date="2024-09-13T17:29:00Z" w16du:dateUtc="2024-09-13T10:29:00Z">
              <w:rPr>
                <w:rFonts w:cs="Arial"/>
                <w:i/>
                <w:iCs/>
                <w:szCs w:val="22"/>
                <w:lang w:val="vi-VN"/>
              </w:rPr>
            </w:rPrChange>
          </w:rPr>
          <w:delText>n k</w:delText>
        </w:r>
        <w:r w:rsidRPr="00863667" w:rsidDel="003C6139">
          <w:rPr>
            <w:rFonts w:ascii="iCiel Avenir LT Std 35 Light" w:hAnsi="iCiel Avenir LT Std 35 Light" w:cs="Calibri"/>
            <w:i/>
            <w:iCs/>
            <w:sz w:val="22"/>
            <w:szCs w:val="22"/>
            <w:lang w:val="vi-VN"/>
            <w:rPrChange w:id="17983"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7984" w:author="An Tran, ACA (BUV)" w:date="2024-09-13T17:29:00Z" w16du:dateUtc="2024-09-13T10:29:00Z">
              <w:rPr>
                <w:rFonts w:cs="Arial"/>
                <w:i/>
                <w:iCs/>
                <w:szCs w:val="22"/>
                <w:lang w:val="vi-VN"/>
              </w:rPr>
            </w:rPrChange>
          </w:rPr>
          <w:delText>t v</w:delText>
        </w:r>
        <w:r w:rsidRPr="00863667" w:rsidDel="003C6139">
          <w:rPr>
            <w:rFonts w:ascii="iCiel Avenir LT Std 35 Light" w:hAnsi="iCiel Avenir LT Std 35 Light" w:cs="Calibri"/>
            <w:i/>
            <w:iCs/>
            <w:sz w:val="22"/>
            <w:szCs w:val="22"/>
            <w:lang w:val="vi-VN"/>
            <w:rPrChange w:id="17985"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7986" w:author="An Tran, ACA (BUV)" w:date="2024-09-13T17:29:00Z" w16du:dateUtc="2024-09-13T10:29:00Z">
              <w:rPr>
                <w:rFonts w:cs="Arial"/>
                <w:i/>
                <w:iCs/>
                <w:szCs w:val="22"/>
                <w:lang w:val="vi-VN"/>
              </w:rPr>
            </w:rPrChange>
          </w:rPr>
          <w:delText>i c</w:delText>
        </w:r>
        <w:r w:rsidRPr="00863667" w:rsidDel="003C6139">
          <w:rPr>
            <w:rFonts w:ascii="iCiel Avenir LT Std 35 Light" w:hAnsi="iCiel Avenir LT Std 35 Light" w:cs="Avenir LT Std 35 Light"/>
            <w:i/>
            <w:iCs/>
            <w:sz w:val="22"/>
            <w:szCs w:val="22"/>
            <w:lang w:val="vi-VN"/>
            <w:rPrChange w:id="17987"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7988" w:author="An Tran, ACA (BUV)" w:date="2024-09-13T17:29:00Z" w16du:dateUtc="2024-09-13T10:29:00Z">
              <w:rPr>
                <w:rFonts w:cs="Arial"/>
                <w:i/>
                <w:iCs/>
                <w:szCs w:val="22"/>
                <w:lang w:val="vi-VN"/>
              </w:rPr>
            </w:rPrChange>
          </w:rPr>
          <w:delText>c m</w:delText>
        </w:r>
        <w:r w:rsidRPr="00863667" w:rsidDel="003C6139">
          <w:rPr>
            <w:rFonts w:ascii="iCiel Avenir LT Std 35 Light" w:hAnsi="iCiel Avenir LT Std 35 Light" w:cs="Calibri"/>
            <w:i/>
            <w:iCs/>
            <w:sz w:val="22"/>
            <w:szCs w:val="22"/>
            <w:lang w:val="vi-VN"/>
            <w:rPrChange w:id="17989"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7990" w:author="An Tran, ACA (BUV)" w:date="2024-09-13T17:29:00Z" w16du:dateUtc="2024-09-13T10:29:00Z">
              <w:rPr>
                <w:rFonts w:cs="Arial"/>
                <w:i/>
                <w:iCs/>
                <w:szCs w:val="22"/>
                <w:lang w:val="vi-VN"/>
              </w:rPr>
            </w:rPrChange>
          </w:rPr>
          <w:delText>c ti</w:delText>
        </w:r>
        <w:r w:rsidRPr="00863667" w:rsidDel="003C6139">
          <w:rPr>
            <w:rFonts w:ascii="iCiel Avenir LT Std 35 Light" w:hAnsi="iCiel Avenir LT Std 35 Light" w:cs="Avenir LT Std 35 Light"/>
            <w:i/>
            <w:iCs/>
            <w:sz w:val="22"/>
            <w:szCs w:val="22"/>
            <w:lang w:val="vi-VN"/>
            <w:rPrChange w:id="17991"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7992" w:author="An Tran, ACA (BUV)" w:date="2024-09-13T17:29:00Z" w16du:dateUtc="2024-09-13T10:29:00Z">
              <w:rPr>
                <w:rFonts w:cs="Arial"/>
                <w:i/>
                <w:iCs/>
                <w:szCs w:val="22"/>
                <w:lang w:val="vi-VN"/>
              </w:rPr>
            </w:rPrChange>
          </w:rPr>
          <w:delText>u x</w:delText>
        </w:r>
        <w:r w:rsidRPr="00863667" w:rsidDel="003C6139">
          <w:rPr>
            <w:rFonts w:ascii="iCiel Avenir LT Std 35 Light" w:hAnsi="iCiel Avenir LT Std 35 Light" w:cs="Avenir LT Std 35 Light"/>
            <w:i/>
            <w:iCs/>
            <w:sz w:val="22"/>
            <w:szCs w:val="22"/>
            <w:lang w:val="vi-VN"/>
            <w:rPrChange w:id="17993"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 w:val="22"/>
            <w:szCs w:val="22"/>
            <w:lang w:val="vi-VN"/>
            <w:rPrChange w:id="17994" w:author="An Tran, ACA (BUV)" w:date="2024-09-13T17:29:00Z" w16du:dateUtc="2024-09-13T10:29:00Z">
              <w:rPr>
                <w:rFonts w:cs="Arial"/>
                <w:i/>
                <w:iCs/>
                <w:szCs w:val="22"/>
                <w:lang w:val="vi-VN"/>
              </w:rPr>
            </w:rPrChange>
          </w:rPr>
          <w:delText>y d</w:delText>
        </w:r>
        <w:r w:rsidRPr="00863667" w:rsidDel="003C6139">
          <w:rPr>
            <w:rFonts w:ascii="iCiel Avenir LT Std 35 Light" w:hAnsi="iCiel Avenir LT Std 35 Light" w:cs="Calibri"/>
            <w:i/>
            <w:iCs/>
            <w:sz w:val="22"/>
            <w:szCs w:val="22"/>
            <w:lang w:val="vi-VN"/>
            <w:rPrChange w:id="17995"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7996" w:author="An Tran, ACA (BUV)" w:date="2024-09-13T17:29:00Z" w16du:dateUtc="2024-09-13T10:29:00Z">
              <w:rPr>
                <w:rFonts w:cs="Arial"/>
                <w:i/>
                <w:iCs/>
                <w:szCs w:val="22"/>
                <w:lang w:val="vi-VN"/>
              </w:rPr>
            </w:rPrChange>
          </w:rPr>
          <w:delText>ng ph</w:delText>
        </w:r>
        <w:r w:rsidRPr="00863667" w:rsidDel="003C6139">
          <w:rPr>
            <w:rFonts w:ascii="iCiel Avenir LT Std 35 Light" w:hAnsi="iCiel Avenir LT Std 35 Light" w:cs="Calibri"/>
            <w:i/>
            <w:iCs/>
            <w:sz w:val="22"/>
            <w:szCs w:val="22"/>
            <w:lang w:val="vi-VN"/>
            <w:rPrChange w:id="17997" w:author="An Tran, ACA (BUV)" w:date="2024-09-13T17:29:00Z" w16du:dateUtc="2024-09-13T10:29:00Z">
              <w:rPr>
                <w:rFonts w:cs="Calibri"/>
                <w:i/>
                <w:iCs/>
                <w:szCs w:val="22"/>
                <w:lang w:val="vi-VN"/>
              </w:rPr>
            </w:rPrChange>
          </w:rPr>
          <w:delText>ẩ</w:delText>
        </w:r>
        <w:r w:rsidRPr="00863667" w:rsidDel="003C6139">
          <w:rPr>
            <w:rFonts w:ascii="iCiel Avenir LT Std 35 Light" w:hAnsi="iCiel Avenir LT Std 35 Light" w:cs="Arial"/>
            <w:i/>
            <w:iCs/>
            <w:sz w:val="22"/>
            <w:szCs w:val="22"/>
            <w:lang w:val="vi-VN"/>
            <w:rPrChange w:id="17998" w:author="An Tran, ACA (BUV)" w:date="2024-09-13T17:29:00Z" w16du:dateUtc="2024-09-13T10:29:00Z">
              <w:rPr>
                <w:rFonts w:cs="Arial"/>
                <w:i/>
                <w:iCs/>
                <w:szCs w:val="22"/>
                <w:lang w:val="vi-VN"/>
              </w:rPr>
            </w:rPrChange>
          </w:rPr>
          <w:delText>m ch</w:delText>
        </w:r>
        <w:r w:rsidRPr="00863667" w:rsidDel="003C6139">
          <w:rPr>
            <w:rFonts w:ascii="iCiel Avenir LT Std 35 Light" w:hAnsi="iCiel Avenir LT Std 35 Light" w:cs="Calibri"/>
            <w:i/>
            <w:iCs/>
            <w:sz w:val="22"/>
            <w:szCs w:val="22"/>
            <w:lang w:val="vi-VN"/>
            <w:rPrChange w:id="17999"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8000" w:author="An Tran, ACA (BUV)" w:date="2024-09-13T17:29:00Z" w16du:dateUtc="2024-09-13T10:29:00Z">
              <w:rPr>
                <w:rFonts w:cs="Arial"/>
                <w:i/>
                <w:iCs/>
                <w:szCs w:val="22"/>
                <w:lang w:val="vi-VN"/>
              </w:rPr>
            </w:rPrChange>
          </w:rPr>
          <w:delText>t sinh vi</w:delText>
        </w:r>
        <w:r w:rsidRPr="00863667" w:rsidDel="003C6139">
          <w:rPr>
            <w:rFonts w:ascii="iCiel Avenir LT Std 35 Light" w:hAnsi="iCiel Avenir LT Std 35 Light" w:cs="Avenir LT Std 35 Light"/>
            <w:i/>
            <w:iCs/>
            <w:sz w:val="22"/>
            <w:szCs w:val="22"/>
            <w:lang w:val="vi-VN"/>
            <w:rPrChange w:id="18001"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8002"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8003"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8004" w:author="An Tran, ACA (BUV)" w:date="2024-09-13T17:29:00Z" w16du:dateUtc="2024-09-13T10:29:00Z">
              <w:rPr>
                <w:rFonts w:cs="Arial"/>
                <w:i/>
                <w:iCs/>
                <w:szCs w:val="22"/>
                <w:lang w:val="vi-VN"/>
              </w:rPr>
            </w:rPrChange>
          </w:rPr>
          <w:delText xml:space="preserve">a </w:delText>
        </w:r>
        <w:r w:rsidRPr="00863667" w:rsidDel="003C6139">
          <w:rPr>
            <w:rFonts w:ascii="iCiel Avenir LT Std 35 Light" w:hAnsi="iCiel Avenir LT Std 35 Light" w:cs="Calibri"/>
            <w:i/>
            <w:iCs/>
            <w:sz w:val="22"/>
            <w:szCs w:val="22"/>
            <w:lang w:val="vi-VN"/>
            <w:rPrChange w:id="18005"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8006" w:author="An Tran, ACA (BUV)" w:date="2024-09-13T17:29:00Z" w16du:dateUtc="2024-09-13T10:29:00Z">
              <w:rPr>
                <w:rFonts w:cs="Arial"/>
                <w:i/>
                <w:iCs/>
                <w:szCs w:val="22"/>
                <w:lang w:val="vi-VN"/>
              </w:rPr>
            </w:rPrChange>
          </w:rPr>
          <w:delText>i h</w:delText>
        </w:r>
        <w:r w:rsidRPr="00863667" w:rsidDel="003C6139">
          <w:rPr>
            <w:rFonts w:ascii="iCiel Avenir LT Std 35 Light" w:hAnsi="iCiel Avenir LT Std 35 Light" w:cs="Calibri"/>
            <w:i/>
            <w:iCs/>
            <w:sz w:val="22"/>
            <w:szCs w:val="22"/>
            <w:lang w:val="vi-VN"/>
            <w:rPrChange w:id="18007"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8008" w:author="An Tran, ACA (BUV)" w:date="2024-09-13T17:29:00Z" w16du:dateUtc="2024-09-13T10:29:00Z">
              <w:rPr>
                <w:rFonts w:cs="Arial"/>
                <w:i/>
                <w:iCs/>
                <w:szCs w:val="22"/>
                <w:lang w:val="vi-VN"/>
              </w:rPr>
            </w:rPrChange>
          </w:rPr>
          <w:delText>c Anh Qu</w:delText>
        </w:r>
        <w:r w:rsidRPr="00863667" w:rsidDel="003C6139">
          <w:rPr>
            <w:rFonts w:ascii="iCiel Avenir LT Std 35 Light" w:hAnsi="iCiel Avenir LT Std 35 Light" w:cs="Calibri"/>
            <w:i/>
            <w:iCs/>
            <w:sz w:val="22"/>
            <w:szCs w:val="22"/>
            <w:lang w:val="vi-VN"/>
            <w:rPrChange w:id="18009"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010" w:author="An Tran, ACA (BUV)" w:date="2024-09-13T17:29:00Z" w16du:dateUtc="2024-09-13T10:29:00Z">
              <w:rPr>
                <w:rFonts w:cs="Arial"/>
                <w:i/>
                <w:iCs/>
                <w:szCs w:val="22"/>
                <w:lang w:val="vi-VN"/>
              </w:rPr>
            </w:rPrChange>
          </w:rPr>
          <w:delText>c Vi</w:delText>
        </w:r>
        <w:r w:rsidRPr="00863667" w:rsidDel="003C6139">
          <w:rPr>
            <w:rFonts w:ascii="iCiel Avenir LT Std 35 Light" w:hAnsi="iCiel Avenir LT Std 35 Light" w:cs="Calibri"/>
            <w:i/>
            <w:iCs/>
            <w:sz w:val="22"/>
            <w:szCs w:val="22"/>
            <w:lang w:val="vi-VN"/>
            <w:rPrChange w:id="18011"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012" w:author="An Tran, ACA (BUV)" w:date="2024-09-13T17:29:00Z" w16du:dateUtc="2024-09-13T10:29:00Z">
              <w:rPr>
                <w:rFonts w:cs="Arial"/>
                <w:i/>
                <w:iCs/>
                <w:szCs w:val="22"/>
                <w:lang w:val="vi-VN"/>
              </w:rPr>
            </w:rPrChange>
          </w:rPr>
          <w:delText>t Nam (BUV) v</w:delText>
        </w:r>
        <w:r w:rsidRPr="00863667" w:rsidDel="003C6139">
          <w:rPr>
            <w:rFonts w:ascii="iCiel Avenir LT Std 35 Light" w:hAnsi="iCiel Avenir LT Std 35 Light" w:cs="Avenir LT Std 35 Light"/>
            <w:i/>
            <w:iCs/>
            <w:sz w:val="22"/>
            <w:szCs w:val="22"/>
            <w:lang w:val="vi-VN"/>
            <w:rPrChange w:id="18013"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014" w:author="An Tran, ACA (BUV)" w:date="2024-09-13T17:29:00Z" w16du:dateUtc="2024-09-13T10:29:00Z">
              <w:rPr>
                <w:rFonts w:cs="Arial"/>
                <w:i/>
                <w:iCs/>
                <w:szCs w:val="22"/>
                <w:lang w:val="vi-VN"/>
              </w:rPr>
            </w:rPrChange>
          </w:rPr>
          <w:delText xml:space="preserve"> nhu c</w:delText>
        </w:r>
        <w:r w:rsidRPr="00863667" w:rsidDel="003C6139">
          <w:rPr>
            <w:rFonts w:ascii="iCiel Avenir LT Std 35 Light" w:hAnsi="iCiel Avenir LT Std 35 Light" w:cs="Calibri"/>
            <w:i/>
            <w:iCs/>
            <w:sz w:val="22"/>
            <w:szCs w:val="22"/>
            <w:lang w:val="vi-VN"/>
            <w:rPrChange w:id="18015"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8016" w:author="An Tran, ACA (BUV)" w:date="2024-09-13T17:29:00Z" w16du:dateUtc="2024-09-13T10:29:00Z">
              <w:rPr>
                <w:rFonts w:cs="Arial"/>
                <w:i/>
                <w:iCs/>
                <w:szCs w:val="22"/>
                <w:lang w:val="vi-VN"/>
              </w:rPr>
            </w:rPrChange>
          </w:rPr>
          <w:delText>u th</w:delText>
        </w:r>
        <w:r w:rsidRPr="00863667" w:rsidDel="003C6139">
          <w:rPr>
            <w:rFonts w:ascii="iCiel Avenir LT Std 35 Light" w:hAnsi="iCiel Avenir LT Std 35 Light" w:cs="Calibri"/>
            <w:i/>
            <w:iCs/>
            <w:sz w:val="22"/>
            <w:szCs w:val="22"/>
            <w:lang w:val="vi-VN"/>
            <w:rPrChange w:id="18017"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018"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8019"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020"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Calibri"/>
            <w:i/>
            <w:iCs/>
            <w:sz w:val="22"/>
            <w:szCs w:val="22"/>
            <w:lang w:val="vi-VN"/>
            <w:rPrChange w:id="18021"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8022" w:author="An Tran, ACA (BUV)" w:date="2024-09-13T17:29:00Z" w16du:dateUtc="2024-09-13T10:29:00Z">
              <w:rPr>
                <w:rFonts w:cs="Arial"/>
                <w:i/>
                <w:iCs/>
                <w:szCs w:val="22"/>
                <w:lang w:val="vi-VN"/>
              </w:rPr>
            </w:rPrChange>
          </w:rPr>
          <w:delText>a x</w:delText>
        </w:r>
        <w:r w:rsidRPr="00863667" w:rsidDel="003C6139">
          <w:rPr>
            <w:rFonts w:ascii="iCiel Avenir LT Std 35 Light" w:hAnsi="iCiel Avenir LT Std 35 Light" w:cs="Avenir LT Std 35 Light"/>
            <w:i/>
            <w:iCs/>
            <w:sz w:val="22"/>
            <w:szCs w:val="22"/>
            <w:lang w:val="vi-VN"/>
            <w:rPrChange w:id="18023"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8024"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8025"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8026" w:author="An Tran, ACA (BUV)" w:date="2024-09-13T17:29:00Z" w16du:dateUtc="2024-09-13T10:29:00Z">
              <w:rPr>
                <w:rFonts w:cs="Arial"/>
                <w:i/>
                <w:iCs/>
                <w:szCs w:val="22"/>
                <w:lang w:val="vi-VN"/>
              </w:rPr>
            </w:rPrChange>
          </w:rPr>
          <w:delText>i trong b</w:delText>
        </w:r>
        <w:r w:rsidRPr="00863667" w:rsidDel="003C6139">
          <w:rPr>
            <w:rFonts w:ascii="iCiel Avenir LT Std 35 Light" w:hAnsi="iCiel Avenir LT Std 35 Light" w:cs="Calibri"/>
            <w:i/>
            <w:iCs/>
            <w:sz w:val="22"/>
            <w:szCs w:val="22"/>
            <w:lang w:val="vi-VN"/>
            <w:rPrChange w:id="18027"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028" w:author="An Tran, ACA (BUV)" w:date="2024-09-13T17:29:00Z" w16du:dateUtc="2024-09-13T10:29:00Z">
              <w:rPr>
                <w:rFonts w:cs="Arial"/>
                <w:i/>
                <w:iCs/>
                <w:szCs w:val="22"/>
                <w:lang w:val="vi-VN"/>
              </w:rPr>
            </w:rPrChange>
          </w:rPr>
          <w:delText>i c</w:delText>
        </w:r>
        <w:r w:rsidRPr="00863667" w:rsidDel="003C6139">
          <w:rPr>
            <w:rFonts w:ascii="iCiel Avenir LT Std 35 Light" w:hAnsi="iCiel Avenir LT Std 35 Light" w:cs="Calibri"/>
            <w:i/>
            <w:iCs/>
            <w:sz w:val="22"/>
            <w:szCs w:val="22"/>
            <w:lang w:val="vi-VN"/>
            <w:rPrChange w:id="18029"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8030" w:author="An Tran, ACA (BUV)" w:date="2024-09-13T17:29:00Z" w16du:dateUtc="2024-09-13T10:29:00Z">
              <w:rPr>
                <w:rFonts w:cs="Arial"/>
                <w:i/>
                <w:iCs/>
                <w:szCs w:val="22"/>
                <w:lang w:val="vi-VN"/>
              </w:rPr>
            </w:rPrChange>
          </w:rPr>
          <w:delText xml:space="preserve">nh thay </w:delText>
        </w:r>
        <w:r w:rsidRPr="00863667" w:rsidDel="003C6139">
          <w:rPr>
            <w:rFonts w:ascii="iCiel Avenir LT Std 35 Light" w:hAnsi="iCiel Avenir LT Std 35 Light" w:cs="Calibri"/>
            <w:i/>
            <w:iCs/>
            <w:sz w:val="22"/>
            <w:szCs w:val="22"/>
            <w:lang w:val="vi-VN"/>
            <w:rPrChange w:id="18031" w:author="An Tran, ACA (BUV)" w:date="2024-09-13T17:29:00Z" w16du:dateUtc="2024-09-13T10:29:00Z">
              <w:rPr>
                <w:rFonts w:cs="Calibri"/>
                <w:i/>
                <w:iCs/>
                <w:szCs w:val="22"/>
                <w:lang w:val="vi-VN"/>
              </w:rPr>
            </w:rPrChange>
          </w:rPr>
          <w:delText>đổ</w:delText>
        </w:r>
        <w:r w:rsidRPr="00863667" w:rsidDel="003C6139">
          <w:rPr>
            <w:rFonts w:ascii="iCiel Avenir LT Std 35 Light" w:hAnsi="iCiel Avenir LT Std 35 Light" w:cs="Arial"/>
            <w:i/>
            <w:iCs/>
            <w:sz w:val="22"/>
            <w:szCs w:val="22"/>
            <w:lang w:val="vi-VN"/>
            <w:rPrChange w:id="18032" w:author="An Tran, ACA (BUV)" w:date="2024-09-13T17:29:00Z" w16du:dateUtc="2024-09-13T10:29:00Z">
              <w:rPr>
                <w:rFonts w:cs="Arial"/>
                <w:i/>
                <w:iCs/>
                <w:szCs w:val="22"/>
                <w:lang w:val="vi-VN"/>
              </w:rPr>
            </w:rPrChange>
          </w:rPr>
          <w:delText>i li</w:delText>
        </w:r>
        <w:r w:rsidRPr="00863667" w:rsidDel="003C6139">
          <w:rPr>
            <w:rFonts w:ascii="iCiel Avenir LT Std 35 Light" w:hAnsi="iCiel Avenir LT Std 35 Light" w:cs="Avenir LT Std 35 Light"/>
            <w:i/>
            <w:iCs/>
            <w:sz w:val="22"/>
            <w:szCs w:val="22"/>
            <w:lang w:val="vi-VN"/>
            <w:rPrChange w:id="18033"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8034" w:author="An Tran, ACA (BUV)" w:date="2024-09-13T17:29:00Z" w16du:dateUtc="2024-09-13T10:29:00Z">
              <w:rPr>
                <w:rFonts w:cs="Arial"/>
                <w:i/>
                <w:iCs/>
                <w:szCs w:val="22"/>
                <w:lang w:val="vi-VN"/>
              </w:rPr>
            </w:rPrChange>
          </w:rPr>
          <w:delText>n t</w:delText>
        </w:r>
        <w:r w:rsidRPr="00863667" w:rsidDel="003C6139">
          <w:rPr>
            <w:rFonts w:ascii="iCiel Avenir LT Std 35 Light" w:hAnsi="iCiel Avenir LT Std 35 Light" w:cs="Calibri"/>
            <w:i/>
            <w:iCs/>
            <w:sz w:val="22"/>
            <w:szCs w:val="22"/>
            <w:lang w:val="vi-VN"/>
            <w:rPrChange w:id="18035"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8036" w:author="An Tran, ACA (BUV)" w:date="2024-09-13T17:29:00Z" w16du:dateUtc="2024-09-13T10:29:00Z">
              <w:rPr>
                <w:rFonts w:cs="Arial"/>
                <w:i/>
                <w:iCs/>
                <w:szCs w:val="22"/>
                <w:lang w:val="vi-VN"/>
              </w:rPr>
            </w:rPrChange>
          </w:rPr>
          <w:delText xml:space="preserve">c. </w:delText>
        </w:r>
      </w:del>
    </w:p>
    <w:p w14:paraId="19D5EFE0" w14:textId="12D51298" w:rsidR="003A732E" w:rsidRPr="00D427AB" w:rsidDel="003C6139" w:rsidRDefault="003A732E">
      <w:pPr>
        <w:rPr>
          <w:del w:id="18037" w:author="An Tran, ACA (BUV)" w:date="2024-09-12T11:07:00Z" w16du:dateUtc="2024-09-12T04:07:00Z"/>
          <w:rFonts w:cs="Arial"/>
          <w:i/>
          <w:iCs/>
          <w:szCs w:val="22"/>
          <w:lang w:val="vi-VN"/>
        </w:rPr>
        <w:pPrChange w:id="1803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039" w:author="An Tran, ACA (BUV)" w:date="2024-09-12T11:07:00Z" w16du:dateUtc="2024-09-12T04:07:00Z">
        <w:r w:rsidRPr="00863667" w:rsidDel="003C6139">
          <w:rPr>
            <w:rFonts w:ascii="iCiel Avenir LT Std 35 Light" w:hAnsi="iCiel Avenir LT Std 35 Light" w:cs="Arial"/>
            <w:i/>
            <w:iCs/>
            <w:sz w:val="22"/>
            <w:szCs w:val="22"/>
            <w:lang w:val="vi-VN"/>
            <w:rPrChange w:id="18040" w:author="An Tran, ACA (BUV)" w:date="2024-09-13T17:29:00Z" w16du:dateUtc="2024-09-13T10:29:00Z">
              <w:rPr>
                <w:rFonts w:cs="Arial"/>
                <w:i/>
                <w:iCs/>
                <w:szCs w:val="22"/>
                <w:lang w:val="vi-VN"/>
              </w:rPr>
            </w:rPrChange>
          </w:rPr>
          <w:delText>Hàng tr</w:delText>
        </w:r>
        <w:r w:rsidRPr="00863667" w:rsidDel="003C6139">
          <w:rPr>
            <w:rFonts w:ascii="iCiel Avenir LT Std 35 Light" w:hAnsi="iCiel Avenir LT Std 35 Light" w:cs="Calibri"/>
            <w:i/>
            <w:iCs/>
            <w:sz w:val="22"/>
            <w:szCs w:val="22"/>
            <w:lang w:val="vi-VN"/>
            <w:rPrChange w:id="18041"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042" w:author="An Tran, ACA (BUV)" w:date="2024-09-13T17:29:00Z" w16du:dateUtc="2024-09-13T10:29:00Z">
              <w:rPr>
                <w:rFonts w:cs="Arial"/>
                <w:i/>
                <w:iCs/>
                <w:szCs w:val="22"/>
                <w:lang w:val="vi-VN"/>
              </w:rPr>
            </w:rPrChange>
          </w:rPr>
          <w:delText>m danh m</w:delText>
        </w:r>
        <w:r w:rsidRPr="00863667" w:rsidDel="003C6139">
          <w:rPr>
            <w:rFonts w:ascii="iCiel Avenir LT Std 35 Light" w:hAnsi="iCiel Avenir LT Std 35 Light" w:cs="Calibri"/>
            <w:i/>
            <w:iCs/>
            <w:sz w:val="22"/>
            <w:szCs w:val="22"/>
            <w:lang w:val="vi-VN"/>
            <w:rPrChange w:id="18043"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8044" w:author="An Tran, ACA (BUV)" w:date="2024-09-13T17:29:00Z" w16du:dateUtc="2024-09-13T10:29:00Z">
              <w:rPr>
                <w:rFonts w:cs="Arial"/>
                <w:i/>
                <w:iCs/>
                <w:szCs w:val="22"/>
                <w:lang w:val="vi-VN"/>
              </w:rPr>
            </w:rPrChange>
          </w:rPr>
          <w:delText>c ho</w:delText>
        </w:r>
        <w:r w:rsidRPr="00863667" w:rsidDel="003C6139">
          <w:rPr>
            <w:rFonts w:ascii="iCiel Avenir LT Std 35 Light" w:hAnsi="iCiel Avenir LT Std 35 Light" w:cs="Calibri"/>
            <w:i/>
            <w:iCs/>
            <w:sz w:val="22"/>
            <w:szCs w:val="22"/>
            <w:lang w:val="vi-VN"/>
            <w:rPrChange w:id="18045"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046"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8047" w:author="An Tran, ACA (BUV)" w:date="2024-09-13T17:29:00Z" w16du:dateUtc="2024-09-13T10:29:00Z">
              <w:rPr>
                <w:rFonts w:cs="Calibri"/>
                <w:i/>
                <w:iCs/>
                <w:szCs w:val="22"/>
                <w:lang w:val="vi-VN"/>
              </w:rPr>
            </w:rPrChange>
          </w:rPr>
          <w:delText>độ</w:delText>
        </w:r>
        <w:r w:rsidRPr="00863667" w:rsidDel="003C6139">
          <w:rPr>
            <w:rFonts w:ascii="iCiel Avenir LT Std 35 Light" w:hAnsi="iCiel Avenir LT Std 35 Light" w:cs="Arial"/>
            <w:i/>
            <w:iCs/>
            <w:sz w:val="22"/>
            <w:szCs w:val="22"/>
            <w:lang w:val="vi-VN"/>
            <w:rPrChange w:id="18048" w:author="An Tran, ACA (BUV)" w:date="2024-09-13T17:29:00Z" w16du:dateUtc="2024-09-13T10:29:00Z">
              <w:rPr>
                <w:rFonts w:cs="Arial"/>
                <w:i/>
                <w:iCs/>
                <w:szCs w:val="22"/>
                <w:lang w:val="vi-VN"/>
              </w:rPr>
            </w:rPrChange>
          </w:rPr>
          <w:delText>ng n</w:delText>
        </w:r>
        <w:r w:rsidRPr="00863667" w:rsidDel="003C6139">
          <w:rPr>
            <w:rFonts w:ascii="iCiel Avenir LT Std 35 Light" w:hAnsi="iCiel Avenir LT Std 35 Light" w:cs="Calibri"/>
            <w:i/>
            <w:iCs/>
            <w:sz w:val="22"/>
            <w:szCs w:val="22"/>
            <w:lang w:val="vi-VN"/>
            <w:rPrChange w:id="18049" w:author="An Tran, ACA (BUV)" w:date="2024-09-13T17:29:00Z" w16du:dateUtc="2024-09-13T10:29:00Z">
              <w:rPr>
                <w:rFonts w:cs="Calibri"/>
                <w:i/>
                <w:iCs/>
                <w:szCs w:val="22"/>
                <w:lang w:val="vi-VN"/>
              </w:rPr>
            </w:rPrChange>
          </w:rPr>
          <w:delText>ằ</w:delText>
        </w:r>
        <w:r w:rsidRPr="00863667" w:rsidDel="003C6139">
          <w:rPr>
            <w:rFonts w:ascii="iCiel Avenir LT Std 35 Light" w:hAnsi="iCiel Avenir LT Std 35 Light" w:cs="Arial"/>
            <w:i/>
            <w:iCs/>
            <w:sz w:val="22"/>
            <w:szCs w:val="22"/>
            <w:lang w:val="vi-VN"/>
            <w:rPrChange w:id="18050" w:author="An Tran, ACA (BUV)" w:date="2024-09-13T17:29:00Z" w16du:dateUtc="2024-09-13T10:29:00Z">
              <w:rPr>
                <w:rFonts w:cs="Arial"/>
                <w:i/>
                <w:iCs/>
                <w:szCs w:val="22"/>
                <w:lang w:val="vi-VN"/>
              </w:rPr>
            </w:rPrChange>
          </w:rPr>
          <w:delText>m trong ch</w:delText>
        </w:r>
        <w:r w:rsidRPr="00863667" w:rsidDel="003C6139">
          <w:rPr>
            <w:rFonts w:ascii="iCiel Avenir LT Std 35 Light" w:hAnsi="iCiel Avenir LT Std 35 Light" w:cs="Calibri"/>
            <w:i/>
            <w:iCs/>
            <w:sz w:val="22"/>
            <w:szCs w:val="22"/>
            <w:lang w:val="vi-VN"/>
            <w:rPrChange w:id="18051"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8052"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8053"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8054" w:author="An Tran, ACA (BUV)" w:date="2024-09-13T17:29:00Z" w16du:dateUtc="2024-09-13T10:29:00Z">
              <w:rPr>
                <w:rFonts w:cs="Arial"/>
                <w:i/>
                <w:iCs/>
                <w:szCs w:val="22"/>
                <w:lang w:val="vi-VN"/>
              </w:rPr>
            </w:rPrChange>
          </w:rPr>
          <w:delText xml:space="preserve">nh PSG </w:delText>
        </w:r>
        <w:r w:rsidRPr="00863667" w:rsidDel="003C6139">
          <w:rPr>
            <w:rFonts w:ascii="iCiel Avenir LT Std 35 Light" w:hAnsi="iCiel Avenir LT Std 35 Light" w:cs="Calibri"/>
            <w:i/>
            <w:iCs/>
            <w:sz w:val="22"/>
            <w:szCs w:val="22"/>
            <w:lang w:val="vi-VN"/>
            <w:rPrChange w:id="18055"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8056" w:author="An Tran, ACA (BUV)" w:date="2024-09-13T17:29:00Z" w16du:dateUtc="2024-09-13T10:29:00Z">
              <w:rPr>
                <w:rFonts w:cs="Arial"/>
                <w:i/>
                <w:iCs/>
                <w:szCs w:val="22"/>
                <w:lang w:val="vi-VN"/>
              </w:rPr>
            </w:rPrChange>
          </w:rPr>
          <w:delText>c chia l</w:delText>
        </w:r>
        <w:r w:rsidRPr="00863667" w:rsidDel="003C6139">
          <w:rPr>
            <w:rFonts w:ascii="iCiel Avenir LT Std 35 Light" w:hAnsi="iCiel Avenir LT Std 35 Light" w:cs="Avenir LT Std 35 Light"/>
            <w:i/>
            <w:iCs/>
            <w:sz w:val="22"/>
            <w:szCs w:val="22"/>
            <w:lang w:val="vi-VN"/>
            <w:rPrChange w:id="18057"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058" w:author="An Tran, ACA (BUV)" w:date="2024-09-13T17:29:00Z" w16du:dateUtc="2024-09-13T10:29:00Z">
              <w:rPr>
                <w:rFonts w:cs="Arial"/>
                <w:i/>
                <w:iCs/>
                <w:szCs w:val="22"/>
                <w:lang w:val="vi-VN"/>
              </w:rPr>
            </w:rPrChange>
          </w:rPr>
          <w:delText>m 04 l</w:delText>
        </w:r>
        <w:r w:rsidRPr="00863667" w:rsidDel="003C6139">
          <w:rPr>
            <w:rFonts w:ascii="iCiel Avenir LT Std 35 Light" w:hAnsi="iCiel Avenir LT Std 35 Light" w:cs="Calibri"/>
            <w:i/>
            <w:iCs/>
            <w:sz w:val="22"/>
            <w:szCs w:val="22"/>
            <w:lang w:val="vi-VN"/>
            <w:rPrChange w:id="18059" w:author="An Tran, ACA (BUV)" w:date="2024-09-13T17:29:00Z" w16du:dateUtc="2024-09-13T10:29:00Z">
              <w:rPr>
                <w:rFonts w:cs="Calibri"/>
                <w:i/>
                <w:iCs/>
                <w:szCs w:val="22"/>
                <w:lang w:val="vi-VN"/>
              </w:rPr>
            </w:rPrChange>
          </w:rPr>
          <w:delText>ĩ</w:delText>
        </w:r>
        <w:r w:rsidRPr="00863667" w:rsidDel="003C6139">
          <w:rPr>
            <w:rFonts w:ascii="iCiel Avenir LT Std 35 Light" w:hAnsi="iCiel Avenir LT Std 35 Light" w:cs="Arial"/>
            <w:i/>
            <w:iCs/>
            <w:sz w:val="22"/>
            <w:szCs w:val="22"/>
            <w:lang w:val="vi-VN"/>
            <w:rPrChange w:id="18060" w:author="An Tran, ACA (BUV)" w:date="2024-09-13T17:29:00Z" w16du:dateUtc="2024-09-13T10:29:00Z">
              <w:rPr>
                <w:rFonts w:cs="Arial"/>
                <w:i/>
                <w:iCs/>
                <w:szCs w:val="22"/>
                <w:lang w:val="vi-VN"/>
              </w:rPr>
            </w:rPrChange>
          </w:rPr>
          <w:delText>nh v</w:delText>
        </w:r>
        <w:r w:rsidRPr="00863667" w:rsidDel="003C6139">
          <w:rPr>
            <w:rFonts w:ascii="iCiel Avenir LT Std 35 Light" w:hAnsi="iCiel Avenir LT Std 35 Light" w:cs="Calibri"/>
            <w:i/>
            <w:iCs/>
            <w:sz w:val="22"/>
            <w:szCs w:val="22"/>
            <w:lang w:val="vi-VN"/>
            <w:rPrChange w:id="18061"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062"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Calibri"/>
            <w:i/>
            <w:iCs/>
            <w:sz w:val="22"/>
            <w:szCs w:val="22"/>
            <w:lang w:val="vi-VN"/>
            <w:rPrChange w:id="18063"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064" w:author="An Tran, ACA (BUV)" w:date="2024-09-13T17:29:00Z" w16du:dateUtc="2024-09-13T10:29:00Z">
              <w:rPr>
                <w:rFonts w:cs="Arial"/>
                <w:i/>
                <w:iCs/>
                <w:szCs w:val="22"/>
                <w:lang w:val="vi-VN"/>
              </w:rPr>
            </w:rPrChange>
          </w:rPr>
          <w:delText>t l</w:delText>
        </w:r>
        <w:r w:rsidRPr="00863667" w:rsidDel="003C6139">
          <w:rPr>
            <w:rFonts w:ascii="iCiel Avenir LT Std 35 Light" w:hAnsi="iCiel Avenir LT Std 35 Light" w:cs="Avenir LT Std 35 Light"/>
            <w:i/>
            <w:iCs/>
            <w:sz w:val="22"/>
            <w:szCs w:val="22"/>
            <w:lang w:val="vi-VN"/>
            <w:rPrChange w:id="18065" w:author="An Tran, ACA (BUV)" w:date="2024-09-13T17:29:00Z" w16du:dateUtc="2024-09-13T10:29:00Z">
              <w:rPr>
                <w:rFonts w:cs="Avenir LT Std 35 Light"/>
                <w:i/>
                <w:iCs/>
                <w:szCs w:val="22"/>
                <w:lang w:val="vi-VN"/>
              </w:rPr>
            </w:rPrChange>
          </w:rPr>
          <w:delText>õ</w:delText>
        </w:r>
        <w:r w:rsidRPr="00863667" w:rsidDel="003C6139">
          <w:rPr>
            <w:rFonts w:ascii="iCiel Avenir LT Std 35 Light" w:hAnsi="iCiel Avenir LT Std 35 Light" w:cs="Arial"/>
            <w:i/>
            <w:iCs/>
            <w:sz w:val="22"/>
            <w:szCs w:val="22"/>
            <w:lang w:val="vi-VN"/>
            <w:rPrChange w:id="18066" w:author="An Tran, ACA (BUV)" w:date="2024-09-13T17:29:00Z" w16du:dateUtc="2024-09-13T10:29:00Z">
              <w:rPr>
                <w:rFonts w:cs="Arial"/>
                <w:i/>
                <w:iCs/>
                <w:szCs w:val="22"/>
                <w:lang w:val="vi-VN"/>
              </w:rPr>
            </w:rPrChange>
          </w:rPr>
          <w:delText>i v</w:delText>
        </w:r>
        <w:r w:rsidRPr="00863667" w:rsidDel="003C6139">
          <w:rPr>
            <w:rFonts w:ascii="iCiel Avenir LT Std 35 Light" w:hAnsi="iCiel Avenir LT Std 35 Light" w:cs="Avenir LT Std 35 Light"/>
            <w:i/>
            <w:iCs/>
            <w:sz w:val="22"/>
            <w:szCs w:val="22"/>
            <w:lang w:val="vi-VN"/>
            <w:rPrChange w:id="18067"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068" w:author="An Tran, ACA (BUV)" w:date="2024-09-13T17:29:00Z" w16du:dateUtc="2024-09-13T10:29:00Z">
              <w:rPr>
                <w:rFonts w:cs="Arial"/>
                <w:i/>
                <w:iCs/>
                <w:szCs w:val="22"/>
                <w:lang w:val="vi-VN"/>
              </w:rPr>
            </w:rPrChange>
          </w:rPr>
          <w:delText xml:space="preserve"> 16 th</w:delText>
        </w:r>
        <w:r w:rsidRPr="00863667" w:rsidDel="003C6139">
          <w:rPr>
            <w:rFonts w:ascii="iCiel Avenir LT Std 35 Light" w:hAnsi="iCiel Avenir LT Std 35 Light" w:cs="Avenir LT Std 35 Light"/>
            <w:i/>
            <w:iCs/>
            <w:sz w:val="22"/>
            <w:szCs w:val="22"/>
            <w:lang w:val="vi-VN"/>
            <w:rPrChange w:id="18069"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070" w:author="An Tran, ACA (BUV)" w:date="2024-09-13T17:29:00Z" w16du:dateUtc="2024-09-13T10:29:00Z">
              <w:rPr>
                <w:rFonts w:cs="Arial"/>
                <w:i/>
                <w:iCs/>
                <w:szCs w:val="22"/>
                <w:lang w:val="vi-VN"/>
              </w:rPr>
            </w:rPrChange>
          </w:rPr>
          <w:delText>nh t</w:delText>
        </w:r>
        <w:r w:rsidRPr="00863667" w:rsidDel="003C6139">
          <w:rPr>
            <w:rFonts w:ascii="iCiel Avenir LT Std 35 Light" w:hAnsi="iCiel Avenir LT Std 35 Light" w:cs="Calibri"/>
            <w:i/>
            <w:iCs/>
            <w:sz w:val="22"/>
            <w:szCs w:val="22"/>
            <w:lang w:val="vi-VN"/>
            <w:rPrChange w:id="18071"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072"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8073"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8074" w:author="An Tran, ACA (BUV)" w:date="2024-09-13T17:29:00Z" w16du:dateUtc="2024-09-13T10:29:00Z">
              <w:rPr>
                <w:rFonts w:cs="Arial"/>
                <w:i/>
                <w:iCs/>
                <w:szCs w:val="22"/>
                <w:lang w:val="vi-VN"/>
              </w:rPr>
            </w:rPrChange>
          </w:rPr>
          <w:delText>c b</w:delText>
        </w:r>
        <w:r w:rsidRPr="00863667" w:rsidDel="003C6139">
          <w:rPr>
            <w:rFonts w:ascii="iCiel Avenir LT Std 35 Light" w:hAnsi="iCiel Avenir LT Std 35 Light" w:cs="Calibri"/>
            <w:i/>
            <w:iCs/>
            <w:sz w:val="22"/>
            <w:szCs w:val="22"/>
            <w:lang w:val="vi-VN"/>
            <w:rPrChange w:id="18075"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8076"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8077"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8078" w:author="An Tran, ACA (BUV)" w:date="2024-09-13T17:29:00Z" w16du:dateUtc="2024-09-13T10:29:00Z">
              <w:rPr>
                <w:rFonts w:cs="Arial"/>
                <w:i/>
                <w:iCs/>
                <w:szCs w:val="22"/>
                <w:lang w:val="vi-VN"/>
              </w:rPr>
            </w:rPrChange>
          </w:rPr>
          <w:delText xml:space="preserve"> b</w:delText>
        </w:r>
        <w:r w:rsidRPr="00863667" w:rsidDel="003C6139">
          <w:rPr>
            <w:rFonts w:ascii="iCiel Avenir LT Std 35 Light" w:hAnsi="iCiel Avenir LT Std 35 Light" w:cs="Calibri"/>
            <w:i/>
            <w:iCs/>
            <w:sz w:val="22"/>
            <w:szCs w:val="22"/>
            <w:lang w:val="vi-VN"/>
            <w:rPrChange w:id="18079" w:author="An Tran, ACA (BUV)" w:date="2024-09-13T17:29:00Z" w16du:dateUtc="2024-09-13T10:29:00Z">
              <w:rPr>
                <w:rFonts w:cs="Calibri"/>
                <w:i/>
                <w:iCs/>
                <w:szCs w:val="22"/>
                <w:lang w:val="vi-VN"/>
              </w:rPr>
            </w:rPrChange>
          </w:rPr>
          <w:delText>ở</w:delText>
        </w:r>
        <w:r w:rsidRPr="00863667" w:rsidDel="003C6139">
          <w:rPr>
            <w:rFonts w:ascii="iCiel Avenir LT Std 35 Light" w:hAnsi="iCiel Avenir LT Std 35 Light" w:cs="Arial"/>
            <w:i/>
            <w:iCs/>
            <w:sz w:val="22"/>
            <w:szCs w:val="22"/>
            <w:lang w:val="vi-VN"/>
            <w:rPrChange w:id="18080" w:author="An Tran, ACA (BUV)" w:date="2024-09-13T17:29:00Z" w16du:dateUtc="2024-09-13T10:29:00Z">
              <w:rPr>
                <w:rFonts w:cs="Arial"/>
                <w:i/>
                <w:iCs/>
                <w:szCs w:val="22"/>
                <w:lang w:val="vi-VN"/>
              </w:rPr>
            </w:rPrChange>
          </w:rPr>
          <w:delText>i c</w:delText>
        </w:r>
        <w:r w:rsidRPr="00863667" w:rsidDel="003C6139">
          <w:rPr>
            <w:rFonts w:ascii="iCiel Avenir LT Std 35 Light" w:hAnsi="iCiel Avenir LT Std 35 Light" w:cs="Avenir LT Std 35 Light"/>
            <w:i/>
            <w:iCs/>
            <w:sz w:val="22"/>
            <w:szCs w:val="22"/>
            <w:lang w:val="vi-VN"/>
            <w:rPrChange w:id="18081"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082" w:author="An Tran, ACA (BUV)" w:date="2024-09-13T17:29:00Z" w16du:dateUtc="2024-09-13T10:29:00Z">
              <w:rPr>
                <w:rFonts w:cs="Arial"/>
                <w:i/>
                <w:iCs/>
                <w:szCs w:val="22"/>
                <w:lang w:val="vi-VN"/>
              </w:rPr>
            </w:rPrChange>
          </w:rPr>
          <w:delText>c d</w:delText>
        </w:r>
        <w:r w:rsidRPr="00863667" w:rsidDel="003C6139">
          <w:rPr>
            <w:rFonts w:ascii="iCiel Avenir LT Std 35 Light" w:hAnsi="iCiel Avenir LT Std 35 Light" w:cs="Calibri"/>
            <w:i/>
            <w:iCs/>
            <w:sz w:val="22"/>
            <w:szCs w:val="22"/>
            <w:lang w:val="vi-VN"/>
            <w:rPrChange w:id="18083"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084"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Avenir LT Std 35 Light"/>
            <w:i/>
            <w:iCs/>
            <w:sz w:val="22"/>
            <w:szCs w:val="22"/>
            <w:lang w:val="vi-VN"/>
            <w:rPrChange w:id="18085"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086" w:author="An Tran, ACA (BUV)" w:date="2024-09-13T17:29:00Z" w16du:dateUtc="2024-09-13T10:29:00Z">
              <w:rPr>
                <w:rFonts w:cs="Arial"/>
                <w:i/>
                <w:iCs/>
                <w:szCs w:val="22"/>
                <w:lang w:val="vi-VN"/>
              </w:rPr>
            </w:rPrChange>
          </w:rPr>
          <w:delText>n l</w:delText>
        </w:r>
        <w:r w:rsidRPr="00863667" w:rsidDel="003C6139">
          <w:rPr>
            <w:rFonts w:ascii="iCiel Avenir LT Std 35 Light" w:hAnsi="iCiel Avenir LT Std 35 Light" w:cs="Calibri"/>
            <w:i/>
            <w:iCs/>
            <w:sz w:val="22"/>
            <w:szCs w:val="22"/>
            <w:lang w:val="vi-VN"/>
            <w:rPrChange w:id="18087"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8088" w:author="An Tran, ACA (BUV)" w:date="2024-09-13T17:29:00Z" w16du:dateUtc="2024-09-13T10:29:00Z">
              <w:rPr>
                <w:rFonts w:cs="Arial"/>
                <w:i/>
                <w:iCs/>
                <w:szCs w:val="22"/>
                <w:lang w:val="vi-VN"/>
              </w:rPr>
            </w:rPrChange>
          </w:rPr>
          <w:delText>n t</w:delText>
        </w:r>
        <w:r w:rsidRPr="00863667" w:rsidDel="003C6139">
          <w:rPr>
            <w:rFonts w:ascii="iCiel Avenir LT Std 35 Light" w:hAnsi="iCiel Avenir LT Std 35 Light" w:cs="Calibri"/>
            <w:i/>
            <w:iCs/>
            <w:sz w:val="22"/>
            <w:szCs w:val="22"/>
            <w:lang w:val="vi-VN"/>
            <w:rPrChange w:id="18089"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8090" w:author="An Tran, ACA (BUV)" w:date="2024-09-13T17:29:00Z" w16du:dateUtc="2024-09-13T10:29:00Z">
              <w:rPr>
                <w:rFonts w:cs="Arial"/>
                <w:i/>
                <w:iCs/>
                <w:szCs w:val="22"/>
                <w:lang w:val="vi-VN"/>
              </w:rPr>
            </w:rPrChange>
          </w:rPr>
          <w:delText>ng h</w:delText>
        </w:r>
        <w:r w:rsidRPr="00863667" w:rsidDel="003C6139">
          <w:rPr>
            <w:rFonts w:ascii="iCiel Avenir LT Std 35 Light" w:hAnsi="iCiel Avenir LT Std 35 Light" w:cs="Avenir LT Std 35 Light"/>
            <w:i/>
            <w:iCs/>
            <w:sz w:val="22"/>
            <w:szCs w:val="22"/>
            <w:lang w:val="vi-VN"/>
            <w:rPrChange w:id="18091" w:author="An Tran, ACA (BUV)" w:date="2024-09-13T17:29:00Z" w16du:dateUtc="2024-09-13T10:29:00Z">
              <w:rPr>
                <w:rFonts w:cs="Avenir LT Std 35 Light"/>
                <w:i/>
                <w:iCs/>
                <w:szCs w:val="22"/>
                <w:lang w:val="vi-VN"/>
              </w:rPr>
            </w:rPrChange>
          </w:rPr>
          <w:delText>ò</w:delText>
        </w:r>
        <w:r w:rsidRPr="00863667" w:rsidDel="003C6139">
          <w:rPr>
            <w:rFonts w:ascii="iCiel Avenir LT Std 35 Light" w:hAnsi="iCiel Avenir LT Std 35 Light" w:cs="Arial"/>
            <w:i/>
            <w:iCs/>
            <w:sz w:val="22"/>
            <w:szCs w:val="22"/>
            <w:lang w:val="vi-VN"/>
            <w:rPrChange w:id="18092" w:author="An Tran, ACA (BUV)" w:date="2024-09-13T17:29:00Z" w16du:dateUtc="2024-09-13T10:29:00Z">
              <w:rPr>
                <w:rFonts w:cs="Arial"/>
                <w:i/>
                <w:iCs/>
                <w:szCs w:val="22"/>
                <w:lang w:val="vi-VN"/>
              </w:rPr>
            </w:rPrChange>
          </w:rPr>
          <w:delText>a nhi</w:delText>
        </w:r>
        <w:r w:rsidRPr="00863667" w:rsidDel="003C6139">
          <w:rPr>
            <w:rFonts w:ascii="iCiel Avenir LT Std 35 Light" w:hAnsi="iCiel Avenir LT Std 35 Light" w:cs="Calibri"/>
            <w:i/>
            <w:iCs/>
            <w:sz w:val="22"/>
            <w:szCs w:val="22"/>
            <w:lang w:val="vi-VN"/>
            <w:rPrChange w:id="18093"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8094" w:author="An Tran, ACA (BUV)" w:date="2024-09-13T17:29:00Z" w16du:dateUtc="2024-09-13T10:29:00Z">
              <w:rPr>
                <w:rFonts w:cs="Arial"/>
                <w:i/>
                <w:iCs/>
                <w:szCs w:val="22"/>
                <w:lang w:val="vi-VN"/>
              </w:rPr>
            </w:rPrChange>
          </w:rPr>
          <w:delText>u l</w:delText>
        </w:r>
        <w:r w:rsidRPr="00863667" w:rsidDel="003C6139">
          <w:rPr>
            <w:rFonts w:ascii="iCiel Avenir LT Std 35 Light" w:hAnsi="iCiel Avenir LT Std 35 Light" w:cs="Calibri"/>
            <w:i/>
            <w:iCs/>
            <w:sz w:val="22"/>
            <w:szCs w:val="22"/>
            <w:lang w:val="vi-VN"/>
            <w:rPrChange w:id="18095" w:author="An Tran, ACA (BUV)" w:date="2024-09-13T17:29:00Z" w16du:dateUtc="2024-09-13T10:29:00Z">
              <w:rPr>
                <w:rFonts w:cs="Calibri"/>
                <w:i/>
                <w:iCs/>
                <w:szCs w:val="22"/>
                <w:lang w:val="vi-VN"/>
              </w:rPr>
            </w:rPrChange>
          </w:rPr>
          <w:delText>ĩ</w:delText>
        </w:r>
        <w:r w:rsidRPr="00863667" w:rsidDel="003C6139">
          <w:rPr>
            <w:rFonts w:ascii="iCiel Avenir LT Std 35 Light" w:hAnsi="iCiel Avenir LT Std 35 Light" w:cs="Arial"/>
            <w:i/>
            <w:iCs/>
            <w:sz w:val="22"/>
            <w:szCs w:val="22"/>
            <w:lang w:val="vi-VN"/>
            <w:rPrChange w:id="18096" w:author="An Tran, ACA (BUV)" w:date="2024-09-13T17:29:00Z" w16du:dateUtc="2024-09-13T10:29:00Z">
              <w:rPr>
                <w:rFonts w:cs="Arial"/>
                <w:i/>
                <w:iCs/>
                <w:szCs w:val="22"/>
                <w:lang w:val="vi-VN"/>
              </w:rPr>
            </w:rPrChange>
          </w:rPr>
          <w:delText>nh v</w:delText>
        </w:r>
        <w:r w:rsidRPr="00863667" w:rsidDel="003C6139">
          <w:rPr>
            <w:rFonts w:ascii="iCiel Avenir LT Std 35 Light" w:hAnsi="iCiel Avenir LT Std 35 Light" w:cs="Calibri"/>
            <w:i/>
            <w:iCs/>
            <w:sz w:val="22"/>
            <w:szCs w:val="22"/>
            <w:lang w:val="vi-VN"/>
            <w:rPrChange w:id="18097"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098" w:author="An Tran, ACA (BUV)" w:date="2024-09-13T17:29:00Z" w16du:dateUtc="2024-09-13T10:29:00Z">
              <w:rPr>
                <w:rFonts w:cs="Arial"/>
                <w:i/>
                <w:iCs/>
                <w:szCs w:val="22"/>
                <w:lang w:val="vi-VN"/>
              </w:rPr>
            </w:rPrChange>
          </w:rPr>
          <w:delText>c v</w:delText>
        </w:r>
        <w:r w:rsidRPr="00863667" w:rsidDel="003C6139">
          <w:rPr>
            <w:rFonts w:ascii="iCiel Avenir LT Std 35 Light" w:hAnsi="iCiel Avenir LT Std 35 Light" w:cs="Avenir LT Std 35 Light"/>
            <w:i/>
            <w:iCs/>
            <w:sz w:val="22"/>
            <w:szCs w:val="22"/>
            <w:lang w:val="vi-VN"/>
            <w:rPrChange w:id="18099"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100" w:author="An Tran, ACA (BUV)" w:date="2024-09-13T17:29:00Z" w16du:dateUtc="2024-09-13T10:29:00Z">
              <w:rPr>
                <w:rFonts w:cs="Arial"/>
                <w:i/>
                <w:iCs/>
                <w:szCs w:val="22"/>
                <w:lang w:val="vi-VN"/>
              </w:rPr>
            </w:rPrChange>
          </w:rPr>
          <w:delText xml:space="preserve"> th</w:delText>
        </w:r>
        <w:r w:rsidRPr="00863667" w:rsidDel="003C6139">
          <w:rPr>
            <w:rFonts w:ascii="iCiel Avenir LT Std 35 Light" w:hAnsi="iCiel Avenir LT Std 35 Light" w:cs="Avenir LT Std 35 Light"/>
            <w:i/>
            <w:iCs/>
            <w:sz w:val="22"/>
            <w:szCs w:val="22"/>
            <w:lang w:val="vi-VN"/>
            <w:rPrChange w:id="18101"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102" w:author="An Tran, ACA (BUV)" w:date="2024-09-13T17:29:00Z" w16du:dateUtc="2024-09-13T10:29:00Z">
              <w:rPr>
                <w:rFonts w:cs="Arial"/>
                <w:i/>
                <w:iCs/>
                <w:szCs w:val="22"/>
                <w:lang w:val="vi-VN"/>
              </w:rPr>
            </w:rPrChange>
          </w:rPr>
          <w:delText>nh t</w:delText>
        </w:r>
        <w:r w:rsidRPr="00863667" w:rsidDel="003C6139">
          <w:rPr>
            <w:rFonts w:ascii="iCiel Avenir LT Std 35 Light" w:hAnsi="iCiel Avenir LT Std 35 Light" w:cs="Calibri"/>
            <w:i/>
            <w:iCs/>
            <w:sz w:val="22"/>
            <w:szCs w:val="22"/>
            <w:lang w:val="vi-VN"/>
            <w:rPrChange w:id="18103"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104" w:author="An Tran, ACA (BUV)" w:date="2024-09-13T17:29:00Z" w16du:dateUtc="2024-09-13T10:29:00Z">
              <w:rPr>
                <w:rFonts w:cs="Arial"/>
                <w:i/>
                <w:iCs/>
                <w:szCs w:val="22"/>
                <w:lang w:val="vi-VN"/>
              </w:rPr>
            </w:rPrChange>
          </w:rPr>
          <w:delText xml:space="preserve">. </w:delText>
        </w:r>
      </w:del>
    </w:p>
    <w:p w14:paraId="3F60281C" w14:textId="444F33CC" w:rsidR="003A732E" w:rsidRPr="00D427AB" w:rsidDel="003C6139" w:rsidRDefault="003A732E">
      <w:pPr>
        <w:rPr>
          <w:del w:id="18105" w:author="An Tran, ACA (BUV)" w:date="2024-09-12T11:07:00Z" w16du:dateUtc="2024-09-12T04:07:00Z"/>
          <w:rFonts w:cs="Arial"/>
          <w:i/>
          <w:iCs/>
          <w:szCs w:val="22"/>
          <w:lang w:val="vi-VN"/>
        </w:rPr>
        <w:pPrChange w:id="1810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107" w:author="An Tran, ACA (BUV)" w:date="2024-09-12T11:07:00Z" w16du:dateUtc="2024-09-12T04:07:00Z">
        <w:r w:rsidRPr="00863667" w:rsidDel="003C6139">
          <w:rPr>
            <w:rFonts w:ascii="iCiel Avenir LT Std 35 Light" w:hAnsi="iCiel Avenir LT Std 35 Light" w:cs="Arial"/>
            <w:i/>
            <w:iCs/>
            <w:sz w:val="22"/>
            <w:szCs w:val="22"/>
            <w:lang w:val="vi-VN"/>
            <w:rPrChange w:id="18108" w:author="An Tran, ACA (BUV)" w:date="2024-09-13T17:29:00Z" w16du:dateUtc="2024-09-13T10:29:00Z">
              <w:rPr>
                <w:rFonts w:cs="Arial"/>
                <w:i/>
                <w:iCs/>
                <w:szCs w:val="22"/>
                <w:lang w:val="vi-VN"/>
              </w:rPr>
            </w:rPrChange>
          </w:rPr>
          <w:delText>Các l</w:delText>
        </w:r>
        <w:r w:rsidRPr="00863667" w:rsidDel="003C6139">
          <w:rPr>
            <w:rFonts w:ascii="iCiel Avenir LT Std 35 Light" w:hAnsi="iCiel Avenir LT Std 35 Light" w:cs="Calibri"/>
            <w:i/>
            <w:iCs/>
            <w:sz w:val="22"/>
            <w:szCs w:val="22"/>
            <w:lang w:val="vi-VN"/>
            <w:rPrChange w:id="18109" w:author="An Tran, ACA (BUV)" w:date="2024-09-13T17:29:00Z" w16du:dateUtc="2024-09-13T10:29:00Z">
              <w:rPr>
                <w:rFonts w:cs="Calibri"/>
                <w:i/>
                <w:iCs/>
                <w:szCs w:val="22"/>
                <w:lang w:val="vi-VN"/>
              </w:rPr>
            </w:rPrChange>
          </w:rPr>
          <w:delText>ĩ</w:delText>
        </w:r>
        <w:r w:rsidRPr="00863667" w:rsidDel="003C6139">
          <w:rPr>
            <w:rFonts w:ascii="iCiel Avenir LT Std 35 Light" w:hAnsi="iCiel Avenir LT Std 35 Light" w:cs="Arial"/>
            <w:i/>
            <w:iCs/>
            <w:sz w:val="22"/>
            <w:szCs w:val="22"/>
            <w:lang w:val="vi-VN"/>
            <w:rPrChange w:id="18110" w:author="An Tran, ACA (BUV)" w:date="2024-09-13T17:29:00Z" w16du:dateUtc="2024-09-13T10:29:00Z">
              <w:rPr>
                <w:rFonts w:cs="Arial"/>
                <w:i/>
                <w:iCs/>
                <w:szCs w:val="22"/>
                <w:lang w:val="vi-VN"/>
              </w:rPr>
            </w:rPrChange>
          </w:rPr>
          <w:delText>nh v</w:delText>
        </w:r>
        <w:r w:rsidRPr="00863667" w:rsidDel="003C6139">
          <w:rPr>
            <w:rFonts w:ascii="iCiel Avenir LT Std 35 Light" w:hAnsi="iCiel Avenir LT Std 35 Light" w:cs="Calibri"/>
            <w:i/>
            <w:iCs/>
            <w:sz w:val="22"/>
            <w:szCs w:val="22"/>
            <w:lang w:val="vi-VN"/>
            <w:rPrChange w:id="18111"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112"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Calibri"/>
            <w:i/>
            <w:iCs/>
            <w:sz w:val="22"/>
            <w:szCs w:val="22"/>
            <w:lang w:val="vi-VN"/>
            <w:rPrChange w:id="18113"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114" w:author="An Tran, ACA (BUV)" w:date="2024-09-13T17:29:00Z" w16du:dateUtc="2024-09-13T10:29:00Z">
              <w:rPr>
                <w:rFonts w:cs="Arial"/>
                <w:i/>
                <w:iCs/>
                <w:szCs w:val="22"/>
                <w:lang w:val="vi-VN"/>
              </w:rPr>
            </w:rPrChange>
          </w:rPr>
          <w:delText>t l</w:delText>
        </w:r>
        <w:r w:rsidRPr="00863667" w:rsidDel="003C6139">
          <w:rPr>
            <w:rFonts w:ascii="iCiel Avenir LT Std 35 Light" w:hAnsi="iCiel Avenir LT Std 35 Light" w:cs="Avenir LT Std 35 Light"/>
            <w:i/>
            <w:iCs/>
            <w:sz w:val="22"/>
            <w:szCs w:val="22"/>
            <w:lang w:val="vi-VN"/>
            <w:rPrChange w:id="18115" w:author="An Tran, ACA (BUV)" w:date="2024-09-13T17:29:00Z" w16du:dateUtc="2024-09-13T10:29:00Z">
              <w:rPr>
                <w:rFonts w:cs="Avenir LT Std 35 Light"/>
                <w:i/>
                <w:iCs/>
                <w:szCs w:val="22"/>
                <w:lang w:val="vi-VN"/>
              </w:rPr>
            </w:rPrChange>
          </w:rPr>
          <w:delText>õ</w:delText>
        </w:r>
        <w:r w:rsidRPr="00863667" w:rsidDel="003C6139">
          <w:rPr>
            <w:rFonts w:ascii="iCiel Avenir LT Std 35 Light" w:hAnsi="iCiel Avenir LT Std 35 Light" w:cs="Arial"/>
            <w:i/>
            <w:iCs/>
            <w:sz w:val="22"/>
            <w:szCs w:val="22"/>
            <w:lang w:val="vi-VN"/>
            <w:rPrChange w:id="18116" w:author="An Tran, ACA (BUV)" w:date="2024-09-13T17:29:00Z" w16du:dateUtc="2024-09-13T10:29:00Z">
              <w:rPr>
                <w:rFonts w:cs="Arial"/>
                <w:i/>
                <w:iCs/>
                <w:szCs w:val="22"/>
                <w:lang w:val="vi-VN"/>
              </w:rPr>
            </w:rPrChange>
          </w:rPr>
          <w:delText>i c</w:delText>
        </w:r>
        <w:r w:rsidRPr="00863667" w:rsidDel="003C6139">
          <w:rPr>
            <w:rFonts w:ascii="iCiel Avenir LT Std 35 Light" w:hAnsi="iCiel Avenir LT Std 35 Light" w:cs="Calibri"/>
            <w:i/>
            <w:iCs/>
            <w:sz w:val="22"/>
            <w:szCs w:val="22"/>
            <w:lang w:val="vi-VN"/>
            <w:rPrChange w:id="18117"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8118" w:author="An Tran, ACA (BUV)" w:date="2024-09-13T17:29:00Z" w16du:dateUtc="2024-09-13T10:29:00Z">
              <w:rPr>
                <w:rFonts w:cs="Arial"/>
                <w:i/>
                <w:iCs/>
                <w:szCs w:val="22"/>
                <w:lang w:val="vi-VN"/>
              </w:rPr>
            </w:rPrChange>
          </w:rPr>
          <w:delText>a PSG bao g</w:delText>
        </w:r>
        <w:r w:rsidRPr="00863667" w:rsidDel="003C6139">
          <w:rPr>
            <w:rFonts w:ascii="iCiel Avenir LT Std 35 Light" w:hAnsi="iCiel Avenir LT Std 35 Light" w:cs="Calibri"/>
            <w:i/>
            <w:iCs/>
            <w:sz w:val="22"/>
            <w:szCs w:val="22"/>
            <w:lang w:val="vi-VN"/>
            <w:rPrChange w:id="18119" w:author="An Tran, ACA (BUV)" w:date="2024-09-13T17:29:00Z" w16du:dateUtc="2024-09-13T10:29:00Z">
              <w:rPr>
                <w:rFonts w:cs="Calibri"/>
                <w:i/>
                <w:iCs/>
                <w:szCs w:val="22"/>
                <w:lang w:val="vi-VN"/>
              </w:rPr>
            </w:rPrChange>
          </w:rPr>
          <w:delText>ồ</w:delText>
        </w:r>
        <w:r w:rsidRPr="00863667" w:rsidDel="003C6139">
          <w:rPr>
            <w:rFonts w:ascii="iCiel Avenir LT Std 35 Light" w:hAnsi="iCiel Avenir LT Std 35 Light" w:cs="Arial"/>
            <w:i/>
            <w:iCs/>
            <w:sz w:val="22"/>
            <w:szCs w:val="22"/>
            <w:lang w:val="vi-VN"/>
            <w:rPrChange w:id="18120" w:author="An Tran, ACA (BUV)" w:date="2024-09-13T17:29:00Z" w16du:dateUtc="2024-09-13T10:29:00Z">
              <w:rPr>
                <w:rFonts w:cs="Arial"/>
                <w:i/>
                <w:iCs/>
                <w:szCs w:val="22"/>
                <w:lang w:val="vi-VN"/>
              </w:rPr>
            </w:rPrChange>
          </w:rPr>
          <w:delText>m:</w:delText>
        </w:r>
      </w:del>
    </w:p>
    <w:p w14:paraId="66EF9BCD" w14:textId="47774847" w:rsidR="003A732E" w:rsidRPr="00D427AB" w:rsidDel="003C6139" w:rsidRDefault="003A732E">
      <w:pPr>
        <w:rPr>
          <w:del w:id="18121" w:author="An Tran, ACA (BUV)" w:date="2024-09-12T11:07:00Z" w16du:dateUtc="2024-09-12T04:07:00Z"/>
          <w:rFonts w:cs="Arial"/>
          <w:i/>
          <w:iCs/>
          <w:szCs w:val="22"/>
          <w:lang w:val="vi-VN"/>
        </w:rPr>
        <w:pPrChange w:id="1812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123" w:author="An Tran, ACA (BUV)" w:date="2024-09-12T11:07:00Z" w16du:dateUtc="2024-09-12T04:07:00Z">
        <w:r w:rsidRPr="00863667" w:rsidDel="003C6139">
          <w:rPr>
            <w:rFonts w:ascii="iCiel Avenir LT Std 35 Light" w:hAnsi="iCiel Avenir LT Std 35 Light" w:cs="Arial"/>
            <w:i/>
            <w:iCs/>
            <w:sz w:val="22"/>
            <w:szCs w:val="22"/>
            <w:lang w:val="vi-VN"/>
            <w:rPrChange w:id="18124" w:author="An Tran, ACA (BUV)" w:date="2024-09-13T17:29:00Z" w16du:dateUtc="2024-09-13T10:29:00Z">
              <w:rPr>
                <w:rFonts w:cs="Arial"/>
                <w:i/>
                <w:iCs/>
                <w:szCs w:val="22"/>
                <w:lang w:val="vi-VN"/>
              </w:rPr>
            </w:rPrChange>
          </w:rPr>
          <w:delText>Hành Trang Công Vi</w:delText>
        </w:r>
        <w:r w:rsidRPr="00863667" w:rsidDel="003C6139">
          <w:rPr>
            <w:rFonts w:ascii="iCiel Avenir LT Std 35 Light" w:hAnsi="iCiel Avenir LT Std 35 Light" w:cs="Calibri"/>
            <w:i/>
            <w:iCs/>
            <w:sz w:val="22"/>
            <w:szCs w:val="22"/>
            <w:lang w:val="vi-VN"/>
            <w:rPrChange w:id="18125"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126" w:author="An Tran, ACA (BUV)" w:date="2024-09-13T17:29:00Z" w16du:dateUtc="2024-09-13T10:29:00Z">
              <w:rPr>
                <w:rFonts w:cs="Arial"/>
                <w:i/>
                <w:iCs/>
                <w:szCs w:val="22"/>
                <w:lang w:val="vi-VN"/>
              </w:rPr>
            </w:rPrChange>
          </w:rPr>
          <w:delText>c V</w:delText>
        </w:r>
        <w:r w:rsidRPr="00863667" w:rsidDel="003C6139">
          <w:rPr>
            <w:rFonts w:ascii="iCiel Avenir LT Std 35 Light" w:hAnsi="iCiel Avenir LT Std 35 Light" w:cs="Avenir LT Std 35 Light"/>
            <w:i/>
            <w:iCs/>
            <w:sz w:val="22"/>
            <w:szCs w:val="22"/>
            <w:lang w:val="vi-VN"/>
            <w:rPrChange w:id="18127"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128" w:author="An Tran, ACA (BUV)" w:date="2024-09-13T17:29:00Z" w16du:dateUtc="2024-09-13T10:29:00Z">
              <w:rPr>
                <w:rFonts w:cs="Arial"/>
                <w:i/>
                <w:iCs/>
                <w:szCs w:val="22"/>
                <w:lang w:val="vi-VN"/>
              </w:rPr>
            </w:rPrChange>
          </w:rPr>
          <w:delText xml:space="preserve"> S</w:delText>
        </w:r>
        <w:r w:rsidRPr="00863667" w:rsidDel="003C6139">
          <w:rPr>
            <w:rFonts w:ascii="iCiel Avenir LT Std 35 Light" w:hAnsi="iCiel Avenir LT Std 35 Light" w:cs="Calibri"/>
            <w:i/>
            <w:iCs/>
            <w:sz w:val="22"/>
            <w:szCs w:val="22"/>
            <w:lang w:val="vi-VN"/>
            <w:rPrChange w:id="18129"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130" w:author="An Tran, ACA (BUV)" w:date="2024-09-13T17:29:00Z" w16du:dateUtc="2024-09-13T10:29:00Z">
              <w:rPr>
                <w:rFonts w:cs="Arial"/>
                <w:i/>
                <w:iCs/>
                <w:szCs w:val="22"/>
                <w:lang w:val="vi-VN"/>
              </w:rPr>
            </w:rPrChange>
          </w:rPr>
          <w:delText xml:space="preserve"> Nghi</w:delText>
        </w:r>
        <w:r w:rsidRPr="00863667" w:rsidDel="003C6139">
          <w:rPr>
            <w:rFonts w:ascii="iCiel Avenir LT Std 35 Light" w:hAnsi="iCiel Avenir LT Std 35 Light" w:cs="Calibri"/>
            <w:i/>
            <w:iCs/>
            <w:sz w:val="22"/>
            <w:szCs w:val="22"/>
            <w:lang w:val="vi-VN"/>
            <w:rPrChange w:id="18131"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132" w:author="An Tran, ACA (BUV)" w:date="2024-09-13T17:29:00Z" w16du:dateUtc="2024-09-13T10:29:00Z">
              <w:rPr>
                <w:rFonts w:cs="Arial"/>
                <w:i/>
                <w:iCs/>
                <w:szCs w:val="22"/>
                <w:lang w:val="vi-VN"/>
              </w:rPr>
            </w:rPrChange>
          </w:rPr>
          <w:delText>p</w:delText>
        </w:r>
      </w:del>
    </w:p>
    <w:p w14:paraId="1138FB51" w14:textId="591E6115" w:rsidR="003A732E" w:rsidRPr="00D427AB" w:rsidDel="003C6139" w:rsidRDefault="003A732E">
      <w:pPr>
        <w:rPr>
          <w:del w:id="18133" w:author="An Tran, ACA (BUV)" w:date="2024-09-12T11:07:00Z" w16du:dateUtc="2024-09-12T04:07:00Z"/>
          <w:rFonts w:cs="Arial"/>
          <w:i/>
          <w:iCs/>
          <w:szCs w:val="22"/>
          <w:lang w:val="vi-VN"/>
        </w:rPr>
        <w:pPrChange w:id="1813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135" w:author="An Tran, ACA (BUV)" w:date="2024-09-12T11:07:00Z" w16du:dateUtc="2024-09-12T04:07:00Z">
        <w:r w:rsidRPr="00863667" w:rsidDel="003C6139">
          <w:rPr>
            <w:rFonts w:ascii="iCiel Avenir LT Std 35 Light" w:hAnsi="iCiel Avenir LT Std 35 Light" w:cs="Arial"/>
            <w:i/>
            <w:iCs/>
            <w:sz w:val="22"/>
            <w:szCs w:val="22"/>
            <w:lang w:val="vi-VN"/>
            <w:rPrChange w:id="18136" w:author="An Tran, ACA (BUV)" w:date="2024-09-13T17:29:00Z" w16du:dateUtc="2024-09-13T10:29:00Z">
              <w:rPr>
                <w:rFonts w:cs="Arial"/>
                <w:i/>
                <w:iCs/>
                <w:szCs w:val="22"/>
                <w:lang w:val="vi-VN"/>
              </w:rPr>
            </w:rPrChange>
          </w:rPr>
          <w:delText>K</w:delText>
        </w:r>
        <w:r w:rsidRPr="00863667" w:rsidDel="003C6139">
          <w:rPr>
            <w:rFonts w:ascii="iCiel Avenir LT Std 35 Light" w:hAnsi="iCiel Avenir LT Std 35 Light" w:cs="Calibri"/>
            <w:i/>
            <w:iCs/>
            <w:sz w:val="22"/>
            <w:szCs w:val="22"/>
            <w:lang w:val="vi-VN"/>
            <w:rPrChange w:id="18137" w:author="An Tran, ACA (BUV)" w:date="2024-09-13T17:29:00Z" w16du:dateUtc="2024-09-13T10:29:00Z">
              <w:rPr>
                <w:rFonts w:cs="Calibri"/>
                <w:i/>
                <w:iCs/>
                <w:szCs w:val="22"/>
                <w:lang w:val="vi-VN"/>
              </w:rPr>
            </w:rPrChange>
          </w:rPr>
          <w:delText>ỹ</w:delText>
        </w:r>
        <w:r w:rsidRPr="00863667" w:rsidDel="003C6139">
          <w:rPr>
            <w:rFonts w:ascii="iCiel Avenir LT Std 35 Light" w:hAnsi="iCiel Avenir LT Std 35 Light" w:cs="Arial"/>
            <w:i/>
            <w:iCs/>
            <w:sz w:val="22"/>
            <w:szCs w:val="22"/>
            <w:lang w:val="vi-VN"/>
            <w:rPrChange w:id="18138"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Calibri"/>
            <w:i/>
            <w:iCs/>
            <w:sz w:val="22"/>
            <w:szCs w:val="22"/>
            <w:lang w:val="vi-VN"/>
            <w:rPrChange w:id="18139"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140"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Avenir LT Std 35 Light"/>
            <w:i/>
            <w:iCs/>
            <w:sz w:val="22"/>
            <w:szCs w:val="22"/>
            <w:lang w:val="vi-VN"/>
            <w:rPrChange w:id="18141"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8142" w:author="An Tran, ACA (BUV)" w:date="2024-09-13T17:29:00Z" w16du:dateUtc="2024-09-13T10:29:00Z">
              <w:rPr>
                <w:rFonts w:cs="Arial"/>
                <w:i/>
                <w:iCs/>
                <w:szCs w:val="22"/>
                <w:lang w:val="vi-VN"/>
              </w:rPr>
            </w:rPrChange>
          </w:rPr>
          <w:delText xml:space="preserve">nh </w:delText>
        </w:r>
        <w:r w:rsidRPr="00863667" w:rsidDel="003C6139">
          <w:rPr>
            <w:rFonts w:ascii="iCiel Avenir LT Std 35 Light" w:hAnsi="iCiel Avenir LT Std 35 Light" w:cs="Calibri"/>
            <w:i/>
            <w:iCs/>
            <w:sz w:val="22"/>
            <w:szCs w:val="22"/>
            <w:lang w:val="vi-VN"/>
            <w:rPrChange w:id="18143"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8144" w:author="An Tran, ACA (BUV)" w:date="2024-09-13T17:29:00Z" w16du:dateUtc="2024-09-13T10:29:00Z">
              <w:rPr>
                <w:rFonts w:cs="Arial"/>
                <w:i/>
                <w:iCs/>
                <w:szCs w:val="22"/>
                <w:lang w:val="vi-VN"/>
              </w:rPr>
            </w:rPrChange>
          </w:rPr>
          <w:delText>o V</w:delText>
        </w:r>
        <w:r w:rsidRPr="00863667" w:rsidDel="003C6139">
          <w:rPr>
            <w:rFonts w:ascii="iCiel Avenir LT Std 35 Light" w:hAnsi="iCiel Avenir LT Std 35 Light" w:cs="Avenir LT Std 35 Light"/>
            <w:i/>
            <w:iCs/>
            <w:sz w:val="22"/>
            <w:szCs w:val="22"/>
            <w:lang w:val="vi-VN"/>
            <w:rPrChange w:id="18145"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146" w:author="An Tran, ACA (BUV)" w:date="2024-09-13T17:29:00Z" w16du:dateUtc="2024-09-13T10:29:00Z">
              <w:rPr>
                <w:rFonts w:cs="Arial"/>
                <w:i/>
                <w:iCs/>
                <w:szCs w:val="22"/>
                <w:lang w:val="vi-VN"/>
              </w:rPr>
            </w:rPrChange>
          </w:rPr>
          <w:delText xml:space="preserve"> K</w:delText>
        </w:r>
        <w:r w:rsidRPr="00863667" w:rsidDel="003C6139">
          <w:rPr>
            <w:rFonts w:ascii="iCiel Avenir LT Std 35 Light" w:hAnsi="iCiel Avenir LT Std 35 Light" w:cs="Calibri"/>
            <w:i/>
            <w:iCs/>
            <w:sz w:val="22"/>
            <w:szCs w:val="22"/>
            <w:lang w:val="vi-VN"/>
            <w:rPrChange w:id="18147"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148" w:author="An Tran, ACA (BUV)" w:date="2024-09-13T17:29:00Z" w16du:dateUtc="2024-09-13T10:29:00Z">
              <w:rPr>
                <w:rFonts w:cs="Arial"/>
                <w:i/>
                <w:iCs/>
                <w:szCs w:val="22"/>
                <w:lang w:val="vi-VN"/>
              </w:rPr>
            </w:rPrChange>
          </w:rPr>
          <w:delText>t N</w:delText>
        </w:r>
        <w:r w:rsidRPr="00863667" w:rsidDel="003C6139">
          <w:rPr>
            <w:rFonts w:ascii="iCiel Avenir LT Std 35 Light" w:hAnsi="iCiel Avenir LT Std 35 Light" w:cs="Calibri"/>
            <w:i/>
            <w:iCs/>
            <w:sz w:val="22"/>
            <w:szCs w:val="22"/>
            <w:lang w:val="vi-VN"/>
            <w:rPrChange w:id="18149"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150" w:author="An Tran, ACA (BUV)" w:date="2024-09-13T17:29:00Z" w16du:dateUtc="2024-09-13T10:29:00Z">
              <w:rPr>
                <w:rFonts w:cs="Arial"/>
                <w:i/>
                <w:iCs/>
                <w:szCs w:val="22"/>
                <w:lang w:val="vi-VN"/>
              </w:rPr>
            </w:rPrChange>
          </w:rPr>
          <w:delText>i</w:delText>
        </w:r>
      </w:del>
    </w:p>
    <w:p w14:paraId="520DFEDC" w14:textId="2D6450D0" w:rsidR="003A732E" w:rsidRPr="00D427AB" w:rsidDel="003C6139" w:rsidRDefault="003A732E">
      <w:pPr>
        <w:rPr>
          <w:del w:id="18151" w:author="An Tran, ACA (BUV)" w:date="2024-09-12T11:07:00Z" w16du:dateUtc="2024-09-12T04:07:00Z"/>
          <w:rFonts w:cs="Arial"/>
          <w:i/>
          <w:iCs/>
          <w:szCs w:val="22"/>
          <w:lang w:val="vi-VN"/>
        </w:rPr>
        <w:pPrChange w:id="1815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153" w:author="An Tran, ACA (BUV)" w:date="2024-09-12T11:07:00Z" w16du:dateUtc="2024-09-12T04:07:00Z">
        <w:r w:rsidRPr="00863667" w:rsidDel="003C6139">
          <w:rPr>
            <w:rFonts w:ascii="iCiel Avenir LT Std 35 Light" w:hAnsi="iCiel Avenir LT Std 35 Light" w:cs="Arial"/>
            <w:i/>
            <w:iCs/>
            <w:sz w:val="22"/>
            <w:szCs w:val="22"/>
            <w:lang w:val="vi-VN"/>
            <w:rPrChange w:id="18154" w:author="An Tran, ACA (BUV)" w:date="2024-09-13T17:29:00Z" w16du:dateUtc="2024-09-13T10:29:00Z">
              <w:rPr>
                <w:rFonts w:cs="Arial"/>
                <w:i/>
                <w:iCs/>
                <w:szCs w:val="22"/>
                <w:lang w:val="vi-VN"/>
              </w:rPr>
            </w:rPrChange>
          </w:rPr>
          <w:delText>N</w:delText>
        </w:r>
        <w:r w:rsidRPr="00863667" w:rsidDel="003C6139">
          <w:rPr>
            <w:rFonts w:ascii="iCiel Avenir LT Std 35 Light" w:hAnsi="iCiel Avenir LT Std 35 Light" w:cs="Calibri"/>
            <w:i/>
            <w:iCs/>
            <w:sz w:val="22"/>
            <w:szCs w:val="22"/>
            <w:lang w:val="vi-VN"/>
            <w:rPrChange w:id="18155"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156"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Calibri"/>
            <w:i/>
            <w:iCs/>
            <w:sz w:val="22"/>
            <w:szCs w:val="22"/>
            <w:lang w:val="vi-VN"/>
            <w:rPrChange w:id="18157"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158" w:author="An Tran, ACA (BUV)" w:date="2024-09-13T17:29:00Z" w16du:dateUtc="2024-09-13T10:29:00Z">
              <w:rPr>
                <w:rFonts w:cs="Arial"/>
                <w:i/>
                <w:iCs/>
                <w:szCs w:val="22"/>
                <w:lang w:val="vi-VN"/>
              </w:rPr>
            </w:rPrChange>
          </w:rPr>
          <w:delText>c X</w:delText>
        </w:r>
        <w:r w:rsidRPr="00863667" w:rsidDel="003C6139">
          <w:rPr>
            <w:rFonts w:ascii="iCiel Avenir LT Std 35 Light" w:hAnsi="iCiel Avenir LT Std 35 Light" w:cs="Avenir LT Std 35 Light"/>
            <w:i/>
            <w:iCs/>
            <w:sz w:val="22"/>
            <w:szCs w:val="22"/>
            <w:lang w:val="vi-VN"/>
            <w:rPrChange w:id="18159"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8160"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8161"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8162" w:author="An Tran, ACA (BUV)" w:date="2024-09-13T17:29:00Z" w16du:dateUtc="2024-09-13T10:29:00Z">
              <w:rPr>
                <w:rFonts w:cs="Arial"/>
                <w:i/>
                <w:iCs/>
                <w:szCs w:val="22"/>
                <w:lang w:val="vi-VN"/>
              </w:rPr>
            </w:rPrChange>
          </w:rPr>
          <w:delText>i, V</w:delText>
        </w:r>
        <w:r w:rsidRPr="00863667" w:rsidDel="003C6139">
          <w:rPr>
            <w:rFonts w:ascii="iCiel Avenir LT Std 35 Light" w:hAnsi="iCiel Avenir LT Std 35 Light" w:cs="Calibri"/>
            <w:i/>
            <w:iCs/>
            <w:sz w:val="22"/>
            <w:szCs w:val="22"/>
            <w:lang w:val="vi-VN"/>
            <w:rPrChange w:id="18163"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164" w:author="An Tran, ACA (BUV)" w:date="2024-09-13T17:29:00Z" w16du:dateUtc="2024-09-13T10:29:00Z">
              <w:rPr>
                <w:rFonts w:cs="Arial"/>
                <w:i/>
                <w:iCs/>
                <w:szCs w:val="22"/>
                <w:lang w:val="vi-VN"/>
              </w:rPr>
            </w:rPrChange>
          </w:rPr>
          <w:delText>n H</w:delText>
        </w:r>
        <w:r w:rsidRPr="00863667" w:rsidDel="003C6139">
          <w:rPr>
            <w:rFonts w:ascii="iCiel Avenir LT Std 35 Light" w:hAnsi="iCiel Avenir LT Std 35 Light" w:cs="Avenir LT Std 35 Light"/>
            <w:i/>
            <w:iCs/>
            <w:sz w:val="22"/>
            <w:szCs w:val="22"/>
            <w:lang w:val="vi-VN"/>
            <w:rPrChange w:id="18165" w:author="An Tran, ACA (BUV)" w:date="2024-09-13T17:29:00Z" w16du:dateUtc="2024-09-13T10:29:00Z">
              <w:rPr>
                <w:rFonts w:cs="Avenir LT Std 35 Light"/>
                <w:i/>
                <w:iCs/>
                <w:szCs w:val="22"/>
                <w:lang w:val="vi-VN"/>
              </w:rPr>
            </w:rPrChange>
          </w:rPr>
          <w:delText>ó</w:delText>
        </w:r>
        <w:r w:rsidRPr="00863667" w:rsidDel="003C6139">
          <w:rPr>
            <w:rFonts w:ascii="iCiel Avenir LT Std 35 Light" w:hAnsi="iCiel Avenir LT Std 35 Light" w:cs="Arial"/>
            <w:i/>
            <w:iCs/>
            <w:sz w:val="22"/>
            <w:szCs w:val="22"/>
            <w:lang w:val="vi-VN"/>
            <w:rPrChange w:id="18166" w:author="An Tran, ACA (BUV)" w:date="2024-09-13T17:29:00Z" w16du:dateUtc="2024-09-13T10:29:00Z">
              <w:rPr>
                <w:rFonts w:cs="Arial"/>
                <w:i/>
                <w:iCs/>
                <w:szCs w:val="22"/>
                <w:lang w:val="vi-VN"/>
              </w:rPr>
            </w:rPrChange>
          </w:rPr>
          <w:delText>a V</w:delText>
        </w:r>
        <w:r w:rsidRPr="00863667" w:rsidDel="003C6139">
          <w:rPr>
            <w:rFonts w:ascii="iCiel Avenir LT Std 35 Light" w:hAnsi="iCiel Avenir LT Std 35 Light" w:cs="Avenir LT Std 35 Light"/>
            <w:i/>
            <w:iCs/>
            <w:sz w:val="22"/>
            <w:szCs w:val="22"/>
            <w:lang w:val="vi-VN"/>
            <w:rPrChange w:id="18167"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168"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Calibri"/>
            <w:i/>
            <w:iCs/>
            <w:sz w:val="22"/>
            <w:szCs w:val="22"/>
            <w:lang w:val="vi-VN"/>
            <w:rPrChange w:id="18169"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8170" w:author="An Tran, ACA (BUV)" w:date="2024-09-13T17:29:00Z" w16du:dateUtc="2024-09-13T10:29:00Z">
              <w:rPr>
                <w:rFonts w:cs="Arial"/>
                <w:i/>
                <w:iCs/>
                <w:szCs w:val="22"/>
                <w:lang w:val="vi-VN"/>
              </w:rPr>
            </w:rPrChange>
          </w:rPr>
          <w:delText>m X</w:delText>
        </w:r>
        <w:r w:rsidRPr="00863667" w:rsidDel="003C6139">
          <w:rPr>
            <w:rFonts w:ascii="iCiel Avenir LT Std 35 Light" w:hAnsi="iCiel Avenir LT Std 35 Light" w:cs="Avenir LT Std 35 Light"/>
            <w:i/>
            <w:iCs/>
            <w:sz w:val="22"/>
            <w:szCs w:val="22"/>
            <w:lang w:val="vi-VN"/>
            <w:rPrChange w:id="18171" w:author="An Tran, ACA (BUV)" w:date="2024-09-13T17:29:00Z" w16du:dateUtc="2024-09-13T10:29:00Z">
              <w:rPr>
                <w:rFonts w:cs="Avenir LT Std 35 Light"/>
                <w:i/>
                <w:iCs/>
                <w:szCs w:val="22"/>
                <w:lang w:val="vi-VN"/>
              </w:rPr>
            </w:rPrChange>
          </w:rPr>
          <w:delText>ú</w:delText>
        </w:r>
        <w:r w:rsidRPr="00863667" w:rsidDel="003C6139">
          <w:rPr>
            <w:rFonts w:ascii="iCiel Avenir LT Std 35 Light" w:hAnsi="iCiel Avenir LT Std 35 Light" w:cs="Arial"/>
            <w:i/>
            <w:iCs/>
            <w:sz w:val="22"/>
            <w:szCs w:val="22"/>
            <w:lang w:val="vi-VN"/>
            <w:rPrChange w:id="18172" w:author="An Tran, ACA (BUV)" w:date="2024-09-13T17:29:00Z" w16du:dateUtc="2024-09-13T10:29:00Z">
              <w:rPr>
                <w:rFonts w:cs="Arial"/>
                <w:i/>
                <w:iCs/>
                <w:szCs w:val="22"/>
                <w:lang w:val="vi-VN"/>
              </w:rPr>
            </w:rPrChange>
          </w:rPr>
          <w:delText>c</w:delText>
        </w:r>
      </w:del>
    </w:p>
    <w:p w14:paraId="7DF70CBE" w14:textId="46A9E3A3" w:rsidR="003A732E" w:rsidRPr="00D427AB" w:rsidDel="003C6139" w:rsidRDefault="003A732E">
      <w:pPr>
        <w:rPr>
          <w:del w:id="18173" w:author="An Tran, ACA (BUV)" w:date="2024-09-12T11:07:00Z" w16du:dateUtc="2024-09-12T04:07:00Z"/>
          <w:rFonts w:cs="Arial"/>
          <w:i/>
          <w:iCs/>
          <w:szCs w:val="22"/>
          <w:lang w:val="vi-VN"/>
        </w:rPr>
        <w:pPrChange w:id="1817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175" w:author="An Tran, ACA (BUV)" w:date="2024-09-12T11:07:00Z" w16du:dateUtc="2024-09-12T04:07:00Z">
        <w:r w:rsidRPr="00863667" w:rsidDel="003C6139">
          <w:rPr>
            <w:rFonts w:ascii="iCiel Avenir LT Std 35 Light" w:hAnsi="iCiel Avenir LT Std 35 Light" w:cs="Arial"/>
            <w:i/>
            <w:iCs/>
            <w:sz w:val="22"/>
            <w:szCs w:val="22"/>
            <w:lang w:val="vi-VN"/>
            <w:rPrChange w:id="18176" w:author="An Tran, ACA (BUV)" w:date="2024-09-13T17:29:00Z" w16du:dateUtc="2024-09-13T10:29:00Z">
              <w:rPr>
                <w:rFonts w:cs="Arial"/>
                <w:i/>
                <w:iCs/>
                <w:szCs w:val="22"/>
                <w:lang w:val="vi-VN"/>
              </w:rPr>
            </w:rPrChange>
          </w:rPr>
          <w:delText>B</w:delText>
        </w:r>
        <w:r w:rsidRPr="00863667" w:rsidDel="003C6139">
          <w:rPr>
            <w:rFonts w:ascii="iCiel Avenir LT Std 35 Light" w:hAnsi="iCiel Avenir LT Std 35 Light" w:cs="Calibri"/>
            <w:i/>
            <w:iCs/>
            <w:sz w:val="22"/>
            <w:szCs w:val="22"/>
            <w:lang w:val="vi-VN"/>
            <w:rPrChange w:id="18177"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8178"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8179"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8180" w:author="An Tran, ACA (BUV)" w:date="2024-09-13T17:29:00Z" w16du:dateUtc="2024-09-13T10:29:00Z">
              <w:rPr>
                <w:rFonts w:cs="Arial"/>
                <w:i/>
                <w:iCs/>
                <w:szCs w:val="22"/>
                <w:lang w:val="vi-VN"/>
              </w:rPr>
            </w:rPrChange>
          </w:rPr>
          <w:delText xml:space="preserve"> V</w:delText>
        </w:r>
        <w:r w:rsidRPr="00863667" w:rsidDel="003C6139">
          <w:rPr>
            <w:rFonts w:ascii="iCiel Avenir LT Std 35 Light" w:hAnsi="iCiel Avenir LT Std 35 Light" w:cs="Avenir LT Std 35 Light"/>
            <w:i/>
            <w:iCs/>
            <w:sz w:val="22"/>
            <w:szCs w:val="22"/>
            <w:lang w:val="vi-VN"/>
            <w:rPrChange w:id="18181"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182"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Avenir LT Std 35 Light"/>
            <w:i/>
            <w:iCs/>
            <w:sz w:val="22"/>
            <w:szCs w:val="22"/>
            <w:lang w:val="vi-VN"/>
            <w:rPrChange w:id="18183"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 w:val="22"/>
            <w:szCs w:val="22"/>
            <w:lang w:val="vi-VN"/>
            <w:rPrChange w:id="18184" w:author="An Tran, ACA (BUV)" w:date="2024-09-13T17:29:00Z" w16du:dateUtc="2024-09-13T10:29:00Z">
              <w:rPr>
                <w:rFonts w:cs="Arial"/>
                <w:i/>
                <w:iCs/>
                <w:szCs w:val="22"/>
                <w:lang w:val="vi-VN"/>
              </w:rPr>
            </w:rPrChange>
          </w:rPr>
          <w:delText>ng Cao N</w:delText>
        </w:r>
        <w:r w:rsidRPr="00863667" w:rsidDel="003C6139">
          <w:rPr>
            <w:rFonts w:ascii="iCiel Avenir LT Std 35 Light" w:hAnsi="iCiel Avenir LT Std 35 Light" w:cs="Calibri"/>
            <w:i/>
            <w:iCs/>
            <w:sz w:val="22"/>
            <w:szCs w:val="22"/>
            <w:lang w:val="vi-VN"/>
            <w:rPrChange w:id="18185"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186"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Calibri"/>
            <w:i/>
            <w:iCs/>
            <w:sz w:val="22"/>
            <w:szCs w:val="22"/>
            <w:lang w:val="vi-VN"/>
            <w:rPrChange w:id="18187"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188" w:author="An Tran, ACA (BUV)" w:date="2024-09-13T17:29:00Z" w16du:dateUtc="2024-09-13T10:29:00Z">
              <w:rPr>
                <w:rFonts w:cs="Arial"/>
                <w:i/>
                <w:iCs/>
                <w:szCs w:val="22"/>
                <w:lang w:val="vi-VN"/>
              </w:rPr>
            </w:rPrChange>
          </w:rPr>
          <w:delText>c H</w:delText>
        </w:r>
        <w:r w:rsidRPr="00863667" w:rsidDel="003C6139">
          <w:rPr>
            <w:rFonts w:ascii="iCiel Avenir LT Std 35 Light" w:hAnsi="iCiel Avenir LT Std 35 Light" w:cs="Calibri"/>
            <w:i/>
            <w:iCs/>
            <w:sz w:val="22"/>
            <w:szCs w:val="22"/>
            <w:lang w:val="vi-VN"/>
            <w:rPrChange w:id="18189"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8190"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8191"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8192" w:author="An Tran, ACA (BUV)" w:date="2024-09-13T17:29:00Z" w16du:dateUtc="2024-09-13T10:29:00Z">
              <w:rPr>
                <w:rFonts w:cs="Arial"/>
                <w:i/>
                <w:iCs/>
                <w:szCs w:val="22"/>
                <w:lang w:val="vi-VN"/>
              </w:rPr>
            </w:rPrChange>
          </w:rPr>
          <w:delText>p</w:delText>
        </w:r>
      </w:del>
    </w:p>
    <w:p w14:paraId="09B0D887" w14:textId="2D640F9D" w:rsidR="003A732E" w:rsidRPr="00D427AB" w:rsidDel="003C6139" w:rsidRDefault="003A732E">
      <w:pPr>
        <w:rPr>
          <w:del w:id="18193" w:author="An Tran, ACA (BUV)" w:date="2024-09-12T11:07:00Z" w16du:dateUtc="2024-09-12T04:07:00Z"/>
          <w:rFonts w:cs="Arial"/>
          <w:i/>
          <w:iCs/>
          <w:szCs w:val="22"/>
          <w:lang w:val="vi-VN"/>
        </w:rPr>
        <w:pPrChange w:id="18194"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195" w:author="An Tran, ACA (BUV)" w:date="2024-09-12T11:07:00Z" w16du:dateUtc="2024-09-12T04:07:00Z">
        <w:r w:rsidRPr="00863667" w:rsidDel="003C6139">
          <w:rPr>
            <w:rFonts w:ascii="iCiel Avenir LT Std 35 Light" w:hAnsi="iCiel Avenir LT Std 35 Light" w:cs="Calibri"/>
            <w:i/>
            <w:iCs/>
            <w:sz w:val="22"/>
            <w:szCs w:val="22"/>
            <w:lang w:val="vi-VN"/>
            <w:rPrChange w:id="18196" w:author="An Tran, ACA (BUV)" w:date="2024-09-13T17:29:00Z" w16du:dateUtc="2024-09-13T10:29:00Z">
              <w:rPr>
                <w:rFonts w:cs="Calibri"/>
                <w:i/>
                <w:iCs/>
                <w:szCs w:val="22"/>
                <w:lang w:val="vi-VN"/>
              </w:rPr>
            </w:rPrChange>
          </w:rPr>
          <w:delText>Để</w:delText>
        </w:r>
        <w:r w:rsidRPr="00863667" w:rsidDel="003C6139">
          <w:rPr>
            <w:rFonts w:ascii="iCiel Avenir LT Std 35 Light" w:hAnsi="iCiel Avenir LT Std 35 Light" w:cs="Arial"/>
            <w:i/>
            <w:iCs/>
            <w:sz w:val="22"/>
            <w:szCs w:val="22"/>
            <w:lang w:val="vi-VN"/>
            <w:rPrChange w:id="18197" w:author="An Tran, ACA (BUV)" w:date="2024-09-13T17:29:00Z" w16du:dateUtc="2024-09-13T10:29:00Z">
              <w:rPr>
                <w:rFonts w:cs="Arial"/>
                <w:i/>
                <w:iCs/>
                <w:szCs w:val="22"/>
                <w:lang w:val="vi-VN"/>
              </w:rPr>
            </w:rPrChange>
          </w:rPr>
          <w:delText xml:space="preserve"> ho</w:delText>
        </w:r>
        <w:r w:rsidRPr="00863667" w:rsidDel="003C6139">
          <w:rPr>
            <w:rFonts w:ascii="iCiel Avenir LT Std 35 Light" w:hAnsi="iCiel Avenir LT Std 35 Light" w:cs="Avenir LT Std 35 Light"/>
            <w:i/>
            <w:iCs/>
            <w:sz w:val="22"/>
            <w:szCs w:val="22"/>
            <w:lang w:val="vi-VN"/>
            <w:rPrChange w:id="18198"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199" w:author="An Tran, ACA (BUV)" w:date="2024-09-13T17:29:00Z" w16du:dateUtc="2024-09-13T10:29:00Z">
              <w:rPr>
                <w:rFonts w:cs="Arial"/>
                <w:i/>
                <w:iCs/>
                <w:szCs w:val="22"/>
                <w:lang w:val="vi-VN"/>
              </w:rPr>
            </w:rPrChange>
          </w:rPr>
          <w:delText>n th</w:delText>
        </w:r>
        <w:r w:rsidRPr="00863667" w:rsidDel="003C6139">
          <w:rPr>
            <w:rFonts w:ascii="iCiel Avenir LT Std 35 Light" w:hAnsi="iCiel Avenir LT Std 35 Light" w:cs="Avenir LT Std 35 Light"/>
            <w:i/>
            <w:iCs/>
            <w:sz w:val="22"/>
            <w:szCs w:val="22"/>
            <w:lang w:val="vi-VN"/>
            <w:rPrChange w:id="18200"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201" w:author="An Tran, ACA (BUV)" w:date="2024-09-13T17:29:00Z" w16du:dateUtc="2024-09-13T10:29:00Z">
              <w:rPr>
                <w:rFonts w:cs="Arial"/>
                <w:i/>
                <w:iCs/>
                <w:szCs w:val="22"/>
                <w:lang w:val="vi-VN"/>
              </w:rPr>
            </w:rPrChange>
          </w:rPr>
          <w:delText>nh ch</w:delText>
        </w:r>
        <w:r w:rsidRPr="00863667" w:rsidDel="003C6139">
          <w:rPr>
            <w:rFonts w:ascii="iCiel Avenir LT Std 35 Light" w:hAnsi="iCiel Avenir LT Std 35 Light" w:cs="Calibri"/>
            <w:i/>
            <w:iCs/>
            <w:sz w:val="22"/>
            <w:szCs w:val="22"/>
            <w:lang w:val="vi-VN"/>
            <w:rPrChange w:id="18202"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8203"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8204"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8205" w:author="An Tran, ACA (BUV)" w:date="2024-09-13T17:29:00Z" w16du:dateUtc="2024-09-13T10:29:00Z">
              <w:rPr>
                <w:rFonts w:cs="Arial"/>
                <w:i/>
                <w:iCs/>
                <w:szCs w:val="22"/>
                <w:lang w:val="vi-VN"/>
              </w:rPr>
            </w:rPrChange>
          </w:rPr>
          <w:delText>nh PSG v</w:delText>
        </w:r>
        <w:r w:rsidRPr="00863667" w:rsidDel="003C6139">
          <w:rPr>
            <w:rFonts w:ascii="iCiel Avenir LT Std 35 Light" w:hAnsi="iCiel Avenir LT Std 35 Light" w:cs="Avenir LT Std 35 Light"/>
            <w:i/>
            <w:iCs/>
            <w:sz w:val="22"/>
            <w:szCs w:val="22"/>
            <w:lang w:val="vi-VN"/>
            <w:rPrChange w:id="18206"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207" w:author="An Tran, ACA (BUV)" w:date="2024-09-13T17:29:00Z" w16du:dateUtc="2024-09-13T10:29:00Z">
              <w:rPr>
                <w:rFonts w:cs="Arial"/>
                <w:i/>
                <w:iCs/>
                <w:szCs w:val="22"/>
                <w:lang w:val="vi-VN"/>
              </w:rPr>
            </w:rPrChange>
          </w:rPr>
          <w:delText xml:space="preserve"> t</w:delText>
        </w:r>
        <w:r w:rsidRPr="00863667" w:rsidDel="003C6139">
          <w:rPr>
            <w:rFonts w:ascii="iCiel Avenir LT Std 35 Light" w:hAnsi="iCiel Avenir LT Std 35 Light" w:cs="Calibri"/>
            <w:i/>
            <w:iCs/>
            <w:sz w:val="22"/>
            <w:szCs w:val="22"/>
            <w:lang w:val="vi-VN"/>
            <w:rPrChange w:id="18208"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209" w:author="An Tran, ACA (BUV)" w:date="2024-09-13T17:29:00Z" w16du:dateUtc="2024-09-13T10:29:00Z">
              <w:rPr>
                <w:rFonts w:cs="Arial"/>
                <w:i/>
                <w:iCs/>
                <w:szCs w:val="22"/>
                <w:lang w:val="vi-VN"/>
              </w:rPr>
            </w:rPrChange>
          </w:rPr>
          <w:delText>t nghi</w:delText>
        </w:r>
        <w:r w:rsidRPr="00863667" w:rsidDel="003C6139">
          <w:rPr>
            <w:rFonts w:ascii="iCiel Avenir LT Std 35 Light" w:hAnsi="iCiel Avenir LT Std 35 Light" w:cs="Calibri"/>
            <w:i/>
            <w:iCs/>
            <w:sz w:val="22"/>
            <w:szCs w:val="22"/>
            <w:lang w:val="vi-VN"/>
            <w:rPrChange w:id="18210"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211" w:author="An Tran, ACA (BUV)" w:date="2024-09-13T17:29:00Z" w16du:dateUtc="2024-09-13T10:29:00Z">
              <w:rPr>
                <w:rFonts w:cs="Arial"/>
                <w:i/>
                <w:iCs/>
                <w:szCs w:val="22"/>
                <w:lang w:val="vi-VN"/>
              </w:rPr>
            </w:rPrChange>
          </w:rPr>
          <w:delText>p, sinh vi</w:delText>
        </w:r>
        <w:r w:rsidRPr="00863667" w:rsidDel="003C6139">
          <w:rPr>
            <w:rFonts w:ascii="iCiel Avenir LT Std 35 Light" w:hAnsi="iCiel Avenir LT Std 35 Light" w:cs="Avenir LT Std 35 Light"/>
            <w:i/>
            <w:iCs/>
            <w:sz w:val="22"/>
            <w:szCs w:val="22"/>
            <w:lang w:val="vi-VN"/>
            <w:rPrChange w:id="18212"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8213"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8214" w:author="An Tran, ACA (BUV)" w:date="2024-09-13T17:29:00Z" w16du:dateUtc="2024-09-13T10:29:00Z">
              <w:rPr>
                <w:rFonts w:cs="Calibri"/>
                <w:i/>
                <w:iCs/>
                <w:szCs w:val="22"/>
                <w:lang w:val="vi-VN"/>
              </w:rPr>
            </w:rPrChange>
          </w:rPr>
          <w:delText>ầ</w:delText>
        </w:r>
        <w:r w:rsidRPr="00863667" w:rsidDel="003C6139">
          <w:rPr>
            <w:rFonts w:ascii="iCiel Avenir LT Std 35 Light" w:hAnsi="iCiel Avenir LT Std 35 Light" w:cs="Arial"/>
            <w:i/>
            <w:iCs/>
            <w:sz w:val="22"/>
            <w:szCs w:val="22"/>
            <w:lang w:val="vi-VN"/>
            <w:rPrChange w:id="18215" w:author="An Tran, ACA (BUV)" w:date="2024-09-13T17:29:00Z" w16du:dateUtc="2024-09-13T10:29:00Z">
              <w:rPr>
                <w:rFonts w:cs="Arial"/>
                <w:i/>
                <w:iCs/>
                <w:szCs w:val="22"/>
                <w:lang w:val="vi-VN"/>
              </w:rPr>
            </w:rPrChange>
          </w:rPr>
          <w:delText xml:space="preserve">n </w:delText>
        </w:r>
        <w:r w:rsidRPr="00863667" w:rsidDel="003C6139">
          <w:rPr>
            <w:rFonts w:ascii="iCiel Avenir LT Std 35 Light" w:hAnsi="iCiel Avenir LT Std 35 Light" w:cs="Calibri"/>
            <w:i/>
            <w:iCs/>
            <w:sz w:val="22"/>
            <w:szCs w:val="22"/>
            <w:lang w:val="vi-VN"/>
            <w:rPrChange w:id="18216"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8217" w:author="An Tran, ACA (BUV)" w:date="2024-09-13T17:29:00Z" w16du:dateUtc="2024-09-13T10:29:00Z">
              <w:rPr>
                <w:rFonts w:cs="Arial"/>
                <w:i/>
                <w:iCs/>
                <w:szCs w:val="22"/>
                <w:lang w:val="vi-VN"/>
              </w:rPr>
            </w:rPrChange>
          </w:rPr>
          <w:delText>t c</w:delText>
        </w:r>
        <w:r w:rsidRPr="00863667" w:rsidDel="003C6139">
          <w:rPr>
            <w:rFonts w:ascii="iCiel Avenir LT Std 35 Light" w:hAnsi="iCiel Avenir LT Std 35 Light" w:cs="Avenir LT Std 35 Light"/>
            <w:i/>
            <w:iCs/>
            <w:sz w:val="22"/>
            <w:szCs w:val="22"/>
            <w:lang w:val="vi-VN"/>
            <w:rPrChange w:id="18218"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219" w:author="An Tran, ACA (BUV)" w:date="2024-09-13T17:29:00Z" w16du:dateUtc="2024-09-13T10:29:00Z">
              <w:rPr>
                <w:rFonts w:cs="Arial"/>
                <w:i/>
                <w:iCs/>
                <w:szCs w:val="22"/>
                <w:lang w:val="vi-VN"/>
              </w:rPr>
            </w:rPrChange>
          </w:rPr>
          <w:delText xml:space="preserve">c </w:delText>
        </w:r>
        <w:r w:rsidRPr="00863667" w:rsidDel="003C6139">
          <w:rPr>
            <w:rFonts w:ascii="iCiel Avenir LT Std 35 Light" w:hAnsi="iCiel Avenir LT Std 35 Light" w:cs="Calibri"/>
            <w:i/>
            <w:iCs/>
            <w:sz w:val="22"/>
            <w:szCs w:val="22"/>
            <w:lang w:val="vi-VN"/>
            <w:rPrChange w:id="18220"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221"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222"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8223" w:author="An Tran, ACA (BUV)" w:date="2024-09-13T17:29:00Z" w16du:dateUtc="2024-09-13T10:29:00Z">
              <w:rPr>
                <w:rFonts w:cs="Arial"/>
                <w:i/>
                <w:iCs/>
                <w:szCs w:val="22"/>
                <w:lang w:val="vi-VN"/>
              </w:rPr>
            </w:rPrChange>
          </w:rPr>
          <w:delText>u ki</w:delText>
        </w:r>
        <w:r w:rsidRPr="00863667" w:rsidDel="003C6139">
          <w:rPr>
            <w:rFonts w:ascii="iCiel Avenir LT Std 35 Light" w:hAnsi="iCiel Avenir LT Std 35 Light" w:cs="Calibri"/>
            <w:i/>
            <w:iCs/>
            <w:sz w:val="22"/>
            <w:szCs w:val="22"/>
            <w:lang w:val="vi-VN"/>
            <w:rPrChange w:id="18224"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225" w:author="An Tran, ACA (BUV)" w:date="2024-09-13T17:29:00Z" w16du:dateUtc="2024-09-13T10:29:00Z">
              <w:rPr>
                <w:rFonts w:cs="Arial"/>
                <w:i/>
                <w:iCs/>
                <w:szCs w:val="22"/>
                <w:lang w:val="vi-VN"/>
              </w:rPr>
            </w:rPrChange>
          </w:rPr>
          <w:delText>n sau:</w:delText>
        </w:r>
      </w:del>
    </w:p>
    <w:p w14:paraId="606F5E20" w14:textId="1735AF9D" w:rsidR="003A732E" w:rsidRPr="00D427AB" w:rsidDel="003C6139" w:rsidRDefault="003A732E">
      <w:pPr>
        <w:rPr>
          <w:del w:id="18226" w:author="An Tran, ACA (BUV)" w:date="2024-09-12T11:07:00Z" w16du:dateUtc="2024-09-12T04:07:00Z"/>
          <w:rFonts w:cs="Arial"/>
          <w:i/>
          <w:iCs/>
          <w:szCs w:val="22"/>
          <w:lang w:val="vi-VN"/>
        </w:rPr>
        <w:pPrChange w:id="1822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228" w:author="An Tran, ACA (BUV)" w:date="2024-09-12T11:07:00Z" w16du:dateUtc="2024-09-12T04:07:00Z">
        <w:r w:rsidRPr="00863667" w:rsidDel="003C6139">
          <w:rPr>
            <w:rFonts w:ascii="iCiel Avenir LT Std 35 Light" w:hAnsi="iCiel Avenir LT Std 35 Light" w:cs="Calibri"/>
            <w:i/>
            <w:iCs/>
            <w:sz w:val="22"/>
            <w:szCs w:val="22"/>
            <w:lang w:val="vi-VN"/>
            <w:rPrChange w:id="18229"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8230"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8231"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8232"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8233"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234" w:author="An Tran, ACA (BUV)" w:date="2024-09-13T17:29:00Z" w16du:dateUtc="2024-09-13T10:29:00Z">
              <w:rPr>
                <w:rFonts w:cs="Arial"/>
                <w:i/>
                <w:iCs/>
                <w:szCs w:val="22"/>
                <w:lang w:val="vi-VN"/>
              </w:rPr>
            </w:rPrChange>
          </w:rPr>
          <w:delText>i thi</w:delText>
        </w:r>
        <w:r w:rsidRPr="00863667" w:rsidDel="003C6139">
          <w:rPr>
            <w:rFonts w:ascii="iCiel Avenir LT Std 35 Light" w:hAnsi="iCiel Avenir LT Std 35 Light" w:cs="Calibri"/>
            <w:i/>
            <w:iCs/>
            <w:sz w:val="22"/>
            <w:szCs w:val="22"/>
            <w:lang w:val="vi-VN"/>
            <w:rPrChange w:id="18235"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8236" w:author="An Tran, ACA (BUV)" w:date="2024-09-13T17:29:00Z" w16du:dateUtc="2024-09-13T10:29:00Z">
              <w:rPr>
                <w:rFonts w:cs="Arial"/>
                <w:i/>
                <w:iCs/>
                <w:szCs w:val="22"/>
                <w:lang w:val="vi-VN"/>
              </w:rPr>
            </w:rPrChange>
          </w:rPr>
          <w:delText xml:space="preserve">u 500 </w:delText>
        </w:r>
        <w:r w:rsidRPr="00863667" w:rsidDel="003C6139">
          <w:rPr>
            <w:rFonts w:ascii="iCiel Avenir LT Std 35 Light" w:hAnsi="iCiel Avenir LT Std 35 Light" w:cs="Calibri"/>
            <w:i/>
            <w:iCs/>
            <w:sz w:val="22"/>
            <w:szCs w:val="22"/>
            <w:lang w:val="vi-VN"/>
            <w:rPrChange w:id="18237"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238"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239"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8240" w:author="An Tran, ACA (BUV)" w:date="2024-09-13T17:29:00Z" w16du:dateUtc="2024-09-13T10:29:00Z">
              <w:rPr>
                <w:rFonts w:cs="Arial"/>
                <w:i/>
                <w:iCs/>
                <w:szCs w:val="22"/>
                <w:lang w:val="vi-VN"/>
              </w:rPr>
            </w:rPrChange>
          </w:rPr>
          <w:delText>m PSG tr</w:delText>
        </w:r>
        <w:r w:rsidRPr="00863667" w:rsidDel="003C6139">
          <w:rPr>
            <w:rFonts w:ascii="iCiel Avenir LT Std 35 Light" w:hAnsi="iCiel Avenir LT Std 35 Light" w:cs="Calibri"/>
            <w:i/>
            <w:iCs/>
            <w:sz w:val="22"/>
            <w:szCs w:val="22"/>
            <w:lang w:val="vi-VN"/>
            <w:rPrChange w:id="18241" w:author="An Tran, ACA (BUV)" w:date="2024-09-13T17:29:00Z" w16du:dateUtc="2024-09-13T10:29:00Z">
              <w:rPr>
                <w:rFonts w:cs="Calibri"/>
                <w:i/>
                <w:iCs/>
                <w:szCs w:val="22"/>
                <w:lang w:val="vi-VN"/>
              </w:rPr>
            </w:rPrChange>
          </w:rPr>
          <w:delText>ướ</w:delText>
        </w:r>
        <w:r w:rsidRPr="00863667" w:rsidDel="003C6139">
          <w:rPr>
            <w:rFonts w:ascii="iCiel Avenir LT Std 35 Light" w:hAnsi="iCiel Avenir LT Std 35 Light" w:cs="Arial"/>
            <w:i/>
            <w:iCs/>
            <w:sz w:val="22"/>
            <w:szCs w:val="22"/>
            <w:lang w:val="vi-VN"/>
            <w:rPrChange w:id="18242" w:author="An Tran, ACA (BUV)" w:date="2024-09-13T17:29:00Z" w16du:dateUtc="2024-09-13T10:29:00Z">
              <w:rPr>
                <w:rFonts w:cs="Arial"/>
                <w:i/>
                <w:iCs/>
                <w:szCs w:val="22"/>
                <w:lang w:val="vi-VN"/>
              </w:rPr>
            </w:rPrChange>
          </w:rPr>
          <w:delText>c khi t</w:delText>
        </w:r>
        <w:r w:rsidRPr="00863667" w:rsidDel="003C6139">
          <w:rPr>
            <w:rFonts w:ascii="iCiel Avenir LT Std 35 Light" w:hAnsi="iCiel Avenir LT Std 35 Light" w:cs="Calibri"/>
            <w:i/>
            <w:iCs/>
            <w:sz w:val="22"/>
            <w:szCs w:val="22"/>
            <w:lang w:val="vi-VN"/>
            <w:rPrChange w:id="18243"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244" w:author="An Tran, ACA (BUV)" w:date="2024-09-13T17:29:00Z" w16du:dateUtc="2024-09-13T10:29:00Z">
              <w:rPr>
                <w:rFonts w:cs="Arial"/>
                <w:i/>
                <w:iCs/>
                <w:szCs w:val="22"/>
                <w:lang w:val="vi-VN"/>
              </w:rPr>
            </w:rPrChange>
          </w:rPr>
          <w:delText>t nghi</w:delText>
        </w:r>
        <w:r w:rsidRPr="00863667" w:rsidDel="003C6139">
          <w:rPr>
            <w:rFonts w:ascii="iCiel Avenir LT Std 35 Light" w:hAnsi="iCiel Avenir LT Std 35 Light" w:cs="Calibri"/>
            <w:i/>
            <w:iCs/>
            <w:sz w:val="22"/>
            <w:szCs w:val="22"/>
            <w:lang w:val="vi-VN"/>
            <w:rPrChange w:id="18245"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246" w:author="An Tran, ACA (BUV)" w:date="2024-09-13T17:29:00Z" w16du:dateUtc="2024-09-13T10:29:00Z">
              <w:rPr>
                <w:rFonts w:cs="Arial"/>
                <w:i/>
                <w:iCs/>
                <w:szCs w:val="22"/>
                <w:lang w:val="vi-VN"/>
              </w:rPr>
            </w:rPrChange>
          </w:rPr>
          <w:delText>p</w:delText>
        </w:r>
      </w:del>
    </w:p>
    <w:p w14:paraId="2B7ADC79" w14:textId="578A0BF5" w:rsidR="003A732E" w:rsidRPr="00D427AB" w:rsidDel="003C6139" w:rsidRDefault="003A732E">
      <w:pPr>
        <w:rPr>
          <w:del w:id="18247" w:author="An Tran, ACA (BUV)" w:date="2024-09-12T11:07:00Z" w16du:dateUtc="2024-09-12T04:07:00Z"/>
          <w:rFonts w:cs="Arial"/>
          <w:i/>
          <w:iCs/>
          <w:szCs w:val="22"/>
          <w:lang w:val="vi-VN"/>
        </w:rPr>
        <w:pPrChange w:id="1824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249" w:author="An Tran, ACA (BUV)" w:date="2024-09-12T11:07:00Z" w16du:dateUtc="2024-09-12T04:07:00Z">
        <w:r w:rsidRPr="00863667" w:rsidDel="003C6139">
          <w:rPr>
            <w:rFonts w:ascii="iCiel Avenir LT Std 35 Light" w:hAnsi="iCiel Avenir LT Std 35 Light" w:cs="Calibri"/>
            <w:i/>
            <w:iCs/>
            <w:sz w:val="22"/>
            <w:szCs w:val="22"/>
            <w:lang w:val="vi-VN"/>
            <w:rPrChange w:id="18250"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8251" w:author="An Tran, ACA (BUV)" w:date="2024-09-13T17:29:00Z" w16du:dateUtc="2024-09-13T10:29:00Z">
              <w:rPr>
                <w:rFonts w:cs="Arial"/>
                <w:i/>
                <w:iCs/>
                <w:szCs w:val="22"/>
                <w:lang w:val="vi-VN"/>
              </w:rPr>
            </w:rPrChange>
          </w:rPr>
          <w:delText xml:space="preserve">t </w:delText>
        </w:r>
        <w:r w:rsidRPr="00863667" w:rsidDel="003C6139">
          <w:rPr>
            <w:rFonts w:ascii="iCiel Avenir LT Std 35 Light" w:hAnsi="iCiel Avenir LT Std 35 Light" w:cs="Calibri"/>
            <w:i/>
            <w:iCs/>
            <w:sz w:val="22"/>
            <w:szCs w:val="22"/>
            <w:lang w:val="vi-VN"/>
            <w:rPrChange w:id="18252"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8253" w:author="An Tran, ACA (BUV)" w:date="2024-09-13T17:29:00Z" w16du:dateUtc="2024-09-13T10:29:00Z">
              <w:rPr>
                <w:rFonts w:cs="Arial"/>
                <w:i/>
                <w:iCs/>
                <w:szCs w:val="22"/>
                <w:lang w:val="vi-VN"/>
              </w:rPr>
            </w:rPrChange>
          </w:rPr>
          <w:delText xml:space="preserve">c </w:delText>
        </w:r>
        <w:r w:rsidRPr="00863667" w:rsidDel="003C6139">
          <w:rPr>
            <w:rFonts w:ascii="iCiel Avenir LT Std 35 Light" w:hAnsi="iCiel Avenir LT Std 35 Light" w:cs="Calibri"/>
            <w:i/>
            <w:iCs/>
            <w:sz w:val="22"/>
            <w:szCs w:val="22"/>
            <w:lang w:val="vi-VN"/>
            <w:rPrChange w:id="18254"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255"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256"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8257" w:author="An Tran, ACA (BUV)" w:date="2024-09-13T17:29:00Z" w16du:dateUtc="2024-09-13T10:29:00Z">
              <w:rPr>
                <w:rFonts w:cs="Arial"/>
                <w:i/>
                <w:iCs/>
                <w:szCs w:val="22"/>
                <w:lang w:val="vi-VN"/>
              </w:rPr>
            </w:rPrChange>
          </w:rPr>
          <w:delText>m trong m</w:delText>
        </w:r>
        <w:r w:rsidRPr="00863667" w:rsidDel="003C6139">
          <w:rPr>
            <w:rFonts w:ascii="iCiel Avenir LT Std 35 Light" w:hAnsi="iCiel Avenir LT Std 35 Light" w:cs="Calibri"/>
            <w:i/>
            <w:iCs/>
            <w:sz w:val="22"/>
            <w:szCs w:val="22"/>
            <w:lang w:val="vi-VN"/>
            <w:rPrChange w:id="18258" w:author="An Tran, ACA (BUV)" w:date="2024-09-13T17:29:00Z" w16du:dateUtc="2024-09-13T10:29:00Z">
              <w:rPr>
                <w:rFonts w:cs="Calibri"/>
                <w:i/>
                <w:iCs/>
                <w:szCs w:val="22"/>
                <w:lang w:val="vi-VN"/>
              </w:rPr>
            </w:rPrChange>
          </w:rPr>
          <w:delText>ỗ</w:delText>
        </w:r>
        <w:r w:rsidRPr="00863667" w:rsidDel="003C6139">
          <w:rPr>
            <w:rFonts w:ascii="iCiel Avenir LT Std 35 Light" w:hAnsi="iCiel Avenir LT Std 35 Light" w:cs="Arial"/>
            <w:i/>
            <w:iCs/>
            <w:sz w:val="22"/>
            <w:szCs w:val="22"/>
            <w:lang w:val="vi-VN"/>
            <w:rPrChange w:id="18259" w:author="An Tran, ACA (BUV)" w:date="2024-09-13T17:29:00Z" w16du:dateUtc="2024-09-13T10:29:00Z">
              <w:rPr>
                <w:rFonts w:cs="Arial"/>
                <w:i/>
                <w:iCs/>
                <w:szCs w:val="22"/>
                <w:lang w:val="vi-VN"/>
              </w:rPr>
            </w:rPrChange>
          </w:rPr>
          <w:delText>i l</w:delText>
        </w:r>
        <w:r w:rsidRPr="00863667" w:rsidDel="003C6139">
          <w:rPr>
            <w:rFonts w:ascii="iCiel Avenir LT Std 35 Light" w:hAnsi="iCiel Avenir LT Std 35 Light" w:cs="Calibri"/>
            <w:i/>
            <w:iCs/>
            <w:sz w:val="22"/>
            <w:szCs w:val="22"/>
            <w:lang w:val="vi-VN"/>
            <w:rPrChange w:id="18260" w:author="An Tran, ACA (BUV)" w:date="2024-09-13T17:29:00Z" w16du:dateUtc="2024-09-13T10:29:00Z">
              <w:rPr>
                <w:rFonts w:cs="Calibri"/>
                <w:i/>
                <w:iCs/>
                <w:szCs w:val="22"/>
                <w:lang w:val="vi-VN"/>
              </w:rPr>
            </w:rPrChange>
          </w:rPr>
          <w:delText>ĩ</w:delText>
        </w:r>
        <w:r w:rsidRPr="00863667" w:rsidDel="003C6139">
          <w:rPr>
            <w:rFonts w:ascii="iCiel Avenir LT Std 35 Light" w:hAnsi="iCiel Avenir LT Std 35 Light" w:cs="Arial"/>
            <w:i/>
            <w:iCs/>
            <w:sz w:val="22"/>
            <w:szCs w:val="22"/>
            <w:lang w:val="vi-VN"/>
            <w:rPrChange w:id="18261" w:author="An Tran, ACA (BUV)" w:date="2024-09-13T17:29:00Z" w16du:dateUtc="2024-09-13T10:29:00Z">
              <w:rPr>
                <w:rFonts w:cs="Arial"/>
                <w:i/>
                <w:iCs/>
                <w:szCs w:val="22"/>
                <w:lang w:val="vi-VN"/>
              </w:rPr>
            </w:rPrChange>
          </w:rPr>
          <w:delText>nh v</w:delText>
        </w:r>
        <w:r w:rsidRPr="00863667" w:rsidDel="003C6139">
          <w:rPr>
            <w:rFonts w:ascii="iCiel Avenir LT Std 35 Light" w:hAnsi="iCiel Avenir LT Std 35 Light" w:cs="Calibri"/>
            <w:i/>
            <w:iCs/>
            <w:sz w:val="22"/>
            <w:szCs w:val="22"/>
            <w:lang w:val="vi-VN"/>
            <w:rPrChange w:id="18262"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263" w:author="An Tran, ACA (BUV)" w:date="2024-09-13T17:29:00Z" w16du:dateUtc="2024-09-13T10:29:00Z">
              <w:rPr>
                <w:rFonts w:cs="Arial"/>
                <w:i/>
                <w:iCs/>
                <w:szCs w:val="22"/>
                <w:lang w:val="vi-VN"/>
              </w:rPr>
            </w:rPrChange>
          </w:rPr>
          <w:delText>c c</w:delText>
        </w:r>
        <w:r w:rsidRPr="00863667" w:rsidDel="003C6139">
          <w:rPr>
            <w:rFonts w:ascii="iCiel Avenir LT Std 35 Light" w:hAnsi="iCiel Avenir LT Std 35 Light" w:cs="Calibri"/>
            <w:i/>
            <w:iCs/>
            <w:sz w:val="22"/>
            <w:szCs w:val="22"/>
            <w:lang w:val="vi-VN"/>
            <w:rPrChange w:id="18264"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8265" w:author="An Tran, ACA (BUV)" w:date="2024-09-13T17:29:00Z" w16du:dateUtc="2024-09-13T10:29:00Z">
              <w:rPr>
                <w:rFonts w:cs="Arial"/>
                <w:i/>
                <w:iCs/>
                <w:szCs w:val="22"/>
                <w:lang w:val="vi-VN"/>
              </w:rPr>
            </w:rPrChange>
          </w:rPr>
          <w:delText>a ch</w:delText>
        </w:r>
        <w:r w:rsidRPr="00863667" w:rsidDel="003C6139">
          <w:rPr>
            <w:rFonts w:ascii="iCiel Avenir LT Std 35 Light" w:hAnsi="iCiel Avenir LT Std 35 Light" w:cs="Calibri"/>
            <w:i/>
            <w:iCs/>
            <w:sz w:val="22"/>
            <w:szCs w:val="22"/>
            <w:lang w:val="vi-VN"/>
            <w:rPrChange w:id="18266"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8267"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8268"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8269" w:author="An Tran, ACA (BUV)" w:date="2024-09-13T17:29:00Z" w16du:dateUtc="2024-09-13T10:29:00Z">
              <w:rPr>
                <w:rFonts w:cs="Arial"/>
                <w:i/>
                <w:iCs/>
                <w:szCs w:val="22"/>
                <w:lang w:val="vi-VN"/>
              </w:rPr>
            </w:rPrChange>
          </w:rPr>
          <w:delText xml:space="preserve">nh PSG </w:delText>
        </w:r>
        <w:r w:rsidRPr="00863667" w:rsidDel="003C6139">
          <w:rPr>
            <w:rFonts w:ascii="iCiel Avenir LT Std 35 Light" w:hAnsi="iCiel Avenir LT Std 35 Light" w:cs="Avenir LT Std 35 Light"/>
            <w:i/>
            <w:iCs/>
            <w:sz w:val="22"/>
            <w:szCs w:val="22"/>
            <w:lang w:val="vi-VN"/>
            <w:rPrChange w:id="18270" w:author="An Tran, ACA (BUV)" w:date="2024-09-13T17:29:00Z" w16du:dateUtc="2024-09-13T10:29:00Z">
              <w:rPr>
                <w:rFonts w:cs="Avenir LT Std 35 Light"/>
                <w:i/>
                <w:iCs/>
                <w:szCs w:val="22"/>
                <w:lang w:val="vi-VN"/>
              </w:rPr>
            </w:rPrChange>
          </w:rPr>
          <w:delText>–</w:delText>
        </w:r>
        <w:r w:rsidRPr="00863667" w:rsidDel="003C6139">
          <w:rPr>
            <w:rFonts w:ascii="iCiel Avenir LT Std 35 Light" w:hAnsi="iCiel Avenir LT Std 35 Light" w:cs="Arial"/>
            <w:i/>
            <w:iCs/>
            <w:sz w:val="22"/>
            <w:szCs w:val="22"/>
            <w:lang w:val="vi-VN"/>
            <w:rPrChange w:id="18271" w:author="An Tran, ACA (BUV)" w:date="2024-09-13T17:29:00Z" w16du:dateUtc="2024-09-13T10:29:00Z">
              <w:rPr>
                <w:rFonts w:cs="Arial"/>
                <w:i/>
                <w:iCs/>
                <w:szCs w:val="22"/>
                <w:lang w:val="vi-VN"/>
              </w:rPr>
            </w:rPrChange>
          </w:rPr>
          <w:delText xml:space="preserve"> 4 l</w:delText>
        </w:r>
        <w:r w:rsidRPr="00863667" w:rsidDel="003C6139">
          <w:rPr>
            <w:rFonts w:ascii="iCiel Avenir LT Std 35 Light" w:hAnsi="iCiel Avenir LT Std 35 Light" w:cs="Calibri"/>
            <w:i/>
            <w:iCs/>
            <w:sz w:val="22"/>
            <w:szCs w:val="22"/>
            <w:lang w:val="vi-VN"/>
            <w:rPrChange w:id="18272" w:author="An Tran, ACA (BUV)" w:date="2024-09-13T17:29:00Z" w16du:dateUtc="2024-09-13T10:29:00Z">
              <w:rPr>
                <w:rFonts w:cs="Calibri"/>
                <w:i/>
                <w:iCs/>
                <w:szCs w:val="22"/>
                <w:lang w:val="vi-VN"/>
              </w:rPr>
            </w:rPrChange>
          </w:rPr>
          <w:delText>ĩ</w:delText>
        </w:r>
        <w:r w:rsidRPr="00863667" w:rsidDel="003C6139">
          <w:rPr>
            <w:rFonts w:ascii="iCiel Avenir LT Std 35 Light" w:hAnsi="iCiel Avenir LT Std 35 Light" w:cs="Arial"/>
            <w:i/>
            <w:iCs/>
            <w:sz w:val="22"/>
            <w:szCs w:val="22"/>
            <w:lang w:val="vi-VN"/>
            <w:rPrChange w:id="18273" w:author="An Tran, ACA (BUV)" w:date="2024-09-13T17:29:00Z" w16du:dateUtc="2024-09-13T10:29:00Z">
              <w:rPr>
                <w:rFonts w:cs="Arial"/>
                <w:i/>
                <w:iCs/>
                <w:szCs w:val="22"/>
                <w:lang w:val="vi-VN"/>
              </w:rPr>
            </w:rPrChange>
          </w:rPr>
          <w:delText>nh v</w:delText>
        </w:r>
        <w:r w:rsidRPr="00863667" w:rsidDel="003C6139">
          <w:rPr>
            <w:rFonts w:ascii="iCiel Avenir LT Std 35 Light" w:hAnsi="iCiel Avenir LT Std 35 Light" w:cs="Calibri"/>
            <w:i/>
            <w:iCs/>
            <w:sz w:val="22"/>
            <w:szCs w:val="22"/>
            <w:lang w:val="vi-VN"/>
            <w:rPrChange w:id="1827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275" w:author="An Tran, ACA (BUV)" w:date="2024-09-13T17:29:00Z" w16du:dateUtc="2024-09-13T10:29:00Z">
              <w:rPr>
                <w:rFonts w:cs="Arial"/>
                <w:i/>
                <w:iCs/>
                <w:szCs w:val="22"/>
                <w:lang w:val="vi-VN"/>
              </w:rPr>
            </w:rPrChange>
          </w:rPr>
          <w:delText>c: H</w:delText>
        </w:r>
        <w:r w:rsidRPr="00863667" w:rsidDel="003C6139">
          <w:rPr>
            <w:rFonts w:ascii="iCiel Avenir LT Std 35 Light" w:hAnsi="iCiel Avenir LT Std 35 Light" w:cs="Avenir LT Std 35 Light"/>
            <w:i/>
            <w:iCs/>
            <w:sz w:val="22"/>
            <w:szCs w:val="22"/>
            <w:lang w:val="vi-VN"/>
            <w:rPrChange w:id="18276"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277" w:author="An Tran, ACA (BUV)" w:date="2024-09-13T17:29:00Z" w16du:dateUtc="2024-09-13T10:29:00Z">
              <w:rPr>
                <w:rFonts w:cs="Arial"/>
                <w:i/>
                <w:iCs/>
                <w:szCs w:val="22"/>
                <w:lang w:val="vi-VN"/>
              </w:rPr>
            </w:rPrChange>
          </w:rPr>
          <w:delText>nh Trang C</w:delText>
        </w:r>
        <w:r w:rsidRPr="00863667" w:rsidDel="003C6139">
          <w:rPr>
            <w:rFonts w:ascii="iCiel Avenir LT Std 35 Light" w:hAnsi="iCiel Avenir LT Std 35 Light" w:cs="Avenir LT Std 35 Light"/>
            <w:i/>
            <w:iCs/>
            <w:sz w:val="22"/>
            <w:szCs w:val="22"/>
            <w:lang w:val="vi-VN"/>
            <w:rPrChange w:id="18278" w:author="An Tran, ACA (BUV)" w:date="2024-09-13T17:29:00Z" w16du:dateUtc="2024-09-13T10:29:00Z">
              <w:rPr>
                <w:rFonts w:cs="Avenir LT Std 35 Light"/>
                <w:i/>
                <w:iCs/>
                <w:szCs w:val="22"/>
                <w:lang w:val="vi-VN"/>
              </w:rPr>
            </w:rPrChange>
          </w:rPr>
          <w:delText>ô</w:delText>
        </w:r>
        <w:r w:rsidRPr="00863667" w:rsidDel="003C6139">
          <w:rPr>
            <w:rFonts w:ascii="iCiel Avenir LT Std 35 Light" w:hAnsi="iCiel Avenir LT Std 35 Light" w:cs="Arial"/>
            <w:i/>
            <w:iCs/>
            <w:sz w:val="22"/>
            <w:szCs w:val="22"/>
            <w:lang w:val="vi-VN"/>
            <w:rPrChange w:id="18279" w:author="An Tran, ACA (BUV)" w:date="2024-09-13T17:29:00Z" w16du:dateUtc="2024-09-13T10:29:00Z">
              <w:rPr>
                <w:rFonts w:cs="Arial"/>
                <w:i/>
                <w:iCs/>
                <w:szCs w:val="22"/>
                <w:lang w:val="vi-VN"/>
              </w:rPr>
            </w:rPrChange>
          </w:rPr>
          <w:delText>ng Vi</w:delText>
        </w:r>
        <w:r w:rsidRPr="00863667" w:rsidDel="003C6139">
          <w:rPr>
            <w:rFonts w:ascii="iCiel Avenir LT Std 35 Light" w:hAnsi="iCiel Avenir LT Std 35 Light" w:cs="Calibri"/>
            <w:i/>
            <w:iCs/>
            <w:sz w:val="22"/>
            <w:szCs w:val="22"/>
            <w:lang w:val="vi-VN"/>
            <w:rPrChange w:id="18280"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281" w:author="An Tran, ACA (BUV)" w:date="2024-09-13T17:29:00Z" w16du:dateUtc="2024-09-13T10:29:00Z">
              <w:rPr>
                <w:rFonts w:cs="Arial"/>
                <w:i/>
                <w:iCs/>
                <w:szCs w:val="22"/>
                <w:lang w:val="vi-VN"/>
              </w:rPr>
            </w:rPrChange>
          </w:rPr>
          <w:delText>c V</w:delText>
        </w:r>
        <w:r w:rsidRPr="00863667" w:rsidDel="003C6139">
          <w:rPr>
            <w:rFonts w:ascii="iCiel Avenir LT Std 35 Light" w:hAnsi="iCiel Avenir LT Std 35 Light" w:cs="Avenir LT Std 35 Light"/>
            <w:i/>
            <w:iCs/>
            <w:sz w:val="22"/>
            <w:szCs w:val="22"/>
            <w:lang w:val="vi-VN"/>
            <w:rPrChange w:id="18282"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283" w:author="An Tran, ACA (BUV)" w:date="2024-09-13T17:29:00Z" w16du:dateUtc="2024-09-13T10:29:00Z">
              <w:rPr>
                <w:rFonts w:cs="Arial"/>
                <w:i/>
                <w:iCs/>
                <w:szCs w:val="22"/>
                <w:lang w:val="vi-VN"/>
              </w:rPr>
            </w:rPrChange>
          </w:rPr>
          <w:delText xml:space="preserve"> S</w:delText>
        </w:r>
        <w:r w:rsidRPr="00863667" w:rsidDel="003C6139">
          <w:rPr>
            <w:rFonts w:ascii="iCiel Avenir LT Std 35 Light" w:hAnsi="iCiel Avenir LT Std 35 Light" w:cs="Calibri"/>
            <w:i/>
            <w:iCs/>
            <w:sz w:val="22"/>
            <w:szCs w:val="22"/>
            <w:lang w:val="vi-VN"/>
            <w:rPrChange w:id="1828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285" w:author="An Tran, ACA (BUV)" w:date="2024-09-13T17:29:00Z" w16du:dateUtc="2024-09-13T10:29:00Z">
              <w:rPr>
                <w:rFonts w:cs="Arial"/>
                <w:i/>
                <w:iCs/>
                <w:szCs w:val="22"/>
                <w:lang w:val="vi-VN"/>
              </w:rPr>
            </w:rPrChange>
          </w:rPr>
          <w:delText xml:space="preserve"> Nghi</w:delText>
        </w:r>
        <w:r w:rsidRPr="00863667" w:rsidDel="003C6139">
          <w:rPr>
            <w:rFonts w:ascii="iCiel Avenir LT Std 35 Light" w:hAnsi="iCiel Avenir LT Std 35 Light" w:cs="Calibri"/>
            <w:i/>
            <w:iCs/>
            <w:sz w:val="22"/>
            <w:szCs w:val="22"/>
            <w:lang w:val="vi-VN"/>
            <w:rPrChange w:id="18286"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287" w:author="An Tran, ACA (BUV)" w:date="2024-09-13T17:29:00Z" w16du:dateUtc="2024-09-13T10:29:00Z">
              <w:rPr>
                <w:rFonts w:cs="Arial"/>
                <w:i/>
                <w:iCs/>
                <w:szCs w:val="22"/>
                <w:lang w:val="vi-VN"/>
              </w:rPr>
            </w:rPrChange>
          </w:rPr>
          <w:delText>p; K</w:delText>
        </w:r>
        <w:r w:rsidRPr="00863667" w:rsidDel="003C6139">
          <w:rPr>
            <w:rFonts w:ascii="iCiel Avenir LT Std 35 Light" w:hAnsi="iCiel Avenir LT Std 35 Light" w:cs="Calibri"/>
            <w:i/>
            <w:iCs/>
            <w:sz w:val="22"/>
            <w:szCs w:val="22"/>
            <w:lang w:val="vi-VN"/>
            <w:rPrChange w:id="18288" w:author="An Tran, ACA (BUV)" w:date="2024-09-13T17:29:00Z" w16du:dateUtc="2024-09-13T10:29:00Z">
              <w:rPr>
                <w:rFonts w:cs="Calibri"/>
                <w:i/>
                <w:iCs/>
                <w:szCs w:val="22"/>
                <w:lang w:val="vi-VN"/>
              </w:rPr>
            </w:rPrChange>
          </w:rPr>
          <w:delText>ỹ</w:delText>
        </w:r>
        <w:r w:rsidRPr="00863667" w:rsidDel="003C6139">
          <w:rPr>
            <w:rFonts w:ascii="iCiel Avenir LT Std 35 Light" w:hAnsi="iCiel Avenir LT Std 35 Light" w:cs="Arial"/>
            <w:i/>
            <w:iCs/>
            <w:sz w:val="22"/>
            <w:szCs w:val="22"/>
            <w:lang w:val="vi-VN"/>
            <w:rPrChange w:id="18289"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Calibri"/>
            <w:i/>
            <w:iCs/>
            <w:sz w:val="22"/>
            <w:szCs w:val="22"/>
            <w:lang w:val="vi-VN"/>
            <w:rPrChange w:id="18290"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291"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Avenir LT Std 35 Light"/>
            <w:i/>
            <w:iCs/>
            <w:sz w:val="22"/>
            <w:szCs w:val="22"/>
            <w:lang w:val="vi-VN"/>
            <w:rPrChange w:id="18292"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8293" w:author="An Tran, ACA (BUV)" w:date="2024-09-13T17:29:00Z" w16du:dateUtc="2024-09-13T10:29:00Z">
              <w:rPr>
                <w:rFonts w:cs="Arial"/>
                <w:i/>
                <w:iCs/>
                <w:szCs w:val="22"/>
                <w:lang w:val="vi-VN"/>
              </w:rPr>
            </w:rPrChange>
          </w:rPr>
          <w:delText xml:space="preserve">nh </w:delText>
        </w:r>
        <w:r w:rsidRPr="00863667" w:rsidDel="003C6139">
          <w:rPr>
            <w:rFonts w:ascii="iCiel Avenir LT Std 35 Light" w:hAnsi="iCiel Avenir LT Std 35 Light" w:cs="Calibri"/>
            <w:i/>
            <w:iCs/>
            <w:sz w:val="22"/>
            <w:szCs w:val="22"/>
            <w:lang w:val="vi-VN"/>
            <w:rPrChange w:id="18294"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8295" w:author="An Tran, ACA (BUV)" w:date="2024-09-13T17:29:00Z" w16du:dateUtc="2024-09-13T10:29:00Z">
              <w:rPr>
                <w:rFonts w:cs="Arial"/>
                <w:i/>
                <w:iCs/>
                <w:szCs w:val="22"/>
                <w:lang w:val="vi-VN"/>
              </w:rPr>
            </w:rPrChange>
          </w:rPr>
          <w:delText>o V</w:delText>
        </w:r>
        <w:r w:rsidRPr="00863667" w:rsidDel="003C6139">
          <w:rPr>
            <w:rFonts w:ascii="iCiel Avenir LT Std 35 Light" w:hAnsi="iCiel Avenir LT Std 35 Light" w:cs="Avenir LT Std 35 Light"/>
            <w:i/>
            <w:iCs/>
            <w:sz w:val="22"/>
            <w:szCs w:val="22"/>
            <w:lang w:val="vi-VN"/>
            <w:rPrChange w:id="18296"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297" w:author="An Tran, ACA (BUV)" w:date="2024-09-13T17:29:00Z" w16du:dateUtc="2024-09-13T10:29:00Z">
              <w:rPr>
                <w:rFonts w:cs="Arial"/>
                <w:i/>
                <w:iCs/>
                <w:szCs w:val="22"/>
                <w:lang w:val="vi-VN"/>
              </w:rPr>
            </w:rPrChange>
          </w:rPr>
          <w:delText xml:space="preserve"> K</w:delText>
        </w:r>
        <w:r w:rsidRPr="00863667" w:rsidDel="003C6139">
          <w:rPr>
            <w:rFonts w:ascii="iCiel Avenir LT Std 35 Light" w:hAnsi="iCiel Avenir LT Std 35 Light" w:cs="Calibri"/>
            <w:i/>
            <w:iCs/>
            <w:sz w:val="22"/>
            <w:szCs w:val="22"/>
            <w:lang w:val="vi-VN"/>
            <w:rPrChange w:id="18298"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299" w:author="An Tran, ACA (BUV)" w:date="2024-09-13T17:29:00Z" w16du:dateUtc="2024-09-13T10:29:00Z">
              <w:rPr>
                <w:rFonts w:cs="Arial"/>
                <w:i/>
                <w:iCs/>
                <w:szCs w:val="22"/>
                <w:lang w:val="vi-VN"/>
              </w:rPr>
            </w:rPrChange>
          </w:rPr>
          <w:delText>t N</w:delText>
        </w:r>
        <w:r w:rsidRPr="00863667" w:rsidDel="003C6139">
          <w:rPr>
            <w:rFonts w:ascii="iCiel Avenir LT Std 35 Light" w:hAnsi="iCiel Avenir LT Std 35 Light" w:cs="Calibri"/>
            <w:i/>
            <w:iCs/>
            <w:sz w:val="22"/>
            <w:szCs w:val="22"/>
            <w:lang w:val="vi-VN"/>
            <w:rPrChange w:id="18300"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301" w:author="An Tran, ACA (BUV)" w:date="2024-09-13T17:29:00Z" w16du:dateUtc="2024-09-13T10:29:00Z">
              <w:rPr>
                <w:rFonts w:cs="Arial"/>
                <w:i/>
                <w:iCs/>
                <w:szCs w:val="22"/>
                <w:lang w:val="vi-VN"/>
              </w:rPr>
            </w:rPrChange>
          </w:rPr>
          <w:delText>i; N</w:delText>
        </w:r>
        <w:r w:rsidRPr="00863667" w:rsidDel="003C6139">
          <w:rPr>
            <w:rFonts w:ascii="iCiel Avenir LT Std 35 Light" w:hAnsi="iCiel Avenir LT Std 35 Light" w:cs="Calibri"/>
            <w:i/>
            <w:iCs/>
            <w:sz w:val="22"/>
            <w:szCs w:val="22"/>
            <w:lang w:val="vi-VN"/>
            <w:rPrChange w:id="18302"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303"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Calibri"/>
            <w:i/>
            <w:iCs/>
            <w:sz w:val="22"/>
            <w:szCs w:val="22"/>
            <w:lang w:val="vi-VN"/>
            <w:rPrChange w:id="1830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305" w:author="An Tran, ACA (BUV)" w:date="2024-09-13T17:29:00Z" w16du:dateUtc="2024-09-13T10:29:00Z">
              <w:rPr>
                <w:rFonts w:cs="Arial"/>
                <w:i/>
                <w:iCs/>
                <w:szCs w:val="22"/>
                <w:lang w:val="vi-VN"/>
              </w:rPr>
            </w:rPrChange>
          </w:rPr>
          <w:delText>c X</w:delText>
        </w:r>
        <w:r w:rsidRPr="00863667" w:rsidDel="003C6139">
          <w:rPr>
            <w:rFonts w:ascii="iCiel Avenir LT Std 35 Light" w:hAnsi="iCiel Avenir LT Std 35 Light" w:cs="Avenir LT Std 35 Light"/>
            <w:i/>
            <w:iCs/>
            <w:sz w:val="22"/>
            <w:szCs w:val="22"/>
            <w:lang w:val="vi-VN"/>
            <w:rPrChange w:id="18306"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8307" w:author="An Tran, ACA (BUV)" w:date="2024-09-13T17:29:00Z" w16du:dateUtc="2024-09-13T10:29:00Z">
              <w:rPr>
                <w:rFonts w:cs="Arial"/>
                <w:i/>
                <w:iCs/>
                <w:szCs w:val="22"/>
                <w:lang w:val="vi-VN"/>
              </w:rPr>
            </w:rPrChange>
          </w:rPr>
          <w:delText xml:space="preserve"> H</w:delText>
        </w:r>
        <w:r w:rsidRPr="00863667" w:rsidDel="003C6139">
          <w:rPr>
            <w:rFonts w:ascii="iCiel Avenir LT Std 35 Light" w:hAnsi="iCiel Avenir LT Std 35 Light" w:cs="Calibri"/>
            <w:i/>
            <w:iCs/>
            <w:sz w:val="22"/>
            <w:szCs w:val="22"/>
            <w:lang w:val="vi-VN"/>
            <w:rPrChange w:id="18308"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8309" w:author="An Tran, ACA (BUV)" w:date="2024-09-13T17:29:00Z" w16du:dateUtc="2024-09-13T10:29:00Z">
              <w:rPr>
                <w:rFonts w:cs="Arial"/>
                <w:i/>
                <w:iCs/>
                <w:szCs w:val="22"/>
                <w:lang w:val="vi-VN"/>
              </w:rPr>
            </w:rPrChange>
          </w:rPr>
          <w:delText>i, V</w:delText>
        </w:r>
        <w:r w:rsidRPr="00863667" w:rsidDel="003C6139">
          <w:rPr>
            <w:rFonts w:ascii="iCiel Avenir LT Std 35 Light" w:hAnsi="iCiel Avenir LT Std 35 Light" w:cs="Calibri"/>
            <w:i/>
            <w:iCs/>
            <w:sz w:val="22"/>
            <w:szCs w:val="22"/>
            <w:lang w:val="vi-VN"/>
            <w:rPrChange w:id="18310"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311" w:author="An Tran, ACA (BUV)" w:date="2024-09-13T17:29:00Z" w16du:dateUtc="2024-09-13T10:29:00Z">
              <w:rPr>
                <w:rFonts w:cs="Arial"/>
                <w:i/>
                <w:iCs/>
                <w:szCs w:val="22"/>
                <w:lang w:val="vi-VN"/>
              </w:rPr>
            </w:rPrChange>
          </w:rPr>
          <w:delText>n H</w:delText>
        </w:r>
        <w:r w:rsidRPr="00863667" w:rsidDel="003C6139">
          <w:rPr>
            <w:rFonts w:ascii="iCiel Avenir LT Std 35 Light" w:hAnsi="iCiel Avenir LT Std 35 Light" w:cs="Avenir LT Std 35 Light"/>
            <w:i/>
            <w:iCs/>
            <w:sz w:val="22"/>
            <w:szCs w:val="22"/>
            <w:lang w:val="vi-VN"/>
            <w:rPrChange w:id="18312" w:author="An Tran, ACA (BUV)" w:date="2024-09-13T17:29:00Z" w16du:dateUtc="2024-09-13T10:29:00Z">
              <w:rPr>
                <w:rFonts w:cs="Avenir LT Std 35 Light"/>
                <w:i/>
                <w:iCs/>
                <w:szCs w:val="22"/>
                <w:lang w:val="vi-VN"/>
              </w:rPr>
            </w:rPrChange>
          </w:rPr>
          <w:delText>ó</w:delText>
        </w:r>
        <w:r w:rsidRPr="00863667" w:rsidDel="003C6139">
          <w:rPr>
            <w:rFonts w:ascii="iCiel Avenir LT Std 35 Light" w:hAnsi="iCiel Avenir LT Std 35 Light" w:cs="Arial"/>
            <w:i/>
            <w:iCs/>
            <w:sz w:val="22"/>
            <w:szCs w:val="22"/>
            <w:lang w:val="vi-VN"/>
            <w:rPrChange w:id="18313" w:author="An Tran, ACA (BUV)" w:date="2024-09-13T17:29:00Z" w16du:dateUtc="2024-09-13T10:29:00Z">
              <w:rPr>
                <w:rFonts w:cs="Arial"/>
                <w:i/>
                <w:iCs/>
                <w:szCs w:val="22"/>
                <w:lang w:val="vi-VN"/>
              </w:rPr>
            </w:rPrChange>
          </w:rPr>
          <w:delText>a V</w:delText>
        </w:r>
        <w:r w:rsidRPr="00863667" w:rsidDel="003C6139">
          <w:rPr>
            <w:rFonts w:ascii="iCiel Avenir LT Std 35 Light" w:hAnsi="iCiel Avenir LT Std 35 Light" w:cs="Avenir LT Std 35 Light"/>
            <w:i/>
            <w:iCs/>
            <w:sz w:val="22"/>
            <w:szCs w:val="22"/>
            <w:lang w:val="vi-VN"/>
            <w:rPrChange w:id="18314"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315"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Calibri"/>
            <w:i/>
            <w:iCs/>
            <w:sz w:val="22"/>
            <w:szCs w:val="22"/>
            <w:lang w:val="vi-VN"/>
            <w:rPrChange w:id="18316"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8317" w:author="An Tran, ACA (BUV)" w:date="2024-09-13T17:29:00Z" w16du:dateUtc="2024-09-13T10:29:00Z">
              <w:rPr>
                <w:rFonts w:cs="Arial"/>
                <w:i/>
                <w:iCs/>
                <w:szCs w:val="22"/>
                <w:lang w:val="vi-VN"/>
              </w:rPr>
            </w:rPrChange>
          </w:rPr>
          <w:delText>m X</w:delText>
        </w:r>
        <w:r w:rsidRPr="00863667" w:rsidDel="003C6139">
          <w:rPr>
            <w:rFonts w:ascii="iCiel Avenir LT Std 35 Light" w:hAnsi="iCiel Avenir LT Std 35 Light" w:cs="Avenir LT Std 35 Light"/>
            <w:i/>
            <w:iCs/>
            <w:sz w:val="22"/>
            <w:szCs w:val="22"/>
            <w:lang w:val="vi-VN"/>
            <w:rPrChange w:id="18318" w:author="An Tran, ACA (BUV)" w:date="2024-09-13T17:29:00Z" w16du:dateUtc="2024-09-13T10:29:00Z">
              <w:rPr>
                <w:rFonts w:cs="Avenir LT Std 35 Light"/>
                <w:i/>
                <w:iCs/>
                <w:szCs w:val="22"/>
                <w:lang w:val="vi-VN"/>
              </w:rPr>
            </w:rPrChange>
          </w:rPr>
          <w:delText>ú</w:delText>
        </w:r>
        <w:r w:rsidRPr="00863667" w:rsidDel="003C6139">
          <w:rPr>
            <w:rFonts w:ascii="iCiel Avenir LT Std 35 Light" w:hAnsi="iCiel Avenir LT Std 35 Light" w:cs="Arial"/>
            <w:i/>
            <w:iCs/>
            <w:sz w:val="22"/>
            <w:szCs w:val="22"/>
            <w:lang w:val="vi-VN"/>
            <w:rPrChange w:id="18319" w:author="An Tran, ACA (BUV)" w:date="2024-09-13T17:29:00Z" w16du:dateUtc="2024-09-13T10:29:00Z">
              <w:rPr>
                <w:rFonts w:cs="Arial"/>
                <w:i/>
                <w:iCs/>
                <w:szCs w:val="22"/>
                <w:lang w:val="vi-VN"/>
              </w:rPr>
            </w:rPrChange>
          </w:rPr>
          <w:delText>c; B</w:delText>
        </w:r>
        <w:r w:rsidRPr="00863667" w:rsidDel="003C6139">
          <w:rPr>
            <w:rFonts w:ascii="iCiel Avenir LT Std 35 Light" w:hAnsi="iCiel Avenir LT Std 35 Light" w:cs="Calibri"/>
            <w:i/>
            <w:iCs/>
            <w:sz w:val="22"/>
            <w:szCs w:val="22"/>
            <w:lang w:val="vi-VN"/>
            <w:rPrChange w:id="18320"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8321" w:author="An Tran, ACA (BUV)" w:date="2024-09-13T17:29:00Z" w16du:dateUtc="2024-09-13T10:29:00Z">
              <w:rPr>
                <w:rFonts w:cs="Arial"/>
                <w:i/>
                <w:iCs/>
                <w:szCs w:val="22"/>
                <w:lang w:val="vi-VN"/>
              </w:rPr>
            </w:rPrChange>
          </w:rPr>
          <w:delText xml:space="preserve"> Tr</w:delText>
        </w:r>
        <w:r w:rsidRPr="00863667" w:rsidDel="003C6139">
          <w:rPr>
            <w:rFonts w:ascii="iCiel Avenir LT Std 35 Light" w:hAnsi="iCiel Avenir LT Std 35 Light" w:cs="Calibri"/>
            <w:i/>
            <w:iCs/>
            <w:sz w:val="22"/>
            <w:szCs w:val="22"/>
            <w:lang w:val="vi-VN"/>
            <w:rPrChange w:id="18322" w:author="An Tran, ACA (BUV)" w:date="2024-09-13T17:29:00Z" w16du:dateUtc="2024-09-13T10:29:00Z">
              <w:rPr>
                <w:rFonts w:cs="Calibri"/>
                <w:i/>
                <w:iCs/>
                <w:szCs w:val="22"/>
                <w:lang w:val="vi-VN"/>
              </w:rPr>
            </w:rPrChange>
          </w:rPr>
          <w:delText>ợ</w:delText>
        </w:r>
        <w:r w:rsidRPr="00863667" w:rsidDel="003C6139">
          <w:rPr>
            <w:rFonts w:ascii="iCiel Avenir LT Std 35 Light" w:hAnsi="iCiel Avenir LT Std 35 Light" w:cs="Arial"/>
            <w:i/>
            <w:iCs/>
            <w:sz w:val="22"/>
            <w:szCs w:val="22"/>
            <w:lang w:val="vi-VN"/>
            <w:rPrChange w:id="18323" w:author="An Tran, ACA (BUV)" w:date="2024-09-13T17:29:00Z" w16du:dateUtc="2024-09-13T10:29:00Z">
              <w:rPr>
                <w:rFonts w:cs="Arial"/>
                <w:i/>
                <w:iCs/>
                <w:szCs w:val="22"/>
                <w:lang w:val="vi-VN"/>
              </w:rPr>
            </w:rPrChange>
          </w:rPr>
          <w:delText xml:space="preserve"> V</w:delText>
        </w:r>
        <w:r w:rsidRPr="00863667" w:rsidDel="003C6139">
          <w:rPr>
            <w:rFonts w:ascii="iCiel Avenir LT Std 35 Light" w:hAnsi="iCiel Avenir LT Std 35 Light" w:cs="Avenir LT Std 35 Light"/>
            <w:i/>
            <w:iCs/>
            <w:sz w:val="22"/>
            <w:szCs w:val="22"/>
            <w:lang w:val="vi-VN"/>
            <w:rPrChange w:id="18324"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325" w:author="An Tran, ACA (BUV)" w:date="2024-09-13T17:29:00Z" w16du:dateUtc="2024-09-13T10:29:00Z">
              <w:rPr>
                <w:rFonts w:cs="Arial"/>
                <w:i/>
                <w:iCs/>
                <w:szCs w:val="22"/>
                <w:lang w:val="vi-VN"/>
              </w:rPr>
            </w:rPrChange>
          </w:rPr>
          <w:delText xml:space="preserve"> N</w:delText>
        </w:r>
        <w:r w:rsidRPr="00863667" w:rsidDel="003C6139">
          <w:rPr>
            <w:rFonts w:ascii="iCiel Avenir LT Std 35 Light" w:hAnsi="iCiel Avenir LT Std 35 Light" w:cs="Avenir LT Std 35 Light"/>
            <w:i/>
            <w:iCs/>
            <w:sz w:val="22"/>
            <w:szCs w:val="22"/>
            <w:lang w:val="vi-VN"/>
            <w:rPrChange w:id="18326" w:author="An Tran, ACA (BUV)" w:date="2024-09-13T17:29:00Z" w16du:dateUtc="2024-09-13T10:29:00Z">
              <w:rPr>
                <w:rFonts w:cs="Avenir LT Std 35 Light"/>
                <w:i/>
                <w:iCs/>
                <w:szCs w:val="22"/>
                <w:lang w:val="vi-VN"/>
              </w:rPr>
            </w:rPrChange>
          </w:rPr>
          <w:delText>â</w:delText>
        </w:r>
        <w:r w:rsidRPr="00863667" w:rsidDel="003C6139">
          <w:rPr>
            <w:rFonts w:ascii="iCiel Avenir LT Std 35 Light" w:hAnsi="iCiel Avenir LT Std 35 Light" w:cs="Arial"/>
            <w:i/>
            <w:iCs/>
            <w:sz w:val="22"/>
            <w:szCs w:val="22"/>
            <w:lang w:val="vi-VN"/>
            <w:rPrChange w:id="18327" w:author="An Tran, ACA (BUV)" w:date="2024-09-13T17:29:00Z" w16du:dateUtc="2024-09-13T10:29:00Z">
              <w:rPr>
                <w:rFonts w:cs="Arial"/>
                <w:i/>
                <w:iCs/>
                <w:szCs w:val="22"/>
                <w:lang w:val="vi-VN"/>
              </w:rPr>
            </w:rPrChange>
          </w:rPr>
          <w:delText>ng Cao N</w:delText>
        </w:r>
        <w:r w:rsidRPr="00863667" w:rsidDel="003C6139">
          <w:rPr>
            <w:rFonts w:ascii="iCiel Avenir LT Std 35 Light" w:hAnsi="iCiel Avenir LT Std 35 Light" w:cs="Calibri"/>
            <w:i/>
            <w:iCs/>
            <w:sz w:val="22"/>
            <w:szCs w:val="22"/>
            <w:lang w:val="vi-VN"/>
            <w:rPrChange w:id="18328" w:author="An Tran, ACA (BUV)" w:date="2024-09-13T17:29:00Z" w16du:dateUtc="2024-09-13T10:29:00Z">
              <w:rPr>
                <w:rFonts w:cs="Calibri"/>
                <w:i/>
                <w:iCs/>
                <w:szCs w:val="22"/>
                <w:lang w:val="vi-VN"/>
              </w:rPr>
            </w:rPrChange>
          </w:rPr>
          <w:delText>ă</w:delText>
        </w:r>
        <w:r w:rsidRPr="00863667" w:rsidDel="003C6139">
          <w:rPr>
            <w:rFonts w:ascii="iCiel Avenir LT Std 35 Light" w:hAnsi="iCiel Avenir LT Std 35 Light" w:cs="Arial"/>
            <w:i/>
            <w:iCs/>
            <w:sz w:val="22"/>
            <w:szCs w:val="22"/>
            <w:lang w:val="vi-VN"/>
            <w:rPrChange w:id="18329" w:author="An Tran, ACA (BUV)" w:date="2024-09-13T17:29:00Z" w16du:dateUtc="2024-09-13T10:29:00Z">
              <w:rPr>
                <w:rFonts w:cs="Arial"/>
                <w:i/>
                <w:iCs/>
                <w:szCs w:val="22"/>
                <w:lang w:val="vi-VN"/>
              </w:rPr>
            </w:rPrChange>
          </w:rPr>
          <w:delText>ng L</w:delText>
        </w:r>
        <w:r w:rsidRPr="00863667" w:rsidDel="003C6139">
          <w:rPr>
            <w:rFonts w:ascii="iCiel Avenir LT Std 35 Light" w:hAnsi="iCiel Avenir LT Std 35 Light" w:cs="Calibri"/>
            <w:i/>
            <w:iCs/>
            <w:sz w:val="22"/>
            <w:szCs w:val="22"/>
            <w:lang w:val="vi-VN"/>
            <w:rPrChange w:id="18330"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331" w:author="An Tran, ACA (BUV)" w:date="2024-09-13T17:29:00Z" w16du:dateUtc="2024-09-13T10:29:00Z">
              <w:rPr>
                <w:rFonts w:cs="Arial"/>
                <w:i/>
                <w:iCs/>
                <w:szCs w:val="22"/>
                <w:lang w:val="vi-VN"/>
              </w:rPr>
            </w:rPrChange>
          </w:rPr>
          <w:delText>c H</w:delText>
        </w:r>
        <w:r w:rsidRPr="00863667" w:rsidDel="003C6139">
          <w:rPr>
            <w:rFonts w:ascii="iCiel Avenir LT Std 35 Light" w:hAnsi="iCiel Avenir LT Std 35 Light" w:cs="Calibri"/>
            <w:i/>
            <w:iCs/>
            <w:sz w:val="22"/>
            <w:szCs w:val="22"/>
            <w:lang w:val="vi-VN"/>
            <w:rPrChange w:id="18332"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8333"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8334"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8335" w:author="An Tran, ACA (BUV)" w:date="2024-09-13T17:29:00Z" w16du:dateUtc="2024-09-13T10:29:00Z">
              <w:rPr>
                <w:rFonts w:cs="Arial"/>
                <w:i/>
                <w:iCs/>
                <w:szCs w:val="22"/>
                <w:lang w:val="vi-VN"/>
              </w:rPr>
            </w:rPrChange>
          </w:rPr>
          <w:delText>p</w:delText>
        </w:r>
      </w:del>
    </w:p>
    <w:p w14:paraId="2368E88C" w14:textId="7728C683" w:rsidR="003A732E" w:rsidRPr="00D427AB" w:rsidDel="003C6139" w:rsidRDefault="003A732E">
      <w:pPr>
        <w:rPr>
          <w:del w:id="18336" w:author="An Tran, ACA (BUV)" w:date="2024-09-12T11:07:00Z" w16du:dateUtc="2024-09-12T04:07:00Z"/>
          <w:rFonts w:cs="Arial"/>
          <w:i/>
          <w:iCs/>
          <w:szCs w:val="22"/>
          <w:lang w:val="vi-VN"/>
        </w:rPr>
        <w:pPrChange w:id="1833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338" w:author="An Tran, ACA (BUV)" w:date="2024-09-12T11:07:00Z" w16du:dateUtc="2024-09-12T04:07:00Z">
        <w:r w:rsidRPr="00863667" w:rsidDel="003C6139">
          <w:rPr>
            <w:rFonts w:ascii="iCiel Avenir LT Std 35 Light" w:hAnsi="iCiel Avenir LT Std 35 Light" w:cs="Arial"/>
            <w:i/>
            <w:iCs/>
            <w:sz w:val="22"/>
            <w:szCs w:val="22"/>
            <w:lang w:val="vi-VN"/>
            <w:rPrChange w:id="18339" w:author="An Tran, ACA (BUV)" w:date="2024-09-13T17:29:00Z" w16du:dateUtc="2024-09-13T10:29:00Z">
              <w:rPr>
                <w:rFonts w:cs="Arial"/>
                <w:i/>
                <w:iCs/>
                <w:szCs w:val="22"/>
                <w:lang w:val="vi-VN"/>
              </w:rPr>
            </w:rPrChange>
          </w:rPr>
          <w:delText>Hoàn thành m</w:delText>
        </w:r>
        <w:r w:rsidRPr="00863667" w:rsidDel="003C6139">
          <w:rPr>
            <w:rFonts w:ascii="iCiel Avenir LT Std 35 Light" w:hAnsi="iCiel Avenir LT Std 35 Light" w:cs="Calibri"/>
            <w:i/>
            <w:iCs/>
            <w:sz w:val="22"/>
            <w:szCs w:val="22"/>
            <w:lang w:val="vi-VN"/>
            <w:rPrChange w:id="18340"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8341" w:author="An Tran, ACA (BUV)" w:date="2024-09-13T17:29:00Z" w16du:dateUtc="2024-09-13T10:29:00Z">
              <w:rPr>
                <w:rFonts w:cs="Arial"/>
                <w:i/>
                <w:iCs/>
                <w:szCs w:val="22"/>
                <w:lang w:val="vi-VN"/>
              </w:rPr>
            </w:rPrChange>
          </w:rPr>
          <w:delText>t trong c</w:delText>
        </w:r>
        <w:r w:rsidRPr="00863667" w:rsidDel="003C6139">
          <w:rPr>
            <w:rFonts w:ascii="iCiel Avenir LT Std 35 Light" w:hAnsi="iCiel Avenir LT Std 35 Light" w:cs="Avenir LT Std 35 Light"/>
            <w:i/>
            <w:iCs/>
            <w:sz w:val="22"/>
            <w:szCs w:val="22"/>
            <w:lang w:val="vi-VN"/>
            <w:rPrChange w:id="18342"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343" w:author="An Tran, ACA (BUV)" w:date="2024-09-13T17:29:00Z" w16du:dateUtc="2024-09-13T10:29:00Z">
              <w:rPr>
                <w:rFonts w:cs="Arial"/>
                <w:i/>
                <w:iCs/>
                <w:szCs w:val="22"/>
                <w:lang w:val="vi-VN"/>
              </w:rPr>
            </w:rPrChange>
          </w:rPr>
          <w:delText>c l</w:delText>
        </w:r>
        <w:r w:rsidRPr="00863667" w:rsidDel="003C6139">
          <w:rPr>
            <w:rFonts w:ascii="iCiel Avenir LT Std 35 Light" w:hAnsi="iCiel Avenir LT Std 35 Light" w:cs="Calibri"/>
            <w:i/>
            <w:iCs/>
            <w:sz w:val="22"/>
            <w:szCs w:val="22"/>
            <w:lang w:val="vi-VN"/>
            <w:rPrChange w:id="1834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345" w:author="An Tran, ACA (BUV)" w:date="2024-09-13T17:29:00Z" w16du:dateUtc="2024-09-13T10:29:00Z">
              <w:rPr>
                <w:rFonts w:cs="Arial"/>
                <w:i/>
                <w:iCs/>
                <w:szCs w:val="22"/>
                <w:lang w:val="vi-VN"/>
              </w:rPr>
            </w:rPrChange>
          </w:rPr>
          <w:delText>a ch</w:delText>
        </w:r>
        <w:r w:rsidRPr="00863667" w:rsidDel="003C6139">
          <w:rPr>
            <w:rFonts w:ascii="iCiel Avenir LT Std 35 Light" w:hAnsi="iCiel Avenir LT Std 35 Light" w:cs="Calibri"/>
            <w:i/>
            <w:iCs/>
            <w:sz w:val="22"/>
            <w:szCs w:val="22"/>
            <w:lang w:val="vi-VN"/>
            <w:rPrChange w:id="18346"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8347" w:author="An Tran, ACA (BUV)" w:date="2024-09-13T17:29:00Z" w16du:dateUtc="2024-09-13T10:29:00Z">
              <w:rPr>
                <w:rFonts w:cs="Arial"/>
                <w:i/>
                <w:iCs/>
                <w:szCs w:val="22"/>
                <w:lang w:val="vi-VN"/>
              </w:rPr>
            </w:rPrChange>
          </w:rPr>
          <w:delText>n t</w:delText>
        </w:r>
        <w:r w:rsidRPr="00863667" w:rsidDel="003C6139">
          <w:rPr>
            <w:rFonts w:ascii="iCiel Avenir LT Std 35 Light" w:hAnsi="iCiel Avenir LT Std 35 Light" w:cs="Avenir LT Std 35 Light"/>
            <w:i/>
            <w:iCs/>
            <w:sz w:val="22"/>
            <w:szCs w:val="22"/>
            <w:lang w:val="vi-VN"/>
            <w:rPrChange w:id="18348" w:author="An Tran, ACA (BUV)" w:date="2024-09-13T17:29:00Z" w16du:dateUtc="2024-09-13T10:29:00Z">
              <w:rPr>
                <w:rFonts w:cs="Avenir LT Std 35 Light"/>
                <w:i/>
                <w:iCs/>
                <w:szCs w:val="22"/>
                <w:lang w:val="vi-VN"/>
              </w:rPr>
            </w:rPrChange>
          </w:rPr>
          <w:delText>í</w:delText>
        </w:r>
        <w:r w:rsidRPr="00863667" w:rsidDel="003C6139">
          <w:rPr>
            <w:rFonts w:ascii="iCiel Avenir LT Std 35 Light" w:hAnsi="iCiel Avenir LT Std 35 Light" w:cs="Arial"/>
            <w:i/>
            <w:iCs/>
            <w:sz w:val="22"/>
            <w:szCs w:val="22"/>
            <w:lang w:val="vi-VN"/>
            <w:rPrChange w:id="18349" w:author="An Tran, ACA (BUV)" w:date="2024-09-13T17:29:00Z" w16du:dateUtc="2024-09-13T10:29:00Z">
              <w:rPr>
                <w:rFonts w:cs="Arial"/>
                <w:i/>
                <w:iCs/>
                <w:szCs w:val="22"/>
                <w:lang w:val="vi-VN"/>
              </w:rPr>
            </w:rPrChange>
          </w:rPr>
          <w:delText>ch l</w:delText>
        </w:r>
        <w:r w:rsidRPr="00863667" w:rsidDel="003C6139">
          <w:rPr>
            <w:rFonts w:ascii="iCiel Avenir LT Std 35 Light" w:hAnsi="iCiel Avenir LT Std 35 Light" w:cs="Calibri"/>
            <w:i/>
            <w:iCs/>
            <w:sz w:val="22"/>
            <w:szCs w:val="22"/>
            <w:lang w:val="vi-VN"/>
            <w:rPrChange w:id="18350" w:author="An Tran, ACA (BUV)" w:date="2024-09-13T17:29:00Z" w16du:dateUtc="2024-09-13T10:29:00Z">
              <w:rPr>
                <w:rFonts w:cs="Calibri"/>
                <w:i/>
                <w:iCs/>
                <w:szCs w:val="22"/>
                <w:lang w:val="vi-VN"/>
              </w:rPr>
            </w:rPrChange>
          </w:rPr>
          <w:delText>ũ</w:delText>
        </w:r>
        <w:r w:rsidRPr="00863667" w:rsidDel="003C6139">
          <w:rPr>
            <w:rFonts w:ascii="iCiel Avenir LT Std 35 Light" w:hAnsi="iCiel Avenir LT Std 35 Light" w:cs="Arial"/>
            <w:i/>
            <w:iCs/>
            <w:sz w:val="22"/>
            <w:szCs w:val="22"/>
            <w:lang w:val="vi-VN"/>
            <w:rPrChange w:id="18351" w:author="An Tran, ACA (BUV)" w:date="2024-09-13T17:29:00Z" w16du:dateUtc="2024-09-13T10:29:00Z">
              <w:rPr>
                <w:rFonts w:cs="Arial"/>
                <w:i/>
                <w:iCs/>
                <w:szCs w:val="22"/>
                <w:lang w:val="vi-VN"/>
              </w:rPr>
            </w:rPrChange>
          </w:rPr>
          <w:delText>y kinh nghi</w:delText>
        </w:r>
        <w:r w:rsidRPr="00863667" w:rsidDel="003C6139">
          <w:rPr>
            <w:rFonts w:ascii="iCiel Avenir LT Std 35 Light" w:hAnsi="iCiel Avenir LT Std 35 Light" w:cs="Calibri"/>
            <w:i/>
            <w:iCs/>
            <w:sz w:val="22"/>
            <w:szCs w:val="22"/>
            <w:lang w:val="vi-VN"/>
            <w:rPrChange w:id="18352"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353" w:author="An Tran, ACA (BUV)" w:date="2024-09-13T17:29:00Z" w16du:dateUtc="2024-09-13T10:29:00Z">
              <w:rPr>
                <w:rFonts w:cs="Arial"/>
                <w:i/>
                <w:iCs/>
                <w:szCs w:val="22"/>
                <w:lang w:val="vi-VN"/>
              </w:rPr>
            </w:rPrChange>
          </w:rPr>
          <w:delText>m th</w:delText>
        </w:r>
        <w:r w:rsidRPr="00863667" w:rsidDel="003C6139">
          <w:rPr>
            <w:rFonts w:ascii="iCiel Avenir LT Std 35 Light" w:hAnsi="iCiel Avenir LT Std 35 Light" w:cs="Calibri"/>
            <w:i/>
            <w:iCs/>
            <w:sz w:val="22"/>
            <w:szCs w:val="22"/>
            <w:lang w:val="vi-VN"/>
            <w:rPrChange w:id="18354"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355"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8356"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357" w:author="An Tran, ACA (BUV)" w:date="2024-09-13T17:29:00Z" w16du:dateUtc="2024-09-13T10:29:00Z">
              <w:rPr>
                <w:rFonts w:cs="Arial"/>
                <w:i/>
                <w:iCs/>
                <w:szCs w:val="22"/>
                <w:lang w:val="vi-VN"/>
              </w:rPr>
            </w:rPrChange>
          </w:rPr>
          <w:delText xml:space="preserve"> (ví d</w:delText>
        </w:r>
        <w:r w:rsidRPr="00863667" w:rsidDel="003C6139">
          <w:rPr>
            <w:rFonts w:ascii="iCiel Avenir LT Std 35 Light" w:hAnsi="iCiel Avenir LT Std 35 Light" w:cs="Calibri"/>
            <w:i/>
            <w:iCs/>
            <w:sz w:val="22"/>
            <w:szCs w:val="22"/>
            <w:lang w:val="vi-VN"/>
            <w:rPrChange w:id="18358" w:author="An Tran, ACA (BUV)" w:date="2024-09-13T17:29:00Z" w16du:dateUtc="2024-09-13T10:29:00Z">
              <w:rPr>
                <w:rFonts w:cs="Calibri"/>
                <w:i/>
                <w:iCs/>
                <w:szCs w:val="22"/>
                <w:lang w:val="vi-VN"/>
              </w:rPr>
            </w:rPrChange>
          </w:rPr>
          <w:delText>ụ</w:delText>
        </w:r>
        <w:r w:rsidRPr="00863667" w:rsidDel="003C6139">
          <w:rPr>
            <w:rFonts w:ascii="iCiel Avenir LT Std 35 Light" w:hAnsi="iCiel Avenir LT Std 35 Light" w:cs="Arial"/>
            <w:i/>
            <w:iCs/>
            <w:sz w:val="22"/>
            <w:szCs w:val="22"/>
            <w:lang w:val="vi-VN"/>
            <w:rPrChange w:id="18359" w:author="An Tran, ACA (BUV)" w:date="2024-09-13T17:29:00Z" w16du:dateUtc="2024-09-13T10:29:00Z">
              <w:rPr>
                <w:rFonts w:cs="Arial"/>
                <w:i/>
                <w:iCs/>
                <w:szCs w:val="22"/>
                <w:lang w:val="vi-VN"/>
              </w:rPr>
            </w:rPrChange>
          </w:rPr>
          <w:delText xml:space="preserve"> nh</w:delText>
        </w:r>
        <w:r w:rsidRPr="00863667" w:rsidDel="003C6139">
          <w:rPr>
            <w:rFonts w:ascii="iCiel Avenir LT Std 35 Light" w:hAnsi="iCiel Avenir LT Std 35 Light" w:cs="Calibri"/>
            <w:i/>
            <w:iCs/>
            <w:sz w:val="22"/>
            <w:szCs w:val="22"/>
            <w:lang w:val="vi-VN"/>
            <w:rPrChange w:id="18360" w:author="An Tran, ACA (BUV)" w:date="2024-09-13T17:29:00Z" w16du:dateUtc="2024-09-13T10:29:00Z">
              <w:rPr>
                <w:rFonts w:cs="Calibri"/>
                <w:i/>
                <w:iCs/>
                <w:szCs w:val="22"/>
                <w:lang w:val="vi-VN"/>
              </w:rPr>
            </w:rPrChange>
          </w:rPr>
          <w:delText>ư</w:delText>
        </w:r>
        <w:r w:rsidRPr="00863667" w:rsidDel="003C6139">
          <w:rPr>
            <w:rFonts w:ascii="iCiel Avenir LT Std 35 Light" w:hAnsi="iCiel Avenir LT Std 35 Light" w:cs="Arial"/>
            <w:i/>
            <w:iCs/>
            <w:sz w:val="22"/>
            <w:szCs w:val="22"/>
            <w:lang w:val="vi-VN"/>
            <w:rPrChange w:id="18361"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8362"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363" w:author="An Tran, ACA (BUV)" w:date="2024-09-13T17:29:00Z" w16du:dateUtc="2024-09-13T10:29:00Z">
              <w:rPr>
                <w:rFonts w:cs="Arial"/>
                <w:i/>
                <w:iCs/>
                <w:szCs w:val="22"/>
                <w:lang w:val="vi-VN"/>
              </w:rPr>
            </w:rPrChange>
          </w:rPr>
          <w:delText>i l</w:delText>
        </w:r>
        <w:r w:rsidRPr="00863667" w:rsidDel="003C6139">
          <w:rPr>
            <w:rFonts w:ascii="iCiel Avenir LT Std 35 Light" w:hAnsi="iCiel Avenir LT Std 35 Light" w:cs="Avenir LT Std 35 Light"/>
            <w:i/>
            <w:iCs/>
            <w:sz w:val="22"/>
            <w:szCs w:val="22"/>
            <w:lang w:val="vi-VN"/>
            <w:rPrChange w:id="18364"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365" w:author="An Tran, ACA (BUV)" w:date="2024-09-13T17:29:00Z" w16du:dateUtc="2024-09-13T10:29:00Z">
              <w:rPr>
                <w:rFonts w:cs="Arial"/>
                <w:i/>
                <w:iCs/>
                <w:szCs w:val="22"/>
                <w:lang w:val="vi-VN"/>
              </w:rPr>
            </w:rPrChange>
          </w:rPr>
          <w:delText>m th</w:delText>
        </w:r>
        <w:r w:rsidRPr="00863667" w:rsidDel="003C6139">
          <w:rPr>
            <w:rFonts w:ascii="iCiel Avenir LT Std 35 Light" w:hAnsi="iCiel Avenir LT Std 35 Light" w:cs="Avenir LT Std 35 Light"/>
            <w:i/>
            <w:iCs/>
            <w:sz w:val="22"/>
            <w:szCs w:val="22"/>
            <w:lang w:val="vi-VN"/>
            <w:rPrChange w:id="18366"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8367" w:author="An Tran, ACA (BUV)" w:date="2024-09-13T17:29:00Z" w16du:dateUtc="2024-09-13T10:29:00Z">
              <w:rPr>
                <w:rFonts w:cs="Arial"/>
                <w:i/>
                <w:iCs/>
                <w:szCs w:val="22"/>
                <w:lang w:val="vi-VN"/>
              </w:rPr>
            </w:rPrChange>
          </w:rPr>
          <w:delText>m b</w:delText>
        </w:r>
        <w:r w:rsidRPr="00863667" w:rsidDel="003C6139">
          <w:rPr>
            <w:rFonts w:ascii="iCiel Avenir LT Std 35 Light" w:hAnsi="iCiel Avenir LT Std 35 Light" w:cs="Avenir LT Std 35 Light"/>
            <w:i/>
            <w:iCs/>
            <w:sz w:val="22"/>
            <w:szCs w:val="22"/>
            <w:lang w:val="vi-VN"/>
            <w:rPrChange w:id="18368"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369" w:author="An Tran, ACA (BUV)" w:date="2024-09-13T17:29:00Z" w16du:dateUtc="2024-09-13T10:29:00Z">
              <w:rPr>
                <w:rFonts w:cs="Arial"/>
                <w:i/>
                <w:iCs/>
                <w:szCs w:val="22"/>
                <w:lang w:val="vi-VN"/>
              </w:rPr>
            </w:rPrChange>
          </w:rPr>
          <w:delText>n th</w:delText>
        </w:r>
        <w:r w:rsidRPr="00863667" w:rsidDel="003C6139">
          <w:rPr>
            <w:rFonts w:ascii="iCiel Avenir LT Std 35 Light" w:hAnsi="iCiel Avenir LT Std 35 Light" w:cs="Calibri"/>
            <w:i/>
            <w:iCs/>
            <w:sz w:val="22"/>
            <w:szCs w:val="22"/>
            <w:lang w:val="vi-VN"/>
            <w:rPrChange w:id="18370" w:author="An Tran, ACA (BUV)" w:date="2024-09-13T17:29:00Z" w16du:dateUtc="2024-09-13T10:29:00Z">
              <w:rPr>
                <w:rFonts w:cs="Calibri"/>
                <w:i/>
                <w:iCs/>
                <w:szCs w:val="22"/>
                <w:lang w:val="vi-VN"/>
              </w:rPr>
            </w:rPrChange>
          </w:rPr>
          <w:delText>ờ</w:delText>
        </w:r>
        <w:r w:rsidRPr="00863667" w:rsidDel="003C6139">
          <w:rPr>
            <w:rFonts w:ascii="iCiel Avenir LT Std 35 Light" w:hAnsi="iCiel Avenir LT Std 35 Light" w:cs="Arial"/>
            <w:i/>
            <w:iCs/>
            <w:sz w:val="22"/>
            <w:szCs w:val="22"/>
            <w:lang w:val="vi-VN"/>
            <w:rPrChange w:id="18371" w:author="An Tran, ACA (BUV)" w:date="2024-09-13T17:29:00Z" w16du:dateUtc="2024-09-13T10:29:00Z">
              <w:rPr>
                <w:rFonts w:cs="Arial"/>
                <w:i/>
                <w:iCs/>
                <w:szCs w:val="22"/>
                <w:lang w:val="vi-VN"/>
              </w:rPr>
            </w:rPrChange>
          </w:rPr>
          <w:delText>i gian, th</w:delText>
        </w:r>
        <w:r w:rsidRPr="00863667" w:rsidDel="003C6139">
          <w:rPr>
            <w:rFonts w:ascii="iCiel Avenir LT Std 35 Light" w:hAnsi="iCiel Avenir LT Std 35 Light" w:cs="Calibri"/>
            <w:i/>
            <w:iCs/>
            <w:sz w:val="22"/>
            <w:szCs w:val="22"/>
            <w:lang w:val="vi-VN"/>
            <w:rPrChange w:id="18372"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373"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8374" w:author="An Tran, ACA (BUV)" w:date="2024-09-13T17:29:00Z" w16du:dateUtc="2024-09-13T10:29:00Z">
              <w:rPr>
                <w:rFonts w:cs="Calibri"/>
                <w:i/>
                <w:iCs/>
                <w:szCs w:val="22"/>
                <w:lang w:val="vi-VN"/>
              </w:rPr>
            </w:rPrChange>
          </w:rPr>
          <w:delText>ậ</w:delText>
        </w:r>
        <w:r w:rsidRPr="00863667" w:rsidDel="003C6139">
          <w:rPr>
            <w:rFonts w:ascii="iCiel Avenir LT Std 35 Light" w:hAnsi="iCiel Avenir LT Std 35 Light" w:cs="Arial"/>
            <w:i/>
            <w:iCs/>
            <w:sz w:val="22"/>
            <w:szCs w:val="22"/>
            <w:lang w:val="vi-VN"/>
            <w:rPrChange w:id="18375" w:author="An Tran, ACA (BUV)" w:date="2024-09-13T17:29:00Z" w16du:dateUtc="2024-09-13T10:29:00Z">
              <w:rPr>
                <w:rFonts w:cs="Arial"/>
                <w:i/>
                <w:iCs/>
                <w:szCs w:val="22"/>
                <w:lang w:val="vi-VN"/>
              </w:rPr>
            </w:rPrChange>
          </w:rPr>
          <w:delText>p, th</w:delText>
        </w:r>
        <w:r w:rsidRPr="00863667" w:rsidDel="003C6139">
          <w:rPr>
            <w:rFonts w:ascii="iCiel Avenir LT Std 35 Light" w:hAnsi="iCiel Avenir LT Std 35 Light" w:cs="Calibri"/>
            <w:i/>
            <w:iCs/>
            <w:sz w:val="22"/>
            <w:szCs w:val="22"/>
            <w:lang w:val="vi-VN"/>
            <w:rPrChange w:id="18376"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377" w:author="An Tran, ACA (BUV)" w:date="2024-09-13T17:29:00Z" w16du:dateUtc="2024-09-13T10:29:00Z">
              <w:rPr>
                <w:rFonts w:cs="Arial"/>
                <w:i/>
                <w:iCs/>
                <w:szCs w:val="22"/>
                <w:lang w:val="vi-VN"/>
              </w:rPr>
            </w:rPrChange>
          </w:rPr>
          <w:delText>c hi</w:delText>
        </w:r>
        <w:r w:rsidRPr="00863667" w:rsidDel="003C6139">
          <w:rPr>
            <w:rFonts w:ascii="iCiel Avenir LT Std 35 Light" w:hAnsi="iCiel Avenir LT Std 35 Light" w:cs="Calibri"/>
            <w:i/>
            <w:iCs/>
            <w:sz w:val="22"/>
            <w:szCs w:val="22"/>
            <w:lang w:val="vi-VN"/>
            <w:rPrChange w:id="18378"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379" w:author="An Tran, ACA (BUV)" w:date="2024-09-13T17:29:00Z" w16du:dateUtc="2024-09-13T10:29:00Z">
              <w:rPr>
                <w:rFonts w:cs="Arial"/>
                <w:i/>
                <w:iCs/>
                <w:szCs w:val="22"/>
                <w:lang w:val="vi-VN"/>
              </w:rPr>
            </w:rPrChange>
          </w:rPr>
          <w:delText>n d</w:delText>
        </w:r>
        <w:r w:rsidRPr="00863667" w:rsidDel="003C6139">
          <w:rPr>
            <w:rFonts w:ascii="iCiel Avenir LT Std 35 Light" w:hAnsi="iCiel Avenir LT Std 35 Light" w:cs="Calibri"/>
            <w:i/>
            <w:iCs/>
            <w:sz w:val="22"/>
            <w:szCs w:val="22"/>
            <w:lang w:val="vi-VN"/>
            <w:rPrChange w:id="18380"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381"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Avenir LT Std 35 Light"/>
            <w:i/>
            <w:iCs/>
            <w:sz w:val="22"/>
            <w:szCs w:val="22"/>
            <w:lang w:val="vi-VN"/>
            <w:rPrChange w:id="18382"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383"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8384" w:author="An Tran, ACA (BUV)" w:date="2024-09-13T17:29:00Z" w16du:dateUtc="2024-09-13T10:29:00Z">
              <w:rPr>
                <w:rFonts w:cs="Calibri"/>
                <w:i/>
                <w:iCs/>
                <w:szCs w:val="22"/>
                <w:lang w:val="vi-VN"/>
              </w:rPr>
            </w:rPrChange>
          </w:rPr>
          <w:delText>ộ</w:delText>
        </w:r>
        <w:r w:rsidRPr="00863667" w:rsidDel="003C6139">
          <w:rPr>
            <w:rFonts w:ascii="iCiel Avenir LT Std 35 Light" w:hAnsi="iCiel Avenir LT Std 35 Light" w:cs="Arial"/>
            <w:i/>
            <w:iCs/>
            <w:sz w:val="22"/>
            <w:szCs w:val="22"/>
            <w:lang w:val="vi-VN"/>
            <w:rPrChange w:id="18385"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Calibri"/>
            <w:i/>
            <w:iCs/>
            <w:sz w:val="22"/>
            <w:szCs w:val="22"/>
            <w:lang w:val="vi-VN"/>
            <w:rPrChange w:id="18386" w:author="An Tran, ACA (BUV)" w:date="2024-09-13T17:29:00Z" w16du:dateUtc="2024-09-13T10:29:00Z">
              <w:rPr>
                <w:rFonts w:cs="Calibri"/>
                <w:i/>
                <w:iCs/>
                <w:szCs w:val="22"/>
                <w:lang w:val="vi-VN"/>
              </w:rPr>
            </w:rPrChange>
          </w:rPr>
          <w:delText>đồ</w:delText>
        </w:r>
        <w:r w:rsidRPr="00863667" w:rsidDel="003C6139">
          <w:rPr>
            <w:rFonts w:ascii="iCiel Avenir LT Std 35 Light" w:hAnsi="iCiel Avenir LT Std 35 Light" w:cs="Arial"/>
            <w:i/>
            <w:iCs/>
            <w:sz w:val="22"/>
            <w:szCs w:val="22"/>
            <w:lang w:val="vi-VN"/>
            <w:rPrChange w:id="18387" w:author="An Tran, ACA (BUV)" w:date="2024-09-13T17:29:00Z" w16du:dateUtc="2024-09-13T10:29:00Z">
              <w:rPr>
                <w:rFonts w:cs="Arial"/>
                <w:i/>
                <w:iCs/>
                <w:szCs w:val="22"/>
                <w:lang w:val="vi-VN"/>
              </w:rPr>
            </w:rPrChange>
          </w:rPr>
          <w:delText>ng v</w:delText>
        </w:r>
        <w:r w:rsidRPr="00863667" w:rsidDel="003C6139">
          <w:rPr>
            <w:rFonts w:ascii="iCiel Avenir LT Std 35 Light" w:hAnsi="iCiel Avenir LT Std 35 Light" w:cs="Calibri"/>
            <w:i/>
            <w:iCs/>
            <w:sz w:val="22"/>
            <w:szCs w:val="22"/>
            <w:lang w:val="vi-VN"/>
            <w:rPrChange w:id="18388" w:author="An Tran, ACA (BUV)" w:date="2024-09-13T17:29:00Z" w16du:dateUtc="2024-09-13T10:29:00Z">
              <w:rPr>
                <w:rFonts w:cs="Calibri"/>
                <w:i/>
                <w:iCs/>
                <w:szCs w:val="22"/>
                <w:lang w:val="vi-VN"/>
              </w:rPr>
            </w:rPrChange>
          </w:rPr>
          <w:delText>ớ</w:delText>
        </w:r>
        <w:r w:rsidRPr="00863667" w:rsidDel="003C6139">
          <w:rPr>
            <w:rFonts w:ascii="iCiel Avenir LT Std 35 Light" w:hAnsi="iCiel Avenir LT Std 35 Light" w:cs="Arial"/>
            <w:i/>
            <w:iCs/>
            <w:sz w:val="22"/>
            <w:szCs w:val="22"/>
            <w:lang w:val="vi-VN"/>
            <w:rPrChange w:id="18389" w:author="An Tran, ACA (BUV)" w:date="2024-09-13T17:29:00Z" w16du:dateUtc="2024-09-13T10:29:00Z">
              <w:rPr>
                <w:rFonts w:cs="Arial"/>
                <w:i/>
                <w:iCs/>
                <w:szCs w:val="22"/>
                <w:lang w:val="vi-VN"/>
              </w:rPr>
            </w:rPrChange>
          </w:rPr>
          <w:delText>i c</w:delText>
        </w:r>
        <w:r w:rsidRPr="00863667" w:rsidDel="003C6139">
          <w:rPr>
            <w:rFonts w:ascii="iCiel Avenir LT Std 35 Light" w:hAnsi="iCiel Avenir LT Std 35 Light" w:cs="Avenir LT Std 35 Light"/>
            <w:i/>
            <w:iCs/>
            <w:sz w:val="22"/>
            <w:szCs w:val="22"/>
            <w:lang w:val="vi-VN"/>
            <w:rPrChange w:id="18390"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391"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8392" w:author="An Tran, ACA (BUV)" w:date="2024-09-13T17:29:00Z" w16du:dateUtc="2024-09-13T10:29:00Z">
              <w:rPr>
                <w:rFonts w:cs="Calibri"/>
                <w:i/>
                <w:iCs/>
                <w:szCs w:val="22"/>
                <w:lang w:val="vi-VN"/>
              </w:rPr>
            </w:rPrChange>
          </w:rPr>
          <w:delText>ổ</w:delText>
        </w:r>
        <w:r w:rsidRPr="00863667" w:rsidDel="003C6139">
          <w:rPr>
            <w:rFonts w:ascii="iCiel Avenir LT Std 35 Light" w:hAnsi="iCiel Avenir LT Std 35 Light" w:cs="Arial"/>
            <w:i/>
            <w:iCs/>
            <w:sz w:val="22"/>
            <w:szCs w:val="22"/>
            <w:lang w:val="vi-VN"/>
            <w:rPrChange w:id="18393" w:author="An Tran, ACA (BUV)" w:date="2024-09-13T17:29:00Z" w16du:dateUtc="2024-09-13T10:29:00Z">
              <w:rPr>
                <w:rFonts w:cs="Arial"/>
                <w:i/>
                <w:iCs/>
                <w:szCs w:val="22"/>
                <w:lang w:val="vi-VN"/>
              </w:rPr>
            </w:rPrChange>
          </w:rPr>
          <w:delText xml:space="preserve"> ch</w:delText>
        </w:r>
        <w:r w:rsidRPr="00863667" w:rsidDel="003C6139">
          <w:rPr>
            <w:rFonts w:ascii="iCiel Avenir LT Std 35 Light" w:hAnsi="iCiel Avenir LT Std 35 Light" w:cs="Calibri"/>
            <w:i/>
            <w:iCs/>
            <w:sz w:val="22"/>
            <w:szCs w:val="22"/>
            <w:lang w:val="vi-VN"/>
            <w:rPrChange w:id="18394"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8395" w:author="An Tran, ACA (BUV)" w:date="2024-09-13T17:29:00Z" w16du:dateUtc="2024-09-13T10:29:00Z">
              <w:rPr>
                <w:rFonts w:cs="Arial"/>
                <w:i/>
                <w:iCs/>
                <w:szCs w:val="22"/>
                <w:lang w:val="vi-VN"/>
              </w:rPr>
            </w:rPrChange>
          </w:rPr>
          <w:delText>c phi ch</w:delText>
        </w:r>
        <w:r w:rsidRPr="00863667" w:rsidDel="003C6139">
          <w:rPr>
            <w:rFonts w:ascii="iCiel Avenir LT Std 35 Light" w:hAnsi="iCiel Avenir LT Std 35 Light" w:cs="Avenir LT Std 35 Light"/>
            <w:i/>
            <w:iCs/>
            <w:sz w:val="22"/>
            <w:szCs w:val="22"/>
            <w:lang w:val="vi-VN"/>
            <w:rPrChange w:id="18396" w:author="An Tran, ACA (BUV)" w:date="2024-09-13T17:29:00Z" w16du:dateUtc="2024-09-13T10:29:00Z">
              <w:rPr>
                <w:rFonts w:cs="Avenir LT Std 35 Light"/>
                <w:i/>
                <w:iCs/>
                <w:szCs w:val="22"/>
                <w:lang w:val="vi-VN"/>
              </w:rPr>
            </w:rPrChange>
          </w:rPr>
          <w:delText>í</w:delText>
        </w:r>
        <w:r w:rsidRPr="00863667" w:rsidDel="003C6139">
          <w:rPr>
            <w:rFonts w:ascii="iCiel Avenir LT Std 35 Light" w:hAnsi="iCiel Avenir LT Std 35 Light" w:cs="Arial"/>
            <w:i/>
            <w:iCs/>
            <w:sz w:val="22"/>
            <w:szCs w:val="22"/>
            <w:lang w:val="vi-VN"/>
            <w:rPrChange w:id="18397" w:author="An Tran, ACA (BUV)" w:date="2024-09-13T17:29:00Z" w16du:dateUtc="2024-09-13T10:29:00Z">
              <w:rPr>
                <w:rFonts w:cs="Arial"/>
                <w:i/>
                <w:iCs/>
                <w:szCs w:val="22"/>
                <w:lang w:val="vi-VN"/>
              </w:rPr>
            </w:rPrChange>
          </w:rPr>
          <w:delText>nh ph</w:delText>
        </w:r>
        <w:r w:rsidRPr="00863667" w:rsidDel="003C6139">
          <w:rPr>
            <w:rFonts w:ascii="iCiel Avenir LT Std 35 Light" w:hAnsi="iCiel Avenir LT Std 35 Light" w:cs="Calibri"/>
            <w:i/>
            <w:iCs/>
            <w:sz w:val="22"/>
            <w:szCs w:val="22"/>
            <w:lang w:val="vi-VN"/>
            <w:rPrChange w:id="18398" w:author="An Tran, ACA (BUV)" w:date="2024-09-13T17:29:00Z" w16du:dateUtc="2024-09-13T10:29:00Z">
              <w:rPr>
                <w:rFonts w:cs="Calibri"/>
                <w:i/>
                <w:iCs/>
                <w:szCs w:val="22"/>
                <w:lang w:val="vi-VN"/>
              </w:rPr>
            </w:rPrChange>
          </w:rPr>
          <w:delText>ủ</w:delText>
        </w:r>
        <w:r w:rsidRPr="00863667" w:rsidDel="003C6139">
          <w:rPr>
            <w:rFonts w:ascii="iCiel Avenir LT Std 35 Light" w:hAnsi="iCiel Avenir LT Std 35 Light" w:cs="Arial"/>
            <w:i/>
            <w:iCs/>
            <w:sz w:val="22"/>
            <w:szCs w:val="22"/>
            <w:lang w:val="vi-VN"/>
            <w:rPrChange w:id="18399" w:author="An Tran, ACA (BUV)" w:date="2024-09-13T17:29:00Z" w16du:dateUtc="2024-09-13T10:29:00Z">
              <w:rPr>
                <w:rFonts w:cs="Arial"/>
                <w:i/>
                <w:iCs/>
                <w:szCs w:val="22"/>
                <w:lang w:val="vi-VN"/>
              </w:rPr>
            </w:rPrChange>
          </w:rPr>
          <w:delText>, kh</w:delText>
        </w:r>
        <w:r w:rsidRPr="00863667" w:rsidDel="003C6139">
          <w:rPr>
            <w:rFonts w:ascii="iCiel Avenir LT Std 35 Light" w:hAnsi="iCiel Avenir LT Std 35 Light" w:cs="Calibri"/>
            <w:i/>
            <w:iCs/>
            <w:sz w:val="22"/>
            <w:szCs w:val="22"/>
            <w:lang w:val="vi-VN"/>
            <w:rPrChange w:id="18400" w:author="An Tran, ACA (BUV)" w:date="2024-09-13T17:29:00Z" w16du:dateUtc="2024-09-13T10:29:00Z">
              <w:rPr>
                <w:rFonts w:cs="Calibri"/>
                <w:i/>
                <w:iCs/>
                <w:szCs w:val="22"/>
                <w:lang w:val="vi-VN"/>
              </w:rPr>
            </w:rPrChange>
          </w:rPr>
          <w:delText>ở</w:delText>
        </w:r>
        <w:r w:rsidRPr="00863667" w:rsidDel="003C6139">
          <w:rPr>
            <w:rFonts w:ascii="iCiel Avenir LT Std 35 Light" w:hAnsi="iCiel Avenir LT Std 35 Light" w:cs="Arial"/>
            <w:i/>
            <w:iCs/>
            <w:sz w:val="22"/>
            <w:szCs w:val="22"/>
            <w:lang w:val="vi-VN"/>
            <w:rPrChange w:id="18401" w:author="An Tran, ACA (BUV)" w:date="2024-09-13T17:29:00Z" w16du:dateUtc="2024-09-13T10:29:00Z">
              <w:rPr>
                <w:rFonts w:cs="Arial"/>
                <w:i/>
                <w:iCs/>
                <w:szCs w:val="22"/>
                <w:lang w:val="vi-VN"/>
              </w:rPr>
            </w:rPrChange>
          </w:rPr>
          <w:delText>i nghi</w:delText>
        </w:r>
        <w:r w:rsidRPr="00863667" w:rsidDel="003C6139">
          <w:rPr>
            <w:rFonts w:ascii="iCiel Avenir LT Std 35 Light" w:hAnsi="iCiel Avenir LT Std 35 Light" w:cs="Calibri"/>
            <w:i/>
            <w:iCs/>
            <w:sz w:val="22"/>
            <w:szCs w:val="22"/>
            <w:lang w:val="vi-VN"/>
            <w:rPrChange w:id="18402"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403" w:author="An Tran, ACA (BUV)" w:date="2024-09-13T17:29:00Z" w16du:dateUtc="2024-09-13T10:29:00Z">
              <w:rPr>
                <w:rFonts w:cs="Arial"/>
                <w:i/>
                <w:iCs/>
                <w:szCs w:val="22"/>
                <w:lang w:val="vi-VN"/>
              </w:rPr>
            </w:rPrChange>
          </w:rPr>
          <w:delText>p,...) ho</w:delText>
        </w:r>
        <w:r w:rsidRPr="00863667" w:rsidDel="003C6139">
          <w:rPr>
            <w:rFonts w:ascii="iCiel Avenir LT Std 35 Light" w:hAnsi="iCiel Avenir LT Std 35 Light" w:cs="Calibri"/>
            <w:i/>
            <w:iCs/>
            <w:sz w:val="22"/>
            <w:szCs w:val="22"/>
            <w:lang w:val="vi-VN"/>
            <w:rPrChange w:id="18404" w:author="An Tran, ACA (BUV)" w:date="2024-09-13T17:29:00Z" w16du:dateUtc="2024-09-13T10:29:00Z">
              <w:rPr>
                <w:rFonts w:cs="Calibri"/>
                <w:i/>
                <w:iCs/>
                <w:szCs w:val="22"/>
                <w:lang w:val="vi-VN"/>
              </w:rPr>
            </w:rPrChange>
          </w:rPr>
          <w:delText>ặ</w:delText>
        </w:r>
        <w:r w:rsidRPr="00863667" w:rsidDel="003C6139">
          <w:rPr>
            <w:rFonts w:ascii="iCiel Avenir LT Std 35 Light" w:hAnsi="iCiel Avenir LT Std 35 Light" w:cs="Arial"/>
            <w:i/>
            <w:iCs/>
            <w:sz w:val="22"/>
            <w:szCs w:val="22"/>
            <w:lang w:val="vi-VN"/>
            <w:rPrChange w:id="18405" w:author="An Tran, ACA (BUV)" w:date="2024-09-13T17:29:00Z" w16du:dateUtc="2024-09-13T10:29:00Z">
              <w:rPr>
                <w:rFonts w:cs="Arial"/>
                <w:i/>
                <w:iCs/>
                <w:szCs w:val="22"/>
                <w:lang w:val="vi-VN"/>
              </w:rPr>
            </w:rPrChange>
          </w:rPr>
          <w:delText>c l</w:delText>
        </w:r>
        <w:r w:rsidRPr="00863667" w:rsidDel="003C6139">
          <w:rPr>
            <w:rFonts w:ascii="iCiel Avenir LT Std 35 Light" w:hAnsi="iCiel Avenir LT Std 35 Light" w:cs="Calibri"/>
            <w:i/>
            <w:iCs/>
            <w:sz w:val="22"/>
            <w:szCs w:val="22"/>
            <w:lang w:val="vi-VN"/>
            <w:rPrChange w:id="18406" w:author="An Tran, ACA (BUV)" w:date="2024-09-13T17:29:00Z" w16du:dateUtc="2024-09-13T10:29:00Z">
              <w:rPr>
                <w:rFonts w:cs="Calibri"/>
                <w:i/>
                <w:iCs/>
                <w:szCs w:val="22"/>
                <w:lang w:val="vi-VN"/>
              </w:rPr>
            </w:rPrChange>
          </w:rPr>
          <w:delText>ự</w:delText>
        </w:r>
        <w:r w:rsidRPr="00863667" w:rsidDel="003C6139">
          <w:rPr>
            <w:rFonts w:ascii="iCiel Avenir LT Std 35 Light" w:hAnsi="iCiel Avenir LT Std 35 Light" w:cs="Arial"/>
            <w:i/>
            <w:iCs/>
            <w:sz w:val="22"/>
            <w:szCs w:val="22"/>
            <w:lang w:val="vi-VN"/>
            <w:rPrChange w:id="18407" w:author="An Tran, ACA (BUV)" w:date="2024-09-13T17:29:00Z" w16du:dateUtc="2024-09-13T10:29:00Z">
              <w:rPr>
                <w:rFonts w:cs="Arial"/>
                <w:i/>
                <w:iCs/>
                <w:szCs w:val="22"/>
                <w:lang w:val="vi-VN"/>
              </w:rPr>
            </w:rPrChange>
          </w:rPr>
          <w:delText>a ch</w:delText>
        </w:r>
        <w:r w:rsidRPr="00863667" w:rsidDel="003C6139">
          <w:rPr>
            <w:rFonts w:ascii="iCiel Avenir LT Std 35 Light" w:hAnsi="iCiel Avenir LT Std 35 Light" w:cs="Calibri"/>
            <w:i/>
            <w:iCs/>
            <w:sz w:val="22"/>
            <w:szCs w:val="22"/>
            <w:lang w:val="vi-VN"/>
            <w:rPrChange w:id="18408" w:author="An Tran, ACA (BUV)" w:date="2024-09-13T17:29:00Z" w16du:dateUtc="2024-09-13T10:29:00Z">
              <w:rPr>
                <w:rFonts w:cs="Calibri"/>
                <w:i/>
                <w:iCs/>
                <w:szCs w:val="22"/>
                <w:lang w:val="vi-VN"/>
              </w:rPr>
            </w:rPrChange>
          </w:rPr>
          <w:delText>ọ</w:delText>
        </w:r>
        <w:r w:rsidRPr="00863667" w:rsidDel="003C6139">
          <w:rPr>
            <w:rFonts w:ascii="iCiel Avenir LT Std 35 Light" w:hAnsi="iCiel Avenir LT Std 35 Light" w:cs="Arial"/>
            <w:i/>
            <w:iCs/>
            <w:sz w:val="22"/>
            <w:szCs w:val="22"/>
            <w:lang w:val="vi-VN"/>
            <w:rPrChange w:id="18409" w:author="An Tran, ACA (BUV)" w:date="2024-09-13T17:29:00Z" w16du:dateUtc="2024-09-13T10:29:00Z">
              <w:rPr>
                <w:rFonts w:cs="Arial"/>
                <w:i/>
                <w:iCs/>
                <w:szCs w:val="22"/>
                <w:lang w:val="vi-VN"/>
              </w:rPr>
            </w:rPrChange>
          </w:rPr>
          <w:delText>n thay th</w:delText>
        </w:r>
        <w:r w:rsidRPr="00863667" w:rsidDel="003C6139">
          <w:rPr>
            <w:rFonts w:ascii="iCiel Avenir LT Std 35 Light" w:hAnsi="iCiel Avenir LT Std 35 Light" w:cs="Calibri"/>
            <w:i/>
            <w:iCs/>
            <w:sz w:val="22"/>
            <w:szCs w:val="22"/>
            <w:lang w:val="vi-VN"/>
            <w:rPrChange w:id="18410"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411"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8412"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413" w:author="An Tran, ACA (BUV)" w:date="2024-09-13T17:29:00Z" w16du:dateUtc="2024-09-13T10:29:00Z">
              <w:rPr>
                <w:rFonts w:cs="Arial"/>
                <w:i/>
                <w:iCs/>
                <w:szCs w:val="22"/>
                <w:lang w:val="vi-VN"/>
              </w:rPr>
            </w:rPrChange>
          </w:rPr>
          <w:delText xml:space="preserve">i trao </w:delText>
        </w:r>
        <w:r w:rsidRPr="00863667" w:rsidDel="003C6139">
          <w:rPr>
            <w:rFonts w:ascii="iCiel Avenir LT Std 35 Light" w:hAnsi="iCiel Avenir LT Std 35 Light" w:cs="Calibri"/>
            <w:i/>
            <w:iCs/>
            <w:sz w:val="22"/>
            <w:szCs w:val="22"/>
            <w:lang w:val="vi-VN"/>
            <w:rPrChange w:id="18414" w:author="An Tran, ACA (BUV)" w:date="2024-09-13T17:29:00Z" w16du:dateUtc="2024-09-13T10:29:00Z">
              <w:rPr>
                <w:rFonts w:cs="Calibri"/>
                <w:i/>
                <w:iCs/>
                <w:szCs w:val="22"/>
                <w:lang w:val="vi-VN"/>
              </w:rPr>
            </w:rPrChange>
          </w:rPr>
          <w:delText>đổ</w:delText>
        </w:r>
        <w:r w:rsidRPr="00863667" w:rsidDel="003C6139">
          <w:rPr>
            <w:rFonts w:ascii="iCiel Avenir LT Std 35 Light" w:hAnsi="iCiel Avenir LT Std 35 Light" w:cs="Arial"/>
            <w:i/>
            <w:iCs/>
            <w:sz w:val="22"/>
            <w:szCs w:val="22"/>
            <w:lang w:val="vi-VN"/>
            <w:rPrChange w:id="18415" w:author="An Tran, ACA (BUV)" w:date="2024-09-13T17:29:00Z" w16du:dateUtc="2024-09-13T10:29:00Z">
              <w:rPr>
                <w:rFonts w:cs="Arial"/>
                <w:i/>
                <w:iCs/>
                <w:szCs w:val="22"/>
                <w:lang w:val="vi-VN"/>
              </w:rPr>
            </w:rPrChange>
          </w:rPr>
          <w:delText>i qu</w:delText>
        </w:r>
        <w:r w:rsidRPr="00863667" w:rsidDel="003C6139">
          <w:rPr>
            <w:rFonts w:ascii="iCiel Avenir LT Std 35 Light" w:hAnsi="iCiel Avenir LT Std 35 Light" w:cs="Calibri"/>
            <w:i/>
            <w:iCs/>
            <w:sz w:val="22"/>
            <w:szCs w:val="22"/>
            <w:lang w:val="vi-VN"/>
            <w:rPrChange w:id="18416" w:author="An Tran, ACA (BUV)" w:date="2024-09-13T17:29:00Z" w16du:dateUtc="2024-09-13T10:29:00Z">
              <w:rPr>
                <w:rFonts w:cs="Calibri"/>
                <w:i/>
                <w:iCs/>
                <w:szCs w:val="22"/>
                <w:lang w:val="vi-VN"/>
              </w:rPr>
            </w:rPrChange>
          </w:rPr>
          <w:delText>ố</w:delText>
        </w:r>
        <w:r w:rsidRPr="00863667" w:rsidDel="003C6139">
          <w:rPr>
            <w:rFonts w:ascii="iCiel Avenir LT Std 35 Light" w:hAnsi="iCiel Avenir LT Std 35 Light" w:cs="Arial"/>
            <w:i/>
            <w:iCs/>
            <w:sz w:val="22"/>
            <w:szCs w:val="22"/>
            <w:lang w:val="vi-VN"/>
            <w:rPrChange w:id="18417" w:author="An Tran, ACA (BUV)" w:date="2024-09-13T17:29:00Z" w16du:dateUtc="2024-09-13T10:29:00Z">
              <w:rPr>
                <w:rFonts w:cs="Arial"/>
                <w:i/>
                <w:iCs/>
                <w:szCs w:val="22"/>
                <w:lang w:val="vi-VN"/>
              </w:rPr>
            </w:rPrChange>
          </w:rPr>
          <w:delText>c t</w:delText>
        </w:r>
        <w:r w:rsidRPr="00863667" w:rsidDel="003C6139">
          <w:rPr>
            <w:rFonts w:ascii="iCiel Avenir LT Std 35 Light" w:hAnsi="iCiel Avenir LT Std 35 Light" w:cs="Calibri"/>
            <w:i/>
            <w:iCs/>
            <w:sz w:val="22"/>
            <w:szCs w:val="22"/>
            <w:lang w:val="vi-VN"/>
            <w:rPrChange w:id="18418"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419" w:author="An Tran, ACA (BUV)" w:date="2024-09-13T17:29:00Z" w16du:dateUtc="2024-09-13T10:29:00Z">
              <w:rPr>
                <w:rFonts w:cs="Arial"/>
                <w:i/>
                <w:iCs/>
                <w:szCs w:val="22"/>
                <w:lang w:val="vi-VN"/>
              </w:rPr>
            </w:rPrChange>
          </w:rPr>
          <w:delText xml:space="preserve">). </w:delText>
        </w:r>
      </w:del>
    </w:p>
    <w:p w14:paraId="0AAE0D7E" w14:textId="134B9F14" w:rsidR="003A732E" w:rsidRPr="00D427AB" w:rsidDel="003C6139" w:rsidRDefault="003A732E">
      <w:pPr>
        <w:rPr>
          <w:del w:id="18420" w:author="An Tran, ACA (BUV)" w:date="2024-09-12T11:07:00Z" w16du:dateUtc="2024-09-12T04:07:00Z"/>
          <w:rFonts w:cs="Arial"/>
          <w:i/>
          <w:iCs/>
          <w:szCs w:val="22"/>
          <w:lang w:val="vi-VN"/>
        </w:rPr>
        <w:pPrChange w:id="1842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422" w:author="An Tran, ACA (BUV)" w:date="2024-09-12T11:07:00Z" w16du:dateUtc="2024-09-12T04:07:00Z">
        <w:r w:rsidRPr="00863667" w:rsidDel="003C6139">
          <w:rPr>
            <w:rFonts w:ascii="iCiel Avenir LT Std 35 Light" w:hAnsi="iCiel Avenir LT Std 35 Light" w:cs="Arial"/>
            <w:i/>
            <w:iCs/>
            <w:sz w:val="22"/>
            <w:szCs w:val="22"/>
            <w:lang w:val="vi-VN"/>
            <w:rPrChange w:id="18423" w:author="An Tran, ACA (BUV)" w:date="2024-09-13T17:29:00Z" w16du:dateUtc="2024-09-13T10:29:00Z">
              <w:rPr>
                <w:rFonts w:cs="Arial"/>
                <w:i/>
                <w:iCs/>
                <w:szCs w:val="22"/>
                <w:lang w:val="vi-VN"/>
              </w:rPr>
            </w:rPrChange>
          </w:rPr>
          <w:delText>Thông tin chi ti</w:delText>
        </w:r>
        <w:r w:rsidRPr="00863667" w:rsidDel="003C6139">
          <w:rPr>
            <w:rFonts w:ascii="iCiel Avenir LT Std 35 Light" w:hAnsi="iCiel Avenir LT Std 35 Light" w:cs="Calibri"/>
            <w:i/>
            <w:iCs/>
            <w:sz w:val="22"/>
            <w:szCs w:val="22"/>
            <w:lang w:val="vi-VN"/>
            <w:rPrChange w:id="18424"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425" w:author="An Tran, ACA (BUV)" w:date="2024-09-13T17:29:00Z" w16du:dateUtc="2024-09-13T10:29:00Z">
              <w:rPr>
                <w:rFonts w:cs="Arial"/>
                <w:i/>
                <w:iCs/>
                <w:szCs w:val="22"/>
                <w:lang w:val="vi-VN"/>
              </w:rPr>
            </w:rPrChange>
          </w:rPr>
          <w:delText>t v</w:delText>
        </w:r>
        <w:r w:rsidRPr="00863667" w:rsidDel="003C6139">
          <w:rPr>
            <w:rFonts w:ascii="iCiel Avenir LT Std 35 Light" w:hAnsi="iCiel Avenir LT Std 35 Light" w:cs="Calibri"/>
            <w:i/>
            <w:iCs/>
            <w:sz w:val="22"/>
            <w:szCs w:val="22"/>
            <w:lang w:val="vi-VN"/>
            <w:rPrChange w:id="18426"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8427" w:author="An Tran, ACA (BUV)" w:date="2024-09-13T17:29:00Z" w16du:dateUtc="2024-09-13T10:29:00Z">
              <w:rPr>
                <w:rFonts w:cs="Arial"/>
                <w:i/>
                <w:iCs/>
                <w:szCs w:val="22"/>
                <w:lang w:val="vi-VN"/>
              </w:rPr>
            </w:rPrChange>
          </w:rPr>
          <w:delText xml:space="preserve"> c</w:delText>
        </w:r>
        <w:r w:rsidRPr="00863667" w:rsidDel="003C6139">
          <w:rPr>
            <w:rFonts w:ascii="iCiel Avenir LT Std 35 Light" w:hAnsi="iCiel Avenir LT Std 35 Light" w:cs="Avenir LT Std 35 Light"/>
            <w:i/>
            <w:iCs/>
            <w:sz w:val="22"/>
            <w:szCs w:val="22"/>
            <w:lang w:val="vi-VN"/>
            <w:rPrChange w:id="18428"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429" w:author="An Tran, ACA (BUV)" w:date="2024-09-13T17:29:00Z" w16du:dateUtc="2024-09-13T10:29:00Z">
              <w:rPr>
                <w:rFonts w:cs="Arial"/>
                <w:i/>
                <w:iCs/>
                <w:szCs w:val="22"/>
                <w:lang w:val="vi-VN"/>
              </w:rPr>
            </w:rPrChange>
          </w:rPr>
          <w:delText xml:space="preserve">c </w:delText>
        </w:r>
        <w:r w:rsidRPr="00863667" w:rsidDel="003C6139">
          <w:rPr>
            <w:rFonts w:ascii="iCiel Avenir LT Std 35 Light" w:hAnsi="iCiel Avenir LT Std 35 Light" w:cs="Calibri"/>
            <w:i/>
            <w:iCs/>
            <w:sz w:val="22"/>
            <w:szCs w:val="22"/>
            <w:lang w:val="vi-VN"/>
            <w:rPrChange w:id="18430"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431"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432"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8433" w:author="An Tran, ACA (BUV)" w:date="2024-09-13T17:29:00Z" w16du:dateUtc="2024-09-13T10:29:00Z">
              <w:rPr>
                <w:rFonts w:cs="Arial"/>
                <w:i/>
                <w:iCs/>
                <w:szCs w:val="22"/>
                <w:lang w:val="vi-VN"/>
              </w:rPr>
            </w:rPrChange>
          </w:rPr>
          <w:delText>u ki</w:delText>
        </w:r>
        <w:r w:rsidRPr="00863667" w:rsidDel="003C6139">
          <w:rPr>
            <w:rFonts w:ascii="iCiel Avenir LT Std 35 Light" w:hAnsi="iCiel Avenir LT Std 35 Light" w:cs="Calibri"/>
            <w:i/>
            <w:iCs/>
            <w:sz w:val="22"/>
            <w:szCs w:val="22"/>
            <w:lang w:val="vi-VN"/>
            <w:rPrChange w:id="18434"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435" w:author="An Tran, ACA (BUV)" w:date="2024-09-13T17:29:00Z" w16du:dateUtc="2024-09-13T10:29:00Z">
              <w:rPr>
                <w:rFonts w:cs="Arial"/>
                <w:i/>
                <w:iCs/>
                <w:szCs w:val="22"/>
                <w:lang w:val="vi-VN"/>
              </w:rPr>
            </w:rPrChange>
          </w:rPr>
          <w:delText>n n</w:delText>
        </w:r>
        <w:r w:rsidRPr="00863667" w:rsidDel="003C6139">
          <w:rPr>
            <w:rFonts w:ascii="iCiel Avenir LT Std 35 Light" w:hAnsi="iCiel Avenir LT Std 35 Light" w:cs="Avenir LT Std 35 Light"/>
            <w:i/>
            <w:iCs/>
            <w:sz w:val="22"/>
            <w:szCs w:val="22"/>
            <w:lang w:val="vi-VN"/>
            <w:rPrChange w:id="18436"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437" w:author="An Tran, ACA (BUV)" w:date="2024-09-13T17:29:00Z" w16du:dateUtc="2024-09-13T10:29:00Z">
              <w:rPr>
                <w:rFonts w:cs="Arial"/>
                <w:i/>
                <w:iCs/>
                <w:szCs w:val="22"/>
                <w:lang w:val="vi-VN"/>
              </w:rPr>
            </w:rPrChange>
          </w:rPr>
          <w:delText xml:space="preserve">y </w:delText>
        </w:r>
        <w:r w:rsidRPr="00863667" w:rsidDel="003C6139">
          <w:rPr>
            <w:rFonts w:ascii="iCiel Avenir LT Std 35 Light" w:hAnsi="iCiel Avenir LT Std 35 Light" w:cs="Calibri"/>
            <w:i/>
            <w:iCs/>
            <w:sz w:val="22"/>
            <w:szCs w:val="22"/>
            <w:lang w:val="vi-VN"/>
            <w:rPrChange w:id="18438"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venir LT Std 35 Light"/>
            <w:i/>
            <w:iCs/>
            <w:sz w:val="22"/>
            <w:szCs w:val="22"/>
            <w:lang w:val="vi-VN"/>
            <w:rPrChange w:id="18439" w:author="An Tran, ACA (BUV)" w:date="2024-09-13T17:29:00Z" w16du:dateUtc="2024-09-13T10:29:00Z">
              <w:rPr>
                <w:rFonts w:cs="Avenir LT Std 35 Light"/>
                <w:i/>
                <w:iCs/>
                <w:szCs w:val="22"/>
                <w:lang w:val="vi-VN"/>
              </w:rPr>
            </w:rPrChange>
          </w:rPr>
          <w:delText>ã</w:delText>
        </w:r>
        <w:r w:rsidRPr="00863667" w:rsidDel="003C6139">
          <w:rPr>
            <w:rFonts w:ascii="iCiel Avenir LT Std 35 Light" w:hAnsi="iCiel Avenir LT Std 35 Light" w:cs="Arial"/>
            <w:i/>
            <w:iCs/>
            <w:sz w:val="22"/>
            <w:szCs w:val="22"/>
            <w:lang w:val="vi-VN"/>
            <w:rPrChange w:id="18440"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8441"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8442" w:author="An Tran, ACA (BUV)" w:date="2024-09-13T17:29:00Z" w16du:dateUtc="2024-09-13T10:29:00Z">
              <w:rPr>
                <w:rFonts w:cs="Arial"/>
                <w:i/>
                <w:iCs/>
                <w:szCs w:val="22"/>
                <w:lang w:val="vi-VN"/>
              </w:rPr>
            </w:rPrChange>
          </w:rPr>
          <w:delText xml:space="preserve">c </w:delText>
        </w:r>
        <w:r w:rsidRPr="00863667" w:rsidDel="003C6139">
          <w:rPr>
            <w:rFonts w:ascii="iCiel Avenir LT Std 35 Light" w:hAnsi="iCiel Avenir LT Std 35 Light" w:cs="Calibri"/>
            <w:i/>
            <w:iCs/>
            <w:sz w:val="22"/>
            <w:szCs w:val="22"/>
            <w:lang w:val="vi-VN"/>
            <w:rPrChange w:id="18443" w:author="An Tran, ACA (BUV)" w:date="2024-09-13T17:29:00Z" w16du:dateUtc="2024-09-13T10:29:00Z">
              <w:rPr>
                <w:rFonts w:cs="Calibri"/>
                <w:i/>
                <w:iCs/>
                <w:szCs w:val="22"/>
                <w:lang w:val="vi-VN"/>
              </w:rPr>
            </w:rPrChange>
          </w:rPr>
          <w:delText>đă</w:delText>
        </w:r>
        <w:r w:rsidRPr="00863667" w:rsidDel="003C6139">
          <w:rPr>
            <w:rFonts w:ascii="iCiel Avenir LT Std 35 Light" w:hAnsi="iCiel Avenir LT Std 35 Light" w:cs="Arial"/>
            <w:i/>
            <w:iCs/>
            <w:sz w:val="22"/>
            <w:szCs w:val="22"/>
            <w:lang w:val="vi-VN"/>
            <w:rPrChange w:id="18444" w:author="An Tran, ACA (BUV)" w:date="2024-09-13T17:29:00Z" w16du:dateUtc="2024-09-13T10:29:00Z">
              <w:rPr>
                <w:rFonts w:cs="Arial"/>
                <w:i/>
                <w:iCs/>
                <w:szCs w:val="22"/>
                <w:lang w:val="vi-VN"/>
              </w:rPr>
            </w:rPrChange>
          </w:rPr>
          <w:delText>ng t</w:delText>
        </w:r>
        <w:r w:rsidRPr="00863667" w:rsidDel="003C6139">
          <w:rPr>
            <w:rFonts w:ascii="iCiel Avenir LT Std 35 Light" w:hAnsi="iCiel Avenir LT Std 35 Light" w:cs="Calibri"/>
            <w:i/>
            <w:iCs/>
            <w:sz w:val="22"/>
            <w:szCs w:val="22"/>
            <w:lang w:val="vi-VN"/>
            <w:rPrChange w:id="18445" w:author="An Tran, ACA (BUV)" w:date="2024-09-13T17:29:00Z" w16du:dateUtc="2024-09-13T10:29:00Z">
              <w:rPr>
                <w:rFonts w:cs="Calibri"/>
                <w:i/>
                <w:iCs/>
                <w:szCs w:val="22"/>
                <w:lang w:val="vi-VN"/>
              </w:rPr>
            </w:rPrChange>
          </w:rPr>
          <w:delText>ả</w:delText>
        </w:r>
        <w:r w:rsidRPr="00863667" w:rsidDel="003C6139">
          <w:rPr>
            <w:rFonts w:ascii="iCiel Avenir LT Std 35 Light" w:hAnsi="iCiel Avenir LT Std 35 Light" w:cs="Arial"/>
            <w:i/>
            <w:iCs/>
            <w:sz w:val="22"/>
            <w:szCs w:val="22"/>
            <w:lang w:val="vi-VN"/>
            <w:rPrChange w:id="18446" w:author="An Tran, ACA (BUV)" w:date="2024-09-13T17:29:00Z" w16du:dateUtc="2024-09-13T10:29:00Z">
              <w:rPr>
                <w:rFonts w:cs="Arial"/>
                <w:i/>
                <w:iCs/>
                <w:szCs w:val="22"/>
                <w:lang w:val="vi-VN"/>
              </w:rPr>
            </w:rPrChange>
          </w:rPr>
          <w:delText>i tr</w:delText>
        </w:r>
        <w:r w:rsidRPr="00863667" w:rsidDel="003C6139">
          <w:rPr>
            <w:rFonts w:ascii="iCiel Avenir LT Std 35 Light" w:hAnsi="iCiel Avenir LT Std 35 Light" w:cs="Avenir LT Std 35 Light"/>
            <w:i/>
            <w:iCs/>
            <w:sz w:val="22"/>
            <w:szCs w:val="22"/>
            <w:lang w:val="vi-VN"/>
            <w:rPrChange w:id="18447"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8448" w:author="An Tran, ACA (BUV)" w:date="2024-09-13T17:29:00Z" w16du:dateUtc="2024-09-13T10:29:00Z">
              <w:rPr>
                <w:rFonts w:cs="Arial"/>
                <w:i/>
                <w:iCs/>
                <w:szCs w:val="22"/>
                <w:lang w:val="vi-VN"/>
              </w:rPr>
            </w:rPrChange>
          </w:rPr>
          <w:delText>n C</w:delText>
        </w:r>
        <w:r w:rsidRPr="00863667" w:rsidDel="003C6139">
          <w:rPr>
            <w:rFonts w:ascii="iCiel Avenir LT Std 35 Light" w:hAnsi="iCiel Avenir LT Std 35 Light" w:cs="Calibri"/>
            <w:i/>
            <w:iCs/>
            <w:sz w:val="22"/>
            <w:szCs w:val="22"/>
            <w:lang w:val="vi-VN"/>
            <w:rPrChange w:id="18449" w:author="An Tran, ACA (BUV)" w:date="2024-09-13T17:29:00Z" w16du:dateUtc="2024-09-13T10:29:00Z">
              <w:rPr>
                <w:rFonts w:cs="Calibri"/>
                <w:i/>
                <w:iCs/>
                <w:szCs w:val="22"/>
                <w:lang w:val="vi-VN"/>
              </w:rPr>
            </w:rPrChange>
          </w:rPr>
          <w:delText>ẩ</w:delText>
        </w:r>
        <w:r w:rsidRPr="00863667" w:rsidDel="003C6139">
          <w:rPr>
            <w:rFonts w:ascii="iCiel Avenir LT Std 35 Light" w:hAnsi="iCiel Avenir LT Std 35 Light" w:cs="Arial"/>
            <w:i/>
            <w:iCs/>
            <w:sz w:val="22"/>
            <w:szCs w:val="22"/>
            <w:lang w:val="vi-VN"/>
            <w:rPrChange w:id="18450" w:author="An Tran, ACA (BUV)" w:date="2024-09-13T17:29:00Z" w16du:dateUtc="2024-09-13T10:29:00Z">
              <w:rPr>
                <w:rFonts w:cs="Arial"/>
                <w:i/>
                <w:iCs/>
                <w:szCs w:val="22"/>
                <w:lang w:val="vi-VN"/>
              </w:rPr>
            </w:rPrChange>
          </w:rPr>
          <w:delText>m nang ch</w:delText>
        </w:r>
        <w:r w:rsidRPr="00863667" w:rsidDel="003C6139">
          <w:rPr>
            <w:rFonts w:ascii="iCiel Avenir LT Std 35 Light" w:hAnsi="iCiel Avenir LT Std 35 Light" w:cs="Calibri"/>
            <w:i/>
            <w:iCs/>
            <w:sz w:val="22"/>
            <w:szCs w:val="22"/>
            <w:lang w:val="vi-VN"/>
            <w:rPrChange w:id="18451"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8452"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8453"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8454" w:author="An Tran, ACA (BUV)" w:date="2024-09-13T17:29:00Z" w16du:dateUtc="2024-09-13T10:29:00Z">
              <w:rPr>
                <w:rFonts w:cs="Arial"/>
                <w:i/>
                <w:iCs/>
                <w:szCs w:val="22"/>
                <w:lang w:val="vi-VN"/>
              </w:rPr>
            </w:rPrChange>
          </w:rPr>
          <w:delText>nh PSG t</w:delText>
        </w:r>
        <w:r w:rsidRPr="00863667" w:rsidDel="003C6139">
          <w:rPr>
            <w:rFonts w:ascii="iCiel Avenir LT Std 35 Light" w:hAnsi="iCiel Avenir LT Std 35 Light" w:cs="Calibri"/>
            <w:i/>
            <w:iCs/>
            <w:sz w:val="22"/>
            <w:szCs w:val="22"/>
            <w:lang w:val="vi-VN"/>
            <w:rPrChange w:id="18455"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456" w:author="An Tran, ACA (BUV)" w:date="2024-09-13T17:29:00Z" w16du:dateUtc="2024-09-13T10:29:00Z">
              <w:rPr>
                <w:rFonts w:cs="Arial"/>
                <w:i/>
                <w:iCs/>
                <w:szCs w:val="22"/>
                <w:lang w:val="vi-VN"/>
              </w:rPr>
            </w:rPrChange>
          </w:rPr>
          <w:delText>i Canvas.</w:delText>
        </w:r>
      </w:del>
    </w:p>
    <w:p w14:paraId="52484AF4" w14:textId="1DD6FEC5" w:rsidR="003A732E" w:rsidRPr="00D427AB" w:rsidDel="003C6139" w:rsidRDefault="003A732E">
      <w:pPr>
        <w:rPr>
          <w:del w:id="18457" w:author="An Tran, ACA (BUV)" w:date="2024-09-12T11:07:00Z" w16du:dateUtc="2024-09-12T04:07:00Z"/>
          <w:rFonts w:cs="Arial"/>
          <w:i/>
          <w:iCs/>
          <w:szCs w:val="22"/>
          <w:lang w:val="vi-VN"/>
        </w:rPr>
        <w:pPrChange w:id="1845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459" w:author="An Tran, ACA (BUV)" w:date="2024-09-12T11:07:00Z" w16du:dateUtc="2024-09-12T04:07:00Z">
        <w:r w:rsidRPr="00863667" w:rsidDel="003C6139">
          <w:rPr>
            <w:rFonts w:ascii="iCiel Avenir LT Std 35 Light" w:hAnsi="iCiel Avenir LT Std 35 Light" w:cs="Arial"/>
            <w:i/>
            <w:iCs/>
            <w:sz w:val="22"/>
            <w:szCs w:val="22"/>
            <w:lang w:val="vi-VN"/>
            <w:rPrChange w:id="18460" w:author="An Tran, ACA (BUV)" w:date="2024-09-13T17:29:00Z" w16du:dateUtc="2024-09-13T10:29:00Z">
              <w:rPr>
                <w:rFonts w:cs="Arial"/>
                <w:i/>
                <w:iCs/>
                <w:szCs w:val="22"/>
                <w:lang w:val="vi-VN"/>
              </w:rPr>
            </w:rPrChange>
          </w:rPr>
          <w:delText>N</w:delText>
        </w:r>
        <w:r w:rsidRPr="00863667" w:rsidDel="003C6139">
          <w:rPr>
            <w:rFonts w:ascii="iCiel Avenir LT Std 35 Light" w:hAnsi="iCiel Avenir LT Std 35 Light" w:cs="Calibri"/>
            <w:i/>
            <w:iCs/>
            <w:sz w:val="22"/>
            <w:szCs w:val="22"/>
            <w:lang w:val="vi-VN"/>
            <w:rPrChange w:id="18461"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462" w:author="An Tran, ACA (BUV)" w:date="2024-09-13T17:29:00Z" w16du:dateUtc="2024-09-13T10:29:00Z">
              <w:rPr>
                <w:rFonts w:cs="Arial"/>
                <w:i/>
                <w:iCs/>
                <w:szCs w:val="22"/>
                <w:lang w:val="vi-VN"/>
              </w:rPr>
            </w:rPrChange>
          </w:rPr>
          <w:delText>u sinh vi</w:delText>
        </w:r>
        <w:r w:rsidRPr="00863667" w:rsidDel="003C6139">
          <w:rPr>
            <w:rFonts w:ascii="iCiel Avenir LT Std 35 Light" w:hAnsi="iCiel Avenir LT Std 35 Light" w:cs="Avenir LT Std 35 Light"/>
            <w:i/>
            <w:iCs/>
            <w:sz w:val="22"/>
            <w:szCs w:val="22"/>
            <w:lang w:val="vi-VN"/>
            <w:rPrChange w:id="18463" w:author="An Tran, ACA (BUV)" w:date="2024-09-13T17:29:00Z" w16du:dateUtc="2024-09-13T10:29:00Z">
              <w:rPr>
                <w:rFonts w:cs="Avenir LT Std 35 Light"/>
                <w:i/>
                <w:iCs/>
                <w:szCs w:val="22"/>
                <w:lang w:val="vi-VN"/>
              </w:rPr>
            </w:rPrChange>
          </w:rPr>
          <w:delText>ê</w:delText>
        </w:r>
        <w:r w:rsidRPr="00863667" w:rsidDel="003C6139">
          <w:rPr>
            <w:rFonts w:ascii="iCiel Avenir LT Std 35 Light" w:hAnsi="iCiel Avenir LT Std 35 Light" w:cs="Arial"/>
            <w:i/>
            <w:iCs/>
            <w:sz w:val="22"/>
            <w:szCs w:val="22"/>
            <w:lang w:val="vi-VN"/>
            <w:rPrChange w:id="18464" w:author="An Tran, ACA (BUV)" w:date="2024-09-13T17:29:00Z" w16du:dateUtc="2024-09-13T10:29:00Z">
              <w:rPr>
                <w:rFonts w:cs="Arial"/>
                <w:i/>
                <w:iCs/>
                <w:szCs w:val="22"/>
                <w:lang w:val="vi-VN"/>
              </w:rPr>
            </w:rPrChange>
          </w:rPr>
          <w:delText xml:space="preserve">n </w:delText>
        </w:r>
        <w:r w:rsidRPr="00863667" w:rsidDel="003C6139">
          <w:rPr>
            <w:rFonts w:ascii="iCiel Avenir LT Std 35 Light" w:hAnsi="iCiel Avenir LT Std 35 Light" w:cs="Calibri"/>
            <w:i/>
            <w:iCs/>
            <w:sz w:val="22"/>
            <w:szCs w:val="22"/>
            <w:lang w:val="vi-VN"/>
            <w:rPrChange w:id="18465" w:author="An Tran, ACA (BUV)" w:date="2024-09-13T17:29:00Z" w16du:dateUtc="2024-09-13T10:29:00Z">
              <w:rPr>
                <w:rFonts w:cs="Calibri"/>
                <w:i/>
                <w:iCs/>
                <w:szCs w:val="22"/>
                <w:lang w:val="vi-VN"/>
              </w:rPr>
            </w:rPrChange>
          </w:rPr>
          <w:delText>đạ</w:delText>
        </w:r>
        <w:r w:rsidRPr="00863667" w:rsidDel="003C6139">
          <w:rPr>
            <w:rFonts w:ascii="iCiel Avenir LT Std 35 Light" w:hAnsi="iCiel Avenir LT Std 35 Light" w:cs="Arial"/>
            <w:i/>
            <w:iCs/>
            <w:sz w:val="22"/>
            <w:szCs w:val="22"/>
            <w:lang w:val="vi-VN"/>
            <w:rPrChange w:id="18466" w:author="An Tran, ACA (BUV)" w:date="2024-09-13T17:29:00Z" w16du:dateUtc="2024-09-13T10:29:00Z">
              <w:rPr>
                <w:rFonts w:cs="Arial"/>
                <w:i/>
                <w:iCs/>
                <w:szCs w:val="22"/>
                <w:lang w:val="vi-VN"/>
              </w:rPr>
            </w:rPrChange>
          </w:rPr>
          <w:delText>t v</w:delText>
        </w:r>
        <w:r w:rsidRPr="00863667" w:rsidDel="003C6139">
          <w:rPr>
            <w:rFonts w:ascii="iCiel Avenir LT Std 35 Light" w:hAnsi="iCiel Avenir LT Std 35 Light" w:cs="Avenir LT Std 35 Light"/>
            <w:i/>
            <w:iCs/>
            <w:sz w:val="22"/>
            <w:szCs w:val="22"/>
            <w:lang w:val="vi-VN"/>
            <w:rPrChange w:id="18467"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468" w:author="An Tran, ACA (BUV)" w:date="2024-09-13T17:29:00Z" w16du:dateUtc="2024-09-13T10:29:00Z">
              <w:rPr>
                <w:rFonts w:cs="Arial"/>
                <w:i/>
                <w:iCs/>
                <w:szCs w:val="22"/>
                <w:lang w:val="vi-VN"/>
              </w:rPr>
            </w:rPrChange>
          </w:rPr>
          <w:delText xml:space="preserve"> xu</w:delText>
        </w:r>
        <w:r w:rsidRPr="00863667" w:rsidDel="003C6139">
          <w:rPr>
            <w:rFonts w:ascii="iCiel Avenir LT Std 35 Light" w:hAnsi="iCiel Avenir LT Std 35 Light" w:cs="Calibri"/>
            <w:i/>
            <w:iCs/>
            <w:sz w:val="22"/>
            <w:szCs w:val="22"/>
            <w:lang w:val="vi-VN"/>
            <w:rPrChange w:id="18469" w:author="An Tran, ACA (BUV)" w:date="2024-09-13T17:29:00Z" w16du:dateUtc="2024-09-13T10:29:00Z">
              <w:rPr>
                <w:rFonts w:cs="Calibri"/>
                <w:i/>
                <w:iCs/>
                <w:szCs w:val="22"/>
                <w:lang w:val="vi-VN"/>
              </w:rPr>
            </w:rPrChange>
          </w:rPr>
          <w:delText>ấ</w:delText>
        </w:r>
        <w:r w:rsidRPr="00863667" w:rsidDel="003C6139">
          <w:rPr>
            <w:rFonts w:ascii="iCiel Avenir LT Std 35 Light" w:hAnsi="iCiel Avenir LT Std 35 Light" w:cs="Arial"/>
            <w:i/>
            <w:iCs/>
            <w:sz w:val="22"/>
            <w:szCs w:val="22"/>
            <w:lang w:val="vi-VN"/>
            <w:rPrChange w:id="18470" w:author="An Tran, ACA (BUV)" w:date="2024-09-13T17:29:00Z" w16du:dateUtc="2024-09-13T10:29:00Z">
              <w:rPr>
                <w:rFonts w:cs="Arial"/>
                <w:i/>
                <w:iCs/>
                <w:szCs w:val="22"/>
                <w:lang w:val="vi-VN"/>
              </w:rPr>
            </w:rPrChange>
          </w:rPr>
          <w:delText>t s</w:delText>
        </w:r>
        <w:r w:rsidRPr="00863667" w:rsidDel="003C6139">
          <w:rPr>
            <w:rFonts w:ascii="iCiel Avenir LT Std 35 Light" w:hAnsi="iCiel Avenir LT Std 35 Light" w:cs="Calibri"/>
            <w:i/>
            <w:iCs/>
            <w:sz w:val="22"/>
            <w:szCs w:val="22"/>
            <w:lang w:val="vi-VN"/>
            <w:rPrChange w:id="18471" w:author="An Tran, ACA (BUV)" w:date="2024-09-13T17:29:00Z" w16du:dateUtc="2024-09-13T10:29:00Z">
              <w:rPr>
                <w:rFonts w:cs="Calibri"/>
                <w:i/>
                <w:iCs/>
                <w:szCs w:val="22"/>
                <w:lang w:val="vi-VN"/>
              </w:rPr>
            </w:rPrChange>
          </w:rPr>
          <w:delText>ắ</w:delText>
        </w:r>
        <w:r w:rsidRPr="00863667" w:rsidDel="003C6139">
          <w:rPr>
            <w:rFonts w:ascii="iCiel Avenir LT Std 35 Light" w:hAnsi="iCiel Avenir LT Std 35 Light" w:cs="Arial"/>
            <w:i/>
            <w:iCs/>
            <w:sz w:val="22"/>
            <w:szCs w:val="22"/>
            <w:lang w:val="vi-VN"/>
            <w:rPrChange w:id="18472" w:author="An Tran, ACA (BUV)" w:date="2024-09-13T17:29:00Z" w16du:dateUtc="2024-09-13T10:29:00Z">
              <w:rPr>
                <w:rFonts w:cs="Arial"/>
                <w:i/>
                <w:iCs/>
                <w:szCs w:val="22"/>
                <w:lang w:val="vi-VN"/>
              </w:rPr>
            </w:rPrChange>
          </w:rPr>
          <w:delText>c v</w:delText>
        </w:r>
        <w:r w:rsidRPr="00863667" w:rsidDel="003C6139">
          <w:rPr>
            <w:rFonts w:ascii="iCiel Avenir LT Std 35 Light" w:hAnsi="iCiel Avenir LT Std 35 Light" w:cs="Calibri"/>
            <w:i/>
            <w:iCs/>
            <w:sz w:val="22"/>
            <w:szCs w:val="22"/>
            <w:lang w:val="vi-VN"/>
            <w:rPrChange w:id="18473" w:author="An Tran, ACA (BUV)" w:date="2024-09-13T17:29:00Z" w16du:dateUtc="2024-09-13T10:29:00Z">
              <w:rPr>
                <w:rFonts w:cs="Calibri"/>
                <w:i/>
                <w:iCs/>
                <w:szCs w:val="22"/>
                <w:lang w:val="vi-VN"/>
              </w:rPr>
            </w:rPrChange>
          </w:rPr>
          <w:delText>ượ</w:delText>
        </w:r>
        <w:r w:rsidRPr="00863667" w:rsidDel="003C6139">
          <w:rPr>
            <w:rFonts w:ascii="iCiel Avenir LT Std 35 Light" w:hAnsi="iCiel Avenir LT Std 35 Light" w:cs="Arial"/>
            <w:i/>
            <w:iCs/>
            <w:sz w:val="22"/>
            <w:szCs w:val="22"/>
            <w:lang w:val="vi-VN"/>
            <w:rPrChange w:id="18474" w:author="An Tran, ACA (BUV)" w:date="2024-09-13T17:29:00Z" w16du:dateUtc="2024-09-13T10:29:00Z">
              <w:rPr>
                <w:rFonts w:cs="Arial"/>
                <w:i/>
                <w:iCs/>
                <w:szCs w:val="22"/>
                <w:lang w:val="vi-VN"/>
              </w:rPr>
            </w:rPrChange>
          </w:rPr>
          <w:delText>t c</w:delText>
        </w:r>
        <w:r w:rsidRPr="00863667" w:rsidDel="003C6139">
          <w:rPr>
            <w:rFonts w:ascii="iCiel Avenir LT Std 35 Light" w:hAnsi="iCiel Avenir LT Std 35 Light" w:cs="Avenir LT Std 35 Light"/>
            <w:i/>
            <w:iCs/>
            <w:sz w:val="22"/>
            <w:szCs w:val="22"/>
            <w:lang w:val="vi-VN"/>
            <w:rPrChange w:id="18475" w:author="An Tran, ACA (BUV)" w:date="2024-09-13T17:29:00Z" w16du:dateUtc="2024-09-13T10:29:00Z">
              <w:rPr>
                <w:rFonts w:cs="Avenir LT Std 35 Light"/>
                <w:i/>
                <w:iCs/>
                <w:szCs w:val="22"/>
                <w:lang w:val="vi-VN"/>
              </w:rPr>
            </w:rPrChange>
          </w:rPr>
          <w:delText>á</w:delText>
        </w:r>
        <w:r w:rsidRPr="00863667" w:rsidDel="003C6139">
          <w:rPr>
            <w:rFonts w:ascii="iCiel Avenir LT Std 35 Light" w:hAnsi="iCiel Avenir LT Std 35 Light" w:cs="Arial"/>
            <w:i/>
            <w:iCs/>
            <w:sz w:val="22"/>
            <w:szCs w:val="22"/>
            <w:lang w:val="vi-VN"/>
            <w:rPrChange w:id="18476" w:author="An Tran, ACA (BUV)" w:date="2024-09-13T17:29:00Z" w16du:dateUtc="2024-09-13T10:29:00Z">
              <w:rPr>
                <w:rFonts w:cs="Arial"/>
                <w:i/>
                <w:iCs/>
                <w:szCs w:val="22"/>
                <w:lang w:val="vi-VN"/>
              </w:rPr>
            </w:rPrChange>
          </w:rPr>
          <w:delText xml:space="preserve">c </w:delText>
        </w:r>
        <w:r w:rsidRPr="00863667" w:rsidDel="003C6139">
          <w:rPr>
            <w:rFonts w:ascii="iCiel Avenir LT Std 35 Light" w:hAnsi="iCiel Avenir LT Std 35 Light" w:cs="Calibri"/>
            <w:i/>
            <w:iCs/>
            <w:sz w:val="22"/>
            <w:szCs w:val="22"/>
            <w:lang w:val="vi-VN"/>
            <w:rPrChange w:id="18477"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478"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479" w:author="An Tran, ACA (BUV)" w:date="2024-09-13T17:29:00Z" w16du:dateUtc="2024-09-13T10:29:00Z">
              <w:rPr>
                <w:rFonts w:cs="Calibri"/>
                <w:i/>
                <w:iCs/>
                <w:szCs w:val="22"/>
                <w:lang w:val="vi-VN"/>
              </w:rPr>
            </w:rPrChange>
          </w:rPr>
          <w:delText>ề</w:delText>
        </w:r>
        <w:r w:rsidRPr="00863667" w:rsidDel="003C6139">
          <w:rPr>
            <w:rFonts w:ascii="iCiel Avenir LT Std 35 Light" w:hAnsi="iCiel Avenir LT Std 35 Light" w:cs="Arial"/>
            <w:i/>
            <w:iCs/>
            <w:sz w:val="22"/>
            <w:szCs w:val="22"/>
            <w:lang w:val="vi-VN"/>
            <w:rPrChange w:id="18480" w:author="An Tran, ACA (BUV)" w:date="2024-09-13T17:29:00Z" w16du:dateUtc="2024-09-13T10:29:00Z">
              <w:rPr>
                <w:rFonts w:cs="Arial"/>
                <w:i/>
                <w:iCs/>
                <w:szCs w:val="22"/>
                <w:lang w:val="vi-VN"/>
              </w:rPr>
            </w:rPrChange>
          </w:rPr>
          <w:delText>u ki</w:delText>
        </w:r>
        <w:r w:rsidRPr="00863667" w:rsidDel="003C6139">
          <w:rPr>
            <w:rFonts w:ascii="iCiel Avenir LT Std 35 Light" w:hAnsi="iCiel Avenir LT Std 35 Light" w:cs="Calibri"/>
            <w:i/>
            <w:iCs/>
            <w:sz w:val="22"/>
            <w:szCs w:val="22"/>
            <w:lang w:val="vi-VN"/>
            <w:rPrChange w:id="18481" w:author="An Tran, ACA (BUV)" w:date="2024-09-13T17:29:00Z" w16du:dateUtc="2024-09-13T10:29:00Z">
              <w:rPr>
                <w:rFonts w:cs="Calibri"/>
                <w:i/>
                <w:iCs/>
                <w:szCs w:val="22"/>
                <w:lang w:val="vi-VN"/>
              </w:rPr>
            </w:rPrChange>
          </w:rPr>
          <w:delText>ệ</w:delText>
        </w:r>
        <w:r w:rsidRPr="00863667" w:rsidDel="003C6139">
          <w:rPr>
            <w:rFonts w:ascii="iCiel Avenir LT Std 35 Light" w:hAnsi="iCiel Avenir LT Std 35 Light" w:cs="Arial"/>
            <w:i/>
            <w:iCs/>
            <w:sz w:val="22"/>
            <w:szCs w:val="22"/>
            <w:lang w:val="vi-VN"/>
            <w:rPrChange w:id="18482" w:author="An Tran, ACA (BUV)" w:date="2024-09-13T17:29:00Z" w16du:dateUtc="2024-09-13T10:29:00Z">
              <w:rPr>
                <w:rFonts w:cs="Arial"/>
                <w:i/>
                <w:iCs/>
                <w:szCs w:val="22"/>
                <w:lang w:val="vi-VN"/>
              </w:rPr>
            </w:rPrChange>
          </w:rPr>
          <w:delText>n h</w:delText>
        </w:r>
        <w:r w:rsidRPr="00863667" w:rsidDel="003C6139">
          <w:rPr>
            <w:rFonts w:ascii="iCiel Avenir LT Std 35 Light" w:hAnsi="iCiel Avenir LT Std 35 Light" w:cs="Avenir LT Std 35 Light"/>
            <w:i/>
            <w:iCs/>
            <w:sz w:val="22"/>
            <w:szCs w:val="22"/>
            <w:lang w:val="vi-VN"/>
            <w:rPrChange w:id="18483" w:author="An Tran, ACA (BUV)" w:date="2024-09-13T17:29:00Z" w16du:dateUtc="2024-09-13T10:29:00Z">
              <w:rPr>
                <w:rFonts w:cs="Avenir LT Std 35 Light"/>
                <w:i/>
                <w:iCs/>
                <w:szCs w:val="22"/>
                <w:lang w:val="vi-VN"/>
              </w:rPr>
            </w:rPrChange>
          </w:rPr>
          <w:delText>ò</w:delText>
        </w:r>
        <w:r w:rsidRPr="00863667" w:rsidDel="003C6139">
          <w:rPr>
            <w:rFonts w:ascii="iCiel Avenir LT Std 35 Light" w:hAnsi="iCiel Avenir LT Std 35 Light" w:cs="Arial"/>
            <w:i/>
            <w:iCs/>
            <w:sz w:val="22"/>
            <w:szCs w:val="22"/>
            <w:lang w:val="vi-VN"/>
            <w:rPrChange w:id="18484" w:author="An Tran, ACA (BUV)" w:date="2024-09-13T17:29:00Z" w16du:dateUtc="2024-09-13T10:29:00Z">
              <w:rPr>
                <w:rFonts w:cs="Arial"/>
                <w:i/>
                <w:iCs/>
                <w:szCs w:val="22"/>
                <w:lang w:val="vi-VN"/>
              </w:rPr>
            </w:rPrChange>
          </w:rPr>
          <w:delText>an th</w:delText>
        </w:r>
        <w:r w:rsidRPr="00863667" w:rsidDel="003C6139">
          <w:rPr>
            <w:rFonts w:ascii="iCiel Avenir LT Std 35 Light" w:hAnsi="iCiel Avenir LT Std 35 Light" w:cs="Avenir LT Std 35 Light"/>
            <w:i/>
            <w:iCs/>
            <w:sz w:val="22"/>
            <w:szCs w:val="22"/>
            <w:lang w:val="vi-VN"/>
            <w:rPrChange w:id="18485"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486" w:author="An Tran, ACA (BUV)" w:date="2024-09-13T17:29:00Z" w16du:dateUtc="2024-09-13T10:29:00Z">
              <w:rPr>
                <w:rFonts w:cs="Arial"/>
                <w:i/>
                <w:iCs/>
                <w:szCs w:val="22"/>
                <w:lang w:val="vi-VN"/>
              </w:rPr>
            </w:rPrChange>
          </w:rPr>
          <w:delText>nh ch</w:delText>
        </w:r>
        <w:r w:rsidRPr="00863667" w:rsidDel="003C6139">
          <w:rPr>
            <w:rFonts w:ascii="iCiel Avenir LT Std 35 Light" w:hAnsi="iCiel Avenir LT Std 35 Light" w:cs="Calibri"/>
            <w:i/>
            <w:iCs/>
            <w:sz w:val="22"/>
            <w:szCs w:val="22"/>
            <w:lang w:val="vi-VN"/>
            <w:rPrChange w:id="18487"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8488" w:author="An Tran, ACA (BUV)" w:date="2024-09-13T17:29:00Z" w16du:dateUtc="2024-09-13T10:29:00Z">
              <w:rPr>
                <w:rFonts w:cs="Arial"/>
                <w:i/>
                <w:iCs/>
                <w:szCs w:val="22"/>
                <w:lang w:val="vi-VN"/>
              </w:rPr>
            </w:rPrChange>
          </w:rPr>
          <w:delText>ng tr</w:delText>
        </w:r>
        <w:r w:rsidRPr="00863667" w:rsidDel="003C6139">
          <w:rPr>
            <w:rFonts w:ascii="iCiel Avenir LT Std 35 Light" w:hAnsi="iCiel Avenir LT Std 35 Light" w:cs="Avenir LT Std 35 Light"/>
            <w:i/>
            <w:iCs/>
            <w:sz w:val="22"/>
            <w:szCs w:val="22"/>
            <w:lang w:val="vi-VN"/>
            <w:rPrChange w:id="18489" w:author="An Tran, ACA (BUV)" w:date="2024-09-13T17:29:00Z" w16du:dateUtc="2024-09-13T10:29:00Z">
              <w:rPr>
                <w:rFonts w:cs="Avenir LT Std 35 Light"/>
                <w:i/>
                <w:iCs/>
                <w:szCs w:val="22"/>
                <w:lang w:val="vi-VN"/>
              </w:rPr>
            </w:rPrChange>
          </w:rPr>
          <w:delText>ì</w:delText>
        </w:r>
        <w:r w:rsidRPr="00863667" w:rsidDel="003C6139">
          <w:rPr>
            <w:rFonts w:ascii="iCiel Avenir LT Std 35 Light" w:hAnsi="iCiel Avenir LT Std 35 Light" w:cs="Arial"/>
            <w:i/>
            <w:iCs/>
            <w:sz w:val="22"/>
            <w:szCs w:val="22"/>
            <w:lang w:val="vi-VN"/>
            <w:rPrChange w:id="18490" w:author="An Tran, ACA (BUV)" w:date="2024-09-13T17:29:00Z" w16du:dateUtc="2024-09-13T10:29:00Z">
              <w:rPr>
                <w:rFonts w:cs="Arial"/>
                <w:i/>
                <w:iCs/>
                <w:szCs w:val="22"/>
                <w:lang w:val="vi-VN"/>
              </w:rPr>
            </w:rPrChange>
          </w:rPr>
          <w:delText>nh s</w:delText>
        </w:r>
        <w:r w:rsidRPr="00863667" w:rsidDel="003C6139">
          <w:rPr>
            <w:rFonts w:ascii="iCiel Avenir LT Std 35 Light" w:hAnsi="iCiel Avenir LT Std 35 Light" w:cs="Calibri"/>
            <w:i/>
            <w:iCs/>
            <w:sz w:val="22"/>
            <w:szCs w:val="22"/>
            <w:lang w:val="vi-VN"/>
            <w:rPrChange w:id="18491" w:author="An Tran, ACA (BUV)" w:date="2024-09-13T17:29:00Z" w16du:dateUtc="2024-09-13T10:29:00Z">
              <w:rPr>
                <w:rFonts w:cs="Calibri"/>
                <w:i/>
                <w:iCs/>
                <w:szCs w:val="22"/>
                <w:lang w:val="vi-VN"/>
              </w:rPr>
            </w:rPrChange>
          </w:rPr>
          <w:delText>ẽ</w:delText>
        </w:r>
        <w:r w:rsidRPr="00863667" w:rsidDel="003C6139">
          <w:rPr>
            <w:rFonts w:ascii="iCiel Avenir LT Std 35 Light" w:hAnsi="iCiel Avenir LT Std 35 Light" w:cs="Arial"/>
            <w:i/>
            <w:iCs/>
            <w:sz w:val="22"/>
            <w:szCs w:val="22"/>
            <w:lang w:val="vi-VN"/>
            <w:rPrChange w:id="18492" w:author="An Tran, ACA (BUV)" w:date="2024-09-13T17:29:00Z" w16du:dateUtc="2024-09-13T10:29:00Z">
              <w:rPr>
                <w:rFonts w:cs="Arial"/>
                <w:i/>
                <w:iCs/>
                <w:szCs w:val="22"/>
                <w:lang w:val="vi-VN"/>
              </w:rPr>
            </w:rPrChange>
          </w:rPr>
          <w:delText xml:space="preserve"> </w:delText>
        </w:r>
        <w:r w:rsidRPr="00863667" w:rsidDel="003C6139">
          <w:rPr>
            <w:rFonts w:ascii="iCiel Avenir LT Std 35 Light" w:hAnsi="iCiel Avenir LT Std 35 Light" w:cs="Calibri"/>
            <w:i/>
            <w:iCs/>
            <w:sz w:val="22"/>
            <w:szCs w:val="22"/>
            <w:lang w:val="vi-VN"/>
            <w:rPrChange w:id="18493" w:author="An Tran, ACA (BUV)" w:date="2024-09-13T17:29:00Z" w16du:dateUtc="2024-09-13T10:29:00Z">
              <w:rPr>
                <w:rFonts w:cs="Calibri"/>
                <w:i/>
                <w:iCs/>
                <w:szCs w:val="22"/>
                <w:lang w:val="vi-VN"/>
              </w:rPr>
            </w:rPrChange>
          </w:rPr>
          <w:delText>đượ</w:delText>
        </w:r>
        <w:r w:rsidRPr="00863667" w:rsidDel="003C6139">
          <w:rPr>
            <w:rFonts w:ascii="iCiel Avenir LT Std 35 Light" w:hAnsi="iCiel Avenir LT Std 35 Light" w:cs="Arial"/>
            <w:i/>
            <w:iCs/>
            <w:sz w:val="22"/>
            <w:szCs w:val="22"/>
            <w:lang w:val="vi-VN"/>
            <w:rPrChange w:id="18494" w:author="An Tran, ACA (BUV)" w:date="2024-09-13T17:29:00Z" w16du:dateUtc="2024-09-13T10:29:00Z">
              <w:rPr>
                <w:rFonts w:cs="Arial"/>
                <w:i/>
                <w:iCs/>
                <w:szCs w:val="22"/>
                <w:lang w:val="vi-VN"/>
              </w:rPr>
            </w:rPrChange>
          </w:rPr>
          <w:delText>c x</w:delText>
        </w:r>
        <w:r w:rsidRPr="00863667" w:rsidDel="003C6139">
          <w:rPr>
            <w:rFonts w:ascii="iCiel Avenir LT Std 35 Light" w:hAnsi="iCiel Avenir LT Std 35 Light" w:cs="Calibri"/>
            <w:i/>
            <w:iCs/>
            <w:sz w:val="22"/>
            <w:szCs w:val="22"/>
            <w:lang w:val="vi-VN"/>
            <w:rPrChange w:id="18495" w:author="An Tran, ACA (BUV)" w:date="2024-09-13T17:29:00Z" w16du:dateUtc="2024-09-13T10:29:00Z">
              <w:rPr>
                <w:rFonts w:cs="Calibri"/>
                <w:i/>
                <w:iCs/>
                <w:szCs w:val="22"/>
                <w:lang w:val="vi-VN"/>
              </w:rPr>
            </w:rPrChange>
          </w:rPr>
          <w:delText>ế</w:delText>
        </w:r>
        <w:r w:rsidRPr="00863667" w:rsidDel="003C6139">
          <w:rPr>
            <w:rFonts w:ascii="iCiel Avenir LT Std 35 Light" w:hAnsi="iCiel Avenir LT Std 35 Light" w:cs="Arial"/>
            <w:i/>
            <w:iCs/>
            <w:sz w:val="22"/>
            <w:szCs w:val="22"/>
            <w:lang w:val="vi-VN"/>
            <w:rPrChange w:id="18496" w:author="An Tran, ACA (BUV)" w:date="2024-09-13T17:29:00Z" w16du:dateUtc="2024-09-13T10:29:00Z">
              <w:rPr>
                <w:rFonts w:cs="Arial"/>
                <w:i/>
                <w:iCs/>
                <w:szCs w:val="22"/>
                <w:lang w:val="vi-VN"/>
              </w:rPr>
            </w:rPrChange>
          </w:rPr>
          <w:delText>p h</w:delText>
        </w:r>
        <w:r w:rsidRPr="00863667" w:rsidDel="003C6139">
          <w:rPr>
            <w:rFonts w:ascii="iCiel Avenir LT Std 35 Light" w:hAnsi="iCiel Avenir LT Std 35 Light" w:cs="Calibri"/>
            <w:i/>
            <w:iCs/>
            <w:sz w:val="22"/>
            <w:szCs w:val="22"/>
            <w:lang w:val="vi-VN"/>
            <w:rPrChange w:id="18497"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498" w:author="An Tran, ACA (BUV)" w:date="2024-09-13T17:29:00Z" w16du:dateUtc="2024-09-13T10:29:00Z">
              <w:rPr>
                <w:rFonts w:cs="Arial"/>
                <w:i/>
                <w:iCs/>
                <w:szCs w:val="22"/>
                <w:lang w:val="vi-VN"/>
              </w:rPr>
            </w:rPrChange>
          </w:rPr>
          <w:delText>ng t</w:delText>
        </w:r>
        <w:r w:rsidRPr="00863667" w:rsidDel="003C6139">
          <w:rPr>
            <w:rFonts w:ascii="iCiel Avenir LT Std 35 Light" w:hAnsi="iCiel Avenir LT Std 35 Light" w:cs="Calibri"/>
            <w:i/>
            <w:iCs/>
            <w:sz w:val="22"/>
            <w:szCs w:val="22"/>
            <w:lang w:val="vi-VN"/>
            <w:rPrChange w:id="18499" w:author="An Tran, ACA (BUV)" w:date="2024-09-13T17:29:00Z" w16du:dateUtc="2024-09-13T10:29:00Z">
              <w:rPr>
                <w:rFonts w:cs="Calibri"/>
                <w:i/>
                <w:iCs/>
                <w:szCs w:val="22"/>
                <w:lang w:val="vi-VN"/>
              </w:rPr>
            </w:rPrChange>
          </w:rPr>
          <w:delText>ươ</w:delText>
        </w:r>
        <w:r w:rsidRPr="00863667" w:rsidDel="003C6139">
          <w:rPr>
            <w:rFonts w:ascii="iCiel Avenir LT Std 35 Light" w:hAnsi="iCiel Avenir LT Std 35 Light" w:cs="Arial"/>
            <w:i/>
            <w:iCs/>
            <w:sz w:val="22"/>
            <w:szCs w:val="22"/>
            <w:lang w:val="vi-VN"/>
            <w:rPrChange w:id="18500"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Calibri"/>
            <w:i/>
            <w:iCs/>
            <w:sz w:val="22"/>
            <w:szCs w:val="22"/>
            <w:lang w:val="vi-VN"/>
            <w:rPrChange w:id="18501" w:author="An Tran, ACA (BUV)" w:date="2024-09-13T17:29:00Z" w16du:dateUtc="2024-09-13T10:29:00Z">
              <w:rPr>
                <w:rFonts w:cs="Calibri"/>
                <w:i/>
                <w:iCs/>
                <w:szCs w:val="22"/>
                <w:lang w:val="vi-VN"/>
              </w:rPr>
            </w:rPrChange>
          </w:rPr>
          <w:delText>ứ</w:delText>
        </w:r>
        <w:r w:rsidRPr="00863667" w:rsidDel="003C6139">
          <w:rPr>
            <w:rFonts w:ascii="iCiel Avenir LT Std 35 Light" w:hAnsi="iCiel Avenir LT Std 35 Light" w:cs="Arial"/>
            <w:i/>
            <w:iCs/>
            <w:sz w:val="22"/>
            <w:szCs w:val="22"/>
            <w:lang w:val="vi-VN"/>
            <w:rPrChange w:id="18502" w:author="An Tran, ACA (BUV)" w:date="2024-09-13T17:29:00Z" w16du:dateUtc="2024-09-13T10:29:00Z">
              <w:rPr>
                <w:rFonts w:cs="Arial"/>
                <w:i/>
                <w:iCs/>
                <w:szCs w:val="22"/>
                <w:lang w:val="vi-VN"/>
              </w:rPr>
            </w:rPrChange>
          </w:rPr>
          <w:delText>ng</w:delText>
        </w:r>
        <w:r w:rsidRPr="00863667" w:rsidDel="003C6139">
          <w:rPr>
            <w:rFonts w:ascii="iCiel Avenir LT Std 35 Light" w:hAnsi="iCiel Avenir LT Std 35 Light" w:cs="Arial"/>
            <w:i/>
            <w:iCs/>
            <w:sz w:val="22"/>
            <w:szCs w:val="22"/>
            <w:rPrChange w:id="18503" w:author="An Tran, ACA (BUV)" w:date="2024-09-13T17:29:00Z" w16du:dateUtc="2024-09-13T10:29:00Z">
              <w:rPr>
                <w:rFonts w:cs="Arial"/>
                <w:i/>
                <w:iCs/>
                <w:szCs w:val="22"/>
              </w:rPr>
            </w:rPrChange>
          </w:rPr>
          <w:delText>:</w:delText>
        </w:r>
      </w:del>
    </w:p>
    <w:p w14:paraId="3A70449D" w14:textId="07821B29" w:rsidR="003A732E" w:rsidRPr="00D427AB" w:rsidDel="003C6139" w:rsidRDefault="003A732E">
      <w:pPr>
        <w:rPr>
          <w:del w:id="18504" w:author="An Tran, ACA (BUV)" w:date="2024-09-12T11:07:00Z" w16du:dateUtc="2024-09-12T04:07:00Z"/>
          <w:rFonts w:cs="Arial"/>
          <w:i/>
          <w:iCs/>
          <w:szCs w:val="22"/>
          <w:lang w:val="vi-VN"/>
        </w:rPr>
        <w:pPrChange w:id="18505"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06" w:author="An Tran, ACA (BUV)" w:date="2024-09-12T11:07:00Z" w16du:dateUtc="2024-09-12T04:07:00Z">
        <w:r w:rsidRPr="00863667" w:rsidDel="003C6139">
          <w:rPr>
            <w:rFonts w:ascii="iCiel Avenir LT Std 35 Light" w:hAnsi="iCiel Avenir LT Std 35 Light" w:cs="Arial"/>
            <w:i/>
            <w:iCs/>
            <w:sz w:val="22"/>
            <w:szCs w:val="22"/>
            <w:lang w:val="vi-VN"/>
            <w:rPrChange w:id="18507" w:author="An Tran, ACA (BUV)" w:date="2024-09-13T17:29:00Z" w16du:dateUtc="2024-09-13T10:29:00Z">
              <w:rPr>
                <w:rFonts w:cs="Arial"/>
                <w:i/>
                <w:iCs/>
                <w:szCs w:val="22"/>
                <w:lang w:val="vi-VN"/>
              </w:rPr>
            </w:rPrChange>
          </w:rPr>
          <w:delText>H</w:delText>
        </w:r>
        <w:r w:rsidRPr="00863667" w:rsidDel="003C6139">
          <w:rPr>
            <w:rFonts w:ascii="iCiel Avenir LT Std 35 Light" w:hAnsi="iCiel Avenir LT Std 35 Light" w:cs="Calibri"/>
            <w:i/>
            <w:iCs/>
            <w:sz w:val="22"/>
            <w:szCs w:val="22"/>
            <w:lang w:val="vi-VN"/>
            <w:rPrChange w:id="18508"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509" w:author="An Tran, ACA (BUV)" w:date="2024-09-13T17:29:00Z" w16du:dateUtc="2024-09-13T10:29:00Z">
              <w:rPr>
                <w:rFonts w:cs="Arial"/>
                <w:i/>
                <w:iCs/>
                <w:szCs w:val="22"/>
                <w:lang w:val="vi-VN"/>
              </w:rPr>
            </w:rPrChange>
          </w:rPr>
          <w:delText xml:space="preserve">ng </w:delText>
        </w:r>
        <w:r w:rsidRPr="00863667" w:rsidDel="003C6139">
          <w:rPr>
            <w:rFonts w:ascii="iCiel Avenir LT Std 35 Light" w:hAnsi="iCiel Avenir LT Std 35 Light" w:cs="Calibri"/>
            <w:i/>
            <w:iCs/>
            <w:sz w:val="22"/>
            <w:szCs w:val="22"/>
            <w:lang w:val="vi-VN"/>
            <w:rPrChange w:id="18510" w:author="An Tran, ACA (BUV)" w:date="2024-09-13T17:29:00Z" w16du:dateUtc="2024-09-13T10:29:00Z">
              <w:rPr>
                <w:rFonts w:cs="Calibri"/>
                <w:i/>
                <w:iCs/>
                <w:szCs w:val="22"/>
                <w:lang w:val="vi-VN"/>
              </w:rPr>
            </w:rPrChange>
          </w:rPr>
          <w:delText>đồ</w:delText>
        </w:r>
        <w:r w:rsidRPr="00863667" w:rsidDel="003C6139">
          <w:rPr>
            <w:rFonts w:ascii="iCiel Avenir LT Std 35 Light" w:hAnsi="iCiel Avenir LT Std 35 Light" w:cs="Arial"/>
            <w:i/>
            <w:iCs/>
            <w:sz w:val="22"/>
            <w:szCs w:val="22"/>
            <w:lang w:val="vi-VN"/>
            <w:rPrChange w:id="18511" w:author="An Tran, ACA (BUV)" w:date="2024-09-13T17:29:00Z" w16du:dateUtc="2024-09-13T10:29:00Z">
              <w:rPr>
                <w:rFonts w:cs="Arial"/>
                <w:i/>
                <w:iCs/>
                <w:szCs w:val="22"/>
                <w:lang w:val="vi-VN"/>
              </w:rPr>
            </w:rPrChange>
          </w:rPr>
          <w:delText xml:space="preserve">ng: 500 </w:delText>
        </w:r>
        <w:r w:rsidRPr="00863667" w:rsidDel="003C6139">
          <w:rPr>
            <w:rFonts w:ascii="iCiel Avenir LT Std 35 Light" w:hAnsi="iCiel Avenir LT Std 35 Light" w:cs="Calibri"/>
            <w:i/>
            <w:iCs/>
            <w:sz w:val="22"/>
            <w:szCs w:val="22"/>
            <w:lang w:val="vi-VN"/>
            <w:rPrChange w:id="18512"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513"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514"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8515" w:author="An Tran, ACA (BUV)" w:date="2024-09-13T17:29:00Z" w16du:dateUtc="2024-09-13T10:29:00Z">
              <w:rPr>
                <w:rFonts w:cs="Arial"/>
                <w:i/>
                <w:iCs/>
                <w:szCs w:val="22"/>
                <w:lang w:val="vi-VN"/>
              </w:rPr>
            </w:rPrChange>
          </w:rPr>
          <w:delText>m</w:delText>
        </w:r>
      </w:del>
    </w:p>
    <w:p w14:paraId="000509F0" w14:textId="18C07A86" w:rsidR="003A732E" w:rsidRPr="00D427AB" w:rsidDel="003C6139" w:rsidRDefault="003A732E">
      <w:pPr>
        <w:rPr>
          <w:del w:id="18516" w:author="An Tran, ACA (BUV)" w:date="2024-09-12T11:07:00Z" w16du:dateUtc="2024-09-12T04:07:00Z"/>
          <w:rFonts w:cs="Arial"/>
          <w:i/>
          <w:iCs/>
          <w:szCs w:val="22"/>
          <w:lang w:val="vi-VN"/>
        </w:rPr>
        <w:pPrChange w:id="18517"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18" w:author="An Tran, ACA (BUV)" w:date="2024-09-12T11:07:00Z" w16du:dateUtc="2024-09-12T04:07:00Z">
        <w:r w:rsidRPr="00863667" w:rsidDel="003C6139">
          <w:rPr>
            <w:rFonts w:ascii="iCiel Avenir LT Std 35 Light" w:hAnsi="iCiel Avenir LT Std 35 Light" w:cs="Arial"/>
            <w:i/>
            <w:iCs/>
            <w:sz w:val="22"/>
            <w:szCs w:val="22"/>
            <w:lang w:val="vi-VN"/>
            <w:rPrChange w:id="18519" w:author="An Tran, ACA (BUV)" w:date="2024-09-13T17:29:00Z" w16du:dateUtc="2024-09-13T10:29:00Z">
              <w:rPr>
                <w:rFonts w:cs="Arial"/>
                <w:i/>
                <w:iCs/>
                <w:szCs w:val="22"/>
                <w:lang w:val="vi-VN"/>
              </w:rPr>
            </w:rPrChange>
          </w:rPr>
          <w:delText>H</w:delText>
        </w:r>
        <w:r w:rsidRPr="00863667" w:rsidDel="003C6139">
          <w:rPr>
            <w:rFonts w:ascii="iCiel Avenir LT Std 35 Light" w:hAnsi="iCiel Avenir LT Std 35 Light" w:cs="Calibri"/>
            <w:i/>
            <w:iCs/>
            <w:sz w:val="22"/>
            <w:szCs w:val="22"/>
            <w:lang w:val="vi-VN"/>
            <w:rPrChange w:id="18520"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521" w:author="An Tran, ACA (BUV)" w:date="2024-09-13T17:29:00Z" w16du:dateUtc="2024-09-13T10:29:00Z">
              <w:rPr>
                <w:rFonts w:cs="Arial"/>
                <w:i/>
                <w:iCs/>
                <w:szCs w:val="22"/>
                <w:lang w:val="vi-VN"/>
              </w:rPr>
            </w:rPrChange>
          </w:rPr>
          <w:delText>ng b</w:delText>
        </w:r>
        <w:r w:rsidRPr="00863667" w:rsidDel="003C6139">
          <w:rPr>
            <w:rFonts w:ascii="iCiel Avenir LT Std 35 Light" w:hAnsi="iCiel Avenir LT Std 35 Light" w:cs="Calibri"/>
            <w:i/>
            <w:iCs/>
            <w:sz w:val="22"/>
            <w:szCs w:val="22"/>
            <w:lang w:val="vi-VN"/>
            <w:rPrChange w:id="18522"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523" w:author="An Tran, ACA (BUV)" w:date="2024-09-13T17:29:00Z" w16du:dateUtc="2024-09-13T10:29:00Z">
              <w:rPr>
                <w:rFonts w:cs="Arial"/>
                <w:i/>
                <w:iCs/>
                <w:szCs w:val="22"/>
                <w:lang w:val="vi-VN"/>
              </w:rPr>
            </w:rPrChange>
          </w:rPr>
          <w:delText xml:space="preserve">c: 700 </w:delText>
        </w:r>
        <w:r w:rsidRPr="00863667" w:rsidDel="003C6139">
          <w:rPr>
            <w:rFonts w:ascii="iCiel Avenir LT Std 35 Light" w:hAnsi="iCiel Avenir LT Std 35 Light" w:cs="Calibri"/>
            <w:i/>
            <w:iCs/>
            <w:sz w:val="22"/>
            <w:szCs w:val="22"/>
            <w:lang w:val="vi-VN"/>
            <w:rPrChange w:id="18524"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525"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526"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8527" w:author="An Tran, ACA (BUV)" w:date="2024-09-13T17:29:00Z" w16du:dateUtc="2024-09-13T10:29:00Z">
              <w:rPr>
                <w:rFonts w:cs="Arial"/>
                <w:i/>
                <w:iCs/>
                <w:szCs w:val="22"/>
                <w:lang w:val="vi-VN"/>
              </w:rPr>
            </w:rPrChange>
          </w:rPr>
          <w:delText>m</w:delText>
        </w:r>
      </w:del>
    </w:p>
    <w:p w14:paraId="5C5AF9ED" w14:textId="1DF9FE3C" w:rsidR="003A732E" w:rsidRPr="00D427AB" w:rsidDel="003C6139" w:rsidRDefault="003A732E">
      <w:pPr>
        <w:rPr>
          <w:del w:id="18528" w:author="An Tran, ACA (BUV)" w:date="2024-09-12T11:07:00Z" w16du:dateUtc="2024-09-12T04:07:00Z"/>
          <w:rFonts w:cs="Arial"/>
          <w:i/>
          <w:iCs/>
          <w:szCs w:val="22"/>
          <w:lang w:val="vi-VN"/>
        </w:rPr>
        <w:pPrChange w:id="1852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30" w:author="An Tran, ACA (BUV)" w:date="2024-09-12T11:07:00Z" w16du:dateUtc="2024-09-12T04:07:00Z">
        <w:r w:rsidRPr="00863667" w:rsidDel="003C6139">
          <w:rPr>
            <w:rFonts w:ascii="iCiel Avenir LT Std 35 Light" w:hAnsi="iCiel Avenir LT Std 35 Light" w:cs="Arial"/>
            <w:i/>
            <w:iCs/>
            <w:sz w:val="22"/>
            <w:szCs w:val="22"/>
            <w:lang w:val="vi-VN"/>
            <w:rPrChange w:id="18531" w:author="An Tran, ACA (BUV)" w:date="2024-09-13T17:29:00Z" w16du:dateUtc="2024-09-13T10:29:00Z">
              <w:rPr>
                <w:rFonts w:cs="Arial"/>
                <w:i/>
                <w:iCs/>
                <w:szCs w:val="22"/>
                <w:lang w:val="vi-VN"/>
              </w:rPr>
            </w:rPrChange>
          </w:rPr>
          <w:delText>H</w:delText>
        </w:r>
        <w:r w:rsidRPr="00863667" w:rsidDel="003C6139">
          <w:rPr>
            <w:rFonts w:ascii="iCiel Avenir LT Std 35 Light" w:hAnsi="iCiel Avenir LT Std 35 Light" w:cs="Calibri"/>
            <w:i/>
            <w:iCs/>
            <w:sz w:val="22"/>
            <w:szCs w:val="22"/>
            <w:lang w:val="vi-VN"/>
            <w:rPrChange w:id="18532"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533" w:author="An Tran, ACA (BUV)" w:date="2024-09-13T17:29:00Z" w16du:dateUtc="2024-09-13T10:29:00Z">
              <w:rPr>
                <w:rFonts w:cs="Arial"/>
                <w:i/>
                <w:iCs/>
                <w:szCs w:val="22"/>
                <w:lang w:val="vi-VN"/>
              </w:rPr>
            </w:rPrChange>
          </w:rPr>
          <w:delText>ng v</w:delText>
        </w:r>
        <w:r w:rsidRPr="00863667" w:rsidDel="003C6139">
          <w:rPr>
            <w:rFonts w:ascii="iCiel Avenir LT Std 35 Light" w:hAnsi="iCiel Avenir LT Std 35 Light" w:cs="Avenir LT Std 35 Light"/>
            <w:i/>
            <w:iCs/>
            <w:sz w:val="22"/>
            <w:szCs w:val="22"/>
            <w:lang w:val="vi-VN"/>
            <w:rPrChange w:id="18534" w:author="An Tran, ACA (BUV)" w:date="2024-09-13T17:29:00Z" w16du:dateUtc="2024-09-13T10:29:00Z">
              <w:rPr>
                <w:rFonts w:cs="Avenir LT Std 35 Light"/>
                <w:i/>
                <w:iCs/>
                <w:szCs w:val="22"/>
                <w:lang w:val="vi-VN"/>
              </w:rPr>
            </w:rPrChange>
          </w:rPr>
          <w:delText>à</w:delText>
        </w:r>
        <w:r w:rsidRPr="00863667" w:rsidDel="003C6139">
          <w:rPr>
            <w:rFonts w:ascii="iCiel Avenir LT Std 35 Light" w:hAnsi="iCiel Avenir LT Std 35 Light" w:cs="Arial"/>
            <w:i/>
            <w:iCs/>
            <w:sz w:val="22"/>
            <w:szCs w:val="22"/>
            <w:lang w:val="vi-VN"/>
            <w:rPrChange w:id="18535" w:author="An Tran, ACA (BUV)" w:date="2024-09-13T17:29:00Z" w16du:dateUtc="2024-09-13T10:29:00Z">
              <w:rPr>
                <w:rFonts w:cs="Arial"/>
                <w:i/>
                <w:iCs/>
                <w:szCs w:val="22"/>
                <w:lang w:val="vi-VN"/>
              </w:rPr>
            </w:rPrChange>
          </w:rPr>
          <w:delText xml:space="preserve">ng: 900 </w:delText>
        </w:r>
        <w:r w:rsidRPr="00863667" w:rsidDel="003C6139">
          <w:rPr>
            <w:rFonts w:ascii="iCiel Avenir LT Std 35 Light" w:hAnsi="iCiel Avenir LT Std 35 Light" w:cs="Calibri"/>
            <w:i/>
            <w:iCs/>
            <w:sz w:val="22"/>
            <w:szCs w:val="22"/>
            <w:lang w:val="vi-VN"/>
            <w:rPrChange w:id="18536"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537"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538"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8539" w:author="An Tran, ACA (BUV)" w:date="2024-09-13T17:29:00Z" w16du:dateUtc="2024-09-13T10:29:00Z">
              <w:rPr>
                <w:rFonts w:cs="Arial"/>
                <w:i/>
                <w:iCs/>
                <w:szCs w:val="22"/>
                <w:lang w:val="vi-VN"/>
              </w:rPr>
            </w:rPrChange>
          </w:rPr>
          <w:delText>m</w:delText>
        </w:r>
      </w:del>
    </w:p>
    <w:p w14:paraId="500AB995" w14:textId="5A10515E" w:rsidR="00EA7631" w:rsidRPr="00D427AB" w:rsidDel="003C6139" w:rsidRDefault="003A732E">
      <w:pPr>
        <w:rPr>
          <w:del w:id="18540" w:author="An Tran, ACA (BUV)" w:date="2024-09-12T11:07:00Z" w16du:dateUtc="2024-09-12T04:07:00Z"/>
          <w:rFonts w:cs="Arial"/>
          <w:i/>
          <w:iCs/>
          <w:szCs w:val="22"/>
          <w:lang w:val="vi-VN"/>
        </w:rPr>
        <w:pPrChange w:id="1854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42" w:author="An Tran, ACA (BUV)" w:date="2024-09-12T11:07:00Z" w16du:dateUtc="2024-09-12T04:07:00Z">
        <w:r w:rsidRPr="00863667" w:rsidDel="003C6139">
          <w:rPr>
            <w:rFonts w:ascii="iCiel Avenir LT Std 35 Light" w:hAnsi="iCiel Avenir LT Std 35 Light" w:cs="Arial"/>
            <w:i/>
            <w:iCs/>
            <w:sz w:val="22"/>
            <w:szCs w:val="22"/>
            <w:lang w:val="vi-VN"/>
            <w:rPrChange w:id="18543" w:author="An Tran, ACA (BUV)" w:date="2024-09-13T17:29:00Z" w16du:dateUtc="2024-09-13T10:29:00Z">
              <w:rPr>
                <w:rFonts w:cs="Arial"/>
                <w:i/>
                <w:iCs/>
                <w:szCs w:val="22"/>
                <w:lang w:val="vi-VN"/>
              </w:rPr>
            </w:rPrChange>
          </w:rPr>
          <w:delText>H</w:delText>
        </w:r>
        <w:r w:rsidRPr="00863667" w:rsidDel="003C6139">
          <w:rPr>
            <w:rFonts w:ascii="iCiel Avenir LT Std 35 Light" w:hAnsi="iCiel Avenir LT Std 35 Light" w:cs="Calibri"/>
            <w:i/>
            <w:iCs/>
            <w:sz w:val="22"/>
            <w:szCs w:val="22"/>
            <w:lang w:val="vi-VN"/>
            <w:rPrChange w:id="18544"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545" w:author="An Tran, ACA (BUV)" w:date="2024-09-13T17:29:00Z" w16du:dateUtc="2024-09-13T10:29:00Z">
              <w:rPr>
                <w:rFonts w:cs="Arial"/>
                <w:i/>
                <w:iCs/>
                <w:szCs w:val="22"/>
                <w:lang w:val="vi-VN"/>
              </w:rPr>
            </w:rPrChange>
          </w:rPr>
          <w:delText>ng b</w:delText>
        </w:r>
        <w:r w:rsidRPr="00863667" w:rsidDel="003C6139">
          <w:rPr>
            <w:rFonts w:ascii="iCiel Avenir LT Std 35 Light" w:hAnsi="iCiel Avenir LT Std 35 Light" w:cs="Calibri"/>
            <w:i/>
            <w:iCs/>
            <w:sz w:val="22"/>
            <w:szCs w:val="22"/>
            <w:lang w:val="vi-VN"/>
            <w:rPrChange w:id="18546" w:author="An Tran, ACA (BUV)" w:date="2024-09-13T17:29:00Z" w16du:dateUtc="2024-09-13T10:29:00Z">
              <w:rPr>
                <w:rFonts w:cs="Calibri"/>
                <w:i/>
                <w:iCs/>
                <w:szCs w:val="22"/>
                <w:lang w:val="vi-VN"/>
              </w:rPr>
            </w:rPrChange>
          </w:rPr>
          <w:delText>ạ</w:delText>
        </w:r>
        <w:r w:rsidRPr="00863667" w:rsidDel="003C6139">
          <w:rPr>
            <w:rFonts w:ascii="iCiel Avenir LT Std 35 Light" w:hAnsi="iCiel Avenir LT Std 35 Light" w:cs="Arial"/>
            <w:i/>
            <w:iCs/>
            <w:sz w:val="22"/>
            <w:szCs w:val="22"/>
            <w:lang w:val="vi-VN"/>
            <w:rPrChange w:id="18547" w:author="An Tran, ACA (BUV)" w:date="2024-09-13T17:29:00Z" w16du:dateUtc="2024-09-13T10:29:00Z">
              <w:rPr>
                <w:rFonts w:cs="Arial"/>
                <w:i/>
                <w:iCs/>
                <w:szCs w:val="22"/>
                <w:lang w:val="vi-VN"/>
              </w:rPr>
            </w:rPrChange>
          </w:rPr>
          <w:delText xml:space="preserve">ch kim: 1200 </w:delText>
        </w:r>
        <w:r w:rsidRPr="00863667" w:rsidDel="003C6139">
          <w:rPr>
            <w:rFonts w:ascii="iCiel Avenir LT Std 35 Light" w:hAnsi="iCiel Avenir LT Std 35 Light" w:cs="Calibri"/>
            <w:i/>
            <w:iCs/>
            <w:sz w:val="22"/>
            <w:szCs w:val="22"/>
            <w:lang w:val="vi-VN"/>
            <w:rPrChange w:id="18548" w:author="An Tran, ACA (BUV)" w:date="2024-09-13T17:29:00Z" w16du:dateUtc="2024-09-13T10:29:00Z">
              <w:rPr>
                <w:rFonts w:cs="Calibri"/>
                <w:i/>
                <w:iCs/>
                <w:szCs w:val="22"/>
                <w:lang w:val="vi-VN"/>
              </w:rPr>
            </w:rPrChange>
          </w:rPr>
          <w:delText>đ</w:delText>
        </w:r>
        <w:r w:rsidRPr="00863667" w:rsidDel="003C6139">
          <w:rPr>
            <w:rFonts w:ascii="iCiel Avenir LT Std 35 Light" w:hAnsi="iCiel Avenir LT Std 35 Light" w:cs="Arial"/>
            <w:i/>
            <w:iCs/>
            <w:sz w:val="22"/>
            <w:szCs w:val="22"/>
            <w:lang w:val="vi-VN"/>
            <w:rPrChange w:id="18549" w:author="An Tran, ACA (BUV)" w:date="2024-09-13T17:29:00Z" w16du:dateUtc="2024-09-13T10:29:00Z">
              <w:rPr>
                <w:rFonts w:cs="Arial"/>
                <w:i/>
                <w:iCs/>
                <w:szCs w:val="22"/>
                <w:lang w:val="vi-VN"/>
              </w:rPr>
            </w:rPrChange>
          </w:rPr>
          <w:delText>i</w:delText>
        </w:r>
        <w:r w:rsidRPr="00863667" w:rsidDel="003C6139">
          <w:rPr>
            <w:rFonts w:ascii="iCiel Avenir LT Std 35 Light" w:hAnsi="iCiel Avenir LT Std 35 Light" w:cs="Calibri"/>
            <w:i/>
            <w:iCs/>
            <w:sz w:val="22"/>
            <w:szCs w:val="22"/>
            <w:lang w:val="vi-VN"/>
            <w:rPrChange w:id="18550" w:author="An Tran, ACA (BUV)" w:date="2024-09-13T17:29:00Z" w16du:dateUtc="2024-09-13T10:29:00Z">
              <w:rPr>
                <w:rFonts w:cs="Calibri"/>
                <w:i/>
                <w:iCs/>
                <w:szCs w:val="22"/>
                <w:lang w:val="vi-VN"/>
              </w:rPr>
            </w:rPrChange>
          </w:rPr>
          <w:delText>ể</w:delText>
        </w:r>
        <w:r w:rsidRPr="00863667" w:rsidDel="003C6139">
          <w:rPr>
            <w:rFonts w:ascii="iCiel Avenir LT Std 35 Light" w:hAnsi="iCiel Avenir LT Std 35 Light" w:cs="Arial"/>
            <w:i/>
            <w:iCs/>
            <w:sz w:val="22"/>
            <w:szCs w:val="22"/>
            <w:lang w:val="vi-VN"/>
            <w:rPrChange w:id="18551" w:author="An Tran, ACA (BUV)" w:date="2024-09-13T17:29:00Z" w16du:dateUtc="2024-09-13T10:29:00Z">
              <w:rPr>
                <w:rFonts w:cs="Arial"/>
                <w:i/>
                <w:iCs/>
                <w:szCs w:val="22"/>
                <w:lang w:val="vi-VN"/>
              </w:rPr>
            </w:rPrChange>
          </w:rPr>
          <w:delText>m</w:delText>
        </w:r>
      </w:del>
    </w:p>
    <w:p w14:paraId="17F52035" w14:textId="7970573D" w:rsidR="00D85019" w:rsidRPr="00D427AB" w:rsidDel="003C6139" w:rsidRDefault="00D85019">
      <w:pPr>
        <w:rPr>
          <w:del w:id="18552" w:author="An Tran, ACA (BUV)" w:date="2024-09-12T11:07:00Z" w16du:dateUtc="2024-09-12T04:07:00Z"/>
          <w:i/>
          <w:iCs/>
          <w:szCs w:val="22"/>
          <w:lang w:val="vi-VN"/>
        </w:rPr>
        <w:pPrChange w:id="18553" w:author="An Tran, ACA (BUV)" w:date="2024-09-12T11:07:00Z" w16du:dateUtc="2024-09-12T04:07:00Z">
          <w:pPr>
            <w:pStyle w:val="Question"/>
            <w:numPr>
              <w:numId w:val="7"/>
            </w:numPr>
            <w:tabs>
              <w:tab w:val="left" w:pos="630"/>
              <w:tab w:val="left" w:pos="990"/>
            </w:tabs>
            <w:spacing w:before="100" w:line="400" w:lineRule="exact"/>
            <w:ind w:left="4950" w:hanging="360"/>
          </w:pPr>
        </w:pPrChange>
      </w:pPr>
      <w:bookmarkStart w:id="18554" w:name="_Toc171286285"/>
      <w:bookmarkEnd w:id="9730"/>
      <w:del w:id="18555" w:author="An Tran, ACA (BUV)" w:date="2024-09-12T11:07:00Z" w16du:dateUtc="2024-09-12T04:07:00Z">
        <w:r w:rsidRPr="00863667" w:rsidDel="003C6139">
          <w:rPr>
            <w:rFonts w:ascii="iCiel Avenir LT Std 35 Light" w:hAnsi="iCiel Avenir LT Std 35 Light"/>
            <w:szCs w:val="22"/>
            <w:lang w:val="vi-VN"/>
            <w:rPrChange w:id="18556" w:author="An Tran, ACA (BUV)" w:date="2024-09-13T17:29:00Z" w16du:dateUtc="2024-09-13T10:29:00Z">
              <w:rPr>
                <w:szCs w:val="22"/>
                <w:lang w:val="vi-VN"/>
              </w:rPr>
            </w:rPrChange>
          </w:rPr>
          <w:delText xml:space="preserve">How can students track my PSG activity records and PSG points? / </w:delText>
        </w:r>
        <w:r w:rsidRPr="00863667" w:rsidDel="003C6139">
          <w:rPr>
            <w:rFonts w:ascii="iCiel Avenir LT Std 35 Light" w:hAnsi="iCiel Avenir LT Std 35 Light"/>
            <w:i/>
            <w:iCs/>
            <w:szCs w:val="22"/>
            <w:lang w:val="vi-VN"/>
            <w:rPrChange w:id="18557" w:author="An Tran, ACA (BUV)" w:date="2024-09-13T17:29:00Z" w16du:dateUtc="2024-09-13T10:29:00Z">
              <w:rPr>
                <w:i/>
                <w:iCs/>
                <w:szCs w:val="22"/>
                <w:lang w:val="vi-VN"/>
              </w:rPr>
            </w:rPrChange>
          </w:rPr>
          <w:delText>Làm thế nào để sinh viên theo dõi lịch sử hoạt động PSG đã tham gia và điểm PSG?</w:delText>
        </w:r>
        <w:bookmarkEnd w:id="18554"/>
      </w:del>
    </w:p>
    <w:p w14:paraId="31E155F7" w14:textId="73F5AC2B" w:rsidR="00D85019" w:rsidRPr="00D427AB" w:rsidDel="003C6139" w:rsidRDefault="00D85019">
      <w:pPr>
        <w:rPr>
          <w:del w:id="18558" w:author="An Tran, ACA (BUV)" w:date="2024-09-12T11:07:00Z" w16du:dateUtc="2024-09-12T04:07:00Z"/>
          <w:rFonts w:eastAsia="Aptos" w:cs="Calibri"/>
          <w:szCs w:val="22"/>
          <w:lang w:eastAsia="en-US"/>
        </w:rPr>
        <w:pPrChange w:id="18559"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60" w:author="An Tran, ACA (BUV)" w:date="2024-09-12T11:07:00Z" w16du:dateUtc="2024-09-12T04:07:00Z">
        <w:r w:rsidRPr="00863667" w:rsidDel="003C6139">
          <w:rPr>
            <w:rFonts w:ascii="iCiel Avenir LT Std 35 Light" w:eastAsia="Aptos" w:hAnsi="iCiel Avenir LT Std 35 Light" w:cs="Calibri"/>
            <w:color w:val="000000"/>
            <w:sz w:val="22"/>
            <w:szCs w:val="22"/>
            <w:lang w:eastAsia="en-US"/>
          </w:rPr>
          <w:delText>Students can easily track their PSG activity records and PSG points tally via the Student Portal:</w:delText>
        </w:r>
        <w:r w:rsidR="003C6139" w:rsidRPr="00863667" w:rsidDel="003C6139">
          <w:rPr>
            <w:rFonts w:ascii="iCiel Avenir LT Std 35 Light" w:hAnsi="iCiel Avenir LT Std 35 Light"/>
            <w:rPrChange w:id="18561" w:author="An Tran, ACA (BUV)" w:date="2024-09-13T17:29:00Z" w16du:dateUtc="2024-09-13T10:29:00Z">
              <w:rPr>
                <w:rFonts w:ascii="Times New Roman" w:eastAsia="Times New Roman" w:hAnsi="Times New Roman" w:cs="Times New Roman"/>
                <w:color w:val="auto"/>
                <w:sz w:val="24"/>
                <w:szCs w:val="24"/>
                <w:lang w:eastAsia="en-GB"/>
              </w:rPr>
            </w:rPrChange>
          </w:rPr>
          <w:fldChar w:fldCharType="begin"/>
        </w:r>
        <w:r w:rsidR="003C6139" w:rsidRPr="00863667" w:rsidDel="003C6139">
          <w:rPr>
            <w:rFonts w:ascii="iCiel Avenir LT Std 35 Light" w:hAnsi="iCiel Avenir LT Std 35 Light"/>
            <w:rPrChange w:id="18562" w:author="An Tran, ACA (BUV)" w:date="2024-09-13T17:29:00Z" w16du:dateUtc="2024-09-13T10:29:00Z">
              <w:rPr/>
            </w:rPrChange>
          </w:rPr>
          <w:delInstrText>HYPERLINK "https://student.buv.edu.vn/signin" \t "_blank"</w:delInstrText>
        </w:r>
        <w:r w:rsidR="003C6139" w:rsidRPr="00B8666B" w:rsidDel="003C6139">
          <w:rPr>
            <w:rFonts w:ascii="iCiel Avenir LT Std 35 Light" w:hAnsi="iCiel Avenir LT Std 35 Light"/>
          </w:rPr>
        </w:r>
        <w:r w:rsidR="003C6139" w:rsidRPr="00863667" w:rsidDel="003C6139">
          <w:rPr>
            <w:rFonts w:ascii="iCiel Avenir LT Std 35 Light" w:hAnsi="iCiel Avenir LT Std 35 Light"/>
            <w:rPrChange w:id="18563" w:author="An Tran, ACA (BUV)" w:date="2024-09-13T17:29:00Z" w16du:dateUtc="2024-09-13T10:29:00Z">
              <w:rPr>
                <w:rFonts w:eastAsia="Aptos" w:cs="Calibri"/>
                <w:color w:val="0000FF"/>
                <w:szCs w:val="22"/>
                <w:u w:val="single"/>
                <w:lang w:eastAsia="en-US"/>
              </w:rPr>
            </w:rPrChange>
          </w:rPr>
          <w:fldChar w:fldCharType="separate"/>
        </w:r>
        <w:r w:rsidRPr="00863667" w:rsidDel="003C6139">
          <w:rPr>
            <w:rFonts w:ascii="iCiel Avenir LT Std 35 Light" w:eastAsia="Aptos" w:hAnsi="iCiel Avenir LT Std 35 Light" w:cs="Calibri"/>
            <w:color w:val="0000FF"/>
            <w:sz w:val="22"/>
            <w:szCs w:val="22"/>
            <w:u w:val="single"/>
            <w:lang w:eastAsia="en-US"/>
          </w:rPr>
          <w:delText xml:space="preserve"> https://student.buv.edu.vn/signin</w:delText>
        </w:r>
        <w:r w:rsidR="003C6139" w:rsidRPr="00863667" w:rsidDel="003C6139">
          <w:rPr>
            <w:rFonts w:ascii="iCiel Avenir LT Std 35 Light" w:eastAsia="Aptos" w:hAnsi="iCiel Avenir LT Std 35 Light" w:cs="Calibri"/>
            <w:color w:val="0000FF"/>
            <w:sz w:val="22"/>
            <w:szCs w:val="22"/>
            <w:u w:val="single"/>
            <w:lang w:eastAsia="en-US"/>
            <w:rPrChange w:id="18564" w:author="An Tran, ACA (BUV)" w:date="2024-09-13T17:29:00Z" w16du:dateUtc="2024-09-13T10:29:00Z">
              <w:rPr>
                <w:rFonts w:eastAsia="Aptos" w:cs="Calibri"/>
                <w:color w:val="0000FF"/>
                <w:szCs w:val="22"/>
                <w:u w:val="single"/>
                <w:lang w:eastAsia="en-US"/>
              </w:rPr>
            </w:rPrChange>
          </w:rPr>
          <w:fldChar w:fldCharType="end"/>
        </w:r>
      </w:del>
    </w:p>
    <w:p w14:paraId="2CABADDD" w14:textId="461FA406" w:rsidR="00D85019" w:rsidRPr="00D427AB" w:rsidDel="003C6139" w:rsidRDefault="00D85019">
      <w:pPr>
        <w:rPr>
          <w:del w:id="18565" w:author="An Tran, ACA (BUV)" w:date="2024-09-12T11:07:00Z" w16du:dateUtc="2024-09-12T04:07:00Z"/>
          <w:rFonts w:cs="Calibri"/>
          <w:szCs w:val="22"/>
          <w:lang w:eastAsia="en-US"/>
          <w14:ligatures w14:val="standardContextual"/>
        </w:rPr>
        <w:pPrChange w:id="1856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67" w:author="An Tran, ACA (BUV)" w:date="2024-09-12T11:07:00Z" w16du:dateUtc="2024-09-12T04:07:00Z">
        <w:r w:rsidRPr="00863667" w:rsidDel="003C6139">
          <w:rPr>
            <w:rFonts w:ascii="iCiel Avenir LT Std 35 Light" w:hAnsi="iCiel Avenir LT Std 35 Light" w:cs="Calibri"/>
            <w:b/>
            <w:bCs/>
            <w:color w:val="000000"/>
            <w:sz w:val="22"/>
            <w:szCs w:val="22"/>
            <w:lang w:eastAsia="en-US"/>
            <w14:ligatures w14:val="standardContextual"/>
            <w:rPrChange w:id="18568" w:author="An Tran, ACA (BUV)" w:date="2024-09-13T17:29:00Z" w16du:dateUtc="2024-09-13T10:29:00Z">
              <w:rPr>
                <w:rFonts w:cs="Calibri"/>
                <w:bCs/>
                <w:color w:val="000000"/>
                <w:szCs w:val="22"/>
                <w:lang w:eastAsia="en-US"/>
                <w14:ligatures w14:val="standardContextual"/>
              </w:rPr>
            </w:rPrChange>
          </w:rPr>
          <w:delText>Step 1:</w:delText>
        </w:r>
        <w:r w:rsidRPr="00863667" w:rsidDel="003C6139">
          <w:rPr>
            <w:rFonts w:ascii="iCiel Avenir LT Std 35 Light" w:hAnsi="iCiel Avenir LT Std 35 Light" w:cs="Calibri"/>
            <w:color w:val="000000"/>
            <w:sz w:val="22"/>
            <w:szCs w:val="22"/>
            <w:lang w:eastAsia="en-US"/>
            <w14:ligatures w14:val="standardContextual"/>
            <w:rPrChange w:id="18569" w:author="An Tran, ACA (BUV)" w:date="2024-09-13T17:29:00Z" w16du:dateUtc="2024-09-13T10:29:00Z">
              <w:rPr>
                <w:rFonts w:cs="Calibri"/>
                <w:color w:val="000000"/>
                <w:szCs w:val="22"/>
                <w:lang w:eastAsia="en-US"/>
                <w14:ligatures w14:val="standardContextual"/>
              </w:rPr>
            </w:rPrChange>
          </w:rPr>
          <w:delText xml:space="preserve"> Sign in with BUV student email</w:delText>
        </w:r>
      </w:del>
    </w:p>
    <w:p w14:paraId="5139B58D" w14:textId="2E5204E6" w:rsidR="00D85019" w:rsidRPr="00D427AB" w:rsidDel="003C6139" w:rsidRDefault="00D85019">
      <w:pPr>
        <w:rPr>
          <w:del w:id="18570" w:author="An Tran, ACA (BUV)" w:date="2024-09-12T11:07:00Z" w16du:dateUtc="2024-09-12T04:07:00Z"/>
          <w:rFonts w:cs="Calibri"/>
          <w:szCs w:val="22"/>
          <w:lang w:eastAsia="en-US"/>
          <w14:ligatures w14:val="standardContextual"/>
        </w:rPr>
        <w:pPrChange w:id="1857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72" w:author="An Tran, ACA (BUV)" w:date="2024-09-12T11:07:00Z" w16du:dateUtc="2024-09-12T04:07:00Z">
        <w:r w:rsidRPr="00863667" w:rsidDel="003C6139">
          <w:rPr>
            <w:rFonts w:ascii="iCiel Avenir LT Std 35 Light" w:hAnsi="iCiel Avenir LT Std 35 Light" w:cs="Calibri"/>
            <w:b/>
            <w:bCs/>
            <w:color w:val="000000"/>
            <w:sz w:val="22"/>
            <w:szCs w:val="22"/>
            <w:lang w:eastAsia="en-US"/>
            <w14:ligatures w14:val="standardContextual"/>
            <w:rPrChange w:id="18573" w:author="An Tran, ACA (BUV)" w:date="2024-09-13T17:29:00Z" w16du:dateUtc="2024-09-13T10:29:00Z">
              <w:rPr>
                <w:rFonts w:cs="Calibri"/>
                <w:bCs/>
                <w:color w:val="000000"/>
                <w:szCs w:val="22"/>
                <w:lang w:eastAsia="en-US"/>
                <w14:ligatures w14:val="standardContextual"/>
              </w:rPr>
            </w:rPrChange>
          </w:rPr>
          <w:delText>Step 2:</w:delText>
        </w:r>
        <w:r w:rsidRPr="00863667" w:rsidDel="003C6139">
          <w:rPr>
            <w:rFonts w:ascii="iCiel Avenir LT Std 35 Light" w:hAnsi="iCiel Avenir LT Std 35 Light" w:cs="Calibri"/>
            <w:color w:val="000000"/>
            <w:sz w:val="22"/>
            <w:szCs w:val="22"/>
            <w:lang w:eastAsia="en-US"/>
            <w14:ligatures w14:val="standardContextual"/>
            <w:rPrChange w:id="18574" w:author="An Tran, ACA (BUV)" w:date="2024-09-13T17:29:00Z" w16du:dateUtc="2024-09-13T10:29:00Z">
              <w:rPr>
                <w:rFonts w:cs="Calibri"/>
                <w:color w:val="000000"/>
                <w:szCs w:val="22"/>
                <w:lang w:eastAsia="en-US"/>
                <w14:ligatures w14:val="standardContextual"/>
              </w:rPr>
            </w:rPrChange>
          </w:rPr>
          <w:delText xml:space="preserve"> Access the ‘Student Experience’ tab </w:delText>
        </w:r>
      </w:del>
    </w:p>
    <w:p w14:paraId="2DF6B9E4" w14:textId="095251D2" w:rsidR="00D85019" w:rsidRPr="00D427AB" w:rsidDel="003C6139" w:rsidRDefault="00D85019">
      <w:pPr>
        <w:rPr>
          <w:del w:id="18575" w:author="An Tran, ACA (BUV)" w:date="2024-09-12T11:07:00Z" w16du:dateUtc="2024-09-12T04:07:00Z"/>
          <w:rFonts w:cs="Calibri"/>
          <w:szCs w:val="22"/>
          <w:lang w:eastAsia="en-US"/>
          <w14:ligatures w14:val="standardContextual"/>
        </w:rPr>
        <w:pPrChange w:id="1857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77" w:author="An Tran, ACA (BUV)" w:date="2024-09-12T11:07:00Z" w16du:dateUtc="2024-09-12T04:07:00Z">
        <w:r w:rsidRPr="00863667" w:rsidDel="003C6139">
          <w:rPr>
            <w:rFonts w:ascii="iCiel Avenir LT Std 35 Light" w:hAnsi="iCiel Avenir LT Std 35 Light" w:cs="Calibri"/>
            <w:b/>
            <w:bCs/>
            <w:color w:val="000000"/>
            <w:sz w:val="22"/>
            <w:szCs w:val="22"/>
            <w:lang w:eastAsia="en-US"/>
            <w14:ligatures w14:val="standardContextual"/>
            <w:rPrChange w:id="18578" w:author="An Tran, ACA (BUV)" w:date="2024-09-13T17:29:00Z" w16du:dateUtc="2024-09-13T10:29:00Z">
              <w:rPr>
                <w:rFonts w:cs="Calibri"/>
                <w:bCs/>
                <w:color w:val="000000"/>
                <w:szCs w:val="22"/>
                <w:lang w:eastAsia="en-US"/>
                <w14:ligatures w14:val="standardContextual"/>
              </w:rPr>
            </w:rPrChange>
          </w:rPr>
          <w:delText>Step 3:</w:delText>
        </w:r>
        <w:r w:rsidRPr="00863667" w:rsidDel="003C6139">
          <w:rPr>
            <w:rFonts w:ascii="iCiel Avenir LT Std 35 Light" w:hAnsi="iCiel Avenir LT Std 35 Light" w:cs="Calibri"/>
            <w:color w:val="000000"/>
            <w:sz w:val="22"/>
            <w:szCs w:val="22"/>
            <w:lang w:eastAsia="en-US"/>
            <w14:ligatures w14:val="standardContextual"/>
            <w:rPrChange w:id="18579" w:author="An Tran, ACA (BUV)" w:date="2024-09-13T17:29:00Z" w16du:dateUtc="2024-09-13T10:29:00Z">
              <w:rPr>
                <w:rFonts w:cs="Calibri"/>
                <w:color w:val="000000"/>
                <w:szCs w:val="22"/>
                <w:lang w:eastAsia="en-US"/>
                <w14:ligatures w14:val="standardContextual"/>
              </w:rPr>
            </w:rPrChange>
          </w:rPr>
          <w:delText xml:space="preserve"> Click on ‘Activities Log’. All activities students have participated successfully, and their corresponding accumulated PSG points are displayed there.</w:delText>
        </w:r>
        <w:r w:rsidRPr="00863667" w:rsidDel="003C6139">
          <w:rPr>
            <w:rFonts w:ascii="Arial" w:hAnsi="Arial" w:cs="Arial"/>
            <w:color w:val="000000"/>
            <w:sz w:val="22"/>
            <w:szCs w:val="22"/>
            <w:lang w:eastAsia="en-US"/>
            <w14:ligatures w14:val="standardContextual"/>
            <w:rPrChange w:id="18580" w:author="An Tran, ACA (BUV)" w:date="2024-09-13T17:29:00Z" w16du:dateUtc="2024-09-13T10:29:00Z">
              <w:rPr>
                <w:rFonts w:ascii="Arial" w:hAnsi="Arial" w:cs="Arial"/>
                <w:color w:val="000000"/>
                <w:szCs w:val="22"/>
                <w:lang w:eastAsia="en-US"/>
                <w14:ligatures w14:val="standardContextual"/>
              </w:rPr>
            </w:rPrChange>
          </w:rPr>
          <w:delText>  </w:delText>
        </w:r>
        <w:r w:rsidRPr="00863667" w:rsidDel="003C6139">
          <w:rPr>
            <w:rFonts w:ascii="iCiel Avenir LT Std 35 Light" w:hAnsi="iCiel Avenir LT Std 35 Light" w:cs="iCiel Avenir LT Std 35 Light"/>
            <w:color w:val="000000"/>
            <w:sz w:val="22"/>
            <w:szCs w:val="22"/>
            <w:lang w:eastAsia="en-US"/>
            <w14:ligatures w14:val="standardContextual"/>
            <w:rPrChange w:id="18581" w:author="An Tran, ACA (BUV)" w:date="2024-09-13T17:29:00Z" w16du:dateUtc="2024-09-13T10:29:00Z">
              <w:rPr>
                <w:rFonts w:cs="iCiel Avenir LT Std 35 Light"/>
                <w:color w:val="000000"/>
                <w:szCs w:val="22"/>
                <w:lang w:eastAsia="en-US"/>
                <w14:ligatures w14:val="standardContextual"/>
              </w:rPr>
            </w:rPrChange>
          </w:rPr>
          <w:delText> </w:delText>
        </w:r>
      </w:del>
    </w:p>
    <w:p w14:paraId="6D46273B" w14:textId="53FE48A9" w:rsidR="00D85019" w:rsidRPr="00D427AB" w:rsidDel="003C6139" w:rsidRDefault="00D85019">
      <w:pPr>
        <w:rPr>
          <w:del w:id="18582" w:author="An Tran, ACA (BUV)" w:date="2024-09-12T11:07:00Z" w16du:dateUtc="2024-09-12T04:07:00Z"/>
          <w:rFonts w:eastAsia="Aptos" w:cs="Calibri"/>
          <w:szCs w:val="22"/>
          <w:lang w:eastAsia="en-US"/>
        </w:rPr>
        <w:pPrChange w:id="18583"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84" w:author="An Tran, ACA (BUV)" w:date="2024-09-12T11:07:00Z" w16du:dateUtc="2024-09-12T04:07:00Z">
        <w:r w:rsidRPr="00863667" w:rsidDel="003C6139">
          <w:rPr>
            <w:rFonts w:ascii="iCiel Avenir LT Std 35 Light" w:eastAsia="Aptos" w:hAnsi="iCiel Avenir LT Std 35 Light" w:cs="Calibri"/>
            <w:color w:val="000000"/>
            <w:sz w:val="22"/>
            <w:szCs w:val="22"/>
            <w:lang w:eastAsia="en-US"/>
          </w:rPr>
          <w:delTex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delText>
        </w:r>
        <w:r w:rsidRPr="00863667" w:rsidDel="003C6139">
          <w:rPr>
            <w:rFonts w:ascii="iCiel Avenir LT Std 35 Light" w:eastAsia="Aptos" w:hAnsi="iCiel Avenir LT Std 35 Light" w:cs="Calibri"/>
            <w:color w:val="000000"/>
            <w:sz w:val="22"/>
            <w:szCs w:val="22"/>
            <w:u w:val="single"/>
            <w:lang w:eastAsia="en-US"/>
          </w:rPr>
          <w:delText>psg@buv.edu.vn</w:delText>
        </w:r>
        <w:r w:rsidRPr="00863667" w:rsidDel="003C6139">
          <w:rPr>
            <w:rFonts w:ascii="Arial" w:eastAsia="Aptos" w:hAnsi="Arial" w:cs="Arial"/>
            <w:color w:val="000000"/>
            <w:sz w:val="22"/>
            <w:szCs w:val="22"/>
            <w:lang w:eastAsia="en-US"/>
          </w:rPr>
          <w:delText> </w:delText>
        </w:r>
        <w:r w:rsidRPr="00863667" w:rsidDel="003C6139">
          <w:rPr>
            <w:rFonts w:ascii="iCiel Avenir LT Std 35 Light" w:eastAsia="Aptos" w:hAnsi="iCiel Avenir LT Std 35 Light" w:cs="Calibri"/>
            <w:color w:val="000000"/>
            <w:sz w:val="22"/>
            <w:szCs w:val="22"/>
            <w:lang w:eastAsia="en-US"/>
          </w:rPr>
          <w:delText> </w:delText>
        </w:r>
      </w:del>
    </w:p>
    <w:p w14:paraId="375C069C" w14:textId="5D365DD9" w:rsidR="00D85019" w:rsidRPr="00D427AB" w:rsidDel="003C6139" w:rsidRDefault="00D85019">
      <w:pPr>
        <w:rPr>
          <w:del w:id="18585" w:author="An Tran, ACA (BUV)" w:date="2024-09-12T11:07:00Z" w16du:dateUtc="2024-09-12T04:07:00Z"/>
          <w:rFonts w:eastAsia="Aptos" w:cs="Calibri"/>
          <w:szCs w:val="22"/>
          <w:lang w:eastAsia="en-US"/>
        </w:rPr>
        <w:pPrChange w:id="18586" w:author="An Tran, ACA (BUV)" w:date="2024-09-12T11:07:00Z" w16du:dateUtc="2024-09-12T04:07:00Z">
          <w:pPr>
            <w:pStyle w:val="Question"/>
            <w:numPr>
              <w:numId w:val="7"/>
            </w:numPr>
            <w:tabs>
              <w:tab w:val="left" w:pos="630"/>
              <w:tab w:val="left" w:pos="990"/>
            </w:tabs>
            <w:spacing w:before="100" w:line="400" w:lineRule="exact"/>
            <w:ind w:left="4950" w:hanging="360"/>
          </w:pPr>
        </w:pPrChange>
      </w:pPr>
    </w:p>
    <w:p w14:paraId="60765208" w14:textId="5FFC05F1" w:rsidR="00D85019" w:rsidRPr="00D427AB" w:rsidDel="003C6139" w:rsidRDefault="00D85019">
      <w:pPr>
        <w:rPr>
          <w:del w:id="18587" w:author="An Tran, ACA (BUV)" w:date="2024-09-12T11:07:00Z" w16du:dateUtc="2024-09-12T04:07:00Z"/>
          <w:rFonts w:eastAsia="Aptos" w:cs="Calibri"/>
          <w:i/>
          <w:iCs/>
          <w:szCs w:val="22"/>
          <w:lang w:eastAsia="en-US"/>
        </w:rPr>
        <w:pPrChange w:id="18588"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89" w:author="An Tran, ACA (BUV)" w:date="2024-09-12T11:07:00Z" w16du:dateUtc="2024-09-12T04:07:00Z">
        <w:r w:rsidRPr="00863667" w:rsidDel="003C6139">
          <w:rPr>
            <w:rFonts w:ascii="iCiel Avenir LT Std 35 Light" w:eastAsia="Aptos" w:hAnsi="iCiel Avenir LT Std 35 Light" w:cs="Calibri"/>
            <w:i/>
            <w:iCs/>
            <w:sz w:val="22"/>
            <w:szCs w:val="22"/>
            <w:lang w:eastAsia="en-US"/>
            <w:rPrChange w:id="18590" w:author="An Tran, ACA (BUV)" w:date="2024-09-13T17:29:00Z" w16du:dateUtc="2024-09-13T10:29:00Z">
              <w:rPr>
                <w:rFonts w:eastAsia="Aptos" w:cs="Calibri"/>
                <w:i/>
                <w:iCs/>
                <w:szCs w:val="22"/>
                <w:lang w:eastAsia="en-US"/>
              </w:rPr>
            </w:rPrChange>
          </w:rPr>
          <w:delText xml:space="preserve">Sinh viên có thể dễ dàng theo dõi lịch sử hoạt động PSG đã tham gia và số điểm PSG của mình qua Cổng thông tin Sinh viên: </w:delText>
        </w:r>
        <w:r w:rsidR="003C6139" w:rsidRPr="00863667" w:rsidDel="003C6139">
          <w:rPr>
            <w:rFonts w:ascii="iCiel Avenir LT Std 35 Light" w:hAnsi="iCiel Avenir LT Std 35 Light"/>
            <w:rPrChange w:id="18591" w:author="An Tran, ACA (BUV)" w:date="2024-09-13T17:29:00Z" w16du:dateUtc="2024-09-13T10:29:00Z">
              <w:rPr>
                <w:rFonts w:ascii="Times New Roman" w:eastAsia="Times New Roman" w:hAnsi="Times New Roman" w:cs="Times New Roman"/>
                <w:color w:val="auto"/>
                <w:sz w:val="24"/>
                <w:szCs w:val="24"/>
                <w:lang w:eastAsia="en-GB"/>
              </w:rPr>
            </w:rPrChange>
          </w:rPr>
          <w:fldChar w:fldCharType="begin"/>
        </w:r>
        <w:r w:rsidR="003C6139" w:rsidRPr="00863667" w:rsidDel="003C6139">
          <w:rPr>
            <w:rFonts w:ascii="iCiel Avenir LT Std 35 Light" w:hAnsi="iCiel Avenir LT Std 35 Light"/>
            <w:rPrChange w:id="18592" w:author="An Tran, ACA (BUV)" w:date="2024-09-13T17:29:00Z" w16du:dateUtc="2024-09-13T10:29:00Z">
              <w:rPr/>
            </w:rPrChange>
          </w:rPr>
          <w:delInstrText>HYPERLINK "https://student.buv.edu.vn/signin"</w:delInstrText>
        </w:r>
        <w:r w:rsidR="003C6139" w:rsidRPr="00B8666B" w:rsidDel="003C6139">
          <w:rPr>
            <w:rFonts w:ascii="iCiel Avenir LT Std 35 Light" w:hAnsi="iCiel Avenir LT Std 35 Light"/>
          </w:rPr>
        </w:r>
        <w:r w:rsidR="003C6139" w:rsidRPr="00863667" w:rsidDel="003C6139">
          <w:rPr>
            <w:rFonts w:ascii="iCiel Avenir LT Std 35 Light" w:hAnsi="iCiel Avenir LT Std 35 Light"/>
            <w:rPrChange w:id="18593" w:author="An Tran, ACA (BUV)" w:date="2024-09-13T17:29:00Z" w16du:dateUtc="2024-09-13T10:29:00Z">
              <w:rPr>
                <w:rFonts w:eastAsia="Aptos" w:cs="Calibri"/>
                <w:i/>
                <w:iCs/>
                <w:color w:val="0000FF"/>
                <w:szCs w:val="22"/>
                <w:u w:val="single"/>
                <w:lang w:eastAsia="en-US"/>
              </w:rPr>
            </w:rPrChange>
          </w:rPr>
          <w:fldChar w:fldCharType="separate"/>
        </w:r>
        <w:r w:rsidRPr="00863667" w:rsidDel="003C6139">
          <w:rPr>
            <w:rFonts w:ascii="iCiel Avenir LT Std 35 Light" w:eastAsia="Aptos" w:hAnsi="iCiel Avenir LT Std 35 Light" w:cs="Calibri"/>
            <w:i/>
            <w:iCs/>
            <w:color w:val="0000FF"/>
            <w:sz w:val="22"/>
            <w:szCs w:val="22"/>
            <w:u w:val="single"/>
            <w:lang w:eastAsia="en-US"/>
          </w:rPr>
          <w:delText>https://student.buv.edu.vn/signin</w:delText>
        </w:r>
        <w:r w:rsidR="003C6139" w:rsidRPr="00863667" w:rsidDel="003C6139">
          <w:rPr>
            <w:rFonts w:ascii="iCiel Avenir LT Std 35 Light" w:eastAsia="Aptos" w:hAnsi="iCiel Avenir LT Std 35 Light" w:cs="Calibri"/>
            <w:i/>
            <w:iCs/>
            <w:color w:val="0000FF"/>
            <w:sz w:val="22"/>
            <w:szCs w:val="22"/>
            <w:u w:val="single"/>
            <w:lang w:eastAsia="en-US"/>
            <w:rPrChange w:id="18594" w:author="An Tran, ACA (BUV)" w:date="2024-09-13T17:29:00Z" w16du:dateUtc="2024-09-13T10:29:00Z">
              <w:rPr>
                <w:rFonts w:eastAsia="Aptos" w:cs="Calibri"/>
                <w:i/>
                <w:iCs/>
                <w:color w:val="0000FF"/>
                <w:szCs w:val="22"/>
                <w:u w:val="single"/>
                <w:lang w:eastAsia="en-US"/>
              </w:rPr>
            </w:rPrChange>
          </w:rPr>
          <w:fldChar w:fldCharType="end"/>
        </w:r>
      </w:del>
    </w:p>
    <w:p w14:paraId="3635E20F" w14:textId="70C1C8BB" w:rsidR="00D85019" w:rsidRPr="00D427AB" w:rsidDel="003C6139" w:rsidRDefault="00D85019">
      <w:pPr>
        <w:rPr>
          <w:del w:id="18595" w:author="An Tran, ACA (BUV)" w:date="2024-09-12T11:07:00Z" w16du:dateUtc="2024-09-12T04:07:00Z"/>
          <w:rFonts w:cs="Calibri"/>
          <w:i/>
          <w:iCs/>
          <w:szCs w:val="22"/>
          <w:lang w:eastAsia="en-US"/>
          <w14:ligatures w14:val="standardContextual"/>
        </w:rPr>
        <w:pPrChange w:id="1859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597" w:author="An Tran, ACA (BUV)" w:date="2024-09-12T11:07:00Z" w16du:dateUtc="2024-09-12T04:07:00Z">
        <w:r w:rsidRPr="00863667" w:rsidDel="003C6139">
          <w:rPr>
            <w:rFonts w:ascii="iCiel Avenir LT Std 35 Light" w:hAnsi="iCiel Avenir LT Std 35 Light" w:cs="Calibri"/>
            <w:b/>
            <w:bCs/>
            <w:i/>
            <w:iCs/>
            <w:sz w:val="22"/>
            <w:szCs w:val="22"/>
            <w:lang w:eastAsia="en-US"/>
            <w14:ligatures w14:val="standardContextual"/>
            <w:rPrChange w:id="18598" w:author="An Tran, ACA (BUV)" w:date="2024-09-13T17:29:00Z" w16du:dateUtc="2024-09-13T10:29:00Z">
              <w:rPr>
                <w:rFonts w:cs="Calibri"/>
                <w:bCs/>
                <w:i/>
                <w:iCs/>
                <w:szCs w:val="22"/>
                <w:lang w:eastAsia="en-US"/>
                <w14:ligatures w14:val="standardContextual"/>
              </w:rPr>
            </w:rPrChange>
          </w:rPr>
          <w:delText>Bước 1:</w:delText>
        </w:r>
        <w:r w:rsidRPr="00863667" w:rsidDel="003C6139">
          <w:rPr>
            <w:rFonts w:ascii="iCiel Avenir LT Std 35 Light" w:hAnsi="iCiel Avenir LT Std 35 Light" w:cs="Calibri"/>
            <w:i/>
            <w:iCs/>
            <w:sz w:val="22"/>
            <w:szCs w:val="22"/>
            <w:lang w:eastAsia="en-US"/>
            <w14:ligatures w14:val="standardContextual"/>
            <w:rPrChange w:id="18599" w:author="An Tran, ACA (BUV)" w:date="2024-09-13T17:29:00Z" w16du:dateUtc="2024-09-13T10:29:00Z">
              <w:rPr>
                <w:rFonts w:cs="Calibri"/>
                <w:i/>
                <w:iCs/>
                <w:szCs w:val="22"/>
                <w:lang w:eastAsia="en-US"/>
                <w14:ligatures w14:val="standardContextual"/>
              </w:rPr>
            </w:rPrChange>
          </w:rPr>
          <w:delText xml:space="preserve"> Đăng nhập bằng email sinh viên BUV</w:delText>
        </w:r>
      </w:del>
    </w:p>
    <w:p w14:paraId="4C2E3B88" w14:textId="7C54EA99" w:rsidR="00D85019" w:rsidRPr="00D427AB" w:rsidDel="003C6139" w:rsidRDefault="00D85019">
      <w:pPr>
        <w:rPr>
          <w:del w:id="18600" w:author="An Tran, ACA (BUV)" w:date="2024-09-12T11:07:00Z" w16du:dateUtc="2024-09-12T04:07:00Z"/>
          <w:rFonts w:cs="Calibri"/>
          <w:i/>
          <w:iCs/>
          <w:szCs w:val="22"/>
          <w:lang w:eastAsia="en-US"/>
          <w14:ligatures w14:val="standardContextual"/>
        </w:rPr>
        <w:pPrChange w:id="18601"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602" w:author="An Tran, ACA (BUV)" w:date="2024-09-12T11:07:00Z" w16du:dateUtc="2024-09-12T04:07:00Z">
        <w:r w:rsidRPr="00863667" w:rsidDel="003C6139">
          <w:rPr>
            <w:rFonts w:ascii="iCiel Avenir LT Std 35 Light" w:hAnsi="iCiel Avenir LT Std 35 Light" w:cs="Calibri"/>
            <w:b/>
            <w:bCs/>
            <w:i/>
            <w:iCs/>
            <w:sz w:val="22"/>
            <w:szCs w:val="22"/>
            <w:lang w:eastAsia="en-US"/>
            <w14:ligatures w14:val="standardContextual"/>
            <w:rPrChange w:id="18603" w:author="An Tran, ACA (BUV)" w:date="2024-09-13T17:29:00Z" w16du:dateUtc="2024-09-13T10:29:00Z">
              <w:rPr>
                <w:rFonts w:cs="Calibri"/>
                <w:bCs/>
                <w:i/>
                <w:iCs/>
                <w:szCs w:val="22"/>
                <w:lang w:eastAsia="en-US"/>
                <w14:ligatures w14:val="standardContextual"/>
              </w:rPr>
            </w:rPrChange>
          </w:rPr>
          <w:delText>Bước 2:</w:delText>
        </w:r>
        <w:r w:rsidRPr="00863667" w:rsidDel="003C6139">
          <w:rPr>
            <w:rFonts w:ascii="iCiel Avenir LT Std 35 Light" w:hAnsi="iCiel Avenir LT Std 35 Light" w:cs="Calibri"/>
            <w:i/>
            <w:iCs/>
            <w:sz w:val="22"/>
            <w:szCs w:val="22"/>
            <w:lang w:eastAsia="en-US"/>
            <w14:ligatures w14:val="standardContextual"/>
            <w:rPrChange w:id="18604" w:author="An Tran, ACA (BUV)" w:date="2024-09-13T17:29:00Z" w16du:dateUtc="2024-09-13T10:29:00Z">
              <w:rPr>
                <w:rFonts w:cs="Calibri"/>
                <w:i/>
                <w:iCs/>
                <w:szCs w:val="22"/>
                <w:lang w:eastAsia="en-US"/>
                <w14:ligatures w14:val="standardContextual"/>
              </w:rPr>
            </w:rPrChange>
          </w:rPr>
          <w:delText xml:space="preserve"> Truy cập vào mục ‘Student Experience’</w:delText>
        </w:r>
      </w:del>
    </w:p>
    <w:p w14:paraId="24AEA155" w14:textId="093C2A2C" w:rsidR="00D85019" w:rsidRPr="00D427AB" w:rsidDel="003C6139" w:rsidRDefault="00D85019">
      <w:pPr>
        <w:rPr>
          <w:del w:id="18605" w:author="An Tran, ACA (BUV)" w:date="2024-09-12T11:07:00Z" w16du:dateUtc="2024-09-12T04:07:00Z"/>
          <w:rFonts w:cs="Calibri"/>
          <w:i/>
          <w:iCs/>
          <w:szCs w:val="22"/>
          <w:lang w:eastAsia="en-US"/>
          <w14:ligatures w14:val="standardContextual"/>
        </w:rPr>
        <w:pPrChange w:id="18606"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607" w:author="An Tran, ACA (BUV)" w:date="2024-09-12T11:07:00Z" w16du:dateUtc="2024-09-12T04:07:00Z">
        <w:r w:rsidRPr="00863667" w:rsidDel="003C6139">
          <w:rPr>
            <w:rFonts w:ascii="iCiel Avenir LT Std 35 Light" w:hAnsi="iCiel Avenir LT Std 35 Light" w:cs="Calibri"/>
            <w:b/>
            <w:bCs/>
            <w:i/>
            <w:iCs/>
            <w:sz w:val="22"/>
            <w:szCs w:val="22"/>
            <w:lang w:eastAsia="en-US"/>
            <w14:ligatures w14:val="standardContextual"/>
            <w:rPrChange w:id="18608" w:author="An Tran, ACA (BUV)" w:date="2024-09-13T17:29:00Z" w16du:dateUtc="2024-09-13T10:29:00Z">
              <w:rPr>
                <w:rFonts w:cs="Calibri"/>
                <w:bCs/>
                <w:i/>
                <w:iCs/>
                <w:szCs w:val="22"/>
                <w:lang w:eastAsia="en-US"/>
                <w14:ligatures w14:val="standardContextual"/>
              </w:rPr>
            </w:rPrChange>
          </w:rPr>
          <w:delText>Bước 3:</w:delText>
        </w:r>
        <w:r w:rsidRPr="00863667" w:rsidDel="003C6139">
          <w:rPr>
            <w:rFonts w:ascii="iCiel Avenir LT Std 35 Light" w:hAnsi="iCiel Avenir LT Std 35 Light" w:cs="Calibri"/>
            <w:i/>
            <w:iCs/>
            <w:sz w:val="22"/>
            <w:szCs w:val="22"/>
            <w:lang w:eastAsia="en-US"/>
            <w14:ligatures w14:val="standardContextual"/>
            <w:rPrChange w:id="18609" w:author="An Tran, ACA (BUV)" w:date="2024-09-13T17:29:00Z" w16du:dateUtc="2024-09-13T10:29:00Z">
              <w:rPr>
                <w:rFonts w:cs="Calibri"/>
                <w:i/>
                <w:iCs/>
                <w:szCs w:val="22"/>
                <w:lang w:eastAsia="en-US"/>
                <w14:ligatures w14:val="standardContextual"/>
              </w:rPr>
            </w:rPrChange>
          </w:rPr>
          <w:delText xml:space="preserve"> Nhấp vào ‘Activities Log’. Tất cả các hoạt động mà sinh viên đã tham gia và số điểm PSG tương ứng sẽ được hiển thị tại đây.</w:delText>
        </w:r>
        <w:r w:rsidRPr="00863667" w:rsidDel="003C6139">
          <w:rPr>
            <w:rFonts w:ascii="Arial" w:hAnsi="Arial" w:cs="Arial"/>
            <w:i/>
            <w:iCs/>
            <w:sz w:val="22"/>
            <w:szCs w:val="22"/>
            <w:lang w:eastAsia="en-US"/>
            <w14:ligatures w14:val="standardContextual"/>
            <w:rPrChange w:id="18610" w:author="An Tran, ACA (BUV)" w:date="2024-09-13T17:29:00Z" w16du:dateUtc="2024-09-13T10:29:00Z">
              <w:rPr>
                <w:rFonts w:ascii="Arial" w:hAnsi="Arial" w:cs="Arial"/>
                <w:i/>
                <w:iCs/>
                <w:szCs w:val="22"/>
                <w:lang w:eastAsia="en-US"/>
                <w14:ligatures w14:val="standardContextual"/>
              </w:rPr>
            </w:rPrChange>
          </w:rPr>
          <w:delText>  </w:delText>
        </w:r>
      </w:del>
    </w:p>
    <w:p w14:paraId="5A6FF3F2" w14:textId="374AD887" w:rsidR="00D85019" w:rsidRPr="00D427AB" w:rsidDel="003C6139" w:rsidRDefault="00D85019">
      <w:pPr>
        <w:rPr>
          <w:del w:id="18611" w:author="An Tran, ACA (BUV)" w:date="2024-09-12T11:07:00Z" w16du:dateUtc="2024-09-12T04:07:00Z"/>
          <w:i/>
          <w:iCs/>
          <w:lang w:val="en-GB"/>
        </w:rPr>
        <w:pPrChange w:id="18612" w:author="An Tran, ACA (BUV)" w:date="2024-09-12T11:07:00Z" w16du:dateUtc="2024-09-12T04:07:00Z">
          <w:pPr>
            <w:pStyle w:val="Question"/>
            <w:numPr>
              <w:numId w:val="7"/>
            </w:numPr>
            <w:tabs>
              <w:tab w:val="left" w:pos="630"/>
              <w:tab w:val="left" w:pos="990"/>
            </w:tabs>
            <w:spacing w:before="100" w:line="400" w:lineRule="exact"/>
            <w:ind w:left="4950" w:hanging="360"/>
          </w:pPr>
        </w:pPrChange>
      </w:pPr>
      <w:del w:id="18613" w:author="An Tran, ACA (BUV)" w:date="2024-09-12T11:07:00Z" w16du:dateUtc="2024-09-12T04:07:00Z">
        <w:r w:rsidRPr="00863667" w:rsidDel="003C6139">
          <w:rPr>
            <w:rFonts w:ascii="iCiel Avenir LT Std 35 Light" w:eastAsia="Aptos" w:hAnsi="iCiel Avenir LT Std 35 Light" w:cs="Calibri"/>
            <w:i/>
            <w:iCs/>
            <w:sz w:val="22"/>
            <w:szCs w:val="22"/>
            <w:lang w:eastAsia="en-US"/>
            <w:rPrChange w:id="18614" w:author="An Tran, ACA (BUV)" w:date="2024-09-13T17:29:00Z" w16du:dateUtc="2024-09-13T10:29:00Z">
              <w:rPr>
                <w:rFonts w:eastAsia="Aptos" w:cs="Calibri"/>
                <w:i/>
                <w:iCs/>
                <w:szCs w:val="22"/>
                <w:lang w:eastAsia="en-US"/>
              </w:rPr>
            </w:rPrChange>
          </w:rPr>
          <w:delTex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delText>
        </w:r>
        <w:r w:rsidR="003C6139" w:rsidRPr="00863667" w:rsidDel="003C6139">
          <w:rPr>
            <w:rFonts w:ascii="iCiel Avenir LT Std 35 Light" w:hAnsi="iCiel Avenir LT Std 35 Light"/>
            <w:rPrChange w:id="18615" w:author="An Tran, ACA (BUV)" w:date="2024-09-13T17:29:00Z" w16du:dateUtc="2024-09-13T10:29:00Z">
              <w:rPr>
                <w:rFonts w:ascii="Times New Roman" w:eastAsia="Times New Roman" w:hAnsi="Times New Roman" w:cs="Times New Roman"/>
                <w:color w:val="auto"/>
                <w:sz w:val="24"/>
                <w:szCs w:val="24"/>
                <w:lang w:eastAsia="en-GB"/>
              </w:rPr>
            </w:rPrChange>
          </w:rPr>
          <w:fldChar w:fldCharType="begin"/>
        </w:r>
        <w:r w:rsidR="003C6139" w:rsidRPr="00863667" w:rsidDel="003C6139">
          <w:rPr>
            <w:rFonts w:ascii="iCiel Avenir LT Std 35 Light" w:hAnsi="iCiel Avenir LT Std 35 Light"/>
            <w:rPrChange w:id="18616" w:author="An Tran, ACA (BUV)" w:date="2024-09-13T17:29:00Z" w16du:dateUtc="2024-09-13T10:29:00Z">
              <w:rPr/>
            </w:rPrChange>
          </w:rPr>
          <w:delInstrText>HYPERLINK "mailto:psg@buv.edu.vn"</w:delInstrText>
        </w:r>
        <w:r w:rsidR="003C6139" w:rsidRPr="00B8666B" w:rsidDel="003C6139">
          <w:rPr>
            <w:rFonts w:ascii="iCiel Avenir LT Std 35 Light" w:hAnsi="iCiel Avenir LT Std 35 Light"/>
          </w:rPr>
        </w:r>
        <w:r w:rsidR="003C6139" w:rsidRPr="00863667" w:rsidDel="003C6139">
          <w:rPr>
            <w:rFonts w:ascii="iCiel Avenir LT Std 35 Light" w:hAnsi="iCiel Avenir LT Std 35 Light"/>
            <w:rPrChange w:id="18617" w:author="An Tran, ACA (BUV)" w:date="2024-09-13T17:29:00Z" w16du:dateUtc="2024-09-13T10:29:00Z">
              <w:rPr>
                <w:rFonts w:eastAsia="Aptos" w:cs="Calibri"/>
                <w:i/>
                <w:iCs/>
                <w:color w:val="0000FF"/>
                <w:szCs w:val="22"/>
                <w:u w:val="single"/>
                <w:lang w:eastAsia="en-US"/>
              </w:rPr>
            </w:rPrChange>
          </w:rPr>
          <w:fldChar w:fldCharType="separate"/>
        </w:r>
        <w:r w:rsidRPr="00863667" w:rsidDel="003C6139">
          <w:rPr>
            <w:rFonts w:ascii="iCiel Avenir LT Std 35 Light" w:eastAsia="Aptos" w:hAnsi="iCiel Avenir LT Std 35 Light" w:cs="Calibri"/>
            <w:i/>
            <w:iCs/>
            <w:color w:val="0000FF"/>
            <w:sz w:val="22"/>
            <w:szCs w:val="22"/>
            <w:u w:val="single"/>
            <w:lang w:eastAsia="en-US"/>
          </w:rPr>
          <w:delText>psg@buv.edu.vn</w:delText>
        </w:r>
        <w:r w:rsidR="003C6139" w:rsidRPr="00863667" w:rsidDel="003C6139">
          <w:rPr>
            <w:rFonts w:ascii="iCiel Avenir LT Std 35 Light" w:eastAsia="Aptos" w:hAnsi="iCiel Avenir LT Std 35 Light" w:cs="Calibri"/>
            <w:i/>
            <w:iCs/>
            <w:color w:val="0000FF"/>
            <w:sz w:val="22"/>
            <w:szCs w:val="22"/>
            <w:u w:val="single"/>
            <w:lang w:eastAsia="en-US"/>
            <w:rPrChange w:id="18618" w:author="An Tran, ACA (BUV)" w:date="2024-09-13T17:29:00Z" w16du:dateUtc="2024-09-13T10:29:00Z">
              <w:rPr>
                <w:rFonts w:eastAsia="Aptos" w:cs="Calibri"/>
                <w:i/>
                <w:iCs/>
                <w:color w:val="0000FF"/>
                <w:szCs w:val="22"/>
                <w:u w:val="single"/>
                <w:lang w:eastAsia="en-US"/>
              </w:rPr>
            </w:rPrChange>
          </w:rPr>
          <w:fldChar w:fldCharType="end"/>
        </w:r>
        <w:r w:rsidRPr="00863667" w:rsidDel="003C6139">
          <w:rPr>
            <w:rFonts w:ascii="iCiel Avenir LT Std 35 Light" w:eastAsia="Aptos" w:hAnsi="iCiel Avenir LT Std 35 Light" w:cs="Calibri"/>
            <w:i/>
            <w:iCs/>
            <w:sz w:val="22"/>
            <w:szCs w:val="22"/>
            <w:lang w:eastAsia="en-US"/>
            <w:rPrChange w:id="18619" w:author="An Tran, ACA (BUV)" w:date="2024-09-13T17:29:00Z" w16du:dateUtc="2024-09-13T10:29:00Z">
              <w:rPr>
                <w:rFonts w:eastAsia="Aptos" w:cs="Calibri"/>
                <w:i/>
                <w:iCs/>
                <w:szCs w:val="22"/>
                <w:lang w:eastAsia="en-US"/>
              </w:rPr>
            </w:rPrChange>
          </w:rPr>
          <w:delText>.</w:delText>
        </w:r>
      </w:del>
    </w:p>
    <w:p w14:paraId="1954EC40" w14:textId="0A80A288" w:rsidR="00AC0DCE" w:rsidRPr="00D427AB" w:rsidRDefault="00AC0DCE">
      <w:pPr>
        <w:rPr>
          <w:rFonts w:eastAsiaTheme="minorHAnsi"/>
          <w:szCs w:val="22"/>
          <w:lang w:val="vi-VN"/>
        </w:rPr>
        <w:pPrChange w:id="18620" w:author="An Tran, ACA (BUV)" w:date="2024-09-12T11:07:00Z" w16du:dateUtc="2024-09-12T04:07:00Z">
          <w:pPr>
            <w:pStyle w:val="Question"/>
            <w:numPr>
              <w:numId w:val="7"/>
            </w:numPr>
            <w:tabs>
              <w:tab w:val="left" w:pos="630"/>
              <w:tab w:val="left" w:pos="990"/>
            </w:tabs>
            <w:spacing w:before="100" w:line="400" w:lineRule="exact"/>
            <w:ind w:left="4950" w:hanging="360"/>
          </w:pPr>
        </w:pPrChange>
      </w:pPr>
    </w:p>
    <w:sectPr w:rsidR="00AC0DCE" w:rsidRPr="00D427AB" w:rsidSect="00BF1779">
      <w:headerReference w:type="default" r:id="rId13"/>
      <w:footerReference w:type="default" r:id="rId14"/>
      <w:pgSz w:w="11906" w:h="16838" w:code="9"/>
      <w:pgMar w:top="2092" w:right="1045" w:bottom="1440" w:left="938" w:header="0" w:footer="13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CBC85" w14:textId="77777777" w:rsidR="00BF1779" w:rsidRDefault="00BF1779">
      <w:r>
        <w:separator/>
      </w:r>
    </w:p>
  </w:endnote>
  <w:endnote w:type="continuationSeparator" w:id="0">
    <w:p w14:paraId="4050D815" w14:textId="77777777" w:rsidR="00BF1779" w:rsidRDefault="00BF1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Ciel Avenir LT Std 35 Light">
    <w:panose1 w:val="020B0402020203020204"/>
    <w:charset w:val="00"/>
    <w:family w:val="swiss"/>
    <w:pitch w:val="variable"/>
    <w:sig w:usb0="A00000EF" w:usb1="5000204A" w:usb2="00000000" w:usb3="00000000" w:csb0="000001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Brandon Grotesque Bold">
    <w:panose1 w:val="020B0803020203060202"/>
    <w:charset w:val="00"/>
    <w:family w:val="swiss"/>
    <w:notTrueType/>
    <w:pitch w:val="variable"/>
    <w:sig w:usb0="A00000EF" w:usb1="5000205B" w:usb2="00000000" w:usb3="00000000" w:csb0="0000019B"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venir Next LT Pro">
    <w:altName w:val="Avenir Next LT Pro"/>
    <w:charset w:val="00"/>
    <w:family w:val="swiss"/>
    <w:pitch w:val="variable"/>
    <w:sig w:usb0="800000EF" w:usb1="5000204A" w:usb2="00000000" w:usb3="00000000" w:csb0="00000093" w:csb1="00000000"/>
  </w:font>
  <w:font w:name="iCiel Avenir LT Std 55 Roman">
    <w:altName w:val="iCiel Avenir LT Std 55 Roman"/>
    <w:panose1 w:val="020B0503020203020204"/>
    <w:charset w:val="00"/>
    <w:family w:val="swiss"/>
    <w:pitch w:val="variable"/>
    <w:sig w:usb0="A00000EF" w:usb1="5000204A" w:usb2="00000000" w:usb3="00000000" w:csb0="00000101" w:csb1="00000000"/>
  </w:font>
  <w:font w:name="Segoe UI">
    <w:panose1 w:val="020B0502040204020203"/>
    <w:charset w:val="00"/>
    <w:family w:val="swiss"/>
    <w:pitch w:val="variable"/>
    <w:sig w:usb0="E4002EFF" w:usb1="C000E47F" w:usb2="00000009" w:usb3="00000000" w:csb0="000001FF" w:csb1="00000000"/>
  </w:font>
  <w:font w:name="Avenir LT Std 35 Light">
    <w:panose1 w:val="020B0402020203020204"/>
    <w:charset w:val="00"/>
    <w:family w:val="swiss"/>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iCiel Avenir LT Std 45 Book">
    <w:panose1 w:val="020B0502020203020204"/>
    <w:charset w:val="00"/>
    <w:family w:val="swiss"/>
    <w:pitch w:val="variable"/>
    <w:sig w:usb0="A00000EF" w:usb1="5000204A"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C35F4" w14:textId="7103102A" w:rsidR="00BD4258" w:rsidRPr="00392BF9" w:rsidRDefault="00BF43A2" w:rsidP="00392BF9">
    <w:pPr>
      <w:pStyle w:val="Footer"/>
      <w:ind w:right="-319"/>
      <w:jc w:val="right"/>
      <w:rPr>
        <w:rFonts w:ascii="Avenir Next LT Pro" w:hAnsi="Avenir Next LT Pro"/>
        <w:sz w:val="20"/>
        <w:szCs w:val="20"/>
      </w:rPr>
    </w:pPr>
    <w:r w:rsidRPr="00392BF9">
      <w:rPr>
        <w:rFonts w:ascii="Avenir Next LT Pro" w:hAnsi="Avenir Next LT Pro"/>
        <w:noProof/>
        <w:sz w:val="20"/>
        <w:szCs w:val="20"/>
      </w:rPr>
      <mc:AlternateContent>
        <mc:Choice Requires="wps">
          <w:drawing>
            <wp:anchor distT="0" distB="0" distL="114300" distR="114300" simplePos="0" relativeHeight="251671552" behindDoc="0" locked="0" layoutInCell="1" allowOverlap="1" wp14:anchorId="434C6AA7" wp14:editId="0DEFF0CF">
              <wp:simplePos x="0" y="0"/>
              <wp:positionH relativeFrom="column">
                <wp:posOffset>-283845</wp:posOffset>
              </wp:positionH>
              <wp:positionV relativeFrom="paragraph">
                <wp:posOffset>200025</wp:posOffset>
              </wp:positionV>
              <wp:extent cx="379476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94760" cy="838200"/>
                      </a:xfrm>
                      <a:prstGeom prst="rect">
                        <a:avLst/>
                      </a:prstGeom>
                      <a:noFill/>
                      <a:ln w="6350">
                        <a:noFill/>
                      </a:ln>
                    </wps:spPr>
                    <wps:txbx>
                      <w:txbxContent>
                        <w:p w14:paraId="78CC97C5" w14:textId="68502770" w:rsidR="00CE0E29" w:rsidRPr="00AF48C3" w:rsidRDefault="00B8666B" w:rsidP="006F68CC">
                          <w:pPr>
                            <w:ind w:firstLine="0"/>
                            <w:rPr>
                              <w:rFonts w:ascii="Brandon Grotesque Bold" w:hAnsi="Brandon Grotesque Bold"/>
                              <w:b/>
                              <w:bCs/>
                              <w:sz w:val="20"/>
                              <w:szCs w:val="20"/>
                            </w:rPr>
                          </w:pPr>
                          <w:ins w:id="18621" w:author="Uyen Tran, SIO (BUV)" w:date="2024-09-13T18:27:00Z" w16du:dateUtc="2024-09-13T11:27:00Z">
                            <w:r>
                              <w:rPr>
                                <w:rFonts w:ascii="Brandon Grotesque Bold" w:hAnsi="Brandon Grotesque Bold"/>
                                <w:b/>
                                <w:bCs/>
                                <w:sz w:val="20"/>
                                <w:szCs w:val="20"/>
                              </w:rPr>
                              <w:t>AUB-</w:t>
                            </w:r>
                          </w:ins>
                          <w:del w:id="18622" w:author="Uyen Tran, SIO (BUV)" w:date="2024-09-13T18:27:00Z" w16du:dateUtc="2024-09-13T11:27:00Z">
                            <w:r w:rsidR="00445A5E" w:rsidDel="00B8666B">
                              <w:rPr>
                                <w:rFonts w:ascii="Brandon Grotesque Bold" w:hAnsi="Brandon Grotesque Bold"/>
                                <w:b/>
                                <w:bCs/>
                                <w:sz w:val="20"/>
                                <w:szCs w:val="20"/>
                              </w:rPr>
                              <w:delText>SU</w:delText>
                            </w:r>
                          </w:del>
                          <w:r w:rsidR="00BF43A2">
                            <w:rPr>
                              <w:rFonts w:ascii="Brandon Grotesque Bold" w:hAnsi="Brandon Grotesque Bold"/>
                              <w:b/>
                              <w:bCs/>
                              <w:sz w:val="20"/>
                              <w:szCs w:val="20"/>
                            </w:rPr>
                            <w:t xml:space="preserve"> Students and Parents’ Frequently Asked Questions 202</w:t>
                          </w:r>
                          <w:r w:rsidR="0038636E">
                            <w:rPr>
                              <w:rFonts w:ascii="Brandon Grotesque Bold" w:hAnsi="Brandon Grotesque Bold"/>
                              <w:b/>
                              <w:bCs/>
                              <w:sz w:val="20"/>
                              <w:szCs w:val="20"/>
                            </w:rPr>
                            <w:t>4</w:t>
                          </w:r>
                          <w:r w:rsidR="00BF43A2">
                            <w:rPr>
                              <w:rFonts w:ascii="Brandon Grotesque Bold" w:hAnsi="Brandon Grotesque Bold"/>
                              <w:b/>
                              <w:bCs/>
                              <w:sz w:val="20"/>
                              <w:szCs w:val="20"/>
                            </w:rPr>
                            <w:t xml:space="preserve"> (V</w:t>
                          </w:r>
                          <w:r w:rsidR="001829CA">
                            <w:rPr>
                              <w:rFonts w:ascii="Brandon Grotesque Bold" w:hAnsi="Brandon Grotesque Bold"/>
                              <w:b/>
                              <w:bCs/>
                              <w:sz w:val="20"/>
                              <w:szCs w:val="20"/>
                            </w:rPr>
                            <w:t>3</w:t>
                          </w:r>
                          <w:r w:rsidR="00BF43A2">
                            <w:rPr>
                              <w:rFonts w:ascii="Brandon Grotesque Bold" w:hAnsi="Brandon Grotesque Bold"/>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C6AA7" id="_x0000_t202" coordsize="21600,21600" o:spt="202" path="m,l,21600r21600,l21600,xe">
              <v:stroke joinstyle="miter"/>
              <v:path gradientshapeok="t" o:connecttype="rect"/>
            </v:shapetype>
            <v:shape id="Text Box 1" o:spid="_x0000_s1027" type="#_x0000_t202" style="position:absolute;left:0;text-align:left;margin-left:-22.35pt;margin-top:15.75pt;width:298.8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NG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" filled="f" stroked="f" strokeweight=".5pt">
              <v:textbox>
                <w:txbxContent>
                  <w:p w14:paraId="78CC97C5" w14:textId="68502770" w:rsidR="00CE0E29" w:rsidRPr="00AF48C3" w:rsidRDefault="00B8666B" w:rsidP="006F68CC">
                    <w:pPr>
                      <w:ind w:firstLine="0"/>
                      <w:rPr>
                        <w:rFonts w:ascii="Brandon Grotesque Bold" w:hAnsi="Brandon Grotesque Bold"/>
                        <w:b/>
                        <w:bCs/>
                        <w:sz w:val="20"/>
                        <w:szCs w:val="20"/>
                      </w:rPr>
                    </w:pPr>
                    <w:ins w:id="18623" w:author="Uyen Tran, SIO (BUV)" w:date="2024-09-13T18:27:00Z" w16du:dateUtc="2024-09-13T11:27:00Z">
                      <w:r>
                        <w:rPr>
                          <w:rFonts w:ascii="Brandon Grotesque Bold" w:hAnsi="Brandon Grotesque Bold"/>
                          <w:b/>
                          <w:bCs/>
                          <w:sz w:val="20"/>
                          <w:szCs w:val="20"/>
                        </w:rPr>
                        <w:t>AUB-</w:t>
                      </w:r>
                    </w:ins>
                    <w:del w:id="18624" w:author="Uyen Tran, SIO (BUV)" w:date="2024-09-13T18:27:00Z" w16du:dateUtc="2024-09-13T11:27:00Z">
                      <w:r w:rsidR="00445A5E" w:rsidDel="00B8666B">
                        <w:rPr>
                          <w:rFonts w:ascii="Brandon Grotesque Bold" w:hAnsi="Brandon Grotesque Bold"/>
                          <w:b/>
                          <w:bCs/>
                          <w:sz w:val="20"/>
                          <w:szCs w:val="20"/>
                        </w:rPr>
                        <w:delText>SU</w:delText>
                      </w:r>
                    </w:del>
                    <w:r w:rsidR="00BF43A2">
                      <w:rPr>
                        <w:rFonts w:ascii="Brandon Grotesque Bold" w:hAnsi="Brandon Grotesque Bold"/>
                        <w:b/>
                        <w:bCs/>
                        <w:sz w:val="20"/>
                        <w:szCs w:val="20"/>
                      </w:rPr>
                      <w:t xml:space="preserve"> Students and Parents’ Frequently Asked Questions 202</w:t>
                    </w:r>
                    <w:r w:rsidR="0038636E">
                      <w:rPr>
                        <w:rFonts w:ascii="Brandon Grotesque Bold" w:hAnsi="Brandon Grotesque Bold"/>
                        <w:b/>
                        <w:bCs/>
                        <w:sz w:val="20"/>
                        <w:szCs w:val="20"/>
                      </w:rPr>
                      <w:t>4</w:t>
                    </w:r>
                    <w:r w:rsidR="00BF43A2">
                      <w:rPr>
                        <w:rFonts w:ascii="Brandon Grotesque Bold" w:hAnsi="Brandon Grotesque Bold"/>
                        <w:b/>
                        <w:bCs/>
                        <w:sz w:val="20"/>
                        <w:szCs w:val="20"/>
                      </w:rPr>
                      <w:t xml:space="preserve"> (V</w:t>
                    </w:r>
                    <w:r w:rsidR="001829CA">
                      <w:rPr>
                        <w:rFonts w:ascii="Brandon Grotesque Bold" w:hAnsi="Brandon Grotesque Bold"/>
                        <w:b/>
                        <w:bCs/>
                        <w:sz w:val="20"/>
                        <w:szCs w:val="20"/>
                      </w:rPr>
                      <w:t>3</w:t>
                    </w:r>
                    <w:r w:rsidR="00BF43A2">
                      <w:rPr>
                        <w:rFonts w:ascii="Brandon Grotesque Bold" w:hAnsi="Brandon Grotesque Bold"/>
                        <w:b/>
                        <w:bCs/>
                        <w:sz w:val="20"/>
                        <w:szCs w:val="20"/>
                      </w:rPr>
                      <w:t>)</w:t>
                    </w:r>
                  </w:p>
                </w:txbxContent>
              </v:textbox>
            </v:shape>
          </w:pict>
        </mc:Fallback>
      </mc:AlternateContent>
    </w:r>
    <w:sdt>
      <w:sdtPr>
        <w:rPr>
          <w:rFonts w:ascii="Avenir Next LT Pro" w:hAnsi="Avenir Next LT Pro"/>
          <w:sz w:val="20"/>
          <w:szCs w:val="20"/>
        </w:rPr>
        <w:id w:val="1198895003"/>
        <w:docPartObj>
          <w:docPartGallery w:val="Page Numbers (Bottom of Page)"/>
          <w:docPartUnique/>
        </w:docPartObj>
      </w:sdtPr>
      <w:sdtEndPr>
        <w:rPr>
          <w:noProof/>
        </w:rPr>
      </w:sdtEndPr>
      <w:sdtContent>
        <w:r w:rsidR="005D24DC" w:rsidRPr="00392BF9">
          <w:rPr>
            <w:rFonts w:ascii="Avenir Next LT Pro" w:hAnsi="Avenir Next LT Pro"/>
            <w:sz w:val="20"/>
            <w:szCs w:val="20"/>
            <w:lang w:val="vi-VN"/>
          </w:rPr>
          <w:t xml:space="preserve"> </w:t>
        </w:r>
        <w:r w:rsidR="00840425" w:rsidRPr="00392BF9">
          <w:rPr>
            <w:rFonts w:ascii="Avenir Next LT Pro" w:hAnsi="Avenir Next LT Pro"/>
            <w:sz w:val="20"/>
            <w:szCs w:val="20"/>
          </w:rPr>
          <w:fldChar w:fldCharType="begin"/>
        </w:r>
        <w:r w:rsidR="00840425" w:rsidRPr="00392BF9">
          <w:rPr>
            <w:rFonts w:ascii="Avenir Next LT Pro" w:hAnsi="Avenir Next LT Pro"/>
            <w:sz w:val="20"/>
            <w:szCs w:val="20"/>
          </w:rPr>
          <w:instrText xml:space="preserve"> PAGE   \* MERGEFORMAT </w:instrText>
        </w:r>
        <w:r w:rsidR="00840425" w:rsidRPr="00392BF9">
          <w:rPr>
            <w:rFonts w:ascii="Avenir Next LT Pro" w:hAnsi="Avenir Next LT Pro"/>
            <w:sz w:val="20"/>
            <w:szCs w:val="20"/>
          </w:rPr>
          <w:fldChar w:fldCharType="separate"/>
        </w:r>
        <w:r w:rsidR="00C93D4D" w:rsidRPr="00392BF9">
          <w:rPr>
            <w:rFonts w:ascii="Avenir Next LT Pro" w:hAnsi="Avenir Next LT Pro"/>
            <w:noProof/>
            <w:sz w:val="20"/>
            <w:szCs w:val="20"/>
          </w:rPr>
          <w:t>3</w:t>
        </w:r>
        <w:r w:rsidR="00840425" w:rsidRPr="00392BF9">
          <w:rPr>
            <w:rFonts w:ascii="Avenir Next LT Pro" w:hAnsi="Avenir Next LT Pro"/>
            <w:noProof/>
            <w:sz w:val="20"/>
            <w:szCs w:val="20"/>
          </w:rPr>
          <w:fldChar w:fldCharType="end"/>
        </w:r>
      </w:sdtContent>
    </w:sdt>
    <w:r w:rsidR="002D173E" w:rsidRPr="00392BF9">
      <w:rPr>
        <w:rFonts w:ascii="Avenir Next LT Pro" w:hAnsi="Avenir Next LT Pro"/>
        <w:noProof/>
        <w:sz w:val="20"/>
        <w:szCs w:val="20"/>
      </w:rPr>
      <w:drawing>
        <wp:anchor distT="0" distB="0" distL="114300" distR="114300" simplePos="0" relativeHeight="251666432" behindDoc="0" locked="0" layoutInCell="1" allowOverlap="1" wp14:anchorId="2F124F9B" wp14:editId="49609454">
          <wp:simplePos x="0" y="0"/>
          <wp:positionH relativeFrom="column">
            <wp:posOffset>-695484</wp:posOffset>
          </wp:positionH>
          <wp:positionV relativeFrom="paragraph">
            <wp:posOffset>220345</wp:posOffset>
          </wp:positionV>
          <wp:extent cx="7616507" cy="817880"/>
          <wp:effectExtent l="0" t="0" r="3810" b="0"/>
          <wp:wrapNone/>
          <wp:docPr id="34833721" name="Picture 3483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616507" cy="817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0F846" w14:textId="77777777" w:rsidR="00BF1779" w:rsidRDefault="00BF1779">
      <w:r>
        <w:t xml:space="preserve"> </w:t>
      </w:r>
      <w:r>
        <w:separator/>
      </w:r>
    </w:p>
  </w:footnote>
  <w:footnote w:type="continuationSeparator" w:id="0">
    <w:p w14:paraId="3408B3B9" w14:textId="77777777" w:rsidR="00BF1779" w:rsidRDefault="00BF1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5F780" w14:textId="61BD7672" w:rsidR="00BD4258" w:rsidRPr="00DB3E7A" w:rsidRDefault="003806D2" w:rsidP="00DB3E7A">
    <w:pPr>
      <w:pStyle w:val="Header"/>
    </w:pPr>
    <w:r w:rsidRPr="00813141">
      <w:rPr>
        <w:rFonts w:ascii="Brandon Grotesque Bold" w:hAnsi="Brandon Grotesque Bold"/>
        <w:b/>
        <w:bCs/>
        <w:noProof/>
        <w:sz w:val="40"/>
        <w:szCs w:val="40"/>
      </w:rPr>
      <mc:AlternateContent>
        <mc:Choice Requires="wps">
          <w:drawing>
            <wp:anchor distT="45720" distB="45720" distL="114300" distR="114300" simplePos="0" relativeHeight="251675648" behindDoc="1" locked="0" layoutInCell="1" allowOverlap="1" wp14:anchorId="3C75CCE1" wp14:editId="30268BA3">
              <wp:simplePos x="0" y="0"/>
              <wp:positionH relativeFrom="page">
                <wp:posOffset>-364490</wp:posOffset>
              </wp:positionH>
              <wp:positionV relativeFrom="paragraph">
                <wp:posOffset>160020</wp:posOffset>
              </wp:positionV>
              <wp:extent cx="5219700" cy="8229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822960"/>
                      </a:xfrm>
                      <a:prstGeom prst="rect">
                        <a:avLst/>
                      </a:prstGeom>
                      <a:noFill/>
                      <a:ln w="9525">
                        <a:noFill/>
                        <a:miter lim="800000"/>
                        <a:headEnd/>
                        <a:tailEnd/>
                      </a:ln>
                    </wps:spPr>
                    <wps:txb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5CCE1" id="_x0000_t202" coordsize="21600,21600" o:spt="202" path="m,l,21600r21600,l21600,xe">
              <v:stroke joinstyle="miter"/>
              <v:path gradientshapeok="t" o:connecttype="rect"/>
            </v:shapetype>
            <v:shape id="Text Box 2" o:spid="_x0000_s1026" type="#_x0000_t202" style="position:absolute;left:0;text-align:left;margin-left:-28.7pt;margin-top:12.6pt;width:411pt;height:64.8pt;z-index:-251640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" filled="f" stroked="f">
              <v:textbo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v:textbox>
              <w10:wrap anchorx="page"/>
            </v:shape>
          </w:pict>
        </mc:Fallback>
      </mc:AlternateContent>
    </w:r>
    <w:r w:rsidR="00DB3E7A" w:rsidRPr="00914832">
      <w:rPr>
        <w:rFonts w:ascii="Brandon Grotesque Bold" w:hAnsi="Brandon Grotesque Bold"/>
        <w:b/>
        <w:bCs/>
        <w:noProof/>
        <w:color w:val="FFFFFF" w:themeColor="background1"/>
        <w:sz w:val="40"/>
        <w:szCs w:val="40"/>
        <w:lang w:val="vi-VN"/>
      </w:rPr>
      <w:drawing>
        <wp:anchor distT="0" distB="0" distL="114300" distR="114300" simplePos="0" relativeHeight="251673600" behindDoc="1" locked="0" layoutInCell="1" allowOverlap="1" wp14:anchorId="2BB78423" wp14:editId="454EACFD">
          <wp:simplePos x="0" y="0"/>
          <wp:positionH relativeFrom="column">
            <wp:posOffset>-607747</wp:posOffset>
          </wp:positionH>
          <wp:positionV relativeFrom="paragraph">
            <wp:posOffset>0</wp:posOffset>
          </wp:positionV>
          <wp:extent cx="7570470" cy="1007745"/>
          <wp:effectExtent l="0" t="0" r="0" b="0"/>
          <wp:wrapNone/>
          <wp:docPr id="1928155844" name="Picture 192815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570470" cy="100774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bLNw5K/RtBTj6A" int2:id="zWrmVtcp">
      <int2:state int2:value="Rejected" int2:type="AugLoop_Text_Critique"/>
    </int2:textHash>
    <int2:textHash int2:hashCode="xZEbrDu1LBbuUo" int2:id="gVIypoe4">
      <int2:state int2:value="Rejected" int2:type="AugLoop_Text_Critique"/>
    </int2:textHash>
    <int2:textHash int2:hashCode="HEXtz+T4PyFSoL" int2:id="EIZi5kx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D5184"/>
    <w:multiLevelType w:val="hybridMultilevel"/>
    <w:tmpl w:val="E22A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51BBD"/>
    <w:multiLevelType w:val="multilevel"/>
    <w:tmpl w:val="58FACB3A"/>
    <w:styleLink w:val="CurrentList1"/>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2" w15:restartNumberingAfterBreak="0">
    <w:nsid w:val="0303326A"/>
    <w:multiLevelType w:val="hybridMultilevel"/>
    <w:tmpl w:val="A596DA04"/>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673169"/>
    <w:multiLevelType w:val="hybridMultilevel"/>
    <w:tmpl w:val="5EAC68E8"/>
    <w:lvl w:ilvl="0" w:tplc="29F88CB0">
      <w:start w:val="1"/>
      <w:numFmt w:val="decimal"/>
      <w:lvlText w:val="%1."/>
      <w:lvlJc w:val="left"/>
      <w:pPr>
        <w:ind w:left="4950" w:hanging="360"/>
      </w:pPr>
      <w:rPr>
        <w:rFonts w:hint="default"/>
        <w:b/>
        <w:bCs/>
        <w:i w:val="0"/>
        <w:i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6F61A7"/>
    <w:multiLevelType w:val="hybridMultilevel"/>
    <w:tmpl w:val="2D243C8E"/>
    <w:lvl w:ilvl="0" w:tplc="886283EE">
      <w:start w:val="1"/>
      <w:numFmt w:val="bullet"/>
      <w:lvlText w:val=""/>
      <w:lvlJc w:val="left"/>
      <w:pPr>
        <w:ind w:left="1080" w:hanging="360"/>
      </w:pPr>
      <w:rPr>
        <w:rFonts w:ascii="Symbol" w:hAnsi="Symbol" w:hint="default"/>
      </w:rPr>
    </w:lvl>
    <w:lvl w:ilvl="1" w:tplc="A042A874">
      <w:start w:val="1"/>
      <w:numFmt w:val="bullet"/>
      <w:lvlText w:val="o"/>
      <w:lvlJc w:val="left"/>
      <w:pPr>
        <w:ind w:left="1800" w:hanging="360"/>
      </w:pPr>
      <w:rPr>
        <w:rFonts w:ascii="Courier New" w:hAnsi="Courier New" w:hint="default"/>
      </w:rPr>
    </w:lvl>
    <w:lvl w:ilvl="2" w:tplc="0D32B43A">
      <w:start w:val="1"/>
      <w:numFmt w:val="bullet"/>
      <w:lvlText w:val=""/>
      <w:lvlJc w:val="left"/>
      <w:pPr>
        <w:ind w:left="2520" w:hanging="360"/>
      </w:pPr>
      <w:rPr>
        <w:rFonts w:ascii="Wingdings" w:hAnsi="Wingdings" w:hint="default"/>
      </w:rPr>
    </w:lvl>
    <w:lvl w:ilvl="3" w:tplc="9AA2BA80">
      <w:start w:val="1"/>
      <w:numFmt w:val="bullet"/>
      <w:lvlText w:val=""/>
      <w:lvlJc w:val="left"/>
      <w:pPr>
        <w:ind w:left="3240" w:hanging="360"/>
      </w:pPr>
      <w:rPr>
        <w:rFonts w:ascii="Symbol" w:hAnsi="Symbol" w:hint="default"/>
      </w:rPr>
    </w:lvl>
    <w:lvl w:ilvl="4" w:tplc="5B7AE156">
      <w:start w:val="1"/>
      <w:numFmt w:val="bullet"/>
      <w:lvlText w:val="o"/>
      <w:lvlJc w:val="left"/>
      <w:pPr>
        <w:ind w:left="3960" w:hanging="360"/>
      </w:pPr>
      <w:rPr>
        <w:rFonts w:ascii="Courier New" w:hAnsi="Courier New" w:hint="default"/>
      </w:rPr>
    </w:lvl>
    <w:lvl w:ilvl="5" w:tplc="1D328850">
      <w:start w:val="1"/>
      <w:numFmt w:val="bullet"/>
      <w:lvlText w:val=""/>
      <w:lvlJc w:val="left"/>
      <w:pPr>
        <w:ind w:left="4680" w:hanging="360"/>
      </w:pPr>
      <w:rPr>
        <w:rFonts w:ascii="Wingdings" w:hAnsi="Wingdings" w:hint="default"/>
      </w:rPr>
    </w:lvl>
    <w:lvl w:ilvl="6" w:tplc="DE285CA6">
      <w:start w:val="1"/>
      <w:numFmt w:val="bullet"/>
      <w:lvlText w:val=""/>
      <w:lvlJc w:val="left"/>
      <w:pPr>
        <w:ind w:left="5400" w:hanging="360"/>
      </w:pPr>
      <w:rPr>
        <w:rFonts w:ascii="Symbol" w:hAnsi="Symbol" w:hint="default"/>
      </w:rPr>
    </w:lvl>
    <w:lvl w:ilvl="7" w:tplc="A156EED0">
      <w:start w:val="1"/>
      <w:numFmt w:val="bullet"/>
      <w:lvlText w:val="o"/>
      <w:lvlJc w:val="left"/>
      <w:pPr>
        <w:ind w:left="6120" w:hanging="360"/>
      </w:pPr>
      <w:rPr>
        <w:rFonts w:ascii="Courier New" w:hAnsi="Courier New" w:hint="default"/>
      </w:rPr>
    </w:lvl>
    <w:lvl w:ilvl="8" w:tplc="3070ADAE">
      <w:start w:val="1"/>
      <w:numFmt w:val="bullet"/>
      <w:lvlText w:val=""/>
      <w:lvlJc w:val="left"/>
      <w:pPr>
        <w:ind w:left="6840" w:hanging="360"/>
      </w:pPr>
      <w:rPr>
        <w:rFonts w:ascii="Wingdings" w:hAnsi="Wingdings" w:hint="default"/>
      </w:rPr>
    </w:lvl>
  </w:abstractNum>
  <w:abstractNum w:abstractNumId="5" w15:restartNumberingAfterBreak="0">
    <w:nsid w:val="05D15A56"/>
    <w:multiLevelType w:val="hybridMultilevel"/>
    <w:tmpl w:val="AF12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1A2CEE"/>
    <w:multiLevelType w:val="hybridMultilevel"/>
    <w:tmpl w:val="A3A0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350141"/>
    <w:multiLevelType w:val="hybridMultilevel"/>
    <w:tmpl w:val="1D56BF44"/>
    <w:lvl w:ilvl="0" w:tplc="0409000F">
      <w:start w:val="1"/>
      <w:numFmt w:val="decimal"/>
      <w:lvlText w:val="%1."/>
      <w:lvlJc w:val="left"/>
      <w:pPr>
        <w:ind w:left="36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8" w15:restartNumberingAfterBreak="0">
    <w:nsid w:val="08571DF6"/>
    <w:multiLevelType w:val="hybridMultilevel"/>
    <w:tmpl w:val="4B6026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8C21F4A"/>
    <w:multiLevelType w:val="hybridMultilevel"/>
    <w:tmpl w:val="4470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3D6969"/>
    <w:multiLevelType w:val="hybridMultilevel"/>
    <w:tmpl w:val="FAC4F1C6"/>
    <w:lvl w:ilvl="0" w:tplc="07F0F5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99AC66"/>
    <w:multiLevelType w:val="hybridMultilevel"/>
    <w:tmpl w:val="475E48B6"/>
    <w:lvl w:ilvl="0" w:tplc="0642787C">
      <w:start w:val="1"/>
      <w:numFmt w:val="bullet"/>
      <w:lvlText w:val=""/>
      <w:lvlJc w:val="left"/>
      <w:pPr>
        <w:ind w:left="1080" w:hanging="360"/>
      </w:pPr>
      <w:rPr>
        <w:rFonts w:ascii="Symbol" w:hAnsi="Symbol" w:hint="default"/>
      </w:rPr>
    </w:lvl>
    <w:lvl w:ilvl="1" w:tplc="BA1C780E">
      <w:start w:val="1"/>
      <w:numFmt w:val="bullet"/>
      <w:lvlText w:val="o"/>
      <w:lvlJc w:val="left"/>
      <w:pPr>
        <w:ind w:left="1800" w:hanging="360"/>
      </w:pPr>
      <w:rPr>
        <w:rFonts w:ascii="Courier New" w:hAnsi="Courier New" w:hint="default"/>
      </w:rPr>
    </w:lvl>
    <w:lvl w:ilvl="2" w:tplc="1C74EBBE">
      <w:start w:val="1"/>
      <w:numFmt w:val="bullet"/>
      <w:lvlText w:val=""/>
      <w:lvlJc w:val="left"/>
      <w:pPr>
        <w:ind w:left="2520" w:hanging="360"/>
      </w:pPr>
      <w:rPr>
        <w:rFonts w:ascii="Wingdings" w:hAnsi="Wingdings" w:hint="default"/>
      </w:rPr>
    </w:lvl>
    <w:lvl w:ilvl="3" w:tplc="8BCA6FC0">
      <w:start w:val="1"/>
      <w:numFmt w:val="bullet"/>
      <w:lvlText w:val=""/>
      <w:lvlJc w:val="left"/>
      <w:pPr>
        <w:ind w:left="3240" w:hanging="360"/>
      </w:pPr>
      <w:rPr>
        <w:rFonts w:ascii="Symbol" w:hAnsi="Symbol" w:hint="default"/>
      </w:rPr>
    </w:lvl>
    <w:lvl w:ilvl="4" w:tplc="8F540A3C">
      <w:start w:val="1"/>
      <w:numFmt w:val="bullet"/>
      <w:lvlText w:val="o"/>
      <w:lvlJc w:val="left"/>
      <w:pPr>
        <w:ind w:left="3960" w:hanging="360"/>
      </w:pPr>
      <w:rPr>
        <w:rFonts w:ascii="Courier New" w:hAnsi="Courier New" w:hint="default"/>
      </w:rPr>
    </w:lvl>
    <w:lvl w:ilvl="5" w:tplc="1C789A9C">
      <w:start w:val="1"/>
      <w:numFmt w:val="bullet"/>
      <w:lvlText w:val=""/>
      <w:lvlJc w:val="left"/>
      <w:pPr>
        <w:ind w:left="4680" w:hanging="360"/>
      </w:pPr>
      <w:rPr>
        <w:rFonts w:ascii="Wingdings" w:hAnsi="Wingdings" w:hint="default"/>
      </w:rPr>
    </w:lvl>
    <w:lvl w:ilvl="6" w:tplc="BE9C01C0">
      <w:start w:val="1"/>
      <w:numFmt w:val="bullet"/>
      <w:lvlText w:val=""/>
      <w:lvlJc w:val="left"/>
      <w:pPr>
        <w:ind w:left="5400" w:hanging="360"/>
      </w:pPr>
      <w:rPr>
        <w:rFonts w:ascii="Symbol" w:hAnsi="Symbol" w:hint="default"/>
      </w:rPr>
    </w:lvl>
    <w:lvl w:ilvl="7" w:tplc="8960C04E">
      <w:start w:val="1"/>
      <w:numFmt w:val="bullet"/>
      <w:lvlText w:val="o"/>
      <w:lvlJc w:val="left"/>
      <w:pPr>
        <w:ind w:left="6120" w:hanging="360"/>
      </w:pPr>
      <w:rPr>
        <w:rFonts w:ascii="Courier New" w:hAnsi="Courier New" w:hint="default"/>
      </w:rPr>
    </w:lvl>
    <w:lvl w:ilvl="8" w:tplc="FC46A710">
      <w:start w:val="1"/>
      <w:numFmt w:val="bullet"/>
      <w:lvlText w:val=""/>
      <w:lvlJc w:val="left"/>
      <w:pPr>
        <w:ind w:left="6840" w:hanging="360"/>
      </w:pPr>
      <w:rPr>
        <w:rFonts w:ascii="Wingdings" w:hAnsi="Wingdings" w:hint="default"/>
      </w:rPr>
    </w:lvl>
  </w:abstractNum>
  <w:abstractNum w:abstractNumId="12" w15:restartNumberingAfterBreak="0">
    <w:nsid w:val="0EC13B13"/>
    <w:multiLevelType w:val="hybridMultilevel"/>
    <w:tmpl w:val="E13E923A"/>
    <w:lvl w:ilvl="0" w:tplc="243EE412">
      <w:start w:val="1"/>
      <w:numFmt w:val="bullet"/>
      <w:lvlText w:val=""/>
      <w:lvlJc w:val="left"/>
      <w:pPr>
        <w:ind w:left="1080" w:hanging="360"/>
      </w:pPr>
      <w:rPr>
        <w:rFonts w:ascii="Symbol" w:hAnsi="Symbol" w:hint="default"/>
      </w:rPr>
    </w:lvl>
    <w:lvl w:ilvl="1" w:tplc="2F46EDDC">
      <w:start w:val="1"/>
      <w:numFmt w:val="bullet"/>
      <w:lvlText w:val="o"/>
      <w:lvlJc w:val="left"/>
      <w:pPr>
        <w:ind w:left="1800" w:hanging="360"/>
      </w:pPr>
      <w:rPr>
        <w:rFonts w:ascii="Courier New" w:hAnsi="Courier New" w:hint="default"/>
      </w:rPr>
    </w:lvl>
    <w:lvl w:ilvl="2" w:tplc="B630E1B8">
      <w:start w:val="1"/>
      <w:numFmt w:val="bullet"/>
      <w:lvlText w:val=""/>
      <w:lvlJc w:val="left"/>
      <w:pPr>
        <w:ind w:left="2520" w:hanging="360"/>
      </w:pPr>
      <w:rPr>
        <w:rFonts w:ascii="Wingdings" w:hAnsi="Wingdings" w:hint="default"/>
      </w:rPr>
    </w:lvl>
    <w:lvl w:ilvl="3" w:tplc="0A6C1014">
      <w:start w:val="1"/>
      <w:numFmt w:val="bullet"/>
      <w:lvlText w:val=""/>
      <w:lvlJc w:val="left"/>
      <w:pPr>
        <w:ind w:left="3240" w:hanging="360"/>
      </w:pPr>
      <w:rPr>
        <w:rFonts w:ascii="Symbol" w:hAnsi="Symbol" w:hint="default"/>
      </w:rPr>
    </w:lvl>
    <w:lvl w:ilvl="4" w:tplc="45BEFBA4">
      <w:start w:val="1"/>
      <w:numFmt w:val="bullet"/>
      <w:lvlText w:val="o"/>
      <w:lvlJc w:val="left"/>
      <w:pPr>
        <w:ind w:left="3960" w:hanging="360"/>
      </w:pPr>
      <w:rPr>
        <w:rFonts w:ascii="Courier New" w:hAnsi="Courier New" w:hint="default"/>
      </w:rPr>
    </w:lvl>
    <w:lvl w:ilvl="5" w:tplc="7AE889D4">
      <w:start w:val="1"/>
      <w:numFmt w:val="bullet"/>
      <w:lvlText w:val=""/>
      <w:lvlJc w:val="left"/>
      <w:pPr>
        <w:ind w:left="4680" w:hanging="360"/>
      </w:pPr>
      <w:rPr>
        <w:rFonts w:ascii="Wingdings" w:hAnsi="Wingdings" w:hint="default"/>
      </w:rPr>
    </w:lvl>
    <w:lvl w:ilvl="6" w:tplc="0C0A3464">
      <w:start w:val="1"/>
      <w:numFmt w:val="bullet"/>
      <w:lvlText w:val=""/>
      <w:lvlJc w:val="left"/>
      <w:pPr>
        <w:ind w:left="5400" w:hanging="360"/>
      </w:pPr>
      <w:rPr>
        <w:rFonts w:ascii="Symbol" w:hAnsi="Symbol" w:hint="default"/>
      </w:rPr>
    </w:lvl>
    <w:lvl w:ilvl="7" w:tplc="4EDE2372">
      <w:start w:val="1"/>
      <w:numFmt w:val="bullet"/>
      <w:lvlText w:val="o"/>
      <w:lvlJc w:val="left"/>
      <w:pPr>
        <w:ind w:left="6120" w:hanging="360"/>
      </w:pPr>
      <w:rPr>
        <w:rFonts w:ascii="Courier New" w:hAnsi="Courier New" w:hint="default"/>
      </w:rPr>
    </w:lvl>
    <w:lvl w:ilvl="8" w:tplc="5218F1FA">
      <w:start w:val="1"/>
      <w:numFmt w:val="bullet"/>
      <w:lvlText w:val=""/>
      <w:lvlJc w:val="left"/>
      <w:pPr>
        <w:ind w:left="6840" w:hanging="360"/>
      </w:pPr>
      <w:rPr>
        <w:rFonts w:ascii="Wingdings" w:hAnsi="Wingdings" w:hint="default"/>
      </w:rPr>
    </w:lvl>
  </w:abstractNum>
  <w:abstractNum w:abstractNumId="13" w15:restartNumberingAfterBreak="0">
    <w:nsid w:val="0F3D3BDA"/>
    <w:multiLevelType w:val="hybridMultilevel"/>
    <w:tmpl w:val="A38CBA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0AA08E"/>
    <w:multiLevelType w:val="hybridMultilevel"/>
    <w:tmpl w:val="3BFC89C6"/>
    <w:lvl w:ilvl="0" w:tplc="F97CBFB6">
      <w:start w:val="1"/>
      <w:numFmt w:val="bullet"/>
      <w:lvlText w:val=""/>
      <w:lvlJc w:val="left"/>
      <w:pPr>
        <w:ind w:left="1080" w:hanging="360"/>
      </w:pPr>
      <w:rPr>
        <w:rFonts w:ascii="Symbol" w:hAnsi="Symbol" w:hint="default"/>
      </w:rPr>
    </w:lvl>
    <w:lvl w:ilvl="1" w:tplc="1F8E0C90">
      <w:start w:val="1"/>
      <w:numFmt w:val="bullet"/>
      <w:lvlText w:val="o"/>
      <w:lvlJc w:val="left"/>
      <w:pPr>
        <w:ind w:left="1800" w:hanging="360"/>
      </w:pPr>
      <w:rPr>
        <w:rFonts w:ascii="Courier New" w:hAnsi="Courier New" w:hint="default"/>
      </w:rPr>
    </w:lvl>
    <w:lvl w:ilvl="2" w:tplc="4014B246">
      <w:start w:val="1"/>
      <w:numFmt w:val="bullet"/>
      <w:lvlText w:val=""/>
      <w:lvlJc w:val="left"/>
      <w:pPr>
        <w:ind w:left="2520" w:hanging="360"/>
      </w:pPr>
      <w:rPr>
        <w:rFonts w:ascii="Wingdings" w:hAnsi="Wingdings" w:hint="default"/>
      </w:rPr>
    </w:lvl>
    <w:lvl w:ilvl="3" w:tplc="B1C440EE">
      <w:start w:val="1"/>
      <w:numFmt w:val="bullet"/>
      <w:lvlText w:val=""/>
      <w:lvlJc w:val="left"/>
      <w:pPr>
        <w:ind w:left="3240" w:hanging="360"/>
      </w:pPr>
      <w:rPr>
        <w:rFonts w:ascii="Symbol" w:hAnsi="Symbol" w:hint="default"/>
      </w:rPr>
    </w:lvl>
    <w:lvl w:ilvl="4" w:tplc="37C8736C">
      <w:start w:val="1"/>
      <w:numFmt w:val="bullet"/>
      <w:lvlText w:val="o"/>
      <w:lvlJc w:val="left"/>
      <w:pPr>
        <w:ind w:left="3960" w:hanging="360"/>
      </w:pPr>
      <w:rPr>
        <w:rFonts w:ascii="Courier New" w:hAnsi="Courier New" w:hint="default"/>
      </w:rPr>
    </w:lvl>
    <w:lvl w:ilvl="5" w:tplc="5658FAFC">
      <w:start w:val="1"/>
      <w:numFmt w:val="bullet"/>
      <w:lvlText w:val=""/>
      <w:lvlJc w:val="left"/>
      <w:pPr>
        <w:ind w:left="4680" w:hanging="360"/>
      </w:pPr>
      <w:rPr>
        <w:rFonts w:ascii="Wingdings" w:hAnsi="Wingdings" w:hint="default"/>
      </w:rPr>
    </w:lvl>
    <w:lvl w:ilvl="6" w:tplc="16E49FEE">
      <w:start w:val="1"/>
      <w:numFmt w:val="bullet"/>
      <w:lvlText w:val=""/>
      <w:lvlJc w:val="left"/>
      <w:pPr>
        <w:ind w:left="5400" w:hanging="360"/>
      </w:pPr>
      <w:rPr>
        <w:rFonts w:ascii="Symbol" w:hAnsi="Symbol" w:hint="default"/>
      </w:rPr>
    </w:lvl>
    <w:lvl w:ilvl="7" w:tplc="E40060F6">
      <w:start w:val="1"/>
      <w:numFmt w:val="bullet"/>
      <w:lvlText w:val="o"/>
      <w:lvlJc w:val="left"/>
      <w:pPr>
        <w:ind w:left="6120" w:hanging="360"/>
      </w:pPr>
      <w:rPr>
        <w:rFonts w:ascii="Courier New" w:hAnsi="Courier New" w:hint="default"/>
      </w:rPr>
    </w:lvl>
    <w:lvl w:ilvl="8" w:tplc="1BB45246">
      <w:start w:val="1"/>
      <w:numFmt w:val="bullet"/>
      <w:lvlText w:val=""/>
      <w:lvlJc w:val="left"/>
      <w:pPr>
        <w:ind w:left="6840" w:hanging="360"/>
      </w:pPr>
      <w:rPr>
        <w:rFonts w:ascii="Wingdings" w:hAnsi="Wingdings" w:hint="default"/>
      </w:rPr>
    </w:lvl>
  </w:abstractNum>
  <w:abstractNum w:abstractNumId="15" w15:restartNumberingAfterBreak="0">
    <w:nsid w:val="11297FEA"/>
    <w:multiLevelType w:val="hybridMultilevel"/>
    <w:tmpl w:val="F2FA1EC0"/>
    <w:lvl w:ilvl="0" w:tplc="5694C790">
      <w:start w:val="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4C1354"/>
    <w:multiLevelType w:val="hybridMultilevel"/>
    <w:tmpl w:val="81225E1C"/>
    <w:lvl w:ilvl="0" w:tplc="AB205920">
      <w:start w:val="1"/>
      <w:numFmt w:val="bullet"/>
      <w:lvlText w:val="-"/>
      <w:lvlJc w:val="left"/>
      <w:pPr>
        <w:ind w:left="1080" w:hanging="360"/>
      </w:pPr>
      <w:rPr>
        <w:rFonts w:ascii="Aptos" w:hAnsi="Aptos" w:hint="default"/>
      </w:rPr>
    </w:lvl>
    <w:lvl w:ilvl="1" w:tplc="7C94A3BC">
      <w:start w:val="1"/>
      <w:numFmt w:val="bullet"/>
      <w:lvlText w:val="o"/>
      <w:lvlJc w:val="left"/>
      <w:pPr>
        <w:ind w:left="1800" w:hanging="360"/>
      </w:pPr>
      <w:rPr>
        <w:rFonts w:ascii="Courier New" w:hAnsi="Courier New" w:hint="default"/>
      </w:rPr>
    </w:lvl>
    <w:lvl w:ilvl="2" w:tplc="E6028DFC">
      <w:start w:val="1"/>
      <w:numFmt w:val="bullet"/>
      <w:lvlText w:val=""/>
      <w:lvlJc w:val="left"/>
      <w:pPr>
        <w:ind w:left="2520" w:hanging="360"/>
      </w:pPr>
      <w:rPr>
        <w:rFonts w:ascii="Wingdings" w:hAnsi="Wingdings" w:hint="default"/>
      </w:rPr>
    </w:lvl>
    <w:lvl w:ilvl="3" w:tplc="A0E86BE4">
      <w:start w:val="1"/>
      <w:numFmt w:val="bullet"/>
      <w:lvlText w:val=""/>
      <w:lvlJc w:val="left"/>
      <w:pPr>
        <w:ind w:left="3240" w:hanging="360"/>
      </w:pPr>
      <w:rPr>
        <w:rFonts w:ascii="Symbol" w:hAnsi="Symbol" w:hint="default"/>
      </w:rPr>
    </w:lvl>
    <w:lvl w:ilvl="4" w:tplc="A4388866">
      <w:start w:val="1"/>
      <w:numFmt w:val="bullet"/>
      <w:lvlText w:val="o"/>
      <w:lvlJc w:val="left"/>
      <w:pPr>
        <w:ind w:left="3960" w:hanging="360"/>
      </w:pPr>
      <w:rPr>
        <w:rFonts w:ascii="Courier New" w:hAnsi="Courier New" w:hint="default"/>
      </w:rPr>
    </w:lvl>
    <w:lvl w:ilvl="5" w:tplc="461402AE">
      <w:start w:val="1"/>
      <w:numFmt w:val="bullet"/>
      <w:lvlText w:val=""/>
      <w:lvlJc w:val="left"/>
      <w:pPr>
        <w:ind w:left="4680" w:hanging="360"/>
      </w:pPr>
      <w:rPr>
        <w:rFonts w:ascii="Wingdings" w:hAnsi="Wingdings" w:hint="default"/>
      </w:rPr>
    </w:lvl>
    <w:lvl w:ilvl="6" w:tplc="334EBB54">
      <w:start w:val="1"/>
      <w:numFmt w:val="bullet"/>
      <w:lvlText w:val=""/>
      <w:lvlJc w:val="left"/>
      <w:pPr>
        <w:ind w:left="5400" w:hanging="360"/>
      </w:pPr>
      <w:rPr>
        <w:rFonts w:ascii="Symbol" w:hAnsi="Symbol" w:hint="default"/>
      </w:rPr>
    </w:lvl>
    <w:lvl w:ilvl="7" w:tplc="FAA070DA">
      <w:start w:val="1"/>
      <w:numFmt w:val="bullet"/>
      <w:lvlText w:val="o"/>
      <w:lvlJc w:val="left"/>
      <w:pPr>
        <w:ind w:left="6120" w:hanging="360"/>
      </w:pPr>
      <w:rPr>
        <w:rFonts w:ascii="Courier New" w:hAnsi="Courier New" w:hint="default"/>
      </w:rPr>
    </w:lvl>
    <w:lvl w:ilvl="8" w:tplc="CD7CCD86">
      <w:start w:val="1"/>
      <w:numFmt w:val="bullet"/>
      <w:lvlText w:val=""/>
      <w:lvlJc w:val="left"/>
      <w:pPr>
        <w:ind w:left="6840" w:hanging="360"/>
      </w:pPr>
      <w:rPr>
        <w:rFonts w:ascii="Wingdings" w:hAnsi="Wingdings" w:hint="default"/>
      </w:rPr>
    </w:lvl>
  </w:abstractNum>
  <w:abstractNum w:abstractNumId="17" w15:restartNumberingAfterBreak="0">
    <w:nsid w:val="1200466E"/>
    <w:multiLevelType w:val="hybridMultilevel"/>
    <w:tmpl w:val="5AAC1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53849B"/>
    <w:multiLevelType w:val="hybridMultilevel"/>
    <w:tmpl w:val="97A4F708"/>
    <w:lvl w:ilvl="0" w:tplc="6F6CEE02">
      <w:start w:val="1"/>
      <w:numFmt w:val="bullet"/>
      <w:lvlText w:val=""/>
      <w:lvlJc w:val="left"/>
      <w:pPr>
        <w:ind w:left="720" w:hanging="360"/>
      </w:pPr>
      <w:rPr>
        <w:rFonts w:ascii="Symbol" w:hAnsi="Symbol" w:hint="default"/>
      </w:rPr>
    </w:lvl>
    <w:lvl w:ilvl="1" w:tplc="6BC49604">
      <w:start w:val="1"/>
      <w:numFmt w:val="bullet"/>
      <w:lvlText w:val="o"/>
      <w:lvlJc w:val="left"/>
      <w:pPr>
        <w:ind w:left="1440" w:hanging="360"/>
      </w:pPr>
      <w:rPr>
        <w:rFonts w:ascii="Courier New" w:hAnsi="Courier New" w:hint="default"/>
      </w:rPr>
    </w:lvl>
    <w:lvl w:ilvl="2" w:tplc="7E6A45B4">
      <w:start w:val="1"/>
      <w:numFmt w:val="bullet"/>
      <w:lvlText w:val=""/>
      <w:lvlJc w:val="left"/>
      <w:pPr>
        <w:ind w:left="2160" w:hanging="360"/>
      </w:pPr>
      <w:rPr>
        <w:rFonts w:ascii="Wingdings" w:hAnsi="Wingdings" w:hint="default"/>
      </w:rPr>
    </w:lvl>
    <w:lvl w:ilvl="3" w:tplc="9094F34E">
      <w:start w:val="1"/>
      <w:numFmt w:val="bullet"/>
      <w:lvlText w:val=""/>
      <w:lvlJc w:val="left"/>
      <w:pPr>
        <w:ind w:left="2880" w:hanging="360"/>
      </w:pPr>
      <w:rPr>
        <w:rFonts w:ascii="Symbol" w:hAnsi="Symbol" w:hint="default"/>
      </w:rPr>
    </w:lvl>
    <w:lvl w:ilvl="4" w:tplc="BDDE8616">
      <w:start w:val="1"/>
      <w:numFmt w:val="bullet"/>
      <w:lvlText w:val="o"/>
      <w:lvlJc w:val="left"/>
      <w:pPr>
        <w:ind w:left="3600" w:hanging="360"/>
      </w:pPr>
      <w:rPr>
        <w:rFonts w:ascii="Courier New" w:hAnsi="Courier New" w:hint="default"/>
      </w:rPr>
    </w:lvl>
    <w:lvl w:ilvl="5" w:tplc="5A5AB60C">
      <w:start w:val="1"/>
      <w:numFmt w:val="bullet"/>
      <w:lvlText w:val=""/>
      <w:lvlJc w:val="left"/>
      <w:pPr>
        <w:ind w:left="4320" w:hanging="360"/>
      </w:pPr>
      <w:rPr>
        <w:rFonts w:ascii="Wingdings" w:hAnsi="Wingdings" w:hint="default"/>
      </w:rPr>
    </w:lvl>
    <w:lvl w:ilvl="6" w:tplc="6D48D55A">
      <w:start w:val="1"/>
      <w:numFmt w:val="bullet"/>
      <w:lvlText w:val=""/>
      <w:lvlJc w:val="left"/>
      <w:pPr>
        <w:ind w:left="5040" w:hanging="360"/>
      </w:pPr>
      <w:rPr>
        <w:rFonts w:ascii="Symbol" w:hAnsi="Symbol" w:hint="default"/>
      </w:rPr>
    </w:lvl>
    <w:lvl w:ilvl="7" w:tplc="810AD00E">
      <w:start w:val="1"/>
      <w:numFmt w:val="bullet"/>
      <w:lvlText w:val="o"/>
      <w:lvlJc w:val="left"/>
      <w:pPr>
        <w:ind w:left="5760" w:hanging="360"/>
      </w:pPr>
      <w:rPr>
        <w:rFonts w:ascii="Courier New" w:hAnsi="Courier New" w:hint="default"/>
      </w:rPr>
    </w:lvl>
    <w:lvl w:ilvl="8" w:tplc="404C1A3C">
      <w:start w:val="1"/>
      <w:numFmt w:val="bullet"/>
      <w:lvlText w:val=""/>
      <w:lvlJc w:val="left"/>
      <w:pPr>
        <w:ind w:left="6480" w:hanging="360"/>
      </w:pPr>
      <w:rPr>
        <w:rFonts w:ascii="Wingdings" w:hAnsi="Wingdings" w:hint="default"/>
      </w:rPr>
    </w:lvl>
  </w:abstractNum>
  <w:abstractNum w:abstractNumId="19" w15:restartNumberingAfterBreak="0">
    <w:nsid w:val="130C58F8"/>
    <w:multiLevelType w:val="hybridMultilevel"/>
    <w:tmpl w:val="38161996"/>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13252697"/>
    <w:multiLevelType w:val="hybridMultilevel"/>
    <w:tmpl w:val="6646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1A6236"/>
    <w:multiLevelType w:val="hybridMultilevel"/>
    <w:tmpl w:val="0442D2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67839C4"/>
    <w:multiLevelType w:val="hybridMultilevel"/>
    <w:tmpl w:val="A9280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EF43EA"/>
    <w:multiLevelType w:val="hybridMultilevel"/>
    <w:tmpl w:val="4D56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2A0F13"/>
    <w:multiLevelType w:val="hybridMultilevel"/>
    <w:tmpl w:val="1B9A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0A2BF9"/>
    <w:multiLevelType w:val="hybridMultilevel"/>
    <w:tmpl w:val="29B6AFAC"/>
    <w:lvl w:ilvl="0" w:tplc="FFFFFFFF">
      <w:start w:val="1"/>
      <w:numFmt w:val="decimal"/>
      <w:lvlText w:val="%1."/>
      <w:lvlJc w:val="left"/>
      <w:pPr>
        <w:ind w:left="38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6" w15:restartNumberingAfterBreak="0">
    <w:nsid w:val="1C32504C"/>
    <w:multiLevelType w:val="hybridMultilevel"/>
    <w:tmpl w:val="8632B612"/>
    <w:lvl w:ilvl="0" w:tplc="E86060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7D665F"/>
    <w:multiLevelType w:val="hybridMultilevel"/>
    <w:tmpl w:val="0D4A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7D4838"/>
    <w:multiLevelType w:val="hybridMultilevel"/>
    <w:tmpl w:val="7AFC9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4685D92"/>
    <w:multiLevelType w:val="hybridMultilevel"/>
    <w:tmpl w:val="EEFE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863C29"/>
    <w:multiLevelType w:val="hybridMultilevel"/>
    <w:tmpl w:val="6C36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345909"/>
    <w:multiLevelType w:val="hybridMultilevel"/>
    <w:tmpl w:val="FF840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862105"/>
    <w:multiLevelType w:val="hybridMultilevel"/>
    <w:tmpl w:val="14D8281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3" w15:restartNumberingAfterBreak="0">
    <w:nsid w:val="2B784E04"/>
    <w:multiLevelType w:val="hybridMultilevel"/>
    <w:tmpl w:val="2758B166"/>
    <w:lvl w:ilvl="0" w:tplc="D89A28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2E8B4C1E"/>
    <w:multiLevelType w:val="hybridMultilevel"/>
    <w:tmpl w:val="F86AC22C"/>
    <w:lvl w:ilvl="0" w:tplc="AA923F2A">
      <w:start w:val="12"/>
      <w:numFmt w:val="decimal"/>
      <w:lvlText w:val="%1."/>
      <w:lvlJc w:val="left"/>
      <w:pPr>
        <w:ind w:left="1440" w:hanging="360"/>
      </w:pPr>
      <w:rPr>
        <w:rFonts w:hint="default"/>
        <w:b/>
        <w:bCs/>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2F7F4648"/>
    <w:multiLevelType w:val="hybridMultilevel"/>
    <w:tmpl w:val="82B4AB52"/>
    <w:lvl w:ilvl="0" w:tplc="F336E970">
      <w:start w:val="1"/>
      <w:numFmt w:val="bullet"/>
      <w:lvlText w:val=""/>
      <w:lvlJc w:val="left"/>
      <w:pPr>
        <w:ind w:left="1080" w:hanging="360"/>
      </w:pPr>
      <w:rPr>
        <w:rFonts w:ascii="Symbol" w:hAnsi="Symbol" w:hint="default"/>
      </w:rPr>
    </w:lvl>
    <w:lvl w:ilvl="1" w:tplc="2D149E30">
      <w:start w:val="1"/>
      <w:numFmt w:val="bullet"/>
      <w:lvlText w:val="o"/>
      <w:lvlJc w:val="left"/>
      <w:pPr>
        <w:ind w:left="1800" w:hanging="360"/>
      </w:pPr>
      <w:rPr>
        <w:rFonts w:ascii="Courier New" w:hAnsi="Courier New" w:hint="default"/>
      </w:rPr>
    </w:lvl>
    <w:lvl w:ilvl="2" w:tplc="0E183314">
      <w:start w:val="1"/>
      <w:numFmt w:val="bullet"/>
      <w:lvlText w:val=""/>
      <w:lvlJc w:val="left"/>
      <w:pPr>
        <w:ind w:left="2520" w:hanging="360"/>
      </w:pPr>
      <w:rPr>
        <w:rFonts w:ascii="Wingdings" w:hAnsi="Wingdings" w:hint="default"/>
      </w:rPr>
    </w:lvl>
    <w:lvl w:ilvl="3" w:tplc="E8B61652">
      <w:start w:val="1"/>
      <w:numFmt w:val="bullet"/>
      <w:lvlText w:val=""/>
      <w:lvlJc w:val="left"/>
      <w:pPr>
        <w:ind w:left="3240" w:hanging="360"/>
      </w:pPr>
      <w:rPr>
        <w:rFonts w:ascii="Symbol" w:hAnsi="Symbol" w:hint="default"/>
      </w:rPr>
    </w:lvl>
    <w:lvl w:ilvl="4" w:tplc="9BEC2BEE">
      <w:start w:val="1"/>
      <w:numFmt w:val="bullet"/>
      <w:lvlText w:val="o"/>
      <w:lvlJc w:val="left"/>
      <w:pPr>
        <w:ind w:left="3960" w:hanging="360"/>
      </w:pPr>
      <w:rPr>
        <w:rFonts w:ascii="Courier New" w:hAnsi="Courier New" w:hint="default"/>
      </w:rPr>
    </w:lvl>
    <w:lvl w:ilvl="5" w:tplc="922AF74E">
      <w:start w:val="1"/>
      <w:numFmt w:val="bullet"/>
      <w:lvlText w:val=""/>
      <w:lvlJc w:val="left"/>
      <w:pPr>
        <w:ind w:left="4680" w:hanging="360"/>
      </w:pPr>
      <w:rPr>
        <w:rFonts w:ascii="Wingdings" w:hAnsi="Wingdings" w:hint="default"/>
      </w:rPr>
    </w:lvl>
    <w:lvl w:ilvl="6" w:tplc="083663A4">
      <w:start w:val="1"/>
      <w:numFmt w:val="bullet"/>
      <w:lvlText w:val=""/>
      <w:lvlJc w:val="left"/>
      <w:pPr>
        <w:ind w:left="5400" w:hanging="360"/>
      </w:pPr>
      <w:rPr>
        <w:rFonts w:ascii="Symbol" w:hAnsi="Symbol" w:hint="default"/>
      </w:rPr>
    </w:lvl>
    <w:lvl w:ilvl="7" w:tplc="EF9A75CA">
      <w:start w:val="1"/>
      <w:numFmt w:val="bullet"/>
      <w:lvlText w:val="o"/>
      <w:lvlJc w:val="left"/>
      <w:pPr>
        <w:ind w:left="6120" w:hanging="360"/>
      </w:pPr>
      <w:rPr>
        <w:rFonts w:ascii="Courier New" w:hAnsi="Courier New" w:hint="default"/>
      </w:rPr>
    </w:lvl>
    <w:lvl w:ilvl="8" w:tplc="42926DA2">
      <w:start w:val="1"/>
      <w:numFmt w:val="bullet"/>
      <w:lvlText w:val=""/>
      <w:lvlJc w:val="left"/>
      <w:pPr>
        <w:ind w:left="6840" w:hanging="360"/>
      </w:pPr>
      <w:rPr>
        <w:rFonts w:ascii="Wingdings" w:hAnsi="Wingdings" w:hint="default"/>
      </w:rPr>
    </w:lvl>
  </w:abstractNum>
  <w:abstractNum w:abstractNumId="36" w15:restartNumberingAfterBreak="0">
    <w:nsid w:val="300E3C30"/>
    <w:multiLevelType w:val="hybridMultilevel"/>
    <w:tmpl w:val="82D6CC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0AD09B7"/>
    <w:multiLevelType w:val="hybridMultilevel"/>
    <w:tmpl w:val="CC046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B3ACA"/>
    <w:multiLevelType w:val="hybridMultilevel"/>
    <w:tmpl w:val="3C4A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5A26DD"/>
    <w:multiLevelType w:val="hybridMultilevel"/>
    <w:tmpl w:val="89AAC2DA"/>
    <w:lvl w:ilvl="0" w:tplc="CC986950">
      <w:start w:val="1"/>
      <w:numFmt w:val="bullet"/>
      <w:lvlText w:val=""/>
      <w:lvlJc w:val="left"/>
      <w:pPr>
        <w:ind w:left="1080" w:hanging="360"/>
      </w:pPr>
      <w:rPr>
        <w:rFonts w:ascii="Symbol" w:hAnsi="Symbol" w:hint="default"/>
      </w:rPr>
    </w:lvl>
    <w:lvl w:ilvl="1" w:tplc="B2A04C48">
      <w:start w:val="1"/>
      <w:numFmt w:val="bullet"/>
      <w:lvlText w:val="o"/>
      <w:lvlJc w:val="left"/>
      <w:pPr>
        <w:ind w:left="1800" w:hanging="360"/>
      </w:pPr>
      <w:rPr>
        <w:rFonts w:ascii="Courier New" w:hAnsi="Courier New" w:hint="default"/>
      </w:rPr>
    </w:lvl>
    <w:lvl w:ilvl="2" w:tplc="FBF0E4D2">
      <w:start w:val="1"/>
      <w:numFmt w:val="bullet"/>
      <w:lvlText w:val=""/>
      <w:lvlJc w:val="left"/>
      <w:pPr>
        <w:ind w:left="2520" w:hanging="360"/>
      </w:pPr>
      <w:rPr>
        <w:rFonts w:ascii="Wingdings" w:hAnsi="Wingdings" w:hint="default"/>
      </w:rPr>
    </w:lvl>
    <w:lvl w:ilvl="3" w:tplc="F784214E">
      <w:start w:val="1"/>
      <w:numFmt w:val="bullet"/>
      <w:lvlText w:val=""/>
      <w:lvlJc w:val="left"/>
      <w:pPr>
        <w:ind w:left="3240" w:hanging="360"/>
      </w:pPr>
      <w:rPr>
        <w:rFonts w:ascii="Symbol" w:hAnsi="Symbol" w:hint="default"/>
      </w:rPr>
    </w:lvl>
    <w:lvl w:ilvl="4" w:tplc="EEA6E6E0">
      <w:start w:val="1"/>
      <w:numFmt w:val="bullet"/>
      <w:lvlText w:val="o"/>
      <w:lvlJc w:val="left"/>
      <w:pPr>
        <w:ind w:left="3960" w:hanging="360"/>
      </w:pPr>
      <w:rPr>
        <w:rFonts w:ascii="Courier New" w:hAnsi="Courier New" w:hint="default"/>
      </w:rPr>
    </w:lvl>
    <w:lvl w:ilvl="5" w:tplc="DD989E96">
      <w:start w:val="1"/>
      <w:numFmt w:val="bullet"/>
      <w:lvlText w:val=""/>
      <w:lvlJc w:val="left"/>
      <w:pPr>
        <w:ind w:left="4680" w:hanging="360"/>
      </w:pPr>
      <w:rPr>
        <w:rFonts w:ascii="Wingdings" w:hAnsi="Wingdings" w:hint="default"/>
      </w:rPr>
    </w:lvl>
    <w:lvl w:ilvl="6" w:tplc="6BD44590">
      <w:start w:val="1"/>
      <w:numFmt w:val="bullet"/>
      <w:lvlText w:val=""/>
      <w:lvlJc w:val="left"/>
      <w:pPr>
        <w:ind w:left="5400" w:hanging="360"/>
      </w:pPr>
      <w:rPr>
        <w:rFonts w:ascii="Symbol" w:hAnsi="Symbol" w:hint="default"/>
      </w:rPr>
    </w:lvl>
    <w:lvl w:ilvl="7" w:tplc="2ECC9146">
      <w:start w:val="1"/>
      <w:numFmt w:val="bullet"/>
      <w:lvlText w:val="o"/>
      <w:lvlJc w:val="left"/>
      <w:pPr>
        <w:ind w:left="6120" w:hanging="360"/>
      </w:pPr>
      <w:rPr>
        <w:rFonts w:ascii="Courier New" w:hAnsi="Courier New" w:hint="default"/>
      </w:rPr>
    </w:lvl>
    <w:lvl w:ilvl="8" w:tplc="A47E2148">
      <w:start w:val="1"/>
      <w:numFmt w:val="bullet"/>
      <w:lvlText w:val=""/>
      <w:lvlJc w:val="left"/>
      <w:pPr>
        <w:ind w:left="6840" w:hanging="360"/>
      </w:pPr>
      <w:rPr>
        <w:rFonts w:ascii="Wingdings" w:hAnsi="Wingdings" w:hint="default"/>
      </w:rPr>
    </w:lvl>
  </w:abstractNum>
  <w:abstractNum w:abstractNumId="40" w15:restartNumberingAfterBreak="0">
    <w:nsid w:val="328C50B5"/>
    <w:multiLevelType w:val="hybridMultilevel"/>
    <w:tmpl w:val="1006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96307A"/>
    <w:multiLevelType w:val="hybridMultilevel"/>
    <w:tmpl w:val="07D2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A20D6A"/>
    <w:multiLevelType w:val="hybridMultilevel"/>
    <w:tmpl w:val="7B165AE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15:restartNumberingAfterBreak="0">
    <w:nsid w:val="33C006B6"/>
    <w:multiLevelType w:val="hybridMultilevel"/>
    <w:tmpl w:val="8D660D84"/>
    <w:lvl w:ilvl="0" w:tplc="FFFFFFFF">
      <w:start w:val="1"/>
      <w:numFmt w:val="decimal"/>
      <w:lvlText w:val="%1."/>
      <w:lvlJc w:val="left"/>
      <w:pPr>
        <w:ind w:left="11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44" w15:restartNumberingAfterBreak="0">
    <w:nsid w:val="350F3129"/>
    <w:multiLevelType w:val="hybridMultilevel"/>
    <w:tmpl w:val="4FE80D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66919E9"/>
    <w:multiLevelType w:val="hybridMultilevel"/>
    <w:tmpl w:val="65AAB8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8572518"/>
    <w:multiLevelType w:val="hybridMultilevel"/>
    <w:tmpl w:val="96BA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CA557B"/>
    <w:multiLevelType w:val="hybridMultilevel"/>
    <w:tmpl w:val="548E5834"/>
    <w:lvl w:ilvl="0" w:tplc="E708BBD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8F95ED9"/>
    <w:multiLevelType w:val="hybridMultilevel"/>
    <w:tmpl w:val="FA1A74E8"/>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8FA1EE2"/>
    <w:multiLevelType w:val="hybridMultilevel"/>
    <w:tmpl w:val="7C6CAFF0"/>
    <w:lvl w:ilvl="0" w:tplc="0FC20C1A">
      <w:start w:val="1"/>
      <w:numFmt w:val="upperRoman"/>
      <w:lvlText w:val="%1."/>
      <w:lvlJc w:val="left"/>
      <w:pPr>
        <w:ind w:left="1350" w:hanging="720"/>
      </w:pPr>
      <w:rPr>
        <w:rFonts w:hint="default"/>
        <w:b/>
        <w:bCs w:val="0"/>
        <w:sz w:val="32"/>
        <w:szCs w:val="32"/>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0" w15:restartNumberingAfterBreak="0">
    <w:nsid w:val="3AD9EEC1"/>
    <w:multiLevelType w:val="hybridMultilevel"/>
    <w:tmpl w:val="B5CAA8C6"/>
    <w:lvl w:ilvl="0" w:tplc="418CFDC0">
      <w:start w:val="1"/>
      <w:numFmt w:val="bullet"/>
      <w:lvlText w:val=""/>
      <w:lvlJc w:val="left"/>
      <w:pPr>
        <w:ind w:left="1080" w:hanging="360"/>
      </w:pPr>
      <w:rPr>
        <w:rFonts w:ascii="Symbol" w:hAnsi="Symbol" w:hint="default"/>
      </w:rPr>
    </w:lvl>
    <w:lvl w:ilvl="1" w:tplc="5CC687B4">
      <w:start w:val="1"/>
      <w:numFmt w:val="bullet"/>
      <w:lvlText w:val="o"/>
      <w:lvlJc w:val="left"/>
      <w:pPr>
        <w:ind w:left="1800" w:hanging="360"/>
      </w:pPr>
      <w:rPr>
        <w:rFonts w:ascii="Courier New" w:hAnsi="Courier New" w:hint="default"/>
      </w:rPr>
    </w:lvl>
    <w:lvl w:ilvl="2" w:tplc="6D4EB304">
      <w:start w:val="1"/>
      <w:numFmt w:val="bullet"/>
      <w:lvlText w:val=""/>
      <w:lvlJc w:val="left"/>
      <w:pPr>
        <w:ind w:left="2520" w:hanging="360"/>
      </w:pPr>
      <w:rPr>
        <w:rFonts w:ascii="Wingdings" w:hAnsi="Wingdings" w:hint="default"/>
      </w:rPr>
    </w:lvl>
    <w:lvl w:ilvl="3" w:tplc="0C905680">
      <w:start w:val="1"/>
      <w:numFmt w:val="bullet"/>
      <w:lvlText w:val=""/>
      <w:lvlJc w:val="left"/>
      <w:pPr>
        <w:ind w:left="3240" w:hanging="360"/>
      </w:pPr>
      <w:rPr>
        <w:rFonts w:ascii="Symbol" w:hAnsi="Symbol" w:hint="default"/>
      </w:rPr>
    </w:lvl>
    <w:lvl w:ilvl="4" w:tplc="D0AA925C">
      <w:start w:val="1"/>
      <w:numFmt w:val="bullet"/>
      <w:lvlText w:val="o"/>
      <w:lvlJc w:val="left"/>
      <w:pPr>
        <w:ind w:left="3960" w:hanging="360"/>
      </w:pPr>
      <w:rPr>
        <w:rFonts w:ascii="Courier New" w:hAnsi="Courier New" w:hint="default"/>
      </w:rPr>
    </w:lvl>
    <w:lvl w:ilvl="5" w:tplc="4F9A5EEC">
      <w:start w:val="1"/>
      <w:numFmt w:val="bullet"/>
      <w:lvlText w:val=""/>
      <w:lvlJc w:val="left"/>
      <w:pPr>
        <w:ind w:left="4680" w:hanging="360"/>
      </w:pPr>
      <w:rPr>
        <w:rFonts w:ascii="Wingdings" w:hAnsi="Wingdings" w:hint="default"/>
      </w:rPr>
    </w:lvl>
    <w:lvl w:ilvl="6" w:tplc="E87A5012">
      <w:start w:val="1"/>
      <w:numFmt w:val="bullet"/>
      <w:lvlText w:val=""/>
      <w:lvlJc w:val="left"/>
      <w:pPr>
        <w:ind w:left="5400" w:hanging="360"/>
      </w:pPr>
      <w:rPr>
        <w:rFonts w:ascii="Symbol" w:hAnsi="Symbol" w:hint="default"/>
      </w:rPr>
    </w:lvl>
    <w:lvl w:ilvl="7" w:tplc="1B1C72D2">
      <w:start w:val="1"/>
      <w:numFmt w:val="bullet"/>
      <w:lvlText w:val="o"/>
      <w:lvlJc w:val="left"/>
      <w:pPr>
        <w:ind w:left="6120" w:hanging="360"/>
      </w:pPr>
      <w:rPr>
        <w:rFonts w:ascii="Courier New" w:hAnsi="Courier New" w:hint="default"/>
      </w:rPr>
    </w:lvl>
    <w:lvl w:ilvl="8" w:tplc="5FE2D7E4">
      <w:start w:val="1"/>
      <w:numFmt w:val="bullet"/>
      <w:lvlText w:val=""/>
      <w:lvlJc w:val="left"/>
      <w:pPr>
        <w:ind w:left="6840" w:hanging="360"/>
      </w:pPr>
      <w:rPr>
        <w:rFonts w:ascii="Wingdings" w:hAnsi="Wingdings" w:hint="default"/>
      </w:rPr>
    </w:lvl>
  </w:abstractNum>
  <w:abstractNum w:abstractNumId="51" w15:restartNumberingAfterBreak="0">
    <w:nsid w:val="3B0B638A"/>
    <w:multiLevelType w:val="hybridMultilevel"/>
    <w:tmpl w:val="06C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5E2C4C"/>
    <w:multiLevelType w:val="hybridMultilevel"/>
    <w:tmpl w:val="2B640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1FCDFB"/>
    <w:multiLevelType w:val="hybridMultilevel"/>
    <w:tmpl w:val="F41202B4"/>
    <w:lvl w:ilvl="0" w:tplc="0666B48C">
      <w:start w:val="1"/>
      <w:numFmt w:val="bullet"/>
      <w:lvlText w:val="-"/>
      <w:lvlJc w:val="left"/>
      <w:pPr>
        <w:ind w:left="1080" w:hanging="360"/>
      </w:pPr>
      <w:rPr>
        <w:rFonts w:ascii="Aptos" w:hAnsi="Aptos" w:hint="default"/>
      </w:rPr>
    </w:lvl>
    <w:lvl w:ilvl="1" w:tplc="CF8E310A">
      <w:start w:val="1"/>
      <w:numFmt w:val="bullet"/>
      <w:lvlText w:val="o"/>
      <w:lvlJc w:val="left"/>
      <w:pPr>
        <w:ind w:left="1800" w:hanging="360"/>
      </w:pPr>
      <w:rPr>
        <w:rFonts w:ascii="Courier New" w:hAnsi="Courier New" w:hint="default"/>
      </w:rPr>
    </w:lvl>
    <w:lvl w:ilvl="2" w:tplc="94A4BA66">
      <w:start w:val="1"/>
      <w:numFmt w:val="bullet"/>
      <w:lvlText w:val=""/>
      <w:lvlJc w:val="left"/>
      <w:pPr>
        <w:ind w:left="2520" w:hanging="360"/>
      </w:pPr>
      <w:rPr>
        <w:rFonts w:ascii="Wingdings" w:hAnsi="Wingdings" w:hint="default"/>
      </w:rPr>
    </w:lvl>
    <w:lvl w:ilvl="3" w:tplc="5DEA4CA2">
      <w:start w:val="1"/>
      <w:numFmt w:val="bullet"/>
      <w:lvlText w:val=""/>
      <w:lvlJc w:val="left"/>
      <w:pPr>
        <w:ind w:left="3240" w:hanging="360"/>
      </w:pPr>
      <w:rPr>
        <w:rFonts w:ascii="Symbol" w:hAnsi="Symbol" w:hint="default"/>
      </w:rPr>
    </w:lvl>
    <w:lvl w:ilvl="4" w:tplc="3D30CAFE">
      <w:start w:val="1"/>
      <w:numFmt w:val="bullet"/>
      <w:lvlText w:val="o"/>
      <w:lvlJc w:val="left"/>
      <w:pPr>
        <w:ind w:left="3960" w:hanging="360"/>
      </w:pPr>
      <w:rPr>
        <w:rFonts w:ascii="Courier New" w:hAnsi="Courier New" w:hint="default"/>
      </w:rPr>
    </w:lvl>
    <w:lvl w:ilvl="5" w:tplc="F5984968">
      <w:start w:val="1"/>
      <w:numFmt w:val="bullet"/>
      <w:lvlText w:val=""/>
      <w:lvlJc w:val="left"/>
      <w:pPr>
        <w:ind w:left="4680" w:hanging="360"/>
      </w:pPr>
      <w:rPr>
        <w:rFonts w:ascii="Wingdings" w:hAnsi="Wingdings" w:hint="default"/>
      </w:rPr>
    </w:lvl>
    <w:lvl w:ilvl="6" w:tplc="8F182EF6">
      <w:start w:val="1"/>
      <w:numFmt w:val="bullet"/>
      <w:lvlText w:val=""/>
      <w:lvlJc w:val="left"/>
      <w:pPr>
        <w:ind w:left="5400" w:hanging="360"/>
      </w:pPr>
      <w:rPr>
        <w:rFonts w:ascii="Symbol" w:hAnsi="Symbol" w:hint="default"/>
      </w:rPr>
    </w:lvl>
    <w:lvl w:ilvl="7" w:tplc="E102CA32">
      <w:start w:val="1"/>
      <w:numFmt w:val="bullet"/>
      <w:lvlText w:val="o"/>
      <w:lvlJc w:val="left"/>
      <w:pPr>
        <w:ind w:left="6120" w:hanging="360"/>
      </w:pPr>
      <w:rPr>
        <w:rFonts w:ascii="Courier New" w:hAnsi="Courier New" w:hint="default"/>
      </w:rPr>
    </w:lvl>
    <w:lvl w:ilvl="8" w:tplc="68D4252A">
      <w:start w:val="1"/>
      <w:numFmt w:val="bullet"/>
      <w:lvlText w:val=""/>
      <w:lvlJc w:val="left"/>
      <w:pPr>
        <w:ind w:left="6840" w:hanging="360"/>
      </w:pPr>
      <w:rPr>
        <w:rFonts w:ascii="Wingdings" w:hAnsi="Wingdings" w:hint="default"/>
      </w:rPr>
    </w:lvl>
  </w:abstractNum>
  <w:abstractNum w:abstractNumId="54" w15:restartNumberingAfterBreak="0">
    <w:nsid w:val="3F974967"/>
    <w:multiLevelType w:val="hybridMultilevel"/>
    <w:tmpl w:val="7122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40623BF8"/>
    <w:multiLevelType w:val="hybridMultilevel"/>
    <w:tmpl w:val="43767314"/>
    <w:lvl w:ilvl="0" w:tplc="3A681162">
      <w:start w:val="1"/>
      <w:numFmt w:val="decimal"/>
      <w:lvlText w:val="%1."/>
      <w:lvlJc w:val="left"/>
      <w:pPr>
        <w:ind w:left="720" w:hanging="360"/>
      </w:pPr>
      <w:rPr>
        <w:rFonts w:hint="default"/>
        <w:b/>
        <w:bCs/>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D6020B"/>
    <w:multiLevelType w:val="hybridMultilevel"/>
    <w:tmpl w:val="FED6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F91E10"/>
    <w:multiLevelType w:val="multilevel"/>
    <w:tmpl w:val="19A65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7D464C"/>
    <w:multiLevelType w:val="hybridMultilevel"/>
    <w:tmpl w:val="34D8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3A4338F"/>
    <w:multiLevelType w:val="hybridMultilevel"/>
    <w:tmpl w:val="78780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50102C1"/>
    <w:multiLevelType w:val="hybridMultilevel"/>
    <w:tmpl w:val="A54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7117DF"/>
    <w:multiLevelType w:val="hybridMultilevel"/>
    <w:tmpl w:val="3AB23452"/>
    <w:lvl w:ilvl="0" w:tplc="0409000F">
      <w:start w:val="1"/>
      <w:numFmt w:val="decimal"/>
      <w:lvlText w:val="%1."/>
      <w:lvlJc w:val="left"/>
      <w:pPr>
        <w:ind w:left="2520" w:hanging="360"/>
      </w:pPr>
      <w:rPr>
        <w:rFonts w:hint="default"/>
        <w:b/>
        <w:bCs/>
        <w:i w:val="0"/>
        <w:iCs w:val="0"/>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1080" w:hanging="360"/>
      </w:pPr>
    </w:lvl>
    <w:lvl w:ilvl="7" w:tplc="04090019" w:tentative="1">
      <w:start w:val="1"/>
      <w:numFmt w:val="lowerLetter"/>
      <w:lvlText w:val="%8."/>
      <w:lvlJc w:val="left"/>
      <w:pPr>
        <w:ind w:left="-360" w:hanging="360"/>
      </w:pPr>
    </w:lvl>
    <w:lvl w:ilvl="8" w:tplc="0409001B" w:tentative="1">
      <w:start w:val="1"/>
      <w:numFmt w:val="lowerRoman"/>
      <w:lvlText w:val="%9."/>
      <w:lvlJc w:val="right"/>
      <w:pPr>
        <w:ind w:left="360" w:hanging="180"/>
      </w:pPr>
    </w:lvl>
  </w:abstractNum>
  <w:abstractNum w:abstractNumId="62" w15:restartNumberingAfterBreak="0">
    <w:nsid w:val="47A13EFE"/>
    <w:multiLevelType w:val="hybridMultilevel"/>
    <w:tmpl w:val="C77097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48A7005D"/>
    <w:multiLevelType w:val="hybridMultilevel"/>
    <w:tmpl w:val="29FAC8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2E75F9"/>
    <w:multiLevelType w:val="hybridMultilevel"/>
    <w:tmpl w:val="D1E00822"/>
    <w:lvl w:ilvl="0" w:tplc="6CFA1CF8">
      <w:start w:val="1"/>
      <w:numFmt w:val="bullet"/>
      <w:lvlText w:val=""/>
      <w:lvlJc w:val="left"/>
      <w:pPr>
        <w:ind w:left="1080" w:hanging="360"/>
      </w:pPr>
      <w:rPr>
        <w:rFonts w:ascii="Symbol" w:hAnsi="Symbol" w:hint="default"/>
      </w:rPr>
    </w:lvl>
    <w:lvl w:ilvl="1" w:tplc="B9E4E2F4">
      <w:start w:val="1"/>
      <w:numFmt w:val="bullet"/>
      <w:lvlText w:val="o"/>
      <w:lvlJc w:val="left"/>
      <w:pPr>
        <w:ind w:left="1800" w:hanging="360"/>
      </w:pPr>
      <w:rPr>
        <w:rFonts w:ascii="Courier New" w:hAnsi="Courier New" w:hint="default"/>
      </w:rPr>
    </w:lvl>
    <w:lvl w:ilvl="2" w:tplc="399ED400">
      <w:start w:val="1"/>
      <w:numFmt w:val="bullet"/>
      <w:lvlText w:val=""/>
      <w:lvlJc w:val="left"/>
      <w:pPr>
        <w:ind w:left="2520" w:hanging="360"/>
      </w:pPr>
      <w:rPr>
        <w:rFonts w:ascii="Wingdings" w:hAnsi="Wingdings" w:hint="default"/>
      </w:rPr>
    </w:lvl>
    <w:lvl w:ilvl="3" w:tplc="BE8ECCC8">
      <w:start w:val="1"/>
      <w:numFmt w:val="bullet"/>
      <w:lvlText w:val=""/>
      <w:lvlJc w:val="left"/>
      <w:pPr>
        <w:ind w:left="3240" w:hanging="360"/>
      </w:pPr>
      <w:rPr>
        <w:rFonts w:ascii="Symbol" w:hAnsi="Symbol" w:hint="default"/>
      </w:rPr>
    </w:lvl>
    <w:lvl w:ilvl="4" w:tplc="C31CC500">
      <w:start w:val="1"/>
      <w:numFmt w:val="bullet"/>
      <w:lvlText w:val="o"/>
      <w:lvlJc w:val="left"/>
      <w:pPr>
        <w:ind w:left="3960" w:hanging="360"/>
      </w:pPr>
      <w:rPr>
        <w:rFonts w:ascii="Courier New" w:hAnsi="Courier New" w:hint="default"/>
      </w:rPr>
    </w:lvl>
    <w:lvl w:ilvl="5" w:tplc="3BD60D26">
      <w:start w:val="1"/>
      <w:numFmt w:val="bullet"/>
      <w:lvlText w:val=""/>
      <w:lvlJc w:val="left"/>
      <w:pPr>
        <w:ind w:left="4680" w:hanging="360"/>
      </w:pPr>
      <w:rPr>
        <w:rFonts w:ascii="Wingdings" w:hAnsi="Wingdings" w:hint="default"/>
      </w:rPr>
    </w:lvl>
    <w:lvl w:ilvl="6" w:tplc="C54A4F12">
      <w:start w:val="1"/>
      <w:numFmt w:val="bullet"/>
      <w:lvlText w:val=""/>
      <w:lvlJc w:val="left"/>
      <w:pPr>
        <w:ind w:left="5400" w:hanging="360"/>
      </w:pPr>
      <w:rPr>
        <w:rFonts w:ascii="Symbol" w:hAnsi="Symbol" w:hint="default"/>
      </w:rPr>
    </w:lvl>
    <w:lvl w:ilvl="7" w:tplc="C0BEE1E2">
      <w:start w:val="1"/>
      <w:numFmt w:val="bullet"/>
      <w:lvlText w:val="o"/>
      <w:lvlJc w:val="left"/>
      <w:pPr>
        <w:ind w:left="6120" w:hanging="360"/>
      </w:pPr>
      <w:rPr>
        <w:rFonts w:ascii="Courier New" w:hAnsi="Courier New" w:hint="default"/>
      </w:rPr>
    </w:lvl>
    <w:lvl w:ilvl="8" w:tplc="3CF4A946">
      <w:start w:val="1"/>
      <w:numFmt w:val="bullet"/>
      <w:lvlText w:val=""/>
      <w:lvlJc w:val="left"/>
      <w:pPr>
        <w:ind w:left="6840" w:hanging="360"/>
      </w:pPr>
      <w:rPr>
        <w:rFonts w:ascii="Wingdings" w:hAnsi="Wingdings" w:hint="default"/>
      </w:rPr>
    </w:lvl>
  </w:abstractNum>
  <w:abstractNum w:abstractNumId="65" w15:restartNumberingAfterBreak="0">
    <w:nsid w:val="4C564EEC"/>
    <w:multiLevelType w:val="hybridMultilevel"/>
    <w:tmpl w:val="F65CBFC2"/>
    <w:lvl w:ilvl="0" w:tplc="5694C790">
      <w:start w:val="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9053F9"/>
    <w:multiLevelType w:val="hybridMultilevel"/>
    <w:tmpl w:val="29B6AFAC"/>
    <w:lvl w:ilvl="0" w:tplc="F412EF04">
      <w:start w:val="1"/>
      <w:numFmt w:val="decimal"/>
      <w:lvlText w:val="%1."/>
      <w:lvlJc w:val="left"/>
      <w:pPr>
        <w:ind w:left="1170" w:hanging="360"/>
      </w:pPr>
      <w:rPr>
        <w:rFonts w:hint="default"/>
        <w:b/>
        <w:bCs/>
        <w:i w:val="0"/>
        <w:iCs w:val="0"/>
        <w:color w:val="2F5496" w:themeColor="accent1" w:themeShade="BF"/>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7" w15:restartNumberingAfterBreak="0">
    <w:nsid w:val="4E512F33"/>
    <w:multiLevelType w:val="hybridMultilevel"/>
    <w:tmpl w:val="C8CCF888"/>
    <w:lvl w:ilvl="0" w:tplc="5694C790">
      <w:start w:val="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C21D97"/>
    <w:multiLevelType w:val="hybridMultilevel"/>
    <w:tmpl w:val="D1786484"/>
    <w:lvl w:ilvl="0" w:tplc="07F0F5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FBF2139"/>
    <w:multiLevelType w:val="hybridMultilevel"/>
    <w:tmpl w:val="76BC6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122562C"/>
    <w:multiLevelType w:val="hybridMultilevel"/>
    <w:tmpl w:val="49745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2677E35"/>
    <w:multiLevelType w:val="hybridMultilevel"/>
    <w:tmpl w:val="03A4178A"/>
    <w:lvl w:ilvl="0" w:tplc="5694C790">
      <w:start w:val="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3301507"/>
    <w:multiLevelType w:val="hybridMultilevel"/>
    <w:tmpl w:val="48204A9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2DCA286C">
      <w:start w:val="1"/>
      <w:numFmt w:val="bullet"/>
      <w:pStyle w:val="Headingtext2Blue"/>
      <w:lvlText w:val=""/>
      <w:lvlJc w:val="left"/>
      <w:pPr>
        <w:ind w:left="10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55D16AD7"/>
    <w:multiLevelType w:val="hybridMultilevel"/>
    <w:tmpl w:val="F0CC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164B1A"/>
    <w:multiLevelType w:val="hybridMultilevel"/>
    <w:tmpl w:val="DE7AA82C"/>
    <w:lvl w:ilvl="0" w:tplc="5694C790">
      <w:start w:val="2"/>
      <w:numFmt w:val="bullet"/>
      <w:lvlText w:val="-"/>
      <w:lvlJc w:val="left"/>
      <w:pPr>
        <w:ind w:left="1440" w:hanging="360"/>
      </w:pPr>
      <w:rPr>
        <w:rFonts w:ascii="iCiel Avenir LT Std 35 Light" w:eastAsia="Times New Roman" w:hAnsi="iCiel Avenir LT Std 35 Light"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69391AF"/>
    <w:multiLevelType w:val="hybridMultilevel"/>
    <w:tmpl w:val="223486B2"/>
    <w:lvl w:ilvl="0" w:tplc="BBB465C4">
      <w:start w:val="1"/>
      <w:numFmt w:val="bullet"/>
      <w:lvlText w:val=""/>
      <w:lvlJc w:val="left"/>
      <w:pPr>
        <w:ind w:left="1080" w:hanging="360"/>
      </w:pPr>
      <w:rPr>
        <w:rFonts w:ascii="Symbol" w:hAnsi="Symbol" w:hint="default"/>
      </w:rPr>
    </w:lvl>
    <w:lvl w:ilvl="1" w:tplc="97F29028">
      <w:start w:val="1"/>
      <w:numFmt w:val="bullet"/>
      <w:lvlText w:val="o"/>
      <w:lvlJc w:val="left"/>
      <w:pPr>
        <w:ind w:left="1800" w:hanging="360"/>
      </w:pPr>
      <w:rPr>
        <w:rFonts w:ascii="Courier New" w:hAnsi="Courier New" w:hint="default"/>
      </w:rPr>
    </w:lvl>
    <w:lvl w:ilvl="2" w:tplc="F830DDCE">
      <w:start w:val="1"/>
      <w:numFmt w:val="bullet"/>
      <w:lvlText w:val=""/>
      <w:lvlJc w:val="left"/>
      <w:pPr>
        <w:ind w:left="2520" w:hanging="360"/>
      </w:pPr>
      <w:rPr>
        <w:rFonts w:ascii="Wingdings" w:hAnsi="Wingdings" w:hint="default"/>
      </w:rPr>
    </w:lvl>
    <w:lvl w:ilvl="3" w:tplc="A48E57E2">
      <w:start w:val="1"/>
      <w:numFmt w:val="bullet"/>
      <w:lvlText w:val=""/>
      <w:lvlJc w:val="left"/>
      <w:pPr>
        <w:ind w:left="3240" w:hanging="360"/>
      </w:pPr>
      <w:rPr>
        <w:rFonts w:ascii="Symbol" w:hAnsi="Symbol" w:hint="default"/>
      </w:rPr>
    </w:lvl>
    <w:lvl w:ilvl="4" w:tplc="FCDC30C6">
      <w:start w:val="1"/>
      <w:numFmt w:val="bullet"/>
      <w:lvlText w:val="o"/>
      <w:lvlJc w:val="left"/>
      <w:pPr>
        <w:ind w:left="3960" w:hanging="360"/>
      </w:pPr>
      <w:rPr>
        <w:rFonts w:ascii="Courier New" w:hAnsi="Courier New" w:hint="default"/>
      </w:rPr>
    </w:lvl>
    <w:lvl w:ilvl="5" w:tplc="98D6EA96">
      <w:start w:val="1"/>
      <w:numFmt w:val="bullet"/>
      <w:lvlText w:val=""/>
      <w:lvlJc w:val="left"/>
      <w:pPr>
        <w:ind w:left="4680" w:hanging="360"/>
      </w:pPr>
      <w:rPr>
        <w:rFonts w:ascii="Wingdings" w:hAnsi="Wingdings" w:hint="default"/>
      </w:rPr>
    </w:lvl>
    <w:lvl w:ilvl="6" w:tplc="26E69650">
      <w:start w:val="1"/>
      <w:numFmt w:val="bullet"/>
      <w:lvlText w:val=""/>
      <w:lvlJc w:val="left"/>
      <w:pPr>
        <w:ind w:left="5400" w:hanging="360"/>
      </w:pPr>
      <w:rPr>
        <w:rFonts w:ascii="Symbol" w:hAnsi="Symbol" w:hint="default"/>
      </w:rPr>
    </w:lvl>
    <w:lvl w:ilvl="7" w:tplc="F3FEEE4C">
      <w:start w:val="1"/>
      <w:numFmt w:val="bullet"/>
      <w:lvlText w:val="o"/>
      <w:lvlJc w:val="left"/>
      <w:pPr>
        <w:ind w:left="6120" w:hanging="360"/>
      </w:pPr>
      <w:rPr>
        <w:rFonts w:ascii="Courier New" w:hAnsi="Courier New" w:hint="default"/>
      </w:rPr>
    </w:lvl>
    <w:lvl w:ilvl="8" w:tplc="6770B208">
      <w:start w:val="1"/>
      <w:numFmt w:val="bullet"/>
      <w:lvlText w:val=""/>
      <w:lvlJc w:val="left"/>
      <w:pPr>
        <w:ind w:left="6840" w:hanging="360"/>
      </w:pPr>
      <w:rPr>
        <w:rFonts w:ascii="Wingdings" w:hAnsi="Wingdings" w:hint="default"/>
      </w:rPr>
    </w:lvl>
  </w:abstractNum>
  <w:abstractNum w:abstractNumId="76" w15:restartNumberingAfterBreak="0">
    <w:nsid w:val="57511484"/>
    <w:multiLevelType w:val="multilevel"/>
    <w:tmpl w:val="E9283456"/>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7AD7BFF"/>
    <w:multiLevelType w:val="hybridMultilevel"/>
    <w:tmpl w:val="44026FAC"/>
    <w:lvl w:ilvl="0" w:tplc="B5AE550C">
      <w:start w:val="1"/>
      <w:numFmt w:val="bullet"/>
      <w:lvlText w:val=""/>
      <w:lvlJc w:val="left"/>
      <w:pPr>
        <w:ind w:left="1080" w:hanging="360"/>
      </w:pPr>
      <w:rPr>
        <w:rFonts w:ascii="Symbol" w:hAnsi="Symbol" w:hint="default"/>
      </w:rPr>
    </w:lvl>
    <w:lvl w:ilvl="1" w:tplc="4358D6BE">
      <w:start w:val="1"/>
      <w:numFmt w:val="bullet"/>
      <w:lvlText w:val="o"/>
      <w:lvlJc w:val="left"/>
      <w:pPr>
        <w:ind w:left="1800" w:hanging="360"/>
      </w:pPr>
      <w:rPr>
        <w:rFonts w:ascii="Courier New" w:hAnsi="Courier New" w:hint="default"/>
      </w:rPr>
    </w:lvl>
    <w:lvl w:ilvl="2" w:tplc="CE88D14E">
      <w:start w:val="1"/>
      <w:numFmt w:val="bullet"/>
      <w:lvlText w:val=""/>
      <w:lvlJc w:val="left"/>
      <w:pPr>
        <w:ind w:left="2520" w:hanging="360"/>
      </w:pPr>
      <w:rPr>
        <w:rFonts w:ascii="Wingdings" w:hAnsi="Wingdings" w:hint="default"/>
      </w:rPr>
    </w:lvl>
    <w:lvl w:ilvl="3" w:tplc="5C489FAC">
      <w:start w:val="1"/>
      <w:numFmt w:val="bullet"/>
      <w:lvlText w:val=""/>
      <w:lvlJc w:val="left"/>
      <w:pPr>
        <w:ind w:left="3240" w:hanging="360"/>
      </w:pPr>
      <w:rPr>
        <w:rFonts w:ascii="Symbol" w:hAnsi="Symbol" w:hint="default"/>
      </w:rPr>
    </w:lvl>
    <w:lvl w:ilvl="4" w:tplc="3648E4A4">
      <w:start w:val="1"/>
      <w:numFmt w:val="bullet"/>
      <w:lvlText w:val="o"/>
      <w:lvlJc w:val="left"/>
      <w:pPr>
        <w:ind w:left="3960" w:hanging="360"/>
      </w:pPr>
      <w:rPr>
        <w:rFonts w:ascii="Courier New" w:hAnsi="Courier New" w:hint="default"/>
      </w:rPr>
    </w:lvl>
    <w:lvl w:ilvl="5" w:tplc="05D62E2C">
      <w:start w:val="1"/>
      <w:numFmt w:val="bullet"/>
      <w:lvlText w:val=""/>
      <w:lvlJc w:val="left"/>
      <w:pPr>
        <w:ind w:left="4680" w:hanging="360"/>
      </w:pPr>
      <w:rPr>
        <w:rFonts w:ascii="Wingdings" w:hAnsi="Wingdings" w:hint="default"/>
      </w:rPr>
    </w:lvl>
    <w:lvl w:ilvl="6" w:tplc="9A42640E">
      <w:start w:val="1"/>
      <w:numFmt w:val="bullet"/>
      <w:lvlText w:val=""/>
      <w:lvlJc w:val="left"/>
      <w:pPr>
        <w:ind w:left="5400" w:hanging="360"/>
      </w:pPr>
      <w:rPr>
        <w:rFonts w:ascii="Symbol" w:hAnsi="Symbol" w:hint="default"/>
      </w:rPr>
    </w:lvl>
    <w:lvl w:ilvl="7" w:tplc="EDE409B2">
      <w:start w:val="1"/>
      <w:numFmt w:val="bullet"/>
      <w:lvlText w:val="o"/>
      <w:lvlJc w:val="left"/>
      <w:pPr>
        <w:ind w:left="6120" w:hanging="360"/>
      </w:pPr>
      <w:rPr>
        <w:rFonts w:ascii="Courier New" w:hAnsi="Courier New" w:hint="default"/>
      </w:rPr>
    </w:lvl>
    <w:lvl w:ilvl="8" w:tplc="6DB09A68">
      <w:start w:val="1"/>
      <w:numFmt w:val="bullet"/>
      <w:lvlText w:val=""/>
      <w:lvlJc w:val="left"/>
      <w:pPr>
        <w:ind w:left="6840" w:hanging="360"/>
      </w:pPr>
      <w:rPr>
        <w:rFonts w:ascii="Wingdings" w:hAnsi="Wingdings" w:hint="default"/>
      </w:rPr>
    </w:lvl>
  </w:abstractNum>
  <w:abstractNum w:abstractNumId="78" w15:restartNumberingAfterBreak="0">
    <w:nsid w:val="5C770DB7"/>
    <w:multiLevelType w:val="multilevel"/>
    <w:tmpl w:val="58FACB3A"/>
    <w:styleLink w:val="CurrentList2"/>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79" w15:restartNumberingAfterBreak="0">
    <w:nsid w:val="5D0835F4"/>
    <w:multiLevelType w:val="hybridMultilevel"/>
    <w:tmpl w:val="3B0CB384"/>
    <w:lvl w:ilvl="0" w:tplc="772649B6">
      <w:start w:val="1"/>
      <w:numFmt w:val="bullet"/>
      <w:lvlText w:val=""/>
      <w:lvlJc w:val="left"/>
      <w:pPr>
        <w:ind w:left="1080" w:hanging="360"/>
      </w:pPr>
      <w:rPr>
        <w:rFonts w:ascii="Symbol" w:hAnsi="Symbol" w:hint="default"/>
      </w:rPr>
    </w:lvl>
    <w:lvl w:ilvl="1" w:tplc="35545456">
      <w:start w:val="1"/>
      <w:numFmt w:val="bullet"/>
      <w:lvlText w:val="o"/>
      <w:lvlJc w:val="left"/>
      <w:pPr>
        <w:ind w:left="1800" w:hanging="360"/>
      </w:pPr>
      <w:rPr>
        <w:rFonts w:ascii="Courier New" w:hAnsi="Courier New" w:hint="default"/>
      </w:rPr>
    </w:lvl>
    <w:lvl w:ilvl="2" w:tplc="D7820D22">
      <w:start w:val="1"/>
      <w:numFmt w:val="bullet"/>
      <w:lvlText w:val=""/>
      <w:lvlJc w:val="left"/>
      <w:pPr>
        <w:ind w:left="2520" w:hanging="360"/>
      </w:pPr>
      <w:rPr>
        <w:rFonts w:ascii="Wingdings" w:hAnsi="Wingdings" w:hint="default"/>
      </w:rPr>
    </w:lvl>
    <w:lvl w:ilvl="3" w:tplc="53C643BA">
      <w:start w:val="1"/>
      <w:numFmt w:val="bullet"/>
      <w:lvlText w:val=""/>
      <w:lvlJc w:val="left"/>
      <w:pPr>
        <w:ind w:left="3240" w:hanging="360"/>
      </w:pPr>
      <w:rPr>
        <w:rFonts w:ascii="Symbol" w:hAnsi="Symbol" w:hint="default"/>
      </w:rPr>
    </w:lvl>
    <w:lvl w:ilvl="4" w:tplc="966A01B4">
      <w:start w:val="1"/>
      <w:numFmt w:val="bullet"/>
      <w:lvlText w:val="o"/>
      <w:lvlJc w:val="left"/>
      <w:pPr>
        <w:ind w:left="3960" w:hanging="360"/>
      </w:pPr>
      <w:rPr>
        <w:rFonts w:ascii="Courier New" w:hAnsi="Courier New" w:hint="default"/>
      </w:rPr>
    </w:lvl>
    <w:lvl w:ilvl="5" w:tplc="AFD6144C">
      <w:start w:val="1"/>
      <w:numFmt w:val="bullet"/>
      <w:lvlText w:val=""/>
      <w:lvlJc w:val="left"/>
      <w:pPr>
        <w:ind w:left="4680" w:hanging="360"/>
      </w:pPr>
      <w:rPr>
        <w:rFonts w:ascii="Wingdings" w:hAnsi="Wingdings" w:hint="default"/>
      </w:rPr>
    </w:lvl>
    <w:lvl w:ilvl="6" w:tplc="241A6784">
      <w:start w:val="1"/>
      <w:numFmt w:val="bullet"/>
      <w:lvlText w:val=""/>
      <w:lvlJc w:val="left"/>
      <w:pPr>
        <w:ind w:left="5400" w:hanging="360"/>
      </w:pPr>
      <w:rPr>
        <w:rFonts w:ascii="Symbol" w:hAnsi="Symbol" w:hint="default"/>
      </w:rPr>
    </w:lvl>
    <w:lvl w:ilvl="7" w:tplc="A36E3740">
      <w:start w:val="1"/>
      <w:numFmt w:val="bullet"/>
      <w:lvlText w:val="o"/>
      <w:lvlJc w:val="left"/>
      <w:pPr>
        <w:ind w:left="6120" w:hanging="360"/>
      </w:pPr>
      <w:rPr>
        <w:rFonts w:ascii="Courier New" w:hAnsi="Courier New" w:hint="default"/>
      </w:rPr>
    </w:lvl>
    <w:lvl w:ilvl="8" w:tplc="F5C2AFA0">
      <w:start w:val="1"/>
      <w:numFmt w:val="bullet"/>
      <w:lvlText w:val=""/>
      <w:lvlJc w:val="left"/>
      <w:pPr>
        <w:ind w:left="6840" w:hanging="360"/>
      </w:pPr>
      <w:rPr>
        <w:rFonts w:ascii="Wingdings" w:hAnsi="Wingdings" w:hint="default"/>
      </w:rPr>
    </w:lvl>
  </w:abstractNum>
  <w:abstractNum w:abstractNumId="80" w15:restartNumberingAfterBreak="0">
    <w:nsid w:val="5D842127"/>
    <w:multiLevelType w:val="hybridMultilevel"/>
    <w:tmpl w:val="B7B2DA6A"/>
    <w:lvl w:ilvl="0" w:tplc="CC50BD9E">
      <w:start w:val="1"/>
      <w:numFmt w:val="bullet"/>
      <w:lvlText w:val=""/>
      <w:lvlJc w:val="left"/>
      <w:pPr>
        <w:ind w:left="1080" w:hanging="360"/>
      </w:pPr>
      <w:rPr>
        <w:rFonts w:ascii="Symbol" w:hAnsi="Symbol" w:hint="default"/>
      </w:rPr>
    </w:lvl>
    <w:lvl w:ilvl="1" w:tplc="C84A7342">
      <w:start w:val="1"/>
      <w:numFmt w:val="bullet"/>
      <w:lvlText w:val="o"/>
      <w:lvlJc w:val="left"/>
      <w:pPr>
        <w:ind w:left="1800" w:hanging="360"/>
      </w:pPr>
      <w:rPr>
        <w:rFonts w:ascii="Courier New" w:hAnsi="Courier New" w:hint="default"/>
      </w:rPr>
    </w:lvl>
    <w:lvl w:ilvl="2" w:tplc="22ACACE2">
      <w:start w:val="1"/>
      <w:numFmt w:val="bullet"/>
      <w:lvlText w:val=""/>
      <w:lvlJc w:val="left"/>
      <w:pPr>
        <w:ind w:left="2520" w:hanging="360"/>
      </w:pPr>
      <w:rPr>
        <w:rFonts w:ascii="Wingdings" w:hAnsi="Wingdings" w:hint="default"/>
      </w:rPr>
    </w:lvl>
    <w:lvl w:ilvl="3" w:tplc="E3CEF668">
      <w:start w:val="1"/>
      <w:numFmt w:val="bullet"/>
      <w:lvlText w:val=""/>
      <w:lvlJc w:val="left"/>
      <w:pPr>
        <w:ind w:left="3240" w:hanging="360"/>
      </w:pPr>
      <w:rPr>
        <w:rFonts w:ascii="Symbol" w:hAnsi="Symbol" w:hint="default"/>
      </w:rPr>
    </w:lvl>
    <w:lvl w:ilvl="4" w:tplc="740EB2E4">
      <w:start w:val="1"/>
      <w:numFmt w:val="bullet"/>
      <w:lvlText w:val="o"/>
      <w:lvlJc w:val="left"/>
      <w:pPr>
        <w:ind w:left="3960" w:hanging="360"/>
      </w:pPr>
      <w:rPr>
        <w:rFonts w:ascii="Courier New" w:hAnsi="Courier New" w:hint="default"/>
      </w:rPr>
    </w:lvl>
    <w:lvl w:ilvl="5" w:tplc="4AA404F6">
      <w:start w:val="1"/>
      <w:numFmt w:val="bullet"/>
      <w:lvlText w:val=""/>
      <w:lvlJc w:val="left"/>
      <w:pPr>
        <w:ind w:left="4680" w:hanging="360"/>
      </w:pPr>
      <w:rPr>
        <w:rFonts w:ascii="Wingdings" w:hAnsi="Wingdings" w:hint="default"/>
      </w:rPr>
    </w:lvl>
    <w:lvl w:ilvl="6" w:tplc="ACDE7144">
      <w:start w:val="1"/>
      <w:numFmt w:val="bullet"/>
      <w:lvlText w:val=""/>
      <w:lvlJc w:val="left"/>
      <w:pPr>
        <w:ind w:left="5400" w:hanging="360"/>
      </w:pPr>
      <w:rPr>
        <w:rFonts w:ascii="Symbol" w:hAnsi="Symbol" w:hint="default"/>
      </w:rPr>
    </w:lvl>
    <w:lvl w:ilvl="7" w:tplc="A51215EE">
      <w:start w:val="1"/>
      <w:numFmt w:val="bullet"/>
      <w:lvlText w:val="o"/>
      <w:lvlJc w:val="left"/>
      <w:pPr>
        <w:ind w:left="6120" w:hanging="360"/>
      </w:pPr>
      <w:rPr>
        <w:rFonts w:ascii="Courier New" w:hAnsi="Courier New" w:hint="default"/>
      </w:rPr>
    </w:lvl>
    <w:lvl w:ilvl="8" w:tplc="B1E65276">
      <w:start w:val="1"/>
      <w:numFmt w:val="bullet"/>
      <w:lvlText w:val=""/>
      <w:lvlJc w:val="left"/>
      <w:pPr>
        <w:ind w:left="6840" w:hanging="360"/>
      </w:pPr>
      <w:rPr>
        <w:rFonts w:ascii="Wingdings" w:hAnsi="Wingdings" w:hint="default"/>
      </w:rPr>
    </w:lvl>
  </w:abstractNum>
  <w:abstractNum w:abstractNumId="81" w15:restartNumberingAfterBreak="0">
    <w:nsid w:val="5E9C5912"/>
    <w:multiLevelType w:val="hybridMultilevel"/>
    <w:tmpl w:val="A300E9BA"/>
    <w:lvl w:ilvl="0" w:tplc="5694C790">
      <w:start w:val="2"/>
      <w:numFmt w:val="bullet"/>
      <w:lvlText w:val="-"/>
      <w:lvlJc w:val="left"/>
      <w:pPr>
        <w:ind w:left="2160" w:hanging="360"/>
      </w:pPr>
      <w:rPr>
        <w:rFonts w:ascii="iCiel Avenir LT Std 35 Light" w:eastAsia="Times New Roman" w:hAnsi="iCiel Avenir LT Std 35 Light"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0C70FB4"/>
    <w:multiLevelType w:val="hybridMultilevel"/>
    <w:tmpl w:val="6966CE0C"/>
    <w:lvl w:ilvl="0" w:tplc="5694C790">
      <w:start w:val="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0CCD9E5"/>
    <w:multiLevelType w:val="hybridMultilevel"/>
    <w:tmpl w:val="59F8EA94"/>
    <w:lvl w:ilvl="0" w:tplc="D9A89A7C">
      <w:start w:val="1"/>
      <w:numFmt w:val="bullet"/>
      <w:lvlText w:val=""/>
      <w:lvlJc w:val="left"/>
      <w:pPr>
        <w:ind w:left="1080" w:hanging="360"/>
      </w:pPr>
      <w:rPr>
        <w:rFonts w:ascii="Symbol" w:hAnsi="Symbol" w:hint="default"/>
      </w:rPr>
    </w:lvl>
    <w:lvl w:ilvl="1" w:tplc="0DA608BA">
      <w:start w:val="1"/>
      <w:numFmt w:val="bullet"/>
      <w:lvlText w:val="o"/>
      <w:lvlJc w:val="left"/>
      <w:pPr>
        <w:ind w:left="1800" w:hanging="360"/>
      </w:pPr>
      <w:rPr>
        <w:rFonts w:ascii="Courier New" w:hAnsi="Courier New" w:hint="default"/>
      </w:rPr>
    </w:lvl>
    <w:lvl w:ilvl="2" w:tplc="30E4F40E">
      <w:start w:val="1"/>
      <w:numFmt w:val="bullet"/>
      <w:lvlText w:val=""/>
      <w:lvlJc w:val="left"/>
      <w:pPr>
        <w:ind w:left="2520" w:hanging="360"/>
      </w:pPr>
      <w:rPr>
        <w:rFonts w:ascii="Wingdings" w:hAnsi="Wingdings" w:hint="default"/>
      </w:rPr>
    </w:lvl>
    <w:lvl w:ilvl="3" w:tplc="8894F63A">
      <w:start w:val="1"/>
      <w:numFmt w:val="bullet"/>
      <w:lvlText w:val=""/>
      <w:lvlJc w:val="left"/>
      <w:pPr>
        <w:ind w:left="3240" w:hanging="360"/>
      </w:pPr>
      <w:rPr>
        <w:rFonts w:ascii="Symbol" w:hAnsi="Symbol" w:hint="default"/>
      </w:rPr>
    </w:lvl>
    <w:lvl w:ilvl="4" w:tplc="C5E0C1A6">
      <w:start w:val="1"/>
      <w:numFmt w:val="bullet"/>
      <w:lvlText w:val="o"/>
      <w:lvlJc w:val="left"/>
      <w:pPr>
        <w:ind w:left="3960" w:hanging="360"/>
      </w:pPr>
      <w:rPr>
        <w:rFonts w:ascii="Courier New" w:hAnsi="Courier New" w:hint="default"/>
      </w:rPr>
    </w:lvl>
    <w:lvl w:ilvl="5" w:tplc="72BE7FDA">
      <w:start w:val="1"/>
      <w:numFmt w:val="bullet"/>
      <w:lvlText w:val=""/>
      <w:lvlJc w:val="left"/>
      <w:pPr>
        <w:ind w:left="4680" w:hanging="360"/>
      </w:pPr>
      <w:rPr>
        <w:rFonts w:ascii="Wingdings" w:hAnsi="Wingdings" w:hint="default"/>
      </w:rPr>
    </w:lvl>
    <w:lvl w:ilvl="6" w:tplc="405C5E26">
      <w:start w:val="1"/>
      <w:numFmt w:val="bullet"/>
      <w:lvlText w:val=""/>
      <w:lvlJc w:val="left"/>
      <w:pPr>
        <w:ind w:left="5400" w:hanging="360"/>
      </w:pPr>
      <w:rPr>
        <w:rFonts w:ascii="Symbol" w:hAnsi="Symbol" w:hint="default"/>
      </w:rPr>
    </w:lvl>
    <w:lvl w:ilvl="7" w:tplc="753AD290">
      <w:start w:val="1"/>
      <w:numFmt w:val="bullet"/>
      <w:lvlText w:val="o"/>
      <w:lvlJc w:val="left"/>
      <w:pPr>
        <w:ind w:left="6120" w:hanging="360"/>
      </w:pPr>
      <w:rPr>
        <w:rFonts w:ascii="Courier New" w:hAnsi="Courier New" w:hint="default"/>
      </w:rPr>
    </w:lvl>
    <w:lvl w:ilvl="8" w:tplc="8BD032F4">
      <w:start w:val="1"/>
      <w:numFmt w:val="bullet"/>
      <w:lvlText w:val=""/>
      <w:lvlJc w:val="left"/>
      <w:pPr>
        <w:ind w:left="6840" w:hanging="360"/>
      </w:pPr>
      <w:rPr>
        <w:rFonts w:ascii="Wingdings" w:hAnsi="Wingdings" w:hint="default"/>
      </w:rPr>
    </w:lvl>
  </w:abstractNum>
  <w:abstractNum w:abstractNumId="84" w15:restartNumberingAfterBreak="0">
    <w:nsid w:val="611E18B2"/>
    <w:multiLevelType w:val="hybridMultilevel"/>
    <w:tmpl w:val="2F9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20C257C"/>
    <w:multiLevelType w:val="hybridMultilevel"/>
    <w:tmpl w:val="694C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6CB3BB1"/>
    <w:multiLevelType w:val="hybridMultilevel"/>
    <w:tmpl w:val="74486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8247451"/>
    <w:multiLevelType w:val="hybridMultilevel"/>
    <w:tmpl w:val="319C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9E6D0E"/>
    <w:multiLevelType w:val="hybridMultilevel"/>
    <w:tmpl w:val="31E6D43A"/>
    <w:lvl w:ilvl="0" w:tplc="542A628A">
      <w:start w:val="1"/>
      <w:numFmt w:val="bullet"/>
      <w:lvlText w:val=""/>
      <w:lvlJc w:val="left"/>
      <w:pPr>
        <w:ind w:left="1080" w:hanging="360"/>
      </w:pPr>
      <w:rPr>
        <w:rFonts w:ascii="Symbol" w:hAnsi="Symbol" w:hint="default"/>
      </w:rPr>
    </w:lvl>
    <w:lvl w:ilvl="1" w:tplc="CA3AA5C8">
      <w:start w:val="1"/>
      <w:numFmt w:val="bullet"/>
      <w:lvlText w:val="o"/>
      <w:lvlJc w:val="left"/>
      <w:pPr>
        <w:ind w:left="1800" w:hanging="360"/>
      </w:pPr>
      <w:rPr>
        <w:rFonts w:ascii="Courier New" w:hAnsi="Courier New" w:hint="default"/>
      </w:rPr>
    </w:lvl>
    <w:lvl w:ilvl="2" w:tplc="517A154C">
      <w:start w:val="1"/>
      <w:numFmt w:val="bullet"/>
      <w:lvlText w:val=""/>
      <w:lvlJc w:val="left"/>
      <w:pPr>
        <w:ind w:left="2520" w:hanging="360"/>
      </w:pPr>
      <w:rPr>
        <w:rFonts w:ascii="Wingdings" w:hAnsi="Wingdings" w:hint="default"/>
      </w:rPr>
    </w:lvl>
    <w:lvl w:ilvl="3" w:tplc="8C261FA8">
      <w:start w:val="1"/>
      <w:numFmt w:val="bullet"/>
      <w:lvlText w:val=""/>
      <w:lvlJc w:val="left"/>
      <w:pPr>
        <w:ind w:left="3240" w:hanging="360"/>
      </w:pPr>
      <w:rPr>
        <w:rFonts w:ascii="Symbol" w:hAnsi="Symbol" w:hint="default"/>
      </w:rPr>
    </w:lvl>
    <w:lvl w:ilvl="4" w:tplc="B18A6C18">
      <w:start w:val="1"/>
      <w:numFmt w:val="bullet"/>
      <w:lvlText w:val="o"/>
      <w:lvlJc w:val="left"/>
      <w:pPr>
        <w:ind w:left="3960" w:hanging="360"/>
      </w:pPr>
      <w:rPr>
        <w:rFonts w:ascii="Courier New" w:hAnsi="Courier New" w:hint="default"/>
      </w:rPr>
    </w:lvl>
    <w:lvl w:ilvl="5" w:tplc="2E280ACC">
      <w:start w:val="1"/>
      <w:numFmt w:val="bullet"/>
      <w:lvlText w:val=""/>
      <w:lvlJc w:val="left"/>
      <w:pPr>
        <w:ind w:left="4680" w:hanging="360"/>
      </w:pPr>
      <w:rPr>
        <w:rFonts w:ascii="Wingdings" w:hAnsi="Wingdings" w:hint="default"/>
      </w:rPr>
    </w:lvl>
    <w:lvl w:ilvl="6" w:tplc="70EC6D32">
      <w:start w:val="1"/>
      <w:numFmt w:val="bullet"/>
      <w:lvlText w:val=""/>
      <w:lvlJc w:val="left"/>
      <w:pPr>
        <w:ind w:left="5400" w:hanging="360"/>
      </w:pPr>
      <w:rPr>
        <w:rFonts w:ascii="Symbol" w:hAnsi="Symbol" w:hint="default"/>
      </w:rPr>
    </w:lvl>
    <w:lvl w:ilvl="7" w:tplc="813C4C52">
      <w:start w:val="1"/>
      <w:numFmt w:val="bullet"/>
      <w:lvlText w:val="o"/>
      <w:lvlJc w:val="left"/>
      <w:pPr>
        <w:ind w:left="6120" w:hanging="360"/>
      </w:pPr>
      <w:rPr>
        <w:rFonts w:ascii="Courier New" w:hAnsi="Courier New" w:hint="default"/>
      </w:rPr>
    </w:lvl>
    <w:lvl w:ilvl="8" w:tplc="353A57EC">
      <w:start w:val="1"/>
      <w:numFmt w:val="bullet"/>
      <w:lvlText w:val=""/>
      <w:lvlJc w:val="left"/>
      <w:pPr>
        <w:ind w:left="6840" w:hanging="360"/>
      </w:pPr>
      <w:rPr>
        <w:rFonts w:ascii="Wingdings" w:hAnsi="Wingdings" w:hint="default"/>
      </w:rPr>
    </w:lvl>
  </w:abstractNum>
  <w:abstractNum w:abstractNumId="89" w15:restartNumberingAfterBreak="0">
    <w:nsid w:val="691861D7"/>
    <w:multiLevelType w:val="hybridMultilevel"/>
    <w:tmpl w:val="CAE2EFDE"/>
    <w:lvl w:ilvl="0" w:tplc="999C93D0">
      <w:start w:val="1"/>
      <w:numFmt w:val="bullet"/>
      <w:lvlText w:val=""/>
      <w:lvlJc w:val="left"/>
      <w:pPr>
        <w:ind w:left="1080" w:hanging="360"/>
      </w:pPr>
      <w:rPr>
        <w:rFonts w:ascii="Symbol" w:hAnsi="Symbol" w:hint="default"/>
      </w:rPr>
    </w:lvl>
    <w:lvl w:ilvl="1" w:tplc="30DAAC8A">
      <w:start w:val="1"/>
      <w:numFmt w:val="bullet"/>
      <w:lvlText w:val="o"/>
      <w:lvlJc w:val="left"/>
      <w:pPr>
        <w:ind w:left="1800" w:hanging="360"/>
      </w:pPr>
      <w:rPr>
        <w:rFonts w:ascii="Courier New" w:hAnsi="Courier New" w:hint="default"/>
      </w:rPr>
    </w:lvl>
    <w:lvl w:ilvl="2" w:tplc="C4DCBE12">
      <w:start w:val="1"/>
      <w:numFmt w:val="bullet"/>
      <w:lvlText w:val=""/>
      <w:lvlJc w:val="left"/>
      <w:pPr>
        <w:ind w:left="2520" w:hanging="360"/>
      </w:pPr>
      <w:rPr>
        <w:rFonts w:ascii="Wingdings" w:hAnsi="Wingdings" w:hint="default"/>
      </w:rPr>
    </w:lvl>
    <w:lvl w:ilvl="3" w:tplc="42D66B6C">
      <w:start w:val="1"/>
      <w:numFmt w:val="bullet"/>
      <w:lvlText w:val=""/>
      <w:lvlJc w:val="left"/>
      <w:pPr>
        <w:ind w:left="3240" w:hanging="360"/>
      </w:pPr>
      <w:rPr>
        <w:rFonts w:ascii="Symbol" w:hAnsi="Symbol" w:hint="default"/>
      </w:rPr>
    </w:lvl>
    <w:lvl w:ilvl="4" w:tplc="7DF221E8">
      <w:start w:val="1"/>
      <w:numFmt w:val="bullet"/>
      <w:lvlText w:val="o"/>
      <w:lvlJc w:val="left"/>
      <w:pPr>
        <w:ind w:left="3960" w:hanging="360"/>
      </w:pPr>
      <w:rPr>
        <w:rFonts w:ascii="Courier New" w:hAnsi="Courier New" w:hint="default"/>
      </w:rPr>
    </w:lvl>
    <w:lvl w:ilvl="5" w:tplc="242862F8">
      <w:start w:val="1"/>
      <w:numFmt w:val="bullet"/>
      <w:lvlText w:val=""/>
      <w:lvlJc w:val="left"/>
      <w:pPr>
        <w:ind w:left="4680" w:hanging="360"/>
      </w:pPr>
      <w:rPr>
        <w:rFonts w:ascii="Wingdings" w:hAnsi="Wingdings" w:hint="default"/>
      </w:rPr>
    </w:lvl>
    <w:lvl w:ilvl="6" w:tplc="44524FE6">
      <w:start w:val="1"/>
      <w:numFmt w:val="bullet"/>
      <w:lvlText w:val=""/>
      <w:lvlJc w:val="left"/>
      <w:pPr>
        <w:ind w:left="5400" w:hanging="360"/>
      </w:pPr>
      <w:rPr>
        <w:rFonts w:ascii="Symbol" w:hAnsi="Symbol" w:hint="default"/>
      </w:rPr>
    </w:lvl>
    <w:lvl w:ilvl="7" w:tplc="B6209290">
      <w:start w:val="1"/>
      <w:numFmt w:val="bullet"/>
      <w:lvlText w:val="o"/>
      <w:lvlJc w:val="left"/>
      <w:pPr>
        <w:ind w:left="6120" w:hanging="360"/>
      </w:pPr>
      <w:rPr>
        <w:rFonts w:ascii="Courier New" w:hAnsi="Courier New" w:hint="default"/>
      </w:rPr>
    </w:lvl>
    <w:lvl w:ilvl="8" w:tplc="0F2AFECA">
      <w:start w:val="1"/>
      <w:numFmt w:val="bullet"/>
      <w:lvlText w:val=""/>
      <w:lvlJc w:val="left"/>
      <w:pPr>
        <w:ind w:left="6840" w:hanging="360"/>
      </w:pPr>
      <w:rPr>
        <w:rFonts w:ascii="Wingdings" w:hAnsi="Wingdings" w:hint="default"/>
      </w:rPr>
    </w:lvl>
  </w:abstractNum>
  <w:abstractNum w:abstractNumId="90" w15:restartNumberingAfterBreak="0">
    <w:nsid w:val="6D4D024E"/>
    <w:multiLevelType w:val="hybridMultilevel"/>
    <w:tmpl w:val="4A56246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1" w15:restartNumberingAfterBreak="0">
    <w:nsid w:val="704B51F4"/>
    <w:multiLevelType w:val="hybridMultilevel"/>
    <w:tmpl w:val="6AB40EF0"/>
    <w:lvl w:ilvl="0" w:tplc="703E54CE">
      <w:start w:val="1"/>
      <w:numFmt w:val="bullet"/>
      <w:lvlText w:val=""/>
      <w:lvlJc w:val="left"/>
      <w:pPr>
        <w:ind w:left="1080" w:hanging="360"/>
      </w:pPr>
      <w:rPr>
        <w:rFonts w:ascii="Symbol" w:hAnsi="Symbol" w:hint="default"/>
      </w:rPr>
    </w:lvl>
    <w:lvl w:ilvl="1" w:tplc="C2E41AF8">
      <w:start w:val="1"/>
      <w:numFmt w:val="bullet"/>
      <w:lvlText w:val="o"/>
      <w:lvlJc w:val="left"/>
      <w:pPr>
        <w:ind w:left="1800" w:hanging="360"/>
      </w:pPr>
      <w:rPr>
        <w:rFonts w:ascii="Courier New" w:hAnsi="Courier New" w:hint="default"/>
      </w:rPr>
    </w:lvl>
    <w:lvl w:ilvl="2" w:tplc="F4E492C0">
      <w:start w:val="1"/>
      <w:numFmt w:val="bullet"/>
      <w:lvlText w:val=""/>
      <w:lvlJc w:val="left"/>
      <w:pPr>
        <w:ind w:left="2520" w:hanging="360"/>
      </w:pPr>
      <w:rPr>
        <w:rFonts w:ascii="Wingdings" w:hAnsi="Wingdings" w:hint="default"/>
      </w:rPr>
    </w:lvl>
    <w:lvl w:ilvl="3" w:tplc="4B126602">
      <w:start w:val="1"/>
      <w:numFmt w:val="bullet"/>
      <w:lvlText w:val=""/>
      <w:lvlJc w:val="left"/>
      <w:pPr>
        <w:ind w:left="3240" w:hanging="360"/>
      </w:pPr>
      <w:rPr>
        <w:rFonts w:ascii="Symbol" w:hAnsi="Symbol" w:hint="default"/>
      </w:rPr>
    </w:lvl>
    <w:lvl w:ilvl="4" w:tplc="E8607290">
      <w:start w:val="1"/>
      <w:numFmt w:val="bullet"/>
      <w:lvlText w:val="o"/>
      <w:lvlJc w:val="left"/>
      <w:pPr>
        <w:ind w:left="3960" w:hanging="360"/>
      </w:pPr>
      <w:rPr>
        <w:rFonts w:ascii="Courier New" w:hAnsi="Courier New" w:hint="default"/>
      </w:rPr>
    </w:lvl>
    <w:lvl w:ilvl="5" w:tplc="746A7FCE">
      <w:start w:val="1"/>
      <w:numFmt w:val="bullet"/>
      <w:lvlText w:val=""/>
      <w:lvlJc w:val="left"/>
      <w:pPr>
        <w:ind w:left="4680" w:hanging="360"/>
      </w:pPr>
      <w:rPr>
        <w:rFonts w:ascii="Wingdings" w:hAnsi="Wingdings" w:hint="default"/>
      </w:rPr>
    </w:lvl>
    <w:lvl w:ilvl="6" w:tplc="97A4085A">
      <w:start w:val="1"/>
      <w:numFmt w:val="bullet"/>
      <w:lvlText w:val=""/>
      <w:lvlJc w:val="left"/>
      <w:pPr>
        <w:ind w:left="5400" w:hanging="360"/>
      </w:pPr>
      <w:rPr>
        <w:rFonts w:ascii="Symbol" w:hAnsi="Symbol" w:hint="default"/>
      </w:rPr>
    </w:lvl>
    <w:lvl w:ilvl="7" w:tplc="A874E7C4">
      <w:start w:val="1"/>
      <w:numFmt w:val="bullet"/>
      <w:lvlText w:val="o"/>
      <w:lvlJc w:val="left"/>
      <w:pPr>
        <w:ind w:left="6120" w:hanging="360"/>
      </w:pPr>
      <w:rPr>
        <w:rFonts w:ascii="Courier New" w:hAnsi="Courier New" w:hint="default"/>
      </w:rPr>
    </w:lvl>
    <w:lvl w:ilvl="8" w:tplc="CA42CF78">
      <w:start w:val="1"/>
      <w:numFmt w:val="bullet"/>
      <w:lvlText w:val=""/>
      <w:lvlJc w:val="left"/>
      <w:pPr>
        <w:ind w:left="6840" w:hanging="360"/>
      </w:pPr>
      <w:rPr>
        <w:rFonts w:ascii="Wingdings" w:hAnsi="Wingdings" w:hint="default"/>
      </w:rPr>
    </w:lvl>
  </w:abstractNum>
  <w:abstractNum w:abstractNumId="92" w15:restartNumberingAfterBreak="0">
    <w:nsid w:val="73DFD595"/>
    <w:multiLevelType w:val="hybridMultilevel"/>
    <w:tmpl w:val="57389C22"/>
    <w:lvl w:ilvl="0" w:tplc="5F62B442">
      <w:start w:val="1"/>
      <w:numFmt w:val="bullet"/>
      <w:lvlText w:val=""/>
      <w:lvlJc w:val="left"/>
      <w:pPr>
        <w:ind w:left="1080" w:hanging="360"/>
      </w:pPr>
      <w:rPr>
        <w:rFonts w:ascii="Symbol" w:hAnsi="Symbol" w:hint="default"/>
      </w:rPr>
    </w:lvl>
    <w:lvl w:ilvl="1" w:tplc="CD109072">
      <w:start w:val="1"/>
      <w:numFmt w:val="bullet"/>
      <w:lvlText w:val="o"/>
      <w:lvlJc w:val="left"/>
      <w:pPr>
        <w:ind w:left="1800" w:hanging="360"/>
      </w:pPr>
      <w:rPr>
        <w:rFonts w:ascii="Courier New" w:hAnsi="Courier New" w:hint="default"/>
      </w:rPr>
    </w:lvl>
    <w:lvl w:ilvl="2" w:tplc="E9DC229E">
      <w:start w:val="1"/>
      <w:numFmt w:val="bullet"/>
      <w:lvlText w:val=""/>
      <w:lvlJc w:val="left"/>
      <w:pPr>
        <w:ind w:left="2520" w:hanging="360"/>
      </w:pPr>
      <w:rPr>
        <w:rFonts w:ascii="Wingdings" w:hAnsi="Wingdings" w:hint="default"/>
      </w:rPr>
    </w:lvl>
    <w:lvl w:ilvl="3" w:tplc="53D80BBA">
      <w:start w:val="1"/>
      <w:numFmt w:val="bullet"/>
      <w:lvlText w:val=""/>
      <w:lvlJc w:val="left"/>
      <w:pPr>
        <w:ind w:left="3240" w:hanging="360"/>
      </w:pPr>
      <w:rPr>
        <w:rFonts w:ascii="Symbol" w:hAnsi="Symbol" w:hint="default"/>
      </w:rPr>
    </w:lvl>
    <w:lvl w:ilvl="4" w:tplc="5E8CBF98">
      <w:start w:val="1"/>
      <w:numFmt w:val="bullet"/>
      <w:lvlText w:val="o"/>
      <w:lvlJc w:val="left"/>
      <w:pPr>
        <w:ind w:left="3960" w:hanging="360"/>
      </w:pPr>
      <w:rPr>
        <w:rFonts w:ascii="Courier New" w:hAnsi="Courier New" w:hint="default"/>
      </w:rPr>
    </w:lvl>
    <w:lvl w:ilvl="5" w:tplc="D32E404A">
      <w:start w:val="1"/>
      <w:numFmt w:val="bullet"/>
      <w:lvlText w:val=""/>
      <w:lvlJc w:val="left"/>
      <w:pPr>
        <w:ind w:left="4680" w:hanging="360"/>
      </w:pPr>
      <w:rPr>
        <w:rFonts w:ascii="Wingdings" w:hAnsi="Wingdings" w:hint="default"/>
      </w:rPr>
    </w:lvl>
    <w:lvl w:ilvl="6" w:tplc="E7DA1D46">
      <w:start w:val="1"/>
      <w:numFmt w:val="bullet"/>
      <w:lvlText w:val=""/>
      <w:lvlJc w:val="left"/>
      <w:pPr>
        <w:ind w:left="5400" w:hanging="360"/>
      </w:pPr>
      <w:rPr>
        <w:rFonts w:ascii="Symbol" w:hAnsi="Symbol" w:hint="default"/>
      </w:rPr>
    </w:lvl>
    <w:lvl w:ilvl="7" w:tplc="6218C4FA">
      <w:start w:val="1"/>
      <w:numFmt w:val="bullet"/>
      <w:lvlText w:val="o"/>
      <w:lvlJc w:val="left"/>
      <w:pPr>
        <w:ind w:left="6120" w:hanging="360"/>
      </w:pPr>
      <w:rPr>
        <w:rFonts w:ascii="Courier New" w:hAnsi="Courier New" w:hint="default"/>
      </w:rPr>
    </w:lvl>
    <w:lvl w:ilvl="8" w:tplc="507CF8DE">
      <w:start w:val="1"/>
      <w:numFmt w:val="bullet"/>
      <w:lvlText w:val=""/>
      <w:lvlJc w:val="left"/>
      <w:pPr>
        <w:ind w:left="6840" w:hanging="360"/>
      </w:pPr>
      <w:rPr>
        <w:rFonts w:ascii="Wingdings" w:hAnsi="Wingdings" w:hint="default"/>
      </w:rPr>
    </w:lvl>
  </w:abstractNum>
  <w:abstractNum w:abstractNumId="93" w15:restartNumberingAfterBreak="0">
    <w:nsid w:val="74287871"/>
    <w:multiLevelType w:val="hybridMultilevel"/>
    <w:tmpl w:val="43767314"/>
    <w:lvl w:ilvl="0" w:tplc="FFFFFFFF">
      <w:start w:val="1"/>
      <w:numFmt w:val="decimal"/>
      <w:lvlText w:val="%1."/>
      <w:lvlJc w:val="left"/>
      <w:pPr>
        <w:ind w:left="720" w:hanging="360"/>
      </w:pPr>
      <w:rPr>
        <w:rFonts w:hint="default"/>
        <w:b/>
        <w:bCs/>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69B6AF9"/>
    <w:multiLevelType w:val="hybridMultilevel"/>
    <w:tmpl w:val="1E9CCDC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5" w15:restartNumberingAfterBreak="0">
    <w:nsid w:val="77CC1F54"/>
    <w:multiLevelType w:val="multilevel"/>
    <w:tmpl w:val="86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F13C53"/>
    <w:multiLevelType w:val="hybridMultilevel"/>
    <w:tmpl w:val="1DF2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F50EAF"/>
    <w:multiLevelType w:val="hybridMultilevel"/>
    <w:tmpl w:val="3DCAE8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7A013CD5"/>
    <w:multiLevelType w:val="hybridMultilevel"/>
    <w:tmpl w:val="E1F61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30417D"/>
    <w:multiLevelType w:val="hybridMultilevel"/>
    <w:tmpl w:val="11262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C160CC"/>
    <w:multiLevelType w:val="hybridMultilevel"/>
    <w:tmpl w:val="7DACB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15:restartNumberingAfterBreak="0">
    <w:nsid w:val="7D8C4A96"/>
    <w:multiLevelType w:val="hybridMultilevel"/>
    <w:tmpl w:val="28AA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651231">
    <w:abstractNumId w:val="47"/>
  </w:num>
  <w:num w:numId="2" w16cid:durableId="1901862735">
    <w:abstractNumId w:val="98"/>
  </w:num>
  <w:num w:numId="3" w16cid:durableId="2045017917">
    <w:abstractNumId w:val="2"/>
  </w:num>
  <w:num w:numId="4" w16cid:durableId="437332429">
    <w:abstractNumId w:val="48"/>
  </w:num>
  <w:num w:numId="5" w16cid:durableId="2017537169">
    <w:abstractNumId w:val="49"/>
  </w:num>
  <w:num w:numId="6" w16cid:durableId="1936859395">
    <w:abstractNumId w:val="61"/>
  </w:num>
  <w:num w:numId="7" w16cid:durableId="1764180455">
    <w:abstractNumId w:val="3"/>
  </w:num>
  <w:num w:numId="8" w16cid:durableId="253363358">
    <w:abstractNumId w:val="66"/>
  </w:num>
  <w:num w:numId="9" w16cid:durableId="969818991">
    <w:abstractNumId w:val="36"/>
  </w:num>
  <w:num w:numId="10" w16cid:durableId="194732436">
    <w:abstractNumId w:val="95"/>
  </w:num>
  <w:num w:numId="11" w16cid:durableId="150219352">
    <w:abstractNumId w:val="97"/>
  </w:num>
  <w:num w:numId="12" w16cid:durableId="258678448">
    <w:abstractNumId w:val="90"/>
  </w:num>
  <w:num w:numId="13" w16cid:durableId="1113791133">
    <w:abstractNumId w:val="7"/>
  </w:num>
  <w:num w:numId="14" w16cid:durableId="294065197">
    <w:abstractNumId w:val="29"/>
  </w:num>
  <w:num w:numId="15" w16cid:durableId="1497188281">
    <w:abstractNumId w:val="52"/>
  </w:num>
  <w:num w:numId="16" w16cid:durableId="350572051">
    <w:abstractNumId w:val="86"/>
  </w:num>
  <w:num w:numId="17" w16cid:durableId="653722958">
    <w:abstractNumId w:val="8"/>
  </w:num>
  <w:num w:numId="18" w16cid:durableId="2012947421">
    <w:abstractNumId w:val="21"/>
  </w:num>
  <w:num w:numId="19" w16cid:durableId="1010836148">
    <w:abstractNumId w:val="24"/>
  </w:num>
  <w:num w:numId="20" w16cid:durableId="1821458730">
    <w:abstractNumId w:val="42"/>
  </w:num>
  <w:num w:numId="21" w16cid:durableId="1493834131">
    <w:abstractNumId w:val="1"/>
  </w:num>
  <w:num w:numId="22" w16cid:durableId="1639334057">
    <w:abstractNumId w:val="78"/>
  </w:num>
  <w:num w:numId="23" w16cid:durableId="959191248">
    <w:abstractNumId w:val="94"/>
  </w:num>
  <w:num w:numId="24" w16cid:durableId="910509731">
    <w:abstractNumId w:val="25"/>
  </w:num>
  <w:num w:numId="25" w16cid:durableId="1004934144">
    <w:abstractNumId w:val="76"/>
  </w:num>
  <w:num w:numId="26" w16cid:durableId="565140535">
    <w:abstractNumId w:val="19"/>
  </w:num>
  <w:num w:numId="27" w16cid:durableId="1834225097">
    <w:abstractNumId w:val="22"/>
  </w:num>
  <w:num w:numId="28" w16cid:durableId="990792831">
    <w:abstractNumId w:val="99"/>
  </w:num>
  <w:num w:numId="29" w16cid:durableId="1134056939">
    <w:abstractNumId w:val="85"/>
  </w:num>
  <w:num w:numId="30" w16cid:durableId="1967465299">
    <w:abstractNumId w:val="84"/>
  </w:num>
  <w:num w:numId="31" w16cid:durableId="1857232307">
    <w:abstractNumId w:val="17"/>
  </w:num>
  <w:num w:numId="32" w16cid:durableId="264115592">
    <w:abstractNumId w:val="37"/>
  </w:num>
  <w:num w:numId="33" w16cid:durableId="1943607333">
    <w:abstractNumId w:val="87"/>
  </w:num>
  <w:num w:numId="34" w16cid:durableId="359208245">
    <w:abstractNumId w:val="58"/>
  </w:num>
  <w:num w:numId="35" w16cid:durableId="1883784449">
    <w:abstractNumId w:val="96"/>
  </w:num>
  <w:num w:numId="36" w16cid:durableId="22024915">
    <w:abstractNumId w:val="73"/>
  </w:num>
  <w:num w:numId="37" w16cid:durableId="483862611">
    <w:abstractNumId w:val="40"/>
  </w:num>
  <w:num w:numId="38" w16cid:durableId="790243057">
    <w:abstractNumId w:val="45"/>
  </w:num>
  <w:num w:numId="39" w16cid:durableId="1342970171">
    <w:abstractNumId w:val="72"/>
  </w:num>
  <w:num w:numId="40" w16cid:durableId="1763792916">
    <w:abstractNumId w:val="62"/>
  </w:num>
  <w:num w:numId="41" w16cid:durableId="1635789014">
    <w:abstractNumId w:val="70"/>
  </w:num>
  <w:num w:numId="42" w16cid:durableId="335613092">
    <w:abstractNumId w:val="27"/>
  </w:num>
  <w:num w:numId="43" w16cid:durableId="878011110">
    <w:abstractNumId w:val="46"/>
  </w:num>
  <w:num w:numId="44" w16cid:durableId="614672777">
    <w:abstractNumId w:val="43"/>
  </w:num>
  <w:num w:numId="45" w16cid:durableId="1044216580">
    <w:abstractNumId w:val="31"/>
  </w:num>
  <w:num w:numId="46" w16cid:durableId="1373727031">
    <w:abstractNumId w:val="54"/>
  </w:num>
  <w:num w:numId="47" w16cid:durableId="906691830">
    <w:abstractNumId w:val="0"/>
  </w:num>
  <w:num w:numId="48" w16cid:durableId="2096976449">
    <w:abstractNumId w:val="100"/>
  </w:num>
  <w:num w:numId="49" w16cid:durableId="1503665276">
    <w:abstractNumId w:val="69"/>
  </w:num>
  <w:num w:numId="50" w16cid:durableId="37520120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29536290">
    <w:abstractNumId w:val="59"/>
  </w:num>
  <w:num w:numId="52" w16cid:durableId="852114596">
    <w:abstractNumId w:val="30"/>
  </w:num>
  <w:num w:numId="53" w16cid:durableId="1291783737">
    <w:abstractNumId w:val="34"/>
  </w:num>
  <w:num w:numId="54" w16cid:durableId="557977870">
    <w:abstractNumId w:val="55"/>
  </w:num>
  <w:num w:numId="55" w16cid:durableId="65223650">
    <w:abstractNumId w:val="14"/>
  </w:num>
  <w:num w:numId="56" w16cid:durableId="1605727356">
    <w:abstractNumId w:val="11"/>
  </w:num>
  <w:num w:numId="57" w16cid:durableId="102771688">
    <w:abstractNumId w:val="89"/>
  </w:num>
  <w:num w:numId="58" w16cid:durableId="773133238">
    <w:abstractNumId w:val="64"/>
  </w:num>
  <w:num w:numId="59" w16cid:durableId="1915310970">
    <w:abstractNumId w:val="91"/>
  </w:num>
  <w:num w:numId="60" w16cid:durableId="985007852">
    <w:abstractNumId w:val="79"/>
  </w:num>
  <w:num w:numId="61" w16cid:durableId="41952229">
    <w:abstractNumId w:val="92"/>
  </w:num>
  <w:num w:numId="62" w16cid:durableId="469715790">
    <w:abstractNumId w:val="35"/>
  </w:num>
  <w:num w:numId="63" w16cid:durableId="187985197">
    <w:abstractNumId w:val="53"/>
  </w:num>
  <w:num w:numId="64" w16cid:durableId="1775633091">
    <w:abstractNumId w:val="16"/>
  </w:num>
  <w:num w:numId="65" w16cid:durableId="1086539984">
    <w:abstractNumId w:val="28"/>
  </w:num>
  <w:num w:numId="66" w16cid:durableId="1190800997">
    <w:abstractNumId w:val="23"/>
  </w:num>
  <w:num w:numId="67" w16cid:durableId="345596932">
    <w:abstractNumId w:val="38"/>
  </w:num>
  <w:num w:numId="68" w16cid:durableId="1908804918">
    <w:abstractNumId w:val="20"/>
  </w:num>
  <w:num w:numId="69" w16cid:durableId="1199439878">
    <w:abstractNumId w:val="9"/>
  </w:num>
  <w:num w:numId="70" w16cid:durableId="1024554306">
    <w:abstractNumId w:val="56"/>
  </w:num>
  <w:num w:numId="71" w16cid:durableId="890654328">
    <w:abstractNumId w:val="5"/>
  </w:num>
  <w:num w:numId="72" w16cid:durableId="1641223188">
    <w:abstractNumId w:val="101"/>
  </w:num>
  <w:num w:numId="73" w16cid:durableId="1675916719">
    <w:abstractNumId w:val="93"/>
  </w:num>
  <w:num w:numId="74" w16cid:durableId="728193314">
    <w:abstractNumId w:val="32"/>
  </w:num>
  <w:num w:numId="75" w16cid:durableId="561403986">
    <w:abstractNumId w:val="83"/>
  </w:num>
  <w:num w:numId="76" w16cid:durableId="968123433">
    <w:abstractNumId w:val="50"/>
  </w:num>
  <w:num w:numId="77" w16cid:durableId="1344623281">
    <w:abstractNumId w:val="88"/>
  </w:num>
  <w:num w:numId="78" w16cid:durableId="136189626">
    <w:abstractNumId w:val="18"/>
  </w:num>
  <w:num w:numId="79" w16cid:durableId="799808911">
    <w:abstractNumId w:val="77"/>
  </w:num>
  <w:num w:numId="80" w16cid:durableId="1429885416">
    <w:abstractNumId w:val="4"/>
  </w:num>
  <w:num w:numId="81" w16cid:durableId="1786122758">
    <w:abstractNumId w:val="75"/>
  </w:num>
  <w:num w:numId="82" w16cid:durableId="726491467">
    <w:abstractNumId w:val="39"/>
  </w:num>
  <w:num w:numId="83" w16cid:durableId="653682931">
    <w:abstractNumId w:val="80"/>
  </w:num>
  <w:num w:numId="84" w16cid:durableId="1618833294">
    <w:abstractNumId w:val="12"/>
  </w:num>
  <w:num w:numId="85" w16cid:durableId="1041049857">
    <w:abstractNumId w:val="65"/>
  </w:num>
  <w:num w:numId="86" w16cid:durableId="969822970">
    <w:abstractNumId w:val="15"/>
  </w:num>
  <w:num w:numId="87" w16cid:durableId="1527524888">
    <w:abstractNumId w:val="10"/>
  </w:num>
  <w:num w:numId="88" w16cid:durableId="360323071">
    <w:abstractNumId w:val="68"/>
  </w:num>
  <w:num w:numId="89" w16cid:durableId="338193901">
    <w:abstractNumId w:val="81"/>
  </w:num>
  <w:num w:numId="90" w16cid:durableId="1348602878">
    <w:abstractNumId w:val="67"/>
  </w:num>
  <w:num w:numId="91" w16cid:durableId="1676759324">
    <w:abstractNumId w:val="26"/>
  </w:num>
  <w:num w:numId="92" w16cid:durableId="1877964237">
    <w:abstractNumId w:val="13"/>
  </w:num>
  <w:num w:numId="93" w16cid:durableId="1548491991">
    <w:abstractNumId w:val="82"/>
  </w:num>
  <w:num w:numId="94" w16cid:durableId="546917709">
    <w:abstractNumId w:val="71"/>
  </w:num>
  <w:num w:numId="95" w16cid:durableId="688603685">
    <w:abstractNumId w:val="74"/>
  </w:num>
  <w:num w:numId="96" w16cid:durableId="285358442">
    <w:abstractNumId w:val="57"/>
  </w:num>
  <w:num w:numId="97" w16cid:durableId="867327781">
    <w:abstractNumId w:val="63"/>
  </w:num>
  <w:num w:numId="98" w16cid:durableId="1260136234">
    <w:abstractNumId w:val="44"/>
  </w:num>
  <w:num w:numId="99" w16cid:durableId="1858612654">
    <w:abstractNumId w:val="51"/>
  </w:num>
  <w:num w:numId="100" w16cid:durableId="1141340823">
    <w:abstractNumId w:val="41"/>
  </w:num>
  <w:num w:numId="101" w16cid:durableId="659191445">
    <w:abstractNumId w:val="6"/>
  </w:num>
  <w:num w:numId="102" w16cid:durableId="295184828">
    <w:abstractNumId w:val="60"/>
  </w:num>
  <w:numIdMacAtCleanup w:val="9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 Tran, ACA (BUV)">
    <w15:presenceInfo w15:providerId="None" w15:userId="An Tran, ACA (BUV)"/>
  </w15:person>
  <w15:person w15:author="Uyen Tran, SIO (BUV)">
    <w15:presenceInfo w15:providerId="AD" w15:userId="S::uyen.tt@buv.edu.vn::4413a833-8c07-459c-9592-445d2a47c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yMjExMTexNLM0NTNS0lEKTi0uzszPAykwrgUACO0IFSwAAAA="/>
  </w:docVars>
  <w:rsids>
    <w:rsidRoot w:val="007C61CE"/>
    <w:rsid w:val="000001BA"/>
    <w:rsid w:val="00000774"/>
    <w:rsid w:val="000029B1"/>
    <w:rsid w:val="00004A0B"/>
    <w:rsid w:val="000067B7"/>
    <w:rsid w:val="000067F6"/>
    <w:rsid w:val="00007E67"/>
    <w:rsid w:val="000147A4"/>
    <w:rsid w:val="00016826"/>
    <w:rsid w:val="00017E20"/>
    <w:rsid w:val="00024B8B"/>
    <w:rsid w:val="00024F79"/>
    <w:rsid w:val="00025ADB"/>
    <w:rsid w:val="00027302"/>
    <w:rsid w:val="000304D6"/>
    <w:rsid w:val="00030566"/>
    <w:rsid w:val="00033784"/>
    <w:rsid w:val="000337CF"/>
    <w:rsid w:val="00036025"/>
    <w:rsid w:val="0003673C"/>
    <w:rsid w:val="00036C1D"/>
    <w:rsid w:val="000373F6"/>
    <w:rsid w:val="000378CB"/>
    <w:rsid w:val="0004022E"/>
    <w:rsid w:val="000411B0"/>
    <w:rsid w:val="00041E25"/>
    <w:rsid w:val="00044AB2"/>
    <w:rsid w:val="0004760C"/>
    <w:rsid w:val="00050B84"/>
    <w:rsid w:val="00051F69"/>
    <w:rsid w:val="00055CEE"/>
    <w:rsid w:val="0005656D"/>
    <w:rsid w:val="00057C09"/>
    <w:rsid w:val="00060FE0"/>
    <w:rsid w:val="00062313"/>
    <w:rsid w:val="000626C2"/>
    <w:rsid w:val="00064767"/>
    <w:rsid w:val="00064B2C"/>
    <w:rsid w:val="0006517A"/>
    <w:rsid w:val="00065413"/>
    <w:rsid w:val="00066998"/>
    <w:rsid w:val="00066B1B"/>
    <w:rsid w:val="0006701F"/>
    <w:rsid w:val="00067398"/>
    <w:rsid w:val="00074D22"/>
    <w:rsid w:val="0007525B"/>
    <w:rsid w:val="000775F3"/>
    <w:rsid w:val="00080A2C"/>
    <w:rsid w:val="00082363"/>
    <w:rsid w:val="00082726"/>
    <w:rsid w:val="000860B6"/>
    <w:rsid w:val="000870A3"/>
    <w:rsid w:val="000910B2"/>
    <w:rsid w:val="00091494"/>
    <w:rsid w:val="00093944"/>
    <w:rsid w:val="00093B79"/>
    <w:rsid w:val="00094B0C"/>
    <w:rsid w:val="000969A0"/>
    <w:rsid w:val="000A0F76"/>
    <w:rsid w:val="000A45F4"/>
    <w:rsid w:val="000A6806"/>
    <w:rsid w:val="000A7452"/>
    <w:rsid w:val="000B0897"/>
    <w:rsid w:val="000B1540"/>
    <w:rsid w:val="000B19EE"/>
    <w:rsid w:val="000B3544"/>
    <w:rsid w:val="000B40E1"/>
    <w:rsid w:val="000B7BDA"/>
    <w:rsid w:val="000C1CE4"/>
    <w:rsid w:val="000C1F1E"/>
    <w:rsid w:val="000C51D2"/>
    <w:rsid w:val="000C535E"/>
    <w:rsid w:val="000C547C"/>
    <w:rsid w:val="000C711F"/>
    <w:rsid w:val="000D00BB"/>
    <w:rsid w:val="000D03CF"/>
    <w:rsid w:val="000D485D"/>
    <w:rsid w:val="000D6197"/>
    <w:rsid w:val="000D6210"/>
    <w:rsid w:val="000D709C"/>
    <w:rsid w:val="000D7518"/>
    <w:rsid w:val="000E2FB3"/>
    <w:rsid w:val="000E31F3"/>
    <w:rsid w:val="000E5114"/>
    <w:rsid w:val="000E51DD"/>
    <w:rsid w:val="000E7558"/>
    <w:rsid w:val="000E7627"/>
    <w:rsid w:val="000E79A9"/>
    <w:rsid w:val="000E7FAB"/>
    <w:rsid w:val="000F0D14"/>
    <w:rsid w:val="000F219E"/>
    <w:rsid w:val="000F55AB"/>
    <w:rsid w:val="000F690F"/>
    <w:rsid w:val="000F6B7A"/>
    <w:rsid w:val="000F74E7"/>
    <w:rsid w:val="00100254"/>
    <w:rsid w:val="001016D1"/>
    <w:rsid w:val="001017FD"/>
    <w:rsid w:val="0010202C"/>
    <w:rsid w:val="00104263"/>
    <w:rsid w:val="0010596F"/>
    <w:rsid w:val="00106491"/>
    <w:rsid w:val="0011053C"/>
    <w:rsid w:val="0011380A"/>
    <w:rsid w:val="00113812"/>
    <w:rsid w:val="00115443"/>
    <w:rsid w:val="00116CB9"/>
    <w:rsid w:val="001171F0"/>
    <w:rsid w:val="0011732D"/>
    <w:rsid w:val="0011799D"/>
    <w:rsid w:val="001201EC"/>
    <w:rsid w:val="00122FB2"/>
    <w:rsid w:val="00131CAB"/>
    <w:rsid w:val="00132AFB"/>
    <w:rsid w:val="001342BA"/>
    <w:rsid w:val="001350E7"/>
    <w:rsid w:val="001361ED"/>
    <w:rsid w:val="00136B17"/>
    <w:rsid w:val="001370FB"/>
    <w:rsid w:val="00137802"/>
    <w:rsid w:val="0014055C"/>
    <w:rsid w:val="0014124C"/>
    <w:rsid w:val="0014195F"/>
    <w:rsid w:val="00146235"/>
    <w:rsid w:val="00146348"/>
    <w:rsid w:val="00146605"/>
    <w:rsid w:val="00146F51"/>
    <w:rsid w:val="001477AF"/>
    <w:rsid w:val="00150DD7"/>
    <w:rsid w:val="001515AE"/>
    <w:rsid w:val="001516A1"/>
    <w:rsid w:val="00163471"/>
    <w:rsid w:val="00163C55"/>
    <w:rsid w:val="0016445F"/>
    <w:rsid w:val="00164CFE"/>
    <w:rsid w:val="00164E18"/>
    <w:rsid w:val="00165154"/>
    <w:rsid w:val="00166081"/>
    <w:rsid w:val="00170561"/>
    <w:rsid w:val="00171B76"/>
    <w:rsid w:val="00173548"/>
    <w:rsid w:val="00175E18"/>
    <w:rsid w:val="001766D0"/>
    <w:rsid w:val="00176912"/>
    <w:rsid w:val="00177849"/>
    <w:rsid w:val="00180562"/>
    <w:rsid w:val="0018080B"/>
    <w:rsid w:val="00180A57"/>
    <w:rsid w:val="001829CA"/>
    <w:rsid w:val="0018652B"/>
    <w:rsid w:val="00186DD2"/>
    <w:rsid w:val="001870CB"/>
    <w:rsid w:val="00187BDE"/>
    <w:rsid w:val="0019071B"/>
    <w:rsid w:val="00191362"/>
    <w:rsid w:val="00192035"/>
    <w:rsid w:val="0019492B"/>
    <w:rsid w:val="001960F0"/>
    <w:rsid w:val="00196B2D"/>
    <w:rsid w:val="0019714E"/>
    <w:rsid w:val="001A0718"/>
    <w:rsid w:val="001A2E05"/>
    <w:rsid w:val="001A7D81"/>
    <w:rsid w:val="001B18F6"/>
    <w:rsid w:val="001B1F0C"/>
    <w:rsid w:val="001B21D1"/>
    <w:rsid w:val="001B466A"/>
    <w:rsid w:val="001B5894"/>
    <w:rsid w:val="001B65C3"/>
    <w:rsid w:val="001B6F55"/>
    <w:rsid w:val="001C0070"/>
    <w:rsid w:val="001C38F0"/>
    <w:rsid w:val="001C51B8"/>
    <w:rsid w:val="001C5704"/>
    <w:rsid w:val="001C6364"/>
    <w:rsid w:val="001D1BC7"/>
    <w:rsid w:val="001D2D51"/>
    <w:rsid w:val="001D350F"/>
    <w:rsid w:val="001D48EC"/>
    <w:rsid w:val="001D5DED"/>
    <w:rsid w:val="001D676E"/>
    <w:rsid w:val="001D754A"/>
    <w:rsid w:val="001E01B3"/>
    <w:rsid w:val="001E07AB"/>
    <w:rsid w:val="001E128D"/>
    <w:rsid w:val="001E2894"/>
    <w:rsid w:val="001E441F"/>
    <w:rsid w:val="001E78BB"/>
    <w:rsid w:val="001E7CBA"/>
    <w:rsid w:val="001F0C9F"/>
    <w:rsid w:val="001F38A3"/>
    <w:rsid w:val="001F3D29"/>
    <w:rsid w:val="001F405F"/>
    <w:rsid w:val="001F6978"/>
    <w:rsid w:val="00200010"/>
    <w:rsid w:val="00201EE9"/>
    <w:rsid w:val="002030D3"/>
    <w:rsid w:val="0020314F"/>
    <w:rsid w:val="0020459D"/>
    <w:rsid w:val="0020510A"/>
    <w:rsid w:val="00205217"/>
    <w:rsid w:val="002060BE"/>
    <w:rsid w:val="00206916"/>
    <w:rsid w:val="002072DE"/>
    <w:rsid w:val="00210A25"/>
    <w:rsid w:val="00212FFD"/>
    <w:rsid w:val="002145AB"/>
    <w:rsid w:val="00217F21"/>
    <w:rsid w:val="00220179"/>
    <w:rsid w:val="00220C1F"/>
    <w:rsid w:val="00222B14"/>
    <w:rsid w:val="00224CFA"/>
    <w:rsid w:val="002276D6"/>
    <w:rsid w:val="00227956"/>
    <w:rsid w:val="00232DDC"/>
    <w:rsid w:val="00233EF8"/>
    <w:rsid w:val="0023476A"/>
    <w:rsid w:val="00235B25"/>
    <w:rsid w:val="00235BF7"/>
    <w:rsid w:val="0023621B"/>
    <w:rsid w:val="00237F2D"/>
    <w:rsid w:val="00240363"/>
    <w:rsid w:val="0024053F"/>
    <w:rsid w:val="00240CCC"/>
    <w:rsid w:val="00242328"/>
    <w:rsid w:val="00243368"/>
    <w:rsid w:val="00245A6C"/>
    <w:rsid w:val="002471D5"/>
    <w:rsid w:val="00247898"/>
    <w:rsid w:val="00247B59"/>
    <w:rsid w:val="0025052B"/>
    <w:rsid w:val="002520B3"/>
    <w:rsid w:val="00253BBF"/>
    <w:rsid w:val="00254445"/>
    <w:rsid w:val="00254631"/>
    <w:rsid w:val="00254D46"/>
    <w:rsid w:val="002559DF"/>
    <w:rsid w:val="002562A0"/>
    <w:rsid w:val="00256CE9"/>
    <w:rsid w:val="00256D2C"/>
    <w:rsid w:val="00256F6B"/>
    <w:rsid w:val="0026036C"/>
    <w:rsid w:val="00260905"/>
    <w:rsid w:val="00260BE0"/>
    <w:rsid w:val="002612D5"/>
    <w:rsid w:val="00262110"/>
    <w:rsid w:val="00262BD7"/>
    <w:rsid w:val="00262D6E"/>
    <w:rsid w:val="00263263"/>
    <w:rsid w:val="00263593"/>
    <w:rsid w:val="002638B3"/>
    <w:rsid w:val="0026566F"/>
    <w:rsid w:val="00265A85"/>
    <w:rsid w:val="0026684D"/>
    <w:rsid w:val="00267AF7"/>
    <w:rsid w:val="002704C3"/>
    <w:rsid w:val="00271A3C"/>
    <w:rsid w:val="00272CB7"/>
    <w:rsid w:val="002735C5"/>
    <w:rsid w:val="00273792"/>
    <w:rsid w:val="00274919"/>
    <w:rsid w:val="002763D8"/>
    <w:rsid w:val="002765D9"/>
    <w:rsid w:val="00277C2B"/>
    <w:rsid w:val="002802BB"/>
    <w:rsid w:val="002810EB"/>
    <w:rsid w:val="0028179B"/>
    <w:rsid w:val="00285932"/>
    <w:rsid w:val="00290FD5"/>
    <w:rsid w:val="00292371"/>
    <w:rsid w:val="002925F8"/>
    <w:rsid w:val="0029353A"/>
    <w:rsid w:val="00293CD6"/>
    <w:rsid w:val="00294004"/>
    <w:rsid w:val="0029534C"/>
    <w:rsid w:val="00297275"/>
    <w:rsid w:val="00297828"/>
    <w:rsid w:val="002A0D94"/>
    <w:rsid w:val="002A0FA4"/>
    <w:rsid w:val="002A1CEC"/>
    <w:rsid w:val="002A4072"/>
    <w:rsid w:val="002A7E4A"/>
    <w:rsid w:val="002B3C54"/>
    <w:rsid w:val="002B6CEA"/>
    <w:rsid w:val="002B764E"/>
    <w:rsid w:val="002B7A9B"/>
    <w:rsid w:val="002B7C89"/>
    <w:rsid w:val="002C4240"/>
    <w:rsid w:val="002C5C01"/>
    <w:rsid w:val="002C691E"/>
    <w:rsid w:val="002C6FEE"/>
    <w:rsid w:val="002C711C"/>
    <w:rsid w:val="002D173E"/>
    <w:rsid w:val="002D4176"/>
    <w:rsid w:val="002D4A50"/>
    <w:rsid w:val="002D55AB"/>
    <w:rsid w:val="002D64E7"/>
    <w:rsid w:val="002E1419"/>
    <w:rsid w:val="002E1AD0"/>
    <w:rsid w:val="002E1F17"/>
    <w:rsid w:val="002E2C89"/>
    <w:rsid w:val="002E4465"/>
    <w:rsid w:val="002E6B8E"/>
    <w:rsid w:val="002F2D0E"/>
    <w:rsid w:val="002F3E68"/>
    <w:rsid w:val="002F4E9E"/>
    <w:rsid w:val="002F5887"/>
    <w:rsid w:val="002F6873"/>
    <w:rsid w:val="002F7490"/>
    <w:rsid w:val="002F7BC0"/>
    <w:rsid w:val="002F7C2F"/>
    <w:rsid w:val="003027F7"/>
    <w:rsid w:val="0030691A"/>
    <w:rsid w:val="00307C44"/>
    <w:rsid w:val="00310639"/>
    <w:rsid w:val="00311111"/>
    <w:rsid w:val="00311887"/>
    <w:rsid w:val="00311F72"/>
    <w:rsid w:val="00312445"/>
    <w:rsid w:val="003127BD"/>
    <w:rsid w:val="003140AD"/>
    <w:rsid w:val="00314D8A"/>
    <w:rsid w:val="0031567A"/>
    <w:rsid w:val="00315854"/>
    <w:rsid w:val="00315940"/>
    <w:rsid w:val="003170DD"/>
    <w:rsid w:val="00320DE9"/>
    <w:rsid w:val="00321C9A"/>
    <w:rsid w:val="00322BC7"/>
    <w:rsid w:val="003244E8"/>
    <w:rsid w:val="00325E58"/>
    <w:rsid w:val="0032613B"/>
    <w:rsid w:val="00326586"/>
    <w:rsid w:val="00327B41"/>
    <w:rsid w:val="00330474"/>
    <w:rsid w:val="00333D63"/>
    <w:rsid w:val="003361CB"/>
    <w:rsid w:val="003378E4"/>
    <w:rsid w:val="00337E60"/>
    <w:rsid w:val="00340932"/>
    <w:rsid w:val="003413AB"/>
    <w:rsid w:val="003429C1"/>
    <w:rsid w:val="00342F13"/>
    <w:rsid w:val="00343646"/>
    <w:rsid w:val="0034366E"/>
    <w:rsid w:val="003461AE"/>
    <w:rsid w:val="0034620E"/>
    <w:rsid w:val="00346B3A"/>
    <w:rsid w:val="0034740A"/>
    <w:rsid w:val="003503ED"/>
    <w:rsid w:val="00350991"/>
    <w:rsid w:val="00350B76"/>
    <w:rsid w:val="003513BE"/>
    <w:rsid w:val="0035171C"/>
    <w:rsid w:val="00353F82"/>
    <w:rsid w:val="00354F84"/>
    <w:rsid w:val="00355EB6"/>
    <w:rsid w:val="003577B6"/>
    <w:rsid w:val="00360897"/>
    <w:rsid w:val="00360A65"/>
    <w:rsid w:val="00363426"/>
    <w:rsid w:val="00363F39"/>
    <w:rsid w:val="003640AA"/>
    <w:rsid w:val="00364F9B"/>
    <w:rsid w:val="003662F2"/>
    <w:rsid w:val="00366AAA"/>
    <w:rsid w:val="00367BBC"/>
    <w:rsid w:val="00370856"/>
    <w:rsid w:val="00373618"/>
    <w:rsid w:val="00374FF1"/>
    <w:rsid w:val="0037692E"/>
    <w:rsid w:val="003773D4"/>
    <w:rsid w:val="003806D2"/>
    <w:rsid w:val="0038075D"/>
    <w:rsid w:val="00380AF3"/>
    <w:rsid w:val="00380F40"/>
    <w:rsid w:val="003824B8"/>
    <w:rsid w:val="0038636E"/>
    <w:rsid w:val="00387DFC"/>
    <w:rsid w:val="00392BF9"/>
    <w:rsid w:val="0039326E"/>
    <w:rsid w:val="00394372"/>
    <w:rsid w:val="00394D75"/>
    <w:rsid w:val="00395855"/>
    <w:rsid w:val="003A16D0"/>
    <w:rsid w:val="003A2253"/>
    <w:rsid w:val="003A2F0D"/>
    <w:rsid w:val="003A325C"/>
    <w:rsid w:val="003A6FEA"/>
    <w:rsid w:val="003A7157"/>
    <w:rsid w:val="003A732E"/>
    <w:rsid w:val="003B3DCC"/>
    <w:rsid w:val="003B68DC"/>
    <w:rsid w:val="003B7F64"/>
    <w:rsid w:val="003C0688"/>
    <w:rsid w:val="003C0C58"/>
    <w:rsid w:val="003C1225"/>
    <w:rsid w:val="003C20DD"/>
    <w:rsid w:val="003C54BB"/>
    <w:rsid w:val="003C59E2"/>
    <w:rsid w:val="003C5B90"/>
    <w:rsid w:val="003C6139"/>
    <w:rsid w:val="003C6C5F"/>
    <w:rsid w:val="003D06C4"/>
    <w:rsid w:val="003D5078"/>
    <w:rsid w:val="003D507D"/>
    <w:rsid w:val="003D6352"/>
    <w:rsid w:val="003D6519"/>
    <w:rsid w:val="003D66E0"/>
    <w:rsid w:val="003E0B49"/>
    <w:rsid w:val="003E1B62"/>
    <w:rsid w:val="003E5BD2"/>
    <w:rsid w:val="003E6043"/>
    <w:rsid w:val="003E6279"/>
    <w:rsid w:val="003E7B45"/>
    <w:rsid w:val="003F2086"/>
    <w:rsid w:val="003F27B5"/>
    <w:rsid w:val="003F29A9"/>
    <w:rsid w:val="003F3F70"/>
    <w:rsid w:val="003F7769"/>
    <w:rsid w:val="003F78F7"/>
    <w:rsid w:val="00401081"/>
    <w:rsid w:val="00401313"/>
    <w:rsid w:val="00401823"/>
    <w:rsid w:val="0040259D"/>
    <w:rsid w:val="004035FC"/>
    <w:rsid w:val="004040E5"/>
    <w:rsid w:val="004048F9"/>
    <w:rsid w:val="00406E50"/>
    <w:rsid w:val="00407226"/>
    <w:rsid w:val="004074AB"/>
    <w:rsid w:val="00407AC8"/>
    <w:rsid w:val="00410254"/>
    <w:rsid w:val="00412EE1"/>
    <w:rsid w:val="00420565"/>
    <w:rsid w:val="004206AD"/>
    <w:rsid w:val="00421B3C"/>
    <w:rsid w:val="004221AF"/>
    <w:rsid w:val="00422A5C"/>
    <w:rsid w:val="00423211"/>
    <w:rsid w:val="0042405F"/>
    <w:rsid w:val="00425DEC"/>
    <w:rsid w:val="0042610F"/>
    <w:rsid w:val="00427249"/>
    <w:rsid w:val="00433234"/>
    <w:rsid w:val="00433305"/>
    <w:rsid w:val="00433AE6"/>
    <w:rsid w:val="004373E8"/>
    <w:rsid w:val="004403FB"/>
    <w:rsid w:val="00440681"/>
    <w:rsid w:val="00440BA3"/>
    <w:rsid w:val="004421B3"/>
    <w:rsid w:val="0044221D"/>
    <w:rsid w:val="00445A5E"/>
    <w:rsid w:val="0044799B"/>
    <w:rsid w:val="004502B8"/>
    <w:rsid w:val="0045155C"/>
    <w:rsid w:val="00452DC6"/>
    <w:rsid w:val="00454320"/>
    <w:rsid w:val="00455159"/>
    <w:rsid w:val="004556DC"/>
    <w:rsid w:val="00457AD8"/>
    <w:rsid w:val="00462707"/>
    <w:rsid w:val="00464123"/>
    <w:rsid w:val="00464CAD"/>
    <w:rsid w:val="00466E0E"/>
    <w:rsid w:val="00474E07"/>
    <w:rsid w:val="00476D8E"/>
    <w:rsid w:val="004775CC"/>
    <w:rsid w:val="0048083F"/>
    <w:rsid w:val="004808F6"/>
    <w:rsid w:val="00480D2A"/>
    <w:rsid w:val="00480F96"/>
    <w:rsid w:val="00481018"/>
    <w:rsid w:val="00481A03"/>
    <w:rsid w:val="00482BF2"/>
    <w:rsid w:val="00483ECA"/>
    <w:rsid w:val="00487C1E"/>
    <w:rsid w:val="00490315"/>
    <w:rsid w:val="00490DF8"/>
    <w:rsid w:val="004914B0"/>
    <w:rsid w:val="004919C1"/>
    <w:rsid w:val="00491E43"/>
    <w:rsid w:val="004923E4"/>
    <w:rsid w:val="004932FA"/>
    <w:rsid w:val="00493CA6"/>
    <w:rsid w:val="00494102"/>
    <w:rsid w:val="004A12B2"/>
    <w:rsid w:val="004A1BB4"/>
    <w:rsid w:val="004A3392"/>
    <w:rsid w:val="004A3396"/>
    <w:rsid w:val="004A5FF4"/>
    <w:rsid w:val="004A6C43"/>
    <w:rsid w:val="004B03A8"/>
    <w:rsid w:val="004B0768"/>
    <w:rsid w:val="004B0804"/>
    <w:rsid w:val="004B08D3"/>
    <w:rsid w:val="004B11E7"/>
    <w:rsid w:val="004B1972"/>
    <w:rsid w:val="004B25F3"/>
    <w:rsid w:val="004B3429"/>
    <w:rsid w:val="004B5AA6"/>
    <w:rsid w:val="004B64BE"/>
    <w:rsid w:val="004B7321"/>
    <w:rsid w:val="004B77AA"/>
    <w:rsid w:val="004C0FF9"/>
    <w:rsid w:val="004C16BF"/>
    <w:rsid w:val="004C2D05"/>
    <w:rsid w:val="004C4B87"/>
    <w:rsid w:val="004D25FE"/>
    <w:rsid w:val="004D2B4A"/>
    <w:rsid w:val="004D3061"/>
    <w:rsid w:val="004D39DD"/>
    <w:rsid w:val="004D53DF"/>
    <w:rsid w:val="004D5990"/>
    <w:rsid w:val="004D640C"/>
    <w:rsid w:val="004D6EFD"/>
    <w:rsid w:val="004E0632"/>
    <w:rsid w:val="004E13ED"/>
    <w:rsid w:val="004E14E9"/>
    <w:rsid w:val="004E168C"/>
    <w:rsid w:val="004E2B40"/>
    <w:rsid w:val="004E3C65"/>
    <w:rsid w:val="004E4D48"/>
    <w:rsid w:val="004E4E48"/>
    <w:rsid w:val="004E67BE"/>
    <w:rsid w:val="004F192A"/>
    <w:rsid w:val="004F730E"/>
    <w:rsid w:val="00501365"/>
    <w:rsid w:val="00501605"/>
    <w:rsid w:val="005019AD"/>
    <w:rsid w:val="0050280B"/>
    <w:rsid w:val="005028B2"/>
    <w:rsid w:val="005032E7"/>
    <w:rsid w:val="00503351"/>
    <w:rsid w:val="0050536E"/>
    <w:rsid w:val="00505D65"/>
    <w:rsid w:val="00506107"/>
    <w:rsid w:val="005061E8"/>
    <w:rsid w:val="005105A7"/>
    <w:rsid w:val="005140FA"/>
    <w:rsid w:val="0051681A"/>
    <w:rsid w:val="00516B16"/>
    <w:rsid w:val="00517E53"/>
    <w:rsid w:val="005208AB"/>
    <w:rsid w:val="00523A1A"/>
    <w:rsid w:val="00523BF3"/>
    <w:rsid w:val="0052528E"/>
    <w:rsid w:val="005319A6"/>
    <w:rsid w:val="00533983"/>
    <w:rsid w:val="00533EC4"/>
    <w:rsid w:val="005358E3"/>
    <w:rsid w:val="00535B26"/>
    <w:rsid w:val="00536644"/>
    <w:rsid w:val="00537716"/>
    <w:rsid w:val="00540689"/>
    <w:rsid w:val="00540A2E"/>
    <w:rsid w:val="0054138A"/>
    <w:rsid w:val="00541B7D"/>
    <w:rsid w:val="00541F5A"/>
    <w:rsid w:val="0054334D"/>
    <w:rsid w:val="00544101"/>
    <w:rsid w:val="0054484C"/>
    <w:rsid w:val="00545496"/>
    <w:rsid w:val="00546FC6"/>
    <w:rsid w:val="005471A2"/>
    <w:rsid w:val="00552D5D"/>
    <w:rsid w:val="00555100"/>
    <w:rsid w:val="005556B7"/>
    <w:rsid w:val="00560FEA"/>
    <w:rsid w:val="005645C9"/>
    <w:rsid w:val="00565BCE"/>
    <w:rsid w:val="005665C7"/>
    <w:rsid w:val="005679CF"/>
    <w:rsid w:val="00567AD2"/>
    <w:rsid w:val="00570471"/>
    <w:rsid w:val="00570D8D"/>
    <w:rsid w:val="00570F38"/>
    <w:rsid w:val="00571281"/>
    <w:rsid w:val="00571599"/>
    <w:rsid w:val="005743EC"/>
    <w:rsid w:val="00574EA8"/>
    <w:rsid w:val="00575954"/>
    <w:rsid w:val="005759BC"/>
    <w:rsid w:val="00577260"/>
    <w:rsid w:val="00580825"/>
    <w:rsid w:val="0058093A"/>
    <w:rsid w:val="005825EE"/>
    <w:rsid w:val="0058265D"/>
    <w:rsid w:val="005832E7"/>
    <w:rsid w:val="00591147"/>
    <w:rsid w:val="00591301"/>
    <w:rsid w:val="00592FFF"/>
    <w:rsid w:val="00594AA9"/>
    <w:rsid w:val="00594C42"/>
    <w:rsid w:val="00594E5D"/>
    <w:rsid w:val="005950EE"/>
    <w:rsid w:val="00595194"/>
    <w:rsid w:val="00595AD9"/>
    <w:rsid w:val="0059757A"/>
    <w:rsid w:val="005A03F2"/>
    <w:rsid w:val="005A17EE"/>
    <w:rsid w:val="005A1999"/>
    <w:rsid w:val="005A24F5"/>
    <w:rsid w:val="005A3797"/>
    <w:rsid w:val="005A60C1"/>
    <w:rsid w:val="005A6161"/>
    <w:rsid w:val="005A661C"/>
    <w:rsid w:val="005A6B0C"/>
    <w:rsid w:val="005A6B3F"/>
    <w:rsid w:val="005A6B9F"/>
    <w:rsid w:val="005B06DA"/>
    <w:rsid w:val="005B0D8A"/>
    <w:rsid w:val="005B4197"/>
    <w:rsid w:val="005B6005"/>
    <w:rsid w:val="005B7AD0"/>
    <w:rsid w:val="005B7FF2"/>
    <w:rsid w:val="005C0370"/>
    <w:rsid w:val="005C0DDC"/>
    <w:rsid w:val="005C36DA"/>
    <w:rsid w:val="005C40A2"/>
    <w:rsid w:val="005C4D77"/>
    <w:rsid w:val="005C5192"/>
    <w:rsid w:val="005C54A9"/>
    <w:rsid w:val="005D0323"/>
    <w:rsid w:val="005D24DC"/>
    <w:rsid w:val="005D2EB4"/>
    <w:rsid w:val="005D3B19"/>
    <w:rsid w:val="005D7942"/>
    <w:rsid w:val="005E2669"/>
    <w:rsid w:val="005E369A"/>
    <w:rsid w:val="005E589D"/>
    <w:rsid w:val="005E763A"/>
    <w:rsid w:val="005E7872"/>
    <w:rsid w:val="005F0EDF"/>
    <w:rsid w:val="005F0F77"/>
    <w:rsid w:val="005F35AD"/>
    <w:rsid w:val="005F5346"/>
    <w:rsid w:val="005F5F1E"/>
    <w:rsid w:val="005F7167"/>
    <w:rsid w:val="00602915"/>
    <w:rsid w:val="00602FC2"/>
    <w:rsid w:val="006033B6"/>
    <w:rsid w:val="006046F4"/>
    <w:rsid w:val="00606CEC"/>
    <w:rsid w:val="00607754"/>
    <w:rsid w:val="00611156"/>
    <w:rsid w:val="006134DE"/>
    <w:rsid w:val="00613DA1"/>
    <w:rsid w:val="00616770"/>
    <w:rsid w:val="00616EF4"/>
    <w:rsid w:val="00620974"/>
    <w:rsid w:val="00620A3C"/>
    <w:rsid w:val="006215DF"/>
    <w:rsid w:val="006219B7"/>
    <w:rsid w:val="006231D6"/>
    <w:rsid w:val="00626A67"/>
    <w:rsid w:val="00626E93"/>
    <w:rsid w:val="00627120"/>
    <w:rsid w:val="006316DE"/>
    <w:rsid w:val="00631C49"/>
    <w:rsid w:val="00633A22"/>
    <w:rsid w:val="00635195"/>
    <w:rsid w:val="00635C06"/>
    <w:rsid w:val="006401D7"/>
    <w:rsid w:val="006420EB"/>
    <w:rsid w:val="0064296F"/>
    <w:rsid w:val="006430EE"/>
    <w:rsid w:val="0064326F"/>
    <w:rsid w:val="00643921"/>
    <w:rsid w:val="006456F7"/>
    <w:rsid w:val="006529CC"/>
    <w:rsid w:val="00653F33"/>
    <w:rsid w:val="00654334"/>
    <w:rsid w:val="00654423"/>
    <w:rsid w:val="00654A40"/>
    <w:rsid w:val="00657145"/>
    <w:rsid w:val="00660CEB"/>
    <w:rsid w:val="0066182E"/>
    <w:rsid w:val="00661D05"/>
    <w:rsid w:val="00662B0A"/>
    <w:rsid w:val="00663CDA"/>
    <w:rsid w:val="00664283"/>
    <w:rsid w:val="00664F67"/>
    <w:rsid w:val="006658E0"/>
    <w:rsid w:val="00665F8A"/>
    <w:rsid w:val="00666C0E"/>
    <w:rsid w:val="00673165"/>
    <w:rsid w:val="00675900"/>
    <w:rsid w:val="006764B6"/>
    <w:rsid w:val="006766A5"/>
    <w:rsid w:val="006805CE"/>
    <w:rsid w:val="006820D7"/>
    <w:rsid w:val="006826C3"/>
    <w:rsid w:val="006846B4"/>
    <w:rsid w:val="00685206"/>
    <w:rsid w:val="006856FE"/>
    <w:rsid w:val="00685B88"/>
    <w:rsid w:val="0069120B"/>
    <w:rsid w:val="0069203F"/>
    <w:rsid w:val="00692FC6"/>
    <w:rsid w:val="00695845"/>
    <w:rsid w:val="00697D29"/>
    <w:rsid w:val="00697DCB"/>
    <w:rsid w:val="00697ECF"/>
    <w:rsid w:val="006A0A4C"/>
    <w:rsid w:val="006A1168"/>
    <w:rsid w:val="006A183B"/>
    <w:rsid w:val="006A1908"/>
    <w:rsid w:val="006A2807"/>
    <w:rsid w:val="006A2FFE"/>
    <w:rsid w:val="006A425D"/>
    <w:rsid w:val="006A4A65"/>
    <w:rsid w:val="006A5D72"/>
    <w:rsid w:val="006A7F30"/>
    <w:rsid w:val="006B057B"/>
    <w:rsid w:val="006B1329"/>
    <w:rsid w:val="006B3161"/>
    <w:rsid w:val="006B4E30"/>
    <w:rsid w:val="006B6790"/>
    <w:rsid w:val="006B6CED"/>
    <w:rsid w:val="006C026A"/>
    <w:rsid w:val="006C23C1"/>
    <w:rsid w:val="006C313E"/>
    <w:rsid w:val="006C6780"/>
    <w:rsid w:val="006C67D8"/>
    <w:rsid w:val="006D033E"/>
    <w:rsid w:val="006D0EAF"/>
    <w:rsid w:val="006D32D1"/>
    <w:rsid w:val="006D347D"/>
    <w:rsid w:val="006D51F7"/>
    <w:rsid w:val="006D61D4"/>
    <w:rsid w:val="006D721C"/>
    <w:rsid w:val="006D73FA"/>
    <w:rsid w:val="006D752C"/>
    <w:rsid w:val="006E0353"/>
    <w:rsid w:val="006E08BC"/>
    <w:rsid w:val="006E0E8F"/>
    <w:rsid w:val="006E1CC0"/>
    <w:rsid w:val="006E2F53"/>
    <w:rsid w:val="006E4AAB"/>
    <w:rsid w:val="006E5114"/>
    <w:rsid w:val="006F1DBF"/>
    <w:rsid w:val="006F2314"/>
    <w:rsid w:val="006F3A1F"/>
    <w:rsid w:val="006F3B49"/>
    <w:rsid w:val="006F68CC"/>
    <w:rsid w:val="006F716E"/>
    <w:rsid w:val="006F7EEF"/>
    <w:rsid w:val="007022CF"/>
    <w:rsid w:val="00702798"/>
    <w:rsid w:val="007027B9"/>
    <w:rsid w:val="007028B4"/>
    <w:rsid w:val="00702FAF"/>
    <w:rsid w:val="007047F9"/>
    <w:rsid w:val="00705222"/>
    <w:rsid w:val="00705C70"/>
    <w:rsid w:val="00706F2A"/>
    <w:rsid w:val="007073D3"/>
    <w:rsid w:val="007075E8"/>
    <w:rsid w:val="0071102C"/>
    <w:rsid w:val="007111FB"/>
    <w:rsid w:val="00712150"/>
    <w:rsid w:val="007121D0"/>
    <w:rsid w:val="007124E9"/>
    <w:rsid w:val="007150C5"/>
    <w:rsid w:val="0071627D"/>
    <w:rsid w:val="00716CED"/>
    <w:rsid w:val="00721252"/>
    <w:rsid w:val="0072217B"/>
    <w:rsid w:val="00722AB5"/>
    <w:rsid w:val="00723B9E"/>
    <w:rsid w:val="00725EDD"/>
    <w:rsid w:val="00725F79"/>
    <w:rsid w:val="0072698A"/>
    <w:rsid w:val="00727C3C"/>
    <w:rsid w:val="00727CA7"/>
    <w:rsid w:val="00730A4C"/>
    <w:rsid w:val="00730DCB"/>
    <w:rsid w:val="00731D29"/>
    <w:rsid w:val="00734BF5"/>
    <w:rsid w:val="0073501B"/>
    <w:rsid w:val="0073522B"/>
    <w:rsid w:val="007357C3"/>
    <w:rsid w:val="00736B0F"/>
    <w:rsid w:val="007379A7"/>
    <w:rsid w:val="00740CEB"/>
    <w:rsid w:val="0074133B"/>
    <w:rsid w:val="00744F88"/>
    <w:rsid w:val="007468F1"/>
    <w:rsid w:val="00746A7C"/>
    <w:rsid w:val="00752114"/>
    <w:rsid w:val="00754E38"/>
    <w:rsid w:val="00761206"/>
    <w:rsid w:val="00763AB1"/>
    <w:rsid w:val="00763E23"/>
    <w:rsid w:val="0076420C"/>
    <w:rsid w:val="007652AF"/>
    <w:rsid w:val="007655FD"/>
    <w:rsid w:val="007675C2"/>
    <w:rsid w:val="0077049D"/>
    <w:rsid w:val="00770783"/>
    <w:rsid w:val="00771C0D"/>
    <w:rsid w:val="00771CFF"/>
    <w:rsid w:val="0077334F"/>
    <w:rsid w:val="007733A7"/>
    <w:rsid w:val="00775193"/>
    <w:rsid w:val="007763E5"/>
    <w:rsid w:val="00776D4B"/>
    <w:rsid w:val="00785187"/>
    <w:rsid w:val="00787402"/>
    <w:rsid w:val="0079005D"/>
    <w:rsid w:val="00790B02"/>
    <w:rsid w:val="00791EC2"/>
    <w:rsid w:val="00792297"/>
    <w:rsid w:val="007928C0"/>
    <w:rsid w:val="00793878"/>
    <w:rsid w:val="007A04AE"/>
    <w:rsid w:val="007A1C6D"/>
    <w:rsid w:val="007A7A1D"/>
    <w:rsid w:val="007B0095"/>
    <w:rsid w:val="007B01BE"/>
    <w:rsid w:val="007B39D8"/>
    <w:rsid w:val="007B545B"/>
    <w:rsid w:val="007B5F25"/>
    <w:rsid w:val="007B7887"/>
    <w:rsid w:val="007C1486"/>
    <w:rsid w:val="007C252F"/>
    <w:rsid w:val="007C2826"/>
    <w:rsid w:val="007C347A"/>
    <w:rsid w:val="007C590E"/>
    <w:rsid w:val="007C61CE"/>
    <w:rsid w:val="007C77F4"/>
    <w:rsid w:val="007D0CE3"/>
    <w:rsid w:val="007D0D5A"/>
    <w:rsid w:val="007D0F0D"/>
    <w:rsid w:val="007D1E53"/>
    <w:rsid w:val="007D1FE6"/>
    <w:rsid w:val="007D2004"/>
    <w:rsid w:val="007D2366"/>
    <w:rsid w:val="007D2C3B"/>
    <w:rsid w:val="007D2FFD"/>
    <w:rsid w:val="007D7C49"/>
    <w:rsid w:val="007E0A08"/>
    <w:rsid w:val="007E1A33"/>
    <w:rsid w:val="007E2006"/>
    <w:rsid w:val="007E2BD0"/>
    <w:rsid w:val="007F0B89"/>
    <w:rsid w:val="007F1D84"/>
    <w:rsid w:val="007F20D6"/>
    <w:rsid w:val="007F4E7B"/>
    <w:rsid w:val="007F6C07"/>
    <w:rsid w:val="00800AA0"/>
    <w:rsid w:val="00801595"/>
    <w:rsid w:val="008015B4"/>
    <w:rsid w:val="00801E5D"/>
    <w:rsid w:val="008027C9"/>
    <w:rsid w:val="00806B47"/>
    <w:rsid w:val="00807364"/>
    <w:rsid w:val="00813141"/>
    <w:rsid w:val="00813F21"/>
    <w:rsid w:val="00815254"/>
    <w:rsid w:val="0081599E"/>
    <w:rsid w:val="008164C1"/>
    <w:rsid w:val="00816543"/>
    <w:rsid w:val="00817E23"/>
    <w:rsid w:val="00822499"/>
    <w:rsid w:val="008226A1"/>
    <w:rsid w:val="00822D35"/>
    <w:rsid w:val="00825058"/>
    <w:rsid w:val="00825084"/>
    <w:rsid w:val="00825F6F"/>
    <w:rsid w:val="008347AD"/>
    <w:rsid w:val="008356F1"/>
    <w:rsid w:val="0084004F"/>
    <w:rsid w:val="00840425"/>
    <w:rsid w:val="00843917"/>
    <w:rsid w:val="00847085"/>
    <w:rsid w:val="00847B8D"/>
    <w:rsid w:val="00851E4B"/>
    <w:rsid w:val="00854218"/>
    <w:rsid w:val="00854E46"/>
    <w:rsid w:val="00857411"/>
    <w:rsid w:val="0085780D"/>
    <w:rsid w:val="0086067F"/>
    <w:rsid w:val="00861D98"/>
    <w:rsid w:val="00861EAB"/>
    <w:rsid w:val="0086292C"/>
    <w:rsid w:val="00863667"/>
    <w:rsid w:val="00863B99"/>
    <w:rsid w:val="0086425D"/>
    <w:rsid w:val="00866E1F"/>
    <w:rsid w:val="0086709A"/>
    <w:rsid w:val="008672DC"/>
    <w:rsid w:val="00867663"/>
    <w:rsid w:val="0087054E"/>
    <w:rsid w:val="00871DE9"/>
    <w:rsid w:val="00873594"/>
    <w:rsid w:val="00874009"/>
    <w:rsid w:val="00874CB1"/>
    <w:rsid w:val="008769DF"/>
    <w:rsid w:val="00882292"/>
    <w:rsid w:val="00882A67"/>
    <w:rsid w:val="00882BCB"/>
    <w:rsid w:val="00885BB3"/>
    <w:rsid w:val="00886127"/>
    <w:rsid w:val="008862DE"/>
    <w:rsid w:val="0088697B"/>
    <w:rsid w:val="0089420D"/>
    <w:rsid w:val="00894329"/>
    <w:rsid w:val="008943C2"/>
    <w:rsid w:val="008A14A1"/>
    <w:rsid w:val="008A1BC9"/>
    <w:rsid w:val="008A2256"/>
    <w:rsid w:val="008A3990"/>
    <w:rsid w:val="008A3FF1"/>
    <w:rsid w:val="008A6618"/>
    <w:rsid w:val="008B0E1D"/>
    <w:rsid w:val="008B36F4"/>
    <w:rsid w:val="008B5962"/>
    <w:rsid w:val="008B62BA"/>
    <w:rsid w:val="008C1344"/>
    <w:rsid w:val="008C1C11"/>
    <w:rsid w:val="008C202B"/>
    <w:rsid w:val="008C5340"/>
    <w:rsid w:val="008D0E1E"/>
    <w:rsid w:val="008D0E57"/>
    <w:rsid w:val="008D1BC6"/>
    <w:rsid w:val="008D2B5F"/>
    <w:rsid w:val="008D2CC3"/>
    <w:rsid w:val="008D2CED"/>
    <w:rsid w:val="008D3DAB"/>
    <w:rsid w:val="008D4B8B"/>
    <w:rsid w:val="008D7378"/>
    <w:rsid w:val="008E0ECC"/>
    <w:rsid w:val="008E13CE"/>
    <w:rsid w:val="008E18FE"/>
    <w:rsid w:val="008E4C34"/>
    <w:rsid w:val="008E5EEB"/>
    <w:rsid w:val="008E67CF"/>
    <w:rsid w:val="008E6A2D"/>
    <w:rsid w:val="008E7152"/>
    <w:rsid w:val="008F1ED2"/>
    <w:rsid w:val="008F6CB2"/>
    <w:rsid w:val="00901327"/>
    <w:rsid w:val="0090158C"/>
    <w:rsid w:val="009015E8"/>
    <w:rsid w:val="009030DB"/>
    <w:rsid w:val="009039A0"/>
    <w:rsid w:val="00904101"/>
    <w:rsid w:val="00905A2C"/>
    <w:rsid w:val="009062DC"/>
    <w:rsid w:val="00906820"/>
    <w:rsid w:val="00906C11"/>
    <w:rsid w:val="00907B13"/>
    <w:rsid w:val="00907CA0"/>
    <w:rsid w:val="0091160B"/>
    <w:rsid w:val="00911A40"/>
    <w:rsid w:val="00911BEE"/>
    <w:rsid w:val="00912C4E"/>
    <w:rsid w:val="009132EB"/>
    <w:rsid w:val="009136F3"/>
    <w:rsid w:val="00914832"/>
    <w:rsid w:val="00915C72"/>
    <w:rsid w:val="009163DC"/>
    <w:rsid w:val="00917D6F"/>
    <w:rsid w:val="009204F9"/>
    <w:rsid w:val="00922270"/>
    <w:rsid w:val="00922493"/>
    <w:rsid w:val="00923414"/>
    <w:rsid w:val="0092348D"/>
    <w:rsid w:val="009239F6"/>
    <w:rsid w:val="00924090"/>
    <w:rsid w:val="009251A2"/>
    <w:rsid w:val="009257F4"/>
    <w:rsid w:val="00931827"/>
    <w:rsid w:val="0093203D"/>
    <w:rsid w:val="009332BC"/>
    <w:rsid w:val="00933306"/>
    <w:rsid w:val="00937C71"/>
    <w:rsid w:val="00937FE1"/>
    <w:rsid w:val="00941BDE"/>
    <w:rsid w:val="00942EC7"/>
    <w:rsid w:val="00943A04"/>
    <w:rsid w:val="00947588"/>
    <w:rsid w:val="00947A27"/>
    <w:rsid w:val="00950C35"/>
    <w:rsid w:val="009531DC"/>
    <w:rsid w:val="009548A5"/>
    <w:rsid w:val="00954FEC"/>
    <w:rsid w:val="009550F7"/>
    <w:rsid w:val="009551E7"/>
    <w:rsid w:val="0095649E"/>
    <w:rsid w:val="0096234B"/>
    <w:rsid w:val="00963593"/>
    <w:rsid w:val="00964A02"/>
    <w:rsid w:val="00964AE9"/>
    <w:rsid w:val="009658B2"/>
    <w:rsid w:val="00972B74"/>
    <w:rsid w:val="009749A5"/>
    <w:rsid w:val="00975A7F"/>
    <w:rsid w:val="009761AE"/>
    <w:rsid w:val="0098189E"/>
    <w:rsid w:val="00982F48"/>
    <w:rsid w:val="0098383E"/>
    <w:rsid w:val="00986B26"/>
    <w:rsid w:val="00990A29"/>
    <w:rsid w:val="00990CE0"/>
    <w:rsid w:val="009917A1"/>
    <w:rsid w:val="00993A02"/>
    <w:rsid w:val="00994BA2"/>
    <w:rsid w:val="009954DD"/>
    <w:rsid w:val="00995E9A"/>
    <w:rsid w:val="00996A3D"/>
    <w:rsid w:val="00996ADE"/>
    <w:rsid w:val="009A065F"/>
    <w:rsid w:val="009A08E8"/>
    <w:rsid w:val="009A1281"/>
    <w:rsid w:val="009A148B"/>
    <w:rsid w:val="009A1DB2"/>
    <w:rsid w:val="009A21F1"/>
    <w:rsid w:val="009A2AED"/>
    <w:rsid w:val="009A2C85"/>
    <w:rsid w:val="009A2F4F"/>
    <w:rsid w:val="009A4BC8"/>
    <w:rsid w:val="009B0344"/>
    <w:rsid w:val="009B3F5B"/>
    <w:rsid w:val="009B5946"/>
    <w:rsid w:val="009B5D4C"/>
    <w:rsid w:val="009B60AC"/>
    <w:rsid w:val="009B65C2"/>
    <w:rsid w:val="009B6B4F"/>
    <w:rsid w:val="009B6CEE"/>
    <w:rsid w:val="009B7AE7"/>
    <w:rsid w:val="009C0516"/>
    <w:rsid w:val="009C0661"/>
    <w:rsid w:val="009C177B"/>
    <w:rsid w:val="009C5EAD"/>
    <w:rsid w:val="009C6D37"/>
    <w:rsid w:val="009C7F61"/>
    <w:rsid w:val="009D068F"/>
    <w:rsid w:val="009D0711"/>
    <w:rsid w:val="009D3AB7"/>
    <w:rsid w:val="009D4E46"/>
    <w:rsid w:val="009D6E0A"/>
    <w:rsid w:val="009D7C1A"/>
    <w:rsid w:val="009E0F62"/>
    <w:rsid w:val="009E3228"/>
    <w:rsid w:val="009E5D22"/>
    <w:rsid w:val="009F02C7"/>
    <w:rsid w:val="009F378F"/>
    <w:rsid w:val="009F3B40"/>
    <w:rsid w:val="009F50B0"/>
    <w:rsid w:val="009F7020"/>
    <w:rsid w:val="00A0046D"/>
    <w:rsid w:val="00A017E1"/>
    <w:rsid w:val="00A0357B"/>
    <w:rsid w:val="00A03E62"/>
    <w:rsid w:val="00A03EC9"/>
    <w:rsid w:val="00A044F2"/>
    <w:rsid w:val="00A052B7"/>
    <w:rsid w:val="00A05736"/>
    <w:rsid w:val="00A05FBD"/>
    <w:rsid w:val="00A06D08"/>
    <w:rsid w:val="00A10D39"/>
    <w:rsid w:val="00A1180F"/>
    <w:rsid w:val="00A11B51"/>
    <w:rsid w:val="00A11CC0"/>
    <w:rsid w:val="00A1352F"/>
    <w:rsid w:val="00A1451B"/>
    <w:rsid w:val="00A171EB"/>
    <w:rsid w:val="00A17D59"/>
    <w:rsid w:val="00A20A7D"/>
    <w:rsid w:val="00A21058"/>
    <w:rsid w:val="00A2135D"/>
    <w:rsid w:val="00A2175A"/>
    <w:rsid w:val="00A21CF6"/>
    <w:rsid w:val="00A21F2D"/>
    <w:rsid w:val="00A22B01"/>
    <w:rsid w:val="00A22F1E"/>
    <w:rsid w:val="00A23426"/>
    <w:rsid w:val="00A27BF8"/>
    <w:rsid w:val="00A33191"/>
    <w:rsid w:val="00A42757"/>
    <w:rsid w:val="00A448E1"/>
    <w:rsid w:val="00A460F1"/>
    <w:rsid w:val="00A52E03"/>
    <w:rsid w:val="00A531D1"/>
    <w:rsid w:val="00A548F8"/>
    <w:rsid w:val="00A54BF5"/>
    <w:rsid w:val="00A54DF7"/>
    <w:rsid w:val="00A60544"/>
    <w:rsid w:val="00A609C3"/>
    <w:rsid w:val="00A61221"/>
    <w:rsid w:val="00A61519"/>
    <w:rsid w:val="00A63227"/>
    <w:rsid w:val="00A63A31"/>
    <w:rsid w:val="00A6519A"/>
    <w:rsid w:val="00A66363"/>
    <w:rsid w:val="00A664AE"/>
    <w:rsid w:val="00A70B72"/>
    <w:rsid w:val="00A70C3D"/>
    <w:rsid w:val="00A725FD"/>
    <w:rsid w:val="00A73963"/>
    <w:rsid w:val="00A7460B"/>
    <w:rsid w:val="00A7465A"/>
    <w:rsid w:val="00A75226"/>
    <w:rsid w:val="00A77EE1"/>
    <w:rsid w:val="00A81761"/>
    <w:rsid w:val="00A8258F"/>
    <w:rsid w:val="00A8264F"/>
    <w:rsid w:val="00A834EE"/>
    <w:rsid w:val="00A85498"/>
    <w:rsid w:val="00A8642C"/>
    <w:rsid w:val="00A93AE1"/>
    <w:rsid w:val="00A93DD5"/>
    <w:rsid w:val="00A95B52"/>
    <w:rsid w:val="00A96645"/>
    <w:rsid w:val="00A968F7"/>
    <w:rsid w:val="00A97F30"/>
    <w:rsid w:val="00AA1358"/>
    <w:rsid w:val="00AA14EC"/>
    <w:rsid w:val="00AA1881"/>
    <w:rsid w:val="00AA2B51"/>
    <w:rsid w:val="00AA46EE"/>
    <w:rsid w:val="00AA58F5"/>
    <w:rsid w:val="00AA636D"/>
    <w:rsid w:val="00AA7C3A"/>
    <w:rsid w:val="00AB0F81"/>
    <w:rsid w:val="00AB5A9A"/>
    <w:rsid w:val="00AC0151"/>
    <w:rsid w:val="00AC0839"/>
    <w:rsid w:val="00AC0DCE"/>
    <w:rsid w:val="00AC1087"/>
    <w:rsid w:val="00AC282C"/>
    <w:rsid w:val="00AC2DB9"/>
    <w:rsid w:val="00AC364F"/>
    <w:rsid w:val="00AC3A55"/>
    <w:rsid w:val="00AC3C95"/>
    <w:rsid w:val="00AC473C"/>
    <w:rsid w:val="00AC4892"/>
    <w:rsid w:val="00AC5386"/>
    <w:rsid w:val="00AC656F"/>
    <w:rsid w:val="00AC7CBC"/>
    <w:rsid w:val="00AD11F1"/>
    <w:rsid w:val="00AD3C6C"/>
    <w:rsid w:val="00AD4A28"/>
    <w:rsid w:val="00AD5A58"/>
    <w:rsid w:val="00AD6BDD"/>
    <w:rsid w:val="00AD7D13"/>
    <w:rsid w:val="00AE0450"/>
    <w:rsid w:val="00AE0FB8"/>
    <w:rsid w:val="00AE31A7"/>
    <w:rsid w:val="00AE5262"/>
    <w:rsid w:val="00AE5550"/>
    <w:rsid w:val="00AE5830"/>
    <w:rsid w:val="00AE5876"/>
    <w:rsid w:val="00AE5B5F"/>
    <w:rsid w:val="00AE63AC"/>
    <w:rsid w:val="00AF1184"/>
    <w:rsid w:val="00AF316F"/>
    <w:rsid w:val="00AF48C3"/>
    <w:rsid w:val="00AF4FD5"/>
    <w:rsid w:val="00AF521F"/>
    <w:rsid w:val="00AF6F4B"/>
    <w:rsid w:val="00B01A9B"/>
    <w:rsid w:val="00B01B24"/>
    <w:rsid w:val="00B01F50"/>
    <w:rsid w:val="00B02A0C"/>
    <w:rsid w:val="00B03AF2"/>
    <w:rsid w:val="00B06910"/>
    <w:rsid w:val="00B0724A"/>
    <w:rsid w:val="00B07F68"/>
    <w:rsid w:val="00B103A8"/>
    <w:rsid w:val="00B11350"/>
    <w:rsid w:val="00B138E3"/>
    <w:rsid w:val="00B1473D"/>
    <w:rsid w:val="00B155B1"/>
    <w:rsid w:val="00B16C03"/>
    <w:rsid w:val="00B16E01"/>
    <w:rsid w:val="00B20F70"/>
    <w:rsid w:val="00B212E9"/>
    <w:rsid w:val="00B22A85"/>
    <w:rsid w:val="00B23101"/>
    <w:rsid w:val="00B23242"/>
    <w:rsid w:val="00B2367F"/>
    <w:rsid w:val="00B238B5"/>
    <w:rsid w:val="00B258CA"/>
    <w:rsid w:val="00B25E4B"/>
    <w:rsid w:val="00B266BB"/>
    <w:rsid w:val="00B26AEE"/>
    <w:rsid w:val="00B332A2"/>
    <w:rsid w:val="00B34AD5"/>
    <w:rsid w:val="00B35FFC"/>
    <w:rsid w:val="00B3721B"/>
    <w:rsid w:val="00B41EF7"/>
    <w:rsid w:val="00B4261C"/>
    <w:rsid w:val="00B437C5"/>
    <w:rsid w:val="00B4625C"/>
    <w:rsid w:val="00B51EAA"/>
    <w:rsid w:val="00B5250D"/>
    <w:rsid w:val="00B525C1"/>
    <w:rsid w:val="00B52F41"/>
    <w:rsid w:val="00B553BE"/>
    <w:rsid w:val="00B556E7"/>
    <w:rsid w:val="00B560A2"/>
    <w:rsid w:val="00B614EB"/>
    <w:rsid w:val="00B61D3B"/>
    <w:rsid w:val="00B6236A"/>
    <w:rsid w:val="00B63CCA"/>
    <w:rsid w:val="00B64471"/>
    <w:rsid w:val="00B64B5B"/>
    <w:rsid w:val="00B656ED"/>
    <w:rsid w:val="00B6680F"/>
    <w:rsid w:val="00B67E84"/>
    <w:rsid w:val="00B73247"/>
    <w:rsid w:val="00B7669E"/>
    <w:rsid w:val="00B769D8"/>
    <w:rsid w:val="00B82DB3"/>
    <w:rsid w:val="00B8447E"/>
    <w:rsid w:val="00B8666B"/>
    <w:rsid w:val="00B871F4"/>
    <w:rsid w:val="00B91A57"/>
    <w:rsid w:val="00B938D5"/>
    <w:rsid w:val="00B93909"/>
    <w:rsid w:val="00B93D62"/>
    <w:rsid w:val="00B94884"/>
    <w:rsid w:val="00B94E46"/>
    <w:rsid w:val="00B95CF8"/>
    <w:rsid w:val="00BA05DF"/>
    <w:rsid w:val="00BA0924"/>
    <w:rsid w:val="00BA1FAA"/>
    <w:rsid w:val="00BA29BB"/>
    <w:rsid w:val="00BA2B6C"/>
    <w:rsid w:val="00BA3F88"/>
    <w:rsid w:val="00BA4645"/>
    <w:rsid w:val="00BA576A"/>
    <w:rsid w:val="00BA7428"/>
    <w:rsid w:val="00BB0E73"/>
    <w:rsid w:val="00BB24F9"/>
    <w:rsid w:val="00BB36F6"/>
    <w:rsid w:val="00BB3965"/>
    <w:rsid w:val="00BB3EA1"/>
    <w:rsid w:val="00BB4E33"/>
    <w:rsid w:val="00BB6302"/>
    <w:rsid w:val="00BB6E7E"/>
    <w:rsid w:val="00BC2E68"/>
    <w:rsid w:val="00BC304F"/>
    <w:rsid w:val="00BC3CB4"/>
    <w:rsid w:val="00BC74C7"/>
    <w:rsid w:val="00BC7D9D"/>
    <w:rsid w:val="00BD0B52"/>
    <w:rsid w:val="00BD12DF"/>
    <w:rsid w:val="00BD1548"/>
    <w:rsid w:val="00BD1657"/>
    <w:rsid w:val="00BD3CE9"/>
    <w:rsid w:val="00BD4258"/>
    <w:rsid w:val="00BD6EAE"/>
    <w:rsid w:val="00BD7464"/>
    <w:rsid w:val="00BE1657"/>
    <w:rsid w:val="00BE2136"/>
    <w:rsid w:val="00BE2C00"/>
    <w:rsid w:val="00BE3866"/>
    <w:rsid w:val="00BE51FE"/>
    <w:rsid w:val="00BF1779"/>
    <w:rsid w:val="00BF43A2"/>
    <w:rsid w:val="00BF4E75"/>
    <w:rsid w:val="00BF54C3"/>
    <w:rsid w:val="00BF6702"/>
    <w:rsid w:val="00BF7B96"/>
    <w:rsid w:val="00C021D9"/>
    <w:rsid w:val="00C03EEF"/>
    <w:rsid w:val="00C0418C"/>
    <w:rsid w:val="00C1013F"/>
    <w:rsid w:val="00C10B0A"/>
    <w:rsid w:val="00C10C75"/>
    <w:rsid w:val="00C12CCB"/>
    <w:rsid w:val="00C13410"/>
    <w:rsid w:val="00C1363F"/>
    <w:rsid w:val="00C13E15"/>
    <w:rsid w:val="00C15EA7"/>
    <w:rsid w:val="00C20244"/>
    <w:rsid w:val="00C204EB"/>
    <w:rsid w:val="00C248C0"/>
    <w:rsid w:val="00C2607E"/>
    <w:rsid w:val="00C268D5"/>
    <w:rsid w:val="00C27A4F"/>
    <w:rsid w:val="00C3028C"/>
    <w:rsid w:val="00C33B02"/>
    <w:rsid w:val="00C33C4E"/>
    <w:rsid w:val="00C34238"/>
    <w:rsid w:val="00C34723"/>
    <w:rsid w:val="00C421CE"/>
    <w:rsid w:val="00C42ABB"/>
    <w:rsid w:val="00C42AE9"/>
    <w:rsid w:val="00C46139"/>
    <w:rsid w:val="00C47B57"/>
    <w:rsid w:val="00C47C77"/>
    <w:rsid w:val="00C507ED"/>
    <w:rsid w:val="00C50EB1"/>
    <w:rsid w:val="00C5678C"/>
    <w:rsid w:val="00C60952"/>
    <w:rsid w:val="00C60AC0"/>
    <w:rsid w:val="00C62403"/>
    <w:rsid w:val="00C6305B"/>
    <w:rsid w:val="00C651B1"/>
    <w:rsid w:val="00C670DF"/>
    <w:rsid w:val="00C70495"/>
    <w:rsid w:val="00C707DD"/>
    <w:rsid w:val="00C74918"/>
    <w:rsid w:val="00C75109"/>
    <w:rsid w:val="00C75D5C"/>
    <w:rsid w:val="00C76484"/>
    <w:rsid w:val="00C77453"/>
    <w:rsid w:val="00C77FA2"/>
    <w:rsid w:val="00C83304"/>
    <w:rsid w:val="00C86AD1"/>
    <w:rsid w:val="00C8714B"/>
    <w:rsid w:val="00C872E1"/>
    <w:rsid w:val="00C87A2A"/>
    <w:rsid w:val="00C91C40"/>
    <w:rsid w:val="00C93B62"/>
    <w:rsid w:val="00C93D4D"/>
    <w:rsid w:val="00C96478"/>
    <w:rsid w:val="00CA0AF1"/>
    <w:rsid w:val="00CA41A1"/>
    <w:rsid w:val="00CA6CC3"/>
    <w:rsid w:val="00CA6E93"/>
    <w:rsid w:val="00CA72F7"/>
    <w:rsid w:val="00CA787A"/>
    <w:rsid w:val="00CA79E2"/>
    <w:rsid w:val="00CB021C"/>
    <w:rsid w:val="00CB07C0"/>
    <w:rsid w:val="00CB0980"/>
    <w:rsid w:val="00CB1274"/>
    <w:rsid w:val="00CB2D8C"/>
    <w:rsid w:val="00CB3DAE"/>
    <w:rsid w:val="00CB3E89"/>
    <w:rsid w:val="00CB5BC0"/>
    <w:rsid w:val="00CB5C2C"/>
    <w:rsid w:val="00CB7A24"/>
    <w:rsid w:val="00CC49CB"/>
    <w:rsid w:val="00CC7FF2"/>
    <w:rsid w:val="00CD13E9"/>
    <w:rsid w:val="00CD19E1"/>
    <w:rsid w:val="00CD1A73"/>
    <w:rsid w:val="00CD1B1D"/>
    <w:rsid w:val="00CD2878"/>
    <w:rsid w:val="00CD3DA3"/>
    <w:rsid w:val="00CD41BA"/>
    <w:rsid w:val="00CD5E97"/>
    <w:rsid w:val="00CE0658"/>
    <w:rsid w:val="00CE0E29"/>
    <w:rsid w:val="00CE3C26"/>
    <w:rsid w:val="00CE45A1"/>
    <w:rsid w:val="00CE5A55"/>
    <w:rsid w:val="00CF3159"/>
    <w:rsid w:val="00CF3444"/>
    <w:rsid w:val="00CF4790"/>
    <w:rsid w:val="00CF5636"/>
    <w:rsid w:val="00CF5FAE"/>
    <w:rsid w:val="00CF6FE5"/>
    <w:rsid w:val="00D007E2"/>
    <w:rsid w:val="00D015C1"/>
    <w:rsid w:val="00D017FE"/>
    <w:rsid w:val="00D0188D"/>
    <w:rsid w:val="00D02428"/>
    <w:rsid w:val="00D028E9"/>
    <w:rsid w:val="00D041BB"/>
    <w:rsid w:val="00D04359"/>
    <w:rsid w:val="00D0441B"/>
    <w:rsid w:val="00D0465A"/>
    <w:rsid w:val="00D04C16"/>
    <w:rsid w:val="00D05DC8"/>
    <w:rsid w:val="00D10D07"/>
    <w:rsid w:val="00D11C8D"/>
    <w:rsid w:val="00D11FFF"/>
    <w:rsid w:val="00D134E4"/>
    <w:rsid w:val="00D16C25"/>
    <w:rsid w:val="00D16FBD"/>
    <w:rsid w:val="00D2117B"/>
    <w:rsid w:val="00D218B8"/>
    <w:rsid w:val="00D221E5"/>
    <w:rsid w:val="00D2312B"/>
    <w:rsid w:val="00D25D01"/>
    <w:rsid w:val="00D273B1"/>
    <w:rsid w:val="00D27AA0"/>
    <w:rsid w:val="00D27BA9"/>
    <w:rsid w:val="00D302AD"/>
    <w:rsid w:val="00D30460"/>
    <w:rsid w:val="00D4075A"/>
    <w:rsid w:val="00D427AB"/>
    <w:rsid w:val="00D42EBC"/>
    <w:rsid w:val="00D435E6"/>
    <w:rsid w:val="00D4536C"/>
    <w:rsid w:val="00D46038"/>
    <w:rsid w:val="00D46842"/>
    <w:rsid w:val="00D47492"/>
    <w:rsid w:val="00D474AD"/>
    <w:rsid w:val="00D501CE"/>
    <w:rsid w:val="00D51431"/>
    <w:rsid w:val="00D535B8"/>
    <w:rsid w:val="00D557CF"/>
    <w:rsid w:val="00D55E02"/>
    <w:rsid w:val="00D60D05"/>
    <w:rsid w:val="00D60DB7"/>
    <w:rsid w:val="00D62028"/>
    <w:rsid w:val="00D62A93"/>
    <w:rsid w:val="00D6530D"/>
    <w:rsid w:val="00D67FAD"/>
    <w:rsid w:val="00D704E0"/>
    <w:rsid w:val="00D720DD"/>
    <w:rsid w:val="00D7230A"/>
    <w:rsid w:val="00D732EA"/>
    <w:rsid w:val="00D80E0C"/>
    <w:rsid w:val="00D82035"/>
    <w:rsid w:val="00D82774"/>
    <w:rsid w:val="00D83597"/>
    <w:rsid w:val="00D84599"/>
    <w:rsid w:val="00D85019"/>
    <w:rsid w:val="00D85B02"/>
    <w:rsid w:val="00D85D73"/>
    <w:rsid w:val="00D87B25"/>
    <w:rsid w:val="00D901E6"/>
    <w:rsid w:val="00D9034C"/>
    <w:rsid w:val="00D9177F"/>
    <w:rsid w:val="00D9207C"/>
    <w:rsid w:val="00D92CA1"/>
    <w:rsid w:val="00D936D4"/>
    <w:rsid w:val="00D9597F"/>
    <w:rsid w:val="00D95B2F"/>
    <w:rsid w:val="00D96BDE"/>
    <w:rsid w:val="00D97087"/>
    <w:rsid w:val="00D97CD1"/>
    <w:rsid w:val="00DA3211"/>
    <w:rsid w:val="00DA36A1"/>
    <w:rsid w:val="00DA6573"/>
    <w:rsid w:val="00DA7997"/>
    <w:rsid w:val="00DB01D1"/>
    <w:rsid w:val="00DB1BAF"/>
    <w:rsid w:val="00DB274D"/>
    <w:rsid w:val="00DB3516"/>
    <w:rsid w:val="00DB3E7A"/>
    <w:rsid w:val="00DB6355"/>
    <w:rsid w:val="00DB6950"/>
    <w:rsid w:val="00DB7137"/>
    <w:rsid w:val="00DB79E6"/>
    <w:rsid w:val="00DB7E97"/>
    <w:rsid w:val="00DC4FE7"/>
    <w:rsid w:val="00DC5305"/>
    <w:rsid w:val="00DC5A69"/>
    <w:rsid w:val="00DC6FAD"/>
    <w:rsid w:val="00DD1456"/>
    <w:rsid w:val="00DD1874"/>
    <w:rsid w:val="00DD1E31"/>
    <w:rsid w:val="00DD22EB"/>
    <w:rsid w:val="00DD2519"/>
    <w:rsid w:val="00DD3599"/>
    <w:rsid w:val="00DD390A"/>
    <w:rsid w:val="00DD3DB7"/>
    <w:rsid w:val="00DD56EC"/>
    <w:rsid w:val="00DD59BF"/>
    <w:rsid w:val="00DD5BDE"/>
    <w:rsid w:val="00DD70E5"/>
    <w:rsid w:val="00DE1F1E"/>
    <w:rsid w:val="00DE2396"/>
    <w:rsid w:val="00DE2586"/>
    <w:rsid w:val="00DE41FD"/>
    <w:rsid w:val="00DE53E9"/>
    <w:rsid w:val="00DE5C16"/>
    <w:rsid w:val="00DE70E3"/>
    <w:rsid w:val="00DE780B"/>
    <w:rsid w:val="00DE7BE0"/>
    <w:rsid w:val="00DF0282"/>
    <w:rsid w:val="00DF1075"/>
    <w:rsid w:val="00DF77A4"/>
    <w:rsid w:val="00DF7AC4"/>
    <w:rsid w:val="00E05508"/>
    <w:rsid w:val="00E063CF"/>
    <w:rsid w:val="00E06AA4"/>
    <w:rsid w:val="00E118BF"/>
    <w:rsid w:val="00E11EF7"/>
    <w:rsid w:val="00E12082"/>
    <w:rsid w:val="00E1302D"/>
    <w:rsid w:val="00E13720"/>
    <w:rsid w:val="00E14C81"/>
    <w:rsid w:val="00E17E48"/>
    <w:rsid w:val="00E207B9"/>
    <w:rsid w:val="00E20BF9"/>
    <w:rsid w:val="00E218F3"/>
    <w:rsid w:val="00E21BA6"/>
    <w:rsid w:val="00E230F9"/>
    <w:rsid w:val="00E240DE"/>
    <w:rsid w:val="00E24B6B"/>
    <w:rsid w:val="00E26449"/>
    <w:rsid w:val="00E26E62"/>
    <w:rsid w:val="00E27BD4"/>
    <w:rsid w:val="00E27E2F"/>
    <w:rsid w:val="00E337DC"/>
    <w:rsid w:val="00E33DB9"/>
    <w:rsid w:val="00E343CD"/>
    <w:rsid w:val="00E352EC"/>
    <w:rsid w:val="00E36CF2"/>
    <w:rsid w:val="00E3734B"/>
    <w:rsid w:val="00E40355"/>
    <w:rsid w:val="00E4366B"/>
    <w:rsid w:val="00E43DA8"/>
    <w:rsid w:val="00E43FB8"/>
    <w:rsid w:val="00E44C16"/>
    <w:rsid w:val="00E45A51"/>
    <w:rsid w:val="00E5074C"/>
    <w:rsid w:val="00E52831"/>
    <w:rsid w:val="00E529FA"/>
    <w:rsid w:val="00E54BF8"/>
    <w:rsid w:val="00E56576"/>
    <w:rsid w:val="00E60209"/>
    <w:rsid w:val="00E60CC0"/>
    <w:rsid w:val="00E6198C"/>
    <w:rsid w:val="00E61A21"/>
    <w:rsid w:val="00E61E6B"/>
    <w:rsid w:val="00E635D9"/>
    <w:rsid w:val="00E63D24"/>
    <w:rsid w:val="00E64B20"/>
    <w:rsid w:val="00E66B98"/>
    <w:rsid w:val="00E71EC2"/>
    <w:rsid w:val="00E746F6"/>
    <w:rsid w:val="00E76E3C"/>
    <w:rsid w:val="00E81D59"/>
    <w:rsid w:val="00E825EA"/>
    <w:rsid w:val="00E858BE"/>
    <w:rsid w:val="00E8668F"/>
    <w:rsid w:val="00E869B6"/>
    <w:rsid w:val="00E903C5"/>
    <w:rsid w:val="00E9049D"/>
    <w:rsid w:val="00E933DB"/>
    <w:rsid w:val="00E93AF8"/>
    <w:rsid w:val="00E95A57"/>
    <w:rsid w:val="00E95B34"/>
    <w:rsid w:val="00E95E82"/>
    <w:rsid w:val="00E965E2"/>
    <w:rsid w:val="00E96E5F"/>
    <w:rsid w:val="00EA2A62"/>
    <w:rsid w:val="00EA7631"/>
    <w:rsid w:val="00EB329A"/>
    <w:rsid w:val="00EB33A3"/>
    <w:rsid w:val="00EB6375"/>
    <w:rsid w:val="00EB72E0"/>
    <w:rsid w:val="00EB7BA3"/>
    <w:rsid w:val="00EC171A"/>
    <w:rsid w:val="00EC3D3C"/>
    <w:rsid w:val="00EC4D59"/>
    <w:rsid w:val="00ED19F5"/>
    <w:rsid w:val="00ED1ABA"/>
    <w:rsid w:val="00ED3E5E"/>
    <w:rsid w:val="00EE07CA"/>
    <w:rsid w:val="00EE0CC6"/>
    <w:rsid w:val="00EE12D4"/>
    <w:rsid w:val="00EE19CB"/>
    <w:rsid w:val="00EE2411"/>
    <w:rsid w:val="00EE289C"/>
    <w:rsid w:val="00EE47DB"/>
    <w:rsid w:val="00EE588E"/>
    <w:rsid w:val="00EE5D44"/>
    <w:rsid w:val="00EF1197"/>
    <w:rsid w:val="00EF2955"/>
    <w:rsid w:val="00EF38C6"/>
    <w:rsid w:val="00EF3D51"/>
    <w:rsid w:val="00EF4426"/>
    <w:rsid w:val="00EF46EF"/>
    <w:rsid w:val="00EF50EF"/>
    <w:rsid w:val="00EF6D40"/>
    <w:rsid w:val="00F008A0"/>
    <w:rsid w:val="00F021D2"/>
    <w:rsid w:val="00F02B4A"/>
    <w:rsid w:val="00F03176"/>
    <w:rsid w:val="00F031E3"/>
    <w:rsid w:val="00F03D3A"/>
    <w:rsid w:val="00F04795"/>
    <w:rsid w:val="00F06962"/>
    <w:rsid w:val="00F071D4"/>
    <w:rsid w:val="00F07309"/>
    <w:rsid w:val="00F07C39"/>
    <w:rsid w:val="00F10293"/>
    <w:rsid w:val="00F139DF"/>
    <w:rsid w:val="00F1599C"/>
    <w:rsid w:val="00F1744D"/>
    <w:rsid w:val="00F17B1D"/>
    <w:rsid w:val="00F20706"/>
    <w:rsid w:val="00F20F5A"/>
    <w:rsid w:val="00F20F75"/>
    <w:rsid w:val="00F2136F"/>
    <w:rsid w:val="00F23872"/>
    <w:rsid w:val="00F23BE1"/>
    <w:rsid w:val="00F251B3"/>
    <w:rsid w:val="00F2774C"/>
    <w:rsid w:val="00F311B8"/>
    <w:rsid w:val="00F328DC"/>
    <w:rsid w:val="00F32B74"/>
    <w:rsid w:val="00F335DE"/>
    <w:rsid w:val="00F34077"/>
    <w:rsid w:val="00F34539"/>
    <w:rsid w:val="00F34E10"/>
    <w:rsid w:val="00F37430"/>
    <w:rsid w:val="00F4135D"/>
    <w:rsid w:val="00F419A0"/>
    <w:rsid w:val="00F43DBC"/>
    <w:rsid w:val="00F44560"/>
    <w:rsid w:val="00F4751A"/>
    <w:rsid w:val="00F5130F"/>
    <w:rsid w:val="00F52654"/>
    <w:rsid w:val="00F55E7A"/>
    <w:rsid w:val="00F6033C"/>
    <w:rsid w:val="00F60C36"/>
    <w:rsid w:val="00F622DD"/>
    <w:rsid w:val="00F62C81"/>
    <w:rsid w:val="00F633AF"/>
    <w:rsid w:val="00F64519"/>
    <w:rsid w:val="00F662E3"/>
    <w:rsid w:val="00F670D8"/>
    <w:rsid w:val="00F67F39"/>
    <w:rsid w:val="00F70633"/>
    <w:rsid w:val="00F714B4"/>
    <w:rsid w:val="00F714F1"/>
    <w:rsid w:val="00F71542"/>
    <w:rsid w:val="00F72B68"/>
    <w:rsid w:val="00F734F1"/>
    <w:rsid w:val="00F80BA3"/>
    <w:rsid w:val="00F80F0F"/>
    <w:rsid w:val="00F810BC"/>
    <w:rsid w:val="00F817BC"/>
    <w:rsid w:val="00F823DC"/>
    <w:rsid w:val="00F84755"/>
    <w:rsid w:val="00F86060"/>
    <w:rsid w:val="00F86725"/>
    <w:rsid w:val="00F86F6D"/>
    <w:rsid w:val="00F90996"/>
    <w:rsid w:val="00F90BAA"/>
    <w:rsid w:val="00F918B8"/>
    <w:rsid w:val="00F91D69"/>
    <w:rsid w:val="00F92F24"/>
    <w:rsid w:val="00F97801"/>
    <w:rsid w:val="00F97BE8"/>
    <w:rsid w:val="00FA304E"/>
    <w:rsid w:val="00FA3638"/>
    <w:rsid w:val="00FA386D"/>
    <w:rsid w:val="00FA5543"/>
    <w:rsid w:val="00FA585C"/>
    <w:rsid w:val="00FA6EE5"/>
    <w:rsid w:val="00FA7ECE"/>
    <w:rsid w:val="00FB02A8"/>
    <w:rsid w:val="00FB0B8A"/>
    <w:rsid w:val="00FB0E8C"/>
    <w:rsid w:val="00FB1303"/>
    <w:rsid w:val="00FB1B34"/>
    <w:rsid w:val="00FB3E90"/>
    <w:rsid w:val="00FB5A09"/>
    <w:rsid w:val="00FB6568"/>
    <w:rsid w:val="00FD0CDB"/>
    <w:rsid w:val="00FD1647"/>
    <w:rsid w:val="00FD1E9D"/>
    <w:rsid w:val="00FD2743"/>
    <w:rsid w:val="00FD5D7D"/>
    <w:rsid w:val="00FD5E2F"/>
    <w:rsid w:val="00FD64B3"/>
    <w:rsid w:val="00FD6BC3"/>
    <w:rsid w:val="00FD7527"/>
    <w:rsid w:val="00FD78E5"/>
    <w:rsid w:val="00FE1A6D"/>
    <w:rsid w:val="00FE34F2"/>
    <w:rsid w:val="00FE3A1F"/>
    <w:rsid w:val="00FE571E"/>
    <w:rsid w:val="00FE6FBD"/>
    <w:rsid w:val="00FE78E7"/>
    <w:rsid w:val="00FE7B34"/>
    <w:rsid w:val="00FF1067"/>
    <w:rsid w:val="00FF4FEE"/>
    <w:rsid w:val="00FF565C"/>
    <w:rsid w:val="00FF6342"/>
    <w:rsid w:val="00FF6E56"/>
    <w:rsid w:val="00FF7DAF"/>
    <w:rsid w:val="018BB16D"/>
    <w:rsid w:val="0E2F8C39"/>
    <w:rsid w:val="0F890824"/>
    <w:rsid w:val="121BF796"/>
    <w:rsid w:val="14857C40"/>
    <w:rsid w:val="160720C0"/>
    <w:rsid w:val="1808467D"/>
    <w:rsid w:val="1857747D"/>
    <w:rsid w:val="1BECE7AB"/>
    <w:rsid w:val="24175036"/>
    <w:rsid w:val="25A8285A"/>
    <w:rsid w:val="27326858"/>
    <w:rsid w:val="27FC9657"/>
    <w:rsid w:val="2892BAF0"/>
    <w:rsid w:val="2EB7AA90"/>
    <w:rsid w:val="33EB18A3"/>
    <w:rsid w:val="340520F2"/>
    <w:rsid w:val="4B547AA5"/>
    <w:rsid w:val="4F5B05F9"/>
    <w:rsid w:val="502D7193"/>
    <w:rsid w:val="52F73E77"/>
    <w:rsid w:val="535C8D77"/>
    <w:rsid w:val="5496DDC4"/>
    <w:rsid w:val="5872AC09"/>
    <w:rsid w:val="5D198D07"/>
    <w:rsid w:val="5F5729F6"/>
    <w:rsid w:val="613A1C1C"/>
    <w:rsid w:val="633D2A96"/>
    <w:rsid w:val="66670FC4"/>
    <w:rsid w:val="691BD53B"/>
    <w:rsid w:val="6BABE852"/>
    <w:rsid w:val="75BF8526"/>
    <w:rsid w:val="7E01F2D5"/>
    <w:rsid w:val="7E021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DFC1EC"/>
  <w15:chartTrackingRefBased/>
  <w15:docId w15:val="{070C6DDF-BD4D-C645-BBB0-6FB89A852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400" w:lineRule="exact"/>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D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13141"/>
    <w:pPr>
      <w:keepNext/>
      <w:numPr>
        <w:numId w:val="1"/>
      </w:numPr>
      <w:spacing w:before="240" w:after="60"/>
      <w:outlineLvl w:val="0"/>
    </w:pPr>
    <w:rPr>
      <w:rFonts w:ascii="Brandon Grotesque Bold" w:hAnsi="Brandon Grotesque Bold"/>
      <w:b/>
      <w:bCs/>
      <w:kern w:val="32"/>
      <w:sz w:val="32"/>
      <w:szCs w:val="32"/>
      <w:lang w:val="en-GB" w:eastAsia="en-US"/>
    </w:rPr>
  </w:style>
  <w:style w:type="paragraph" w:styleId="Heading2">
    <w:name w:val="heading 2"/>
    <w:basedOn w:val="Normal"/>
    <w:next w:val="Normal"/>
    <w:link w:val="Heading2Char"/>
    <w:uiPriority w:val="9"/>
    <w:semiHidden/>
    <w:unhideWhenUsed/>
    <w:qFormat/>
    <w:rsid w:val="00BF43A2"/>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ko-KR"/>
    </w:rPr>
  </w:style>
  <w:style w:type="paragraph" w:styleId="Heading5">
    <w:name w:val="heading 5"/>
    <w:basedOn w:val="Normal"/>
    <w:next w:val="Normal"/>
    <w:link w:val="Heading5Char"/>
    <w:uiPriority w:val="9"/>
    <w:semiHidden/>
    <w:unhideWhenUsed/>
    <w:qFormat/>
    <w:rsid w:val="003C61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61CE"/>
    <w:pPr>
      <w:tabs>
        <w:tab w:val="center" w:pos="4513"/>
        <w:tab w:val="right" w:pos="9026"/>
      </w:tabs>
    </w:pPr>
    <w:rPr>
      <w:rFonts w:asciiTheme="minorHAnsi" w:eastAsiaTheme="minorEastAsia" w:hAnsiTheme="minorHAnsi" w:cstheme="minorBidi"/>
      <w:sz w:val="22"/>
      <w:szCs w:val="22"/>
      <w:lang w:val="en-GB" w:eastAsia="zh-CN"/>
    </w:rPr>
  </w:style>
  <w:style w:type="character" w:customStyle="1" w:styleId="FooterChar">
    <w:name w:val="Footer Char"/>
    <w:basedOn w:val="DefaultParagraphFont"/>
    <w:link w:val="Footer"/>
    <w:uiPriority w:val="99"/>
    <w:rsid w:val="007C61CE"/>
    <w:rPr>
      <w:rFonts w:eastAsiaTheme="minorEastAsia"/>
      <w:sz w:val="22"/>
      <w:szCs w:val="22"/>
      <w:lang w:val="en-GB" w:eastAsia="zh-CN"/>
    </w:rPr>
  </w:style>
  <w:style w:type="table" w:styleId="TableGrid">
    <w:name w:val="Table Grid"/>
    <w:basedOn w:val="TableNormal"/>
    <w:uiPriority w:val="39"/>
    <w:rsid w:val="007C61CE"/>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demodules--msteams-bridges-components-transcript-dist-es-src-transcripttranscripttextwhenenabledediting--2kco3">
    <w:name w:val="node_modules--msteams-bridges-components-transcript-dist-es-src-transcript__transcripttextwhenenabledediting--2kco3"/>
    <w:basedOn w:val="DefaultParagraphFont"/>
    <w:rsid w:val="007C61CE"/>
  </w:style>
  <w:style w:type="paragraph" w:styleId="ListParagraph">
    <w:name w:val="List Paragraph"/>
    <w:basedOn w:val="Normal"/>
    <w:link w:val="ListParagraphChar"/>
    <w:uiPriority w:val="34"/>
    <w:qFormat/>
    <w:rsid w:val="00776D4B"/>
    <w:pPr>
      <w:ind w:left="720"/>
      <w:contextualSpacing/>
    </w:pPr>
  </w:style>
  <w:style w:type="paragraph" w:styleId="Header">
    <w:name w:val="header"/>
    <w:basedOn w:val="Normal"/>
    <w:link w:val="HeaderChar"/>
    <w:uiPriority w:val="99"/>
    <w:unhideWhenUsed/>
    <w:rsid w:val="009F7020"/>
    <w:pPr>
      <w:tabs>
        <w:tab w:val="center" w:pos="4680"/>
        <w:tab w:val="right" w:pos="9360"/>
      </w:tabs>
    </w:pPr>
  </w:style>
  <w:style w:type="character" w:customStyle="1" w:styleId="HeaderChar">
    <w:name w:val="Header Char"/>
    <w:basedOn w:val="DefaultParagraphFont"/>
    <w:link w:val="Header"/>
    <w:uiPriority w:val="99"/>
    <w:rsid w:val="009F7020"/>
    <w:rPr>
      <w:rFonts w:ascii="Times New Roman" w:eastAsia="Times New Roman" w:hAnsi="Times New Roman" w:cs="Times New Roman"/>
      <w:lang w:eastAsia="en-GB"/>
    </w:rPr>
  </w:style>
  <w:style w:type="table" w:styleId="ListTable3">
    <w:name w:val="List Table 3"/>
    <w:basedOn w:val="TableNormal"/>
    <w:uiPriority w:val="48"/>
    <w:rsid w:val="00E27BD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1">
    <w:name w:val="List Table 31"/>
    <w:basedOn w:val="TableNormal"/>
    <w:next w:val="ListTable3"/>
    <w:uiPriority w:val="48"/>
    <w:rsid w:val="00F662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813141"/>
    <w:rPr>
      <w:rFonts w:ascii="Brandon Grotesque Bold" w:eastAsia="Times New Roman" w:hAnsi="Brandon Grotesque Bold" w:cs="Times New Roman"/>
      <w:b/>
      <w:bCs/>
      <w:kern w:val="32"/>
      <w:sz w:val="32"/>
      <w:szCs w:val="32"/>
      <w:lang w:val="en-GB"/>
    </w:rPr>
  </w:style>
  <w:style w:type="paragraph" w:styleId="TOCHeading">
    <w:name w:val="TOC Heading"/>
    <w:basedOn w:val="Heading1"/>
    <w:next w:val="Normal"/>
    <w:uiPriority w:val="39"/>
    <w:unhideWhenUsed/>
    <w:qFormat/>
    <w:rsid w:val="00BF43A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501365"/>
    <w:pPr>
      <w:tabs>
        <w:tab w:val="left" w:pos="1100"/>
        <w:tab w:val="right" w:pos="9913"/>
      </w:tabs>
    </w:pPr>
    <w:rPr>
      <w:rFonts w:ascii="Avenir Next LT Pro" w:hAnsi="Avenir Next LT Pro" w:cs="Arial"/>
      <w:b/>
      <w:bCs/>
      <w:noProof/>
    </w:rPr>
  </w:style>
  <w:style w:type="paragraph" w:styleId="TOC2">
    <w:name w:val="toc 2"/>
    <w:basedOn w:val="Normal"/>
    <w:next w:val="Normal"/>
    <w:autoRedefine/>
    <w:uiPriority w:val="39"/>
    <w:unhideWhenUsed/>
    <w:rsid w:val="00B23242"/>
    <w:pPr>
      <w:tabs>
        <w:tab w:val="right" w:leader="dot" w:pos="9913"/>
      </w:tabs>
      <w:ind w:left="240"/>
    </w:pPr>
    <w:rPr>
      <w:rFonts w:ascii="iCiel Avenir LT Std 55 Roman" w:eastAsiaTheme="majorEastAsia" w:hAnsi="iCiel Avenir LT Std 55 Roman" w:cs="Arial"/>
      <w:noProof/>
      <w:lang w:eastAsia="ko-KR"/>
    </w:rPr>
  </w:style>
  <w:style w:type="character" w:customStyle="1" w:styleId="Heading2Char">
    <w:name w:val="Heading 2 Char"/>
    <w:basedOn w:val="DefaultParagraphFont"/>
    <w:link w:val="Heading2"/>
    <w:uiPriority w:val="9"/>
    <w:semiHidden/>
    <w:rsid w:val="00BF43A2"/>
    <w:rPr>
      <w:rFonts w:asciiTheme="majorHAnsi" w:eastAsiaTheme="majorEastAsia" w:hAnsiTheme="majorHAnsi" w:cstheme="majorBidi"/>
      <w:color w:val="2F5496" w:themeColor="accent1" w:themeShade="BF"/>
      <w:sz w:val="26"/>
      <w:szCs w:val="26"/>
      <w:lang w:eastAsia="ko-KR"/>
    </w:rPr>
  </w:style>
  <w:style w:type="paragraph" w:customStyle="1" w:styleId="Department">
    <w:name w:val="Department"/>
    <w:basedOn w:val="Heading1"/>
    <w:link w:val="DepartmentChar"/>
    <w:qFormat/>
    <w:rsid w:val="00BF43A2"/>
    <w:pPr>
      <w:keepLines/>
      <w:numPr>
        <w:numId w:val="0"/>
      </w:numPr>
      <w:spacing w:after="0" w:line="259" w:lineRule="auto"/>
      <w:ind w:left="720"/>
    </w:pPr>
    <w:rPr>
      <w:rFonts w:ascii="Arial" w:eastAsiaTheme="majorEastAsia" w:hAnsi="Arial" w:cstheme="majorBidi"/>
      <w:bCs w:val="0"/>
      <w:color w:val="2F5496" w:themeColor="accent1" w:themeShade="BF"/>
      <w:kern w:val="0"/>
      <w:sz w:val="40"/>
      <w:lang w:val="en-US" w:eastAsia="ko-KR"/>
    </w:rPr>
  </w:style>
  <w:style w:type="paragraph" w:customStyle="1" w:styleId="Question">
    <w:name w:val="Question"/>
    <w:basedOn w:val="Heading2"/>
    <w:link w:val="QuestionChar"/>
    <w:qFormat/>
    <w:rsid w:val="00BF43A2"/>
    <w:rPr>
      <w:rFonts w:ascii="iCiel Avenir LT Std 35 Light" w:hAnsi="iCiel Avenir LT Std 35 Light"/>
      <w:b/>
      <w:sz w:val="22"/>
    </w:rPr>
  </w:style>
  <w:style w:type="character" w:customStyle="1" w:styleId="DepartmentChar">
    <w:name w:val="Department Char"/>
    <w:basedOn w:val="DefaultParagraphFont"/>
    <w:link w:val="Department"/>
    <w:rsid w:val="00BF43A2"/>
    <w:rPr>
      <w:rFonts w:ascii="Arial" w:eastAsiaTheme="majorEastAsia" w:hAnsi="Arial" w:cstheme="majorBidi"/>
      <w:b/>
      <w:color w:val="2F5496" w:themeColor="accent1" w:themeShade="BF"/>
      <w:sz w:val="40"/>
      <w:szCs w:val="32"/>
      <w:lang w:eastAsia="ko-KR"/>
    </w:rPr>
  </w:style>
  <w:style w:type="character" w:customStyle="1" w:styleId="QuestionChar">
    <w:name w:val="Question Char"/>
    <w:basedOn w:val="DepartmentChar"/>
    <w:link w:val="Question"/>
    <w:rsid w:val="00BF43A2"/>
    <w:rPr>
      <w:rFonts w:ascii="iCiel Avenir LT Std 35 Light" w:eastAsiaTheme="majorEastAsia" w:hAnsi="iCiel Avenir LT Std 35 Light" w:cstheme="majorBidi"/>
      <w:b/>
      <w:color w:val="2F5496" w:themeColor="accent1" w:themeShade="BF"/>
      <w:sz w:val="22"/>
      <w:szCs w:val="26"/>
      <w:lang w:eastAsia="ko-KR"/>
    </w:rPr>
  </w:style>
  <w:style w:type="paragraph" w:customStyle="1" w:styleId="paragraph">
    <w:name w:val="paragraph"/>
    <w:basedOn w:val="Normal"/>
    <w:rsid w:val="00BF43A2"/>
    <w:rPr>
      <w:lang w:eastAsia="en-US"/>
    </w:rPr>
  </w:style>
  <w:style w:type="character" w:customStyle="1" w:styleId="normaltextrun">
    <w:name w:val="normaltextrun"/>
    <w:basedOn w:val="DefaultParagraphFont"/>
    <w:rsid w:val="00BF43A2"/>
  </w:style>
  <w:style w:type="character" w:customStyle="1" w:styleId="eop">
    <w:name w:val="eop"/>
    <w:basedOn w:val="DefaultParagraphFont"/>
    <w:rsid w:val="00BF43A2"/>
  </w:style>
  <w:style w:type="character" w:styleId="Hyperlink">
    <w:name w:val="Hyperlink"/>
    <w:basedOn w:val="DefaultParagraphFont"/>
    <w:uiPriority w:val="99"/>
    <w:unhideWhenUsed/>
    <w:rsid w:val="00BF43A2"/>
    <w:rPr>
      <w:color w:val="0563C1" w:themeColor="hyperlink"/>
      <w:u w:val="single"/>
    </w:rPr>
  </w:style>
  <w:style w:type="character" w:customStyle="1" w:styleId="UnresolvedMention1">
    <w:name w:val="Unresolved Mention1"/>
    <w:basedOn w:val="DefaultParagraphFont"/>
    <w:uiPriority w:val="99"/>
    <w:semiHidden/>
    <w:unhideWhenUsed/>
    <w:rsid w:val="00BF43A2"/>
    <w:rPr>
      <w:color w:val="605E5C"/>
      <w:shd w:val="clear" w:color="auto" w:fill="E1DFDD"/>
    </w:rPr>
  </w:style>
  <w:style w:type="character" w:styleId="UnresolvedMention">
    <w:name w:val="Unresolved Mention"/>
    <w:basedOn w:val="DefaultParagraphFont"/>
    <w:uiPriority w:val="99"/>
    <w:semiHidden/>
    <w:unhideWhenUsed/>
    <w:rsid w:val="00BF43A2"/>
    <w:rPr>
      <w:color w:val="605E5C"/>
      <w:shd w:val="clear" w:color="auto" w:fill="E1DFDD"/>
    </w:rPr>
  </w:style>
  <w:style w:type="character" w:customStyle="1" w:styleId="ListParagraphChar">
    <w:name w:val="List Paragraph Char"/>
    <w:basedOn w:val="DefaultParagraphFont"/>
    <w:link w:val="ListParagraph"/>
    <w:uiPriority w:val="34"/>
    <w:rsid w:val="00BF43A2"/>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BF43A2"/>
    <w:rPr>
      <w:sz w:val="16"/>
      <w:szCs w:val="16"/>
    </w:rPr>
  </w:style>
  <w:style w:type="paragraph" w:styleId="CommentText">
    <w:name w:val="annotation text"/>
    <w:basedOn w:val="Normal"/>
    <w:link w:val="CommentTextChar"/>
    <w:uiPriority w:val="99"/>
    <w:unhideWhenUsed/>
    <w:rsid w:val="00BF43A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BF43A2"/>
    <w:rPr>
      <w:sz w:val="20"/>
      <w:szCs w:val="20"/>
    </w:rPr>
  </w:style>
  <w:style w:type="paragraph" w:styleId="NoSpacing">
    <w:name w:val="No Spacing"/>
    <w:uiPriority w:val="1"/>
    <w:qFormat/>
    <w:rsid w:val="00BF43A2"/>
    <w:rPr>
      <w:rFonts w:eastAsiaTheme="minorEastAsia"/>
      <w:sz w:val="22"/>
      <w:szCs w:val="22"/>
      <w:lang w:eastAsia="ko-KR"/>
    </w:rPr>
  </w:style>
  <w:style w:type="paragraph" w:styleId="BalloonText">
    <w:name w:val="Balloon Text"/>
    <w:basedOn w:val="Normal"/>
    <w:link w:val="BalloonTextChar"/>
    <w:uiPriority w:val="99"/>
    <w:semiHidden/>
    <w:unhideWhenUsed/>
    <w:rsid w:val="00BF43A2"/>
    <w:rPr>
      <w:rFonts w:eastAsiaTheme="minorEastAsia"/>
      <w:sz w:val="18"/>
      <w:szCs w:val="18"/>
      <w:lang w:eastAsia="ko-KR"/>
    </w:rPr>
  </w:style>
  <w:style w:type="character" w:customStyle="1" w:styleId="BalloonTextChar">
    <w:name w:val="Balloon Text Char"/>
    <w:basedOn w:val="DefaultParagraphFont"/>
    <w:link w:val="BalloonText"/>
    <w:uiPriority w:val="99"/>
    <w:semiHidden/>
    <w:rsid w:val="00BF43A2"/>
    <w:rPr>
      <w:rFonts w:ascii="Times New Roman" w:eastAsiaTheme="minorEastAsia" w:hAnsi="Times New Roman" w:cs="Times New Roman"/>
      <w:sz w:val="18"/>
      <w:szCs w:val="18"/>
      <w:lang w:eastAsia="ko-KR"/>
    </w:rPr>
  </w:style>
  <w:style w:type="paragraph" w:styleId="CommentSubject">
    <w:name w:val="annotation subject"/>
    <w:basedOn w:val="CommentText"/>
    <w:next w:val="CommentText"/>
    <w:link w:val="CommentSubjectChar"/>
    <w:uiPriority w:val="99"/>
    <w:semiHidden/>
    <w:unhideWhenUsed/>
    <w:rsid w:val="00BF43A2"/>
    <w:rPr>
      <w:rFonts w:eastAsiaTheme="minorEastAsia"/>
      <w:b/>
      <w:bCs/>
      <w:lang w:eastAsia="ko-KR"/>
    </w:rPr>
  </w:style>
  <w:style w:type="character" w:customStyle="1" w:styleId="CommentSubjectChar">
    <w:name w:val="Comment Subject Char"/>
    <w:basedOn w:val="CommentTextChar"/>
    <w:link w:val="CommentSubject"/>
    <w:uiPriority w:val="99"/>
    <w:semiHidden/>
    <w:rsid w:val="00BF43A2"/>
    <w:rPr>
      <w:rFonts w:eastAsiaTheme="minorEastAsia"/>
      <w:b/>
      <w:bCs/>
      <w:sz w:val="20"/>
      <w:szCs w:val="20"/>
      <w:lang w:eastAsia="ko-KR"/>
    </w:rPr>
  </w:style>
  <w:style w:type="paragraph" w:styleId="Revision">
    <w:name w:val="Revision"/>
    <w:hidden/>
    <w:uiPriority w:val="99"/>
    <w:semiHidden/>
    <w:rsid w:val="00BF43A2"/>
    <w:rPr>
      <w:rFonts w:eastAsiaTheme="minorEastAsia"/>
      <w:sz w:val="22"/>
      <w:szCs w:val="22"/>
      <w:lang w:eastAsia="ko-KR"/>
    </w:rPr>
  </w:style>
  <w:style w:type="paragraph" w:styleId="TOC3">
    <w:name w:val="toc 3"/>
    <w:basedOn w:val="Normal"/>
    <w:next w:val="Normal"/>
    <w:autoRedefine/>
    <w:uiPriority w:val="39"/>
    <w:unhideWhenUsed/>
    <w:rsid w:val="00BF43A2"/>
    <w:pPr>
      <w:spacing w:line="259" w:lineRule="auto"/>
      <w:ind w:left="440"/>
    </w:pPr>
    <w:rPr>
      <w:rFonts w:asciiTheme="minorHAnsi" w:eastAsiaTheme="minorEastAsia" w:hAnsiTheme="minorHAnsi" w:cstheme="minorBidi"/>
      <w:sz w:val="22"/>
      <w:szCs w:val="22"/>
      <w:lang w:eastAsia="en-US"/>
    </w:rPr>
  </w:style>
  <w:style w:type="paragraph" w:styleId="TOC4">
    <w:name w:val="toc 4"/>
    <w:basedOn w:val="Normal"/>
    <w:next w:val="Normal"/>
    <w:autoRedefine/>
    <w:uiPriority w:val="39"/>
    <w:unhideWhenUsed/>
    <w:rsid w:val="00BF43A2"/>
    <w:pPr>
      <w:spacing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BF43A2"/>
    <w:pPr>
      <w:spacing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F43A2"/>
    <w:pPr>
      <w:spacing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F43A2"/>
    <w:pPr>
      <w:spacing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F43A2"/>
    <w:pPr>
      <w:spacing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F43A2"/>
    <w:pPr>
      <w:spacing w:line="259" w:lineRule="auto"/>
      <w:ind w:left="1760"/>
    </w:pPr>
    <w:rPr>
      <w:rFonts w:asciiTheme="minorHAnsi" w:eastAsiaTheme="minorEastAsia" w:hAnsiTheme="minorHAnsi" w:cstheme="minorBidi"/>
      <w:sz w:val="22"/>
      <w:szCs w:val="22"/>
      <w:lang w:eastAsia="en-US"/>
    </w:rPr>
  </w:style>
  <w:style w:type="character" w:styleId="FollowedHyperlink">
    <w:name w:val="FollowedHyperlink"/>
    <w:basedOn w:val="DefaultParagraphFont"/>
    <w:uiPriority w:val="99"/>
    <w:semiHidden/>
    <w:unhideWhenUsed/>
    <w:rsid w:val="008D4B8B"/>
    <w:rPr>
      <w:color w:val="954F72" w:themeColor="followedHyperlink"/>
      <w:u w:val="single"/>
    </w:rPr>
  </w:style>
  <w:style w:type="character" w:customStyle="1" w:styleId="cf01">
    <w:name w:val="cf01"/>
    <w:basedOn w:val="DefaultParagraphFont"/>
    <w:rsid w:val="00F43DBC"/>
    <w:rPr>
      <w:rFonts w:ascii="Segoe UI" w:hAnsi="Segoe UI" w:cs="Segoe UI" w:hint="default"/>
      <w:color w:val="FF0000"/>
      <w:sz w:val="18"/>
      <w:szCs w:val="18"/>
    </w:rPr>
  </w:style>
  <w:style w:type="character" w:customStyle="1" w:styleId="cf11">
    <w:name w:val="cf11"/>
    <w:basedOn w:val="DefaultParagraphFont"/>
    <w:rsid w:val="0077049D"/>
    <w:rPr>
      <w:rFonts w:ascii="Segoe UI" w:hAnsi="Segoe UI" w:cs="Segoe UI" w:hint="default"/>
      <w:sz w:val="18"/>
      <w:szCs w:val="18"/>
      <w:shd w:val="clear" w:color="auto" w:fill="FFFF00"/>
    </w:rPr>
  </w:style>
  <w:style w:type="paragraph" w:styleId="NormalWeb">
    <w:name w:val="Normal (Web)"/>
    <w:basedOn w:val="Normal"/>
    <w:uiPriority w:val="99"/>
    <w:unhideWhenUsed/>
    <w:rsid w:val="00EF4426"/>
    <w:pPr>
      <w:spacing w:line="240" w:lineRule="auto"/>
      <w:ind w:firstLine="0"/>
      <w:jc w:val="left"/>
    </w:pPr>
    <w:rPr>
      <w:lang w:eastAsia="en-US"/>
    </w:rPr>
  </w:style>
  <w:style w:type="character" w:styleId="Strong">
    <w:name w:val="Strong"/>
    <w:basedOn w:val="DefaultParagraphFont"/>
    <w:uiPriority w:val="22"/>
    <w:qFormat/>
    <w:rsid w:val="00EF4426"/>
    <w:rPr>
      <w:b/>
      <w:bCs/>
    </w:rPr>
  </w:style>
  <w:style w:type="paragraph" w:customStyle="1" w:styleId="Default">
    <w:name w:val="Default"/>
    <w:rsid w:val="00712150"/>
    <w:pPr>
      <w:autoSpaceDE w:val="0"/>
      <w:autoSpaceDN w:val="0"/>
      <w:adjustRightInd w:val="0"/>
      <w:spacing w:before="0" w:beforeAutospacing="0" w:after="0" w:afterAutospacing="0" w:line="240" w:lineRule="auto"/>
      <w:ind w:firstLine="0"/>
      <w:jc w:val="left"/>
    </w:pPr>
    <w:rPr>
      <w:rFonts w:ascii="Avenir Next LT Pro" w:hAnsi="Avenir Next LT Pro" w:cs="Avenir Next LT Pro"/>
      <w:color w:val="000000"/>
    </w:rPr>
  </w:style>
  <w:style w:type="character" w:customStyle="1" w:styleId="markhex55ojfl">
    <w:name w:val="markhex55ojfl"/>
    <w:basedOn w:val="DefaultParagraphFont"/>
    <w:rsid w:val="00AC656F"/>
  </w:style>
  <w:style w:type="numbering" w:customStyle="1" w:styleId="CurrentList1">
    <w:name w:val="Current List1"/>
    <w:uiPriority w:val="99"/>
    <w:rsid w:val="00911BEE"/>
    <w:pPr>
      <w:numPr>
        <w:numId w:val="21"/>
      </w:numPr>
    </w:pPr>
  </w:style>
  <w:style w:type="numbering" w:customStyle="1" w:styleId="CurrentList2">
    <w:name w:val="Current List2"/>
    <w:uiPriority w:val="99"/>
    <w:rsid w:val="00911BEE"/>
    <w:pPr>
      <w:numPr>
        <w:numId w:val="22"/>
      </w:numPr>
    </w:pPr>
  </w:style>
  <w:style w:type="table" w:customStyle="1" w:styleId="TableGrid1">
    <w:name w:val="Table Grid1"/>
    <w:basedOn w:val="TableNormal"/>
    <w:next w:val="TableGrid"/>
    <w:uiPriority w:val="39"/>
    <w:rsid w:val="00315854"/>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5E8"/>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2F5887"/>
  </w:style>
  <w:style w:type="paragraph" w:customStyle="1" w:styleId="Headingtext2Blue">
    <w:name w:val="Heading text 2 + Blue"/>
    <w:basedOn w:val="Normal"/>
    <w:autoRedefine/>
    <w:rsid w:val="00EE588E"/>
    <w:pPr>
      <w:numPr>
        <w:ilvl w:val="3"/>
        <w:numId w:val="39"/>
      </w:numPr>
      <w:spacing w:before="0" w:beforeAutospacing="0" w:after="0" w:afterAutospacing="0" w:line="360" w:lineRule="auto"/>
      <w:ind w:firstLine="0"/>
      <w:contextualSpacing/>
    </w:pPr>
    <w:rPr>
      <w:i/>
      <w:color w:val="002060"/>
      <w:sz w:val="26"/>
      <w:szCs w:val="26"/>
      <w:lang w:eastAsia="en-US"/>
    </w:rPr>
  </w:style>
  <w:style w:type="table" w:customStyle="1" w:styleId="TableGrid3">
    <w:name w:val="Table Grid3"/>
    <w:basedOn w:val="TableNormal"/>
    <w:next w:val="TableGrid"/>
    <w:uiPriority w:val="39"/>
    <w:rsid w:val="003F29A9"/>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3C6139"/>
    <w:rPr>
      <w:rFonts w:asciiTheme="majorHAnsi" w:eastAsiaTheme="majorEastAsia" w:hAnsiTheme="majorHAnsi" w:cstheme="majorBidi"/>
      <w:color w:val="2F5496" w:themeColor="accent1" w:themeShade="BF"/>
      <w:lang w:eastAsia="en-GB"/>
    </w:rPr>
  </w:style>
  <w:style w:type="character" w:styleId="Mention">
    <w:name w:val="Mention"/>
    <w:basedOn w:val="DefaultParagraphFont"/>
    <w:uiPriority w:val="99"/>
    <w:unhideWhenUsed/>
    <w:rsid w:val="003C613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4099">
      <w:bodyDiv w:val="1"/>
      <w:marLeft w:val="0"/>
      <w:marRight w:val="0"/>
      <w:marTop w:val="0"/>
      <w:marBottom w:val="0"/>
      <w:divBdr>
        <w:top w:val="none" w:sz="0" w:space="0" w:color="auto"/>
        <w:left w:val="none" w:sz="0" w:space="0" w:color="auto"/>
        <w:bottom w:val="none" w:sz="0" w:space="0" w:color="auto"/>
        <w:right w:val="none" w:sz="0" w:space="0" w:color="auto"/>
      </w:divBdr>
    </w:div>
    <w:div w:id="118039733">
      <w:bodyDiv w:val="1"/>
      <w:marLeft w:val="0"/>
      <w:marRight w:val="0"/>
      <w:marTop w:val="0"/>
      <w:marBottom w:val="0"/>
      <w:divBdr>
        <w:top w:val="none" w:sz="0" w:space="0" w:color="auto"/>
        <w:left w:val="none" w:sz="0" w:space="0" w:color="auto"/>
        <w:bottom w:val="none" w:sz="0" w:space="0" w:color="auto"/>
        <w:right w:val="none" w:sz="0" w:space="0" w:color="auto"/>
      </w:divBdr>
    </w:div>
    <w:div w:id="246961708">
      <w:bodyDiv w:val="1"/>
      <w:marLeft w:val="0"/>
      <w:marRight w:val="0"/>
      <w:marTop w:val="0"/>
      <w:marBottom w:val="0"/>
      <w:divBdr>
        <w:top w:val="none" w:sz="0" w:space="0" w:color="auto"/>
        <w:left w:val="none" w:sz="0" w:space="0" w:color="auto"/>
        <w:bottom w:val="none" w:sz="0" w:space="0" w:color="auto"/>
        <w:right w:val="none" w:sz="0" w:space="0" w:color="auto"/>
      </w:divBdr>
    </w:div>
    <w:div w:id="252054350">
      <w:bodyDiv w:val="1"/>
      <w:marLeft w:val="0"/>
      <w:marRight w:val="0"/>
      <w:marTop w:val="0"/>
      <w:marBottom w:val="0"/>
      <w:divBdr>
        <w:top w:val="none" w:sz="0" w:space="0" w:color="auto"/>
        <w:left w:val="none" w:sz="0" w:space="0" w:color="auto"/>
        <w:bottom w:val="none" w:sz="0" w:space="0" w:color="auto"/>
        <w:right w:val="none" w:sz="0" w:space="0" w:color="auto"/>
      </w:divBdr>
    </w:div>
    <w:div w:id="253516800">
      <w:bodyDiv w:val="1"/>
      <w:marLeft w:val="0"/>
      <w:marRight w:val="0"/>
      <w:marTop w:val="0"/>
      <w:marBottom w:val="0"/>
      <w:divBdr>
        <w:top w:val="none" w:sz="0" w:space="0" w:color="auto"/>
        <w:left w:val="none" w:sz="0" w:space="0" w:color="auto"/>
        <w:bottom w:val="none" w:sz="0" w:space="0" w:color="auto"/>
        <w:right w:val="none" w:sz="0" w:space="0" w:color="auto"/>
      </w:divBdr>
    </w:div>
    <w:div w:id="326714828">
      <w:bodyDiv w:val="1"/>
      <w:marLeft w:val="0"/>
      <w:marRight w:val="0"/>
      <w:marTop w:val="0"/>
      <w:marBottom w:val="0"/>
      <w:divBdr>
        <w:top w:val="none" w:sz="0" w:space="0" w:color="auto"/>
        <w:left w:val="none" w:sz="0" w:space="0" w:color="auto"/>
        <w:bottom w:val="none" w:sz="0" w:space="0" w:color="auto"/>
        <w:right w:val="none" w:sz="0" w:space="0" w:color="auto"/>
      </w:divBdr>
    </w:div>
    <w:div w:id="430054683">
      <w:bodyDiv w:val="1"/>
      <w:marLeft w:val="0"/>
      <w:marRight w:val="0"/>
      <w:marTop w:val="0"/>
      <w:marBottom w:val="0"/>
      <w:divBdr>
        <w:top w:val="none" w:sz="0" w:space="0" w:color="auto"/>
        <w:left w:val="none" w:sz="0" w:space="0" w:color="auto"/>
        <w:bottom w:val="none" w:sz="0" w:space="0" w:color="auto"/>
        <w:right w:val="none" w:sz="0" w:space="0" w:color="auto"/>
      </w:divBdr>
    </w:div>
    <w:div w:id="438571216">
      <w:bodyDiv w:val="1"/>
      <w:marLeft w:val="0"/>
      <w:marRight w:val="0"/>
      <w:marTop w:val="0"/>
      <w:marBottom w:val="0"/>
      <w:divBdr>
        <w:top w:val="none" w:sz="0" w:space="0" w:color="auto"/>
        <w:left w:val="none" w:sz="0" w:space="0" w:color="auto"/>
        <w:bottom w:val="none" w:sz="0" w:space="0" w:color="auto"/>
        <w:right w:val="none" w:sz="0" w:space="0" w:color="auto"/>
      </w:divBdr>
    </w:div>
    <w:div w:id="728379099">
      <w:bodyDiv w:val="1"/>
      <w:marLeft w:val="0"/>
      <w:marRight w:val="0"/>
      <w:marTop w:val="0"/>
      <w:marBottom w:val="0"/>
      <w:divBdr>
        <w:top w:val="none" w:sz="0" w:space="0" w:color="auto"/>
        <w:left w:val="none" w:sz="0" w:space="0" w:color="auto"/>
        <w:bottom w:val="none" w:sz="0" w:space="0" w:color="auto"/>
        <w:right w:val="none" w:sz="0" w:space="0" w:color="auto"/>
      </w:divBdr>
    </w:div>
    <w:div w:id="859318969">
      <w:bodyDiv w:val="1"/>
      <w:marLeft w:val="0"/>
      <w:marRight w:val="0"/>
      <w:marTop w:val="0"/>
      <w:marBottom w:val="0"/>
      <w:divBdr>
        <w:top w:val="none" w:sz="0" w:space="0" w:color="auto"/>
        <w:left w:val="none" w:sz="0" w:space="0" w:color="auto"/>
        <w:bottom w:val="none" w:sz="0" w:space="0" w:color="auto"/>
        <w:right w:val="none" w:sz="0" w:space="0" w:color="auto"/>
      </w:divBdr>
    </w:div>
    <w:div w:id="1116295545">
      <w:bodyDiv w:val="1"/>
      <w:marLeft w:val="0"/>
      <w:marRight w:val="0"/>
      <w:marTop w:val="0"/>
      <w:marBottom w:val="0"/>
      <w:divBdr>
        <w:top w:val="none" w:sz="0" w:space="0" w:color="auto"/>
        <w:left w:val="none" w:sz="0" w:space="0" w:color="auto"/>
        <w:bottom w:val="none" w:sz="0" w:space="0" w:color="auto"/>
        <w:right w:val="none" w:sz="0" w:space="0" w:color="auto"/>
      </w:divBdr>
    </w:div>
    <w:div w:id="1256750487">
      <w:bodyDiv w:val="1"/>
      <w:marLeft w:val="0"/>
      <w:marRight w:val="0"/>
      <w:marTop w:val="0"/>
      <w:marBottom w:val="0"/>
      <w:divBdr>
        <w:top w:val="none" w:sz="0" w:space="0" w:color="auto"/>
        <w:left w:val="none" w:sz="0" w:space="0" w:color="auto"/>
        <w:bottom w:val="none" w:sz="0" w:space="0" w:color="auto"/>
        <w:right w:val="none" w:sz="0" w:space="0" w:color="auto"/>
      </w:divBdr>
    </w:div>
    <w:div w:id="1262910978">
      <w:bodyDiv w:val="1"/>
      <w:marLeft w:val="0"/>
      <w:marRight w:val="0"/>
      <w:marTop w:val="0"/>
      <w:marBottom w:val="0"/>
      <w:divBdr>
        <w:top w:val="none" w:sz="0" w:space="0" w:color="auto"/>
        <w:left w:val="none" w:sz="0" w:space="0" w:color="auto"/>
        <w:bottom w:val="none" w:sz="0" w:space="0" w:color="auto"/>
        <w:right w:val="none" w:sz="0" w:space="0" w:color="auto"/>
      </w:divBdr>
    </w:div>
    <w:div w:id="1356662729">
      <w:bodyDiv w:val="1"/>
      <w:marLeft w:val="0"/>
      <w:marRight w:val="0"/>
      <w:marTop w:val="0"/>
      <w:marBottom w:val="0"/>
      <w:divBdr>
        <w:top w:val="none" w:sz="0" w:space="0" w:color="auto"/>
        <w:left w:val="none" w:sz="0" w:space="0" w:color="auto"/>
        <w:bottom w:val="none" w:sz="0" w:space="0" w:color="auto"/>
        <w:right w:val="none" w:sz="0" w:space="0" w:color="auto"/>
      </w:divBdr>
    </w:div>
    <w:div w:id="1429083074">
      <w:bodyDiv w:val="1"/>
      <w:marLeft w:val="0"/>
      <w:marRight w:val="0"/>
      <w:marTop w:val="0"/>
      <w:marBottom w:val="0"/>
      <w:divBdr>
        <w:top w:val="none" w:sz="0" w:space="0" w:color="auto"/>
        <w:left w:val="none" w:sz="0" w:space="0" w:color="auto"/>
        <w:bottom w:val="none" w:sz="0" w:space="0" w:color="auto"/>
        <w:right w:val="none" w:sz="0" w:space="0" w:color="auto"/>
      </w:divBdr>
    </w:div>
    <w:div w:id="1498111331">
      <w:bodyDiv w:val="1"/>
      <w:marLeft w:val="0"/>
      <w:marRight w:val="0"/>
      <w:marTop w:val="0"/>
      <w:marBottom w:val="0"/>
      <w:divBdr>
        <w:top w:val="none" w:sz="0" w:space="0" w:color="auto"/>
        <w:left w:val="none" w:sz="0" w:space="0" w:color="auto"/>
        <w:bottom w:val="none" w:sz="0" w:space="0" w:color="auto"/>
        <w:right w:val="none" w:sz="0" w:space="0" w:color="auto"/>
      </w:divBdr>
    </w:div>
    <w:div w:id="1569923851">
      <w:bodyDiv w:val="1"/>
      <w:marLeft w:val="0"/>
      <w:marRight w:val="0"/>
      <w:marTop w:val="0"/>
      <w:marBottom w:val="0"/>
      <w:divBdr>
        <w:top w:val="none" w:sz="0" w:space="0" w:color="auto"/>
        <w:left w:val="none" w:sz="0" w:space="0" w:color="auto"/>
        <w:bottom w:val="none" w:sz="0" w:space="0" w:color="auto"/>
        <w:right w:val="none" w:sz="0" w:space="0" w:color="auto"/>
      </w:divBdr>
    </w:div>
    <w:div w:id="1638609557">
      <w:bodyDiv w:val="1"/>
      <w:marLeft w:val="0"/>
      <w:marRight w:val="0"/>
      <w:marTop w:val="0"/>
      <w:marBottom w:val="0"/>
      <w:divBdr>
        <w:top w:val="none" w:sz="0" w:space="0" w:color="auto"/>
        <w:left w:val="none" w:sz="0" w:space="0" w:color="auto"/>
        <w:bottom w:val="none" w:sz="0" w:space="0" w:color="auto"/>
        <w:right w:val="none" w:sz="0" w:space="0" w:color="auto"/>
      </w:divBdr>
    </w:div>
    <w:div w:id="1840848765">
      <w:bodyDiv w:val="1"/>
      <w:marLeft w:val="0"/>
      <w:marRight w:val="0"/>
      <w:marTop w:val="0"/>
      <w:marBottom w:val="0"/>
      <w:divBdr>
        <w:top w:val="none" w:sz="0" w:space="0" w:color="auto"/>
        <w:left w:val="none" w:sz="0" w:space="0" w:color="auto"/>
        <w:bottom w:val="none" w:sz="0" w:space="0" w:color="auto"/>
        <w:right w:val="none" w:sz="0" w:space="0" w:color="auto"/>
      </w:divBdr>
      <w:divsChild>
        <w:div w:id="1718579606">
          <w:marLeft w:val="0"/>
          <w:marRight w:val="0"/>
          <w:marTop w:val="0"/>
          <w:marBottom w:val="0"/>
          <w:divBdr>
            <w:top w:val="none" w:sz="0" w:space="0" w:color="auto"/>
            <w:left w:val="none" w:sz="0" w:space="0" w:color="auto"/>
            <w:bottom w:val="none" w:sz="0" w:space="0" w:color="auto"/>
            <w:right w:val="none" w:sz="0" w:space="0" w:color="auto"/>
          </w:divBdr>
          <w:divsChild>
            <w:div w:id="1770394941">
              <w:marLeft w:val="0"/>
              <w:marRight w:val="0"/>
              <w:marTop w:val="0"/>
              <w:marBottom w:val="0"/>
              <w:divBdr>
                <w:top w:val="none" w:sz="0" w:space="0" w:color="auto"/>
                <w:left w:val="none" w:sz="0" w:space="0" w:color="auto"/>
                <w:bottom w:val="none" w:sz="0" w:space="0" w:color="auto"/>
                <w:right w:val="none" w:sz="0" w:space="0" w:color="auto"/>
              </w:divBdr>
              <w:divsChild>
                <w:div w:id="19818052">
                  <w:marLeft w:val="0"/>
                  <w:marRight w:val="0"/>
                  <w:marTop w:val="0"/>
                  <w:marBottom w:val="0"/>
                  <w:divBdr>
                    <w:top w:val="none" w:sz="0" w:space="0" w:color="auto"/>
                    <w:left w:val="none" w:sz="0" w:space="0" w:color="auto"/>
                    <w:bottom w:val="none" w:sz="0" w:space="0" w:color="auto"/>
                    <w:right w:val="none" w:sz="0" w:space="0" w:color="auto"/>
                  </w:divBdr>
                  <w:divsChild>
                    <w:div w:id="1998727484">
                      <w:marLeft w:val="0"/>
                      <w:marRight w:val="0"/>
                      <w:marTop w:val="0"/>
                      <w:marBottom w:val="0"/>
                      <w:divBdr>
                        <w:top w:val="none" w:sz="0" w:space="0" w:color="auto"/>
                        <w:left w:val="none" w:sz="0" w:space="0" w:color="auto"/>
                        <w:bottom w:val="none" w:sz="0" w:space="0" w:color="auto"/>
                        <w:right w:val="none" w:sz="0" w:space="0" w:color="auto"/>
                      </w:divBdr>
                      <w:divsChild>
                        <w:div w:id="8017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353314">
          <w:marLeft w:val="0"/>
          <w:marRight w:val="0"/>
          <w:marTop w:val="0"/>
          <w:marBottom w:val="0"/>
          <w:divBdr>
            <w:top w:val="none" w:sz="0" w:space="0" w:color="auto"/>
            <w:left w:val="none" w:sz="0" w:space="0" w:color="auto"/>
            <w:bottom w:val="none" w:sz="0" w:space="0" w:color="auto"/>
            <w:right w:val="none" w:sz="0" w:space="0" w:color="auto"/>
          </w:divBdr>
          <w:divsChild>
            <w:div w:id="2087611979">
              <w:marLeft w:val="0"/>
              <w:marRight w:val="0"/>
              <w:marTop w:val="0"/>
              <w:marBottom w:val="0"/>
              <w:divBdr>
                <w:top w:val="none" w:sz="0" w:space="0" w:color="auto"/>
                <w:left w:val="none" w:sz="0" w:space="0" w:color="auto"/>
                <w:bottom w:val="none" w:sz="0" w:space="0" w:color="auto"/>
                <w:right w:val="none" w:sz="0" w:space="0" w:color="auto"/>
              </w:divBdr>
              <w:divsChild>
                <w:div w:id="1379164507">
                  <w:marLeft w:val="0"/>
                  <w:marRight w:val="0"/>
                  <w:marTop w:val="0"/>
                  <w:marBottom w:val="0"/>
                  <w:divBdr>
                    <w:top w:val="none" w:sz="0" w:space="0" w:color="auto"/>
                    <w:left w:val="none" w:sz="0" w:space="0" w:color="auto"/>
                    <w:bottom w:val="none" w:sz="0" w:space="0" w:color="auto"/>
                    <w:right w:val="none" w:sz="0" w:space="0" w:color="auto"/>
                  </w:divBdr>
                  <w:divsChild>
                    <w:div w:id="5332961">
                      <w:marLeft w:val="0"/>
                      <w:marRight w:val="0"/>
                      <w:marTop w:val="0"/>
                      <w:marBottom w:val="0"/>
                      <w:divBdr>
                        <w:top w:val="none" w:sz="0" w:space="0" w:color="auto"/>
                        <w:left w:val="none" w:sz="0" w:space="0" w:color="auto"/>
                        <w:bottom w:val="none" w:sz="0" w:space="0" w:color="auto"/>
                        <w:right w:val="none" w:sz="0" w:space="0" w:color="auto"/>
                      </w:divBdr>
                      <w:divsChild>
                        <w:div w:id="10674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868628">
      <w:bodyDiv w:val="1"/>
      <w:marLeft w:val="0"/>
      <w:marRight w:val="0"/>
      <w:marTop w:val="0"/>
      <w:marBottom w:val="0"/>
      <w:divBdr>
        <w:top w:val="none" w:sz="0" w:space="0" w:color="auto"/>
        <w:left w:val="none" w:sz="0" w:space="0" w:color="auto"/>
        <w:bottom w:val="none" w:sz="0" w:space="0" w:color="auto"/>
        <w:right w:val="none" w:sz="0" w:space="0" w:color="auto"/>
      </w:divBdr>
    </w:div>
    <w:div w:id="1950965069">
      <w:bodyDiv w:val="1"/>
      <w:marLeft w:val="0"/>
      <w:marRight w:val="0"/>
      <w:marTop w:val="0"/>
      <w:marBottom w:val="0"/>
      <w:divBdr>
        <w:top w:val="none" w:sz="0" w:space="0" w:color="auto"/>
        <w:left w:val="none" w:sz="0" w:space="0" w:color="auto"/>
        <w:bottom w:val="none" w:sz="0" w:space="0" w:color="auto"/>
        <w:right w:val="none" w:sz="0" w:space="0" w:color="auto"/>
      </w:divBdr>
      <w:divsChild>
        <w:div w:id="805120965">
          <w:marLeft w:val="0"/>
          <w:marRight w:val="0"/>
          <w:marTop w:val="0"/>
          <w:marBottom w:val="0"/>
          <w:divBdr>
            <w:top w:val="none" w:sz="0" w:space="0" w:color="auto"/>
            <w:left w:val="none" w:sz="0" w:space="0" w:color="auto"/>
            <w:bottom w:val="none" w:sz="0" w:space="0" w:color="auto"/>
            <w:right w:val="none" w:sz="0" w:space="0" w:color="auto"/>
          </w:divBdr>
          <w:divsChild>
            <w:div w:id="421269433">
              <w:marLeft w:val="0"/>
              <w:marRight w:val="0"/>
              <w:marTop w:val="0"/>
              <w:marBottom w:val="0"/>
              <w:divBdr>
                <w:top w:val="none" w:sz="0" w:space="0" w:color="auto"/>
                <w:left w:val="none" w:sz="0" w:space="0" w:color="auto"/>
                <w:bottom w:val="none" w:sz="0" w:space="0" w:color="auto"/>
                <w:right w:val="none" w:sz="0" w:space="0" w:color="auto"/>
              </w:divBdr>
              <w:divsChild>
                <w:div w:id="2142726989">
                  <w:marLeft w:val="0"/>
                  <w:marRight w:val="0"/>
                  <w:marTop w:val="0"/>
                  <w:marBottom w:val="0"/>
                  <w:divBdr>
                    <w:top w:val="none" w:sz="0" w:space="0" w:color="auto"/>
                    <w:left w:val="none" w:sz="0" w:space="0" w:color="auto"/>
                    <w:bottom w:val="none" w:sz="0" w:space="0" w:color="auto"/>
                    <w:right w:val="none" w:sz="0" w:space="0" w:color="auto"/>
                  </w:divBdr>
                  <w:divsChild>
                    <w:div w:id="459497572">
                      <w:marLeft w:val="0"/>
                      <w:marRight w:val="0"/>
                      <w:marTop w:val="0"/>
                      <w:marBottom w:val="0"/>
                      <w:divBdr>
                        <w:top w:val="none" w:sz="0" w:space="0" w:color="auto"/>
                        <w:left w:val="none" w:sz="0" w:space="0" w:color="auto"/>
                        <w:bottom w:val="none" w:sz="0" w:space="0" w:color="auto"/>
                        <w:right w:val="none" w:sz="0" w:space="0" w:color="auto"/>
                      </w:divBdr>
                      <w:divsChild>
                        <w:div w:id="12114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26217">
          <w:marLeft w:val="0"/>
          <w:marRight w:val="0"/>
          <w:marTop w:val="0"/>
          <w:marBottom w:val="0"/>
          <w:divBdr>
            <w:top w:val="none" w:sz="0" w:space="0" w:color="auto"/>
            <w:left w:val="none" w:sz="0" w:space="0" w:color="auto"/>
            <w:bottom w:val="none" w:sz="0" w:space="0" w:color="auto"/>
            <w:right w:val="none" w:sz="0" w:space="0" w:color="auto"/>
          </w:divBdr>
          <w:divsChild>
            <w:div w:id="1462461380">
              <w:marLeft w:val="0"/>
              <w:marRight w:val="0"/>
              <w:marTop w:val="0"/>
              <w:marBottom w:val="0"/>
              <w:divBdr>
                <w:top w:val="none" w:sz="0" w:space="0" w:color="auto"/>
                <w:left w:val="none" w:sz="0" w:space="0" w:color="auto"/>
                <w:bottom w:val="none" w:sz="0" w:space="0" w:color="auto"/>
                <w:right w:val="none" w:sz="0" w:space="0" w:color="auto"/>
              </w:divBdr>
              <w:divsChild>
                <w:div w:id="628433508">
                  <w:marLeft w:val="0"/>
                  <w:marRight w:val="0"/>
                  <w:marTop w:val="0"/>
                  <w:marBottom w:val="0"/>
                  <w:divBdr>
                    <w:top w:val="none" w:sz="0" w:space="0" w:color="auto"/>
                    <w:left w:val="none" w:sz="0" w:space="0" w:color="auto"/>
                    <w:bottom w:val="none" w:sz="0" w:space="0" w:color="auto"/>
                    <w:right w:val="none" w:sz="0" w:space="0" w:color="auto"/>
                  </w:divBdr>
                  <w:divsChild>
                    <w:div w:id="1640376317">
                      <w:marLeft w:val="0"/>
                      <w:marRight w:val="0"/>
                      <w:marTop w:val="0"/>
                      <w:marBottom w:val="0"/>
                      <w:divBdr>
                        <w:top w:val="none" w:sz="0" w:space="0" w:color="auto"/>
                        <w:left w:val="none" w:sz="0" w:space="0" w:color="auto"/>
                        <w:bottom w:val="none" w:sz="0" w:space="0" w:color="auto"/>
                        <w:right w:val="none" w:sz="0" w:space="0" w:color="auto"/>
                      </w:divBdr>
                      <w:divsChild>
                        <w:div w:id="6494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8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88A8-ACCE-48F1-BCD9-390E8DBEB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22</Pages>
  <Words>59056</Words>
  <Characters>336624</Characters>
  <Application>Microsoft Office Word</Application>
  <DocSecurity>0</DocSecurity>
  <Lines>2805</Lines>
  <Paragraphs>789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Tran, ACA Compliance (BUV)</dc:creator>
  <cp:keywords/>
  <dc:description/>
  <cp:lastModifiedBy>Uyen Tran, SIO (BUV)</cp:lastModifiedBy>
  <cp:revision>143</cp:revision>
  <cp:lastPrinted>2024-07-26T03:52:00Z</cp:lastPrinted>
  <dcterms:created xsi:type="dcterms:W3CDTF">2023-12-26T06:43:00Z</dcterms:created>
  <dcterms:modified xsi:type="dcterms:W3CDTF">2024-09-13T11:27:00Z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ab47aa1a31a8cb9d49a8fa65929532b894d6a71aea8eebcfbdc7c11ed203185d</vt:lpwstr>
  </property>
  <property fmtid="{D5CDD505-2E9C-101B-9397-08002B2CF9AE}" pid="3" name="_DocHome">
    <vt:i4>862698757</vt:i4>
  </property>
</Properties>
</file>